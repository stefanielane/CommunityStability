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C3F7B9" w14:textId="2F81E6A0" w:rsidR="001971CB" w:rsidRDefault="001971CB">
      <w:pPr>
        <w:pStyle w:val="Heading1"/>
        <w:suppressLineNumbers/>
        <w:pPrChange w:id="0" w:author="Stefanie Lane" w:date="2022-08-28T16:00:00Z">
          <w:pPr>
            <w:pStyle w:val="Heading1"/>
          </w:pPr>
        </w:pPrChange>
      </w:pPr>
      <w:r>
        <w:t>Title Page</w:t>
      </w:r>
    </w:p>
    <w:p w14:paraId="2579542E" w14:textId="77777777" w:rsidR="001971CB" w:rsidRPr="001971CB" w:rsidRDefault="001971CB">
      <w:pPr>
        <w:suppressLineNumbers/>
        <w:pPrChange w:id="1" w:author="Stefanie Lane" w:date="2022-08-28T16:00:00Z">
          <w:pPr/>
        </w:pPrChange>
      </w:pPr>
    </w:p>
    <w:p w14:paraId="7F1F0DEA" w14:textId="3C156B59" w:rsidR="00241A51" w:rsidRDefault="00560BD4">
      <w:pPr>
        <w:suppressLineNumbers/>
        <w:spacing w:line="480" w:lineRule="auto"/>
        <w:jc w:val="center"/>
      </w:pPr>
      <w:r>
        <w:rPr>
          <w:b/>
        </w:rPr>
        <w:t xml:space="preserve">Plant </w:t>
      </w:r>
      <w:r w:rsidR="009D5B10">
        <w:rPr>
          <w:b/>
        </w:rPr>
        <w:t xml:space="preserve">community </w:t>
      </w:r>
      <w:r>
        <w:rPr>
          <w:b/>
        </w:rPr>
        <w:t xml:space="preserve">compositional persistence over 40 years in a </w:t>
      </w:r>
      <w:r w:rsidR="00536771">
        <w:rPr>
          <w:b/>
        </w:rPr>
        <w:t xml:space="preserve">Fraser </w:t>
      </w:r>
      <w:r w:rsidR="009D5B10">
        <w:rPr>
          <w:b/>
        </w:rPr>
        <w:t xml:space="preserve">River </w:t>
      </w:r>
      <w:r w:rsidR="00536771">
        <w:rPr>
          <w:b/>
        </w:rPr>
        <w:t xml:space="preserve">Estuary </w:t>
      </w:r>
      <w:r>
        <w:rPr>
          <w:b/>
        </w:rPr>
        <w:t>tidal freshwater marsh</w:t>
      </w:r>
    </w:p>
    <w:p w14:paraId="4E4B7FB4" w14:textId="46C847E2" w:rsidR="009853E8" w:rsidRPr="00241A51" w:rsidRDefault="009853E8">
      <w:pPr>
        <w:suppressLineNumbers/>
        <w:spacing w:line="480" w:lineRule="auto"/>
        <w:jc w:val="center"/>
        <w:rPr>
          <w:rFonts w:cstheme="minorHAnsi"/>
          <w:sz w:val="24"/>
          <w:szCs w:val="24"/>
        </w:rPr>
      </w:pPr>
      <w:r w:rsidRPr="00A81377">
        <w:rPr>
          <w:rFonts w:cstheme="minorHAnsi"/>
          <w:sz w:val="24"/>
          <w:szCs w:val="24"/>
        </w:rPr>
        <w:t>Stefanie L. Lane</w:t>
      </w:r>
      <w:r w:rsidR="00C43526">
        <w:rPr>
          <w:rFonts w:cstheme="minorHAnsi"/>
          <w:sz w:val="24"/>
          <w:szCs w:val="24"/>
          <w:vertAlign w:val="superscript"/>
        </w:rPr>
        <w:t>1</w:t>
      </w:r>
      <w:r w:rsidR="007C7215">
        <w:rPr>
          <w:rFonts w:cstheme="minorHAnsi"/>
          <w:sz w:val="24"/>
          <w:szCs w:val="24"/>
        </w:rPr>
        <w:t xml:space="preserve">, </w:t>
      </w:r>
      <w:r w:rsidR="00DB1221">
        <w:rPr>
          <w:rFonts w:cstheme="minorHAnsi"/>
          <w:sz w:val="24"/>
          <w:szCs w:val="24"/>
        </w:rPr>
        <w:t>Nancy Shackelford</w:t>
      </w:r>
      <w:r w:rsidR="00D346C6">
        <w:rPr>
          <w:rFonts w:cstheme="minorHAnsi"/>
          <w:sz w:val="24"/>
          <w:szCs w:val="24"/>
          <w:vertAlign w:val="superscript"/>
        </w:rPr>
        <w:t>2</w:t>
      </w:r>
      <w:r w:rsidR="00DB1221">
        <w:rPr>
          <w:rFonts w:cstheme="minorHAnsi"/>
          <w:sz w:val="24"/>
          <w:szCs w:val="24"/>
        </w:rPr>
        <w:t xml:space="preserve">, </w:t>
      </w:r>
      <w:r w:rsidR="00241A51">
        <w:rPr>
          <w:rFonts w:cstheme="minorHAnsi"/>
          <w:sz w:val="24"/>
          <w:szCs w:val="24"/>
        </w:rPr>
        <w:t>Gary Bradfield</w:t>
      </w:r>
      <w:r w:rsidR="00BE3EBE">
        <w:rPr>
          <w:rFonts w:cstheme="minorHAnsi"/>
          <w:sz w:val="24"/>
          <w:szCs w:val="24"/>
          <w:vertAlign w:val="superscript"/>
        </w:rPr>
        <w:t>3</w:t>
      </w:r>
      <w:r w:rsidR="00241A51">
        <w:rPr>
          <w:rFonts w:cstheme="minorHAnsi"/>
          <w:sz w:val="24"/>
          <w:szCs w:val="24"/>
        </w:rPr>
        <w:t>,</w:t>
      </w:r>
      <w:r w:rsidR="00DB1221">
        <w:rPr>
          <w:rFonts w:cstheme="minorHAnsi"/>
          <w:sz w:val="24"/>
          <w:szCs w:val="24"/>
        </w:rPr>
        <w:t xml:space="preserve"> Madlen Denoth</w:t>
      </w:r>
      <w:r w:rsidR="00BE3EBE">
        <w:rPr>
          <w:rFonts w:cstheme="minorHAnsi"/>
          <w:sz w:val="24"/>
          <w:szCs w:val="24"/>
          <w:vertAlign w:val="superscript"/>
        </w:rPr>
        <w:t>3</w:t>
      </w:r>
      <w:r w:rsidR="00142945">
        <w:rPr>
          <w:rFonts w:cstheme="minorHAnsi"/>
          <w:sz w:val="24"/>
          <w:szCs w:val="24"/>
          <w:vertAlign w:val="superscript"/>
        </w:rPr>
        <w:t>, 4</w:t>
      </w:r>
      <w:r w:rsidR="00DB1221">
        <w:rPr>
          <w:rFonts w:cstheme="minorHAnsi"/>
          <w:sz w:val="24"/>
          <w:szCs w:val="24"/>
        </w:rPr>
        <w:t xml:space="preserve">, Tara </w:t>
      </w:r>
      <w:r w:rsidR="001A62D5">
        <w:rPr>
          <w:rFonts w:cstheme="minorHAnsi"/>
          <w:sz w:val="24"/>
          <w:szCs w:val="24"/>
        </w:rPr>
        <w:t xml:space="preserve">G. </w:t>
      </w:r>
      <w:r w:rsidR="00DB1221">
        <w:rPr>
          <w:rFonts w:cstheme="minorHAnsi"/>
          <w:sz w:val="24"/>
          <w:szCs w:val="24"/>
        </w:rPr>
        <w:t>Martin</w:t>
      </w:r>
      <w:r w:rsidR="00D346C6">
        <w:rPr>
          <w:rFonts w:cstheme="minorHAnsi"/>
          <w:sz w:val="24"/>
          <w:szCs w:val="24"/>
          <w:vertAlign w:val="superscript"/>
        </w:rPr>
        <w:t>1</w:t>
      </w:r>
      <w:r w:rsidR="00241A51">
        <w:rPr>
          <w:rFonts w:cstheme="minorHAnsi"/>
          <w:sz w:val="24"/>
          <w:szCs w:val="24"/>
        </w:rPr>
        <w:t xml:space="preserve"> </w:t>
      </w:r>
    </w:p>
    <w:p w14:paraId="775445CA" w14:textId="4116D5BB" w:rsidR="00843D41" w:rsidRPr="00142945" w:rsidRDefault="00C43526">
      <w:pPr>
        <w:suppressLineNumbers/>
        <w:spacing w:line="480" w:lineRule="auto"/>
        <w:rPr>
          <w:rFonts w:cstheme="minorHAnsi"/>
          <w:sz w:val="24"/>
          <w:szCs w:val="24"/>
        </w:rPr>
      </w:pPr>
      <w:r w:rsidRPr="007D52A9">
        <w:rPr>
          <w:rFonts w:cstheme="minorHAnsi"/>
          <w:sz w:val="24"/>
          <w:szCs w:val="24"/>
          <w:vertAlign w:val="superscript"/>
        </w:rPr>
        <w:t>1</w:t>
      </w:r>
      <w:r w:rsidR="00497B75">
        <w:rPr>
          <w:rFonts w:cstheme="minorHAnsi"/>
          <w:sz w:val="24"/>
          <w:szCs w:val="24"/>
        </w:rPr>
        <w:t xml:space="preserve">Depertment of Forest and Conservation Science, </w:t>
      </w:r>
      <w:r w:rsidR="009853E8" w:rsidRPr="00A81377">
        <w:rPr>
          <w:rFonts w:cstheme="minorHAnsi"/>
          <w:sz w:val="24"/>
          <w:szCs w:val="24"/>
        </w:rPr>
        <w:t>University of British Columbia, Vancouver, BC</w:t>
      </w:r>
      <w:r w:rsidR="009853E8">
        <w:rPr>
          <w:rFonts w:cstheme="minorHAnsi"/>
          <w:sz w:val="24"/>
          <w:szCs w:val="24"/>
        </w:rPr>
        <w:t>,</w:t>
      </w:r>
      <w:r w:rsidR="009853E8" w:rsidRPr="00A81377">
        <w:rPr>
          <w:rFonts w:cstheme="minorHAnsi"/>
          <w:sz w:val="24"/>
          <w:szCs w:val="24"/>
        </w:rPr>
        <w:t xml:space="preserve"> Canada</w:t>
      </w:r>
      <w:r w:rsidR="002346AE">
        <w:rPr>
          <w:rFonts w:cstheme="minorHAnsi"/>
          <w:sz w:val="24"/>
          <w:szCs w:val="24"/>
        </w:rPr>
        <w:t xml:space="preserve">; </w:t>
      </w:r>
      <w:r w:rsidR="00843D41" w:rsidRPr="00D346C6">
        <w:rPr>
          <w:rFonts w:cstheme="minorHAnsi"/>
          <w:sz w:val="24"/>
          <w:szCs w:val="24"/>
          <w:vertAlign w:val="superscript"/>
        </w:rPr>
        <w:t>2</w:t>
      </w:r>
      <w:r w:rsidR="00BE3EBE">
        <w:rPr>
          <w:rFonts w:cstheme="minorHAnsi"/>
          <w:sz w:val="24"/>
          <w:szCs w:val="24"/>
        </w:rPr>
        <w:t xml:space="preserve">School of Environmental Studies, </w:t>
      </w:r>
      <w:r w:rsidR="00CC4CB5">
        <w:rPr>
          <w:rFonts w:cstheme="minorHAnsi"/>
          <w:sz w:val="24"/>
          <w:szCs w:val="24"/>
        </w:rPr>
        <w:t xml:space="preserve">University of Victoria, </w:t>
      </w:r>
      <w:r w:rsidR="00CC4CB5" w:rsidRPr="00CC4CB5">
        <w:rPr>
          <w:rFonts w:cstheme="minorHAnsi"/>
          <w:sz w:val="24"/>
          <w:szCs w:val="24"/>
        </w:rPr>
        <w:t>Victoria, B</w:t>
      </w:r>
      <w:r w:rsidR="00B7235F">
        <w:rPr>
          <w:rFonts w:cstheme="minorHAnsi"/>
          <w:sz w:val="24"/>
          <w:szCs w:val="24"/>
        </w:rPr>
        <w:t>C, Canada</w:t>
      </w:r>
      <w:r w:rsidR="00BE3EBE">
        <w:rPr>
          <w:rFonts w:cstheme="minorHAnsi"/>
          <w:sz w:val="24"/>
          <w:szCs w:val="24"/>
        </w:rPr>
        <w:t xml:space="preserve">; </w:t>
      </w:r>
      <w:r w:rsidR="00BE3EBE" w:rsidRPr="00DC704D">
        <w:rPr>
          <w:rFonts w:cstheme="minorHAnsi"/>
          <w:sz w:val="24"/>
          <w:szCs w:val="24"/>
          <w:vertAlign w:val="superscript"/>
        </w:rPr>
        <w:t>3</w:t>
      </w:r>
      <w:r w:rsidR="00BE3EBE">
        <w:rPr>
          <w:rFonts w:cstheme="minorHAnsi"/>
          <w:sz w:val="24"/>
          <w:szCs w:val="24"/>
        </w:rPr>
        <w:t xml:space="preserve">Department of Botany, </w:t>
      </w:r>
      <w:r w:rsidR="00FA6E66" w:rsidRPr="00A81377">
        <w:rPr>
          <w:rFonts w:cstheme="minorHAnsi"/>
          <w:sz w:val="24"/>
          <w:szCs w:val="24"/>
        </w:rPr>
        <w:t>University of British Columbia, Vancouver, BC</w:t>
      </w:r>
      <w:r w:rsidR="00FA6E66">
        <w:rPr>
          <w:rFonts w:cstheme="minorHAnsi"/>
          <w:sz w:val="24"/>
          <w:szCs w:val="24"/>
        </w:rPr>
        <w:t>,</w:t>
      </w:r>
      <w:r w:rsidR="00FA6E66" w:rsidRPr="00A81377">
        <w:rPr>
          <w:rFonts w:cstheme="minorHAnsi"/>
          <w:sz w:val="24"/>
          <w:szCs w:val="24"/>
        </w:rPr>
        <w:t xml:space="preserve"> Canada</w:t>
      </w:r>
      <w:r w:rsidR="00142945">
        <w:rPr>
          <w:rFonts w:cstheme="minorHAnsi"/>
          <w:sz w:val="24"/>
          <w:szCs w:val="24"/>
        </w:rPr>
        <w:t xml:space="preserve">; </w:t>
      </w:r>
      <w:r w:rsidR="00142945">
        <w:rPr>
          <w:rFonts w:cstheme="minorHAnsi"/>
          <w:sz w:val="24"/>
          <w:szCs w:val="24"/>
          <w:vertAlign w:val="superscript"/>
        </w:rPr>
        <w:t>4</w:t>
      </w:r>
      <w:r w:rsidR="00142945">
        <w:rPr>
          <w:rFonts w:cstheme="minorHAnsi"/>
          <w:sz w:val="24"/>
          <w:szCs w:val="24"/>
        </w:rPr>
        <w:t>Gymnasium Neufeld</w:t>
      </w:r>
      <w:r w:rsidR="00591C26">
        <w:rPr>
          <w:rFonts w:cstheme="minorHAnsi"/>
          <w:sz w:val="24"/>
          <w:szCs w:val="24"/>
        </w:rPr>
        <w:t>, Bern, Switzerland</w:t>
      </w:r>
    </w:p>
    <w:p w14:paraId="4B148843" w14:textId="1B60AE35" w:rsidR="009853E8" w:rsidRDefault="009853E8">
      <w:pPr>
        <w:suppressLineNumbers/>
        <w:spacing w:line="480" w:lineRule="auto"/>
        <w:rPr>
          <w:rStyle w:val="Hyperlink"/>
          <w:rFonts w:cstheme="minorHAnsi"/>
          <w:sz w:val="24"/>
          <w:szCs w:val="24"/>
        </w:rPr>
      </w:pPr>
      <w:r w:rsidRPr="00A81377">
        <w:rPr>
          <w:rFonts w:cstheme="minorHAnsi"/>
          <w:sz w:val="24"/>
          <w:szCs w:val="24"/>
        </w:rPr>
        <w:t xml:space="preserve">Corresponding author: </w:t>
      </w:r>
      <w:hyperlink r:id="rId11" w:history="1">
        <w:r w:rsidR="00E03DB7" w:rsidRPr="00F91C9A">
          <w:rPr>
            <w:rStyle w:val="Hyperlink"/>
            <w:rFonts w:cstheme="minorHAnsi"/>
            <w:sz w:val="24"/>
            <w:szCs w:val="24"/>
          </w:rPr>
          <w:t>stefanielane</w:t>
        </w:r>
        <w:r w:rsidR="00E03DB7" w:rsidRPr="00AA2F85">
          <w:rPr>
            <w:rStyle w:val="Hyperlink"/>
            <w:rFonts w:cstheme="minorHAnsi"/>
            <w:sz w:val="24"/>
            <w:szCs w:val="24"/>
          </w:rPr>
          <w:t>@utexas.e</w:t>
        </w:r>
        <w:r w:rsidR="00E03DB7" w:rsidRPr="00F91C9A">
          <w:rPr>
            <w:rStyle w:val="Hyperlink"/>
            <w:rFonts w:cstheme="minorHAnsi"/>
            <w:sz w:val="24"/>
            <w:szCs w:val="24"/>
          </w:rPr>
          <w:t>du</w:t>
        </w:r>
      </w:hyperlink>
    </w:p>
    <w:p w14:paraId="70E1FE34" w14:textId="77777777" w:rsidR="00B16F21" w:rsidRDefault="00B16F21">
      <w:pPr>
        <w:pStyle w:val="NoSpacing"/>
        <w:suppressLineNumbers/>
        <w:rPr>
          <w:ins w:id="2" w:author="Stefanie Lane" w:date="2022-08-29T16:54:00Z"/>
        </w:rPr>
        <w:pPrChange w:id="3" w:author="Stefanie Lane" w:date="2022-08-29T16:58:00Z">
          <w:pPr>
            <w:suppressLineNumbers/>
            <w:spacing w:line="480" w:lineRule="auto"/>
          </w:pPr>
        </w:pPrChange>
      </w:pPr>
      <w:ins w:id="4" w:author="Stefanie Lane" w:date="2022-08-29T16:54:00Z">
        <w:r>
          <w:t>ORCID ID</w:t>
        </w:r>
      </w:ins>
    </w:p>
    <w:p w14:paraId="3665182E" w14:textId="393F9FF4" w:rsidR="001971CB" w:rsidRDefault="00B16F21">
      <w:pPr>
        <w:pStyle w:val="NoSpacing"/>
        <w:suppressLineNumbers/>
        <w:rPr>
          <w:ins w:id="5" w:author="Stefanie Lane" w:date="2022-08-29T16:54:00Z"/>
        </w:rPr>
        <w:pPrChange w:id="6" w:author="Stefanie Lane" w:date="2022-08-29T16:58:00Z">
          <w:pPr>
            <w:pStyle w:val="NoSpacing"/>
          </w:pPr>
        </w:pPrChange>
      </w:pPr>
      <w:ins w:id="7" w:author="Stefanie Lane" w:date="2022-08-29T16:54:00Z">
        <w:r>
          <w:t>Stefanie L. Lane (corresponding author)</w:t>
        </w:r>
      </w:ins>
      <w:del w:id="8" w:author="Stefanie Lane" w:date="2022-08-29T16:54:00Z">
        <w:r w:rsidR="0058369D" w:rsidDel="00B16F21">
          <w:delText>Corresponding author ORCID ID</w:delText>
        </w:r>
      </w:del>
      <w:r w:rsidR="0058369D">
        <w:t xml:space="preserve">: </w:t>
      </w:r>
      <w:del w:id="9" w:author="Stefanie Lane" w:date="2022-08-29T16:56:00Z">
        <w:r w:rsidR="00B6163D" w:rsidDel="00C57936">
          <w:fldChar w:fldCharType="begin"/>
        </w:r>
        <w:r w:rsidR="00B6163D" w:rsidDel="00C57936">
          <w:delInstrText xml:space="preserve"> HYPERLINK "https://orcid.org/0000-0002-4851-2772" </w:delInstrText>
        </w:r>
        <w:r w:rsidR="00B6163D" w:rsidDel="00C57936">
          <w:fldChar w:fldCharType="separate"/>
        </w:r>
        <w:r w:rsidR="004E0F3A" w:rsidRPr="002B34AE" w:rsidDel="00C57936">
          <w:rPr>
            <w:rStyle w:val="Hyperlink"/>
            <w:rFonts w:cstheme="minorHAnsi"/>
            <w:sz w:val="24"/>
            <w:szCs w:val="24"/>
          </w:rPr>
          <w:delText>https://orcid.org/0000-0002-4851-2772</w:delText>
        </w:r>
        <w:r w:rsidR="00B6163D" w:rsidDel="00C57936">
          <w:rPr>
            <w:rStyle w:val="Hyperlink"/>
            <w:rFonts w:cstheme="minorHAnsi"/>
            <w:sz w:val="24"/>
            <w:szCs w:val="24"/>
          </w:rPr>
          <w:fldChar w:fldCharType="end"/>
        </w:r>
        <w:r w:rsidR="004E0F3A" w:rsidDel="00C57936">
          <w:delText xml:space="preserve"> </w:delText>
        </w:r>
      </w:del>
      <w:ins w:id="10" w:author="Stefanie Lane" w:date="2022-08-29T16:56:00Z">
        <w:r w:rsidR="00C57936">
          <w:fldChar w:fldCharType="begin"/>
        </w:r>
        <w:r w:rsidR="00C57936">
          <w:instrText xml:space="preserve"> HYPERLINK "https://orcid.org/0000-0002-4851-2772" </w:instrText>
        </w:r>
        <w:r w:rsidR="00C57936">
          <w:fldChar w:fldCharType="separate"/>
        </w:r>
        <w:r w:rsidR="00C57936">
          <w:rPr>
            <w:rStyle w:val="Hyperlink"/>
          </w:rPr>
          <w:t>0000-0002-4851-2772</w:t>
        </w:r>
        <w:r w:rsidR="00C57936">
          <w:fldChar w:fldCharType="end"/>
        </w:r>
      </w:ins>
    </w:p>
    <w:p w14:paraId="3005BA44" w14:textId="6D9D293B" w:rsidR="00B16F21" w:rsidRDefault="00B16F21">
      <w:pPr>
        <w:pStyle w:val="NoSpacing"/>
        <w:suppressLineNumbers/>
        <w:rPr>
          <w:ins w:id="11" w:author="Stefanie Lane" w:date="2022-08-29T16:54:00Z"/>
        </w:rPr>
        <w:pPrChange w:id="12" w:author="Stefanie Lane" w:date="2022-08-29T16:58:00Z">
          <w:pPr>
            <w:pStyle w:val="NoSpacing"/>
          </w:pPr>
        </w:pPrChange>
      </w:pPr>
      <w:ins w:id="13" w:author="Stefanie Lane" w:date="2022-08-29T16:54:00Z">
        <w:r>
          <w:t xml:space="preserve">Nancy Shackelford: </w:t>
        </w:r>
      </w:ins>
      <w:ins w:id="14" w:author="Stefanie Lane" w:date="2022-08-29T16:55:00Z">
        <w:r w:rsidR="00C57936">
          <w:fldChar w:fldCharType="begin"/>
        </w:r>
        <w:r w:rsidR="00C57936">
          <w:instrText xml:space="preserve"> HYPERLINK "https://orcid.org/0000-0003-4817-0423" </w:instrText>
        </w:r>
        <w:r w:rsidR="00C57936">
          <w:fldChar w:fldCharType="separate"/>
        </w:r>
        <w:r w:rsidR="00C57936">
          <w:rPr>
            <w:rStyle w:val="Hyperlink"/>
          </w:rPr>
          <w:t>0000-0003-4817-0423</w:t>
        </w:r>
        <w:r w:rsidR="00C57936">
          <w:fldChar w:fldCharType="end"/>
        </w:r>
      </w:ins>
    </w:p>
    <w:p w14:paraId="66248E3A" w14:textId="1C986D82" w:rsidR="00B16F21" w:rsidRDefault="00B16F21">
      <w:pPr>
        <w:pStyle w:val="NoSpacing"/>
        <w:suppressLineNumbers/>
        <w:pPrChange w:id="15" w:author="Stefanie Lane" w:date="2022-08-29T16:58:00Z">
          <w:pPr>
            <w:suppressLineNumbers/>
            <w:spacing w:line="480" w:lineRule="auto"/>
          </w:pPr>
        </w:pPrChange>
      </w:pPr>
      <w:ins w:id="16" w:author="Stefanie Lane" w:date="2022-08-29T16:54:00Z">
        <w:r>
          <w:t xml:space="preserve">Tara G. Marin: </w:t>
        </w:r>
      </w:ins>
      <w:ins w:id="17" w:author="Stefanie Lane" w:date="2022-08-29T16:56:00Z">
        <w:r w:rsidR="00C57936">
          <w:fldChar w:fldCharType="begin"/>
        </w:r>
        <w:r w:rsidR="00C57936">
          <w:instrText xml:space="preserve"> HYPERLINK "https://orcid.org/0000-0001-7165-9812" </w:instrText>
        </w:r>
        <w:r w:rsidR="00C57936">
          <w:fldChar w:fldCharType="separate"/>
        </w:r>
        <w:r w:rsidR="00C57936">
          <w:rPr>
            <w:rStyle w:val="Hyperlink"/>
          </w:rPr>
          <w:t>0000-0001-7165-9812</w:t>
        </w:r>
        <w:r w:rsidR="00C57936">
          <w:fldChar w:fldCharType="end"/>
        </w:r>
      </w:ins>
    </w:p>
    <w:p w14:paraId="1DF0640A" w14:textId="77777777" w:rsidR="001971CB" w:rsidRDefault="001971CB">
      <w:pPr>
        <w:suppressLineNumbers/>
        <w:spacing w:line="480" w:lineRule="auto"/>
      </w:pPr>
    </w:p>
    <w:p w14:paraId="2A3A82C4" w14:textId="77777777" w:rsidR="001971CB" w:rsidRDefault="001971CB">
      <w:pPr>
        <w:pStyle w:val="Heading2"/>
        <w:suppressLineNumbers/>
        <w:pPrChange w:id="18" w:author="Stefanie Lane" w:date="2022-08-28T16:00:00Z">
          <w:pPr>
            <w:pStyle w:val="Heading2"/>
          </w:pPr>
        </w:pPrChange>
      </w:pPr>
      <w:r>
        <w:t>Acknowledgements</w:t>
      </w:r>
    </w:p>
    <w:p w14:paraId="21B75659" w14:textId="30E15FC5" w:rsidR="001971CB" w:rsidRDefault="001971CB">
      <w:pPr>
        <w:suppressLineNumbers/>
        <w:ind w:firstLine="720"/>
        <w:pPrChange w:id="19" w:author="Stefanie Lane" w:date="2022-08-28T16:00:00Z">
          <w:pPr>
            <w:ind w:firstLine="720"/>
          </w:pPr>
        </w:pPrChange>
      </w:pPr>
      <w:r>
        <w:t>The lead author would like to thank Z. Davis for providing R programming advice</w:t>
      </w:r>
      <w:r w:rsidR="00B6163D">
        <w:t xml:space="preserve">, and </w:t>
      </w:r>
      <w:r>
        <w:t xml:space="preserve">P. Roper for </w:t>
      </w:r>
      <w:ins w:id="20" w:author="Stefanie Lane" w:date="2022-09-22T16:05:00Z">
        <w:r w:rsidR="00332C68">
          <w:t xml:space="preserve">2019 </w:t>
        </w:r>
      </w:ins>
      <w:r>
        <w:t>field assistance</w:t>
      </w:r>
      <w:r w:rsidR="007A06C0">
        <w:t>.</w:t>
      </w:r>
      <w:r>
        <w:t xml:space="preserve"> B. </w:t>
      </w:r>
      <w:proofErr w:type="spellStart"/>
      <w:r>
        <w:t>Staines</w:t>
      </w:r>
      <w:proofErr w:type="spellEnd"/>
      <w:r>
        <w:t xml:space="preserve"> </w:t>
      </w:r>
      <w:r w:rsidRPr="00853903">
        <w:t xml:space="preserve">(Ladner </w:t>
      </w:r>
      <w:proofErr w:type="spellStart"/>
      <w:r w:rsidRPr="00853903">
        <w:t>Harbour</w:t>
      </w:r>
      <w:proofErr w:type="spellEnd"/>
      <w:r w:rsidRPr="00853903">
        <w:t xml:space="preserve"> Authority) </w:t>
      </w:r>
      <w:r w:rsidR="007A06C0">
        <w:t xml:space="preserve">provided </w:t>
      </w:r>
      <w:r>
        <w:t xml:space="preserve">canoe and </w:t>
      </w:r>
      <w:r w:rsidR="007A06C0">
        <w:t>harbor</w:t>
      </w:r>
      <w:r w:rsidRPr="00853903">
        <w:t xml:space="preserve"> </w:t>
      </w:r>
      <w:r>
        <w:t>use</w:t>
      </w:r>
      <w:r w:rsidRPr="00853903">
        <w:t>.</w:t>
      </w:r>
      <w:r w:rsidR="002A08D2">
        <w:t xml:space="preserve"> R</w:t>
      </w:r>
      <w:r w:rsidRPr="009454D9">
        <w:rPr>
          <w:rFonts w:cstheme="minorHAnsi"/>
        </w:rPr>
        <w:t xml:space="preserve">esearch </w:t>
      </w:r>
      <w:r>
        <w:rPr>
          <w:rFonts w:cstheme="minorHAnsi"/>
        </w:rPr>
        <w:t xml:space="preserve">site </w:t>
      </w:r>
      <w:r w:rsidRPr="009454D9">
        <w:rPr>
          <w:rFonts w:cstheme="minorHAnsi"/>
        </w:rPr>
        <w:t xml:space="preserve">access was granted by The Ministry of Forests, Lands, Natural Resource Operations and Rural Development. </w:t>
      </w:r>
    </w:p>
    <w:p w14:paraId="6557984A" w14:textId="5F5D6B76" w:rsidR="0058369D" w:rsidRPr="005F50D8" w:rsidRDefault="0058369D" w:rsidP="005F50D8">
      <w:pPr>
        <w:suppressLineNumbers/>
        <w:spacing w:line="480" w:lineRule="auto"/>
        <w:rPr>
          <w:rFonts w:cstheme="minorHAnsi"/>
          <w:sz w:val="24"/>
          <w:szCs w:val="24"/>
        </w:rPr>
      </w:pPr>
      <w:r>
        <w:br w:type="page"/>
      </w:r>
    </w:p>
    <w:p w14:paraId="6EA06E5C" w14:textId="75C6C3EF" w:rsidR="009853E8" w:rsidRDefault="00551E87" w:rsidP="007D52A9">
      <w:pPr>
        <w:pStyle w:val="Heading1"/>
        <w:suppressLineNumbers/>
      </w:pPr>
      <w:r>
        <w:lastRenderedPageBreak/>
        <w:t>Abstract</w:t>
      </w:r>
    </w:p>
    <w:p w14:paraId="63099388" w14:textId="7DA80495" w:rsidR="00551E87" w:rsidRPr="00E12509" w:rsidRDefault="00233A34" w:rsidP="007D52A9">
      <w:pPr>
        <w:suppressLineNumbers/>
        <w:rPr>
          <w:i/>
        </w:rPr>
      </w:pPr>
      <w:r w:rsidRPr="00E12509">
        <w:rPr>
          <w:i/>
        </w:rPr>
        <w:t>Wetlands: Please provide an abstract of 150 to 250 words. The abstract should not contain any undefined abbreviations or unspecified references.</w:t>
      </w:r>
    </w:p>
    <w:p w14:paraId="5DF8C924" w14:textId="5F270D69" w:rsidR="00F06EDD" w:rsidDel="00DE03D3" w:rsidRDefault="00F06EDD" w:rsidP="007D52A9">
      <w:pPr>
        <w:suppressLineNumbers/>
        <w:rPr>
          <w:del w:id="21" w:author="Stefanie Lane" w:date="2022-08-28T16:18:00Z"/>
        </w:rPr>
      </w:pPr>
    </w:p>
    <w:p w14:paraId="1E81CF82" w14:textId="6E14EB1C" w:rsidR="00551E87" w:rsidDel="00DE03D3" w:rsidRDefault="00160864" w:rsidP="007D52A9">
      <w:pPr>
        <w:suppressLineNumbers/>
        <w:rPr>
          <w:del w:id="22" w:author="Stefanie Lane" w:date="2022-08-28T16:18:00Z"/>
        </w:rPr>
      </w:pPr>
      <w:del w:id="23" w:author="Stefanie Lane" w:date="2022-08-28T16:18:00Z">
        <w:r w:rsidDel="00DE03D3">
          <w:delText>TBD</w:delText>
        </w:r>
        <w:r w:rsidR="00ED5970" w:rsidDel="00DE03D3">
          <w:delText xml:space="preserve"> per journal</w:delText>
        </w:r>
        <w:r w:rsidR="00D97B61" w:rsidDel="00DE03D3">
          <w:delText xml:space="preserve"> </w:delText>
        </w:r>
        <w:r w:rsidR="00AF6DDB" w:rsidDel="00DE03D3">
          <w:delText xml:space="preserve">(see last heading) </w:delText>
        </w:r>
        <w:r w:rsidR="00D97B61" w:rsidDel="00DE03D3">
          <w:delText xml:space="preserve">– frame premise </w:delText>
        </w:r>
        <w:r w:rsidR="006C2A87" w:rsidDel="00DE03D3">
          <w:delText xml:space="preserve">with </w:delText>
        </w:r>
        <w:r w:rsidR="00132E6A" w:rsidDel="00DE03D3">
          <w:delText>respect</w:delText>
        </w:r>
        <w:r w:rsidR="006C2A87" w:rsidDel="00DE03D3">
          <w:delText xml:space="preserve"> to</w:delText>
        </w:r>
        <w:r w:rsidR="00D97B61" w:rsidDel="00DE03D3">
          <w:delText xml:space="preserve"> issue of global </w:delText>
        </w:r>
        <w:r w:rsidR="00232B99" w:rsidDel="00DE03D3">
          <w:delText>species loss</w:delText>
        </w:r>
        <w:r w:rsidR="00D97B61" w:rsidDel="00DE03D3">
          <w:delText xml:space="preserve">, exemplified here in a protected area </w:delText>
        </w:r>
        <w:r w:rsidR="009F4733" w:rsidDel="00DE03D3">
          <w:delText xml:space="preserve">subject to indirect disturbances. </w:delText>
        </w:r>
        <w:r w:rsidR="00132E6A" w:rsidDel="00DE03D3">
          <w:delText>Value of study is to observe changes in species composition to</w:delText>
        </w:r>
      </w:del>
      <w:del w:id="24" w:author="Stefanie Lane" w:date="2022-08-28T16:17:00Z">
        <w:r w:rsidR="00132E6A" w:rsidDel="00927269">
          <w:delText xml:space="preserve"> inform concepts of habitat stability</w:delText>
        </w:r>
        <w:r w:rsidR="0075178D" w:rsidDel="00927269">
          <w:delText xml:space="preserve"> </w:delText>
        </w:r>
        <w:r w:rsidR="00132E6A" w:rsidDel="00927269">
          <w:delText>in the absence of direct</w:delText>
        </w:r>
        <w:r w:rsidR="0058652A" w:rsidDel="00927269">
          <w:delText xml:space="preserve"> (pulse)</w:delText>
        </w:r>
        <w:r w:rsidR="00132E6A" w:rsidDel="00927269">
          <w:delText xml:space="preserve"> disturbance pressures</w:delText>
        </w:r>
      </w:del>
      <w:del w:id="25" w:author="Stefanie Lane" w:date="2022-08-28T16:18:00Z">
        <w:r w:rsidR="00132E6A" w:rsidDel="00DE03D3">
          <w:delText xml:space="preserve">. </w:delText>
        </w:r>
      </w:del>
    </w:p>
    <w:p w14:paraId="3CD3C6CD" w14:textId="237E76A6" w:rsidR="00A67394" w:rsidRDefault="00A67394" w:rsidP="007D52A9">
      <w:pPr>
        <w:suppressLineNumbers/>
      </w:pPr>
    </w:p>
    <w:p w14:paraId="20AA20DE" w14:textId="60DC7BED" w:rsidR="002719F7" w:rsidRDefault="002807D2" w:rsidP="007D52A9">
      <w:pPr>
        <w:suppressLineNumbers/>
        <w:rPr>
          <w:ins w:id="26" w:author="Stefanie Lane" w:date="2022-08-28T16:01:00Z"/>
        </w:rPr>
      </w:pPr>
      <w:ins w:id="27" w:author="Stefanie Lane" w:date="2022-08-28T16:10:00Z">
        <w:del w:id="28" w:author="n" w:date="2022-09-06T14:04:00Z">
          <w:r w:rsidDel="00CE3C9A">
            <w:delText>Decreasing species diversity and increasing exotic species abundance may be indicative of decreasing habitat stability.</w:delText>
          </w:r>
        </w:del>
      </w:ins>
      <w:ins w:id="29" w:author="Stefanie Lane" w:date="2022-08-28T16:02:00Z">
        <w:del w:id="30" w:author="n" w:date="2022-09-06T14:04:00Z">
          <w:r w:rsidR="00B326A2" w:rsidRPr="008A7467" w:rsidDel="00CE3C9A">
            <w:delText xml:space="preserve"> </w:delText>
          </w:r>
        </w:del>
      </w:ins>
      <w:ins w:id="31" w:author="Stefanie Lane" w:date="2022-08-28T16:08:00Z">
        <w:r w:rsidR="008A7467" w:rsidRPr="008A7467">
          <w:rPr>
            <w:rPrChange w:id="32" w:author="Stefanie Lane" w:date="2022-08-28T16:08:00Z">
              <w:rPr>
                <w:strike/>
              </w:rPr>
            </w:rPrChange>
          </w:rPr>
          <w:t>D</w:t>
        </w:r>
      </w:ins>
      <w:ins w:id="33" w:author="Stefanie Lane" w:date="2022-08-28T16:06:00Z">
        <w:r w:rsidR="00A83A6A" w:rsidRPr="008A7467">
          <w:rPr>
            <w:rPrChange w:id="34" w:author="Stefanie Lane" w:date="2022-08-28T16:08:00Z">
              <w:rPr>
                <w:strike/>
              </w:rPr>
            </w:rPrChange>
          </w:rPr>
          <w:t>espit</w:t>
        </w:r>
        <w:r w:rsidR="00A83A6A" w:rsidRPr="00A83A6A">
          <w:rPr>
            <w:rPrChange w:id="35" w:author="Stefanie Lane" w:date="2022-08-28T16:06:00Z">
              <w:rPr>
                <w:strike/>
              </w:rPr>
            </w:rPrChange>
          </w:rPr>
          <w:t>e</w:t>
        </w:r>
      </w:ins>
      <w:ins w:id="36" w:author="Stefanie Lane" w:date="2022-08-28T16:07:00Z">
        <w:r w:rsidR="00A83A6A">
          <w:t xml:space="preserve"> </w:t>
        </w:r>
      </w:ins>
      <w:ins w:id="37" w:author="Stefanie Lane" w:date="2022-08-28T16:18:00Z">
        <w:r w:rsidR="00DE03D3">
          <w:t xml:space="preserve">evidence to the </w:t>
        </w:r>
      </w:ins>
      <w:ins w:id="38" w:author="Stefanie Lane" w:date="2022-08-28T16:07:00Z">
        <w:r w:rsidR="00A83A6A">
          <w:t xml:space="preserve">contrary, </w:t>
        </w:r>
      </w:ins>
      <w:ins w:id="39" w:author="Stefanie Lane" w:date="2022-08-28T16:19:00Z">
        <w:r w:rsidR="00DE03D3">
          <w:t xml:space="preserve">land managers may assume </w:t>
        </w:r>
      </w:ins>
      <w:ins w:id="40" w:author="Stefanie Lane" w:date="2022-08-28T16:07:00Z">
        <w:r w:rsidR="00A83A6A">
          <w:t>that h</w:t>
        </w:r>
      </w:ins>
      <w:ins w:id="41" w:author="Stefanie Lane" w:date="2022-08-28T16:04:00Z">
        <w:r w:rsidR="00633AFD">
          <w:t>abitat protection</w:t>
        </w:r>
        <w:r w:rsidR="0081006F">
          <w:t xml:space="preserve"> </w:t>
        </w:r>
      </w:ins>
      <w:ins w:id="42" w:author="Stefanie Lane" w:date="2022-08-28T16:07:00Z">
        <w:r w:rsidR="00A83A6A">
          <w:t>is</w:t>
        </w:r>
      </w:ins>
      <w:ins w:id="43" w:author="Stefanie Lane" w:date="2022-08-28T16:05:00Z">
        <w:r w:rsidR="00633AFD">
          <w:t xml:space="preserve"> sufficient for habitat </w:t>
        </w:r>
        <w:r w:rsidR="00D36DC7">
          <w:t>conservation</w:t>
        </w:r>
      </w:ins>
      <w:ins w:id="44" w:author="Stefanie Lane" w:date="2022-08-28T16:19:00Z">
        <w:r w:rsidR="00A1775C">
          <w:t>.</w:t>
        </w:r>
      </w:ins>
      <w:ins w:id="45" w:author="Stefanie Lane" w:date="2022-08-30T12:51:00Z">
        <w:r w:rsidR="008E207B">
          <w:t xml:space="preserve"> L</w:t>
        </w:r>
      </w:ins>
      <w:ins w:id="46" w:author="Stefanie Lane" w:date="2022-08-28T16:05:00Z">
        <w:r w:rsidR="00D36DC7">
          <w:t xml:space="preserve">ong-term </w:t>
        </w:r>
      </w:ins>
      <w:ins w:id="47" w:author="Stefanie Lane" w:date="2022-08-28T16:06:00Z">
        <w:r w:rsidR="00D36DC7">
          <w:t>changes in</w:t>
        </w:r>
      </w:ins>
      <w:ins w:id="48" w:author="Stefanie Lane" w:date="2022-08-28T16:05:00Z">
        <w:r w:rsidR="00D36DC7">
          <w:t xml:space="preserve"> </w:t>
        </w:r>
      </w:ins>
      <w:ins w:id="49" w:author="Stefanie Lane" w:date="2022-08-28T16:06:00Z">
        <w:r w:rsidR="00D36DC7">
          <w:t xml:space="preserve">vegetation communities </w:t>
        </w:r>
      </w:ins>
      <w:ins w:id="50" w:author="Stefanie Lane" w:date="2022-08-28T16:07:00Z">
        <w:r w:rsidR="00A83A6A">
          <w:t>are</w:t>
        </w:r>
      </w:ins>
      <w:ins w:id="51" w:author="Stefanie Lane" w:date="2022-08-28T16:06:00Z">
        <w:r w:rsidR="00D36DC7">
          <w:t xml:space="preserve"> </w:t>
        </w:r>
        <w:r w:rsidR="00A83A6A">
          <w:t>less</w:t>
        </w:r>
      </w:ins>
      <w:ins w:id="52" w:author="Stefanie Lane" w:date="2022-08-28T16:07:00Z">
        <w:r w:rsidR="00A83A6A">
          <w:t xml:space="preserve"> frequently documented</w:t>
        </w:r>
      </w:ins>
      <w:ins w:id="53" w:author="Stefanie Lane" w:date="2022-08-28T16:19:00Z">
        <w:r w:rsidR="00A1775C">
          <w:t>, yet may serve to inform whether management action is needed</w:t>
        </w:r>
      </w:ins>
      <w:ins w:id="54" w:author="Stefanie Lane" w:date="2022-08-28T16:07:00Z">
        <w:r w:rsidR="00A83A6A">
          <w:t>.</w:t>
        </w:r>
      </w:ins>
      <w:ins w:id="55" w:author="Stefanie Lane" w:date="2022-08-28T16:10:00Z">
        <w:r w:rsidR="002B0398">
          <w:t xml:space="preserve"> </w:t>
        </w:r>
      </w:ins>
      <w:ins w:id="56" w:author="n" w:date="2022-09-06T14:05:00Z">
        <w:r w:rsidR="00CE3C9A">
          <w:t>For example, d</w:t>
        </w:r>
      </w:ins>
      <w:ins w:id="57" w:author="n" w:date="2022-09-06T14:04:00Z">
        <w:r w:rsidR="00CE3C9A">
          <w:t>ecreasing species diversity and increasing exotic species abundance may be indicative of decreasing habitat stability.</w:t>
        </w:r>
        <w:r w:rsidR="00CE3C9A" w:rsidRPr="008A7467">
          <w:t xml:space="preserve"> </w:t>
        </w:r>
      </w:ins>
      <w:ins w:id="58" w:author="Stefanie Lane" w:date="2022-08-28T16:07:00Z">
        <w:r w:rsidR="00A83A6A">
          <w:t>We</w:t>
        </w:r>
      </w:ins>
      <w:ins w:id="59" w:author="Stefanie Lane" w:date="2022-08-28T16:19:00Z">
        <w:r w:rsidR="00A1775C">
          <w:t xml:space="preserve"> </w:t>
        </w:r>
        <w:del w:id="60" w:author="n" w:date="2022-09-06T14:05:00Z">
          <w:r w:rsidR="00A1775C" w:rsidDel="00CE3C9A">
            <w:delText>meet</w:delText>
          </w:r>
        </w:del>
      </w:ins>
      <w:ins w:id="61" w:author="n" w:date="2022-09-06T14:05:00Z">
        <w:r w:rsidR="00CE3C9A">
          <w:t>address</w:t>
        </w:r>
      </w:ins>
      <w:ins w:id="62" w:author="Stefanie Lane" w:date="2022-08-28T16:19:00Z">
        <w:r w:rsidR="00A1775C">
          <w:t xml:space="preserve"> </w:t>
        </w:r>
      </w:ins>
      <w:ins w:id="63" w:author="Stefanie Lane" w:date="2022-08-28T16:20:00Z">
        <w:r w:rsidR="00A1775C">
          <w:t>this need by</w:t>
        </w:r>
      </w:ins>
      <w:ins w:id="64" w:author="Stefanie Lane" w:date="2022-08-28T16:07:00Z">
        <w:r w:rsidR="00A83A6A">
          <w:t xml:space="preserve"> contribut</w:t>
        </w:r>
      </w:ins>
      <w:ins w:id="65" w:author="Stefanie Lane" w:date="2022-08-28T16:20:00Z">
        <w:r w:rsidR="00A1775C">
          <w:t>ing</w:t>
        </w:r>
      </w:ins>
      <w:ins w:id="66" w:author="Stefanie Lane" w:date="2022-08-28T16:07:00Z">
        <w:r w:rsidR="00A83A6A">
          <w:t xml:space="preserve"> new data to two historical datasets to evaluate decadal changes in plant comm</w:t>
        </w:r>
      </w:ins>
      <w:ins w:id="67" w:author="Stefanie Lane" w:date="2022-08-28T16:08:00Z">
        <w:r w:rsidR="00A83A6A">
          <w:t>unity biodiversity in a tidal freshwater marsh</w:t>
        </w:r>
      </w:ins>
      <w:ins w:id="68" w:author="Stefanie Lane" w:date="2022-08-28T16:13:00Z">
        <w:r w:rsidR="00E04A26">
          <w:t xml:space="preserve"> in the Fraser River Estuary in British Columbia, Canada</w:t>
        </w:r>
      </w:ins>
      <w:ins w:id="69" w:author="Stefanie Lane" w:date="2022-08-28T16:08:00Z">
        <w:r w:rsidR="00A83A6A">
          <w:t xml:space="preserve">. </w:t>
        </w:r>
        <w:r w:rsidR="008A7467">
          <w:t xml:space="preserve">We specifically wanted to know whether characteristic </w:t>
        </w:r>
      </w:ins>
      <w:ins w:id="70" w:author="Stefanie Lane" w:date="2022-08-28T16:20:00Z">
        <w:r w:rsidR="00A1775C">
          <w:t xml:space="preserve">plant </w:t>
        </w:r>
      </w:ins>
      <w:ins w:id="71" w:author="Stefanie Lane" w:date="2022-08-28T16:08:00Z">
        <w:r w:rsidR="008A7467">
          <w:t xml:space="preserve">assemblages were consistent over time, </w:t>
        </w:r>
      </w:ins>
      <w:ins w:id="72" w:author="Stefanie Lane" w:date="2022-08-28T16:09:00Z">
        <w:r w:rsidR="002B0398">
          <w:t xml:space="preserve">whether </w:t>
        </w:r>
        <w:r w:rsidR="002B0398">
          <w:rPr>
            <w:rFonts w:cstheme="minorHAnsi"/>
          </w:rPr>
          <w:t>α</w:t>
        </w:r>
        <w:r w:rsidR="002B0398">
          <w:t xml:space="preserve"> and </w:t>
        </w:r>
        <w:r w:rsidR="002B0398">
          <w:rPr>
            <w:rFonts w:cstheme="minorHAnsi"/>
          </w:rPr>
          <w:t>β</w:t>
        </w:r>
        <w:r w:rsidR="002B0398">
          <w:t xml:space="preserve"> diversity were changing</w:t>
        </w:r>
      </w:ins>
      <w:ins w:id="73" w:author="Stefanie Lane" w:date="2022-08-28T16:20:00Z">
        <w:r w:rsidR="00F0006A">
          <w:t xml:space="preserve"> within and between assemblages</w:t>
        </w:r>
      </w:ins>
      <w:ins w:id="74" w:author="Stefanie Lane" w:date="2022-08-28T16:09:00Z">
        <w:r w:rsidR="002B0398">
          <w:t xml:space="preserve">, and whether associated indicator species </w:t>
        </w:r>
      </w:ins>
      <w:ins w:id="75" w:author="Stefanie Lane" w:date="2022-08-28T16:11:00Z">
        <w:r w:rsidR="00BD06D9">
          <w:t xml:space="preserve">were </w:t>
        </w:r>
      </w:ins>
      <w:ins w:id="76" w:author="Stefanie Lane" w:date="2022-08-30T12:52:00Z">
        <w:r w:rsidR="00B55CE8">
          <w:t>changing</w:t>
        </w:r>
      </w:ins>
      <w:ins w:id="77" w:author="Stefanie Lane" w:date="2022-08-28T16:14:00Z">
        <w:r w:rsidR="00E04A26">
          <w:t xml:space="preserve">, as these may </w:t>
        </w:r>
      </w:ins>
      <w:ins w:id="78" w:author="Stefanie Lane" w:date="2022-08-28T16:11:00Z">
        <w:r w:rsidR="00BD06D9">
          <w:t>indicate alternative functi</w:t>
        </w:r>
      </w:ins>
      <w:ins w:id="79" w:author="Stefanie Lane" w:date="2022-08-28T16:12:00Z">
        <w:r w:rsidR="00BD06D9">
          <w:t xml:space="preserve">onal strategies. </w:t>
        </w:r>
      </w:ins>
      <w:ins w:id="80" w:author="Stefanie Lane" w:date="2022-08-28T16:14:00Z">
        <w:r w:rsidR="00CF490D">
          <w:t>Across our observation period, we</w:t>
        </w:r>
      </w:ins>
      <w:ins w:id="81" w:author="Stefanie Lane" w:date="2022-08-28T16:12:00Z">
        <w:r w:rsidR="00BD06D9">
          <w:t xml:space="preserve"> found that</w:t>
        </w:r>
      </w:ins>
      <w:ins w:id="82" w:author="Stefanie Lane" w:date="2022-10-06T16:55:00Z">
        <w:r w:rsidR="00904591">
          <w:t xml:space="preserve"> while </w:t>
        </w:r>
        <w:r w:rsidR="00E54798">
          <w:t>plant assemblages were characterized by the same dominant species,</w:t>
        </w:r>
      </w:ins>
      <w:ins w:id="83" w:author="Stefanie Lane" w:date="2022-08-28T16:12:00Z">
        <w:r w:rsidR="00BD06D9">
          <w:t xml:space="preserve"> </w:t>
        </w:r>
      </w:ins>
      <w:ins w:id="84" w:author="Stefanie Lane" w:date="2022-08-28T16:14:00Z">
        <w:r w:rsidR="00E04A26">
          <w:rPr>
            <w:rFonts w:cstheme="minorHAnsi"/>
          </w:rPr>
          <w:t>α-diversity</w:t>
        </w:r>
        <w:r w:rsidR="00E04A26">
          <w:t xml:space="preserve"> decreased </w:t>
        </w:r>
        <w:r w:rsidR="00CF490D">
          <w:t>while</w:t>
        </w:r>
        <w:r w:rsidR="00E04A26">
          <w:t xml:space="preserve"> </w:t>
        </w:r>
        <w:r w:rsidR="00E04A26">
          <w:rPr>
            <w:rFonts w:cstheme="minorHAnsi"/>
          </w:rPr>
          <w:t>β</w:t>
        </w:r>
        <w:r w:rsidR="00E04A26">
          <w:t>-diversity increased</w:t>
        </w:r>
      </w:ins>
      <w:ins w:id="85" w:author="Stefanie Lane" w:date="2022-08-28T16:15:00Z">
        <w:r w:rsidR="00CF490D">
          <w:t xml:space="preserve">. </w:t>
        </w:r>
      </w:ins>
      <w:ins w:id="86" w:author="Stefanie Lane" w:date="2022-08-28T16:20:00Z">
        <w:r w:rsidR="00F0006A">
          <w:t>Further, w</w:t>
        </w:r>
      </w:ins>
      <w:ins w:id="87" w:author="Stefanie Lane" w:date="2022-08-28T16:15:00Z">
        <w:r w:rsidR="00CF490D">
          <w:t>e found evidence for plant assemblage homogenization through the increased abundance of exotic species. These observations</w:t>
        </w:r>
      </w:ins>
      <w:ins w:id="88" w:author="Stefanie Lane" w:date="2022-08-28T16:17:00Z">
        <w:r w:rsidR="00927269">
          <w:t xml:space="preserve"> </w:t>
        </w:r>
      </w:ins>
      <w:ins w:id="89" w:author="Stefanie Lane" w:date="2022-08-28T16:21:00Z">
        <w:r w:rsidR="00F0006A">
          <w:t>may</w:t>
        </w:r>
      </w:ins>
      <w:ins w:id="90" w:author="Stefanie Lane" w:date="2022-08-28T16:18:00Z">
        <w:r w:rsidR="00927269">
          <w:t xml:space="preserve"> </w:t>
        </w:r>
      </w:ins>
      <w:ins w:id="91" w:author="Stefanie Lane" w:date="2022-08-28T16:17:00Z">
        <w:r w:rsidR="00927269">
          <w:t>inform concepts of habitat stability in the absence of pulse disturbance pressures</w:t>
        </w:r>
      </w:ins>
      <w:ins w:id="92" w:author="Stefanie Lane" w:date="2022-08-28T16:18:00Z">
        <w:r w:rsidR="00927269">
          <w:t xml:space="preserve">, and </w:t>
        </w:r>
        <w:r w:rsidR="00DE03D3">
          <w:t>corroborate</w:t>
        </w:r>
      </w:ins>
      <w:ins w:id="93" w:author="Stefanie Lane" w:date="2022-08-28T16:16:00Z">
        <w:r w:rsidR="002E4B64">
          <w:t xml:space="preserve"> globa</w:t>
        </w:r>
      </w:ins>
      <w:ins w:id="94" w:author="Stefanie Lane" w:date="2022-08-28T16:18:00Z">
        <w:r w:rsidR="00DE03D3">
          <w:t>l</w:t>
        </w:r>
      </w:ins>
      <w:ins w:id="95" w:author="Stefanie Lane" w:date="2022-08-28T16:16:00Z">
        <w:r w:rsidR="002E4B64">
          <w:t>l</w:t>
        </w:r>
      </w:ins>
      <w:ins w:id="96" w:author="Stefanie Lane" w:date="2022-08-28T16:18:00Z">
        <w:r w:rsidR="00DE03D3">
          <w:t>y observed</w:t>
        </w:r>
      </w:ins>
      <w:ins w:id="97" w:author="Stefanie Lane" w:date="2022-08-28T16:16:00Z">
        <w:r w:rsidR="002E4B64">
          <w:t xml:space="preserve"> trends of native species loss and exotic species encroachment. We propose that </w:t>
        </w:r>
      </w:ins>
      <w:ins w:id="98" w:author="Stefanie Lane" w:date="2022-08-28T16:17:00Z">
        <w:r w:rsidR="002E4B64">
          <w:t xml:space="preserve">active management may be necessary in </w:t>
        </w:r>
        <w:r w:rsidR="00927269">
          <w:t>areas of conservation concern in order to prevent further</w:t>
        </w:r>
      </w:ins>
      <w:ins w:id="99" w:author="Stefanie Lane" w:date="2022-08-30T12:52:00Z">
        <w:r w:rsidR="00B55CE8">
          <w:t xml:space="preserve"> native species</w:t>
        </w:r>
      </w:ins>
      <w:ins w:id="100" w:author="Stefanie Lane" w:date="2022-08-28T16:17:00Z">
        <w:r w:rsidR="00927269">
          <w:t xml:space="preserve"> biodiversity loss. </w:t>
        </w:r>
      </w:ins>
    </w:p>
    <w:p w14:paraId="3BCA5132" w14:textId="381AE395" w:rsidR="002719F7" w:rsidDel="00CF490D" w:rsidRDefault="002719F7" w:rsidP="007D52A9">
      <w:pPr>
        <w:suppressLineNumbers/>
        <w:rPr>
          <w:del w:id="101" w:author="Stefanie Lane" w:date="2022-08-28T16:15:00Z"/>
        </w:rPr>
      </w:pPr>
    </w:p>
    <w:p w14:paraId="139DA5AB" w14:textId="598BFA74" w:rsidR="00551E87" w:rsidRDefault="00551E87" w:rsidP="007D52A9">
      <w:pPr>
        <w:suppressLineNumbers/>
      </w:pPr>
    </w:p>
    <w:p w14:paraId="6A140D87" w14:textId="780E4EB3" w:rsidR="00551E87" w:rsidRDefault="00551E87" w:rsidP="007D52A9">
      <w:pPr>
        <w:suppressLineNumbers/>
      </w:pPr>
    </w:p>
    <w:p w14:paraId="57EE3178" w14:textId="2C1F4910" w:rsidR="00551E87" w:rsidRDefault="00551E87" w:rsidP="007D52A9">
      <w:pPr>
        <w:suppressLineNumbers/>
      </w:pPr>
    </w:p>
    <w:p w14:paraId="4742AE19" w14:textId="3D59524D" w:rsidR="00551E87" w:rsidRDefault="00245C4A">
      <w:pPr>
        <w:pStyle w:val="Heading1"/>
        <w:suppressLineNumbers/>
        <w:rPr>
          <w:ins w:id="102" w:author="Stefanie Lane" w:date="2022-08-29T16:43:00Z"/>
        </w:rPr>
        <w:pPrChange w:id="103" w:author="Stefanie Lane" w:date="2022-08-29T16:53:00Z">
          <w:pPr>
            <w:pStyle w:val="Heading1"/>
          </w:pPr>
        </w:pPrChange>
      </w:pPr>
      <w:ins w:id="104" w:author="Stefanie Lane" w:date="2022-08-29T16:41:00Z">
        <w:r>
          <w:t>Keywords</w:t>
        </w:r>
      </w:ins>
      <w:ins w:id="105" w:author="Stefanie Lane" w:date="2022-08-29T16:43:00Z">
        <w:r w:rsidR="006A6D6A">
          <w:t xml:space="preserve"> </w:t>
        </w:r>
      </w:ins>
    </w:p>
    <w:p w14:paraId="26B72DAA" w14:textId="35B3E98A" w:rsidR="006A6D6A" w:rsidRPr="006A6D6A" w:rsidRDefault="006A6D6A">
      <w:pPr>
        <w:suppressLineNumbers/>
        <w:rPr>
          <w:ins w:id="106" w:author="Stefanie Lane" w:date="2022-08-29T16:41:00Z"/>
          <w:i/>
          <w:rPrChange w:id="107" w:author="Stefanie Lane" w:date="2022-08-29T16:43:00Z">
            <w:rPr>
              <w:ins w:id="108" w:author="Stefanie Lane" w:date="2022-08-29T16:41:00Z"/>
            </w:rPr>
          </w:rPrChange>
        </w:rPr>
        <w:pPrChange w:id="109" w:author="Stefanie Lane" w:date="2022-08-29T16:53:00Z">
          <w:pPr>
            <w:pStyle w:val="Heading1"/>
          </w:pPr>
        </w:pPrChange>
      </w:pPr>
      <w:ins w:id="110" w:author="Stefanie Lane" w:date="2022-08-29T16:43:00Z">
        <w:r>
          <w:rPr>
            <w:i/>
          </w:rPr>
          <w:t>W</w:t>
        </w:r>
      </w:ins>
      <w:ins w:id="111" w:author="Stefanie Lane" w:date="2022-08-29T16:44:00Z">
        <w:r>
          <w:rPr>
            <w:i/>
          </w:rPr>
          <w:t>etlands: f</w:t>
        </w:r>
      </w:ins>
      <w:ins w:id="112" w:author="Stefanie Lane" w:date="2022-08-29T16:43:00Z">
        <w:r w:rsidRPr="006A6D6A">
          <w:rPr>
            <w:i/>
            <w:rPrChange w:id="113" w:author="Stefanie Lane" w:date="2022-08-29T16:43:00Z">
              <w:rPr/>
            </w:rPrChange>
          </w:rPr>
          <w:t>our to six</w:t>
        </w:r>
      </w:ins>
    </w:p>
    <w:p w14:paraId="3109DA3A" w14:textId="17763E82" w:rsidR="00245C4A" w:rsidRPr="00245C4A" w:rsidRDefault="00D35466">
      <w:pPr>
        <w:suppressLineNumbers/>
      </w:pPr>
      <w:ins w:id="114" w:author="Stefanie Lane" w:date="2022-08-29T16:45:00Z">
        <w:r>
          <w:t xml:space="preserve">shifting baselines; reference conditions; </w:t>
        </w:r>
      </w:ins>
      <w:ins w:id="115" w:author="Stefanie Lane" w:date="2022-08-29T16:46:00Z">
        <w:r w:rsidR="003911FA">
          <w:t>dispersal network</w:t>
        </w:r>
      </w:ins>
      <w:ins w:id="116" w:author="Stefanie Lane" w:date="2022-08-29T16:53:00Z">
        <w:r w:rsidR="001C2E6E">
          <w:t>s</w:t>
        </w:r>
      </w:ins>
      <w:ins w:id="117" w:author="Stefanie Lane" w:date="2022-08-29T16:46:00Z">
        <w:r w:rsidR="003911FA">
          <w:t xml:space="preserve">; </w:t>
        </w:r>
      </w:ins>
      <w:ins w:id="118" w:author="Stefanie Lane" w:date="2022-08-29T16:47:00Z">
        <w:r w:rsidR="00437EB0">
          <w:t xml:space="preserve">species turnover; </w:t>
        </w:r>
      </w:ins>
      <w:ins w:id="119" w:author="Stefanie Lane" w:date="2022-08-29T16:53:00Z">
        <w:r w:rsidR="00606561">
          <w:t>conservation land</w:t>
        </w:r>
      </w:ins>
      <w:ins w:id="120" w:author="Stefanie Lane" w:date="2022-08-29T16:52:00Z">
        <w:r w:rsidR="00B32D23">
          <w:t xml:space="preserve"> management</w:t>
        </w:r>
      </w:ins>
    </w:p>
    <w:p w14:paraId="3AB3916E" w14:textId="3E0FBC11" w:rsidR="00551E87" w:rsidRDefault="00551E87" w:rsidP="007D52A9">
      <w:pPr>
        <w:suppressLineNumbers/>
      </w:pPr>
    </w:p>
    <w:p w14:paraId="7CAEB71B" w14:textId="7CE49F41" w:rsidR="00551E87" w:rsidRDefault="00551E87" w:rsidP="007D52A9">
      <w:pPr>
        <w:suppressLineNumbers/>
      </w:pPr>
    </w:p>
    <w:p w14:paraId="69BE6B9C" w14:textId="28A84427" w:rsidR="00551E87" w:rsidRDefault="00551E87" w:rsidP="007D52A9">
      <w:pPr>
        <w:suppressLineNumbers/>
      </w:pPr>
    </w:p>
    <w:p w14:paraId="5A4B664E" w14:textId="236E5BA5" w:rsidR="00551E87" w:rsidRDefault="00551E87" w:rsidP="007D52A9">
      <w:pPr>
        <w:suppressLineNumbers/>
      </w:pPr>
    </w:p>
    <w:p w14:paraId="5BBE84E2" w14:textId="78562DCF" w:rsidR="00551E87" w:rsidRDefault="00551E87" w:rsidP="007D52A9">
      <w:pPr>
        <w:suppressLineNumbers/>
      </w:pPr>
    </w:p>
    <w:p w14:paraId="1D285DA8" w14:textId="750ED120" w:rsidR="00551E87" w:rsidRDefault="00551E87" w:rsidP="007D52A9">
      <w:pPr>
        <w:suppressLineNumbers/>
      </w:pPr>
    </w:p>
    <w:p w14:paraId="3AC091C0" w14:textId="77777777" w:rsidR="00551E87" w:rsidRPr="00551E87" w:rsidRDefault="00551E87" w:rsidP="007D52A9">
      <w:pPr>
        <w:suppressLineNumbers/>
      </w:pPr>
    </w:p>
    <w:p w14:paraId="57F02055" w14:textId="77777777" w:rsidR="00551E87" w:rsidRDefault="00551E87" w:rsidP="007D52A9">
      <w:pPr>
        <w:suppressLineNumbers/>
        <w:rPr>
          <w:rFonts w:asciiTheme="majorHAnsi" w:eastAsiaTheme="majorEastAsia" w:hAnsiTheme="majorHAnsi" w:cstheme="majorBidi"/>
          <w:color w:val="2F5496" w:themeColor="accent1" w:themeShade="BF"/>
          <w:sz w:val="32"/>
          <w:szCs w:val="32"/>
        </w:rPr>
      </w:pPr>
      <w:r>
        <w:br w:type="page"/>
      </w:r>
    </w:p>
    <w:p w14:paraId="5415565D" w14:textId="7F987F74" w:rsidR="0022363E" w:rsidRDefault="0022363E" w:rsidP="0022363E">
      <w:pPr>
        <w:pStyle w:val="Heading1"/>
      </w:pPr>
      <w:r>
        <w:lastRenderedPageBreak/>
        <w:t>Intro</w:t>
      </w:r>
      <w:r w:rsidR="00F94015">
        <w:t>duction</w:t>
      </w:r>
    </w:p>
    <w:p w14:paraId="045CBEFE" w14:textId="20C9D322" w:rsidR="00A92F9A" w:rsidRDefault="001A62D5" w:rsidP="005F7C5D">
      <w:pPr>
        <w:ind w:firstLine="720"/>
      </w:pPr>
      <w:r>
        <w:t>In a time of rapid global change,</w:t>
      </w:r>
      <w:r w:rsidR="00B35CD6">
        <w:t xml:space="preserve"> </w:t>
      </w:r>
      <w:ins w:id="121" w:author="Stefanie Lane" w:date="2022-08-26T13:48:00Z">
        <w:r w:rsidR="002C2814">
          <w:t xml:space="preserve">temporal shifts in </w:t>
        </w:r>
      </w:ins>
      <w:r w:rsidR="00B225CB" w:rsidRPr="0007225D">
        <w:t>plant community</w:t>
      </w:r>
      <w:r w:rsidR="00C83A8E">
        <w:t xml:space="preserve"> </w:t>
      </w:r>
      <w:r w:rsidR="00ED752B" w:rsidRPr="0007225D">
        <w:t>composition</w:t>
      </w:r>
      <w:ins w:id="122" w:author="Stefanie Lane" w:date="2022-08-26T13:48:00Z">
        <w:r w:rsidR="002C2814">
          <w:t xml:space="preserve"> </w:t>
        </w:r>
      </w:ins>
      <w:del w:id="123" w:author="Stefanie Lane" w:date="2022-08-26T13:48:00Z">
        <w:r w:rsidR="00ED752B" w:rsidRPr="0007225D" w:rsidDel="002C2814">
          <w:delText>al</w:delText>
        </w:r>
        <w:r w:rsidR="00872EF0" w:rsidRPr="0007225D" w:rsidDel="002C2814">
          <w:delText xml:space="preserve"> </w:delText>
        </w:r>
        <w:r w:rsidR="00EF11F2" w:rsidDel="002C2814">
          <w:delText>shifts</w:delText>
        </w:r>
        <w:r w:rsidR="00F01631" w:rsidDel="002C2814">
          <w:delText xml:space="preserve"> over time </w:delText>
        </w:r>
      </w:del>
      <w:r w:rsidR="0096038A">
        <w:t xml:space="preserve">can indicate </w:t>
      </w:r>
      <w:r w:rsidR="00F01631">
        <w:t xml:space="preserve">ecosystem </w:t>
      </w:r>
      <w:r w:rsidR="0096038A">
        <w:t xml:space="preserve">stress </w:t>
      </w:r>
      <w:r w:rsidR="00F01631">
        <w:t>response</w:t>
      </w:r>
      <w:r w:rsidR="0096038A">
        <w:t xml:space="preserve"> and </w:t>
      </w:r>
      <w:r>
        <w:t>inform conservation management interventions</w:t>
      </w:r>
      <w:r w:rsidR="00A40812" w:rsidRPr="00A40812">
        <w:t>.</w:t>
      </w:r>
      <w:r w:rsidR="001F19B1">
        <w:t xml:space="preserve"> </w:t>
      </w:r>
      <w:del w:id="124" w:author="Stefanie Lane" w:date="2022-08-26T13:49:00Z">
        <w:r w:rsidR="004C0674" w:rsidDel="00A1647F">
          <w:delText>C</w:delText>
        </w:r>
        <w:r w:rsidR="0003545C" w:rsidDel="00A1647F">
          <w:delText>ommunity stability</w:delText>
        </w:r>
        <w:r w:rsidR="00682FC6" w:rsidDel="00A1647F">
          <w:delText xml:space="preserve"> </w:delText>
        </w:r>
        <w:r w:rsidR="00A970BB" w:rsidDel="00A1647F">
          <w:delText>may</w:delText>
        </w:r>
        <w:r w:rsidR="002355AC" w:rsidDel="00A1647F">
          <w:delText xml:space="preserve"> be characterized </w:delText>
        </w:r>
        <w:r w:rsidR="008A2825" w:rsidDel="00A1647F">
          <w:delText>as consistency</w:delText>
        </w:r>
        <w:r w:rsidR="007C5111" w:rsidDel="00A1647F">
          <w:delText xml:space="preserve"> in species or functional diversity </w:delText>
        </w:r>
        <w:r w:rsidR="003D7780" w:rsidDel="00A1647F">
          <w:delText>through time and space</w:delText>
        </w:r>
        <w:r w:rsidR="00E871F6" w:rsidDel="00A1647F">
          <w:delText xml:space="preserve"> </w:delText>
        </w:r>
        <w:r w:rsidR="00E871F6" w:rsidDel="00A1647F">
          <w:fldChar w:fldCharType="begin"/>
        </w:r>
        <w:r w:rsidR="00A970BB" w:rsidDel="00A1647F">
          <w:delInstrText xml:space="preserve"> ADDIN ZOTERO_ITEM CSL_CITATION {"citationID":"W0rKqigd","properties":{"formattedCitation":"(Donohue et al., 2016; Holling, 1973)","plainCitation":"(Donohue et al., 2016; Holling, 1973)","noteIndex":0},"citationItems":[{"id":2407,"uris":["http://zotero.org/users/6092945/items/S7CCJK46"],"itemData":{"id":2407,"type":"article-journal","abstract":"Human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actions.","container-title":"Ecology Letters","DOI":"10.1111/ele.12648","ISSN":"1461-0248","issue":"9","language":"en","note":"_eprint: https://onlinelibrary.wiley.com/doi/pdf/10.1111/ele.12648","page":"1172-1185","source":"Wiley Online Library","title":"Navigating the complexity of ecological stability","volume":"19","author":[{"family":"Donohue","given":"Ian"},{"family":"Hillebrand","given":"Helmut"},{"family":"Montoya","given":"José M."},{"family":"Petchey","given":"Owen L."},{"family":"Pimm","given":"Stuart L."},{"family":"Fowler","given":"Mike S."},{"family":"Healy","given":"Kevin"},{"family":"Jackson","given":"Andrew L."},{"family":"Lurgi","given":"Miguel"},{"family":"McClean","given":"Deirdre"},{"family":"O'Connor","given":"Nessa E."},{"family":"O'Gorman","given":"Eoin J."},{"family":"Yang","given":"Qiang"}],"issued":{"date-parts":[["2016"]]}}},{"id":1362,"uris":["http://zotero.org/users/6092945/items/J7SV7HT5"],"itemData":{"id":1362,"type":"article-journal","container-title":"Annual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delInstrText>
        </w:r>
        <w:r w:rsidR="00E871F6" w:rsidDel="00A1647F">
          <w:fldChar w:fldCharType="separate"/>
        </w:r>
        <w:r w:rsidR="00057AEE" w:rsidRPr="00057AEE" w:rsidDel="00A1647F">
          <w:rPr>
            <w:rFonts w:ascii="Calibri" w:hAnsi="Calibri" w:cs="Calibri"/>
          </w:rPr>
          <w:delText>(Donohue et al., 2016; Holling, 1973)</w:delText>
        </w:r>
        <w:r w:rsidR="00E871F6" w:rsidDel="00A1647F">
          <w:fldChar w:fldCharType="end"/>
        </w:r>
        <w:r w:rsidR="00CA1C8A" w:rsidDel="00A1647F">
          <w:delText>.</w:delText>
        </w:r>
        <w:r w:rsidR="00666F91" w:rsidDel="00A1647F">
          <w:delText xml:space="preserve"> </w:delText>
        </w:r>
      </w:del>
      <w:r w:rsidR="004C6C15">
        <w:t>Shifts in community-dominant species, loss</w:t>
      </w:r>
      <w:r w:rsidR="002A5853">
        <w:t xml:space="preserve"> of native species diversity,</w:t>
      </w:r>
      <w:r w:rsidR="00B82229">
        <w:t xml:space="preserve"> and</w:t>
      </w:r>
      <w:r w:rsidR="002A5853">
        <w:t xml:space="preserve"> </w:t>
      </w:r>
      <w:del w:id="125" w:author="Stefanie Lane" w:date="2022-08-26T13:49:00Z">
        <w:r w:rsidR="004C6C15" w:rsidDel="002C2814">
          <w:delText>species turnover (</w:delText>
        </w:r>
        <w:r w:rsidR="00EF4732" w:rsidDel="002C2814">
          <w:delText>such as greater</w:delText>
        </w:r>
        <w:r w:rsidR="004C6C15" w:rsidDel="002C2814">
          <w:delText xml:space="preserve"> </w:delText>
        </w:r>
      </w:del>
      <w:r w:rsidR="004C6C15">
        <w:t xml:space="preserve">abundance of </w:t>
      </w:r>
      <w:del w:id="126" w:author="Stefanie Lane" w:date="2022-08-26T13:48:00Z">
        <w:r w:rsidR="004C6C15" w:rsidDel="002C2814">
          <w:delText xml:space="preserve">invasive </w:delText>
        </w:r>
      </w:del>
      <w:ins w:id="127" w:author="Stefanie Lane" w:date="2022-08-26T13:48:00Z">
        <w:r w:rsidR="002C2814">
          <w:t xml:space="preserve">exotic </w:t>
        </w:r>
      </w:ins>
      <w:r w:rsidR="004C6C15">
        <w:t>species</w:t>
      </w:r>
      <w:del w:id="128" w:author="Stefanie Lane" w:date="2022-08-26T13:49:00Z">
        <w:r w:rsidR="004C6C15" w:rsidDel="002C2814">
          <w:delText>)</w:delText>
        </w:r>
      </w:del>
      <w:r w:rsidR="002A5853">
        <w:t xml:space="preserve"> </w:t>
      </w:r>
      <w:r w:rsidR="00B82229">
        <w:t xml:space="preserve">may </w:t>
      </w:r>
      <w:r w:rsidR="00EF4732">
        <w:t xml:space="preserve">indicate </w:t>
      </w:r>
      <w:r w:rsidR="002A5853">
        <w:t>loss of</w:t>
      </w:r>
      <w:ins w:id="129" w:author="Stefanie Lane" w:date="2022-08-26T13:49:00Z">
        <w:r w:rsidR="00A1647F">
          <w:t xml:space="preserve"> stability through loss of species or</w:t>
        </w:r>
      </w:ins>
      <w:r w:rsidR="002A5853">
        <w:t xml:space="preserve"> functional redundancy</w:t>
      </w:r>
      <w:ins w:id="130" w:author="Stefanie Lane" w:date="2022-08-26T13:49:00Z">
        <w:r w:rsidR="00A1647F">
          <w:t xml:space="preserve"> </w:t>
        </w:r>
        <w:r w:rsidR="00A1647F">
          <w:fldChar w:fldCharType="begin"/>
        </w:r>
        <w:r w:rsidR="00A1647F">
          <w:instrText xml:space="preserve"> ADDIN ZOTERO_ITEM CSL_CITATION {"citationID":"W0rKqigd","properties":{"formattedCitation":"(Donohue et al., 2016; Holling, 1973)","plainCitation":"(Donohue et al., 2016; Holling, 1973)","noteIndex":0},"citationItems":[{"id":2407,"uris":["http://zotero.org/users/6092945/items/S7CCJK46"],"itemData":{"id":2407,"type":"article-journal","abstract":"Human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actions.","container-title":"Ecology Letters","DOI":"10.1111/ele.12648","ISSN":"1461-0248","issue":"9","language":"en","note":"_eprint: https://onlinelibrary.wiley.com/doi/pdf/10.1111/ele.12648","page":"1172-1185","source":"Wiley Online Library","title":"Navigating the complexity of ecological stability","volume":"19","author":[{"family":"Donohue","given":"Ian"},{"family":"Hillebrand","given":"Helmut"},{"family":"Montoya","given":"José M."},{"family":"Petchey","given":"Owen L."},{"family":"Pimm","given":"Stuart L."},{"family":"Fowler","given":"Mike S."},{"family":"Healy","given":"Kevin"},{"family":"Jackson","given":"Andrew L."},{"family":"Lurgi","given":"Miguel"},{"family":"McClean","given":"Deirdre"},{"family":"O'Connor","given":"Nessa E."},{"family":"O'Gorman","given":"Eoin J."},{"family":"Yang","given":"Qiang"}],"issued":{"date-parts":[["2016"]]}}},{"id":1362,"uris":["http://zotero.org/users/6092945/items/J7SV7HT5"],"itemData":{"id":1362,"type":"article-journal","container-title":"Annual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1647F">
          <w:fldChar w:fldCharType="separate"/>
        </w:r>
      </w:ins>
      <w:r w:rsidR="000335B7" w:rsidRPr="000335B7">
        <w:rPr>
          <w:rFonts w:ascii="Calibri" w:hAnsi="Calibri" w:cs="Calibri"/>
        </w:rPr>
        <w:t>(Donohue et al., 2016; Holling, 1973)</w:t>
      </w:r>
      <w:ins w:id="131" w:author="Stefanie Lane" w:date="2022-08-26T13:49:00Z">
        <w:r w:rsidR="00A1647F">
          <w:fldChar w:fldCharType="end"/>
        </w:r>
      </w:ins>
      <w:r w:rsidR="00EF4732">
        <w:t>. In turn, this may indicate</w:t>
      </w:r>
      <w:r w:rsidR="002A5853" w:rsidRPr="002D7F1C">
        <w:t xml:space="preserve"> reduced </w:t>
      </w:r>
      <w:r w:rsidR="002A5853">
        <w:t xml:space="preserve">resistance to change or resilient capacity to recover from disturbance </w:t>
      </w:r>
      <w:r w:rsidR="002A5853" w:rsidRPr="00CB298C">
        <w:rPr>
          <w:rFonts w:ascii="Calibri" w:hAnsi="Calibri" w:cs="Calibri"/>
        </w:rPr>
        <w:t xml:space="preserve">(Bai, </w:t>
      </w:r>
      <w:r w:rsidR="00176325">
        <w:rPr>
          <w:rFonts w:ascii="Calibri" w:hAnsi="Calibri" w:cs="Calibri"/>
        </w:rPr>
        <w:t>et al.</w:t>
      </w:r>
      <w:r w:rsidR="002A5853" w:rsidRPr="00CB298C">
        <w:rPr>
          <w:rFonts w:ascii="Calibri" w:hAnsi="Calibri" w:cs="Calibri"/>
        </w:rPr>
        <w:t>, 2004; Tilman, Reich, &amp; Knops, 2006)</w:t>
      </w:r>
      <w:r w:rsidR="00B82229">
        <w:t>.</w:t>
      </w:r>
      <w:r w:rsidR="00322751">
        <w:t xml:space="preserve"> Furthermore, the loss of native species </w:t>
      </w:r>
      <w:r w:rsidR="004C0674">
        <w:t xml:space="preserve">may have stronger negative </w:t>
      </w:r>
      <w:r w:rsidR="00A067F6">
        <w:t>impacts</w:t>
      </w:r>
      <w:r w:rsidR="00BA77BB">
        <w:t xml:space="preserve"> on biodiversity</w:t>
      </w:r>
      <w:r w:rsidR="00A66519">
        <w:t xml:space="preserve"> persistence</w:t>
      </w:r>
      <w:r w:rsidR="004C0674">
        <w:t xml:space="preserve"> </w:t>
      </w:r>
      <w:r w:rsidR="00322751">
        <w:t>when the regional pool of potential species is reduced or environmentally constraine</w:t>
      </w:r>
      <w:r w:rsidR="00A85FBC">
        <w:t xml:space="preserve">d </w:t>
      </w:r>
      <w:r w:rsidR="00A85FBC">
        <w:fldChar w:fldCharType="begin"/>
      </w:r>
      <w:r w:rsidR="007E551D">
        <w:instrText xml:space="preserve"> ADDIN ZOTERO_ITEM CSL_CITATION {"citationID":"5Wty0zGW","properties":{"formattedCitation":"(Hanski, 1982; Lep\\uc0\\u353{}, 2004)","plainCitation":"(Hanski, 1982; Lepš, 2004)","noteIndex":0},"citationItems":[{"id":72,"uris":["http://zotero.org/users/6092945/items/DJWQGTT7"],"itemData":{"id":72,"type":"article-journal","abstract":"[A new concept is introduced to analyse species' regional distributions and to relate the pattern of distributions to niche relations. Several sets of data indicate that average local abundance is positively correlated with regional distribution, i.e. the fraction of patchily distributed population sites occupied by the species. This observation is not consistent with the assumptions of a model of regional distribution introduced by Levins. A corrected model is now presented, in which the probability of local extinction is a decreasing function of distribution, and a stochastic version of the new model is analysed. If stochastic variation in the rates of local extinction and/or colonization is sufficiently large, species tend to fall into two distinct types, termed the \"core\" and the \"satellite\" species. The former are regionally common and locally abundant, and relatively well spaced-out in niche space, while opposite attributes characterize satellite species. This dichotomy, if it exists, provides null hypotheses to test theories about community structure, and it may help to construct better structured theories. Testing the core-satellite hypothesis and its connection to the r-K theory and to Raunkiaer's \"law of frequency\" are discussed. /// Предлагается новая концепция дпя анализа регионального распределения видов и дпя сравнения характера распределения с соотношением ниш. Несколько серий данных показали, что величина средией локальной численности положительно коррелирует с региональньм распроистранением, то есть с относительньм количеством мозаисно расположенных видовых стаций, занятых данньм видом. Это наблюдение не соотвествует модели регионального распределения, предложенной Левинсом. Здесь предлагается исправленная модель, в которой обсуждается вероятность локального исчезновения вида, как уменьшающаяся функция распространения и стохастическая версия новой модели. Если стохастические колебания скоростей локального исчезновения и/или колонизации достаточного велики, проявляется тенденция разделения видов на два четких типа, называемых \"основньм\" и \"сателлитньм\". Первые обьины в своем регионе, локально многочисленны, а сателлитные виды характеризуются противоположньми признаками. Эта дихотомия если она существует, позволяет использвать нуль-гипотезу для проверки теории структупы сообщества и она может помочь в создании более совершенной теории. Обсуждаются результаты проверки гипотезы \"основных-сателлитных\" видов и ее связи с г-К теорией и биологическими спектрами Раункиера.]","archive":"JSTOR","container-title":"Oikos","DOI":"10.2307/3544021","ISSN":"0030-1299","issue":"2","page":"210-221","source":"JSTOR","title":"Dynamics of Regional Distribution: The Core and Satellite Species Hypothesis","title-short":"Dynamics of Regional Distribution","volume":"38","author":[{"family":"Hanski","given":"Ilkka"}],"issued":{"date-parts":[["1982"]]}}},{"id":2509,"uris":["http://zotero.org/users/6092945/items/6AEQG2BP"],"itemData":{"id":2509,"type":"article-journal","abstract":"Experiments where the diversity of species assemblage is manipulated are sometimes used to predict the consequences of species loss from real communities. However, their design corresponds to a random selection of the lost species. There are three main factors that limit species richness: harshness of the environment, competitive exclusion, and species pool limitation. Species loss is usually caused by increasing effects of these factors. In the first two cases, the species that are excluded are highly non-random subsets of the potential species set, and consequently, the predictions based on random selection of the lost species might be misleading. The data show that the least productive species are those being recently excluded from temperate grasslands and consequently, species loss is not connected with decline of productivity. The concurrent species loss in many communities, however, means also a reduction of the available diaspore pool on a landscape scale, and could result in increased species pool limitation in other communities.","container-title":"Basic and Applied Ecology","DOI":"10.1016/j.baae.2004.06.003","ISSN":"1439-1791","issue":"6","journalAbbreviation":"Basic and Applied Ecology","language":"en","page":"529-534","source":"ScienceDirect","title":"What do the biodiversity experiments tell us about consequences of plant species loss in the real world?","volume":"5","author":[{"family":"Lepš","given":"Jan"}],"issued":{"date-parts":[["2004",12,13]]}}}],"schema":"https://github.com/citation-style-language/schema/raw/master/csl-citation.json"} </w:instrText>
      </w:r>
      <w:r w:rsidR="00A85FBC">
        <w:fldChar w:fldCharType="separate"/>
      </w:r>
      <w:r w:rsidR="000335B7" w:rsidRPr="000335B7">
        <w:rPr>
          <w:rFonts w:ascii="Calibri" w:hAnsi="Calibri" w:cs="Calibri"/>
          <w:szCs w:val="24"/>
        </w:rPr>
        <w:t>(Hanski, 1982; Lepš, 2004)</w:t>
      </w:r>
      <w:r w:rsidR="00A85FBC">
        <w:fldChar w:fldCharType="end"/>
      </w:r>
      <w:r w:rsidR="00A85FBC">
        <w:t xml:space="preserve">. </w:t>
      </w:r>
      <w:r w:rsidR="00245C13">
        <w:t>Characterization of</w:t>
      </w:r>
      <w:r w:rsidR="00245C13" w:rsidRPr="006E5648">
        <w:t xml:space="preserve"> plant community changes on decadal timescales contributes to observation of meaningful long-term patterns of </w:t>
      </w:r>
      <w:r w:rsidR="00245C13">
        <w:t xml:space="preserve">compositional </w:t>
      </w:r>
      <w:r w:rsidR="00245C13" w:rsidRPr="006E5648">
        <w:t>stability</w:t>
      </w:r>
      <w:r w:rsidR="00245C13" w:rsidRPr="00A40812">
        <w:t>, a</w:t>
      </w:r>
      <w:r w:rsidR="00245C13">
        <w:t xml:space="preserve">nd is instructive </w:t>
      </w:r>
      <w:r w:rsidR="00504CB3">
        <w:t>for</w:t>
      </w:r>
      <w:r w:rsidR="00245C13">
        <w:t xml:space="preserve"> develop</w:t>
      </w:r>
      <w:r w:rsidR="00504CB3">
        <w:t>ing</w:t>
      </w:r>
      <w:r w:rsidR="00245C13">
        <w:t xml:space="preserve"> hypotheses to test drivers of disturbance, especially in dynamic landscapes</w:t>
      </w:r>
      <w:r w:rsidR="00504CB3">
        <w:t xml:space="preserve"> heavily impacted by anthropogenic activities</w:t>
      </w:r>
      <w:r w:rsidR="00245C13">
        <w:t xml:space="preserve">, such as estuaries </w:t>
      </w:r>
      <w:r w:rsidR="00245C13">
        <w:fldChar w:fldCharType="begin"/>
      </w:r>
      <w:r w:rsidR="000335B7">
        <w:instrText xml:space="preserve"> ADDIN ZOTERO_ITEM CSL_CITATION {"citationID":"wcUImAyp","properties":{"formattedCitation":"(Ovaskainen et al., 2019; Underwood et al., 2000)","plainCitation":"(Ovaskainen et al., 2019; Underwood et al., 2000)","noteIndex":0},"citationItems":[{"id":2398,"uris":["http://zotero.org/users/6092945/items/DNQEVKEQ"],"itemData":{"id":2398,"type":"article-journal","abstract":"A key challenge for community ecology is to understand to what extent observational data can be used to infer the underlying community assembly processes. As different processes can lead to similar or even identical patterns, statistical analyses of non-manipulative observational data never yield undisputable causal inference on the underlying processes. Still, most empirical studies in community ecology are based on observational data, and hence understanding under which circumstances such data can shed light on assembly processes is a central concern for community ecologists. We simulated a spatial agent-based model that generates variation in metacommunity dynamics across multiple axes, including the four classic metacommunity paradigms as special cases. We further simulated a virtual ecologist who analysed snapshot data sampled from the simulations using eighteen output metrics derived from beta-diversity and habitat variation indices, variation partitioning and joint species distribution modelling. Our results indicated two main axes of variation in the output metrics. The first axis of variation described whether the landscape has patchy or continuous variation, and thus was essentially independent of the properties of the species community. The second axis of variation related to the level of predictability of the metacommunity. The most predictable communities were niche-based metacommunities inhabiting static landscapes with marked environmental heterogeneity, such as metacommunities following the species sorting paradigm or the mass effects paradigm. The most unpredictable communities were neutral-based metacommunities inhabiting dynamics landscapes with little spatial heterogeneity, such as metacommunities following the neutral or patch sorting paradigms. The output metrics from joint species distribution modelling yielded generally the highest resolution to disentangle among the simulated scenarios. Yet, the different types of statistical approaches utilized in this study carried complementary information, and thus our results suggest that the most comprehensive evaluation of metacommunity structure can be obtained by combining them.","container-title":"Ecography","DOI":"10.1111/ecog.04444","ISSN":"1600-0587","issue":"11","language":"en","note":"_eprint: https://onlinelibrary.wiley.com/doi/pdf/10.1111/ecog.04444","page":"1877-1886","source":"Wiley Online Library","title":"What can observational data reveal about metacommunity processes?","volume":"42","author":[{"family":"Ovaskainen","given":"Otso"},{"family":"Rybicki","given":"Joel"},{"family":"Abrego","given":"Nerea"}],"issued":{"date-parts":[["2019"]]}}},{"id":2396,"uris":["http://zotero.org/users/6092945/items/ZFCPFI46"],"itemData":{"id":2396,"type":"article-journal","abstract":"Coastal marine ecology is, quite properly, increasingly focussed on experimental tests of hypotheses about processes. These are, however, done to explain observations and patterns. It is therefore appropriate to be able to publish quantitative observations to provide the context and basis for studying mechanisms and processes. Ecologists are concerned about very different types of observations. Some areas of study are still totally dependent on observational, descriptive evidence; some depend on mensurative tests of hypotheses about patterns. Tests of hypotheses about patterns are also needed to validate casual or qualitative observations. Guide-lines for what constitutes appropriate or publishable ecological descriptions are discussed here. These recognize the experimental, hypothesis-testing nature of many descriptive studies and consider the relevance of sound logic and experimental design in the planning, collection and interpretation of observations.","container-title":"Journal of Experimental Marine Biology and Ecology","DOI":"10.1016/S0022-0981(00)00181-7","ISSN":"0022-0981","issue":"1","journalAbbreviation":"Journal of Experimental Marine Biology and Ecology","language":"en","page":"97-115","source":"ScienceDirect","title":"Observations in ecology: you can’t make progress on processes without understanding the patterns","title-short":"Observations in ecology","volume":"250","author":[{"family":"Underwood","given":"A. J"},{"family":"Chapman","given":"M. G"},{"family":"Connell","given":"S. D"}],"issued":{"date-parts":[["2000",7,30]]}}}],"schema":"https://github.com/citation-style-language/schema/raw/master/csl-citation.json"} </w:instrText>
      </w:r>
      <w:r w:rsidR="00245C13">
        <w:fldChar w:fldCharType="separate"/>
      </w:r>
      <w:r w:rsidR="000335B7" w:rsidRPr="000335B7">
        <w:rPr>
          <w:rFonts w:ascii="Calibri" w:hAnsi="Calibri" w:cs="Calibri"/>
        </w:rPr>
        <w:t>(Ovaskainen et al., 2019; Underwood et al., 2000)</w:t>
      </w:r>
      <w:r w:rsidR="00245C13">
        <w:fldChar w:fldCharType="end"/>
      </w:r>
      <w:r w:rsidR="00245C13">
        <w:t>.</w:t>
      </w:r>
    </w:p>
    <w:p w14:paraId="4F7BFC02" w14:textId="614E47B2" w:rsidR="00AA2F11" w:rsidRDefault="009113BE">
      <w:pPr>
        <w:ind w:firstLine="720"/>
      </w:pPr>
      <w:r>
        <w:t>Estuaries</w:t>
      </w:r>
      <w:r w:rsidR="00566C69">
        <w:t xml:space="preserve"> </w:t>
      </w:r>
      <w:r w:rsidR="005F3F8D">
        <w:t xml:space="preserve">are </w:t>
      </w:r>
      <w:r w:rsidR="00182C65">
        <w:t xml:space="preserve">at the terrestrial-marine interface where </w:t>
      </w:r>
      <w:r w:rsidR="003B2DDD">
        <w:t xml:space="preserve">hydrogeomorphic and </w:t>
      </w:r>
      <w:r w:rsidR="00011E3D">
        <w:t>ecological</w:t>
      </w:r>
      <w:r w:rsidR="003B2DDD">
        <w:t xml:space="preserve"> changes</w:t>
      </w:r>
      <w:r w:rsidR="00D00AEA">
        <w:t xml:space="preserve"> occur</w:t>
      </w:r>
      <w:r w:rsidR="003B2DDD">
        <w:t xml:space="preserve"> on annual, decadal, and millennial timescales </w:t>
      </w:r>
      <w:r w:rsidR="003B2DDD">
        <w:fldChar w:fldCharType="begin"/>
      </w:r>
      <w:r w:rsidR="00BD2EEF">
        <w:instrText xml:space="preserve"> ADDIN ZOTERO_ITEM CSL_CITATION {"citationID":"OC0b1W0t","properties":{"formattedCitation":"(Pasternack,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3B2DDD">
        <w:fldChar w:fldCharType="separate"/>
      </w:r>
      <w:r w:rsidR="000335B7" w:rsidRPr="000335B7">
        <w:rPr>
          <w:rFonts w:ascii="Calibri" w:hAnsi="Calibri" w:cs="Calibri"/>
        </w:rPr>
        <w:t>(Pasternack, 2009)</w:t>
      </w:r>
      <w:r w:rsidR="003B2DDD">
        <w:fldChar w:fldCharType="end"/>
      </w:r>
      <w:r w:rsidR="003B2DDD">
        <w:t>.</w:t>
      </w:r>
      <w:r w:rsidR="00D00AEA">
        <w:t xml:space="preserve"> </w:t>
      </w:r>
      <w:r w:rsidR="0091685C">
        <w:t xml:space="preserve">Estuarine habitats support </w:t>
      </w:r>
      <w:r w:rsidR="00FC6416">
        <w:t xml:space="preserve">high species richness, including </w:t>
      </w:r>
      <w:r w:rsidR="0091685C">
        <w:t>species at risk</w:t>
      </w:r>
      <w:r w:rsidR="00FC6416">
        <w:t xml:space="preserve"> (Kehoe et al 2020)</w:t>
      </w:r>
      <w:r w:rsidR="0091685C">
        <w:t xml:space="preserve"> </w:t>
      </w:r>
      <w:r w:rsidR="00FC6416">
        <w:t>and are important carbon reservoirs</w:t>
      </w:r>
      <w:r w:rsidR="00E270CF">
        <w:t xml:space="preserve"> </w:t>
      </w:r>
      <w:r w:rsidR="00E270CF">
        <w:fldChar w:fldCharType="begin"/>
      </w:r>
      <w:r w:rsidR="009F4F68">
        <w:instrText xml:space="preserve"> ADDIN ZOTERO_ITEM CSL_CITATION {"citationID":"n2MaV22w","properties":{"formattedCitation":"(Douglas, Schuerholz, &amp; Juniper, 2022)","plainCitation":"(Douglas, Schuerholz, &amp; Juniper, 2022)","dontUpdate":true,"noteIndex":0},"citationItems":[{"id":2500,"uris":["http://zotero.org/users/6092945/items/TLW3RYTA"],"itemData":{"id":2500,"type":"article-journal","abstract":"Vegetated coastal ecosystems can contribute greatly to long-term carbon sequestration and greenhouse gas emission mitigation, providing a strong argument for their protection and restoration. We investigated carbon sequestration in the Cowichan Estuary, a temperate estuary on Vancouver Island, Canada, in relation to habitat type (salt marsh, eelgrass, mudflats, and oyster shell beds) and habitat degradation. Stored organic carbon and inorganic carbon were quantified in the top 20 cm of sediment as well as in eelgrass and salt marsh vegetation. Sedimentation and carbon sequestration rates were quantified by 210Pb radiometric dating, and organic matter sources and quality were assessed by δ13C, C:N ratios and photopigment content. We also examined the potential impact of habitat disturbance by industrial activity (log booms) on the estuary’s carbon storage capacity. The salt marsh was the most important carbon reservoir, with a mean sediment organic carbon stock of 58.78 ± 19.30 Mg C ha-1. Sediment organic carbon stocks in the upper mudflats, lower mudflats, eelgrass meadow, and oyster shell beds were 19.30 ± 3.58, 17.33 ± 3.17, 18.26 ± 0.86 and 9.43 ± 1.50 Mg C ha-1, respectively. Carbon accumulation rates in the salt marsh and eelgrass meadows were 68.21 ± 21 and 38 ± 26 g C m-2 yr-1, whereas 210Pb profiles indicated that mudflat sediments were subject to erosion and/or mixing. While eelgrass was absent from the log boom area, likely due to disturbance, sediments there had similar carbon sequestration and bulk properties to adjacent mudflats. Carbon stocks in the eelgrass meadow were similar to those of the mudflats and consistent with the relatively low values reported for other temperate Zostera marina meadows, compared with tropical eelgrass meadows. Stable isotope evidence was suggestive of substantial outwelling and/or decomposition of eelgrass vegetation. Finally, we compared the carbon sequestration potential of the estuary to selected sources and sinks of CO2 in the surrounding region. We estimated that annual carbon sequestration in the estuary offsets approximately twice the greenhouse gas emission increases attributable to local population growth, and is equivalent to approximately twice that of a 20-year-old stand forest.","container-title":"Frontiers in Marine Science","ISSN":"2296-7745","source":"Frontiers","title":"Blue Carbon Storage in a Northern Temperate Estuary Subject to Habitat Loss and Chronic Habitat Disturbance: Cowichan Estuary, British Columbia, Canada","title-short":"Blue Carbon Storage in a Northern Temperate Estuary Subject to Habitat Loss and Chronic Habitat Disturbance","URL":"https://www.frontiersin.org/article/10.3389/fmars.2022.857586","volume":"9","author":[{"family":"Douglas","given":"Tristan J."},{"family":"Schuerholz","given":"Goetz"},{"family":"Juniper","given":"S. Kim"}],"accessed":{"date-parts":[["2022",5,13]]},"issued":{"date-parts":[["2022"]]}}}],"schema":"https://github.com/citation-style-language/schema/raw/master/csl-citation.json"} </w:instrText>
      </w:r>
      <w:r w:rsidR="00E270CF">
        <w:fldChar w:fldCharType="separate"/>
      </w:r>
      <w:r w:rsidR="00AB0A5A" w:rsidRPr="00AB0A5A">
        <w:rPr>
          <w:rFonts w:ascii="Calibri" w:hAnsi="Calibri" w:cs="Calibri"/>
        </w:rPr>
        <w:t xml:space="preserve">(Douglas, </w:t>
      </w:r>
      <w:r w:rsidR="00AB0A5A">
        <w:rPr>
          <w:rFonts w:ascii="Calibri" w:hAnsi="Calibri" w:cs="Calibri"/>
        </w:rPr>
        <w:t>et al.</w:t>
      </w:r>
      <w:r w:rsidR="00AB0A5A" w:rsidRPr="00AB0A5A">
        <w:rPr>
          <w:rFonts w:ascii="Calibri" w:hAnsi="Calibri" w:cs="Calibri"/>
        </w:rPr>
        <w:t>, 2022)</w:t>
      </w:r>
      <w:r w:rsidR="00E270CF">
        <w:fldChar w:fldCharType="end"/>
      </w:r>
      <w:r w:rsidR="00FC6416">
        <w:t xml:space="preserve">. </w:t>
      </w:r>
      <w:r w:rsidR="00D00AEA">
        <w:t xml:space="preserve">Because these ecosystems </w:t>
      </w:r>
      <w:r w:rsidR="00C86781">
        <w:t>will experience accelerated change under sea level rise</w:t>
      </w:r>
      <w:r w:rsidR="00D00AEA">
        <w:t>, t</w:t>
      </w:r>
      <w:r w:rsidR="007F224A">
        <w:t>hese habitats are of increasing</w:t>
      </w:r>
      <w:r w:rsidR="00D00AEA">
        <w:t xml:space="preserve"> conservation</w:t>
      </w:r>
      <w:r w:rsidR="007F224A">
        <w:t xml:space="preserve"> </w:t>
      </w:r>
      <w:r w:rsidR="001369F0">
        <w:t>concern</w:t>
      </w:r>
      <w:r w:rsidR="003069B8">
        <w:t xml:space="preserve"> </w:t>
      </w:r>
      <w:r w:rsidR="003069B8">
        <w:fldChar w:fldCharType="begin"/>
      </w:r>
      <w:r w:rsidR="00BD2EEF">
        <w:instrText xml:space="preserve"> ADDIN ZOTERO_ITEM CSL_CITATION {"citationID":"6ucwNDlj","properties":{"formattedCitation":"(Brophy et al., 2019)","plainCitation":"(Brophy et al., 2019)","noteIndex":0},"citationItems":[{"id":1683,"uris":["http://zotero.org/users/6092945/items/25EXMDUE"],"itemData":{"id":1683,"type":"article-journal","abstract":"Effective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ONE","language":"en","note":"publisher: Public Library of Science","page":"e0218558","source":"PLoS Journals","title":"Insights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issued":{"date-parts":[["2019",8,14]]}}}],"schema":"https://github.com/citation-style-language/schema/raw/master/csl-citation.json"} </w:instrText>
      </w:r>
      <w:r w:rsidR="003069B8">
        <w:fldChar w:fldCharType="separate"/>
      </w:r>
      <w:r w:rsidR="000335B7" w:rsidRPr="000335B7">
        <w:rPr>
          <w:rFonts w:ascii="Calibri" w:hAnsi="Calibri" w:cs="Calibri"/>
        </w:rPr>
        <w:t>(Brophy et al., 2019)</w:t>
      </w:r>
      <w:r w:rsidR="003069B8">
        <w:fldChar w:fldCharType="end"/>
      </w:r>
      <w:r w:rsidR="00391339">
        <w:t>; u</w:t>
      </w:r>
      <w:r w:rsidR="001369F0">
        <w:t xml:space="preserve">nderstanding estuarine habitat </w:t>
      </w:r>
      <w:r w:rsidR="00EC79B9">
        <w:t xml:space="preserve">stability can inform </w:t>
      </w:r>
      <w:r w:rsidR="009565D0">
        <w:t xml:space="preserve">climate change resilience strategies. </w:t>
      </w:r>
      <w:r w:rsidR="00C8195F">
        <w:t>I</w:t>
      </w:r>
      <w:r w:rsidR="00E77D51">
        <w:t xml:space="preserve">n North America, estuaries are of </w:t>
      </w:r>
      <w:r w:rsidR="00C8195F">
        <w:t xml:space="preserve">particular </w:t>
      </w:r>
      <w:r w:rsidR="00E77D51">
        <w:t xml:space="preserve">conservation importance in the </w:t>
      </w:r>
      <w:r w:rsidR="00C8195F">
        <w:t xml:space="preserve">Pacific Northwest (PNW) </w:t>
      </w:r>
      <w:r w:rsidR="00EC79B9">
        <w:t>because</w:t>
      </w:r>
      <w:r w:rsidR="00C8195F">
        <w:t xml:space="preserve"> their </w:t>
      </w:r>
      <w:r w:rsidR="00EA78C7">
        <w:t xml:space="preserve">pathways </w:t>
      </w:r>
      <w:r w:rsidR="00563294">
        <w:t xml:space="preserve">of retreat or expansion are </w:t>
      </w:r>
      <w:r w:rsidR="0035373D">
        <w:t xml:space="preserve">often </w:t>
      </w:r>
      <w:r w:rsidR="00563294">
        <w:t>spatially restricted by</w:t>
      </w:r>
      <w:r w:rsidR="00C8195F">
        <w:t xml:space="preserve"> fjord</w:t>
      </w:r>
      <w:r w:rsidR="00FA12BF">
        <w:t xml:space="preserve"> </w:t>
      </w:r>
      <w:r w:rsidR="00E77D51">
        <w:t>geography</w:t>
      </w:r>
      <w:r w:rsidR="00391339">
        <w:t xml:space="preserve"> </w:t>
      </w:r>
      <w:r w:rsidR="00391339">
        <w:fldChar w:fldCharType="begin"/>
      </w:r>
      <w:r w:rsidR="00D41379">
        <w:instrText xml:space="preserve"> ADDIN ZOTERO_ITEM CSL_CITATION {"citationID":"6IJBZPqY","properties":{"formattedCitation":"(Emmett et al., 2000)","plainCitation":"(Emmett et al., 2000)","noteIndex":0},"citationItems":[{"id":2178,"uris":["http://zotero.org/users/6092945/items/QRT2EL5Z"],"itemData":{"id":2178,"type":"article-journal","abstract":"West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ABSTRACT]","container-title":"Estuaries","DOI":"http://dx.doi.org/10.2307/1352998","ISSN":"01608347","issue":"6","language":"English","license":"Estuarine Research Federation 2000","note":"number-of-pages: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rsidR="00391339">
        <w:fldChar w:fldCharType="separate"/>
      </w:r>
      <w:r w:rsidR="000335B7" w:rsidRPr="000335B7">
        <w:rPr>
          <w:rFonts w:ascii="Calibri" w:hAnsi="Calibri" w:cs="Calibri"/>
        </w:rPr>
        <w:t>(Emmett et al., 2000)</w:t>
      </w:r>
      <w:r w:rsidR="00391339">
        <w:fldChar w:fldCharType="end"/>
      </w:r>
      <w:r w:rsidR="00E77D51">
        <w:t xml:space="preserve">, </w:t>
      </w:r>
      <w:r w:rsidR="00FA12BF">
        <w:t xml:space="preserve">whereas estuaries along the Atlantic coast </w:t>
      </w:r>
      <w:r w:rsidR="00563294">
        <w:t>may</w:t>
      </w:r>
      <w:r w:rsidR="00C22C3B">
        <w:t xml:space="preserve"> spread along</w:t>
      </w:r>
      <w:r w:rsidR="00E77D51">
        <w:t xml:space="preserve"> expansive </w:t>
      </w:r>
      <w:r w:rsidR="00EE6F44">
        <w:t xml:space="preserve">coastal </w:t>
      </w:r>
      <w:r w:rsidR="00E77D51">
        <w:t>plain</w:t>
      </w:r>
      <w:r w:rsidR="00FA12BF">
        <w:t>s</w:t>
      </w:r>
      <w:r w:rsidR="00E77D51">
        <w:t xml:space="preserve">. </w:t>
      </w:r>
      <w:r w:rsidR="00FC1E8E">
        <w:t>T</w:t>
      </w:r>
      <w:r>
        <w:t>idal freshwater marshes</w:t>
      </w:r>
      <w:del w:id="132" w:author="Stefanie Lane" w:date="2022-08-29T18:30:00Z">
        <w:r w:rsidDel="00F329FE">
          <w:delText xml:space="preserve"> (TFMs)</w:delText>
        </w:r>
      </w:del>
      <w:r>
        <w:t xml:space="preserve"> are </w:t>
      </w:r>
      <w:r w:rsidR="00B67ABA">
        <w:t>the upper reaches of estuaries</w:t>
      </w:r>
      <w:r w:rsidR="009118D4">
        <w:t xml:space="preserve"> dominated by riverine </w:t>
      </w:r>
      <w:r w:rsidR="00B67ABA">
        <w:t xml:space="preserve">freshwater, </w:t>
      </w:r>
      <w:r w:rsidR="009118D4">
        <w:t xml:space="preserve">and in the PNW </w:t>
      </w:r>
      <w:r w:rsidR="00B67ABA">
        <w:t xml:space="preserve">they are </w:t>
      </w:r>
      <w:r>
        <w:t>particular</w:t>
      </w:r>
      <w:r w:rsidR="00B67ABA">
        <w:t>ly</w:t>
      </w:r>
      <w:r>
        <w:t xml:space="preserve"> importan</w:t>
      </w:r>
      <w:r w:rsidR="00B67ABA">
        <w:t>t</w:t>
      </w:r>
      <w:r>
        <w:t xml:space="preserve"> </w:t>
      </w:r>
      <w:r w:rsidR="00B67ABA">
        <w:t xml:space="preserve">as </w:t>
      </w:r>
      <w:r>
        <w:t>early transitional habitat along salinity gradient for salmonids</w:t>
      </w:r>
      <w:r w:rsidR="00A92717">
        <w:t xml:space="preserve"> </w:t>
      </w:r>
      <w:r w:rsidR="00A92717">
        <w:fldChar w:fldCharType="begin"/>
      </w:r>
      <w:r w:rsidR="00BD2EEF">
        <w:instrText xml:space="preserve"> ADDIN ZOTERO_ITEM CSL_CITATION {"citationID":"xxRVfu60","properties":{"formattedCitation":"(Chalifour et al., 2019; Davis et al., 2021)","plainCitation":"(Chalifour et al., 2019; Davis et al., 2021)","noteIndex":0},"citationItems":[{"id":141,"uris":["http://zotero.org/users/6092945/items/9ERQWQD8"],"itemData":{"id":141,"type":"article-journal","abstract":"Interfacing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K."}],"issued":{"date-parts":[["2019",8,29]]}}},{"id":2215,"uris":["http://zotero.org/users/6092945/items/QWEVCW9B"],"itemData":{"id":2215,"type":"article-journal","abstract":"The estuarine habitat mosaic supports the reproduction, growth, and survival of resident and migratory fish species by providing a diverse portfolio of unique habitats with varying physical and biological features. Global climate change is expected to result in increasing temperatures, rising sea levels, and changes in riverine hydrology, which will have profound effects on the extent and composition of the estuarine habitat mosaic and its associated nursery quality for juvenile fish. We used a spatially explicit bioenergetics model to assess how different climate change scenarios might affect juvenile salmon growth rate potential relative to present day conditions in the Nisqually River Delta, WA, USA. The model indicated that prey-rich habitats such as emergent salt marshes and eelgrass meadows were most likely to facilitate growth, and that reductions in their areal extent and accessibility could have severe consequences for salmon. For instance, unmitigated sea-level rise halved the predicted extent of low- and high-elevation emergent salt marsh, leading to a 30% reduction in end-of-season weights. Increasing water temperatures compounded these effects during the late spring and summer such that the average daily growth rate of an individual fish decreased by an additional 5–50% when compared to the effects of sea-level rise alone. Lethal temperatures (&gt; 24 °C) were infrequently observed, but they were more likely to occur during summer low tides in the mudflat and eelgrass habitats when accessibility to prey-rich marsh was minimal, thereby limiting foraging capacity and the availability of thermal refugia. Our findings indicate that, barring the enactment of targeted management strategies, rising tidal levels and increasing ocean temperatures may reduce the quality of the estuarine habitat mosaic for out-migrating salmon and other sensitive fish species.","container-title":"Estuaries and Coasts","DOI":"10.1007/s12237-021-01003-3","ISSN":"1559-2731","journalAbbreviation":"Estuaries and Coasts","language":"en","source":"Springer Link","title":"A climate-mediated shift in the estuarine habitat mosaic limits prey availability and reduces nursery quality for juvenile salmon","URL":"https://doi.org/10.1007/s12237-021-01003-3","author":[{"family":"Davis","given":"Melanie J."},{"family":"Woo","given":"Isa"},{"family":"Ellings","given":"Christopher S."},{"family":"Hodgson","given":"Sayre"},{"family":"Beauchamp","given":"David A."},{"family":"Nakai","given":"Glynnis"},{"family":"De La Cruz","given":"Susan E. W."}],"accessed":{"date-parts":[["2021",11,24]]},"issued":{"date-parts":[["2021",10,12]]}}}],"schema":"https://github.com/citation-style-language/schema/raw/master/csl-citation.json"} </w:instrText>
      </w:r>
      <w:r w:rsidR="00A92717">
        <w:fldChar w:fldCharType="separate"/>
      </w:r>
      <w:r w:rsidR="000335B7" w:rsidRPr="000335B7">
        <w:rPr>
          <w:rFonts w:ascii="Calibri" w:hAnsi="Calibri" w:cs="Calibri"/>
        </w:rPr>
        <w:t>(Chalifour et al., 2019; Davis et al., 2021)</w:t>
      </w:r>
      <w:r w:rsidR="00A92717">
        <w:fldChar w:fldCharType="end"/>
      </w:r>
      <w:r w:rsidR="00B67ABA">
        <w:t>.</w:t>
      </w:r>
      <w:r w:rsidR="00F77621">
        <w:t xml:space="preserve"> </w:t>
      </w:r>
      <w:r w:rsidR="00AA2F11">
        <w:t>Estuary conservation efforts are intended to protect coastal municipalities and provide sufficient habitat</w:t>
      </w:r>
      <w:r w:rsidR="00A42668">
        <w:t xml:space="preserve"> for wildlife</w:t>
      </w:r>
      <w:r w:rsidR="00AA2F11">
        <w:t>; stability of plant communities within tidal marshes may contribute to the ability of these habitats to resist change or recover from disturbance</w:t>
      </w:r>
      <w:r w:rsidR="00A524E4">
        <w:t xml:space="preserve"> </w:t>
      </w:r>
      <w:r w:rsidR="00A524E4">
        <w:fldChar w:fldCharType="begin"/>
      </w:r>
      <w:r w:rsidR="00BD2EEF">
        <w:instrText xml:space="preserve"> ADDIN ZOTERO_ITEM CSL_CITATION {"citationID":"Qy6vrJu8","properties":{"formattedCitation":"(Holling,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524E4">
        <w:fldChar w:fldCharType="separate"/>
      </w:r>
      <w:r w:rsidR="000335B7" w:rsidRPr="000335B7">
        <w:rPr>
          <w:rFonts w:ascii="Calibri" w:hAnsi="Calibri" w:cs="Calibri"/>
        </w:rPr>
        <w:t>(Holling, 1973)</w:t>
      </w:r>
      <w:r w:rsidR="00A524E4">
        <w:fldChar w:fldCharType="end"/>
      </w:r>
      <w:r w:rsidR="00AA2F11">
        <w:t>.</w:t>
      </w:r>
      <w:r w:rsidR="005F1C36">
        <w:t xml:space="preserve"> Loss of species diversity within these habitats reduces the available biodiversity in the regional species pool, as well as potentially reducing functional habitat value. </w:t>
      </w:r>
    </w:p>
    <w:p w14:paraId="4A26B4C7" w14:textId="66348104" w:rsidR="007C0BCF" w:rsidRPr="00AA2F85" w:rsidRDefault="00592C5E" w:rsidP="00AA2F85">
      <w:pPr>
        <w:pStyle w:val="Caption"/>
        <w:rPr>
          <w:i w:val="0"/>
          <w:iCs w:val="0"/>
          <w:color w:val="auto"/>
          <w:sz w:val="22"/>
          <w:szCs w:val="22"/>
        </w:rPr>
      </w:pPr>
      <w:r w:rsidRPr="00535270">
        <w:rPr>
          <w:i w:val="0"/>
          <w:iCs w:val="0"/>
          <w:color w:val="auto"/>
          <w:sz w:val="22"/>
          <w:szCs w:val="22"/>
        </w:rPr>
        <w:tab/>
      </w:r>
      <w:r w:rsidR="00D529B9" w:rsidRPr="00535270">
        <w:rPr>
          <w:i w:val="0"/>
          <w:iCs w:val="0"/>
          <w:color w:val="auto"/>
          <w:sz w:val="22"/>
          <w:szCs w:val="22"/>
        </w:rPr>
        <w:t xml:space="preserve">A challenge of </w:t>
      </w:r>
      <w:r w:rsidR="00A1470E" w:rsidRPr="00535270">
        <w:rPr>
          <w:i w:val="0"/>
          <w:iCs w:val="0"/>
          <w:color w:val="auto"/>
          <w:sz w:val="22"/>
          <w:szCs w:val="22"/>
        </w:rPr>
        <w:t xml:space="preserve">understanding </w:t>
      </w:r>
      <w:r w:rsidR="00D529B9" w:rsidRPr="00535270">
        <w:rPr>
          <w:i w:val="0"/>
          <w:iCs w:val="0"/>
          <w:color w:val="auto"/>
          <w:sz w:val="22"/>
          <w:szCs w:val="22"/>
        </w:rPr>
        <w:t>community stability</w:t>
      </w:r>
      <w:r w:rsidRPr="00535270">
        <w:rPr>
          <w:i w:val="0"/>
          <w:iCs w:val="0"/>
          <w:color w:val="auto"/>
          <w:sz w:val="22"/>
          <w:szCs w:val="22"/>
        </w:rPr>
        <w:t xml:space="preserve">, </w:t>
      </w:r>
      <w:r w:rsidR="000C7EAE" w:rsidRPr="00535270">
        <w:rPr>
          <w:i w:val="0"/>
          <w:iCs w:val="0"/>
          <w:color w:val="auto"/>
          <w:sz w:val="22"/>
          <w:szCs w:val="22"/>
        </w:rPr>
        <w:t>including with</w:t>
      </w:r>
      <w:r w:rsidRPr="00535270">
        <w:rPr>
          <w:i w:val="0"/>
          <w:iCs w:val="0"/>
          <w:color w:val="auto"/>
          <w:sz w:val="22"/>
          <w:szCs w:val="22"/>
        </w:rPr>
        <w:t>in estuaries,</w:t>
      </w:r>
      <w:r w:rsidR="00D529B9" w:rsidRPr="00535270">
        <w:rPr>
          <w:i w:val="0"/>
          <w:iCs w:val="0"/>
          <w:color w:val="auto"/>
          <w:sz w:val="22"/>
          <w:szCs w:val="22"/>
        </w:rPr>
        <w:t xml:space="preserve"> is the lack of long-term </w:t>
      </w:r>
      <w:r w:rsidR="00EC1912" w:rsidRPr="00535270">
        <w:rPr>
          <w:i w:val="0"/>
          <w:iCs w:val="0"/>
          <w:color w:val="auto"/>
          <w:sz w:val="22"/>
          <w:szCs w:val="22"/>
        </w:rPr>
        <w:t>data</w:t>
      </w:r>
      <w:r w:rsidR="001578C8" w:rsidRPr="00535270">
        <w:rPr>
          <w:i w:val="0"/>
          <w:iCs w:val="0"/>
          <w:color w:val="auto"/>
          <w:sz w:val="22"/>
          <w:szCs w:val="22"/>
        </w:rPr>
        <w:t xml:space="preserve">. </w:t>
      </w:r>
      <w:r w:rsidR="00E00A7F" w:rsidRPr="00535270">
        <w:rPr>
          <w:i w:val="0"/>
          <w:iCs w:val="0"/>
          <w:color w:val="auto"/>
          <w:sz w:val="22"/>
          <w:szCs w:val="22"/>
        </w:rPr>
        <w:t xml:space="preserve">In </w:t>
      </w:r>
      <w:r w:rsidR="00434A28" w:rsidRPr="00535270">
        <w:rPr>
          <w:i w:val="0"/>
          <w:iCs w:val="0"/>
          <w:color w:val="auto"/>
          <w:sz w:val="22"/>
          <w:szCs w:val="22"/>
        </w:rPr>
        <w:t xml:space="preserve">the </w:t>
      </w:r>
      <w:r w:rsidR="00E00A7F" w:rsidRPr="00535270">
        <w:rPr>
          <w:i w:val="0"/>
          <w:iCs w:val="0"/>
          <w:color w:val="auto"/>
          <w:sz w:val="22"/>
          <w:szCs w:val="22"/>
        </w:rPr>
        <w:t xml:space="preserve">absence of </w:t>
      </w:r>
      <w:r w:rsidR="00907858" w:rsidRPr="00535270">
        <w:rPr>
          <w:i w:val="0"/>
          <w:iCs w:val="0"/>
          <w:color w:val="auto"/>
          <w:sz w:val="22"/>
          <w:szCs w:val="22"/>
        </w:rPr>
        <w:t>long-term</w:t>
      </w:r>
      <w:r w:rsidR="00744FD6" w:rsidRPr="00535270">
        <w:rPr>
          <w:i w:val="0"/>
          <w:iCs w:val="0"/>
          <w:color w:val="auto"/>
          <w:sz w:val="22"/>
          <w:szCs w:val="22"/>
        </w:rPr>
        <w:t xml:space="preserve"> monitoring</w:t>
      </w:r>
      <w:r w:rsidR="00E00A7F" w:rsidRPr="00535270">
        <w:rPr>
          <w:i w:val="0"/>
          <w:iCs w:val="0"/>
          <w:color w:val="auto"/>
          <w:sz w:val="22"/>
          <w:szCs w:val="22"/>
        </w:rPr>
        <w:t xml:space="preserve">, </w:t>
      </w:r>
      <w:r w:rsidR="004C7DF9" w:rsidRPr="00535270">
        <w:rPr>
          <w:i w:val="0"/>
          <w:iCs w:val="0"/>
          <w:color w:val="auto"/>
          <w:sz w:val="22"/>
          <w:szCs w:val="22"/>
        </w:rPr>
        <w:t xml:space="preserve">historical datasets can provide a </w:t>
      </w:r>
      <w:r w:rsidR="00AA7D9E" w:rsidRPr="00535270">
        <w:rPr>
          <w:i w:val="0"/>
          <w:iCs w:val="0"/>
          <w:color w:val="auto"/>
          <w:sz w:val="22"/>
          <w:szCs w:val="22"/>
        </w:rPr>
        <w:t>‘</w:t>
      </w:r>
      <w:r w:rsidR="004C7DF9" w:rsidRPr="00535270">
        <w:rPr>
          <w:i w:val="0"/>
          <w:iCs w:val="0"/>
          <w:color w:val="auto"/>
          <w:sz w:val="22"/>
          <w:szCs w:val="22"/>
        </w:rPr>
        <w:t>snapshot</w:t>
      </w:r>
      <w:r w:rsidR="00AA7D9E" w:rsidRPr="00535270">
        <w:rPr>
          <w:i w:val="0"/>
          <w:iCs w:val="0"/>
          <w:color w:val="auto"/>
          <w:sz w:val="22"/>
          <w:szCs w:val="22"/>
        </w:rPr>
        <w:t>’</w:t>
      </w:r>
      <w:r w:rsidR="004C7DF9" w:rsidRPr="00535270">
        <w:rPr>
          <w:i w:val="0"/>
          <w:iCs w:val="0"/>
          <w:color w:val="auto"/>
          <w:sz w:val="22"/>
          <w:szCs w:val="22"/>
        </w:rPr>
        <w:t xml:space="preserve"> of </w:t>
      </w:r>
      <w:r w:rsidR="00205D24" w:rsidRPr="00535270">
        <w:rPr>
          <w:i w:val="0"/>
          <w:iCs w:val="0"/>
          <w:color w:val="auto"/>
          <w:sz w:val="22"/>
          <w:szCs w:val="22"/>
        </w:rPr>
        <w:t>species compositional variation</w:t>
      </w:r>
      <w:r w:rsidR="00F268FA" w:rsidRPr="00535270">
        <w:rPr>
          <w:i w:val="0"/>
          <w:iCs w:val="0"/>
          <w:color w:val="auto"/>
          <w:sz w:val="22"/>
          <w:szCs w:val="22"/>
        </w:rPr>
        <w:t xml:space="preserve"> over</w:t>
      </w:r>
      <w:r w:rsidR="004C7DF9" w:rsidRPr="00535270">
        <w:rPr>
          <w:i w:val="0"/>
          <w:iCs w:val="0"/>
          <w:color w:val="auto"/>
          <w:sz w:val="22"/>
          <w:szCs w:val="22"/>
        </w:rPr>
        <w:t xml:space="preserve"> time. </w:t>
      </w:r>
      <w:r w:rsidR="00F812CC" w:rsidRPr="00535270">
        <w:rPr>
          <w:i w:val="0"/>
          <w:iCs w:val="0"/>
          <w:color w:val="auto"/>
          <w:sz w:val="22"/>
          <w:szCs w:val="22"/>
        </w:rPr>
        <w:t>One such opportunity exists in</w:t>
      </w:r>
      <w:r w:rsidR="00A914EE" w:rsidRPr="00535270">
        <w:rPr>
          <w:i w:val="0"/>
          <w:iCs w:val="0"/>
          <w:color w:val="auto"/>
          <w:sz w:val="22"/>
          <w:szCs w:val="22"/>
        </w:rPr>
        <w:t xml:space="preserve"> the Fraser River estuary,</w:t>
      </w:r>
      <w:r w:rsidR="00F812CC" w:rsidRPr="00535270">
        <w:rPr>
          <w:i w:val="0"/>
          <w:iCs w:val="0"/>
          <w:color w:val="auto"/>
          <w:sz w:val="22"/>
          <w:szCs w:val="22"/>
        </w:rPr>
        <w:t xml:space="preserve"> </w:t>
      </w:r>
      <w:r w:rsidR="00A914EE" w:rsidRPr="00535270">
        <w:rPr>
          <w:i w:val="0"/>
          <w:iCs w:val="0"/>
          <w:color w:val="auto"/>
          <w:sz w:val="22"/>
          <w:szCs w:val="22"/>
        </w:rPr>
        <w:t xml:space="preserve">British Columbia, </w:t>
      </w:r>
      <w:r w:rsidR="00FC6416" w:rsidRPr="00535270">
        <w:rPr>
          <w:i w:val="0"/>
          <w:iCs w:val="0"/>
          <w:color w:val="auto"/>
          <w:sz w:val="22"/>
          <w:szCs w:val="22"/>
        </w:rPr>
        <w:t xml:space="preserve">Canada in an area called </w:t>
      </w:r>
      <w:r w:rsidR="00F812CC" w:rsidRPr="00535270">
        <w:rPr>
          <w:i w:val="0"/>
          <w:iCs w:val="0"/>
          <w:color w:val="auto"/>
          <w:sz w:val="22"/>
          <w:szCs w:val="22"/>
        </w:rPr>
        <w:t>Ladner Marsh</w:t>
      </w:r>
      <w:r w:rsidRPr="00535270">
        <w:rPr>
          <w:i w:val="0"/>
          <w:iCs w:val="0"/>
          <w:color w:val="auto"/>
          <w:sz w:val="22"/>
          <w:szCs w:val="22"/>
        </w:rPr>
        <w:t xml:space="preserve"> </w:t>
      </w:r>
      <w:r w:rsidR="00A914EE" w:rsidRPr="00535270">
        <w:rPr>
          <w:i w:val="0"/>
          <w:iCs w:val="0"/>
          <w:color w:val="auto"/>
          <w:sz w:val="22"/>
          <w:szCs w:val="22"/>
        </w:rPr>
        <w:t>(</w:t>
      </w:r>
      <w:ins w:id="133" w:author="Stefanie Lane" w:date="2022-08-29T18:30:00Z">
        <w:r w:rsidR="00D77FE1">
          <w:rPr>
            <w:i w:val="0"/>
            <w:iCs w:val="0"/>
            <w:color w:val="auto"/>
            <w:sz w:val="22"/>
            <w:szCs w:val="22"/>
          </w:rPr>
          <w:fldChar w:fldCharType="begin"/>
        </w:r>
        <w:r w:rsidR="00D77FE1">
          <w:rPr>
            <w:i w:val="0"/>
            <w:iCs w:val="0"/>
            <w:color w:val="auto"/>
            <w:sz w:val="22"/>
            <w:szCs w:val="22"/>
          </w:rPr>
          <w:instrText xml:space="preserve"> REF _Ref104553838 \h </w:instrText>
        </w:r>
      </w:ins>
      <w:r w:rsidR="00D77FE1">
        <w:rPr>
          <w:i w:val="0"/>
          <w:iCs w:val="0"/>
          <w:color w:val="auto"/>
          <w:sz w:val="22"/>
          <w:szCs w:val="22"/>
        </w:rPr>
        <w:instrText xml:space="preserve"> \* MERGEFORMAT </w:instrText>
      </w:r>
      <w:r w:rsidR="00D77FE1">
        <w:rPr>
          <w:i w:val="0"/>
          <w:iCs w:val="0"/>
          <w:color w:val="auto"/>
          <w:sz w:val="22"/>
          <w:szCs w:val="22"/>
        </w:rPr>
      </w:r>
      <w:r w:rsidR="00D77FE1">
        <w:rPr>
          <w:i w:val="0"/>
          <w:iCs w:val="0"/>
          <w:color w:val="auto"/>
          <w:sz w:val="22"/>
          <w:szCs w:val="22"/>
        </w:rPr>
        <w:fldChar w:fldCharType="separate"/>
      </w:r>
      <w:ins w:id="134" w:author="Stefanie Lane" w:date="2022-08-29T18:30:00Z">
        <w:r w:rsidR="00D77FE1" w:rsidRPr="00D77FE1">
          <w:rPr>
            <w:i w:val="0"/>
            <w:iCs w:val="0"/>
            <w:color w:val="auto"/>
            <w:sz w:val="22"/>
            <w:szCs w:val="22"/>
            <w:rPrChange w:id="135" w:author="Stefanie Lane" w:date="2022-08-29T18:31:00Z">
              <w:rPr/>
            </w:rPrChange>
          </w:rPr>
          <w:t xml:space="preserve">Figure </w:t>
        </w:r>
        <w:r w:rsidR="00D77FE1" w:rsidRPr="00D77FE1">
          <w:rPr>
            <w:i w:val="0"/>
            <w:iCs w:val="0"/>
            <w:color w:val="auto"/>
            <w:sz w:val="22"/>
            <w:szCs w:val="22"/>
            <w:rPrChange w:id="136" w:author="Stefanie Lane" w:date="2022-08-29T18:31:00Z">
              <w:rPr>
                <w:noProof/>
              </w:rPr>
            </w:rPrChange>
          </w:rPr>
          <w:t>1</w:t>
        </w:r>
        <w:r w:rsidR="00D77FE1">
          <w:rPr>
            <w:i w:val="0"/>
            <w:iCs w:val="0"/>
            <w:color w:val="auto"/>
            <w:sz w:val="22"/>
            <w:szCs w:val="22"/>
          </w:rPr>
          <w:fldChar w:fldCharType="end"/>
        </w:r>
      </w:ins>
      <w:del w:id="137" w:author="Stefanie Lane" w:date="2022-08-29T18:30:00Z">
        <w:r w:rsidR="00615FBC" w:rsidRPr="00615FBC" w:rsidDel="00D77FE1">
          <w:rPr>
            <w:i w:val="0"/>
            <w:iCs w:val="0"/>
            <w:color w:val="auto"/>
            <w:sz w:val="22"/>
            <w:szCs w:val="22"/>
          </w:rPr>
          <w:delText>Figure</w:delText>
        </w:r>
        <w:r w:rsidR="00615FBC" w:rsidRPr="00E062FC" w:rsidDel="00D77FE1">
          <w:rPr>
            <w:i w:val="0"/>
            <w:iCs w:val="0"/>
            <w:color w:val="auto"/>
            <w:sz w:val="22"/>
            <w:szCs w:val="22"/>
          </w:rPr>
          <w:delText xml:space="preserve"> 1</w:delText>
        </w:r>
      </w:del>
      <w:r w:rsidR="00C42257" w:rsidRPr="00535270">
        <w:rPr>
          <w:i w:val="0"/>
          <w:iCs w:val="0"/>
          <w:color w:val="auto"/>
          <w:sz w:val="22"/>
          <w:szCs w:val="22"/>
        </w:rPr>
        <w:t>)</w:t>
      </w:r>
      <w:r w:rsidR="004834EB" w:rsidRPr="00535270">
        <w:rPr>
          <w:i w:val="0"/>
          <w:iCs w:val="0"/>
          <w:color w:val="auto"/>
          <w:sz w:val="22"/>
          <w:szCs w:val="22"/>
        </w:rPr>
        <w:t>.</w:t>
      </w:r>
      <w:r w:rsidR="00EC03FB" w:rsidRPr="00535270" w:rsidDel="00ED765A">
        <w:rPr>
          <w:i w:val="0"/>
          <w:iCs w:val="0"/>
          <w:color w:val="auto"/>
          <w:sz w:val="22"/>
          <w:szCs w:val="22"/>
        </w:rPr>
        <w:t xml:space="preserve"> </w:t>
      </w:r>
      <w:r w:rsidR="006202C7" w:rsidRPr="00535270">
        <w:rPr>
          <w:i w:val="0"/>
          <w:iCs w:val="0"/>
          <w:color w:val="auto"/>
          <w:sz w:val="22"/>
          <w:szCs w:val="22"/>
        </w:rPr>
        <w:t xml:space="preserve">Despite </w:t>
      </w:r>
      <w:r w:rsidR="00FC6416" w:rsidRPr="00535270">
        <w:rPr>
          <w:i w:val="0"/>
          <w:iCs w:val="0"/>
          <w:color w:val="auto"/>
          <w:sz w:val="22"/>
          <w:szCs w:val="22"/>
        </w:rPr>
        <w:t xml:space="preserve">large-scale </w:t>
      </w:r>
      <w:r w:rsidR="00886BE2" w:rsidRPr="00535270">
        <w:rPr>
          <w:i w:val="0"/>
          <w:iCs w:val="0"/>
          <w:color w:val="auto"/>
          <w:sz w:val="22"/>
          <w:szCs w:val="22"/>
        </w:rPr>
        <w:t xml:space="preserve">industrialization and </w:t>
      </w:r>
      <w:r w:rsidR="00FC6416" w:rsidRPr="00535270">
        <w:rPr>
          <w:i w:val="0"/>
          <w:iCs w:val="0"/>
          <w:color w:val="auto"/>
          <w:sz w:val="22"/>
          <w:szCs w:val="22"/>
        </w:rPr>
        <w:t>urbanization</w:t>
      </w:r>
      <w:r w:rsidR="00886BE2" w:rsidRPr="00535270">
        <w:rPr>
          <w:i w:val="0"/>
          <w:iCs w:val="0"/>
          <w:color w:val="auto"/>
          <w:sz w:val="22"/>
          <w:szCs w:val="22"/>
        </w:rPr>
        <w:t xml:space="preserve"> within the region, </w:t>
      </w:r>
      <w:r w:rsidR="00D84B2A" w:rsidRPr="00535270">
        <w:rPr>
          <w:i w:val="0"/>
          <w:iCs w:val="0"/>
          <w:color w:val="auto"/>
          <w:sz w:val="22"/>
          <w:szCs w:val="22"/>
        </w:rPr>
        <w:t>Ladner Marsh</w:t>
      </w:r>
      <w:r w:rsidR="00E87841" w:rsidRPr="00535270">
        <w:rPr>
          <w:i w:val="0"/>
          <w:iCs w:val="0"/>
          <w:color w:val="auto"/>
          <w:sz w:val="22"/>
          <w:szCs w:val="22"/>
        </w:rPr>
        <w:t xml:space="preserve"> </w:t>
      </w:r>
      <w:r w:rsidR="00886BE2" w:rsidRPr="00535270">
        <w:rPr>
          <w:i w:val="0"/>
          <w:iCs w:val="0"/>
          <w:color w:val="auto"/>
          <w:sz w:val="22"/>
          <w:szCs w:val="22"/>
        </w:rPr>
        <w:t xml:space="preserve">has escaped development, and to the best of </w:t>
      </w:r>
      <w:r w:rsidR="00C04EFB" w:rsidRPr="00535270">
        <w:rPr>
          <w:i w:val="0"/>
          <w:iCs w:val="0"/>
          <w:color w:val="auto"/>
          <w:sz w:val="22"/>
          <w:szCs w:val="22"/>
        </w:rPr>
        <w:t>our</w:t>
      </w:r>
      <w:r w:rsidR="00886BE2" w:rsidRPr="00535270">
        <w:rPr>
          <w:i w:val="0"/>
          <w:iCs w:val="0"/>
          <w:color w:val="auto"/>
          <w:sz w:val="22"/>
          <w:szCs w:val="22"/>
        </w:rPr>
        <w:t xml:space="preserve"> knowledge has not experienced major natural disturbance in the past 50 years. </w:t>
      </w:r>
      <w:r w:rsidR="0074167B" w:rsidRPr="00535270">
        <w:rPr>
          <w:i w:val="0"/>
          <w:iCs w:val="0"/>
          <w:color w:val="auto"/>
          <w:sz w:val="22"/>
          <w:szCs w:val="22"/>
        </w:rPr>
        <w:t>Two</w:t>
      </w:r>
      <w:r w:rsidR="00645972" w:rsidRPr="00535270">
        <w:rPr>
          <w:i w:val="0"/>
          <w:iCs w:val="0"/>
          <w:color w:val="auto"/>
          <w:sz w:val="22"/>
          <w:szCs w:val="22"/>
        </w:rPr>
        <w:t xml:space="preserve"> historical</w:t>
      </w:r>
      <w:r w:rsidR="0074167B" w:rsidRPr="00535270">
        <w:rPr>
          <w:i w:val="0"/>
          <w:iCs w:val="0"/>
          <w:color w:val="auto"/>
          <w:sz w:val="22"/>
          <w:szCs w:val="22"/>
        </w:rPr>
        <w:t xml:space="preserve"> studies conducted in Ladner Marsh</w:t>
      </w:r>
      <w:r w:rsidR="00FE2BE8" w:rsidRPr="00535270">
        <w:rPr>
          <w:i w:val="0"/>
          <w:iCs w:val="0"/>
          <w:color w:val="auto"/>
          <w:sz w:val="22"/>
          <w:szCs w:val="22"/>
        </w:rPr>
        <w:t xml:space="preserve"> </w:t>
      </w:r>
      <w:r w:rsidR="00FE2BE8" w:rsidRPr="00DC704D">
        <w:rPr>
          <w:i w:val="0"/>
          <w:iCs w:val="0"/>
          <w:color w:val="auto"/>
          <w:sz w:val="22"/>
          <w:szCs w:val="22"/>
        </w:rPr>
        <w:t>(Bradfield &amp; Porter, 1982; Denoth &amp; Myers, 2007)</w:t>
      </w:r>
      <w:r w:rsidR="0074167B" w:rsidRPr="00535270">
        <w:rPr>
          <w:i w:val="0"/>
          <w:iCs w:val="0"/>
          <w:color w:val="auto"/>
          <w:sz w:val="22"/>
          <w:szCs w:val="22"/>
        </w:rPr>
        <w:t xml:space="preserve"> </w:t>
      </w:r>
      <w:r w:rsidR="00FE2BE8" w:rsidRPr="00535270">
        <w:rPr>
          <w:i w:val="0"/>
          <w:iCs w:val="0"/>
          <w:color w:val="auto"/>
          <w:sz w:val="22"/>
          <w:szCs w:val="22"/>
        </w:rPr>
        <w:t>used similar methods to document</w:t>
      </w:r>
      <w:r w:rsidR="0074167B" w:rsidRPr="00535270">
        <w:rPr>
          <w:i w:val="0"/>
          <w:iCs w:val="0"/>
          <w:color w:val="auto"/>
          <w:sz w:val="22"/>
          <w:szCs w:val="22"/>
        </w:rPr>
        <w:t xml:space="preserve"> floristic diver</w:t>
      </w:r>
      <w:r w:rsidR="0074167B" w:rsidRPr="00B2582D">
        <w:rPr>
          <w:i w:val="0"/>
          <w:iCs w:val="0"/>
          <w:color w:val="auto"/>
          <w:sz w:val="22"/>
          <w:szCs w:val="22"/>
        </w:rPr>
        <w:t>sity</w:t>
      </w:r>
      <w:r w:rsidR="00E87841" w:rsidRPr="00B2582D">
        <w:rPr>
          <w:i w:val="0"/>
          <w:iCs w:val="0"/>
          <w:color w:val="auto"/>
          <w:sz w:val="22"/>
          <w:szCs w:val="22"/>
        </w:rPr>
        <w:t xml:space="preserve">. </w:t>
      </w:r>
      <w:moveFromRangeStart w:id="138" w:author="Stefanie Lane" w:date="2022-08-26T13:53:00Z" w:name="move112414400"/>
      <w:moveFrom w:id="139" w:author="Stefanie Lane" w:date="2022-08-26T13:53:00Z">
        <w:r w:rsidR="00FF5CB3" w:rsidRPr="00B2582D" w:rsidDel="00E545CF">
          <w:rPr>
            <w:i w:val="0"/>
            <w:iCs w:val="0"/>
            <w:color w:val="auto"/>
            <w:sz w:val="22"/>
            <w:szCs w:val="22"/>
          </w:rPr>
          <w:t>Bradfield &amp; Porter</w:t>
        </w:r>
        <w:r w:rsidR="00693FAC" w:rsidRPr="00B2582D" w:rsidDel="00E545CF">
          <w:rPr>
            <w:i w:val="0"/>
            <w:iCs w:val="0"/>
            <w:color w:val="auto"/>
            <w:sz w:val="22"/>
            <w:szCs w:val="22"/>
          </w:rPr>
          <w:t xml:space="preserve"> (1982)</w:t>
        </w:r>
        <w:r w:rsidR="00FF5CB3" w:rsidRPr="00E658A2" w:rsidDel="00E545CF">
          <w:rPr>
            <w:i w:val="0"/>
            <w:iCs w:val="0"/>
            <w:color w:val="auto"/>
            <w:sz w:val="22"/>
            <w:szCs w:val="22"/>
          </w:rPr>
          <w:t xml:space="preserve"> identified distinct community sub-types (hereafter, “assemblages”),</w:t>
        </w:r>
        <w:r w:rsidR="00693FAC" w:rsidRPr="00E545CF" w:rsidDel="00E545CF">
          <w:rPr>
            <w:i w:val="0"/>
            <w:iCs w:val="0"/>
            <w:color w:val="auto"/>
            <w:sz w:val="22"/>
            <w:szCs w:val="22"/>
          </w:rPr>
          <w:t xml:space="preserve"> likely</w:t>
        </w:r>
        <w:r w:rsidR="00C56564" w:rsidRPr="00E545CF" w:rsidDel="00E545CF">
          <w:rPr>
            <w:i w:val="0"/>
            <w:iCs w:val="0"/>
            <w:color w:val="auto"/>
            <w:sz w:val="22"/>
            <w:szCs w:val="22"/>
          </w:rPr>
          <w:t xml:space="preserve"> driven</w:t>
        </w:r>
        <w:r w:rsidR="00FF5CB3" w:rsidRPr="00E545CF" w:rsidDel="00E545CF">
          <w:rPr>
            <w:i w:val="0"/>
            <w:iCs w:val="0"/>
            <w:color w:val="auto"/>
            <w:sz w:val="22"/>
            <w:szCs w:val="22"/>
          </w:rPr>
          <w:t xml:space="preserve"> by edaphic factors</w:t>
        </w:r>
        <w:r w:rsidR="00C56564" w:rsidRPr="00E545CF" w:rsidDel="00E545CF">
          <w:rPr>
            <w:i w:val="0"/>
            <w:iCs w:val="0"/>
            <w:color w:val="auto"/>
            <w:sz w:val="22"/>
            <w:szCs w:val="22"/>
          </w:rPr>
          <w:t xml:space="preserve"> such as drainage</w:t>
        </w:r>
        <w:r w:rsidR="00FF5CB3" w:rsidRPr="00E545CF" w:rsidDel="00E545CF">
          <w:rPr>
            <w:i w:val="0"/>
            <w:iCs w:val="0"/>
            <w:color w:val="auto"/>
            <w:sz w:val="22"/>
            <w:szCs w:val="22"/>
          </w:rPr>
          <w:t xml:space="preserve">. </w:t>
        </w:r>
        <w:r w:rsidR="0074167B" w:rsidRPr="00E545CF" w:rsidDel="00E545CF">
          <w:rPr>
            <w:i w:val="0"/>
            <w:iCs w:val="0"/>
            <w:color w:val="auto"/>
            <w:sz w:val="22"/>
            <w:szCs w:val="22"/>
          </w:rPr>
          <w:t xml:space="preserve"> </w:t>
        </w:r>
        <w:r w:rsidR="00C56564" w:rsidRPr="00E545CF" w:rsidDel="00E545CF">
          <w:rPr>
            <w:i w:val="0"/>
            <w:iCs w:val="0"/>
            <w:color w:val="auto"/>
            <w:sz w:val="22"/>
            <w:szCs w:val="22"/>
          </w:rPr>
          <w:t xml:space="preserve">Denoth &amp; Myers </w:t>
        </w:r>
        <w:r w:rsidR="00E87841" w:rsidRPr="00E545CF" w:rsidDel="00E545CF">
          <w:rPr>
            <w:i w:val="0"/>
            <w:iCs w:val="0"/>
            <w:color w:val="auto"/>
            <w:sz w:val="22"/>
            <w:szCs w:val="22"/>
          </w:rPr>
          <w:t xml:space="preserve">(2007) </w:t>
        </w:r>
        <w:r w:rsidR="00C56564" w:rsidRPr="00E545CF" w:rsidDel="00E545CF">
          <w:rPr>
            <w:i w:val="0"/>
            <w:iCs w:val="0"/>
            <w:color w:val="auto"/>
            <w:sz w:val="22"/>
            <w:szCs w:val="22"/>
          </w:rPr>
          <w:t xml:space="preserve">repeated the sampling to determine whether </w:t>
        </w:r>
        <w:r w:rsidR="005B2868" w:rsidRPr="00E545CF" w:rsidDel="00E545CF">
          <w:rPr>
            <w:i w:val="0"/>
            <w:iCs w:val="0"/>
            <w:color w:val="auto"/>
            <w:sz w:val="22"/>
            <w:szCs w:val="22"/>
          </w:rPr>
          <w:t>an exotic</w:t>
        </w:r>
        <w:r w:rsidR="00C56564" w:rsidRPr="00E545CF" w:rsidDel="00E545CF">
          <w:rPr>
            <w:i w:val="0"/>
            <w:iCs w:val="0"/>
            <w:color w:val="auto"/>
            <w:sz w:val="22"/>
            <w:szCs w:val="22"/>
          </w:rPr>
          <w:t xml:space="preserve"> species (purple loosestrife) was displacing </w:t>
        </w:r>
        <w:r w:rsidR="00C938EC" w:rsidRPr="00E545CF" w:rsidDel="00E545CF">
          <w:rPr>
            <w:i w:val="0"/>
            <w:iCs w:val="0"/>
            <w:color w:val="auto"/>
            <w:sz w:val="22"/>
            <w:szCs w:val="22"/>
          </w:rPr>
          <w:t xml:space="preserve">a species of </w:t>
        </w:r>
        <w:r w:rsidR="00E87841" w:rsidRPr="00E545CF" w:rsidDel="00E545CF">
          <w:rPr>
            <w:i w:val="0"/>
            <w:iCs w:val="0"/>
            <w:color w:val="auto"/>
            <w:sz w:val="22"/>
            <w:szCs w:val="22"/>
          </w:rPr>
          <w:t xml:space="preserve">conservation </w:t>
        </w:r>
        <w:r w:rsidR="00C938EC" w:rsidRPr="00E545CF" w:rsidDel="00E545CF">
          <w:rPr>
            <w:i w:val="0"/>
            <w:iCs w:val="0"/>
            <w:color w:val="auto"/>
            <w:sz w:val="22"/>
            <w:szCs w:val="22"/>
          </w:rPr>
          <w:t>concern</w:t>
        </w:r>
        <w:r w:rsidR="00CA0247" w:rsidRPr="00E545CF" w:rsidDel="00E545CF">
          <w:rPr>
            <w:i w:val="0"/>
            <w:iCs w:val="0"/>
            <w:color w:val="auto"/>
            <w:sz w:val="22"/>
            <w:szCs w:val="22"/>
          </w:rPr>
          <w:t xml:space="preserve">, </w:t>
        </w:r>
        <w:r w:rsidR="00C938EC" w:rsidRPr="00E545CF" w:rsidDel="00E545CF">
          <w:rPr>
            <w:i w:val="0"/>
            <w:iCs w:val="0"/>
            <w:color w:val="auto"/>
            <w:sz w:val="22"/>
            <w:szCs w:val="22"/>
          </w:rPr>
          <w:t>Henderson’s checkermallow.</w:t>
        </w:r>
        <w:r w:rsidR="00277767" w:rsidRPr="00E545CF" w:rsidDel="00E545CF">
          <w:rPr>
            <w:i w:val="0"/>
            <w:iCs w:val="0"/>
            <w:color w:val="auto"/>
            <w:sz w:val="22"/>
            <w:szCs w:val="22"/>
          </w:rPr>
          <w:t xml:space="preserve"> Henderson’s checkermallow (</w:t>
        </w:r>
        <w:r w:rsidR="00277767" w:rsidRPr="00E545CF" w:rsidDel="00E545CF">
          <w:rPr>
            <w:iCs w:val="0"/>
            <w:color w:val="auto"/>
            <w:sz w:val="22"/>
            <w:szCs w:val="22"/>
          </w:rPr>
          <w:t>Sidalcea hendersonii</w:t>
        </w:r>
        <w:r w:rsidR="00277767" w:rsidRPr="00E545CF" w:rsidDel="00E545CF">
          <w:rPr>
            <w:i w:val="0"/>
            <w:iCs w:val="0"/>
            <w:color w:val="auto"/>
            <w:sz w:val="22"/>
            <w:szCs w:val="22"/>
          </w:rPr>
          <w:t xml:space="preserve"> S. Watson)</w:t>
        </w:r>
        <w:r w:rsidR="00CA0247" w:rsidRPr="00E545CF" w:rsidDel="00E545CF">
          <w:rPr>
            <w:i w:val="0"/>
            <w:iCs w:val="0"/>
            <w:color w:val="auto"/>
            <w:sz w:val="22"/>
            <w:szCs w:val="22"/>
          </w:rPr>
          <w:t xml:space="preserve"> is </w:t>
        </w:r>
        <w:r w:rsidR="00277767" w:rsidRPr="00E545CF" w:rsidDel="00E545CF">
          <w:rPr>
            <w:i w:val="0"/>
            <w:iCs w:val="0"/>
            <w:color w:val="auto"/>
            <w:sz w:val="22"/>
            <w:szCs w:val="22"/>
          </w:rPr>
          <w:t xml:space="preserve">locally abundant in this marsh, and thus stability of habitat conditions is vital for species conservation. </w:t>
        </w:r>
      </w:moveFrom>
      <w:moveFromRangeEnd w:id="138"/>
      <w:r w:rsidR="00B14056" w:rsidRPr="00E545CF">
        <w:rPr>
          <w:i w:val="0"/>
          <w:iCs w:val="0"/>
          <w:color w:val="auto"/>
          <w:sz w:val="22"/>
          <w:szCs w:val="22"/>
        </w:rPr>
        <w:t>W</w:t>
      </w:r>
      <w:r w:rsidR="00B14056" w:rsidRPr="00535270">
        <w:rPr>
          <w:i w:val="0"/>
          <w:iCs w:val="0"/>
          <w:color w:val="auto"/>
          <w:sz w:val="22"/>
          <w:szCs w:val="22"/>
        </w:rPr>
        <w:t>hile these studies independently characterize different community metrics, t</w:t>
      </w:r>
      <w:r w:rsidR="00C938EC" w:rsidRPr="00535270">
        <w:rPr>
          <w:i w:val="0"/>
          <w:iCs w:val="0"/>
          <w:color w:val="auto"/>
          <w:sz w:val="22"/>
          <w:szCs w:val="22"/>
        </w:rPr>
        <w:t xml:space="preserve">hese datasets </w:t>
      </w:r>
      <w:r w:rsidR="0074167B" w:rsidRPr="00535270">
        <w:rPr>
          <w:i w:val="0"/>
          <w:iCs w:val="0"/>
          <w:color w:val="auto"/>
          <w:sz w:val="22"/>
          <w:szCs w:val="22"/>
        </w:rPr>
        <w:t xml:space="preserve">provide the opportunity to repeat observations </w:t>
      </w:r>
      <w:r w:rsidR="00CB18BB" w:rsidRPr="00535270">
        <w:rPr>
          <w:i w:val="0"/>
          <w:iCs w:val="0"/>
          <w:color w:val="auto"/>
          <w:sz w:val="22"/>
          <w:szCs w:val="22"/>
        </w:rPr>
        <w:t>and</w:t>
      </w:r>
      <w:r w:rsidR="0074167B" w:rsidRPr="00535270">
        <w:rPr>
          <w:i w:val="0"/>
          <w:iCs w:val="0"/>
          <w:color w:val="auto"/>
          <w:sz w:val="22"/>
          <w:szCs w:val="22"/>
        </w:rPr>
        <w:t xml:space="preserve"> characterize long-term plant community changes</w:t>
      </w:r>
      <w:r w:rsidR="00B14056" w:rsidRPr="00535270">
        <w:rPr>
          <w:i w:val="0"/>
          <w:iCs w:val="0"/>
          <w:color w:val="auto"/>
          <w:sz w:val="22"/>
          <w:szCs w:val="22"/>
        </w:rPr>
        <w:t xml:space="preserve"> and </w:t>
      </w:r>
      <w:r w:rsidR="006202C7" w:rsidRPr="00535270">
        <w:rPr>
          <w:i w:val="0"/>
          <w:iCs w:val="0"/>
          <w:color w:val="auto"/>
          <w:sz w:val="22"/>
          <w:szCs w:val="22"/>
        </w:rPr>
        <w:t xml:space="preserve">habitat </w:t>
      </w:r>
      <w:r w:rsidR="00B14056" w:rsidRPr="00535270">
        <w:rPr>
          <w:i w:val="0"/>
          <w:iCs w:val="0"/>
          <w:color w:val="auto"/>
          <w:sz w:val="22"/>
          <w:szCs w:val="22"/>
        </w:rPr>
        <w:t>stability</w:t>
      </w:r>
      <w:r w:rsidR="0074167B" w:rsidRPr="00535270">
        <w:rPr>
          <w:i w:val="0"/>
          <w:iCs w:val="0"/>
          <w:color w:val="auto"/>
          <w:sz w:val="22"/>
          <w:szCs w:val="22"/>
        </w:rPr>
        <w:t>.</w:t>
      </w:r>
      <w:r w:rsidR="00AA2F85">
        <w:rPr>
          <w:i w:val="0"/>
          <w:iCs w:val="0"/>
          <w:color w:val="auto"/>
          <w:sz w:val="22"/>
          <w:szCs w:val="22"/>
        </w:rPr>
        <w:t xml:space="preserve"> </w:t>
      </w:r>
      <w:r w:rsidR="00C04EFB" w:rsidRPr="00AA2F85">
        <w:rPr>
          <w:i w:val="0"/>
          <w:iCs w:val="0"/>
          <w:color w:val="auto"/>
          <w:sz w:val="22"/>
          <w:szCs w:val="22"/>
        </w:rPr>
        <w:t>We</w:t>
      </w:r>
      <w:r w:rsidR="007A161D" w:rsidRPr="00AA2F85">
        <w:rPr>
          <w:i w:val="0"/>
          <w:iCs w:val="0"/>
          <w:color w:val="auto"/>
          <w:sz w:val="22"/>
          <w:szCs w:val="22"/>
        </w:rPr>
        <w:t xml:space="preserve"> used three observational datasets spanning four decades to answer the following questions: </w:t>
      </w:r>
    </w:p>
    <w:p w14:paraId="079A9412" w14:textId="77777777" w:rsidR="003213DF" w:rsidRDefault="00537848">
      <w:pPr>
        <w:pStyle w:val="ListParagraph"/>
        <w:numPr>
          <w:ilvl w:val="0"/>
          <w:numId w:val="40"/>
        </w:numPr>
        <w:rPr>
          <w:ins w:id="140" w:author="Stefanie Lane" w:date="2022-09-19T17:42:00Z"/>
        </w:rPr>
        <w:pPrChange w:id="141" w:author="Stefanie Lane" w:date="2022-09-19T17:42:00Z">
          <w:pPr>
            <w:pStyle w:val="ListParagraph"/>
          </w:pPr>
        </w:pPrChange>
      </w:pPr>
      <w:bookmarkStart w:id="142" w:name="_Hlk113366234"/>
      <w:del w:id="143" w:author="Stefanie Lane" w:date="2022-09-19T17:41:00Z">
        <w:r w:rsidDel="00DD041B">
          <w:delText xml:space="preserve">(1) </w:delText>
        </w:r>
      </w:del>
      <w:r w:rsidR="00151992">
        <w:t xml:space="preserve">Are </w:t>
      </w:r>
      <w:r w:rsidR="00C04EFB">
        <w:t xml:space="preserve">tidal freshwater marsh </w:t>
      </w:r>
      <w:r w:rsidR="00151992">
        <w:t>assemblages characterized by the same dominant species</w:t>
      </w:r>
      <w:r w:rsidR="00C04EFB">
        <w:t xml:space="preserve"> over a </w:t>
      </w:r>
      <w:del w:id="144" w:author="Stefanie Lane" w:date="2022-08-26T13:51:00Z">
        <w:r w:rsidR="00C04EFB" w:rsidDel="00AD4B3A">
          <w:delText>40 year</w:delText>
        </w:r>
      </w:del>
      <w:ins w:id="145" w:author="Stefanie Lane" w:date="2022-08-26T13:51:00Z">
        <w:r w:rsidR="00AD4B3A">
          <w:t>40-year</w:t>
        </w:r>
      </w:ins>
      <w:r w:rsidR="00C04EFB">
        <w:t xml:space="preserve"> period</w:t>
      </w:r>
      <w:r w:rsidR="00151992">
        <w:t xml:space="preserve">? In the absence of significant environmental disturbance, </w:t>
      </w:r>
      <w:r w:rsidR="00C04EFB">
        <w:t>we</w:t>
      </w:r>
      <w:r w:rsidR="00151992">
        <w:t xml:space="preserve"> expect the same species </w:t>
      </w:r>
      <w:r w:rsidR="00F954D3">
        <w:t xml:space="preserve">composition </w:t>
      </w:r>
      <w:r w:rsidR="00151992">
        <w:t xml:space="preserve">to dominate each assemblage as identified by Bradfield &amp; Porter (1982). </w:t>
      </w:r>
    </w:p>
    <w:p w14:paraId="58344B95" w14:textId="77777777" w:rsidR="003213DF" w:rsidRDefault="003213DF" w:rsidP="003213DF">
      <w:pPr>
        <w:pStyle w:val="ListParagraph"/>
        <w:rPr>
          <w:ins w:id="146" w:author="Stefanie Lane" w:date="2022-09-19T17:42:00Z"/>
        </w:rPr>
      </w:pPr>
    </w:p>
    <w:p w14:paraId="5B817441" w14:textId="48FC7CCE" w:rsidR="00DD041B" w:rsidDel="003213DF" w:rsidRDefault="00DD041B">
      <w:pPr>
        <w:pStyle w:val="ListParagraph"/>
        <w:numPr>
          <w:ilvl w:val="0"/>
          <w:numId w:val="40"/>
        </w:numPr>
        <w:rPr>
          <w:del w:id="147" w:author="Stefanie Lane" w:date="2022-09-19T17:41:00Z"/>
        </w:rPr>
        <w:pPrChange w:id="148" w:author="Stefanie Lane" w:date="2022-09-19T17:42:00Z">
          <w:pPr/>
        </w:pPrChange>
      </w:pPr>
      <w:moveToRangeStart w:id="149" w:author="Stefanie Lane" w:date="2022-09-19T17:41:00Z" w:name="move114501705"/>
      <w:moveTo w:id="150" w:author="Stefanie Lane" w:date="2022-09-19T17:41:00Z">
        <w:r>
          <w:t>Are assemblages characterized by similar indicator species? If not, which species gained or lost are driving changes within each assemblage? We expect that increasing abundance of invasive species over time would result in greater net number of species lost (and fewer net species gained).</w:t>
        </w:r>
      </w:moveTo>
      <w:moveToRangeEnd w:id="149"/>
      <w:ins w:id="151" w:author="Stefanie Lane" w:date="2022-09-19T17:41:00Z">
        <w:r>
          <w:t xml:space="preserve"> </w:t>
        </w:r>
      </w:ins>
    </w:p>
    <w:p w14:paraId="2025B339" w14:textId="77777777" w:rsidR="003213DF" w:rsidRDefault="003213DF">
      <w:pPr>
        <w:pStyle w:val="ListParagraph"/>
        <w:numPr>
          <w:ilvl w:val="0"/>
          <w:numId w:val="40"/>
        </w:numPr>
        <w:rPr>
          <w:ins w:id="152" w:author="Stefanie Lane" w:date="2022-09-19T17:42:00Z"/>
        </w:rPr>
        <w:pPrChange w:id="153" w:author="Stefanie Lane" w:date="2022-09-19T17:42:00Z">
          <w:pPr>
            <w:ind w:firstLine="720"/>
          </w:pPr>
        </w:pPrChange>
      </w:pPr>
    </w:p>
    <w:p w14:paraId="5B0CDEDC" w14:textId="2BEC95D6" w:rsidR="00496BFB" w:rsidRDefault="00537848">
      <w:pPr>
        <w:pStyle w:val="ListParagraph"/>
        <w:numPr>
          <w:ilvl w:val="0"/>
          <w:numId w:val="40"/>
        </w:numPr>
        <w:pPrChange w:id="154" w:author="Stefanie Lane" w:date="2022-09-19T17:42:00Z">
          <w:pPr>
            <w:ind w:firstLine="720"/>
          </w:pPr>
        </w:pPrChange>
      </w:pPr>
      <w:del w:id="155" w:author="Stefanie Lane" w:date="2022-09-19T17:41:00Z">
        <w:r w:rsidDel="00DD041B">
          <w:lastRenderedPageBreak/>
          <w:delText xml:space="preserve">(2) </w:delText>
        </w:r>
      </w:del>
      <w:r w:rsidR="00151992">
        <w:t xml:space="preserve">Is </w:t>
      </w:r>
      <w:r w:rsidR="00FA7522">
        <w:t>the mean species diver</w:t>
      </w:r>
      <w:r w:rsidR="008E1F98">
        <w:t>sity (</w:t>
      </w:r>
      <w:r w:rsidR="008E1F98" w:rsidRPr="003213DF">
        <w:rPr>
          <w:rFonts w:cstheme="minorHAnsi"/>
        </w:rPr>
        <w:t>α</w:t>
      </w:r>
      <w:r w:rsidR="008E1F98">
        <w:t xml:space="preserve">-diversity) and </w:t>
      </w:r>
      <w:r w:rsidR="008E1F98" w:rsidRPr="00987A32">
        <w:rPr>
          <w:highlight w:val="green"/>
          <w:rPrChange w:id="156" w:author="Stefanie Lane" w:date="2022-10-06T16:53:00Z">
            <w:rPr/>
          </w:rPrChange>
        </w:rPr>
        <w:t>variation</w:t>
      </w:r>
      <w:r w:rsidR="008E1F98">
        <w:t xml:space="preserve"> (</w:t>
      </w:r>
      <w:r w:rsidR="008E1F98" w:rsidRPr="003213DF">
        <w:rPr>
          <w:rFonts w:cstheme="minorHAnsi"/>
        </w:rPr>
        <w:t>β</w:t>
      </w:r>
      <w:r w:rsidR="008E1F98">
        <w:t xml:space="preserve">-diversity) within and across </w:t>
      </w:r>
      <w:proofErr w:type="gramStart"/>
      <w:r w:rsidR="008E1F98">
        <w:t>assemblages</w:t>
      </w:r>
      <w:proofErr w:type="gramEnd"/>
      <w:r w:rsidR="008E1F98">
        <w:t xml:space="preserve"> constant between </w:t>
      </w:r>
      <w:r w:rsidR="00C04EFB">
        <w:t>the three sampling periods (19</w:t>
      </w:r>
      <w:r w:rsidR="0001042C">
        <w:t>79</w:t>
      </w:r>
      <w:r w:rsidR="00C04EFB">
        <w:t xml:space="preserve">, </w:t>
      </w:r>
      <w:r w:rsidR="0001042C">
        <w:t>1999</w:t>
      </w:r>
      <w:r w:rsidR="00C04EFB">
        <w:t>, 2019)</w:t>
      </w:r>
      <w:r w:rsidR="00AA1B69">
        <w:t xml:space="preserve">? If the plant </w:t>
      </w:r>
      <w:r w:rsidR="00EB6652">
        <w:t>community is</w:t>
      </w:r>
      <w:r w:rsidR="00AA1B69">
        <w:t xml:space="preserve"> stable, </w:t>
      </w:r>
      <w:r w:rsidR="00C04EFB">
        <w:t>we</w:t>
      </w:r>
      <w:r w:rsidR="00AA1B69">
        <w:t xml:space="preserve"> expect little change in </w:t>
      </w:r>
      <w:r w:rsidR="00AA1B69" w:rsidRPr="003213DF">
        <w:rPr>
          <w:rFonts w:cstheme="minorHAnsi"/>
        </w:rPr>
        <w:t>α</w:t>
      </w:r>
      <w:r w:rsidR="00AA1B69">
        <w:t xml:space="preserve">-diversity and </w:t>
      </w:r>
      <w:r w:rsidR="00AA1B69" w:rsidRPr="003213DF">
        <w:rPr>
          <w:rFonts w:cstheme="minorHAnsi"/>
        </w:rPr>
        <w:t>β</w:t>
      </w:r>
      <w:r w:rsidR="00AA1B69">
        <w:t xml:space="preserve">-diversity. </w:t>
      </w:r>
    </w:p>
    <w:p w14:paraId="640BC3CE" w14:textId="080D4183" w:rsidR="00151992" w:rsidRDefault="00537848" w:rsidP="005F7C5D">
      <w:pPr>
        <w:ind w:firstLine="720"/>
      </w:pPr>
      <w:del w:id="157" w:author="Stefanie Lane" w:date="2022-09-19T17:41:00Z">
        <w:r w:rsidDel="00DD041B">
          <w:delText>(3)</w:delText>
        </w:r>
      </w:del>
      <w:moveFromRangeStart w:id="158" w:author="Stefanie Lane" w:date="2022-09-19T17:41:00Z" w:name="move114501705"/>
      <w:moveFrom w:id="159" w:author="Stefanie Lane" w:date="2022-09-19T17:41:00Z">
        <w:r w:rsidDel="00DD041B">
          <w:t xml:space="preserve"> </w:t>
        </w:r>
        <w:r w:rsidR="0021014A" w:rsidDel="00DD041B">
          <w:t>Are assemblages characterized by similar indicator species</w:t>
        </w:r>
        <w:r w:rsidR="00FF754B" w:rsidDel="00DD041B">
          <w:t xml:space="preserve">? If not, </w:t>
        </w:r>
        <w:r w:rsidR="00151992" w:rsidDel="00DD041B">
          <w:t xml:space="preserve">which species gained or lost are driving changes within each assemblage? </w:t>
        </w:r>
        <w:r w:rsidR="00C04EFB" w:rsidDel="00DD041B">
          <w:t>We</w:t>
        </w:r>
        <w:r w:rsidR="00F0046C" w:rsidDel="00DD041B">
          <w:t xml:space="preserve"> expect that increasing abundance of invasive species over time would result in greater </w:t>
        </w:r>
        <w:r w:rsidR="0069287A" w:rsidDel="00DD041B">
          <w:t xml:space="preserve">net </w:t>
        </w:r>
        <w:r w:rsidR="00F0046C" w:rsidDel="00DD041B">
          <w:t>number of species lost (and fewer</w:t>
        </w:r>
        <w:r w:rsidR="0069287A" w:rsidDel="00DD041B">
          <w:t xml:space="preserve"> net</w:t>
        </w:r>
        <w:r w:rsidR="00F0046C" w:rsidDel="00DD041B">
          <w:t xml:space="preserve"> species gained)</w:t>
        </w:r>
        <w:r w:rsidR="008A1FF7" w:rsidDel="00DD041B">
          <w:t>.</w:t>
        </w:r>
      </w:moveFrom>
      <w:moveFromRangeEnd w:id="158"/>
      <w:del w:id="160" w:author="Stefanie Lane" w:date="2022-09-19T17:41:00Z">
        <w:r w:rsidR="008A1FF7" w:rsidDel="00DD041B">
          <w:delText xml:space="preserve"> </w:delText>
        </w:r>
      </w:del>
    </w:p>
    <w:bookmarkEnd w:id="142"/>
    <w:p w14:paraId="6DAE2DB3" w14:textId="7654557E" w:rsidR="000766B8" w:rsidRDefault="000766B8">
      <w:r>
        <w:br w:type="page"/>
      </w:r>
    </w:p>
    <w:p w14:paraId="3AEE9D35" w14:textId="65D9C02B" w:rsidR="0022363E" w:rsidRDefault="0022363E" w:rsidP="006C5D18">
      <w:pPr>
        <w:pStyle w:val="Heading1"/>
      </w:pPr>
      <w:r>
        <w:lastRenderedPageBreak/>
        <w:t>Methods</w:t>
      </w:r>
    </w:p>
    <w:p w14:paraId="2040ECCE" w14:textId="39BEF74C" w:rsidR="00485A40" w:rsidRDefault="00EB5F8D" w:rsidP="005F7C5D">
      <w:pPr>
        <w:pStyle w:val="Heading2"/>
      </w:pPr>
      <w:r>
        <w:t>Physical &amp; ecological</w:t>
      </w:r>
      <w:r w:rsidRPr="005F7C5D">
        <w:t xml:space="preserve"> </w:t>
      </w:r>
      <w:r w:rsidR="006B4D7D" w:rsidRPr="005F7C5D">
        <w:t>context</w:t>
      </w:r>
    </w:p>
    <w:p w14:paraId="5D793F36" w14:textId="1F53E2D1" w:rsidR="001F436B" w:rsidRPr="009E4359" w:rsidRDefault="001F436B" w:rsidP="00DC704D">
      <w:pPr>
        <w:pStyle w:val="NoSpacing"/>
      </w:pPr>
      <w:r w:rsidRPr="00791A3B">
        <w:t>The Fraser River drains the largest catchment in British Columbia, and its estuary currently spans 2</w:t>
      </w:r>
      <w:r w:rsidR="004306D0" w:rsidRPr="00791A3B">
        <w:t>,</w:t>
      </w:r>
      <w:r w:rsidRPr="00173A95">
        <w:t xml:space="preserve">814 ha, one-third of which lies within the South Arm Marshes Wildlife Management Area </w:t>
      </w:r>
      <w:r w:rsidRPr="001617DD">
        <w:fldChar w:fldCharType="begin"/>
      </w:r>
      <w:r w:rsidR="00BD2EEF" w:rsidRPr="00173A95">
        <w:instrText xml:space="preserve"> ADDIN ZOTERO_ITEM CSL_CITATION {"citationID":"Co6VhsCC","properties":{"formattedCitation":"(Schaefer, 2004)","plainCitation":"(Schaefer, 2004)","noteIndex":0},"citationItems":[{"id":345,"uris":["http://zotero.org/users/6092945/items/NPJPIN3W"],"itemData":{"id":345,"type":"chapter","container-title":"Fraser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rsidRPr="001617DD">
        <w:fldChar w:fldCharType="separate"/>
      </w:r>
      <w:r w:rsidR="000335B7" w:rsidRPr="000335B7">
        <w:rPr>
          <w:rFonts w:ascii="Calibri" w:hAnsi="Calibri" w:cs="Calibri"/>
        </w:rPr>
        <w:t>(Schaefer, 2004)</w:t>
      </w:r>
      <w:r w:rsidRPr="001617DD">
        <w:fldChar w:fldCharType="end"/>
      </w:r>
      <w:r w:rsidRPr="00173A95">
        <w:t xml:space="preserve"> (</w:t>
      </w:r>
      <w:del w:id="161" w:author="Stefanie Lane" w:date="2022-08-29T18:31:00Z">
        <w:r w:rsidR="00615FBC" w:rsidDel="00D77FE1">
          <w:delText>Figure 1</w:delText>
        </w:r>
      </w:del>
      <w:ins w:id="162" w:author="Stefanie Lane" w:date="2022-08-29T18:31:00Z">
        <w:r w:rsidR="00D77FE1">
          <w:fldChar w:fldCharType="begin"/>
        </w:r>
        <w:r w:rsidR="00D77FE1">
          <w:instrText xml:space="preserve"> REF _Ref104553838 \h </w:instrText>
        </w:r>
      </w:ins>
      <w:r w:rsidR="00D77FE1">
        <w:fldChar w:fldCharType="separate"/>
      </w:r>
      <w:ins w:id="163" w:author="Stefanie Lane" w:date="2022-08-29T18:31:00Z">
        <w:r w:rsidR="00D77FE1">
          <w:t xml:space="preserve">Figure </w:t>
        </w:r>
        <w:r w:rsidR="00D77FE1">
          <w:rPr>
            <w:noProof/>
          </w:rPr>
          <w:t>1</w:t>
        </w:r>
        <w:r w:rsidR="00D77FE1">
          <w:fldChar w:fldCharType="end"/>
        </w:r>
      </w:ins>
      <w:r w:rsidRPr="00173A95">
        <w:t xml:space="preserve">). Ladner Marsh occupies approximately 100 ha within the South Arm Marshes, bounded to the east by </w:t>
      </w:r>
      <w:r w:rsidR="005B01F1" w:rsidRPr="00173A95">
        <w:t xml:space="preserve">urban and industrial </w:t>
      </w:r>
      <w:r w:rsidRPr="00173A95">
        <w:t>development and by the Fraser River along its weste</w:t>
      </w:r>
      <w:r w:rsidRPr="00535270">
        <w:t>rn edge (</w:t>
      </w:r>
      <w:del w:id="164" w:author="Stefanie Lane" w:date="2022-08-29T18:31:00Z">
        <w:r w:rsidR="00615FBC" w:rsidDel="00D77FE1">
          <w:delText xml:space="preserve">Figure </w:delText>
        </w:r>
        <w:r w:rsidR="00615FBC" w:rsidDel="00D77FE1">
          <w:rPr>
            <w:noProof/>
          </w:rPr>
          <w:delText>1</w:delText>
        </w:r>
      </w:del>
      <w:ins w:id="165" w:author="Stefanie Lane" w:date="2022-08-29T18:31:00Z">
        <w:r w:rsidR="00D77FE1">
          <w:rPr>
            <w:noProof/>
          </w:rPr>
          <w:fldChar w:fldCharType="begin"/>
        </w:r>
        <w:r w:rsidR="00D77FE1">
          <w:rPr>
            <w:noProof/>
          </w:rPr>
          <w:instrText xml:space="preserve"> REF _Ref104553838 \h </w:instrText>
        </w:r>
      </w:ins>
      <w:r w:rsidR="00D77FE1">
        <w:rPr>
          <w:noProof/>
        </w:rPr>
      </w:r>
      <w:r w:rsidR="00D77FE1">
        <w:rPr>
          <w:noProof/>
        </w:rPr>
        <w:fldChar w:fldCharType="separate"/>
      </w:r>
      <w:ins w:id="166" w:author="Stefanie Lane" w:date="2022-08-29T18:31:00Z">
        <w:r w:rsidR="00D77FE1">
          <w:t xml:space="preserve">Figure </w:t>
        </w:r>
        <w:r w:rsidR="00D77FE1">
          <w:rPr>
            <w:noProof/>
          </w:rPr>
          <w:t>1</w:t>
        </w:r>
        <w:r w:rsidR="00D77FE1">
          <w:rPr>
            <w:noProof/>
          </w:rPr>
          <w:fldChar w:fldCharType="end"/>
        </w:r>
      </w:ins>
      <w:r w:rsidRPr="00535270">
        <w:t>).</w:t>
      </w:r>
    </w:p>
    <w:p w14:paraId="7C4CFAC9" w14:textId="785FB83A" w:rsidR="00E545CF" w:rsidRDefault="00A15FE2" w:rsidP="005F7C5D">
      <w:pPr>
        <w:ind w:firstLine="720"/>
        <w:rPr>
          <w:ins w:id="167" w:author="Stefanie Lane" w:date="2022-08-26T13:53:00Z"/>
        </w:rPr>
      </w:pPr>
      <w:r>
        <w:t xml:space="preserve">Species common to these habitats are generally herbaceous, and the community is largely dominated by sedges and rushes with some salinity tolerance, but a greater </w:t>
      </w:r>
      <w:r w:rsidR="00EF2E40">
        <w:t xml:space="preserve">diversity of </w:t>
      </w:r>
      <w:r>
        <w:t xml:space="preserve">broadleaf flowering </w:t>
      </w:r>
      <w:r w:rsidR="00EF2E40">
        <w:t>species (“forbs”). Forb species such as bogbean (</w:t>
      </w:r>
      <w:r w:rsidR="00EF2E40">
        <w:rPr>
          <w:i/>
        </w:rPr>
        <w:t xml:space="preserve">Menyanthes trifoliata </w:t>
      </w:r>
      <w:r w:rsidR="00EF2E40">
        <w:t xml:space="preserve">L.) are tolerant of </w:t>
      </w:r>
      <w:r w:rsidR="005E1406">
        <w:t xml:space="preserve">continuously waterlogged conditions, </w:t>
      </w:r>
      <w:r w:rsidR="00EF2E40">
        <w:t>whereas</w:t>
      </w:r>
      <w:r w:rsidR="005E1406">
        <w:t xml:space="preserve"> sedge</w:t>
      </w:r>
      <w:r w:rsidR="00821B04">
        <w:t>s (</w:t>
      </w:r>
      <w:r w:rsidR="00821B04">
        <w:rPr>
          <w:i/>
        </w:rPr>
        <w:t>Carex lyngbyei</w:t>
      </w:r>
      <w:r w:rsidR="00821B04">
        <w:t xml:space="preserve"> </w:t>
      </w:r>
      <w:proofErr w:type="spellStart"/>
      <w:r w:rsidR="00821B04">
        <w:t>Hornem</w:t>
      </w:r>
      <w:proofErr w:type="spellEnd"/>
      <w:r w:rsidR="00821B04">
        <w:t>.) are better adapted to microsites that are regularly inundated and drained.</w:t>
      </w:r>
      <w:r w:rsidR="00277767">
        <w:t xml:space="preserve"> Grass species such as non-native </w:t>
      </w:r>
      <w:r w:rsidR="009B141E">
        <w:t xml:space="preserve">tall </w:t>
      </w:r>
      <w:r w:rsidR="00277767">
        <w:t>fescue (</w:t>
      </w:r>
      <w:r w:rsidR="00277767">
        <w:rPr>
          <w:i/>
        </w:rPr>
        <w:t xml:space="preserve">Festuca </w:t>
      </w:r>
      <w:r w:rsidR="00277767" w:rsidRPr="00A11140">
        <w:rPr>
          <w:i/>
        </w:rPr>
        <w:t>arundinaceae</w:t>
      </w:r>
      <w:r w:rsidR="005F44EE">
        <w:t xml:space="preserve"> </w:t>
      </w:r>
      <w:proofErr w:type="spellStart"/>
      <w:r w:rsidR="00912C74" w:rsidRPr="00912C74">
        <w:t>Schreb</w:t>
      </w:r>
      <w:proofErr w:type="spellEnd"/>
      <w:r w:rsidR="00912C74" w:rsidRPr="00912C74">
        <w:t>.</w:t>
      </w:r>
      <w:r w:rsidR="009B141E">
        <w:t>) may prefer the most well-drained sites, although some</w:t>
      </w:r>
      <w:r w:rsidR="00A04573">
        <w:t xml:space="preserve"> non-native</w:t>
      </w:r>
      <w:r w:rsidR="009B141E">
        <w:t xml:space="preserve"> species such as reed canary grass (</w:t>
      </w:r>
      <w:r w:rsidR="009B141E" w:rsidRPr="005F7C5D">
        <w:rPr>
          <w:i/>
        </w:rPr>
        <w:t>Phalaris arundinaceae</w:t>
      </w:r>
      <w:r w:rsidR="009B141E">
        <w:t xml:space="preserve"> </w:t>
      </w:r>
      <w:r w:rsidR="00A11140">
        <w:t>L.) tolerate more saturated soils</w:t>
      </w:r>
      <w:r w:rsidR="00A04573">
        <w:t>,</w:t>
      </w:r>
      <w:r w:rsidR="005A152F">
        <w:t xml:space="preserve"> and present an invasion </w:t>
      </w:r>
      <w:r w:rsidR="00A04573">
        <w:t>threat</w:t>
      </w:r>
      <w:r w:rsidR="005A152F">
        <w:t xml:space="preserve"> in tidal wetlands </w:t>
      </w:r>
      <w:r w:rsidR="005A152F">
        <w:fldChar w:fldCharType="begin"/>
      </w:r>
      <w:r w:rsidR="000335B7">
        <w:instrText xml:space="preserve"> ADDIN ZOTERO_ITEM CSL_CITATION {"citationID":"38FrsNx6","properties":{"formattedCitation":"(Sinks et al., 2021)","plainCitation":"(Sinks et al., 2021)","noteIndex":0},"citationItems":[{"id":2371,"uris":["http://zotero.org/users/6092945/items/2KQ4T5YR"],"itemData":{"id":2371,"type":"article-journal","abstract":"Reed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P."}],"issued":{"date-parts":[["2021",8]]}}}],"schema":"https://github.com/citation-style-language/schema/raw/master/csl-citation.json"} </w:instrText>
      </w:r>
      <w:r w:rsidR="005A152F">
        <w:fldChar w:fldCharType="separate"/>
      </w:r>
      <w:r w:rsidR="000335B7" w:rsidRPr="000335B7">
        <w:rPr>
          <w:rFonts w:ascii="Calibri" w:hAnsi="Calibri" w:cs="Calibri"/>
        </w:rPr>
        <w:t>(Sinks et al., 2021)</w:t>
      </w:r>
      <w:r w:rsidR="005A152F">
        <w:fldChar w:fldCharType="end"/>
      </w:r>
      <w:r w:rsidR="00A11140">
        <w:t>.</w:t>
      </w:r>
      <w:r w:rsidR="00A11140" w:rsidRPr="00B2582D">
        <w:t xml:space="preserve"> </w:t>
      </w:r>
    </w:p>
    <w:p w14:paraId="4503C271" w14:textId="72F9DDD9" w:rsidR="005372BF" w:rsidRDefault="00A74744" w:rsidP="005F7C5D">
      <w:pPr>
        <w:ind w:firstLine="720"/>
      </w:pPr>
      <w:ins w:id="168" w:author="Stefanie Lane" w:date="2022-08-26T13:54:00Z">
        <w:r>
          <w:rPr>
            <w:iCs/>
          </w:rPr>
          <w:t xml:space="preserve">In Ladner Marsh, </w:t>
        </w:r>
      </w:ins>
      <w:moveToRangeStart w:id="169" w:author="Stefanie Lane" w:date="2022-08-26T13:53:00Z" w:name="move112414400"/>
      <w:moveTo w:id="170" w:author="Stefanie Lane" w:date="2022-08-26T13:53:00Z">
        <w:r w:rsidR="00E545CF" w:rsidRPr="00E545CF">
          <w:rPr>
            <w:iCs/>
            <w:rPrChange w:id="171" w:author="Stefanie Lane" w:date="2022-08-26T13:53:00Z">
              <w:rPr>
                <w:i/>
                <w:iCs/>
                <w:strike/>
              </w:rPr>
            </w:rPrChange>
          </w:rPr>
          <w:t xml:space="preserve">Bradfield &amp; Porter (1982) identified distinct community sub-types (hereafter, “assemblages”), likely driven by edaphic factors such as drainage.  Denoth &amp; Myers (2007) repeated the sampling to determine whether an exotic species </w:t>
        </w:r>
        <w:del w:id="172" w:author="Stefanie Lane" w:date="2022-08-26T14:02:00Z">
          <w:r w:rsidR="00E545CF" w:rsidRPr="00E545CF" w:rsidDel="00823CE5">
            <w:rPr>
              <w:iCs/>
              <w:rPrChange w:id="173" w:author="Stefanie Lane" w:date="2022-08-26T13:53:00Z">
                <w:rPr>
                  <w:i/>
                  <w:iCs/>
                  <w:strike/>
                </w:rPr>
              </w:rPrChange>
            </w:rPr>
            <w:delText xml:space="preserve">(purple loosestrife) </w:delText>
          </w:r>
        </w:del>
        <w:r w:rsidR="00E545CF" w:rsidRPr="00E545CF">
          <w:rPr>
            <w:iCs/>
            <w:rPrChange w:id="174" w:author="Stefanie Lane" w:date="2022-08-26T13:53:00Z">
              <w:rPr>
                <w:i/>
                <w:iCs/>
                <w:strike/>
              </w:rPr>
            </w:rPrChange>
          </w:rPr>
          <w:t xml:space="preserve">was displacing a </w:t>
        </w:r>
      </w:moveTo>
      <w:ins w:id="175" w:author="Stefanie Lane" w:date="2022-08-26T14:01:00Z">
        <w:r w:rsidR="00823CE5">
          <w:rPr>
            <w:iCs/>
          </w:rPr>
          <w:t xml:space="preserve">listed </w:t>
        </w:r>
      </w:ins>
      <w:moveTo w:id="176" w:author="Stefanie Lane" w:date="2022-08-26T13:53:00Z">
        <w:r w:rsidR="00E545CF" w:rsidRPr="00E545CF">
          <w:rPr>
            <w:iCs/>
            <w:rPrChange w:id="177" w:author="Stefanie Lane" w:date="2022-08-26T13:53:00Z">
              <w:rPr>
                <w:i/>
                <w:iCs/>
                <w:strike/>
              </w:rPr>
            </w:rPrChange>
          </w:rPr>
          <w:t>species of</w:t>
        </w:r>
      </w:moveTo>
      <w:ins w:id="178" w:author="Stefanie Lane" w:date="2022-08-26T13:58:00Z">
        <w:r w:rsidR="00C46C72">
          <w:rPr>
            <w:iCs/>
          </w:rPr>
          <w:t xml:space="preserve"> </w:t>
        </w:r>
      </w:ins>
      <w:moveTo w:id="179" w:author="Stefanie Lane" w:date="2022-08-26T13:53:00Z">
        <w:del w:id="180" w:author="Stefanie Lane" w:date="2022-08-26T13:59:00Z">
          <w:r w:rsidR="00E545CF" w:rsidRPr="00E545CF" w:rsidDel="00C14515">
            <w:rPr>
              <w:iCs/>
              <w:rPrChange w:id="181" w:author="Stefanie Lane" w:date="2022-08-26T13:53:00Z">
                <w:rPr>
                  <w:i/>
                  <w:iCs/>
                  <w:strike/>
                </w:rPr>
              </w:rPrChange>
            </w:rPr>
            <w:delText xml:space="preserve"> </w:delText>
          </w:r>
        </w:del>
        <w:r w:rsidR="00E545CF" w:rsidRPr="00E545CF">
          <w:rPr>
            <w:iCs/>
            <w:rPrChange w:id="182" w:author="Stefanie Lane" w:date="2022-08-26T13:53:00Z">
              <w:rPr>
                <w:i/>
                <w:iCs/>
                <w:strike/>
              </w:rPr>
            </w:rPrChange>
          </w:rPr>
          <w:t>conservation concern</w:t>
        </w:r>
      </w:moveTo>
      <w:ins w:id="183" w:author="Stefanie Lane" w:date="2022-08-26T14:01:00Z">
        <w:r w:rsidR="00823CE5">
          <w:rPr>
            <w:iCs/>
          </w:rPr>
          <w:t xml:space="preserve"> in British Columbia</w:t>
        </w:r>
      </w:ins>
      <w:moveTo w:id="184" w:author="Stefanie Lane" w:date="2022-08-26T13:53:00Z">
        <w:r w:rsidR="00E545CF" w:rsidRPr="00E545CF">
          <w:rPr>
            <w:iCs/>
            <w:rPrChange w:id="185" w:author="Stefanie Lane" w:date="2022-08-26T13:53:00Z">
              <w:rPr>
                <w:i/>
                <w:iCs/>
                <w:strike/>
              </w:rPr>
            </w:rPrChange>
          </w:rPr>
          <w:t>, Henderson’s checker</w:t>
        </w:r>
      </w:moveTo>
      <w:ins w:id="186" w:author="Stefanie Lane" w:date="2022-08-26T13:56:00Z">
        <w:r w:rsidR="00907F33">
          <w:rPr>
            <w:iCs/>
          </w:rPr>
          <w:t>-</w:t>
        </w:r>
      </w:ins>
      <w:moveTo w:id="187" w:author="Stefanie Lane" w:date="2022-08-26T13:53:00Z">
        <w:r w:rsidR="00E545CF" w:rsidRPr="00E545CF">
          <w:rPr>
            <w:iCs/>
            <w:rPrChange w:id="188" w:author="Stefanie Lane" w:date="2022-08-26T13:53:00Z">
              <w:rPr>
                <w:i/>
                <w:iCs/>
                <w:strike/>
              </w:rPr>
            </w:rPrChange>
          </w:rPr>
          <w:t>mallow</w:t>
        </w:r>
      </w:moveTo>
      <w:ins w:id="189" w:author="Stefanie Lane" w:date="2022-08-26T13:54:00Z">
        <w:r w:rsidR="00A22EC7">
          <w:rPr>
            <w:iCs/>
          </w:rPr>
          <w:t xml:space="preserve"> </w:t>
        </w:r>
        <w:r w:rsidR="00A22EC7" w:rsidRPr="008663D1">
          <w:rPr>
            <w:iCs/>
          </w:rPr>
          <w:t>(</w:t>
        </w:r>
        <w:r w:rsidR="00A22EC7" w:rsidRPr="008663D1">
          <w:rPr>
            <w:i/>
            <w:iCs/>
          </w:rPr>
          <w:t xml:space="preserve">Sidalcea hendersonii </w:t>
        </w:r>
        <w:r w:rsidR="00A22EC7" w:rsidRPr="008663D1">
          <w:rPr>
            <w:iCs/>
          </w:rPr>
          <w:t>S. Watson)</w:t>
        </w:r>
      </w:ins>
      <w:moveTo w:id="190" w:author="Stefanie Lane" w:date="2022-08-26T13:53:00Z">
        <w:r w:rsidR="00E545CF" w:rsidRPr="00E545CF">
          <w:rPr>
            <w:iCs/>
            <w:rPrChange w:id="191" w:author="Stefanie Lane" w:date="2022-08-26T13:53:00Z">
              <w:rPr>
                <w:i/>
                <w:iCs/>
                <w:strike/>
              </w:rPr>
            </w:rPrChange>
          </w:rPr>
          <w:t>. Henderson’s checker</w:t>
        </w:r>
      </w:moveTo>
      <w:ins w:id="192" w:author="Stefanie Lane" w:date="2022-08-26T13:56:00Z">
        <w:r w:rsidR="00907F33">
          <w:rPr>
            <w:iCs/>
          </w:rPr>
          <w:t>-</w:t>
        </w:r>
      </w:ins>
      <w:moveTo w:id="193" w:author="Stefanie Lane" w:date="2022-08-26T13:53:00Z">
        <w:r w:rsidR="00E545CF" w:rsidRPr="00E545CF">
          <w:rPr>
            <w:iCs/>
            <w:rPrChange w:id="194" w:author="Stefanie Lane" w:date="2022-08-26T13:53:00Z">
              <w:rPr>
                <w:i/>
                <w:iCs/>
                <w:strike/>
              </w:rPr>
            </w:rPrChange>
          </w:rPr>
          <w:t>mallow</w:t>
        </w:r>
        <w:del w:id="195" w:author="Stefanie Lane" w:date="2022-08-26T13:55:00Z">
          <w:r w:rsidR="00E545CF" w:rsidRPr="00E545CF" w:rsidDel="00D71364">
            <w:rPr>
              <w:iCs/>
              <w:rPrChange w:id="196" w:author="Stefanie Lane" w:date="2022-08-26T13:53:00Z">
                <w:rPr>
                  <w:i/>
                  <w:iCs/>
                  <w:strike/>
                </w:rPr>
              </w:rPrChange>
            </w:rPr>
            <w:delText xml:space="preserve"> </w:delText>
          </w:r>
        </w:del>
        <w:del w:id="197" w:author="Stefanie Lane" w:date="2022-08-26T13:54:00Z">
          <w:r w:rsidR="00E545CF" w:rsidRPr="00E545CF" w:rsidDel="00A22EC7">
            <w:rPr>
              <w:iCs/>
              <w:rPrChange w:id="198" w:author="Stefanie Lane" w:date="2022-08-26T13:53:00Z">
                <w:rPr>
                  <w:i/>
                  <w:iCs/>
                  <w:strike/>
                </w:rPr>
              </w:rPrChange>
            </w:rPr>
            <w:delText>(</w:delText>
          </w:r>
          <w:r w:rsidR="00E545CF" w:rsidRPr="00A22EC7" w:rsidDel="00A22EC7">
            <w:rPr>
              <w:i/>
              <w:iCs/>
              <w:rPrChange w:id="199" w:author="Stefanie Lane" w:date="2022-08-26T13:54:00Z">
                <w:rPr>
                  <w:iCs/>
                  <w:strike/>
                </w:rPr>
              </w:rPrChange>
            </w:rPr>
            <w:delText>Sidalcea hendersonii</w:delText>
          </w:r>
          <w:r w:rsidR="00E545CF" w:rsidRPr="00A22EC7" w:rsidDel="00A22EC7">
            <w:rPr>
              <w:i/>
              <w:iCs/>
              <w:rPrChange w:id="200" w:author="Stefanie Lane" w:date="2022-08-26T13:54:00Z">
                <w:rPr>
                  <w:i/>
                  <w:iCs/>
                  <w:strike/>
                </w:rPr>
              </w:rPrChange>
            </w:rPr>
            <w:delText xml:space="preserve"> </w:delText>
          </w:r>
          <w:r w:rsidR="00E545CF" w:rsidRPr="00E545CF" w:rsidDel="00A22EC7">
            <w:rPr>
              <w:iCs/>
              <w:rPrChange w:id="201" w:author="Stefanie Lane" w:date="2022-08-26T13:53:00Z">
                <w:rPr>
                  <w:i/>
                  <w:iCs/>
                  <w:strike/>
                </w:rPr>
              </w:rPrChange>
            </w:rPr>
            <w:delText>S. Watson)</w:delText>
          </w:r>
        </w:del>
        <w:r w:rsidR="00E545CF" w:rsidRPr="00E545CF">
          <w:rPr>
            <w:iCs/>
            <w:rPrChange w:id="202" w:author="Stefanie Lane" w:date="2022-08-26T13:53:00Z">
              <w:rPr>
                <w:i/>
                <w:iCs/>
                <w:strike/>
              </w:rPr>
            </w:rPrChange>
          </w:rPr>
          <w:t xml:space="preserve"> is locally abundant in this marsh, and thus stability of</w:t>
        </w:r>
      </w:moveTo>
      <w:ins w:id="203" w:author="Stefanie Lane" w:date="2022-08-26T13:55:00Z">
        <w:r w:rsidR="00A22EC7">
          <w:rPr>
            <w:iCs/>
          </w:rPr>
          <w:t xml:space="preserve"> sufficient</w:t>
        </w:r>
      </w:ins>
      <w:moveTo w:id="204" w:author="Stefanie Lane" w:date="2022-08-26T13:53:00Z">
        <w:r w:rsidR="00E545CF" w:rsidRPr="00E545CF">
          <w:rPr>
            <w:iCs/>
            <w:rPrChange w:id="205" w:author="Stefanie Lane" w:date="2022-08-26T13:53:00Z">
              <w:rPr>
                <w:i/>
                <w:iCs/>
                <w:strike/>
              </w:rPr>
            </w:rPrChange>
          </w:rPr>
          <w:t xml:space="preserve"> habitat </w:t>
        </w:r>
        <w:del w:id="206" w:author="Stefanie Lane" w:date="2022-08-26T13:55:00Z">
          <w:r w:rsidR="00E545CF" w:rsidRPr="00E545CF" w:rsidDel="00D71364">
            <w:rPr>
              <w:iCs/>
              <w:rPrChange w:id="207" w:author="Stefanie Lane" w:date="2022-08-26T13:53:00Z">
                <w:rPr>
                  <w:i/>
                  <w:iCs/>
                  <w:strike/>
                </w:rPr>
              </w:rPrChange>
            </w:rPr>
            <w:delText xml:space="preserve">conditions </w:delText>
          </w:r>
        </w:del>
        <w:r w:rsidR="00E545CF" w:rsidRPr="00E545CF">
          <w:rPr>
            <w:iCs/>
            <w:rPrChange w:id="208" w:author="Stefanie Lane" w:date="2022-08-26T13:53:00Z">
              <w:rPr>
                <w:i/>
                <w:iCs/>
                <w:strike/>
              </w:rPr>
            </w:rPrChange>
          </w:rPr>
          <w:t>is vital for species conservation.</w:t>
        </w:r>
      </w:moveTo>
      <w:moveToRangeEnd w:id="169"/>
    </w:p>
    <w:p w14:paraId="0C98E66A" w14:textId="79BE5146" w:rsidR="005372BF" w:rsidRDefault="009B4A77" w:rsidP="005372BF">
      <w:pPr>
        <w:pStyle w:val="Heading2"/>
      </w:pPr>
      <w:r>
        <w:t>Vegetation surveys</w:t>
      </w:r>
    </w:p>
    <w:p w14:paraId="1540E1A5" w14:textId="20F4B226" w:rsidR="009B4A77" w:rsidRPr="001401E6" w:rsidRDefault="009B4A77" w:rsidP="005F7C5D">
      <w:pPr>
        <w:pStyle w:val="Heading3"/>
      </w:pPr>
      <w:r>
        <w:t>1979-1999</w:t>
      </w:r>
    </w:p>
    <w:p w14:paraId="209DFDF2" w14:textId="59FBC4E6" w:rsidR="005372BF" w:rsidRPr="009B0BA5" w:rsidRDefault="005372BF">
      <w:pPr>
        <w:ind w:firstLine="720"/>
      </w:pPr>
      <w:del w:id="209" w:author="Stefanie Lane" w:date="2022-08-26T14:03:00Z">
        <w:r w:rsidDel="00ED5DE3">
          <w:delText xml:space="preserve">Data </w:delText>
        </w:r>
      </w:del>
      <w:ins w:id="210" w:author="Stefanie Lane" w:date="2022-08-26T14:03:00Z">
        <w:r w:rsidR="00ED5DE3">
          <w:t>The first data collection was conducted</w:t>
        </w:r>
      </w:ins>
      <w:del w:id="211" w:author="Stefanie Lane" w:date="2022-08-26T14:03:00Z">
        <w:r w:rsidDel="00ED5DE3">
          <w:delText>were originally collected</w:delText>
        </w:r>
      </w:del>
      <w:r>
        <w:t xml:space="preserve"> in 1979 </w:t>
      </w:r>
      <w:del w:id="212" w:author="Stefanie Lane" w:date="2022-08-26T14:02:00Z">
        <w:r w:rsidDel="00ED5DE3">
          <w:delText xml:space="preserve">as part of an observational study to characterize dominant </w:delText>
        </w:r>
        <w:r w:rsidR="00E563DA" w:rsidDel="00ED5DE3">
          <w:delText>assemblage</w:delText>
        </w:r>
        <w:r w:rsidDel="00ED5DE3">
          <w:delText xml:space="preserve"> types </w:delText>
        </w:r>
      </w:del>
      <w:r>
        <w:fldChar w:fldCharType="begin"/>
      </w:r>
      <w:r w:rsidR="00BD2EEF">
        <w:instrText xml:space="preserve"> ADDIN ZOTERO_ITEM CSL_CITATION {"citationID":"DvFrgRoV","properties":{"formattedCitation":"(Bradfield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000335B7" w:rsidRPr="000335B7">
        <w:rPr>
          <w:rFonts w:ascii="Calibri" w:hAnsi="Calibri" w:cs="Calibri"/>
        </w:rPr>
        <w:t>(Bradfield &amp; Porter, 1982)</w:t>
      </w:r>
      <w:r>
        <w:fldChar w:fldCharType="end"/>
      </w:r>
      <w:ins w:id="213" w:author="Stefanie Lane" w:date="2022-08-26T14:03:00Z">
        <w:r w:rsidR="00ED5DE3">
          <w:t>.</w:t>
        </w:r>
      </w:ins>
      <w:del w:id="214" w:author="Stefanie Lane" w:date="2022-08-26T14:02:00Z">
        <w:r w:rsidDel="00ED5DE3">
          <w:delText>.</w:delText>
        </w:r>
      </w:del>
      <w:r>
        <w:t xml:space="preserve"> </w:t>
      </w:r>
      <w:r w:rsidR="00E563DA">
        <w:t>Eight transects were positioned along a north-to-south gradient</w:t>
      </w:r>
      <w:r w:rsidR="00431393">
        <w:t>,</w:t>
      </w:r>
      <w:r w:rsidR="00A64503">
        <w:t xml:space="preserve"> and</w:t>
      </w:r>
      <w:r w:rsidR="00431393">
        <w:t xml:space="preserve"> </w:t>
      </w:r>
      <w:r w:rsidR="00E563DA">
        <w:t>1 m</w:t>
      </w:r>
      <w:r w:rsidR="00E563DA">
        <w:rPr>
          <w:vertAlign w:val="superscript"/>
        </w:rPr>
        <w:t>2</w:t>
      </w:r>
      <w:r w:rsidR="00E563DA">
        <w:t xml:space="preserve"> quadrats (plots) were placed </w:t>
      </w:r>
      <w:r w:rsidR="00431393">
        <w:t xml:space="preserve">in the center of </w:t>
      </w:r>
      <w:r w:rsidR="00A64503">
        <w:t xml:space="preserve">vegetation </w:t>
      </w:r>
      <w:r w:rsidR="00431393">
        <w:t xml:space="preserve">patches where species composition noticeably changed, or every 10 m along the transect, whichever distance was shorter </w:t>
      </w:r>
      <w:r w:rsidR="00E563DA">
        <w:t>(Bradfield, 2019 personal comm.)</w:t>
      </w:r>
      <w:r w:rsidR="007A5BC9">
        <w:t xml:space="preserve"> (</w:t>
      </w:r>
      <w:r w:rsidR="00615FBC">
        <w:t xml:space="preserve">Figure </w:t>
      </w:r>
      <w:r w:rsidR="00615FBC">
        <w:rPr>
          <w:noProof/>
        </w:rPr>
        <w:t>1</w:t>
      </w:r>
      <w:r w:rsidR="007A5BC9">
        <w:t>D)</w:t>
      </w:r>
      <w:r w:rsidR="00E563DA">
        <w:t xml:space="preserve">. </w:t>
      </w:r>
      <w:r>
        <w:t xml:space="preserve">Cluster analysis and principal components analysis (PCA) distinguished three </w:t>
      </w:r>
      <w:ins w:id="215" w:author="Stefanie Lane" w:date="2022-08-26T13:57:00Z">
        <w:r w:rsidR="00AB7C6A">
          <w:t>assemblages</w:t>
        </w:r>
      </w:ins>
      <w:del w:id="216" w:author="Stefanie Lane" w:date="2022-08-26T13:57:00Z">
        <w:r w:rsidDel="00AB7C6A">
          <w:delText>community associations</w:delText>
        </w:r>
      </w:del>
      <w:r>
        <w:t xml:space="preserve">, each dominated by a distinct species: </w:t>
      </w:r>
      <w:del w:id="217" w:author="Stefanie Lane" w:date="2022-08-26T14:46:00Z">
        <w:r w:rsidDel="00AA16C1">
          <w:delText>Lyngbye’s se</w:delText>
        </w:r>
      </w:del>
      <w:ins w:id="218" w:author="Stefanie Lane" w:date="2022-08-26T14:46:00Z">
        <w:r w:rsidR="00AA16C1">
          <w:t>Se</w:t>
        </w:r>
      </w:ins>
      <w:r>
        <w:t>dge (</w:t>
      </w:r>
      <w:r>
        <w:rPr>
          <w:i/>
        </w:rPr>
        <w:t>Carex lyngbyei</w:t>
      </w:r>
      <w:del w:id="219" w:author="Stefanie Lane" w:date="2022-08-29T18:32:00Z">
        <w:r w:rsidDel="0058339D">
          <w:delText xml:space="preserve"> Hornem.</w:delText>
        </w:r>
      </w:del>
      <w:r>
        <w:t xml:space="preserve">), </w:t>
      </w:r>
      <w:ins w:id="220" w:author="Stefanie Lane" w:date="2022-08-26T14:46:00Z">
        <w:r w:rsidR="00AE3114">
          <w:t>F</w:t>
        </w:r>
      </w:ins>
      <w:del w:id="221" w:author="Stefanie Lane" w:date="2022-08-26T14:46:00Z">
        <w:r w:rsidDel="00AE3114">
          <w:delText>f</w:delText>
        </w:r>
      </w:del>
      <w:r>
        <w:t>escue (</w:t>
      </w:r>
      <w:r>
        <w:rPr>
          <w:i/>
        </w:rPr>
        <w:t>Festuca arundinaceae</w:t>
      </w:r>
      <w:del w:id="222" w:author="Stefanie Lane" w:date="2022-08-29T18:32:00Z">
        <w:r w:rsidDel="0058339D">
          <w:delText xml:space="preserve"> Schreb.</w:delText>
        </w:r>
      </w:del>
      <w:r>
        <w:t xml:space="preserve">), and </w:t>
      </w:r>
      <w:del w:id="223" w:author="Stefanie Lane" w:date="2022-08-26T14:46:00Z">
        <w:r w:rsidDel="00AE3114">
          <w:delText>b</w:delText>
        </w:r>
      </w:del>
      <w:ins w:id="224" w:author="Stefanie Lane" w:date="2022-08-26T14:46:00Z">
        <w:r w:rsidR="00AE3114">
          <w:t>B</w:t>
        </w:r>
      </w:ins>
      <w:r>
        <w:t>ogbean (</w:t>
      </w:r>
      <w:r>
        <w:rPr>
          <w:i/>
        </w:rPr>
        <w:t xml:space="preserve">Menyanthes trifoliata </w:t>
      </w:r>
      <w:del w:id="225" w:author="Stefanie Lane" w:date="2022-08-29T18:32:00Z">
        <w:r w:rsidDel="0058339D">
          <w:delText>L.</w:delText>
        </w:r>
      </w:del>
      <w:r>
        <w:t>).</w:t>
      </w:r>
      <w:r w:rsidR="00A64503">
        <w:t xml:space="preserve"> Bradfield &amp; Porter (1982) hypothesized that edaphic facto</w:t>
      </w:r>
      <w:r w:rsidR="00586B0D">
        <w:t xml:space="preserve">rs drove assemblages, such as waterlogged soils in the bogbean assemblage, or drainage along channel edges in the fescue assemblage. </w:t>
      </w:r>
    </w:p>
    <w:p w14:paraId="6823E735" w14:textId="78A16BFD" w:rsidR="005372BF" w:rsidRDefault="00A9489B" w:rsidP="005372BF">
      <w:pPr>
        <w:ind w:firstLine="720"/>
      </w:pPr>
      <w:ins w:id="226" w:author="Stefanie Lane" w:date="2022-08-26T14:04:00Z">
        <w:r>
          <w:t xml:space="preserve">A subsequent </w:t>
        </w:r>
      </w:ins>
      <w:del w:id="227" w:author="Stefanie Lane" w:date="2022-08-26T14:04:00Z">
        <w:r w:rsidR="005372BF" w:rsidDel="00A9489B">
          <w:delText xml:space="preserve">A subsequent </w:delText>
        </w:r>
      </w:del>
      <w:r w:rsidR="005372BF">
        <w:t xml:space="preserve">survey conducted in 1999 recreated the transects and sought to place sampling plots at </w:t>
      </w:r>
      <w:r w:rsidR="0001042C">
        <w:t xml:space="preserve">the </w:t>
      </w:r>
      <w:r w:rsidR="005372BF">
        <w:t>exact positions sampled in 1979 t</w:t>
      </w:r>
      <w:ins w:id="228" w:author="Stefanie Lane" w:date="2022-08-26T14:04:00Z">
        <w:r>
          <w:t xml:space="preserve">o </w:t>
        </w:r>
        <w:r w:rsidR="00DF1C6C">
          <w:t xml:space="preserve">test </w:t>
        </w:r>
      </w:ins>
      <w:del w:id="229" w:author="Stefanie Lane" w:date="2022-08-26T14:04:00Z">
        <w:r w:rsidR="005372BF" w:rsidDel="00A9489B">
          <w:delText xml:space="preserve">o test </w:delText>
        </w:r>
      </w:del>
      <w:r w:rsidR="005372BF">
        <w:t>relationships between invasive purple loosestrife (</w:t>
      </w:r>
      <w:r w:rsidR="005372BF">
        <w:rPr>
          <w:i/>
        </w:rPr>
        <w:t>Lythrum salicaria</w:t>
      </w:r>
      <w:r w:rsidR="005372BF">
        <w:t xml:space="preserve">, L.) and Henderson’s </w:t>
      </w:r>
      <w:del w:id="230" w:author="Stefanie Lane" w:date="2022-08-26T14:07:00Z">
        <w:r w:rsidR="005372BF" w:rsidDel="00C87135">
          <w:delText>checkermallow</w:delText>
        </w:r>
      </w:del>
      <w:ins w:id="231" w:author="Stefanie Lane" w:date="2022-08-26T14:07:00Z">
        <w:r w:rsidR="00C87135">
          <w:t>checker-mallow</w:t>
        </w:r>
      </w:ins>
      <w:r w:rsidR="005372BF">
        <w:t xml:space="preserve"> (</w:t>
      </w:r>
      <w:r w:rsidR="005372BF">
        <w:rPr>
          <w:i/>
        </w:rPr>
        <w:t>Sidalcea hendersonii</w:t>
      </w:r>
      <w:del w:id="232" w:author="Stefanie Lane" w:date="2022-08-29T18:32:00Z">
        <w:r w:rsidR="005372BF" w:rsidDel="0058339D">
          <w:rPr>
            <w:i/>
          </w:rPr>
          <w:delText xml:space="preserve"> </w:delText>
        </w:r>
        <w:r w:rsidR="005372BF" w:rsidDel="0058339D">
          <w:delText>S. Watson</w:delText>
        </w:r>
      </w:del>
      <w:r w:rsidR="005372BF">
        <w:t>)</w:t>
      </w:r>
      <w:ins w:id="233" w:author="Stefanie Lane" w:date="2022-08-26T13:57:00Z">
        <w:r w:rsidR="00C46C72">
          <w:t xml:space="preserve"> </w:t>
        </w:r>
      </w:ins>
      <w:del w:id="234" w:author="Stefanie Lane" w:date="2022-08-26T13:57:00Z">
        <w:r w:rsidR="005372BF" w:rsidDel="00C46C72">
          <w:delText xml:space="preserve">, which is a Blue Listed species of special concern in British Columbia </w:delText>
        </w:r>
      </w:del>
      <w:r w:rsidR="005372BF">
        <w:fldChar w:fldCharType="begin"/>
      </w:r>
      <w:r w:rsidR="00BD2EEF">
        <w:instrText xml:space="preserve"> ADDIN ZOTERO_ITEM CSL_CITATION {"citationID":"BWMcZIyP","properties":{"formattedCitation":"(Denoth &amp; Myers, 2007)","plainCitation":"(Denoth &amp; Myers, 2007)","noteIndex":0},"citationItems":[{"id":225,"uris":["http://zotero.org/users/6092945/items/LSLEQYJS"],"itemData":{"id":225,"type":"article-journal","abstract":"The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rsidR="005372BF">
        <w:fldChar w:fldCharType="separate"/>
      </w:r>
      <w:r w:rsidR="000335B7" w:rsidRPr="000335B7">
        <w:rPr>
          <w:rFonts w:ascii="Calibri" w:hAnsi="Calibri" w:cs="Calibri"/>
        </w:rPr>
        <w:t>(Denoth &amp; Myers, 2007)</w:t>
      </w:r>
      <w:r w:rsidR="005372BF">
        <w:fldChar w:fldCharType="end"/>
      </w:r>
      <w:r w:rsidR="005372BF">
        <w:t>. While Denoth &amp; Myers did not seek to test changes in community composition, data were collected according to the same protocols as in 1979, and the data ha</w:t>
      </w:r>
      <w:r w:rsidR="0091346E">
        <w:t xml:space="preserve">ve </w:t>
      </w:r>
      <w:r w:rsidR="005372BF">
        <w:t>been made available for comparison. This publication will reference dates the data were collected, rather than publication dates of the preceding studies.</w:t>
      </w:r>
    </w:p>
    <w:p w14:paraId="08F3F3C7" w14:textId="626F312A" w:rsidR="005372BF" w:rsidRDefault="009B4A77" w:rsidP="009B4A77">
      <w:pPr>
        <w:pStyle w:val="Heading3"/>
      </w:pPr>
      <w:r>
        <w:t>2019</w:t>
      </w:r>
    </w:p>
    <w:p w14:paraId="1B7694BC" w14:textId="504E4528" w:rsidR="00D4425C" w:rsidRDefault="00A5448B" w:rsidP="00D4425C">
      <w:pPr>
        <w:ind w:firstLine="720"/>
      </w:pPr>
      <w:r>
        <w:t xml:space="preserve">No permanent markers were left in Ladner Marsh, so precise transects assessed by Bradfield &amp; Porter (1982) or Denoth &amp; Myers (2007) were not identifiable in 2019. </w:t>
      </w:r>
      <w:r w:rsidR="00B832A6">
        <w:t xml:space="preserve">Transect </w:t>
      </w:r>
      <w:r w:rsidR="00C55BA3">
        <w:t xml:space="preserve">endpoints </w:t>
      </w:r>
      <w:r w:rsidR="00B832A6">
        <w:t>were approximated</w:t>
      </w:r>
      <w:r w:rsidR="002C1D2C">
        <w:t xml:space="preserve"> within ~5 m</w:t>
      </w:r>
      <w:r w:rsidR="00B832A6">
        <w:t xml:space="preserve"> </w:t>
      </w:r>
      <w:r w:rsidR="002A34E3">
        <w:t xml:space="preserve">by overlaying Figure 1 in Bradfield &amp; Porter’s 1982 publication </w:t>
      </w:r>
      <w:r w:rsidR="00FB3E22">
        <w:t>(</w:t>
      </w:r>
      <w:del w:id="235" w:author="Stefanie Lane" w:date="2022-08-29T18:33:00Z">
        <w:r w:rsidR="00FB3E22" w:rsidDel="000359C2">
          <w:delText>Figure 1</w:delText>
        </w:r>
      </w:del>
      <w:ins w:id="236" w:author="Stefanie Lane" w:date="2022-08-29T18:33:00Z">
        <w:r w:rsidR="000359C2">
          <w:fldChar w:fldCharType="begin"/>
        </w:r>
        <w:r w:rsidR="000359C2">
          <w:instrText xml:space="preserve"> REF _Ref104553838 \h </w:instrText>
        </w:r>
      </w:ins>
      <w:r w:rsidR="000359C2">
        <w:fldChar w:fldCharType="separate"/>
      </w:r>
      <w:ins w:id="237" w:author="Stefanie Lane" w:date="2022-08-29T18:33:00Z">
        <w:r w:rsidR="000359C2">
          <w:t xml:space="preserve">Figure </w:t>
        </w:r>
        <w:r w:rsidR="000359C2">
          <w:rPr>
            <w:noProof/>
          </w:rPr>
          <w:t>1</w:t>
        </w:r>
        <w:r w:rsidR="000359C2">
          <w:fldChar w:fldCharType="end"/>
        </w:r>
      </w:ins>
      <w:r w:rsidR="00FB3E22">
        <w:t xml:space="preserve">D) </w:t>
      </w:r>
      <w:r w:rsidR="002A34E3">
        <w:t xml:space="preserve">on a georeferenced </w:t>
      </w:r>
      <w:proofErr w:type="spellStart"/>
      <w:r w:rsidR="002A34E3">
        <w:t>basemap</w:t>
      </w:r>
      <w:proofErr w:type="spellEnd"/>
      <w:r w:rsidR="002A34E3">
        <w:t xml:space="preserve">, aligning </w:t>
      </w:r>
      <w:r w:rsidR="002C1D2C">
        <w:t>prominent landscape features, and marking GPS locations in Avenza</w:t>
      </w:r>
      <w:r w:rsidR="0070559A">
        <w:t xml:space="preserve"> Maps</w:t>
      </w:r>
      <w:r w:rsidR="002C1D2C">
        <w:t xml:space="preserve"> (</w:t>
      </w:r>
      <w:r w:rsidR="0070559A">
        <w:t>Avenza Systems Inc., Ontario, Canada, v. 3.2)</w:t>
      </w:r>
      <w:r w:rsidR="00B832A6">
        <w:t>.</w:t>
      </w:r>
      <w:r w:rsidR="00947182">
        <w:t xml:space="preserve"> </w:t>
      </w:r>
      <w:r>
        <w:t>Transect “Q” (n = 7 plots) was omitted in 1999 and 2019 due to conversion to thick riparian forest with an understory of Himalayan blackberry (</w:t>
      </w:r>
      <w:r>
        <w:rPr>
          <w:i/>
        </w:rPr>
        <w:t xml:space="preserve">Rubus </w:t>
      </w:r>
      <w:r w:rsidRPr="00904BB3">
        <w:rPr>
          <w:i/>
        </w:rPr>
        <w:t>armeniacus</w:t>
      </w:r>
      <w:ins w:id="238" w:author="Stefanie Lane" w:date="2022-08-26T14:05:00Z">
        <w:r w:rsidR="00C87135">
          <w:t xml:space="preserve"> </w:t>
        </w:r>
        <w:proofErr w:type="spellStart"/>
        <w:r w:rsidR="00C87135">
          <w:t>Focke</w:t>
        </w:r>
      </w:ins>
      <w:proofErr w:type="spellEnd"/>
      <w:r>
        <w:t xml:space="preserve">) </w:t>
      </w:r>
      <w:r w:rsidRPr="00904BB3">
        <w:t>since</w:t>
      </w:r>
      <w:r>
        <w:t xml:space="preserve"> 1979</w:t>
      </w:r>
      <w:r w:rsidR="0058125F">
        <w:t>; these plots from 1979 are not included in the present analyses</w:t>
      </w:r>
      <w:r>
        <w:t>. An additional 18</w:t>
      </w:r>
      <w:r w:rsidR="00602041">
        <w:t xml:space="preserve"> </w:t>
      </w:r>
      <w:r>
        <w:t xml:space="preserve">plots </w:t>
      </w:r>
      <w:r w:rsidR="001B70A0">
        <w:t xml:space="preserve">surveyed in 1979 and 1999 </w:t>
      </w:r>
      <w:r>
        <w:t xml:space="preserve">were </w:t>
      </w:r>
      <w:r w:rsidR="0058125F">
        <w:t>omitted</w:t>
      </w:r>
      <w:r>
        <w:t xml:space="preserve"> in 2019 due to </w:t>
      </w:r>
      <w:r w:rsidR="000D215B">
        <w:t>physical inaccessibility</w:t>
      </w:r>
      <w:r>
        <w:t>, either due to overgrowth of riparian fringe</w:t>
      </w:r>
      <w:r w:rsidR="000D215B">
        <w:t>,</w:t>
      </w:r>
      <w:r>
        <w:t xml:space="preserve"> widening of tidal </w:t>
      </w:r>
      <w:r>
        <w:lastRenderedPageBreak/>
        <w:t xml:space="preserve">channels, or </w:t>
      </w:r>
      <w:r w:rsidR="000D215B">
        <w:t>variation in transect placement</w:t>
      </w:r>
      <w:r w:rsidR="00827E44">
        <w:t xml:space="preserve"> (</w:t>
      </w:r>
      <w:ins w:id="239" w:author="Stefanie Lane" w:date="2022-08-29T18:33:00Z">
        <w:r w:rsidR="000359C2">
          <w:rPr>
            <w:noProof/>
          </w:rPr>
          <w:fldChar w:fldCharType="begin"/>
        </w:r>
        <w:r w:rsidR="000359C2">
          <w:instrText xml:space="preserve"> REF _Ref104553838 \h </w:instrText>
        </w:r>
      </w:ins>
      <w:r w:rsidR="000359C2">
        <w:rPr>
          <w:noProof/>
        </w:rPr>
      </w:r>
      <w:r w:rsidR="000359C2">
        <w:rPr>
          <w:noProof/>
        </w:rPr>
        <w:fldChar w:fldCharType="separate"/>
      </w:r>
      <w:ins w:id="240" w:author="Stefanie Lane" w:date="2022-08-29T18:33:00Z">
        <w:r w:rsidR="000359C2">
          <w:t xml:space="preserve">Figure </w:t>
        </w:r>
        <w:r w:rsidR="000359C2">
          <w:rPr>
            <w:noProof/>
          </w:rPr>
          <w:t>1</w:t>
        </w:r>
        <w:r w:rsidR="000359C2">
          <w:rPr>
            <w:noProof/>
          </w:rPr>
          <w:fldChar w:fldCharType="end"/>
        </w:r>
      </w:ins>
      <w:del w:id="241" w:author="Stefanie Lane" w:date="2022-08-29T18:33:00Z">
        <w:r w:rsidR="00615FBC" w:rsidDel="000359C2">
          <w:delText xml:space="preserve">Figure </w:delText>
        </w:r>
        <w:r w:rsidR="00615FBC" w:rsidDel="000359C2">
          <w:rPr>
            <w:noProof/>
          </w:rPr>
          <w:delText>1</w:delText>
        </w:r>
      </w:del>
      <w:r w:rsidR="007A5BC9">
        <w:t>,</w:t>
      </w:r>
      <w:del w:id="242" w:author="Stefanie Lane" w:date="2022-08-29T18:33:00Z">
        <w:r w:rsidR="007A5BC9" w:rsidDel="008A69F5">
          <w:delText xml:space="preserve"> </w:delText>
        </w:r>
      </w:del>
      <w:del w:id="243" w:author="Stefanie Lane" w:date="2022-08-29T18:34:00Z">
        <w:r w:rsidR="00615FBC" w:rsidDel="008A69F5">
          <w:delText>Table 3</w:delText>
        </w:r>
      </w:del>
      <w:ins w:id="244" w:author="Stefanie Lane" w:date="2022-08-29T18:34:00Z">
        <w:r w:rsidR="008A69F5">
          <w:t xml:space="preserve"> </w:t>
        </w:r>
        <w:r w:rsidR="008A69F5">
          <w:fldChar w:fldCharType="begin"/>
        </w:r>
        <w:r w:rsidR="008A69F5">
          <w:instrText xml:space="preserve"> REF _Ref103763315 \h </w:instrText>
        </w:r>
      </w:ins>
      <w:r w:rsidR="008A69F5">
        <w:fldChar w:fldCharType="separate"/>
      </w:r>
      <w:ins w:id="245" w:author="Stefanie Lane" w:date="2022-08-29T18:34:00Z">
        <w:r w:rsidR="008A69F5">
          <w:t xml:space="preserve">Table </w:t>
        </w:r>
        <w:r w:rsidR="008A69F5">
          <w:rPr>
            <w:noProof/>
          </w:rPr>
          <w:t>2</w:t>
        </w:r>
        <w:r w:rsidR="008A69F5">
          <w:fldChar w:fldCharType="end"/>
        </w:r>
      </w:ins>
      <w:r w:rsidR="00827E44" w:rsidRPr="007D52A9">
        <w:t>)</w:t>
      </w:r>
      <w:r w:rsidRPr="007D52A9">
        <w:t>.</w:t>
      </w:r>
      <w:r w:rsidR="00D4425C" w:rsidRPr="007D52A9">
        <w:t xml:space="preserve"> De</w:t>
      </w:r>
      <w:r w:rsidR="00D4425C">
        <w:t xml:space="preserve">spite these decisions to exclude plots, </w:t>
      </w:r>
      <w:proofErr w:type="spellStart"/>
      <w:r w:rsidR="00D4425C" w:rsidRPr="00E03D57">
        <w:rPr>
          <w:rFonts w:ascii="Calibri" w:hAnsi="Calibri" w:cs="Calibri"/>
          <w:szCs w:val="24"/>
        </w:rPr>
        <w:t>Kopecký</w:t>
      </w:r>
      <w:proofErr w:type="spellEnd"/>
      <w:r w:rsidR="00D4425C" w:rsidRPr="00E03D57">
        <w:rPr>
          <w:rFonts w:ascii="Calibri" w:hAnsi="Calibri" w:cs="Calibri"/>
          <w:szCs w:val="24"/>
        </w:rPr>
        <w:t xml:space="preserve"> &amp; </w:t>
      </w:r>
      <w:proofErr w:type="spellStart"/>
      <w:r w:rsidR="00D4425C" w:rsidRPr="00E03D57">
        <w:rPr>
          <w:rFonts w:ascii="Calibri" w:hAnsi="Calibri" w:cs="Calibri"/>
          <w:szCs w:val="24"/>
        </w:rPr>
        <w:t>Macek</w:t>
      </w:r>
      <w:proofErr w:type="spellEnd"/>
      <w:r w:rsidR="00D4425C">
        <w:t xml:space="preserve">  </w:t>
      </w:r>
      <w:r w:rsidR="00D4425C">
        <w:fldChar w:fldCharType="begin"/>
      </w:r>
      <w:r w:rsidR="00D41379">
        <w:instrText xml:space="preserve"> ADDIN ZOTERO_ITEM CSL_CITATION {"citationID":"bSqJEZda","properties":{"formattedCitation":"(Kopeck\\uc0\\u253{} &amp; Macek, 2015)","plainCitation":"(Kopecký &amp; Macek, 2015)","dontUpdate":true,"noteIndex":0},"citationItems":[{"id":1639,"uris":["http://zotero.org/users/6092945/items/GEADUCAG"],"itemData":{"id":1639,"type":"article-journal","abstract":"Aim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Distributions","DOI":"https://doi.org/10.1111/ddi.12299","ISSN":"1472-4642","issue":"3","language":"en","license":"© 2015 John Wiley &amp; Sons Ltd","page":"322-330","source":"Wiley Online Library","title":"Vegetation resurvey is robust to plot location uncertainty","volume":"21","author":[{"family":"Kopecký","given":"Martin"},{"family":"Macek","given":"Martin"}],"issued":{"date-parts":[["2015"]]}}}],"schema":"https://github.com/citation-style-language/schema/raw/master/csl-citation.json"} </w:instrText>
      </w:r>
      <w:r w:rsidR="00D4425C">
        <w:fldChar w:fldCharType="separate"/>
      </w:r>
      <w:r w:rsidR="00D4425C" w:rsidRPr="00E03D57">
        <w:rPr>
          <w:rFonts w:ascii="Calibri" w:hAnsi="Calibri" w:cs="Calibri"/>
          <w:szCs w:val="24"/>
        </w:rPr>
        <w:t>(2015)</w:t>
      </w:r>
      <w:r w:rsidR="00D4425C">
        <w:fldChar w:fldCharType="end"/>
      </w:r>
      <w:r w:rsidR="00D4425C">
        <w:t xml:space="preserve"> have demonstrated that uncertainty of plot location does not produce unreliable evidence of plant community changes on decadal timescales. </w:t>
      </w:r>
    </w:p>
    <w:p w14:paraId="2F34A772" w14:textId="2B8E6A0F" w:rsidR="00D4425C" w:rsidRDefault="00D4425C" w:rsidP="00F92C8A">
      <w:pPr>
        <w:ind w:firstLine="720"/>
      </w:pPr>
      <w:r>
        <w:t>Vegetation were sampled in the same manner as the 1979 survey by semi-systematically placing 1 m</w:t>
      </w:r>
      <w:r>
        <w:rPr>
          <w:vertAlign w:val="superscript"/>
        </w:rPr>
        <w:t>2</w:t>
      </w:r>
      <w:r>
        <w:t xml:space="preserve"> quadrats </w:t>
      </w:r>
      <w:r w:rsidR="009F1121">
        <w:t xml:space="preserve">(plots) </w:t>
      </w:r>
      <w:r>
        <w:t>in the center of patches where species composition changed, or every 10 m of transect length, whichever distance was shorter</w:t>
      </w:r>
      <w:r w:rsidR="00D95107">
        <w:t xml:space="preserve"> (</w:t>
      </w:r>
      <w:del w:id="246" w:author="Stefanie Lane" w:date="2022-08-29T18:34:00Z">
        <w:r w:rsidR="00615FBC" w:rsidDel="008A69F5">
          <w:rPr>
            <w:noProof/>
          </w:rPr>
          <w:delText>Figure</w:delText>
        </w:r>
        <w:r w:rsidR="00615FBC" w:rsidDel="008A69F5">
          <w:delText xml:space="preserve"> </w:delText>
        </w:r>
        <w:r w:rsidR="00615FBC" w:rsidDel="008A69F5">
          <w:rPr>
            <w:noProof/>
          </w:rPr>
          <w:delText>1</w:delText>
        </w:r>
      </w:del>
      <w:ins w:id="247" w:author="Stefanie Lane" w:date="2022-08-29T18:35:00Z">
        <w:r w:rsidR="008A69F5">
          <w:rPr>
            <w:noProof/>
          </w:rPr>
          <w:fldChar w:fldCharType="begin"/>
        </w:r>
        <w:r w:rsidR="008A69F5">
          <w:rPr>
            <w:noProof/>
          </w:rPr>
          <w:instrText xml:space="preserve"> REF _Ref104553838 \h </w:instrText>
        </w:r>
      </w:ins>
      <w:r w:rsidR="008A69F5">
        <w:rPr>
          <w:noProof/>
        </w:rPr>
      </w:r>
      <w:r w:rsidR="008A69F5">
        <w:rPr>
          <w:noProof/>
        </w:rPr>
        <w:fldChar w:fldCharType="separate"/>
      </w:r>
      <w:ins w:id="248" w:author="Stefanie Lane" w:date="2022-08-29T18:35:00Z">
        <w:r w:rsidR="008A69F5">
          <w:t xml:space="preserve">Figure </w:t>
        </w:r>
        <w:r w:rsidR="008A69F5">
          <w:rPr>
            <w:noProof/>
          </w:rPr>
          <w:t>1</w:t>
        </w:r>
        <w:r w:rsidR="008A69F5">
          <w:rPr>
            <w:noProof/>
          </w:rPr>
          <w:fldChar w:fldCharType="end"/>
        </w:r>
      </w:ins>
      <w:r w:rsidR="00FB3E22">
        <w:t>E</w:t>
      </w:r>
      <w:r w:rsidR="00D95107" w:rsidRPr="007D52A9">
        <w:t>)</w:t>
      </w:r>
      <w:r w:rsidRPr="00E90CBE">
        <w:t>. A</w:t>
      </w:r>
      <w:r>
        <w:t xml:space="preserve">ssemblage types were considered if their boundary intersected the transect tape; assemblages tangential to the survey transect (but not intersecting it) were ignored. Assemblages were defined as being dominated </w:t>
      </w:r>
      <w:r>
        <w:rPr>
          <w:u w:val="single"/>
        </w:rPr>
        <w:t>&gt;</w:t>
      </w:r>
      <w:r>
        <w:t>50% by one or two species. If no species was clearly dominant, the area was characterized as “undefined.” No areas of assemblage types were so small that the 1 m</w:t>
      </w:r>
      <w:r>
        <w:rPr>
          <w:vertAlign w:val="superscript"/>
        </w:rPr>
        <w:t>2</w:t>
      </w:r>
      <w:r>
        <w:t xml:space="preserve"> quadrat was less than 1 m from the boundary of the next assemblage. Along transects where the same assemblage </w:t>
      </w:r>
      <w:r w:rsidR="00FB3E22">
        <w:t>extended beyond</w:t>
      </w:r>
      <w:r>
        <w:t xml:space="preserve"> 20 m, quadrats were sampled every 10 m to reproduce a modal distance of 10 m </w:t>
      </w:r>
      <w:r>
        <w:fldChar w:fldCharType="begin"/>
      </w:r>
      <w:r w:rsidR="00BD2EEF">
        <w:instrText xml:space="preserve"> ADDIN ZOTERO_ITEM CSL_CITATION {"citationID":"70T5OaXP","properties":{"formattedCitation":"(Bradfield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000335B7" w:rsidRPr="000335B7">
        <w:rPr>
          <w:rFonts w:ascii="Calibri" w:hAnsi="Calibri" w:cs="Calibri"/>
        </w:rPr>
        <w:t>(Bradfield &amp; Porter, 1982)</w:t>
      </w:r>
      <w:r>
        <w:fldChar w:fldCharType="end"/>
      </w:r>
      <w:r>
        <w:t>.</w:t>
      </w:r>
    </w:p>
    <w:p w14:paraId="12088E45" w14:textId="2C6D14EA" w:rsidR="00D4425C" w:rsidRDefault="00D4425C" w:rsidP="00D4425C">
      <w:pPr>
        <w:ind w:firstLine="720"/>
      </w:pPr>
      <w:r>
        <w:t xml:space="preserve">Individuals were defined as “in the </w:t>
      </w:r>
      <w:r w:rsidR="00AF6DDB">
        <w:t>quadrat</w:t>
      </w:r>
      <w:r>
        <w:t xml:space="preserve">” if </w:t>
      </w:r>
      <w:r>
        <w:rPr>
          <w:u w:val="single"/>
        </w:rPr>
        <w:t>&gt;</w:t>
      </w:r>
      <w:r w:rsidR="008B0483">
        <w:t xml:space="preserve"> </w:t>
      </w:r>
      <w:r>
        <w:t xml:space="preserve">50% of their most basal stem originated within the </w:t>
      </w:r>
      <w:r w:rsidR="00AF6DDB">
        <w:t>quadrat</w:t>
      </w:r>
      <w:r>
        <w:t xml:space="preserve"> boundary; overhanging stems were not considered. Aerial coverage was considered as percent of the quadrat occluded by foliage; rambling lianas (</w:t>
      </w:r>
      <w:r>
        <w:rPr>
          <w:i/>
        </w:rPr>
        <w:t>Lathyrus palustris</w:t>
      </w:r>
      <w:r>
        <w:t xml:space="preserve"> L.) were visually estimated as groundcover (even if climbing vertically). Percent cover of the quadrat was estimated </w:t>
      </w:r>
      <w:r w:rsidR="00576443">
        <w:t xml:space="preserve">by </w:t>
      </w:r>
      <w:r w:rsidR="00500E4E">
        <w:t xml:space="preserve">modified </w:t>
      </w:r>
      <w:r w:rsidR="00576443">
        <w:t>Braun-Blanquet cover</w:t>
      </w:r>
      <w:r>
        <w:t xml:space="preserve"> </w:t>
      </w:r>
      <w:r w:rsidR="00500E4E">
        <w:t>classes</w:t>
      </w:r>
      <w:r>
        <w:t xml:space="preserve"> </w:t>
      </w:r>
      <w:r w:rsidR="00E27E36">
        <w:t>[0 = (</w:t>
      </w:r>
      <w:r w:rsidR="00B51030">
        <w:t>0</w:t>
      </w:r>
      <w:r w:rsidR="00FF352B">
        <w:t>%</w:t>
      </w:r>
      <w:r w:rsidR="00E27E36">
        <w:t>)</w:t>
      </w:r>
      <w:r w:rsidR="00B51030">
        <w:t>,</w:t>
      </w:r>
      <w:r w:rsidR="00E27E36">
        <w:t xml:space="preserve"> 1 = (</w:t>
      </w:r>
      <w:r>
        <w:t>&lt; 25%</w:t>
      </w:r>
      <w:r w:rsidR="00E27E36">
        <w:t>)</w:t>
      </w:r>
      <w:r>
        <w:t>,</w:t>
      </w:r>
      <w:r w:rsidR="00E27E36">
        <w:t xml:space="preserve"> 2 = (</w:t>
      </w:r>
      <w:r>
        <w:t>25-50%</w:t>
      </w:r>
      <w:r w:rsidR="00E27E36">
        <w:t>)</w:t>
      </w:r>
      <w:r>
        <w:t xml:space="preserve">, </w:t>
      </w:r>
      <w:r w:rsidR="001A1881">
        <w:t>3 = (</w:t>
      </w:r>
      <w:r>
        <w:t>50-75%</w:t>
      </w:r>
      <w:r w:rsidR="001A1881">
        <w:t>)</w:t>
      </w:r>
      <w:r>
        <w:t>, and</w:t>
      </w:r>
      <w:r w:rsidR="00E27E36">
        <w:t xml:space="preserve"> 4 = (</w:t>
      </w:r>
      <w:r>
        <w:t>&gt; 75%)</w:t>
      </w:r>
      <w:r w:rsidR="00E27E36">
        <w:t>]</w:t>
      </w:r>
      <w:r>
        <w:t>.</w:t>
      </w:r>
    </w:p>
    <w:p w14:paraId="7F0B508F" w14:textId="77777777" w:rsidR="00B40842" w:rsidRDefault="00B40842" w:rsidP="00B40842">
      <w:pPr>
        <w:pStyle w:val="Heading3"/>
      </w:pPr>
      <w:r>
        <w:t>Taxonomy</w:t>
      </w:r>
    </w:p>
    <w:p w14:paraId="294F4C93" w14:textId="0CF47668" w:rsidR="00485A40" w:rsidRDefault="00B40842" w:rsidP="005F7C5D">
      <w:pPr>
        <w:ind w:firstLine="720"/>
      </w:pPr>
      <w:r>
        <w:t xml:space="preserve">Observation of vascular plant species was conducted in all sampling years during early summer (approx. June-July). In all datasets, most plants were identified to species according to Hitchcock &amp; Cronquist </w:t>
      </w:r>
      <w:r>
        <w:fldChar w:fldCharType="begin"/>
      </w:r>
      <w:r w:rsidR="00BD2EEF">
        <w:instrText xml:space="preserve"> ADDIN ZOTERO_ITEM CSL_CITATION {"citationID":"hqflzXl5","properties":{"formattedCitation":"(HItchcock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fldChar w:fldCharType="separate"/>
      </w:r>
      <w:r w:rsidRPr="00F06652">
        <w:rPr>
          <w:rFonts w:ascii="Calibri" w:hAnsi="Calibri" w:cs="Calibri"/>
        </w:rPr>
        <w:t>(1973)</w:t>
      </w:r>
      <w:r>
        <w:fldChar w:fldCharType="end"/>
      </w:r>
      <w:r>
        <w:t xml:space="preserve">, although a few were identified at higher taxonomic </w:t>
      </w:r>
      <w:r w:rsidRPr="002866B1">
        <w:t>levels</w:t>
      </w:r>
      <w:r>
        <w:t xml:space="preserve"> due to insufficient identifying characteristics</w:t>
      </w:r>
      <w:r w:rsidRPr="002866B1">
        <w:t xml:space="preserve"> (n</w:t>
      </w:r>
      <w:r>
        <w:t xml:space="preserve"> </w:t>
      </w:r>
      <w:r w:rsidRPr="002866B1">
        <w:t>=</w:t>
      </w:r>
      <w:r>
        <w:t xml:space="preserve"> </w:t>
      </w:r>
      <w:r w:rsidRPr="002866B1">
        <w:t>6 to</w:t>
      </w:r>
      <w:r>
        <w:t xml:space="preserve"> genus, n = 2 to Family; see</w:t>
      </w:r>
      <w:r w:rsidR="00112B78">
        <w:t xml:space="preserve"> </w:t>
      </w:r>
      <w:del w:id="249" w:author="Stefanie Lane" w:date="2022-08-29T18:35:00Z">
        <w:r w:rsidR="00615FBC" w:rsidDel="008847DD">
          <w:delText>Table 7</w:delText>
        </w:r>
      </w:del>
      <w:ins w:id="250" w:author="Stefanie Lane" w:date="2022-08-29T18:35:00Z">
        <w:r w:rsidR="008847DD">
          <w:fldChar w:fldCharType="begin"/>
        </w:r>
        <w:r w:rsidR="008847DD">
          <w:instrText xml:space="preserve"> REF _Ref103170147 \h </w:instrText>
        </w:r>
      </w:ins>
      <w:r w:rsidR="008847DD">
        <w:fldChar w:fldCharType="separate"/>
      </w:r>
      <w:ins w:id="251" w:author="Stefanie Lane" w:date="2022-08-29T18:35:00Z">
        <w:r w:rsidR="008847DD">
          <w:t xml:space="preserve">Table </w:t>
        </w:r>
        <w:r w:rsidR="008847DD">
          <w:rPr>
            <w:noProof/>
          </w:rPr>
          <w:t>7</w:t>
        </w:r>
        <w:r w:rsidR="008847DD">
          <w:fldChar w:fldCharType="end"/>
        </w:r>
      </w:ins>
      <w:r w:rsidRPr="00E90CBE">
        <w:t>).</w:t>
      </w:r>
      <w:r>
        <w:t xml:space="preserve"> To account for changes in nomenclature revision over time, all datasets were harmonized to use the most recently accepted species name as reported in the PLANTS Database of the United States Department of Agriculture, Natural Resources Conservation Science [USDA NRCS]. </w:t>
      </w:r>
      <w:del w:id="252" w:author="Stefanie Lane" w:date="2022-10-07T12:18:00Z">
        <w:r w:rsidDel="00547B2C">
          <w:delText>I</w:delText>
        </w:r>
      </w:del>
      <w:ins w:id="253" w:author="Stefanie Lane" w:date="2022-10-07T12:18:00Z">
        <w:r w:rsidR="00547B2C">
          <w:t>For example, i</w:t>
        </w:r>
      </w:ins>
      <w:r>
        <w:t xml:space="preserve">n the instance of </w:t>
      </w:r>
      <w:r>
        <w:rPr>
          <w:i/>
        </w:rPr>
        <w:t>Agrostis</w:t>
      </w:r>
      <w:r>
        <w:t xml:space="preserve"> species, </w:t>
      </w:r>
      <w:del w:id="254" w:author="Stefanie Lane" w:date="2022-10-07T12:18:00Z">
        <w:r w:rsidDel="00547B2C">
          <w:delText>the judgement to assume</w:delText>
        </w:r>
      </w:del>
      <w:ins w:id="255" w:author="Stefanie Lane" w:date="2022-10-07T12:18:00Z">
        <w:r w:rsidR="00547B2C">
          <w:t>we assumed</w:t>
        </w:r>
      </w:ins>
      <w:r>
        <w:t xml:space="preserve"> </w:t>
      </w:r>
      <w:r>
        <w:rPr>
          <w:i/>
        </w:rPr>
        <w:t>Agrostis alba</w:t>
      </w:r>
      <w:r>
        <w:t xml:space="preserve"> </w:t>
      </w:r>
      <w:ins w:id="256" w:author="Stefanie Lane" w:date="2022-10-07T12:17:00Z">
        <w:r w:rsidR="004F551A">
          <w:t xml:space="preserve">L. </w:t>
        </w:r>
      </w:ins>
      <w:r>
        <w:t xml:space="preserve">identified in 1979 and 1999 </w:t>
      </w:r>
      <w:ins w:id="257" w:author="Stefanie Lane" w:date="2022-10-07T12:17:00Z">
        <w:r w:rsidR="00547B2C">
          <w:t>was synonymous</w:t>
        </w:r>
      </w:ins>
      <w:del w:id="258" w:author="Stefanie Lane" w:date="2022-10-07T12:17:00Z">
        <w:r w:rsidDel="00547B2C">
          <w:delText>is the same as</w:delText>
        </w:r>
      </w:del>
      <w:r>
        <w:t xml:space="preserve"> </w:t>
      </w:r>
      <w:ins w:id="259" w:author="Stefanie Lane" w:date="2022-10-07T12:18:00Z">
        <w:r w:rsidR="00547B2C">
          <w:t xml:space="preserve">with </w:t>
        </w:r>
      </w:ins>
      <w:r>
        <w:rPr>
          <w:i/>
        </w:rPr>
        <w:t>Agrostis stolonifera</w:t>
      </w:r>
      <w:r>
        <w:t xml:space="preserve"> </w:t>
      </w:r>
      <w:ins w:id="260" w:author="Stefanie Lane" w:date="2022-10-07T12:18:00Z">
        <w:r w:rsidR="00547B2C">
          <w:t xml:space="preserve">L. </w:t>
        </w:r>
      </w:ins>
      <w:r>
        <w:t>in 2019</w:t>
      </w:r>
      <w:del w:id="261" w:author="Stefanie Lane" w:date="2022-10-07T12:18:00Z">
        <w:r w:rsidDel="00547B2C">
          <w:delText xml:space="preserve"> was made based on the likelihood that the presence of a species would not be replaced by another</w:delText>
        </w:r>
        <w:r w:rsidR="00934D31" w:rsidDel="00547B2C">
          <w:delText xml:space="preserve"> of the same genus</w:delText>
        </w:r>
        <w:r w:rsidDel="00547B2C">
          <w:delText xml:space="preserve"> with similar abundance</w:delText>
        </w:r>
      </w:del>
      <w:r>
        <w:t xml:space="preserve">. </w:t>
      </w:r>
      <w:ins w:id="262" w:author="Stefanie Lane" w:date="2022-10-07T12:18:00Z">
        <w:r w:rsidR="00F9346F">
          <w:t>A</w:t>
        </w:r>
      </w:ins>
      <w:ins w:id="263" w:author="Stefanie Lane" w:date="2022-10-07T12:19:00Z">
        <w:r w:rsidR="00F9346F">
          <w:t xml:space="preserve">ll species and their synonymous nomenclature from prior data collection years are available in Supplemental </w:t>
        </w:r>
      </w:ins>
      <w:ins w:id="264" w:author="Stefanie Lane" w:date="2022-10-07T12:39:00Z">
        <w:r w:rsidR="00A97781">
          <w:t>(</w:t>
        </w:r>
        <w:r w:rsidR="00A97781">
          <w:fldChar w:fldCharType="begin"/>
        </w:r>
        <w:r w:rsidR="00A97781">
          <w:instrText xml:space="preserve"> REF _Ref116038774 \h </w:instrText>
        </w:r>
      </w:ins>
      <w:r w:rsidR="00A97781">
        <w:fldChar w:fldCharType="separate"/>
      </w:r>
      <w:ins w:id="265" w:author="Stefanie Lane" w:date="2022-10-07T12:39:00Z">
        <w:r w:rsidR="00A97781">
          <w:t xml:space="preserve">Table </w:t>
        </w:r>
        <w:r w:rsidR="00A97781">
          <w:rPr>
            <w:noProof/>
          </w:rPr>
          <w:t>8</w:t>
        </w:r>
        <w:r w:rsidR="00A97781">
          <w:fldChar w:fldCharType="end"/>
        </w:r>
        <w:r w:rsidR="00A97781">
          <w:t>)</w:t>
        </w:r>
      </w:ins>
      <w:ins w:id="266" w:author="Stefanie Lane" w:date="2022-10-07T12:19:00Z">
        <w:r w:rsidR="00F9346F">
          <w:t xml:space="preserve">. </w:t>
        </w:r>
      </w:ins>
    </w:p>
    <w:p w14:paraId="3BFEE0A2" w14:textId="6DCE26EE" w:rsidR="00D03FB7" w:rsidRDefault="00D03FB7" w:rsidP="005F7C5D">
      <w:pPr>
        <w:pStyle w:val="Heading2"/>
      </w:pPr>
      <w:r>
        <w:t xml:space="preserve">Analyses </w:t>
      </w:r>
    </w:p>
    <w:p w14:paraId="2CE0BC7B" w14:textId="615903B3" w:rsidR="004B1258" w:rsidRDefault="00B47D6F" w:rsidP="00896D44">
      <w:pPr>
        <w:pStyle w:val="Caption"/>
        <w:ind w:firstLine="720"/>
        <w:sectPr w:rsidR="004B1258" w:rsidSect="007D52A9">
          <w:headerReference w:type="default" r:id="rId12"/>
          <w:pgSz w:w="12240" w:h="15840"/>
          <w:pgMar w:top="1080" w:right="1080" w:bottom="1080" w:left="1080" w:header="720" w:footer="720" w:gutter="0"/>
          <w:lnNumType w:countBy="1" w:restart="continuous"/>
          <w:cols w:space="720"/>
          <w:titlePg/>
          <w:docGrid w:linePitch="360"/>
        </w:sectPr>
      </w:pPr>
      <w:r w:rsidRPr="00DC704D">
        <w:rPr>
          <w:i w:val="0"/>
          <w:iCs w:val="0"/>
          <w:color w:val="auto"/>
          <w:sz w:val="22"/>
          <w:szCs w:val="22"/>
        </w:rPr>
        <w:t>To determine dominant community types, cluster analysis was performed for each observation year using Euclidean distance as the measure of plot dissimilarity (“stats,”</w:t>
      </w:r>
      <w:r w:rsidR="00E42346" w:rsidRPr="00DC704D">
        <w:rPr>
          <w:i w:val="0"/>
          <w:iCs w:val="0"/>
          <w:color w:val="auto"/>
          <w:sz w:val="22"/>
          <w:szCs w:val="22"/>
        </w:rPr>
        <w:t xml:space="preserve"> R Core Team</w:t>
      </w:r>
      <w:r w:rsidRPr="00DC704D">
        <w:rPr>
          <w:i w:val="0"/>
          <w:iCs w:val="0"/>
          <w:color w:val="auto"/>
          <w:sz w:val="22"/>
          <w:szCs w:val="22"/>
        </w:rPr>
        <w:t xml:space="preserve">). </w:t>
      </w:r>
      <w:r w:rsidR="00221150" w:rsidRPr="00DC704D">
        <w:rPr>
          <w:i w:val="0"/>
          <w:iCs w:val="0"/>
          <w:color w:val="auto"/>
          <w:sz w:val="22"/>
          <w:szCs w:val="22"/>
        </w:rPr>
        <w:t xml:space="preserve">We also used </w:t>
      </w:r>
      <w:r w:rsidR="00EE00B3" w:rsidRPr="00DC704D">
        <w:rPr>
          <w:i w:val="0"/>
          <w:iCs w:val="0"/>
          <w:color w:val="auto"/>
          <w:sz w:val="22"/>
          <w:szCs w:val="22"/>
        </w:rPr>
        <w:t>Bray-</w:t>
      </w:r>
      <w:r w:rsidR="00887D9F" w:rsidRPr="00DC704D">
        <w:rPr>
          <w:i w:val="0"/>
          <w:iCs w:val="0"/>
          <w:color w:val="auto"/>
          <w:sz w:val="22"/>
          <w:szCs w:val="22"/>
        </w:rPr>
        <w:t xml:space="preserve">Curtis distance </w:t>
      </w:r>
      <w:r w:rsidR="00221150" w:rsidRPr="00DC704D">
        <w:rPr>
          <w:i w:val="0"/>
          <w:iCs w:val="0"/>
          <w:color w:val="auto"/>
          <w:sz w:val="22"/>
          <w:szCs w:val="22"/>
        </w:rPr>
        <w:t>which</w:t>
      </w:r>
      <w:r w:rsidR="00887D9F" w:rsidRPr="00DC704D">
        <w:rPr>
          <w:i w:val="0"/>
          <w:iCs w:val="0"/>
          <w:color w:val="auto"/>
          <w:sz w:val="22"/>
          <w:szCs w:val="22"/>
        </w:rPr>
        <w:t xml:space="preserve"> account</w:t>
      </w:r>
      <w:r w:rsidR="00221150" w:rsidRPr="00DC704D">
        <w:rPr>
          <w:i w:val="0"/>
          <w:iCs w:val="0"/>
          <w:color w:val="auto"/>
          <w:sz w:val="22"/>
          <w:szCs w:val="22"/>
        </w:rPr>
        <w:t>s</w:t>
      </w:r>
      <w:r w:rsidR="00887D9F" w:rsidRPr="00DC704D">
        <w:rPr>
          <w:i w:val="0"/>
          <w:iCs w:val="0"/>
          <w:color w:val="auto"/>
          <w:sz w:val="22"/>
          <w:szCs w:val="22"/>
        </w:rPr>
        <w:t xml:space="preserve"> for species identity and</w:t>
      </w:r>
      <w:r w:rsidR="00CC5170" w:rsidRPr="00DC704D">
        <w:rPr>
          <w:i w:val="0"/>
          <w:iCs w:val="0"/>
          <w:color w:val="auto"/>
          <w:sz w:val="22"/>
          <w:szCs w:val="22"/>
        </w:rPr>
        <w:t xml:space="preserve"> </w:t>
      </w:r>
      <w:r w:rsidR="00221150" w:rsidRPr="00DC704D">
        <w:rPr>
          <w:i w:val="0"/>
          <w:iCs w:val="0"/>
          <w:color w:val="auto"/>
          <w:sz w:val="22"/>
          <w:szCs w:val="22"/>
        </w:rPr>
        <w:t>is</w:t>
      </w:r>
      <w:r w:rsidR="00887D9F" w:rsidRPr="00DC704D">
        <w:rPr>
          <w:i w:val="0"/>
          <w:iCs w:val="0"/>
          <w:color w:val="auto"/>
          <w:sz w:val="22"/>
          <w:szCs w:val="22"/>
        </w:rPr>
        <w:t xml:space="preserve"> less sensitive to species absence</w:t>
      </w:r>
      <w:r w:rsidR="00673CF3" w:rsidRPr="00DC704D">
        <w:rPr>
          <w:i w:val="0"/>
          <w:iCs w:val="0"/>
          <w:color w:val="auto"/>
          <w:sz w:val="22"/>
          <w:szCs w:val="22"/>
        </w:rPr>
        <w:t xml:space="preserve"> </w:t>
      </w:r>
      <w:r w:rsidR="00673CF3" w:rsidRPr="00DC704D">
        <w:rPr>
          <w:i w:val="0"/>
          <w:iCs w:val="0"/>
          <w:color w:val="auto"/>
          <w:sz w:val="22"/>
          <w:szCs w:val="22"/>
        </w:rPr>
        <w:fldChar w:fldCharType="begin"/>
      </w:r>
      <w:r w:rsidR="00BD2EEF" w:rsidRPr="00DC704D">
        <w:rPr>
          <w:i w:val="0"/>
          <w:iCs w:val="0"/>
          <w:color w:val="auto"/>
          <w:sz w:val="22"/>
          <w:szCs w:val="22"/>
        </w:rPr>
        <w:instrText xml:space="preserve"> ADDIN ZOTERO_ITEM CSL_CITATION {"citationID":"xBaMamih","properties":{"formattedCitation":"(Legendre &amp; Legendre, 2012)","plainCitation":"(Legendre &amp; Legendre, 2012)","noteIndex":0},"citationItems":[{"id":2359,"uris":["http://zotero.org/users/6092945/items/25ZF67S3"],"itemData":{"id":2359,"type":"book","edition":"3","publisher":"Elsevier","title":"Numerical Ecology","volume":"24","author":[{"family":"Legendre","given":"P."},{"family":"Legendre","given":"L."}],"issued":{"date-parts":[["2012"]]}}}],"schema":"https://github.com/citation-style-language/schema/raw/master/csl-citation.json"} </w:instrText>
      </w:r>
      <w:r w:rsidR="00673CF3" w:rsidRPr="00DC704D">
        <w:rPr>
          <w:i w:val="0"/>
          <w:iCs w:val="0"/>
          <w:color w:val="auto"/>
          <w:sz w:val="22"/>
          <w:szCs w:val="22"/>
        </w:rPr>
        <w:fldChar w:fldCharType="separate"/>
      </w:r>
      <w:r w:rsidR="000335B7" w:rsidRPr="000335B7">
        <w:rPr>
          <w:rFonts w:ascii="Calibri" w:hAnsi="Calibri" w:cs="Calibri"/>
          <w:sz w:val="22"/>
        </w:rPr>
        <w:t>(Legendre &amp; Legendre, 2012)</w:t>
      </w:r>
      <w:r w:rsidR="00673CF3" w:rsidRPr="00DC704D">
        <w:rPr>
          <w:i w:val="0"/>
          <w:iCs w:val="0"/>
          <w:color w:val="auto"/>
          <w:sz w:val="22"/>
          <w:szCs w:val="22"/>
        </w:rPr>
        <w:fldChar w:fldCharType="end"/>
      </w:r>
      <w:r w:rsidR="00887D9F" w:rsidRPr="00DC704D">
        <w:rPr>
          <w:i w:val="0"/>
          <w:iCs w:val="0"/>
          <w:color w:val="auto"/>
          <w:sz w:val="22"/>
          <w:szCs w:val="22"/>
        </w:rPr>
        <w:t xml:space="preserve">, </w:t>
      </w:r>
      <w:r w:rsidR="003D5257" w:rsidRPr="00DC704D">
        <w:rPr>
          <w:i w:val="0"/>
          <w:iCs w:val="0"/>
          <w:color w:val="auto"/>
          <w:sz w:val="22"/>
          <w:szCs w:val="22"/>
        </w:rPr>
        <w:t xml:space="preserve">however </w:t>
      </w:r>
      <w:r w:rsidR="00221150" w:rsidRPr="00DC704D">
        <w:rPr>
          <w:i w:val="0"/>
          <w:iCs w:val="0"/>
          <w:color w:val="auto"/>
          <w:sz w:val="22"/>
          <w:szCs w:val="22"/>
        </w:rPr>
        <w:t xml:space="preserve">we present results of </w:t>
      </w:r>
      <w:r w:rsidR="00262B24" w:rsidRPr="00DC704D">
        <w:rPr>
          <w:i w:val="0"/>
          <w:iCs w:val="0"/>
          <w:color w:val="auto"/>
          <w:sz w:val="22"/>
          <w:szCs w:val="22"/>
        </w:rPr>
        <w:t xml:space="preserve">Euclidean distance to </w:t>
      </w:r>
      <w:r w:rsidR="00EE77BC" w:rsidRPr="00DC704D">
        <w:rPr>
          <w:i w:val="0"/>
          <w:iCs w:val="0"/>
          <w:color w:val="auto"/>
          <w:sz w:val="22"/>
          <w:szCs w:val="22"/>
        </w:rPr>
        <w:t xml:space="preserve">facilitate </w:t>
      </w:r>
      <w:r w:rsidR="00262B24" w:rsidRPr="00DC704D">
        <w:rPr>
          <w:i w:val="0"/>
          <w:iCs w:val="0"/>
          <w:color w:val="auto"/>
          <w:sz w:val="22"/>
          <w:szCs w:val="22"/>
        </w:rPr>
        <w:t>direct comparisons to results produced by Bradfield &amp; Porter (1982).</w:t>
      </w:r>
      <w:r w:rsidR="00EE00B3" w:rsidRPr="00DC704D">
        <w:rPr>
          <w:i w:val="0"/>
          <w:iCs w:val="0"/>
          <w:color w:val="auto"/>
          <w:sz w:val="22"/>
          <w:szCs w:val="22"/>
        </w:rPr>
        <w:t xml:space="preserve"> </w:t>
      </w:r>
      <w:r w:rsidR="00276B00" w:rsidRPr="00DC704D">
        <w:rPr>
          <w:i w:val="0"/>
          <w:iCs w:val="0"/>
          <w:color w:val="auto"/>
          <w:sz w:val="22"/>
          <w:szCs w:val="22"/>
        </w:rPr>
        <w:t>Clusters were cut into three groups</w:t>
      </w:r>
      <w:r w:rsidR="00BD4A5D" w:rsidRPr="00DC704D">
        <w:rPr>
          <w:i w:val="0"/>
          <w:iCs w:val="0"/>
          <w:color w:val="auto"/>
          <w:sz w:val="22"/>
          <w:szCs w:val="22"/>
        </w:rPr>
        <w:t xml:space="preserve">, and plots contained within the groups were </w:t>
      </w:r>
      <w:del w:id="273" w:author="Stefanie Lane" w:date="2022-08-26T14:09:00Z">
        <w:r w:rsidR="00BD4A5D" w:rsidRPr="00DC704D" w:rsidDel="00002B17">
          <w:rPr>
            <w:i w:val="0"/>
            <w:iCs w:val="0"/>
            <w:color w:val="auto"/>
            <w:sz w:val="22"/>
            <w:szCs w:val="22"/>
          </w:rPr>
          <w:delText xml:space="preserve">used </w:delText>
        </w:r>
      </w:del>
      <w:r w:rsidR="00BD4A5D" w:rsidRPr="00DC704D">
        <w:rPr>
          <w:i w:val="0"/>
          <w:iCs w:val="0"/>
          <w:color w:val="auto"/>
          <w:sz w:val="22"/>
          <w:szCs w:val="22"/>
        </w:rPr>
        <w:t>subjected to species indicator analysis to determine the dominant species driving clusters (</w:t>
      </w:r>
      <w:r w:rsidR="00751C22" w:rsidRPr="00DC704D">
        <w:rPr>
          <w:i w:val="0"/>
          <w:iCs w:val="0"/>
          <w:color w:val="auto"/>
          <w:sz w:val="22"/>
          <w:szCs w:val="22"/>
        </w:rPr>
        <w:t>“</w:t>
      </w:r>
      <w:proofErr w:type="spellStart"/>
      <w:r w:rsidR="00BD4A5D" w:rsidRPr="00DC704D">
        <w:rPr>
          <w:i w:val="0"/>
          <w:iCs w:val="0"/>
          <w:color w:val="auto"/>
          <w:sz w:val="22"/>
          <w:szCs w:val="22"/>
        </w:rPr>
        <w:t>indicspecies</w:t>
      </w:r>
      <w:proofErr w:type="spellEnd"/>
      <w:r w:rsidR="00311779" w:rsidRPr="00DC704D">
        <w:rPr>
          <w:i w:val="0"/>
          <w:iCs w:val="0"/>
          <w:color w:val="auto"/>
          <w:sz w:val="22"/>
          <w:szCs w:val="22"/>
        </w:rPr>
        <w:t>,</w:t>
      </w:r>
      <w:r w:rsidR="00751C22" w:rsidRPr="00DC704D">
        <w:rPr>
          <w:i w:val="0"/>
          <w:iCs w:val="0"/>
          <w:color w:val="auto"/>
          <w:sz w:val="22"/>
          <w:szCs w:val="22"/>
        </w:rPr>
        <w:t>”</w:t>
      </w:r>
      <w:r w:rsidR="008D620A" w:rsidRPr="00DC704D">
        <w:rPr>
          <w:i w:val="0"/>
          <w:iCs w:val="0"/>
          <w:color w:val="auto"/>
          <w:sz w:val="22"/>
          <w:szCs w:val="22"/>
        </w:rPr>
        <w:t xml:space="preserve">R package </w:t>
      </w:r>
      <w:r w:rsidR="00311779" w:rsidRPr="00DC704D">
        <w:rPr>
          <w:i w:val="0"/>
          <w:iCs w:val="0"/>
          <w:color w:val="auto"/>
          <w:sz w:val="22"/>
          <w:szCs w:val="22"/>
        </w:rPr>
        <w:fldChar w:fldCharType="begin"/>
      </w:r>
      <w:r w:rsidR="00D41379">
        <w:rPr>
          <w:i w:val="0"/>
          <w:iCs w:val="0"/>
          <w:color w:val="auto"/>
          <w:sz w:val="22"/>
          <w:szCs w:val="22"/>
        </w:rPr>
        <w:instrText xml:space="preserve"> ADDIN ZOTERO_ITEM CSL_CITATION {"citationID":"eQAS36Sm","properties":{"formattedCitation":"(De C\\uc0\\u225{}ceres &amp; Jansen, 2016)","plainCitation":"(De Cáceres &amp; Jansen, 2016)","dontUpdate":true,"noteIndex":0},"citationItems":[{"id":2313,"uris":["http://zotero.org/users/6092945/items/X4BXN5G8"],"itemData":{"id":2313,"type":"software","abstract":"Studying the statistical relationship between species and groups of\nsites","title":"indicspecies","URL":"http://r.meteo.uni.wroc.pl/web/packages/indicspecies/indicspecies.pdf","author":[{"family":"De Cáceres","given":"Miquel"},{"family":"Jansen","given":"Florian"}],"accessed":{"date-parts":[["2022",1,25]]},"issued":{"date-parts":[["2016"]]}}}],"schema":"https://github.com/citation-style-language/schema/raw/master/csl-citation.json"} </w:instrText>
      </w:r>
      <w:r w:rsidR="00311779" w:rsidRPr="00DC704D">
        <w:rPr>
          <w:i w:val="0"/>
          <w:iCs w:val="0"/>
          <w:color w:val="auto"/>
          <w:sz w:val="22"/>
          <w:szCs w:val="22"/>
        </w:rPr>
        <w:fldChar w:fldCharType="separate"/>
      </w:r>
      <w:r w:rsidR="00C80B84" w:rsidRPr="00DC704D">
        <w:rPr>
          <w:i w:val="0"/>
          <w:iCs w:val="0"/>
          <w:color w:val="auto"/>
          <w:sz w:val="22"/>
          <w:szCs w:val="22"/>
        </w:rPr>
        <w:t xml:space="preserve">De </w:t>
      </w:r>
      <w:proofErr w:type="spellStart"/>
      <w:r w:rsidR="00C80B84" w:rsidRPr="00DC704D">
        <w:rPr>
          <w:i w:val="0"/>
          <w:iCs w:val="0"/>
          <w:color w:val="auto"/>
          <w:sz w:val="22"/>
          <w:szCs w:val="22"/>
        </w:rPr>
        <w:t>Cáceres</w:t>
      </w:r>
      <w:proofErr w:type="spellEnd"/>
      <w:r w:rsidR="00C80B84" w:rsidRPr="00DC704D">
        <w:rPr>
          <w:i w:val="0"/>
          <w:iCs w:val="0"/>
          <w:color w:val="auto"/>
          <w:sz w:val="22"/>
          <w:szCs w:val="22"/>
        </w:rPr>
        <w:t xml:space="preserve"> &amp; Jansen, 2016)</w:t>
      </w:r>
      <w:r w:rsidR="00311779" w:rsidRPr="00DC704D">
        <w:rPr>
          <w:i w:val="0"/>
          <w:iCs w:val="0"/>
          <w:color w:val="auto"/>
          <w:sz w:val="22"/>
          <w:szCs w:val="22"/>
        </w:rPr>
        <w:fldChar w:fldCharType="end"/>
      </w:r>
      <w:r w:rsidR="00BD4A5D" w:rsidRPr="00DC704D">
        <w:rPr>
          <w:i w:val="0"/>
          <w:iCs w:val="0"/>
          <w:color w:val="auto"/>
          <w:sz w:val="22"/>
          <w:szCs w:val="22"/>
        </w:rPr>
        <w:t>.</w:t>
      </w:r>
      <w:r w:rsidR="00CC5170" w:rsidRPr="00DC704D">
        <w:rPr>
          <w:i w:val="0"/>
          <w:iCs w:val="0"/>
          <w:color w:val="auto"/>
          <w:sz w:val="22"/>
          <w:szCs w:val="22"/>
        </w:rPr>
        <w:t xml:space="preserve"> </w:t>
      </w:r>
      <w:r w:rsidR="00B65DE0">
        <w:rPr>
          <w:i w:val="0"/>
          <w:iCs w:val="0"/>
          <w:color w:val="auto"/>
          <w:sz w:val="22"/>
          <w:szCs w:val="22"/>
        </w:rPr>
        <w:t>Indicator Value (</w:t>
      </w:r>
      <w:proofErr w:type="spellStart"/>
      <w:r w:rsidR="00B65DE0">
        <w:rPr>
          <w:i w:val="0"/>
          <w:iCs w:val="0"/>
          <w:color w:val="auto"/>
          <w:sz w:val="22"/>
          <w:szCs w:val="22"/>
        </w:rPr>
        <w:t>IndVal</w:t>
      </w:r>
      <w:proofErr w:type="spellEnd"/>
      <w:r w:rsidR="00B65DE0">
        <w:rPr>
          <w:i w:val="0"/>
          <w:iCs w:val="0"/>
          <w:color w:val="auto"/>
          <w:sz w:val="22"/>
          <w:szCs w:val="22"/>
        </w:rPr>
        <w:t>) a</w:t>
      </w:r>
      <w:r w:rsidR="00C1570D">
        <w:rPr>
          <w:i w:val="0"/>
          <w:iCs w:val="0"/>
          <w:color w:val="auto"/>
          <w:sz w:val="22"/>
          <w:szCs w:val="22"/>
        </w:rPr>
        <w:t>ssociation</w:t>
      </w:r>
      <w:r w:rsidR="00B65DE0">
        <w:rPr>
          <w:i w:val="0"/>
          <w:iCs w:val="0"/>
          <w:color w:val="auto"/>
          <w:sz w:val="22"/>
          <w:szCs w:val="22"/>
        </w:rPr>
        <w:t xml:space="preserve"> indices</w:t>
      </w:r>
      <w:r w:rsidR="00C1570D">
        <w:rPr>
          <w:i w:val="0"/>
          <w:iCs w:val="0"/>
          <w:color w:val="auto"/>
          <w:sz w:val="22"/>
          <w:szCs w:val="22"/>
        </w:rPr>
        <w:t xml:space="preserve"> between species and plots within </w:t>
      </w:r>
      <w:r w:rsidR="00B65DE0">
        <w:rPr>
          <w:i w:val="0"/>
          <w:iCs w:val="0"/>
          <w:color w:val="auto"/>
          <w:sz w:val="22"/>
          <w:szCs w:val="22"/>
        </w:rPr>
        <w:t>each</w:t>
      </w:r>
      <w:r w:rsidR="00C1570D">
        <w:rPr>
          <w:i w:val="0"/>
          <w:iCs w:val="0"/>
          <w:color w:val="auto"/>
          <w:sz w:val="22"/>
          <w:szCs w:val="22"/>
        </w:rPr>
        <w:t xml:space="preserve"> cluster</w:t>
      </w:r>
      <w:r w:rsidR="00B21BC1">
        <w:rPr>
          <w:i w:val="0"/>
          <w:iCs w:val="0"/>
          <w:color w:val="auto"/>
          <w:sz w:val="22"/>
          <w:szCs w:val="22"/>
        </w:rPr>
        <w:t xml:space="preserve"> </w:t>
      </w:r>
      <w:r w:rsidR="00B65DE0">
        <w:rPr>
          <w:i w:val="0"/>
          <w:iCs w:val="0"/>
          <w:color w:val="auto"/>
          <w:sz w:val="22"/>
          <w:szCs w:val="22"/>
        </w:rPr>
        <w:t>were</w:t>
      </w:r>
      <w:r w:rsidR="006D3208">
        <w:rPr>
          <w:i w:val="0"/>
          <w:iCs w:val="0"/>
          <w:color w:val="auto"/>
          <w:sz w:val="22"/>
          <w:szCs w:val="22"/>
        </w:rPr>
        <w:t xml:space="preserve"> calculated using an abundance-based point biserial correlation coefficient (</w:t>
      </w:r>
      <w:proofErr w:type="spellStart"/>
      <w:r w:rsidR="00C33F43">
        <w:rPr>
          <w:i w:val="0"/>
          <w:iCs w:val="0"/>
          <w:color w:val="auto"/>
          <w:sz w:val="22"/>
          <w:szCs w:val="22"/>
        </w:rPr>
        <w:t>multipatt</w:t>
      </w:r>
      <w:proofErr w:type="spellEnd"/>
      <w:r w:rsidR="00C33F43">
        <w:rPr>
          <w:i w:val="0"/>
          <w:iCs w:val="0"/>
          <w:color w:val="auto"/>
          <w:sz w:val="22"/>
          <w:szCs w:val="22"/>
        </w:rPr>
        <w:t xml:space="preserve"> </w:t>
      </w:r>
      <w:proofErr w:type="spellStart"/>
      <w:r w:rsidR="006D3208">
        <w:rPr>
          <w:i w:val="0"/>
          <w:iCs w:val="0"/>
          <w:color w:val="auto"/>
          <w:sz w:val="22"/>
          <w:szCs w:val="22"/>
        </w:rPr>
        <w:t>func</w:t>
      </w:r>
      <w:proofErr w:type="spellEnd"/>
      <w:r w:rsidR="006D3208">
        <w:rPr>
          <w:i w:val="0"/>
          <w:iCs w:val="0"/>
          <w:color w:val="auto"/>
          <w:sz w:val="22"/>
          <w:szCs w:val="22"/>
        </w:rPr>
        <w:t xml:space="preserve"> = “</w:t>
      </w:r>
      <w:proofErr w:type="spellStart"/>
      <w:r w:rsidR="006D3208">
        <w:rPr>
          <w:i w:val="0"/>
          <w:iCs w:val="0"/>
          <w:color w:val="auto"/>
          <w:sz w:val="22"/>
          <w:szCs w:val="22"/>
        </w:rPr>
        <w:t>r.g</w:t>
      </w:r>
      <w:proofErr w:type="spellEnd"/>
      <w:r w:rsidR="006D3208">
        <w:rPr>
          <w:i w:val="0"/>
          <w:iCs w:val="0"/>
          <w:color w:val="auto"/>
          <w:sz w:val="22"/>
          <w:szCs w:val="22"/>
        </w:rPr>
        <w:t>”)</w:t>
      </w:r>
      <w:r w:rsidR="00B16A83">
        <w:rPr>
          <w:i w:val="0"/>
          <w:iCs w:val="0"/>
          <w:color w:val="auto"/>
          <w:sz w:val="22"/>
          <w:szCs w:val="22"/>
        </w:rPr>
        <w:t xml:space="preserve">, </w:t>
      </w:r>
      <w:r w:rsidR="00C33F43">
        <w:rPr>
          <w:i w:val="0"/>
          <w:iCs w:val="0"/>
          <w:color w:val="auto"/>
          <w:sz w:val="22"/>
          <w:szCs w:val="22"/>
        </w:rPr>
        <w:t>and significant associations were tested b</w:t>
      </w:r>
      <w:r w:rsidR="00C33F43" w:rsidRPr="006F1D4B">
        <w:rPr>
          <w:i w:val="0"/>
          <w:iCs w:val="0"/>
          <w:color w:val="auto"/>
          <w:sz w:val="22"/>
          <w:szCs w:val="22"/>
        </w:rPr>
        <w:t xml:space="preserve">y </w:t>
      </w:r>
      <w:r w:rsidR="00B16A83" w:rsidRPr="006F1D4B">
        <w:rPr>
          <w:i w:val="0"/>
          <w:iCs w:val="0"/>
          <w:color w:val="auto"/>
          <w:sz w:val="22"/>
          <w:szCs w:val="22"/>
        </w:rPr>
        <w:t>permutational analy</w:t>
      </w:r>
      <w:r w:rsidR="00B16A83">
        <w:rPr>
          <w:i w:val="0"/>
          <w:iCs w:val="0"/>
          <w:color w:val="auto"/>
          <w:sz w:val="22"/>
          <w:szCs w:val="22"/>
        </w:rPr>
        <w:t xml:space="preserve">sis </w:t>
      </w:r>
      <w:r w:rsidR="00057AEE">
        <w:rPr>
          <w:i w:val="0"/>
          <w:iCs w:val="0"/>
          <w:color w:val="auto"/>
          <w:sz w:val="22"/>
          <w:szCs w:val="22"/>
        </w:rPr>
        <w:fldChar w:fldCharType="begin"/>
      </w:r>
      <w:r w:rsidR="00057AEE">
        <w:rPr>
          <w:i w:val="0"/>
          <w:iCs w:val="0"/>
          <w:color w:val="auto"/>
          <w:sz w:val="22"/>
          <w:szCs w:val="22"/>
        </w:rPr>
        <w:instrText xml:space="preserve"> ADDIN ZOTERO_ITEM CSL_CITATION {"citationID":"qsubSQlY","properties":{"formattedCitation":"(Dufr\\uc0\\u234{}ne &amp; Legendre, 1997)","plainCitation":"(Dufrêne &amp; Legendre, 1997)","noteIndex":0},"citationItems":[{"id":2519,"uris":["http://zotero.org/users/6092945/items/KV3V5X35"],"itemData":{"id":2519,"type":"article-journal","abstract":"This paper presents a new and simple method to find indicator species and species assemblages characterizing groups of sites. The novelty of our approach lies in the way we combine a species relative abundance with its relative frequency of occurrence in the various groups of sites. This index is maximum when all individuals of a species are found in a single group of sites and when the species occurs in all sites of that group; it is a symmetric indicator. The statistical significance of the species indicator values is evaluated using a randomization procedure. Contrary to Twinspan, our indicator index for a given species is independent of the other species relative abundances, and there is no need to use pseudospecies. The new method identifies indicator species for typologies of species relevés obtained by any hierarchical or nonhierarchical classification procedure; its use is independent of the classification method. Because indicator species give ecological meaning to groups of sites, this method provides criteria to compare typologies, to identify where to stop dividing clusters into subsets, and to point out the main levels in a hierarchical classification of sites. Species can be grouped on the basis of their indicator values for each clustering level, the heterogeneous nature of species assemblages observed in any one site being well preserved. Such assemblages are usually a mixture of eurytopic (higher level) and stenotopic species (characteristic of lower level clusters). The species assemblage approach demonstrates the importance of the “sampled patch size,” i.e., the diversity of sampled ecological combinations, when we compare the frequencies of core and satellite species. A new way to present species–site tables, accounting for the hierarchical relationships among species, is proposed. A large data set of carabid beetle distributions in open habitats of Belgium is used as a case study to illustrate the new method.","container-title":"Ecological Monographs","DOI":"10.1890/0012-9615(1997)067[0345:SAAIST]2.0.CO;2","ISSN":"1557-7015","issue":"3","language":"en","note":"_eprint: https://onlinelibrary.wiley.com/doi/pdf/10.1890/0012-9615%281997%29067%5B0345%3ASAAIST%5D2.0.CO%3B2","page":"345-366","source":"Wiley Online Library","title":"Species Assemblages and Indicator Species:the Need for a Flexible Asymmetrical Approach","title-short":"Species Assemblages and Indicator Species","volume":"67","author":[{"family":"Dufrêne","given":"Marc"},{"family":"Legendre","given":"Pierre"}],"issued":{"date-parts":[["1997"]]}}}],"schema":"https://github.com/citation-style-language/schema/raw/master/csl-citation.json"} </w:instrText>
      </w:r>
      <w:r w:rsidR="00057AEE">
        <w:rPr>
          <w:i w:val="0"/>
          <w:iCs w:val="0"/>
          <w:color w:val="auto"/>
          <w:sz w:val="22"/>
          <w:szCs w:val="22"/>
        </w:rPr>
        <w:fldChar w:fldCharType="separate"/>
      </w:r>
      <w:r w:rsidR="000335B7" w:rsidRPr="000335B7">
        <w:rPr>
          <w:rFonts w:ascii="Calibri" w:hAnsi="Calibri" w:cs="Calibri"/>
          <w:sz w:val="22"/>
          <w:szCs w:val="24"/>
        </w:rPr>
        <w:t>(Dufrêne &amp; Legendre, 1997)</w:t>
      </w:r>
      <w:r w:rsidR="00057AEE">
        <w:rPr>
          <w:i w:val="0"/>
          <w:iCs w:val="0"/>
          <w:color w:val="auto"/>
          <w:sz w:val="22"/>
          <w:szCs w:val="22"/>
        </w:rPr>
        <w:fldChar w:fldCharType="end"/>
      </w:r>
      <w:r w:rsidR="00195C88" w:rsidRPr="00DC704D">
        <w:rPr>
          <w:i w:val="0"/>
          <w:iCs w:val="0"/>
          <w:color w:val="auto"/>
          <w:sz w:val="22"/>
          <w:szCs w:val="22"/>
        </w:rPr>
        <w:t xml:space="preserve">. </w:t>
      </w:r>
      <w:del w:id="274" w:author="Stefanie Lane" w:date="2022-08-28T16:28:00Z">
        <w:r w:rsidR="00B94ABA" w:rsidRPr="00DC704D" w:rsidDel="000353ED">
          <w:rPr>
            <w:i w:val="0"/>
            <w:iCs w:val="0"/>
            <w:color w:val="auto"/>
            <w:sz w:val="22"/>
            <w:szCs w:val="22"/>
          </w:rPr>
          <w:delText xml:space="preserve"> </w:delText>
        </w:r>
        <w:r w:rsidR="004B1258" w:rsidRPr="00120429" w:rsidDel="000353ED">
          <w:rPr>
            <w:i w:val="0"/>
            <w:iCs w:val="0"/>
            <w:color w:val="auto"/>
            <w:sz w:val="22"/>
            <w:szCs w:val="22"/>
          </w:rPr>
          <w:delText xml:space="preserve">Changes in mean cover abundance of species most significantly driving cluster groups were visualized as bar charts. </w:delText>
        </w:r>
        <w:r w:rsidR="004B1258" w:rsidRPr="009D2CBF" w:rsidDel="000353ED">
          <w:rPr>
            <w:i w:val="0"/>
            <w:iCs w:val="0"/>
            <w:strike/>
            <w:color w:val="auto"/>
            <w:sz w:val="22"/>
            <w:szCs w:val="22"/>
            <w:rPrChange w:id="275" w:author="Stefanie Lane" w:date="2022-08-26T15:14:00Z">
              <w:rPr>
                <w:i w:val="0"/>
                <w:iCs w:val="0"/>
                <w:color w:val="auto"/>
                <w:sz w:val="22"/>
                <w:szCs w:val="22"/>
              </w:rPr>
            </w:rPrChange>
          </w:rPr>
          <w:delText>Only the</w:delText>
        </w:r>
        <w:commentRangeStart w:id="276"/>
        <w:commentRangeStart w:id="277"/>
        <w:r w:rsidR="004B1258" w:rsidRPr="009D2CBF" w:rsidDel="000353ED">
          <w:rPr>
            <w:i w:val="0"/>
            <w:iCs w:val="0"/>
            <w:strike/>
            <w:color w:val="auto"/>
            <w:sz w:val="22"/>
            <w:szCs w:val="22"/>
            <w:rPrChange w:id="278" w:author="Stefanie Lane" w:date="2022-08-26T15:14:00Z">
              <w:rPr>
                <w:i w:val="0"/>
                <w:iCs w:val="0"/>
                <w:color w:val="auto"/>
                <w:sz w:val="22"/>
                <w:szCs w:val="22"/>
              </w:rPr>
            </w:rPrChange>
          </w:rPr>
          <w:delText xml:space="preserve"> top three species </w:delText>
        </w:r>
        <w:commentRangeEnd w:id="276"/>
        <w:r w:rsidR="004A11CD" w:rsidRPr="009D2CBF" w:rsidDel="000353ED">
          <w:rPr>
            <w:rStyle w:val="CommentReference"/>
            <w:i w:val="0"/>
            <w:iCs w:val="0"/>
            <w:strike/>
            <w:color w:val="auto"/>
            <w:rPrChange w:id="279" w:author="Stefanie Lane" w:date="2022-08-26T15:14:00Z">
              <w:rPr>
                <w:rStyle w:val="CommentReference"/>
                <w:i w:val="0"/>
                <w:iCs w:val="0"/>
                <w:color w:val="auto"/>
              </w:rPr>
            </w:rPrChange>
          </w:rPr>
          <w:commentReference w:id="276"/>
        </w:r>
        <w:commentRangeEnd w:id="277"/>
        <w:r w:rsidR="005A0A05" w:rsidRPr="009D2CBF" w:rsidDel="000353ED">
          <w:rPr>
            <w:rStyle w:val="CommentReference"/>
            <w:i w:val="0"/>
            <w:iCs w:val="0"/>
            <w:strike/>
            <w:color w:val="auto"/>
            <w:rPrChange w:id="280" w:author="Stefanie Lane" w:date="2022-08-26T15:14:00Z">
              <w:rPr>
                <w:rStyle w:val="CommentReference"/>
                <w:i w:val="0"/>
                <w:iCs w:val="0"/>
                <w:color w:val="auto"/>
              </w:rPr>
            </w:rPrChange>
          </w:rPr>
          <w:commentReference w:id="277"/>
        </w:r>
        <w:r w:rsidR="004B1258" w:rsidRPr="009D2CBF" w:rsidDel="000353ED">
          <w:rPr>
            <w:i w:val="0"/>
            <w:iCs w:val="0"/>
            <w:strike/>
            <w:color w:val="auto"/>
            <w:sz w:val="22"/>
            <w:szCs w:val="22"/>
            <w:rPrChange w:id="281" w:author="Stefanie Lane" w:date="2022-08-26T15:14:00Z">
              <w:rPr>
                <w:i w:val="0"/>
                <w:iCs w:val="0"/>
                <w:color w:val="auto"/>
                <w:sz w:val="22"/>
                <w:szCs w:val="22"/>
              </w:rPr>
            </w:rPrChange>
          </w:rPr>
          <w:delText>most significantly driving assemblage clusters each year, as identified by species indicator analysis, were included for visual simplicity</w:delText>
        </w:r>
        <w:r w:rsidR="004B1258" w:rsidRPr="00120429" w:rsidDel="000353ED">
          <w:rPr>
            <w:i w:val="0"/>
            <w:iCs w:val="0"/>
            <w:color w:val="auto"/>
            <w:sz w:val="22"/>
            <w:szCs w:val="22"/>
          </w:rPr>
          <w:delText xml:space="preserve">. </w:delText>
        </w:r>
      </w:del>
      <w:r w:rsidR="004B1258" w:rsidRPr="00120429">
        <w:rPr>
          <w:i w:val="0"/>
          <w:iCs w:val="0"/>
          <w:color w:val="auto"/>
          <w:sz w:val="22"/>
          <w:szCs w:val="22"/>
        </w:rPr>
        <w:t xml:space="preserve">All species cover abundance are summarized in </w:t>
      </w:r>
      <w:del w:id="282" w:author="Stefanie Lane" w:date="2022-08-29T18:36:00Z">
        <w:r w:rsidR="00615FBC" w:rsidRPr="00120429" w:rsidDel="001D3EAE">
          <w:rPr>
            <w:i w:val="0"/>
            <w:iCs w:val="0"/>
            <w:color w:val="auto"/>
            <w:sz w:val="22"/>
            <w:szCs w:val="22"/>
          </w:rPr>
          <w:delText>Table 7</w:delText>
        </w:r>
        <w:r w:rsidR="004B1258" w:rsidRPr="00120429" w:rsidDel="001D3EAE">
          <w:rPr>
            <w:i w:val="0"/>
            <w:iCs w:val="0"/>
            <w:color w:val="auto"/>
            <w:sz w:val="22"/>
            <w:szCs w:val="22"/>
          </w:rPr>
          <w:delText xml:space="preserve"> </w:delText>
        </w:r>
      </w:del>
      <w:ins w:id="283" w:author="Stefanie Lane" w:date="2022-08-29T18:36:00Z">
        <w:r w:rsidR="001D3EAE">
          <w:rPr>
            <w:i w:val="0"/>
            <w:iCs w:val="0"/>
            <w:color w:val="auto"/>
            <w:sz w:val="22"/>
            <w:szCs w:val="22"/>
          </w:rPr>
          <w:fldChar w:fldCharType="begin"/>
        </w:r>
        <w:r w:rsidR="001D3EAE">
          <w:rPr>
            <w:i w:val="0"/>
            <w:iCs w:val="0"/>
            <w:color w:val="auto"/>
            <w:sz w:val="22"/>
            <w:szCs w:val="22"/>
          </w:rPr>
          <w:instrText xml:space="preserve"> REF _Ref103170147 \h </w:instrText>
        </w:r>
      </w:ins>
      <w:r w:rsidR="001D3EAE">
        <w:rPr>
          <w:i w:val="0"/>
          <w:iCs w:val="0"/>
          <w:color w:val="auto"/>
          <w:sz w:val="22"/>
          <w:szCs w:val="22"/>
        </w:rPr>
        <w:instrText xml:space="preserve"> \* MERGEFORMAT </w:instrText>
      </w:r>
      <w:r w:rsidR="001D3EAE">
        <w:rPr>
          <w:i w:val="0"/>
          <w:iCs w:val="0"/>
          <w:color w:val="auto"/>
          <w:sz w:val="22"/>
          <w:szCs w:val="22"/>
        </w:rPr>
      </w:r>
      <w:r w:rsidR="001D3EAE">
        <w:rPr>
          <w:i w:val="0"/>
          <w:iCs w:val="0"/>
          <w:color w:val="auto"/>
          <w:sz w:val="22"/>
          <w:szCs w:val="22"/>
        </w:rPr>
        <w:fldChar w:fldCharType="separate"/>
      </w:r>
      <w:ins w:id="284" w:author="Stefanie Lane" w:date="2022-08-29T18:36:00Z">
        <w:r w:rsidR="001D3EAE" w:rsidRPr="001D3EAE">
          <w:rPr>
            <w:i w:val="0"/>
            <w:iCs w:val="0"/>
            <w:color w:val="auto"/>
            <w:sz w:val="22"/>
            <w:szCs w:val="22"/>
            <w:rPrChange w:id="285" w:author="Stefanie Lane" w:date="2022-08-29T18:36:00Z">
              <w:rPr/>
            </w:rPrChange>
          </w:rPr>
          <w:t xml:space="preserve">Table </w:t>
        </w:r>
        <w:r w:rsidR="001D3EAE" w:rsidRPr="001D3EAE">
          <w:rPr>
            <w:i w:val="0"/>
            <w:iCs w:val="0"/>
            <w:color w:val="auto"/>
            <w:sz w:val="22"/>
            <w:szCs w:val="22"/>
            <w:rPrChange w:id="286" w:author="Stefanie Lane" w:date="2022-08-29T18:36:00Z">
              <w:rPr>
                <w:noProof/>
              </w:rPr>
            </w:rPrChange>
          </w:rPr>
          <w:t>7</w:t>
        </w:r>
        <w:r w:rsidR="001D3EAE">
          <w:rPr>
            <w:i w:val="0"/>
            <w:iCs w:val="0"/>
            <w:color w:val="auto"/>
            <w:sz w:val="22"/>
            <w:szCs w:val="22"/>
          </w:rPr>
          <w:fldChar w:fldCharType="end"/>
        </w:r>
        <w:r w:rsidR="001D3EAE">
          <w:rPr>
            <w:i w:val="0"/>
            <w:iCs w:val="0"/>
            <w:color w:val="auto"/>
            <w:sz w:val="22"/>
            <w:szCs w:val="22"/>
          </w:rPr>
          <w:t xml:space="preserve"> </w:t>
        </w:r>
      </w:ins>
      <w:r w:rsidR="004B1258" w:rsidRPr="00120429">
        <w:rPr>
          <w:i w:val="0"/>
          <w:iCs w:val="0"/>
          <w:color w:val="auto"/>
          <w:sz w:val="22"/>
          <w:szCs w:val="22"/>
        </w:rPr>
        <w:t>(Supplemental)</w:t>
      </w:r>
      <w:r w:rsidR="00120429" w:rsidRPr="00120429">
        <w:rPr>
          <w:i w:val="0"/>
          <w:iCs w:val="0"/>
          <w:color w:val="auto"/>
          <w:sz w:val="22"/>
          <w:szCs w:val="22"/>
        </w:rPr>
        <w:t xml:space="preserve">. </w:t>
      </w:r>
    </w:p>
    <w:p w14:paraId="7ACE4EE1" w14:textId="77777777" w:rsidR="004B1258" w:rsidRPr="00933EF5" w:rsidRDefault="004B1258" w:rsidP="00DC704D"/>
    <w:p w14:paraId="7DB441F8" w14:textId="793E188E" w:rsidR="00FB6917" w:rsidRDefault="009A2A63" w:rsidP="00D4262D">
      <w:pPr>
        <w:ind w:firstLine="720"/>
      </w:pPr>
      <w:bookmarkStart w:id="287" w:name="_Hlk106054065"/>
      <w:r>
        <w:t xml:space="preserve">Community diversity calculations followed </w:t>
      </w:r>
      <w:r w:rsidR="00EC2480">
        <w:t xml:space="preserve">Whittaker </w:t>
      </w:r>
      <w:r w:rsidR="00BB7C99">
        <w:fldChar w:fldCharType="begin"/>
      </w:r>
      <w:r w:rsidR="00A970BB">
        <w:instrText xml:space="preserve"> ADDIN ZOTERO_ITEM CSL_CITATION {"citationID":"hUTAQPlP","properties":{"formattedCitation":"(Whittaker, 1975)","plainCitation":"(Whittaker, 1975)","dontUpdate":true,"noteIndex":0},"citationItems":[{"id":2494,"uris":["http://zotero.org/users/6092945/items/PA45HZFU"],"itemData":{"id":2494,"type":"book","edition":"2nd","event-place":"New York, NY","number-of-pages":"385","publisher":"Macmillan","publisher-place":"New York, NY","title":"Communities and Ecosystems","author":[{"family":"Whittaker","given":"R. H."}],"issued":{"date-parts":[["1975"]]}}}],"schema":"https://github.com/citation-style-language/schema/raw/master/csl-citation.json"} </w:instrText>
      </w:r>
      <w:r w:rsidR="00BB7C99">
        <w:fldChar w:fldCharType="separate"/>
      </w:r>
      <w:r w:rsidR="00BB7C99" w:rsidRPr="00BB7C99">
        <w:rPr>
          <w:rFonts w:ascii="Calibri" w:hAnsi="Calibri" w:cs="Calibri"/>
        </w:rPr>
        <w:t>(1975)</w:t>
      </w:r>
      <w:r w:rsidR="00BB7C99">
        <w:fldChar w:fldCharType="end"/>
      </w:r>
      <w:r w:rsidR="00B745A6">
        <w:t xml:space="preserve">, with </w:t>
      </w:r>
      <w:r w:rsidR="00B745A6">
        <w:rPr>
          <w:rFonts w:cstheme="minorHAnsi"/>
        </w:rPr>
        <w:t>α</w:t>
      </w:r>
      <w:r w:rsidR="00B745A6">
        <w:t>-diversity</w:t>
      </w:r>
      <w:r>
        <w:t xml:space="preserve"> calculated as the mean number of species per quadrat within an observation year and assemblage</w:t>
      </w:r>
      <w:r w:rsidR="00B745A6">
        <w:t xml:space="preserve">, and </w:t>
      </w:r>
      <w:r w:rsidR="00B745A6" w:rsidRPr="00D35BB2">
        <w:rPr>
          <w:rFonts w:cstheme="minorHAnsi"/>
          <w:highlight w:val="green"/>
          <w:rPrChange w:id="288" w:author="Stefanie Lane" w:date="2022-09-26T10:52:00Z">
            <w:rPr>
              <w:rFonts w:cstheme="minorHAnsi"/>
            </w:rPr>
          </w:rPrChange>
        </w:rPr>
        <w:t>β</w:t>
      </w:r>
      <w:r w:rsidR="00B745A6" w:rsidRPr="00D35BB2">
        <w:rPr>
          <w:highlight w:val="green"/>
          <w:rPrChange w:id="289" w:author="Stefanie Lane" w:date="2022-09-26T10:52:00Z">
            <w:rPr/>
          </w:rPrChange>
        </w:rPr>
        <w:t>-diversity calculated as t</w:t>
      </w:r>
      <w:r w:rsidR="00D76E01" w:rsidRPr="00D35BB2">
        <w:rPr>
          <w:highlight w:val="green"/>
          <w:rPrChange w:id="290" w:author="Stefanie Lane" w:date="2022-09-26T10:52:00Z">
            <w:rPr/>
          </w:rPrChange>
        </w:rPr>
        <w:t xml:space="preserve">he total number of species within the assemblage divided by </w:t>
      </w:r>
      <w:r w:rsidR="00D76E01" w:rsidRPr="00D35BB2">
        <w:rPr>
          <w:rFonts w:cstheme="minorHAnsi"/>
          <w:highlight w:val="green"/>
          <w:rPrChange w:id="291" w:author="Stefanie Lane" w:date="2022-09-26T10:52:00Z">
            <w:rPr>
              <w:rFonts w:cstheme="minorHAnsi"/>
            </w:rPr>
          </w:rPrChange>
        </w:rPr>
        <w:t>α</w:t>
      </w:r>
      <w:r w:rsidR="00D76E01" w:rsidRPr="00D35BB2">
        <w:rPr>
          <w:highlight w:val="green"/>
          <w:rPrChange w:id="292" w:author="Stefanie Lane" w:date="2022-09-26T10:52:00Z">
            <w:rPr/>
          </w:rPrChange>
        </w:rPr>
        <w:t>-diversity.</w:t>
      </w:r>
      <w:r w:rsidR="00D76E01">
        <w:t xml:space="preserve"> These calculations were also performed on all data recorded for the observation year to generate a community-wide measure of diversity. </w:t>
      </w:r>
      <w:bookmarkEnd w:id="287"/>
      <w:r w:rsidR="003A7FEF" w:rsidRPr="003A7FEF">
        <w:t xml:space="preserve">Community turnover for each assemblage was measured using the “codyn” R package </w:t>
      </w:r>
      <w:r w:rsidR="003A7FEF" w:rsidRPr="003A7FEF">
        <w:fldChar w:fldCharType="begin"/>
      </w:r>
      <w:r w:rsidR="003A7FEF" w:rsidRPr="003A7FEF">
        <w:instrText xml:space="preserve"> ADDIN ZOTERO_ITEM CSL_CITATION {"citationID":"kulPVOqi","properties":{"formattedCitation":"(Hallett et al., 2016)","plainCitation":"(Hallett et al., 2016)","noteIndex":0},"citationItems":[{"id":2295,"uris":["http://zotero.org/users/6092945/items/CURY38XB"],"itemData":{"id":2295,"type":"article-journal","abstract":"New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3A7FEF" w:rsidRPr="003A7FEF">
        <w:fldChar w:fldCharType="separate"/>
      </w:r>
      <w:r w:rsidR="000335B7" w:rsidRPr="000335B7">
        <w:rPr>
          <w:rFonts w:ascii="Calibri" w:hAnsi="Calibri" w:cs="Calibri"/>
        </w:rPr>
        <w:t>(Hallett et al., 2016)</w:t>
      </w:r>
      <w:r w:rsidR="003A7FEF" w:rsidRPr="003A7FEF">
        <w:fldChar w:fldCharType="end"/>
      </w:r>
      <w:r w:rsidR="003A7FEF" w:rsidRPr="003A7FEF">
        <w:t xml:space="preserve">. Total species turnover (total magnitude of change), species gained (appearances), and species lost (disappearances) were calculated as a percent change for each assemblage between 1979-1999, and 1999-2019. Total turnover was calculated as a ratio of the absolute value of species gained and lost to the total number of species observed in both timepoints. </w:t>
      </w:r>
    </w:p>
    <w:p w14:paraId="4BF5E188" w14:textId="2448D8BE" w:rsidR="004B1258" w:rsidRPr="0040538A" w:rsidRDefault="004B1258" w:rsidP="00D4262D">
      <w:pPr>
        <w:pStyle w:val="Caption"/>
        <w:ind w:firstLine="720"/>
      </w:pPr>
      <w:r w:rsidRPr="003744EF">
        <w:rPr>
          <w:i w:val="0"/>
          <w:iCs w:val="0"/>
          <w:color w:val="auto"/>
          <w:sz w:val="22"/>
          <w:szCs w:val="22"/>
        </w:rPr>
        <w:t>During initial analyses, both Euclidean and Bray-Curtis distances were used to confirm distance measure did not have a major effect on plot clustering and subsequent indicator species analysis; cluster analysis figures and indicator species table using Bray-Curtis distance are available i</w:t>
      </w:r>
      <w:r>
        <w:rPr>
          <w:i w:val="0"/>
          <w:iCs w:val="0"/>
          <w:color w:val="auto"/>
          <w:sz w:val="22"/>
          <w:szCs w:val="22"/>
        </w:rPr>
        <w:t>n</w:t>
      </w:r>
      <w:r w:rsidRPr="0040538A">
        <w:rPr>
          <w:i w:val="0"/>
          <w:iCs w:val="0"/>
          <w:color w:val="auto"/>
          <w:sz w:val="22"/>
          <w:szCs w:val="22"/>
        </w:rPr>
        <w:t xml:space="preserve"> </w:t>
      </w:r>
      <w:r w:rsidR="00615FBC" w:rsidRPr="00615FBC">
        <w:rPr>
          <w:i w:val="0"/>
          <w:iCs w:val="0"/>
          <w:color w:val="auto"/>
          <w:sz w:val="22"/>
          <w:szCs w:val="22"/>
        </w:rPr>
        <w:t>Table 4</w:t>
      </w:r>
      <w:r w:rsidRPr="0040538A">
        <w:rPr>
          <w:i w:val="0"/>
          <w:iCs w:val="0"/>
          <w:color w:val="auto"/>
          <w:sz w:val="22"/>
          <w:szCs w:val="22"/>
        </w:rPr>
        <w:t xml:space="preserve"> and </w:t>
      </w:r>
      <w:r w:rsidR="00615FBC" w:rsidRPr="00615FBC">
        <w:rPr>
          <w:i w:val="0"/>
          <w:iCs w:val="0"/>
          <w:color w:val="auto"/>
          <w:sz w:val="22"/>
          <w:szCs w:val="22"/>
        </w:rPr>
        <w:t>Figure 4</w:t>
      </w:r>
      <w:r w:rsidRPr="0040538A">
        <w:rPr>
          <w:i w:val="0"/>
          <w:iCs w:val="0"/>
          <w:color w:val="auto"/>
          <w:sz w:val="22"/>
          <w:szCs w:val="22"/>
        </w:rPr>
        <w:t>.</w:t>
      </w:r>
      <w:r w:rsidR="00EB5E3D">
        <w:rPr>
          <w:i w:val="0"/>
          <w:iCs w:val="0"/>
          <w:color w:val="auto"/>
          <w:sz w:val="22"/>
          <w:szCs w:val="22"/>
        </w:rPr>
        <w:t xml:space="preserve"> </w:t>
      </w:r>
      <w:r w:rsidR="00EB5E3D" w:rsidRPr="00EB5E3D">
        <w:rPr>
          <w:i w:val="0"/>
          <w:iCs w:val="0"/>
          <w:color w:val="auto"/>
          <w:sz w:val="22"/>
          <w:szCs w:val="22"/>
        </w:rPr>
        <w:t>To address inconsistent numbers of plots grouped into assemblages each year, diversity metrics were bootstrapped 10 times using the minimum number of plots observed in an assemblage each year (n = 18) (</w:t>
      </w:r>
      <w:del w:id="293" w:author="Stefanie Lane" w:date="2022-08-29T18:36:00Z">
        <w:r w:rsidR="00EB5E3D" w:rsidRPr="00EB5E3D" w:rsidDel="001D3EAE">
          <w:rPr>
            <w:i w:val="0"/>
            <w:iCs w:val="0"/>
            <w:color w:val="auto"/>
            <w:sz w:val="22"/>
            <w:szCs w:val="22"/>
          </w:rPr>
          <w:delText>Table S5</w:delText>
        </w:r>
      </w:del>
      <w:ins w:id="294" w:author="Stefanie Lane" w:date="2022-08-29T18:37:00Z">
        <w:r w:rsidR="001D3EAE">
          <w:rPr>
            <w:i w:val="0"/>
            <w:iCs w:val="0"/>
            <w:color w:val="auto"/>
            <w:sz w:val="22"/>
            <w:szCs w:val="22"/>
          </w:rPr>
          <w:fldChar w:fldCharType="begin"/>
        </w:r>
        <w:r w:rsidR="001D3EAE">
          <w:rPr>
            <w:i w:val="0"/>
            <w:iCs w:val="0"/>
            <w:color w:val="auto"/>
            <w:sz w:val="22"/>
            <w:szCs w:val="22"/>
          </w:rPr>
          <w:instrText xml:space="preserve"> REF _Ref110784178 \h </w:instrText>
        </w:r>
      </w:ins>
      <w:r w:rsidR="001D3EAE">
        <w:rPr>
          <w:i w:val="0"/>
          <w:iCs w:val="0"/>
          <w:color w:val="auto"/>
          <w:sz w:val="22"/>
          <w:szCs w:val="22"/>
        </w:rPr>
        <w:instrText xml:space="preserve"> \* MERGEFORMAT </w:instrText>
      </w:r>
      <w:r w:rsidR="001D3EAE">
        <w:rPr>
          <w:i w:val="0"/>
          <w:iCs w:val="0"/>
          <w:color w:val="auto"/>
          <w:sz w:val="22"/>
          <w:szCs w:val="22"/>
        </w:rPr>
      </w:r>
      <w:r w:rsidR="001D3EAE">
        <w:rPr>
          <w:i w:val="0"/>
          <w:iCs w:val="0"/>
          <w:color w:val="auto"/>
          <w:sz w:val="22"/>
          <w:szCs w:val="22"/>
        </w:rPr>
        <w:fldChar w:fldCharType="separate"/>
      </w:r>
      <w:ins w:id="295" w:author="Stefanie Lane" w:date="2022-08-29T18:37:00Z">
        <w:r w:rsidR="001D3EAE" w:rsidRPr="001D3EAE">
          <w:rPr>
            <w:i w:val="0"/>
            <w:iCs w:val="0"/>
            <w:color w:val="auto"/>
            <w:sz w:val="22"/>
            <w:szCs w:val="22"/>
            <w:rPrChange w:id="296" w:author="Stefanie Lane" w:date="2022-08-29T18:37:00Z">
              <w:rPr/>
            </w:rPrChange>
          </w:rPr>
          <w:t xml:space="preserve">Table </w:t>
        </w:r>
        <w:r w:rsidR="001D3EAE" w:rsidRPr="001D3EAE">
          <w:rPr>
            <w:i w:val="0"/>
            <w:iCs w:val="0"/>
            <w:color w:val="auto"/>
            <w:sz w:val="22"/>
            <w:szCs w:val="22"/>
            <w:rPrChange w:id="297" w:author="Stefanie Lane" w:date="2022-08-29T18:37:00Z">
              <w:rPr>
                <w:noProof/>
              </w:rPr>
            </w:rPrChange>
          </w:rPr>
          <w:t>5</w:t>
        </w:r>
        <w:r w:rsidR="001D3EAE">
          <w:rPr>
            <w:i w:val="0"/>
            <w:iCs w:val="0"/>
            <w:color w:val="auto"/>
            <w:sz w:val="22"/>
            <w:szCs w:val="22"/>
          </w:rPr>
          <w:fldChar w:fldCharType="end"/>
        </w:r>
      </w:ins>
      <w:r w:rsidR="00EB5E3D" w:rsidRPr="00EB5E3D">
        <w:rPr>
          <w:i w:val="0"/>
          <w:iCs w:val="0"/>
          <w:color w:val="auto"/>
          <w:sz w:val="22"/>
          <w:szCs w:val="22"/>
        </w:rPr>
        <w:t>).</w:t>
      </w:r>
      <w:r w:rsidRPr="0040538A">
        <w:rPr>
          <w:i w:val="0"/>
          <w:iCs w:val="0"/>
          <w:color w:val="auto"/>
          <w:sz w:val="22"/>
          <w:szCs w:val="22"/>
        </w:rPr>
        <w:t xml:space="preserve"> All analyses were performed in R v.4.0.2</w:t>
      </w:r>
      <w:ins w:id="298" w:author="n" w:date="2022-09-06T14:06:00Z">
        <w:r w:rsidR="00CE3C9A">
          <w:rPr>
            <w:i w:val="0"/>
            <w:iCs w:val="0"/>
            <w:color w:val="auto"/>
            <w:sz w:val="22"/>
            <w:szCs w:val="22"/>
          </w:rPr>
          <w:t xml:space="preserve"> (cite the R team)</w:t>
        </w:r>
      </w:ins>
      <w:r w:rsidRPr="0040538A">
        <w:rPr>
          <w:i w:val="0"/>
          <w:iCs w:val="0"/>
          <w:color w:val="auto"/>
          <w:sz w:val="22"/>
          <w:szCs w:val="22"/>
        </w:rPr>
        <w:t xml:space="preserve">. </w:t>
      </w:r>
    </w:p>
    <w:p w14:paraId="5C615CAC" w14:textId="77777777" w:rsidR="004B1258" w:rsidRDefault="004B1258" w:rsidP="00E72813"/>
    <w:p w14:paraId="49D60543" w14:textId="579BF29A" w:rsidR="00E72813" w:rsidDel="00086CE1" w:rsidRDefault="00E72813" w:rsidP="00E72813">
      <w:pPr>
        <w:rPr>
          <w:del w:id="299" w:author="Stefanie Lane" w:date="2022-10-06T12:34:00Z"/>
        </w:rPr>
      </w:pPr>
    </w:p>
    <w:p w14:paraId="7F4BA270" w14:textId="222808DE" w:rsidR="00B051DD" w:rsidRDefault="00B051DD" w:rsidP="00B051DD">
      <w:pPr>
        <w:keepNext/>
      </w:pPr>
    </w:p>
    <w:p w14:paraId="051EB749" w14:textId="77777777" w:rsidR="00DB39C2" w:rsidRDefault="00746ACC" w:rsidP="00B051DD">
      <w:pPr>
        <w:pStyle w:val="Caption"/>
        <w:rPr>
          <w:noProof/>
        </w:rPr>
      </w:pPr>
      <w:bookmarkStart w:id="300" w:name="_Ref103170248"/>
      <w:r w:rsidRPr="00746ACC">
        <w:rPr>
          <w:noProof/>
        </w:rPr>
        <w:t xml:space="preserve"> </w:t>
      </w:r>
      <w:r w:rsidR="002445D1" w:rsidRPr="002445D1">
        <w:rPr>
          <w:noProof/>
        </w:rPr>
        <mc:AlternateContent>
          <mc:Choice Requires="wpg">
            <w:drawing>
              <wp:anchor distT="0" distB="0" distL="114300" distR="114300" simplePos="0" relativeHeight="251658241" behindDoc="0" locked="0" layoutInCell="1" allowOverlap="1" wp14:anchorId="60B846EF" wp14:editId="171707C3">
                <wp:simplePos x="0" y="0"/>
                <wp:positionH relativeFrom="column">
                  <wp:posOffset>1905</wp:posOffset>
                </wp:positionH>
                <wp:positionV relativeFrom="paragraph">
                  <wp:posOffset>-3175</wp:posOffset>
                </wp:positionV>
                <wp:extent cx="6553200" cy="6104890"/>
                <wp:effectExtent l="0" t="0" r="0" b="0"/>
                <wp:wrapTopAndBottom/>
                <wp:docPr id="41" name="Group 8"/>
                <wp:cNvGraphicFramePr/>
                <a:graphic xmlns:a="http://schemas.openxmlformats.org/drawingml/2006/main">
                  <a:graphicData uri="http://schemas.microsoft.com/office/word/2010/wordprocessingGroup">
                    <wpg:wgp>
                      <wpg:cNvGrpSpPr/>
                      <wpg:grpSpPr>
                        <a:xfrm>
                          <a:off x="0" y="0"/>
                          <a:ext cx="6553200" cy="6104890"/>
                          <a:chOff x="0" y="0"/>
                          <a:chExt cx="6553805" cy="6105176"/>
                        </a:xfrm>
                      </wpg:grpSpPr>
                      <pic:pic xmlns:pic="http://schemas.openxmlformats.org/drawingml/2006/picture">
                        <pic:nvPicPr>
                          <pic:cNvPr id="42" name="Picture 42"/>
                          <pic:cNvPicPr/>
                        </pic:nvPicPr>
                        <pic:blipFill>
                          <a:blip r:embed="rId16"/>
                          <a:stretch>
                            <a:fillRect/>
                          </a:stretch>
                        </pic:blipFill>
                        <pic:spPr>
                          <a:xfrm>
                            <a:off x="0" y="0"/>
                            <a:ext cx="6400800" cy="2411095"/>
                          </a:xfrm>
                          <a:prstGeom prst="rect">
                            <a:avLst/>
                          </a:prstGeom>
                        </pic:spPr>
                      </pic:pic>
                      <pic:pic xmlns:pic="http://schemas.openxmlformats.org/drawingml/2006/picture">
                        <pic:nvPicPr>
                          <pic:cNvPr id="43" name="Picture 43"/>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673626" y="2869220"/>
                            <a:ext cx="3880179" cy="2332135"/>
                          </a:xfrm>
                          <a:prstGeom prst="rect">
                            <a:avLst/>
                          </a:prstGeom>
                          <a:noFill/>
                        </pic:spPr>
                      </pic:pic>
                      <pic:pic xmlns:pic="http://schemas.openxmlformats.org/drawingml/2006/picture">
                        <pic:nvPicPr>
                          <pic:cNvPr id="44" name="Picture 44"/>
                          <pic:cNvPicPr/>
                        </pic:nvPicPr>
                        <pic:blipFill rotWithShape="1">
                          <a:blip r:embed="rId18" cstate="print">
                            <a:extLst>
                              <a:ext uri="{28A0092B-C50C-407E-A947-70E740481C1C}">
                                <a14:useLocalDpi xmlns:a14="http://schemas.microsoft.com/office/drawing/2010/main" val="0"/>
                              </a:ext>
                            </a:extLst>
                          </a:blip>
                          <a:srcRect l="61632" t="919"/>
                          <a:stretch/>
                        </pic:blipFill>
                        <pic:spPr bwMode="auto">
                          <a:xfrm>
                            <a:off x="10598" y="2451500"/>
                            <a:ext cx="2460931" cy="3653676"/>
                          </a:xfrm>
                          <a:prstGeom prst="rect">
                            <a:avLst/>
                          </a:prstGeom>
                          <a:noFill/>
                          <a:ln>
                            <a:noFill/>
                          </a:ln>
                          <a:extLst>
                            <a:ext uri="{53640926-AAD7-44D8-BBD7-CCE9431645EC}">
                              <a14:shadowObscured xmlns:a14="http://schemas.microsoft.com/office/drawing/2010/main"/>
                            </a:ext>
                          </a:extLst>
                        </pic:spPr>
                      </pic:pic>
                      <wps:wsp>
                        <wps:cNvPr id="45" name="TextBox 6"/>
                        <wps:cNvSpPr txBox="1"/>
                        <wps:spPr>
                          <a:xfrm>
                            <a:off x="99709" y="2520965"/>
                            <a:ext cx="219095" cy="246392"/>
                          </a:xfrm>
                          <a:prstGeom prst="rect">
                            <a:avLst/>
                          </a:prstGeom>
                          <a:noFill/>
                          <a:ln>
                            <a:solidFill>
                              <a:schemeClr val="tx1"/>
                            </a:solidFill>
                          </a:ln>
                        </wps:spPr>
                        <wps:txbx>
                          <w:txbxContent>
                            <w:p w14:paraId="30EDCAFC" w14:textId="77777777" w:rsidR="00132719" w:rsidRDefault="00132719"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wps:txbx>
                        <wps:bodyPr wrap="square" rtlCol="0">
                          <a:spAutoFit/>
                        </wps:bodyPr>
                      </wps:wsp>
                      <wps:wsp>
                        <wps:cNvPr id="46" name="TextBox 7"/>
                        <wps:cNvSpPr txBox="1"/>
                        <wps:spPr>
                          <a:xfrm>
                            <a:off x="2673626" y="2517047"/>
                            <a:ext cx="219095" cy="246392"/>
                          </a:xfrm>
                          <a:prstGeom prst="rect">
                            <a:avLst/>
                          </a:prstGeom>
                          <a:noFill/>
                          <a:ln>
                            <a:solidFill>
                              <a:schemeClr val="tx1"/>
                            </a:solidFill>
                          </a:ln>
                        </wps:spPr>
                        <wps:txbx>
                          <w:txbxContent>
                            <w:p w14:paraId="2D90E7DC" w14:textId="77777777" w:rsidR="00132719" w:rsidRDefault="00132719"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wps:txbx>
                        <wps:bodyPr wrap="square" rtlCol="0">
                          <a:spAutoFit/>
                        </wps:bodyPr>
                      </wps:wsp>
                    </wpg:wgp>
                  </a:graphicData>
                </a:graphic>
              </wp:anchor>
            </w:drawing>
          </mc:Choice>
          <mc:Fallback>
            <w:pict>
              <v:group w14:anchorId="60B846EF" id="Group 8" o:spid="_x0000_s1026" style="position:absolute;margin-left:.15pt;margin-top:-.25pt;width:516pt;height:480.7pt;z-index:251658241" coordsize="65538,61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7" type="#_x0000_t75" style="position:absolute;width:64008;height:24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">
                  <v:imagedata r:id="rId19" o:title=""/>
                </v:shape>
                <v:shape id="Picture 43" o:spid="_x0000_s1028" type="#_x0000_t75" style="position:absolute;left:26736;top:28692;width:38802;height:23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">
                  <v:imagedata r:id="rId20" o:title=""/>
                </v:shape>
                <v:shape id="Picture 44" o:spid="_x0000_s1029" type="#_x0000_t75" style="position:absolute;left:105;top:24515;width:24610;height:36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">
                  <v:imagedata r:id="rId21" o:title="" croptop="602f" cropleft="40391f"/>
                </v:shape>
                <v:shapetype id="_x0000_t202" coordsize="21600,21600" o:spt="202" path="m,l,21600r21600,l21600,xe">
                  <v:stroke joinstyle="miter"/>
                  <v:path gradientshapeok="t" o:connecttype="rect"/>
                </v:shapetype>
                <v:shape id="TextBox 6" o:spid="_x0000_s1030" type="#_x0000_t202" style="position:absolute;left:997;top:25209;width:219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" filled="f" strokecolor="black [3213]">
                  <v:textbox style="mso-fit-shape-to-text:t">
                    <w:txbxContent>
                      <w:p w14:paraId="30EDCAFC" w14:textId="77777777" w:rsidR="00132719" w:rsidRDefault="00132719"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v:textbox>
                </v:shape>
                <v:shape id="TextBox 7" o:spid="_x0000_s1031" type="#_x0000_t202" style="position:absolute;left:26736;top:25170;width:219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" filled="f" strokecolor="black [3213]">
                  <v:textbox style="mso-fit-shape-to-text:t">
                    <w:txbxContent>
                      <w:p w14:paraId="2D90E7DC" w14:textId="77777777" w:rsidR="00132719" w:rsidRDefault="00132719"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v:textbox>
                </v:shape>
                <w10:wrap type="topAndBottom"/>
              </v:group>
            </w:pict>
          </mc:Fallback>
        </mc:AlternateContent>
      </w:r>
    </w:p>
    <w:p w14:paraId="5A1A75BF" w14:textId="4B891C8E" w:rsidR="00B051DD" w:rsidRDefault="00B051DD" w:rsidP="00B051DD">
      <w:pPr>
        <w:pStyle w:val="Caption"/>
      </w:pPr>
      <w:bookmarkStart w:id="301" w:name="_Ref104553838"/>
      <w:r>
        <w:t xml:space="preserve">Figure </w:t>
      </w:r>
      <w:fldSimple w:instr=" SEQ Figure \* ARABIC ">
        <w:r w:rsidR="007C5BD3">
          <w:rPr>
            <w:noProof/>
          </w:rPr>
          <w:t>1</w:t>
        </w:r>
      </w:fldSimple>
      <w:bookmarkEnd w:id="300"/>
      <w:bookmarkEnd w:id="301"/>
      <w:r>
        <w:t xml:space="preserve">. </w:t>
      </w:r>
      <w:r w:rsidR="00FF456A" w:rsidRPr="00FF456A">
        <w:t xml:space="preserve">Location of the study site in Vancouver, British Columbia, Canada (A), approximately 20 km north of the South Arm Marshes Wildlife Management Area (highlighted in orange, B). Ladner Marsh abuts municipal development on the south bank of the Fraser River (C). </w:t>
      </w:r>
      <w:bookmarkStart w:id="302" w:name="_Hlk101788017"/>
      <w:r w:rsidR="00FF456A" w:rsidRPr="00FF456A">
        <w:t xml:space="preserve">Base maps (A, B) generated by </w:t>
      </w:r>
      <w:proofErr w:type="spellStart"/>
      <w:r w:rsidR="00FF456A" w:rsidRPr="00FF456A">
        <w:t>iMap</w:t>
      </w:r>
      <w:proofErr w:type="spellEnd"/>
      <w:r w:rsidR="00FF456A" w:rsidRPr="00FF456A">
        <w:t xml:space="preserve"> published by the B. C. Conservation Data Center (Victoria, BC, Canada, </w:t>
      </w:r>
      <w:hyperlink r:id="rId22" w:history="1">
        <w:r w:rsidR="00FF456A" w:rsidRPr="00FF456A">
          <w:rPr>
            <w:rStyle w:val="Hyperlink"/>
          </w:rPr>
          <w:t>https://maps.gov.bc.ca/ess/hm/imap4m/</w:t>
        </w:r>
      </w:hyperlink>
      <w:r w:rsidR="00FF456A" w:rsidRPr="00FF456A">
        <w:t xml:space="preserve">) and (C) OpenStreetMap (OpenStreetMap contributors, 2015, </w:t>
      </w:r>
      <w:hyperlink r:id="rId23" w:history="1">
        <w:r w:rsidR="00FF456A" w:rsidRPr="00FF456A">
          <w:rPr>
            <w:rStyle w:val="Hyperlink"/>
          </w:rPr>
          <w:t>https://www.openstreetmap.org/</w:t>
        </w:r>
      </w:hyperlink>
      <w:r w:rsidR="00FF456A" w:rsidRPr="00FF456A">
        <w:t>)</w:t>
      </w:r>
      <w:bookmarkEnd w:id="302"/>
      <w:del w:id="303" w:author="Stefanie Lane" w:date="2022-08-26T14:20:00Z">
        <w:r w:rsidR="00FF456A" w:rsidDel="007D1BFD">
          <w:delText>,</w:delText>
        </w:r>
      </w:del>
      <w:ins w:id="304" w:author="Stefanie Lane" w:date="2022-08-26T14:20:00Z">
        <w:r w:rsidR="007D1BFD">
          <w:t xml:space="preserve"> </w:t>
        </w:r>
      </w:ins>
      <w:r w:rsidR="007D1BFD">
        <w:fldChar w:fldCharType="begin"/>
      </w:r>
      <w:r w:rsidR="007D1BFD">
        <w:instrText xml:space="preserve"> ADDIN ZOTERO_ITEM CSL_CITATION {"citationID":"ZTB53e56","properties":{"formattedCitation":"(Lane, 2022)","plainCitation":"(Lane, 2022)","noteIndex":0},"citationItems":[{"id":2671,"uris":["http://zotero.org/users/6092945/items/XFPV62BJ"],"itemData":{"id":2671,"type":"article-journal","abstract":"Premise Seed recruitment niches along estuarine elevation gradients are seldom experimentally field-tested under tidal regimes of the Pacific Northwest of North America. Addressing this knowledge gap is important to better understand estuary restoration and plant community response to sea level rise. Methods Germination was tested in marsh organ mesocosms across an elevation gradient (0.5–1.7 m above mean sea level). Seeds were sown on sterile peat moss, and the tops of pipes were secured with horticultural “frost cloth” to ensure no experimental seeds were washed out and no new seeds were introduced. The trials tested artificial and overwinter chilling regimes, as well as the presence and/or absence of a near-neighbor transplant. Results Carex lyngbyei had significant elevation-driven germination after overwinter and artificial chilling. Schoenoplectus tabernaemontani had near-significant germination across elevation after overwinter chilling, and germination in the absence of competition was significantly greater than with a near-neighbor transplant. Discussion Carex lyngbyei had the highest germination rate at higher elevations, which suggests restricted seed recruitment potential and required clonal expansion to extend into lower marsh elevations. Identifying species-specific recruitment niches provides insight for restoration opportunities or invasive species monitoring, as well as for estuary migration under sea level rise.","container-title":"Applications in Plant Sciences","DOI":"10.1002/aps3.11474","ISSN":"2168-0450","issue":"n/a","language":"en","note":"_eprint: https://onlinelibrary.wiley.com/doi/pdf/10.1002/aps3.11474","page":"e11474","source":"Wiley Online Library","title":"Using marsh organs to test seed recruitment in tidal freshwater marshes","author":[{"family":"Lane","given":"Stefanie L."}],"issued":{"date-parts":[["2022"]]}}}],"schema":"https://github.com/citation-style-language/schema/raw/master/csl-citation.json"} </w:instrText>
      </w:r>
      <w:r w:rsidR="007D1BFD">
        <w:fldChar w:fldCharType="separate"/>
      </w:r>
      <w:r w:rsidR="000335B7" w:rsidRPr="000335B7">
        <w:rPr>
          <w:rFonts w:ascii="Calibri" w:hAnsi="Calibri" w:cs="Calibri"/>
        </w:rPr>
        <w:t>(Lane, 2022)</w:t>
      </w:r>
      <w:r w:rsidR="007D1BFD">
        <w:fldChar w:fldCharType="end"/>
      </w:r>
      <w:ins w:id="305" w:author="Stefanie Lane" w:date="2022-08-26T14:20:00Z">
        <w:r w:rsidR="007D1BFD">
          <w:t>. (D)</w:t>
        </w:r>
      </w:ins>
      <w:del w:id="306" w:author="Stefanie Lane" w:date="2022-08-26T14:20:00Z">
        <w:r w:rsidR="00FF456A" w:rsidDel="007D1BFD">
          <w:delText xml:space="preserve"> </w:delText>
        </w:r>
      </w:del>
      <w:ins w:id="307" w:author="Stefanie Lane" w:date="2022-08-26T14:20:00Z">
        <w:r w:rsidR="007D1BFD">
          <w:t xml:space="preserve"> T</w:t>
        </w:r>
      </w:ins>
      <w:del w:id="308" w:author="Stefanie Lane" w:date="2022-08-26T14:21:00Z">
        <w:r w:rsidDel="00EF03A0">
          <w:rPr>
            <w:noProof/>
          </w:rPr>
          <w:delText>t</w:delText>
        </w:r>
      </w:del>
      <w:r>
        <w:rPr>
          <w:noProof/>
        </w:rPr>
        <w:t xml:space="preserve">ransect </w:t>
      </w:r>
      <w:r w:rsidR="00C33CFD">
        <w:rPr>
          <w:noProof/>
        </w:rPr>
        <w:t xml:space="preserve">locations illustrated in </w:t>
      </w:r>
      <w:r w:rsidR="00AE42C1">
        <w:rPr>
          <w:noProof/>
        </w:rPr>
        <w:t xml:space="preserve">1982 publication figure </w:t>
      </w:r>
      <w:r w:rsidR="00DB39C2">
        <w:rPr>
          <w:noProof/>
        </w:rPr>
        <w:t xml:space="preserve">(line drawing), which was </w:t>
      </w:r>
      <w:r w:rsidR="00C33CFD">
        <w:rPr>
          <w:noProof/>
        </w:rPr>
        <w:t xml:space="preserve">overlayed on </w:t>
      </w:r>
      <w:r w:rsidR="00AE42C1">
        <w:rPr>
          <w:noProof/>
        </w:rPr>
        <w:t>Google Earth basemap</w:t>
      </w:r>
      <w:r w:rsidR="00C33CFD">
        <w:rPr>
          <w:noProof/>
        </w:rPr>
        <w:t xml:space="preserve"> to relocate transects in 2019 (red)</w:t>
      </w:r>
      <w:del w:id="309" w:author="Stefanie Lane" w:date="2022-08-26T14:20:00Z">
        <w:r w:rsidR="00FF456A" w:rsidDel="007D1BFD">
          <w:rPr>
            <w:noProof/>
          </w:rPr>
          <w:delText xml:space="preserve"> (D</w:delText>
        </w:r>
      </w:del>
      <w:r w:rsidR="00FF456A">
        <w:rPr>
          <w:noProof/>
        </w:rPr>
        <w:t>)</w:t>
      </w:r>
      <w:r w:rsidR="00AE42C1">
        <w:rPr>
          <w:noProof/>
        </w:rPr>
        <w:t>, and</w:t>
      </w:r>
      <w:ins w:id="310" w:author="Stefanie Lane" w:date="2022-08-26T14:20:00Z">
        <w:r w:rsidR="007D1BFD">
          <w:rPr>
            <w:noProof/>
          </w:rPr>
          <w:t xml:space="preserve"> (E)</w:t>
        </w:r>
      </w:ins>
      <w:r w:rsidR="00AE42C1">
        <w:rPr>
          <w:noProof/>
        </w:rPr>
        <w:t xml:space="preserve"> </w:t>
      </w:r>
      <w:r w:rsidR="00C33CFD">
        <w:rPr>
          <w:noProof/>
        </w:rPr>
        <w:t xml:space="preserve">semi-systematic plot placement within and between assemblages based on </w:t>
      </w:r>
      <w:r w:rsidR="003778BD">
        <w:rPr>
          <w:noProof/>
        </w:rPr>
        <w:t>species dominance</w:t>
      </w:r>
      <w:del w:id="311" w:author="Stefanie Lane" w:date="2022-08-26T14:21:00Z">
        <w:r w:rsidR="00FF456A" w:rsidDel="007D1BFD">
          <w:rPr>
            <w:noProof/>
          </w:rPr>
          <w:delText xml:space="preserve"> (E)</w:delText>
        </w:r>
      </w:del>
      <w:r w:rsidR="003778BD">
        <w:rPr>
          <w:noProof/>
        </w:rPr>
        <w:t xml:space="preserve">. </w:t>
      </w:r>
    </w:p>
    <w:p w14:paraId="1EBD7C67" w14:textId="68C04030" w:rsidR="00764D94" w:rsidRDefault="00764D94">
      <w:pPr>
        <w:rPr>
          <w:rFonts w:asciiTheme="majorHAnsi" w:eastAsiaTheme="majorEastAsia" w:hAnsiTheme="majorHAnsi" w:cstheme="majorBidi"/>
          <w:color w:val="2F5496" w:themeColor="accent1" w:themeShade="BF"/>
          <w:sz w:val="32"/>
          <w:szCs w:val="32"/>
        </w:rPr>
      </w:pPr>
      <w:r>
        <w:br w:type="page"/>
      </w:r>
    </w:p>
    <w:p w14:paraId="71F92B5C" w14:textId="0F99EFE9" w:rsidR="00B80B02" w:rsidRPr="00E90CBE" w:rsidRDefault="006C5D18" w:rsidP="009C72CE">
      <w:pPr>
        <w:pStyle w:val="Heading1"/>
      </w:pPr>
      <w:r>
        <w:lastRenderedPageBreak/>
        <w:t>Results</w:t>
      </w:r>
    </w:p>
    <w:p w14:paraId="29C511EF" w14:textId="7648CEBC" w:rsidR="00EC4D9F" w:rsidRDefault="00E12966" w:rsidP="00E12966">
      <w:pPr>
        <w:ind w:firstLine="720"/>
        <w:rPr>
          <w:ins w:id="312" w:author="Stefanie Lane" w:date="2022-08-26T16:33:00Z"/>
        </w:rPr>
      </w:pPr>
      <w:r>
        <w:t xml:space="preserve">Three main assemblages within Ladner Marsh can be characterized by the same dominant </w:t>
      </w:r>
      <w:ins w:id="313" w:author="Stefanie Lane" w:date="2022-08-26T14:24:00Z">
        <w:r w:rsidR="00FD158B">
          <w:t xml:space="preserve">indicator </w:t>
        </w:r>
      </w:ins>
      <w:r>
        <w:t>species</w:t>
      </w:r>
      <w:ins w:id="314" w:author="Stefanie Lane" w:date="2022-08-26T14:23:00Z">
        <w:r w:rsidR="00E658A2">
          <w:t xml:space="preserve"> across all sampling periods:</w:t>
        </w:r>
      </w:ins>
      <w:r>
        <w:t xml:space="preserve"> </w:t>
      </w:r>
      <w:ins w:id="315" w:author="Stefanie Lane" w:date="2022-08-26T14:29:00Z">
        <w:r w:rsidR="00AA15F9">
          <w:t>S</w:t>
        </w:r>
      </w:ins>
      <w:ins w:id="316" w:author="Stefanie Lane" w:date="2022-08-26T14:22:00Z">
        <w:r w:rsidR="00AD005D">
          <w:t>edge</w:t>
        </w:r>
        <w:r w:rsidR="00E658A2">
          <w:t xml:space="preserve"> (</w:t>
        </w:r>
        <w:r w:rsidR="00AD005D" w:rsidRPr="00DC704D">
          <w:rPr>
            <w:i/>
          </w:rPr>
          <w:t>Carex lyngbyei</w:t>
        </w:r>
        <w:r w:rsidR="00E658A2">
          <w:t xml:space="preserve">), </w:t>
        </w:r>
      </w:ins>
      <w:ins w:id="317" w:author="Stefanie Lane" w:date="2022-08-26T14:30:00Z">
        <w:r w:rsidR="00AA15F9">
          <w:t>F</w:t>
        </w:r>
      </w:ins>
      <w:ins w:id="318" w:author="Stefanie Lane" w:date="2022-08-26T14:22:00Z">
        <w:r w:rsidR="00E658A2">
          <w:t>escue (</w:t>
        </w:r>
        <w:r w:rsidR="00AD005D">
          <w:rPr>
            <w:i/>
          </w:rPr>
          <w:t>Fescue arundinaceae</w:t>
        </w:r>
        <w:r w:rsidR="00AD005D">
          <w:t>)</w:t>
        </w:r>
      </w:ins>
      <w:ins w:id="319" w:author="Stefanie Lane" w:date="2022-08-26T14:47:00Z">
        <w:r w:rsidR="00E466E4">
          <w:t>, and Bogbean (</w:t>
        </w:r>
        <w:r w:rsidR="00E466E4">
          <w:rPr>
            <w:i/>
          </w:rPr>
          <w:t>Menyanthes trifoliata</w:t>
        </w:r>
        <w:r w:rsidR="00E466E4">
          <w:t>)</w:t>
        </w:r>
      </w:ins>
      <w:del w:id="320" w:author="Stefanie Lane" w:date="2022-08-26T14:23:00Z">
        <w:r w:rsidDel="00E658A2">
          <w:delText>across all sampling periods</w:delText>
        </w:r>
      </w:del>
      <w:r>
        <w:t>.</w:t>
      </w:r>
      <w:del w:id="321" w:author="Stefanie Lane" w:date="2022-08-26T14:21:00Z">
        <w:r w:rsidDel="00AD005D">
          <w:delText xml:space="preserve"> However, c</w:delText>
        </w:r>
      </w:del>
      <w:ins w:id="322" w:author="Stefanie Lane" w:date="2022-08-26T14:21:00Z">
        <w:r w:rsidR="00AD005D">
          <w:t xml:space="preserve"> </w:t>
        </w:r>
      </w:ins>
      <w:del w:id="323" w:author="Stefanie Lane" w:date="2022-08-26T16:32:00Z">
        <w:r w:rsidDel="00E40AAD">
          <w:delText xml:space="preserve">luster analysis shows species cover is becoming more homogenous within assemblages, but more distinct between assemblages </w:delText>
        </w:r>
        <w:r w:rsidRPr="00791A3B" w:rsidDel="00E40AAD">
          <w:delText>(</w:delText>
        </w:r>
        <w:r w:rsidDel="00E40AAD">
          <w:delText xml:space="preserve">Figure </w:delText>
        </w:r>
        <w:r w:rsidDel="00E40AAD">
          <w:rPr>
            <w:noProof/>
          </w:rPr>
          <w:delText>2</w:delText>
        </w:r>
        <w:r w:rsidRPr="00791A3B" w:rsidDel="00E40AAD">
          <w:delText>)</w:delText>
        </w:r>
        <w:r w:rsidDel="00E40AAD">
          <w:delText xml:space="preserve">. </w:delText>
        </w:r>
      </w:del>
      <w:r>
        <w:t>While the</w:t>
      </w:r>
      <w:ins w:id="324" w:author="Stefanie Lane" w:date="2022-08-26T14:21:00Z">
        <w:r w:rsidR="00AD005D">
          <w:t xml:space="preserve"> three </w:t>
        </w:r>
      </w:ins>
      <w:ins w:id="325" w:author="Stefanie Lane" w:date="2022-08-26T14:24:00Z">
        <w:r w:rsidR="00FD158B">
          <w:t>assemblage indicator</w:t>
        </w:r>
      </w:ins>
      <w:r>
        <w:t xml:space="preserve"> </w:t>
      </w:r>
      <w:del w:id="326" w:author="Stefanie Lane" w:date="2022-08-26T14:22:00Z">
        <w:r w:rsidDel="00AD005D">
          <w:delText xml:space="preserve">indicator </w:delText>
        </w:r>
      </w:del>
      <w:r>
        <w:t xml:space="preserve">species </w:t>
      </w:r>
      <w:del w:id="327" w:author="Stefanie Lane" w:date="2022-08-26T14:24:00Z">
        <w:r w:rsidDel="00FD158B">
          <w:delText xml:space="preserve">with greater significance across each assemblage </w:delText>
        </w:r>
      </w:del>
      <w:r>
        <w:t xml:space="preserve">remain constant over time </w:t>
      </w:r>
      <w:del w:id="328" w:author="Stefanie Lane" w:date="2022-08-26T14:22:00Z">
        <w:r w:rsidDel="00AD005D">
          <w:delText>(</w:delText>
        </w:r>
        <w:r w:rsidRPr="00DC704D" w:rsidDel="00AD005D">
          <w:rPr>
            <w:i/>
          </w:rPr>
          <w:delText>i.e.</w:delText>
        </w:r>
        <w:r w:rsidDel="00AD005D">
          <w:delText xml:space="preserve">, </w:delText>
        </w:r>
        <w:r w:rsidRPr="00DC704D" w:rsidDel="00AD005D">
          <w:rPr>
            <w:i/>
          </w:rPr>
          <w:delText>Carex lyngbyei</w:delText>
        </w:r>
        <w:r w:rsidDel="00AD005D">
          <w:delText xml:space="preserve">, </w:delText>
        </w:r>
        <w:r w:rsidDel="00AD005D">
          <w:rPr>
            <w:i/>
          </w:rPr>
          <w:delText>Menyanthes trifoliata, Fescue arundinaceae</w:delText>
        </w:r>
        <w:r w:rsidDel="00AD005D">
          <w:delText xml:space="preserve">) </w:delText>
        </w:r>
      </w:del>
      <w:r>
        <w:t>and drive cluster groups, other species that significantly drive indicators of assemblages change over tim</w:t>
      </w:r>
      <w:r w:rsidRPr="00F96909">
        <w:t>e (</w:t>
      </w:r>
      <w:ins w:id="329" w:author="Stefanie Lane" w:date="2022-08-26T16:40:00Z">
        <w:r w:rsidR="00297BDD">
          <w:fldChar w:fldCharType="begin"/>
        </w:r>
        <w:r w:rsidR="00297BDD">
          <w:instrText xml:space="preserve"> REF _Ref112423328 \h </w:instrText>
        </w:r>
      </w:ins>
      <w:r w:rsidR="00297BDD">
        <w:fldChar w:fldCharType="separate"/>
      </w:r>
      <w:ins w:id="330" w:author="Stefanie Lane" w:date="2022-08-26T16:40:00Z">
        <w:r w:rsidR="00297BDD">
          <w:t xml:space="preserve">Table </w:t>
        </w:r>
        <w:r w:rsidR="00297BDD">
          <w:rPr>
            <w:noProof/>
          </w:rPr>
          <w:t>3</w:t>
        </w:r>
        <w:r w:rsidR="00297BDD">
          <w:fldChar w:fldCharType="end"/>
        </w:r>
      </w:ins>
      <w:del w:id="331" w:author="Stefanie Lane" w:date="2022-08-26T16:39:00Z">
        <w:r w:rsidDel="00825048">
          <w:delText xml:space="preserve">Table 1, </w:delText>
        </w:r>
        <w:r w:rsidRPr="00615FBC" w:rsidDel="00825048">
          <w:delText>Table 4</w:delText>
        </w:r>
      </w:del>
      <w:r w:rsidRPr="00F96909">
        <w:t>)</w:t>
      </w:r>
      <w:r>
        <w:t xml:space="preserve">. For example, in 1979 the indicator species defining the Sedge assemblage cluster were </w:t>
      </w:r>
      <w:r>
        <w:rPr>
          <w:i/>
        </w:rPr>
        <w:t>C. lyngbyei, S</w:t>
      </w:r>
      <w:ins w:id="332" w:author="Stefanie Lane" w:date="2022-08-26T14:43:00Z">
        <w:r w:rsidR="00230F74">
          <w:rPr>
            <w:i/>
          </w:rPr>
          <w:t>agittaria</w:t>
        </w:r>
      </w:ins>
      <w:del w:id="333" w:author="Stefanie Lane" w:date="2022-08-26T14:43:00Z">
        <w:r w:rsidDel="00230F74">
          <w:rPr>
            <w:i/>
          </w:rPr>
          <w:delText>.</w:delText>
        </w:r>
      </w:del>
      <w:r>
        <w:rPr>
          <w:i/>
        </w:rPr>
        <w:t xml:space="preserve"> latifolia</w:t>
      </w:r>
      <w:ins w:id="334" w:author="Stefanie Lane" w:date="2022-08-26T14:43:00Z">
        <w:r w:rsidR="00230F74">
          <w:rPr>
            <w:i/>
          </w:rPr>
          <w:t xml:space="preserve"> </w:t>
        </w:r>
        <w:proofErr w:type="spellStart"/>
        <w:r w:rsidR="00230F74">
          <w:t>Wiild</w:t>
        </w:r>
        <w:proofErr w:type="spellEnd"/>
        <w:r w:rsidR="00230F74">
          <w:t>.</w:t>
        </w:r>
      </w:ins>
      <w:r>
        <w:rPr>
          <w:i/>
        </w:rPr>
        <w:t xml:space="preserve">, </w:t>
      </w:r>
      <w:r>
        <w:t xml:space="preserve">and </w:t>
      </w:r>
      <w:ins w:id="335" w:author="Stefanie Lane" w:date="2022-08-26T14:43:00Z">
        <w:r w:rsidR="00230F74">
          <w:rPr>
            <w:i/>
          </w:rPr>
          <w:t>Schoenoplectus</w:t>
        </w:r>
      </w:ins>
      <w:del w:id="336" w:author="Stefanie Lane" w:date="2022-08-26T14:43:00Z">
        <w:r w:rsidDel="00230F74">
          <w:rPr>
            <w:i/>
          </w:rPr>
          <w:delText>S.</w:delText>
        </w:r>
      </w:del>
      <w:r>
        <w:rPr>
          <w:i/>
        </w:rPr>
        <w:t xml:space="preserve"> tabernaemontani</w:t>
      </w:r>
      <w:ins w:id="337" w:author="Stefanie Lane" w:date="2022-08-26T14:44:00Z">
        <w:r w:rsidR="00435B0E">
          <w:rPr>
            <w:i/>
          </w:rPr>
          <w:t xml:space="preserve"> </w:t>
        </w:r>
        <w:r w:rsidR="00435B0E" w:rsidRPr="00435B0E">
          <w:rPr>
            <w:rPrChange w:id="338" w:author="Stefanie Lane" w:date="2022-08-26T14:44:00Z">
              <w:rPr>
                <w:i/>
              </w:rPr>
            </w:rPrChange>
          </w:rPr>
          <w:t>(</w:t>
        </w:r>
        <w:proofErr w:type="spellStart"/>
        <w:r w:rsidR="00435B0E" w:rsidRPr="00435B0E">
          <w:rPr>
            <w:rPrChange w:id="339" w:author="Stefanie Lane" w:date="2022-08-26T14:44:00Z">
              <w:rPr>
                <w:i/>
              </w:rPr>
            </w:rPrChange>
          </w:rPr>
          <w:t>C.</w:t>
        </w:r>
        <w:proofErr w:type="gramStart"/>
        <w:r w:rsidR="00435B0E" w:rsidRPr="00435B0E">
          <w:rPr>
            <w:rPrChange w:id="340" w:author="Stefanie Lane" w:date="2022-08-26T14:44:00Z">
              <w:rPr>
                <w:i/>
              </w:rPr>
            </w:rPrChange>
          </w:rPr>
          <w:t>C.Gmel</w:t>
        </w:r>
        <w:proofErr w:type="spellEnd"/>
        <w:proofErr w:type="gramEnd"/>
        <w:r w:rsidR="00435B0E" w:rsidRPr="00435B0E">
          <w:rPr>
            <w:rPrChange w:id="341" w:author="Stefanie Lane" w:date="2022-08-26T14:44:00Z">
              <w:rPr>
                <w:i/>
              </w:rPr>
            </w:rPrChange>
          </w:rPr>
          <w:t xml:space="preserve">.) </w:t>
        </w:r>
        <w:proofErr w:type="spellStart"/>
        <w:r w:rsidR="00435B0E" w:rsidRPr="00435B0E">
          <w:rPr>
            <w:rPrChange w:id="342" w:author="Stefanie Lane" w:date="2022-08-26T14:44:00Z">
              <w:rPr>
                <w:i/>
              </w:rPr>
            </w:rPrChange>
          </w:rPr>
          <w:t>Palla</w:t>
        </w:r>
      </w:ins>
      <w:proofErr w:type="spellEnd"/>
      <w:r>
        <w:t xml:space="preserve">, however in 1999 the same assemblage included indicator species </w:t>
      </w:r>
      <w:r>
        <w:rPr>
          <w:i/>
        </w:rPr>
        <w:t xml:space="preserve">C. lyngbyei, </w:t>
      </w:r>
      <w:del w:id="343" w:author="Stefanie Lane" w:date="2022-10-07T12:01:00Z">
        <w:r w:rsidDel="00E14193">
          <w:rPr>
            <w:i/>
          </w:rPr>
          <w:delText>A</w:delText>
        </w:r>
      </w:del>
      <w:del w:id="344" w:author="Stefanie Lane" w:date="2022-08-26T14:45:00Z">
        <w:r w:rsidDel="00435B0E">
          <w:rPr>
            <w:i/>
          </w:rPr>
          <w:delText>.</w:delText>
        </w:r>
      </w:del>
      <w:del w:id="345" w:author="Stefanie Lane" w:date="2022-10-07T12:01:00Z">
        <w:r w:rsidDel="00E14193">
          <w:rPr>
            <w:i/>
          </w:rPr>
          <w:delText xml:space="preserve"> stolonifera, </w:delText>
        </w:r>
      </w:del>
      <w:r>
        <w:t xml:space="preserve">and </w:t>
      </w:r>
      <w:r>
        <w:rPr>
          <w:i/>
        </w:rPr>
        <w:t>I</w:t>
      </w:r>
      <w:del w:id="346" w:author="Stefanie Lane" w:date="2022-08-26T14:45:00Z">
        <w:r w:rsidDel="00435B0E">
          <w:rPr>
            <w:i/>
          </w:rPr>
          <w:delText>.</w:delText>
        </w:r>
      </w:del>
      <w:ins w:id="347" w:author="Stefanie Lane" w:date="2022-08-26T14:45:00Z">
        <w:r w:rsidR="00435B0E">
          <w:rPr>
            <w:i/>
          </w:rPr>
          <w:t>mpatiens</w:t>
        </w:r>
      </w:ins>
      <w:r>
        <w:rPr>
          <w:i/>
        </w:rPr>
        <w:t xml:space="preserve"> capensis</w:t>
      </w:r>
      <w:ins w:id="348" w:author="Stefanie Lane" w:date="2022-08-26T14:45:00Z">
        <w:r w:rsidR="00AA16C1">
          <w:rPr>
            <w:i/>
          </w:rPr>
          <w:t xml:space="preserve"> </w:t>
        </w:r>
        <w:proofErr w:type="spellStart"/>
        <w:r w:rsidR="00AA16C1">
          <w:t>Meerb</w:t>
        </w:r>
      </w:ins>
      <w:proofErr w:type="spellEnd"/>
      <w:r>
        <w:t xml:space="preserve">. </w:t>
      </w:r>
      <w:ins w:id="349" w:author="Stefanie Lane" w:date="2022-08-26T14:25:00Z">
        <w:r w:rsidR="00D617FA">
          <w:t xml:space="preserve">By 2019, </w:t>
        </w:r>
        <w:r w:rsidR="00737227">
          <w:rPr>
            <w:i/>
          </w:rPr>
          <w:t>C. lyngbyei</w:t>
        </w:r>
        <w:r w:rsidR="00737227">
          <w:t xml:space="preserve"> was the only indicator for this assemblage. </w:t>
        </w:r>
      </w:ins>
      <w:del w:id="350" w:author="Stefanie Lane" w:date="2022-08-26T14:25:00Z">
        <w:r w:rsidDel="00D617FA">
          <w:delText xml:space="preserve">Thus, although </w:delText>
        </w:r>
        <w:r w:rsidDel="00D617FA">
          <w:rPr>
            <w:i/>
          </w:rPr>
          <w:delText>C. lyngbyei</w:delText>
        </w:r>
        <w:r w:rsidDel="00D617FA">
          <w:delText xml:space="preserve"> remained the common indicator species of the assemblage cluster group, the associated indicator species had changed. </w:delText>
        </w:r>
      </w:del>
      <w:del w:id="351" w:author="Stefanie Lane" w:date="2022-08-26T14:26:00Z">
        <w:r w:rsidDel="00737227">
          <w:delText xml:space="preserve">Additionally, fewer indicator species were found in the Sedge and Fescue assemblages in 2019 than in 1979. For example, the Sedge assemblage was characterized by three species (including </w:delText>
        </w:r>
        <w:r w:rsidDel="00737227">
          <w:rPr>
            <w:i/>
          </w:rPr>
          <w:delText>C. lyngbyei</w:delText>
        </w:r>
        <w:r w:rsidDel="00737227">
          <w:delText xml:space="preserve">) in 1979 and 1999, but only by </w:delText>
        </w:r>
        <w:r w:rsidDel="00737227">
          <w:rPr>
            <w:i/>
          </w:rPr>
          <w:delText>C. lyngbyei</w:delText>
        </w:r>
        <w:r w:rsidDel="00737227">
          <w:delText xml:space="preserve"> in 2019. The Fescue group was </w:delText>
        </w:r>
      </w:del>
      <w:del w:id="352" w:author="Stefanie Lane" w:date="2022-08-26T14:27:00Z">
        <w:r w:rsidDel="00727FDF">
          <w:delText>characterized by seven species in 1979, four species in 1999, and three species in 2019.</w:delText>
        </w:r>
      </w:del>
      <w:r>
        <w:t xml:space="preserve"> </w:t>
      </w:r>
      <w:del w:id="353" w:author="Stefanie Lane" w:date="2022-08-26T14:30:00Z">
        <w:r w:rsidDel="00AA15F9">
          <w:delText xml:space="preserve">While </w:delText>
        </w:r>
      </w:del>
      <w:ins w:id="354" w:author="Stefanie Lane" w:date="2022-08-26T14:30:00Z">
        <w:r w:rsidR="00AA15F9">
          <w:t xml:space="preserve">Similarly, </w:t>
        </w:r>
      </w:ins>
      <w:del w:id="355" w:author="Stefanie Lane" w:date="2022-08-26T14:47:00Z">
        <w:r w:rsidDel="007F57C9">
          <w:rPr>
            <w:i/>
          </w:rPr>
          <w:delText xml:space="preserve">Festuca </w:delText>
        </w:r>
      </w:del>
      <w:ins w:id="356" w:author="Stefanie Lane" w:date="2022-08-26T14:47:00Z">
        <w:r w:rsidR="007F57C9">
          <w:rPr>
            <w:i/>
          </w:rPr>
          <w:t xml:space="preserve">F. </w:t>
        </w:r>
      </w:ins>
      <w:r>
        <w:rPr>
          <w:i/>
        </w:rPr>
        <w:t>arundinaceae</w:t>
      </w:r>
      <w:r>
        <w:t xml:space="preserve"> remained a common indicator species within the </w:t>
      </w:r>
      <w:ins w:id="357" w:author="Stefanie Lane" w:date="2022-08-26T14:27:00Z">
        <w:r w:rsidR="0090306A">
          <w:t xml:space="preserve">Fescue </w:t>
        </w:r>
      </w:ins>
      <w:r>
        <w:t>assemblage,</w:t>
      </w:r>
      <w:ins w:id="358" w:author="Stefanie Lane" w:date="2022-08-26T14:28:00Z">
        <w:r w:rsidR="00727FDF">
          <w:t xml:space="preserve"> </w:t>
        </w:r>
      </w:ins>
      <w:ins w:id="359" w:author="Stefanie Lane" w:date="2022-08-26T14:30:00Z">
        <w:r w:rsidR="00AA15F9">
          <w:t xml:space="preserve">but </w:t>
        </w:r>
      </w:ins>
      <w:ins w:id="360" w:author="Stefanie Lane" w:date="2022-08-26T14:28:00Z">
        <w:r w:rsidR="00727FDF">
          <w:t>the assemblage lost</w:t>
        </w:r>
      </w:ins>
      <w:r>
        <w:t xml:space="preserve"> </w:t>
      </w:r>
      <w:del w:id="361" w:author="Stefanie Lane" w:date="2022-08-26T14:27:00Z">
        <w:r w:rsidDel="00727FDF">
          <w:delText xml:space="preserve">all other </w:delText>
        </w:r>
      </w:del>
      <w:ins w:id="362" w:author="Stefanie Lane" w:date="2022-08-26T14:29:00Z">
        <w:r w:rsidR="00FB3B31">
          <w:t>four</w:t>
        </w:r>
      </w:ins>
      <w:ins w:id="363" w:author="Stefanie Lane" w:date="2022-08-26T14:30:00Z">
        <w:r w:rsidR="003F4603">
          <w:t xml:space="preserve"> out of seven</w:t>
        </w:r>
      </w:ins>
      <w:ins w:id="364" w:author="Stefanie Lane" w:date="2022-08-26T14:29:00Z">
        <w:r w:rsidR="00FB3B31">
          <w:t xml:space="preserve"> </w:t>
        </w:r>
      </w:ins>
      <w:ins w:id="365" w:author="Stefanie Lane" w:date="2022-08-26T14:31:00Z">
        <w:r w:rsidR="003F4603">
          <w:t xml:space="preserve">total </w:t>
        </w:r>
      </w:ins>
      <w:ins w:id="366" w:author="Stefanie Lane" w:date="2022-08-26T14:29:00Z">
        <w:r w:rsidR="00FB3B31">
          <w:t>indicator species between 1979-2019</w:t>
        </w:r>
      </w:ins>
      <w:ins w:id="367" w:author="Stefanie Lane" w:date="2022-08-26T14:31:00Z">
        <w:r w:rsidR="003F4603">
          <w:t>, and identities of the remaining indicator species changed</w:t>
        </w:r>
      </w:ins>
      <w:ins w:id="368" w:author="Stefanie Lane" w:date="2022-08-26T14:29:00Z">
        <w:r w:rsidR="00FB3B31">
          <w:t>.</w:t>
        </w:r>
      </w:ins>
      <w:ins w:id="369" w:author="Stefanie Lane" w:date="2022-08-26T16:32:00Z">
        <w:r w:rsidR="00EC4D9F">
          <w:t xml:space="preserve"> </w:t>
        </w:r>
      </w:ins>
    </w:p>
    <w:p w14:paraId="3F9BB5F9" w14:textId="512838C4" w:rsidR="00E12966" w:rsidRPr="00141FDA" w:rsidDel="00DD10A0" w:rsidRDefault="00E12966" w:rsidP="00E12966">
      <w:pPr>
        <w:ind w:firstLine="720"/>
        <w:rPr>
          <w:del w:id="370" w:author="Stefanie Lane" w:date="2022-08-26T16:36:00Z"/>
        </w:rPr>
      </w:pPr>
      <w:del w:id="371" w:author="Stefanie Lane" w:date="2022-08-26T14:29:00Z">
        <w:r w:rsidDel="00FB3B31">
          <w:delText>indicator specie</w:delText>
        </w:r>
      </w:del>
      <w:del w:id="372" w:author="Stefanie Lane" w:date="2022-08-26T14:28:00Z">
        <w:r w:rsidDel="00FB3B31">
          <w:delText>s</w:delText>
        </w:r>
      </w:del>
      <w:del w:id="373" w:author="Stefanie Lane" w:date="2022-08-26T14:29:00Z">
        <w:r w:rsidDel="00FB3B31">
          <w:delText xml:space="preserve"> changed in each observation year. </w:delText>
        </w:r>
      </w:del>
    </w:p>
    <w:p w14:paraId="66A152D1" w14:textId="2DD280CF" w:rsidR="00D21260" w:rsidRPr="009D6D33" w:rsidRDefault="00E12966">
      <w:pPr>
        <w:rPr>
          <w:ins w:id="374" w:author="Stefanie Lane" w:date="2022-08-26T14:34:00Z"/>
        </w:rPr>
        <w:pPrChange w:id="375" w:author="Stefanie Lane" w:date="2022-10-06T12:34:00Z">
          <w:pPr>
            <w:ind w:firstLine="720"/>
          </w:pPr>
        </w:pPrChange>
      </w:pPr>
      <w:bookmarkStart w:id="376" w:name="_Hlk106053520"/>
      <w:r w:rsidRPr="00167685">
        <w:rPr>
          <w:iCs/>
        </w:rPr>
        <w:t>Across the entire Ladner Marsh plant community, two to three species were lost each year following the 1979 survey. Within every assemblage alpha-diversity (mean number of species per plot) decreased every observation year, while beta-diversity (</w:t>
      </w:r>
      <w:ins w:id="377" w:author="Stefanie Lane" w:date="2022-10-06T12:35:00Z">
        <w:r w:rsidR="00E95A36" w:rsidRPr="00E95A36">
          <w:rPr>
            <w:highlight w:val="green"/>
            <w:rPrChange w:id="378" w:author="Stefanie Lane" w:date="2022-10-06T12:35:00Z">
              <w:rPr/>
            </w:rPrChange>
          </w:rPr>
          <w:t>r</w:t>
        </w:r>
      </w:ins>
      <w:ins w:id="379" w:author="Stefanie Lane" w:date="2022-10-06T12:34:00Z">
        <w:r w:rsidR="00086CE1" w:rsidRPr="00E95A36">
          <w:rPr>
            <w:highlight w:val="green"/>
            <w:rPrChange w:id="380" w:author="Stefanie Lane" w:date="2022-10-06T12:35:00Z">
              <w:rPr/>
            </w:rPrChange>
          </w:rPr>
          <w:t xml:space="preserve">atio of total species in the assemblage to </w:t>
        </w:r>
        <w:r w:rsidR="00E95A36" w:rsidRPr="00E95A36">
          <w:rPr>
            <w:rFonts w:cstheme="minorHAnsi"/>
            <w:highlight w:val="green"/>
            <w:rPrChange w:id="381" w:author="Stefanie Lane" w:date="2022-10-06T12:35:00Z">
              <w:rPr>
                <w:rFonts w:cstheme="minorHAnsi"/>
              </w:rPr>
            </w:rPrChange>
          </w:rPr>
          <w:t>α</w:t>
        </w:r>
        <w:r w:rsidR="00086CE1" w:rsidRPr="00E95A36">
          <w:rPr>
            <w:highlight w:val="green"/>
            <w:rPrChange w:id="382" w:author="Stefanie Lane" w:date="2022-10-06T12:35:00Z">
              <w:rPr/>
            </w:rPrChange>
          </w:rPr>
          <w:t>-div</w:t>
        </w:r>
        <w:r w:rsidR="00E95A36" w:rsidRPr="00E95A36">
          <w:rPr>
            <w:highlight w:val="green"/>
            <w:rPrChange w:id="383" w:author="Stefanie Lane" w:date="2022-10-06T12:35:00Z">
              <w:rPr/>
            </w:rPrChange>
          </w:rPr>
          <w:t>ersity</w:t>
        </w:r>
      </w:ins>
      <w:commentRangeStart w:id="384"/>
      <w:del w:id="385" w:author="Stefanie Lane" w:date="2022-10-06T12:34:00Z">
        <w:r w:rsidRPr="00CE5085" w:rsidDel="00086CE1">
          <w:rPr>
            <w:iCs/>
            <w:highlight w:val="green"/>
            <w:rPrChange w:id="386" w:author="Stefanie Lane" w:date="2022-10-06T12:32:00Z">
              <w:rPr>
                <w:iCs/>
              </w:rPr>
            </w:rPrChange>
          </w:rPr>
          <w:delText>variation in number of species between plot</w:delText>
        </w:r>
        <w:r w:rsidRPr="00167685" w:rsidDel="00086CE1">
          <w:rPr>
            <w:iCs/>
          </w:rPr>
          <w:delText>s</w:delText>
        </w:r>
        <w:commentRangeEnd w:id="384"/>
        <w:r w:rsidR="00CE3C9A" w:rsidDel="00086CE1">
          <w:rPr>
            <w:rStyle w:val="CommentReference"/>
          </w:rPr>
          <w:commentReference w:id="384"/>
        </w:r>
      </w:del>
      <w:r w:rsidRPr="00167685">
        <w:rPr>
          <w:iCs/>
        </w:rPr>
        <w:t>) increased each year for all assemblages. (</w:t>
      </w:r>
      <w:del w:id="387" w:author="Stefanie Lane" w:date="2022-08-29T18:40:00Z">
        <w:r w:rsidRPr="00167685" w:rsidDel="00E16F58">
          <w:rPr>
            <w:iCs/>
          </w:rPr>
          <w:delText>Table 2</w:delText>
        </w:r>
      </w:del>
      <w:ins w:id="388" w:author="Stefanie Lane" w:date="2022-08-29T18:40:00Z">
        <w:r w:rsidR="00E16F58">
          <w:rPr>
            <w:iCs/>
          </w:rPr>
          <w:fldChar w:fldCharType="begin"/>
        </w:r>
        <w:r w:rsidR="00E16F58">
          <w:rPr>
            <w:iCs/>
          </w:rPr>
          <w:instrText xml:space="preserve"> REF _Ref104813833 \h </w:instrText>
        </w:r>
      </w:ins>
      <w:r w:rsidR="00E16F58">
        <w:rPr>
          <w:iCs/>
        </w:rPr>
      </w:r>
      <w:r w:rsidR="00E16F58">
        <w:rPr>
          <w:iCs/>
        </w:rPr>
        <w:fldChar w:fldCharType="separate"/>
      </w:r>
      <w:ins w:id="389" w:author="Stefanie Lane" w:date="2022-08-29T18:40:00Z">
        <w:r w:rsidR="00E16F58">
          <w:t xml:space="preserve">Table </w:t>
        </w:r>
        <w:r w:rsidR="00E16F58">
          <w:rPr>
            <w:noProof/>
          </w:rPr>
          <w:t>1</w:t>
        </w:r>
        <w:r w:rsidR="00E16F58">
          <w:rPr>
            <w:iCs/>
          </w:rPr>
          <w:fldChar w:fldCharType="end"/>
        </w:r>
      </w:ins>
      <w:r w:rsidRPr="00167685">
        <w:rPr>
          <w:iCs/>
        </w:rPr>
        <w:t>)</w:t>
      </w:r>
      <w:r>
        <w:rPr>
          <w:iCs/>
        </w:rPr>
        <w:t xml:space="preserve"> </w:t>
      </w:r>
      <w:r w:rsidRPr="00294CC5">
        <w:rPr>
          <w:iCs/>
        </w:rPr>
        <w:t xml:space="preserve">For example, the Sedge community suffered the least loss of species and alpha-diversity across sampling years, although beta-diversity increased as in other assemblages, indicating increasing variability (and thus increased rarity) in which species may be encountered within a given assemblage. The Fescue assemblage had the greatest loss of alpha-diversity (&gt; 50%) between 1979 and 2019. Nearly 50% fewer plots clustered as Fescue in 2019 than in 1979, however bootstrapping 18 random plots from every sampling year showed the same trend, indicating that loss of species </w:t>
      </w:r>
      <w:del w:id="390" w:author="Stefanie Lane" w:date="2022-08-26T14:34:00Z">
        <w:r w:rsidRPr="00294CC5" w:rsidDel="00D21260">
          <w:rPr>
            <w:iCs/>
          </w:rPr>
          <w:delText xml:space="preserve">is </w:delText>
        </w:r>
      </w:del>
      <w:ins w:id="391" w:author="Stefanie Lane" w:date="2022-08-26T14:34:00Z">
        <w:r w:rsidR="00D21260">
          <w:rPr>
            <w:iCs/>
          </w:rPr>
          <w:t>was</w:t>
        </w:r>
        <w:r w:rsidR="00D21260" w:rsidRPr="00294CC5">
          <w:rPr>
            <w:iCs/>
          </w:rPr>
          <w:t xml:space="preserve"> </w:t>
        </w:r>
      </w:ins>
      <w:r w:rsidRPr="00294CC5">
        <w:rPr>
          <w:iCs/>
        </w:rPr>
        <w:t xml:space="preserve">not related to loss of plots (Table S5). </w:t>
      </w:r>
      <w:r w:rsidRPr="00A6725E">
        <w:rPr>
          <w:iCs/>
        </w:rPr>
        <w:t>Total magnitude of species turnover between 1999 and 2019 was ~50% in each assemblage, largely driven by greater species disappearance (loss) between 1999 and 2019</w:t>
      </w:r>
      <w:r>
        <w:rPr>
          <w:iCs/>
        </w:rPr>
        <w:t xml:space="preserve"> </w:t>
      </w:r>
      <w:r w:rsidRPr="00A6725E">
        <w:rPr>
          <w:iCs/>
        </w:rPr>
        <w:t>(</w:t>
      </w:r>
      <w:del w:id="392" w:author="Stefanie Lane" w:date="2022-08-29T18:37:00Z">
        <w:r w:rsidRPr="00A6725E" w:rsidDel="00F90B99">
          <w:rPr>
            <w:iCs/>
          </w:rPr>
          <w:delText>Table 6</w:delText>
        </w:r>
      </w:del>
      <w:ins w:id="393" w:author="Stefanie Lane" w:date="2022-08-29T18:37:00Z">
        <w:r w:rsidR="00F90B99" w:rsidRPr="00730E37">
          <w:rPr>
            <w:iCs/>
          </w:rPr>
          <w:fldChar w:fldCharType="begin"/>
        </w:r>
        <w:r w:rsidR="00F90B99" w:rsidRPr="00F90B99">
          <w:rPr>
            <w:iCs/>
          </w:rPr>
          <w:instrText xml:space="preserve"> REF _Ref94197100 \h </w:instrText>
        </w:r>
      </w:ins>
      <w:r w:rsidR="00F90B99" w:rsidRPr="00F90B99">
        <w:rPr>
          <w:iCs/>
          <w:rPrChange w:id="394" w:author="Stefanie Lane" w:date="2022-08-29T18:37:00Z">
            <w:rPr>
              <w:i/>
              <w:iCs/>
            </w:rPr>
          </w:rPrChange>
        </w:rPr>
        <w:instrText xml:space="preserve"> \* MERGEFORMAT </w:instrText>
      </w:r>
      <w:r w:rsidR="00F90B99" w:rsidRPr="00730E37">
        <w:rPr>
          <w:iCs/>
        </w:rPr>
      </w:r>
      <w:r w:rsidR="00F90B99" w:rsidRPr="00730E37">
        <w:rPr>
          <w:iCs/>
        </w:rPr>
        <w:fldChar w:fldCharType="separate"/>
      </w:r>
      <w:ins w:id="395" w:author="Stefanie Lane" w:date="2022-08-29T18:37:00Z">
        <w:r w:rsidR="00F90B99" w:rsidRPr="00F90B99">
          <w:t xml:space="preserve">Table </w:t>
        </w:r>
        <w:r w:rsidR="00F90B99" w:rsidRPr="00F90B99">
          <w:rPr>
            <w:iCs/>
            <w:noProof/>
            <w:rPrChange w:id="396" w:author="Stefanie Lane" w:date="2022-08-29T18:37:00Z">
              <w:rPr>
                <w:i/>
                <w:iCs/>
                <w:noProof/>
              </w:rPr>
            </w:rPrChange>
          </w:rPr>
          <w:t>6</w:t>
        </w:r>
        <w:r w:rsidR="00F90B99" w:rsidRPr="00730E37">
          <w:rPr>
            <w:iCs/>
          </w:rPr>
          <w:fldChar w:fldCharType="end"/>
        </w:r>
      </w:ins>
      <w:r w:rsidRPr="00F90B99">
        <w:rPr>
          <w:iCs/>
        </w:rPr>
        <w:t>)</w:t>
      </w:r>
      <w:r w:rsidRPr="00A6725E">
        <w:rPr>
          <w:iCs/>
        </w:rPr>
        <w:t>.</w:t>
      </w:r>
      <w:r>
        <w:rPr>
          <w:iCs/>
        </w:rPr>
        <w:t xml:space="preserve"> </w:t>
      </w:r>
    </w:p>
    <w:p w14:paraId="53A0E035" w14:textId="218E1EEB" w:rsidR="00E12966" w:rsidRPr="007F1F34" w:rsidRDefault="00E12966" w:rsidP="00E12966">
      <w:pPr>
        <w:ind w:firstLine="720"/>
      </w:pPr>
      <w:r w:rsidRPr="007F1F34">
        <w:t>Th</w:t>
      </w:r>
      <w:r>
        <w:t xml:space="preserve">e greatest loss of native species richness occurred in the Fescue assemblage, while </w:t>
      </w:r>
      <w:del w:id="397" w:author="Stefanie Lane" w:date="2022-08-26T14:34:00Z">
        <w:r w:rsidDel="00D77807">
          <w:delText xml:space="preserve">nominal </w:delText>
        </w:r>
      </w:del>
      <w:r>
        <w:t>gains in exotic richness were found in all assemblages (</w:t>
      </w:r>
      <w:del w:id="398" w:author="Stefanie Lane" w:date="2022-08-29T18:37:00Z">
        <w:r w:rsidDel="00F90B99">
          <w:delText xml:space="preserve">Table </w:delText>
        </w:r>
        <w:r w:rsidDel="00F90B99">
          <w:rPr>
            <w:noProof/>
          </w:rPr>
          <w:delText>7</w:delText>
        </w:r>
      </w:del>
      <w:ins w:id="399" w:author="Stefanie Lane" w:date="2022-08-29T18:38:00Z">
        <w:r w:rsidR="00F90B99">
          <w:rPr>
            <w:noProof/>
          </w:rPr>
          <w:fldChar w:fldCharType="begin"/>
        </w:r>
        <w:r w:rsidR="00F90B99">
          <w:rPr>
            <w:noProof/>
          </w:rPr>
          <w:instrText xml:space="preserve"> REF _Ref103170147 \h </w:instrText>
        </w:r>
      </w:ins>
      <w:r w:rsidR="00F90B99">
        <w:rPr>
          <w:noProof/>
        </w:rPr>
      </w:r>
      <w:r w:rsidR="00F90B99">
        <w:rPr>
          <w:noProof/>
        </w:rPr>
        <w:fldChar w:fldCharType="separate"/>
      </w:r>
      <w:ins w:id="400" w:author="Stefanie Lane" w:date="2022-08-29T18:38:00Z">
        <w:r w:rsidR="00F90B99">
          <w:t xml:space="preserve">Table </w:t>
        </w:r>
        <w:r w:rsidR="00F90B99">
          <w:rPr>
            <w:noProof/>
          </w:rPr>
          <w:t>7</w:t>
        </w:r>
        <w:r w:rsidR="00F90B99">
          <w:rPr>
            <w:noProof/>
          </w:rPr>
          <w:fldChar w:fldCharType="end"/>
        </w:r>
      </w:ins>
      <w:r>
        <w:t>). The Fescue assemblage</w:t>
      </w:r>
      <w:del w:id="401" w:author="Stefanie Lane" w:date="2022-08-26T14:35:00Z">
        <w:r w:rsidDel="00D77807">
          <w:delText xml:space="preserve"> lost a total of 23 native species (</w:delText>
        </w:r>
      </w:del>
      <w:ins w:id="402" w:author="Stefanie Lane" w:date="2022-08-26T14:35:00Z">
        <w:r w:rsidR="00D77807">
          <w:t xml:space="preserve"> had a </w:t>
        </w:r>
      </w:ins>
      <w:r>
        <w:t>net loss of 18 native species</w:t>
      </w:r>
      <w:del w:id="403" w:author="Stefanie Lane" w:date="2022-08-26T14:35:00Z">
        <w:r w:rsidDel="00D77807">
          <w:delText>)</w:delText>
        </w:r>
      </w:del>
      <w:r>
        <w:t xml:space="preserve"> between 1979 and 2019. Among the species lost from the assemblag</w:t>
      </w:r>
      <w:r w:rsidRPr="00F8601E">
        <w:t>e, 12 we</w:t>
      </w:r>
      <w:r>
        <w:t>re lost from all three assemblages (six forbs, six graminoids), or were never found in any other assemblage. Species gained include two woody species, and one each of forb, graminoid, and fern ally (</w:t>
      </w:r>
      <w:r>
        <w:rPr>
          <w:i/>
        </w:rPr>
        <w:t xml:space="preserve">Equisetum </w:t>
      </w:r>
      <w:proofErr w:type="spellStart"/>
      <w:r>
        <w:rPr>
          <w:i/>
        </w:rPr>
        <w:t>arvense</w:t>
      </w:r>
      <w:proofErr w:type="spellEnd"/>
      <w:ins w:id="404" w:author="Stefanie Lane" w:date="2022-08-26T14:35:00Z">
        <w:r w:rsidR="00D77807">
          <w:t xml:space="preserve"> L.</w:t>
        </w:r>
      </w:ins>
      <w:r>
        <w:t xml:space="preserve">). There was a net zero gain of exotics in the Fescue assemblage, however exotic </w:t>
      </w:r>
      <w:del w:id="405" w:author="Stefanie Lane" w:date="2022-08-29T18:39:00Z">
        <w:r w:rsidDel="00BB5049">
          <w:delText xml:space="preserve">RCG </w:delText>
        </w:r>
      </w:del>
      <w:ins w:id="406" w:author="Stefanie Lane" w:date="2022-08-29T18:39:00Z">
        <w:r w:rsidR="00BB5049">
          <w:rPr>
            <w:i/>
          </w:rPr>
          <w:t xml:space="preserve">Phalaris </w:t>
        </w:r>
      </w:ins>
      <w:ins w:id="407" w:author="Stefanie Lane" w:date="2022-08-29T18:43:00Z">
        <w:r w:rsidR="00264104">
          <w:rPr>
            <w:i/>
          </w:rPr>
          <w:t>arundinaceae</w:t>
        </w:r>
      </w:ins>
      <w:ins w:id="408" w:author="Stefanie Lane" w:date="2022-08-29T18:39:00Z">
        <w:r w:rsidR="00BB5049">
          <w:t xml:space="preserve"> </w:t>
        </w:r>
        <w:r w:rsidR="00E16F58">
          <w:t xml:space="preserve">(reed canary grass) </w:t>
        </w:r>
      </w:ins>
      <w:r>
        <w:t xml:space="preserve">accounts for the greatest 2019 mean cover in the entire assemblage (25-50% mean cover). In the Bogbean assemblage, new exotic species include </w:t>
      </w:r>
      <w:del w:id="409" w:author="Stefanie Lane" w:date="2022-08-29T18:39:00Z">
        <w:r w:rsidRPr="00AC2BE4" w:rsidDel="00BB5049">
          <w:rPr>
            <w:i/>
          </w:rPr>
          <w:delText xml:space="preserve">Phalaris </w:delText>
        </w:r>
      </w:del>
      <w:ins w:id="410" w:author="Stefanie Lane" w:date="2022-08-29T18:39:00Z">
        <w:r w:rsidR="00BB5049">
          <w:rPr>
            <w:i/>
          </w:rPr>
          <w:t>P.</w:t>
        </w:r>
        <w:r w:rsidR="00BB5049" w:rsidRPr="00AC2BE4">
          <w:rPr>
            <w:i/>
          </w:rPr>
          <w:t xml:space="preserve"> </w:t>
        </w:r>
      </w:ins>
      <w:r w:rsidRPr="00AC2BE4">
        <w:rPr>
          <w:i/>
        </w:rPr>
        <w:t>arundinaceae</w:t>
      </w:r>
      <w:r>
        <w:t xml:space="preserve"> </w:t>
      </w:r>
      <w:del w:id="411" w:author="Stefanie Lane" w:date="2022-08-29T18:39:00Z">
        <w:r w:rsidDel="00BB5049">
          <w:delText>(reed canary grass</w:delText>
        </w:r>
      </w:del>
      <w:del w:id="412" w:author="Stefanie Lane" w:date="2022-08-26T14:42:00Z">
        <w:r w:rsidDel="00C93C4F">
          <w:delText>, RCG</w:delText>
        </w:r>
      </w:del>
      <w:del w:id="413" w:author="Stefanie Lane" w:date="2022-08-29T18:39:00Z">
        <w:r w:rsidDel="00BB5049">
          <w:delText>)</w:delText>
        </w:r>
        <w:r w:rsidDel="00E16F58">
          <w:delText xml:space="preserve"> </w:delText>
        </w:r>
      </w:del>
      <w:r>
        <w:t xml:space="preserve">and </w:t>
      </w:r>
      <w:r w:rsidRPr="00AC2BE4">
        <w:rPr>
          <w:i/>
        </w:rPr>
        <w:t>Iris pseudacorus</w:t>
      </w:r>
      <w:r>
        <w:t xml:space="preserve"> (yellow flag iris). Within the Sedge assemblage, there was a net loss of 3 native species, and net gain of 3 exotic species, including </w:t>
      </w:r>
      <w:del w:id="414" w:author="Stefanie Lane" w:date="2022-08-29T18:45:00Z">
        <w:r w:rsidRPr="00A443FC" w:rsidDel="00A443FC">
          <w:rPr>
            <w:i/>
            <w:rPrChange w:id="415" w:author="Stefanie Lane" w:date="2022-08-29T18:45:00Z">
              <w:rPr/>
            </w:rPrChange>
          </w:rPr>
          <w:delText>yellow flag iris</w:delText>
        </w:r>
      </w:del>
      <w:ins w:id="416" w:author="Stefanie Lane" w:date="2022-08-29T18:45:00Z">
        <w:r w:rsidR="00A443FC">
          <w:rPr>
            <w:i/>
          </w:rPr>
          <w:t>P. arundinaceae</w:t>
        </w:r>
      </w:ins>
      <w:r>
        <w:t xml:space="preserve"> and </w:t>
      </w:r>
      <w:del w:id="417" w:author="Stefanie Lane" w:date="2022-08-29T18:46:00Z">
        <w:r w:rsidRPr="00A443FC" w:rsidDel="00A443FC">
          <w:rPr>
            <w:i/>
            <w:rPrChange w:id="418" w:author="Stefanie Lane" w:date="2022-08-29T18:45:00Z">
              <w:rPr/>
            </w:rPrChange>
          </w:rPr>
          <w:delText>RCG</w:delText>
        </w:r>
      </w:del>
      <w:ins w:id="419" w:author="Stefanie Lane" w:date="2022-08-29T18:46:00Z">
        <w:r w:rsidR="00A443FC">
          <w:rPr>
            <w:i/>
          </w:rPr>
          <w:t>I. pseud</w:t>
        </w:r>
        <w:r w:rsidR="003820A4">
          <w:rPr>
            <w:i/>
          </w:rPr>
          <w:t>acorus</w:t>
        </w:r>
      </w:ins>
      <w:r>
        <w:t xml:space="preserve">. As of 2019, these species accounted for </w:t>
      </w:r>
      <w:r w:rsidRPr="00AC2BE4">
        <w:rPr>
          <w:u w:val="single"/>
        </w:rPr>
        <w:t>&lt;</w:t>
      </w:r>
      <w:r>
        <w:t xml:space="preserve"> 25% mean cover, but may be of significant management concern.</w:t>
      </w:r>
    </w:p>
    <w:bookmarkEnd w:id="376"/>
    <w:p w14:paraId="5DC6276C" w14:textId="7E2357EF" w:rsidR="00E12966" w:rsidRDefault="00E12966" w:rsidP="00E12966">
      <w:pPr>
        <w:ind w:firstLine="720"/>
        <w:rPr>
          <w:ins w:id="420" w:author="Stefanie Lane" w:date="2022-08-29T18:41:00Z"/>
        </w:rPr>
      </w:pPr>
      <w:r>
        <w:t xml:space="preserve">Cover abundance of species significantly </w:t>
      </w:r>
      <w:del w:id="421" w:author="Stefanie Lane" w:date="2022-08-29T18:44:00Z">
        <w:r w:rsidDel="0000464B">
          <w:delText xml:space="preserve">driving </w:delText>
        </w:r>
      </w:del>
      <w:ins w:id="422" w:author="Stefanie Lane" w:date="2022-08-29T18:44:00Z">
        <w:r w:rsidR="0000464B">
          <w:t xml:space="preserve">defining </w:t>
        </w:r>
      </w:ins>
      <w:r>
        <w:t xml:space="preserve">assemblage associations show an overall trend of decreasing cover over time </w:t>
      </w:r>
      <w:r w:rsidRPr="00C56065">
        <w:t>(</w:t>
      </w:r>
      <w:del w:id="423" w:author="Stefanie Lane" w:date="2022-08-29T18:44:00Z">
        <w:r w:rsidDel="0000464B">
          <w:delText xml:space="preserve">Figure </w:delText>
        </w:r>
        <w:r w:rsidDel="0000464B">
          <w:rPr>
            <w:noProof/>
          </w:rPr>
          <w:delText>3</w:delText>
        </w:r>
      </w:del>
      <w:ins w:id="424" w:author="Stefanie Lane" w:date="2022-08-29T18:44:00Z">
        <w:r w:rsidR="0000464B">
          <w:rPr>
            <w:noProof/>
          </w:rPr>
          <w:fldChar w:fldCharType="begin"/>
        </w:r>
        <w:r w:rsidR="0000464B">
          <w:rPr>
            <w:noProof/>
          </w:rPr>
          <w:instrText xml:space="preserve"> REF _Ref103862754 \h </w:instrText>
        </w:r>
      </w:ins>
      <w:r w:rsidR="0000464B">
        <w:rPr>
          <w:noProof/>
        </w:rPr>
      </w:r>
      <w:r w:rsidR="0000464B">
        <w:rPr>
          <w:noProof/>
        </w:rPr>
        <w:fldChar w:fldCharType="separate"/>
      </w:r>
      <w:ins w:id="425" w:author="Stefanie Lane" w:date="2022-08-29T18:44:00Z">
        <w:r w:rsidR="0000464B">
          <w:t xml:space="preserve">Figure </w:t>
        </w:r>
        <w:r w:rsidR="0000464B">
          <w:rPr>
            <w:noProof/>
          </w:rPr>
          <w:t>3</w:t>
        </w:r>
        <w:r w:rsidR="0000464B">
          <w:rPr>
            <w:noProof/>
          </w:rPr>
          <w:fldChar w:fldCharType="end"/>
        </w:r>
      </w:ins>
      <w:r w:rsidRPr="00C56065">
        <w:t xml:space="preserve">). Notably, Fescue assemblage shows ~50% decrease in cover of </w:t>
      </w:r>
      <w:ins w:id="426" w:author="Stefanie Lane" w:date="2022-08-26T14:40:00Z">
        <w:r w:rsidR="00F43564">
          <w:t xml:space="preserve">its </w:t>
        </w:r>
      </w:ins>
      <w:del w:id="427" w:author="Stefanie Lane" w:date="2022-08-26T14:39:00Z">
        <w:r w:rsidRPr="00C56065" w:rsidDel="000526C6">
          <w:delText>characteristic</w:delText>
        </w:r>
        <w:r w:rsidDel="000526C6">
          <w:delText xml:space="preserve"> </w:delText>
        </w:r>
      </w:del>
      <w:r>
        <w:t>exotic</w:t>
      </w:r>
      <w:r w:rsidRPr="00C56065">
        <w:t xml:space="preserve"> </w:t>
      </w:r>
      <w:ins w:id="428" w:author="Stefanie Lane" w:date="2022-08-26T14:39:00Z">
        <w:r w:rsidR="000526C6">
          <w:t xml:space="preserve">indicator </w:t>
        </w:r>
      </w:ins>
      <w:del w:id="429" w:author="Stefanie Lane" w:date="2022-08-26T14:40:00Z">
        <w:r w:rsidRPr="00C56065" w:rsidDel="00891DA7">
          <w:delText xml:space="preserve">species </w:delText>
        </w:r>
      </w:del>
      <w:del w:id="430" w:author="Stefanie Lane" w:date="2022-08-26T14:48:00Z">
        <w:r w:rsidRPr="00C56065" w:rsidDel="007F57C9">
          <w:rPr>
            <w:i/>
          </w:rPr>
          <w:delText>Festuca</w:delText>
        </w:r>
      </w:del>
      <w:ins w:id="431" w:author="Stefanie Lane" w:date="2022-08-26T14:48:00Z">
        <w:r w:rsidR="007F57C9">
          <w:rPr>
            <w:i/>
          </w:rPr>
          <w:t>F.</w:t>
        </w:r>
      </w:ins>
      <w:r w:rsidRPr="00C56065">
        <w:rPr>
          <w:i/>
        </w:rPr>
        <w:t xml:space="preserve"> arundinaceae</w:t>
      </w:r>
      <w:r>
        <w:rPr>
          <w:i/>
        </w:rPr>
        <w:t xml:space="preserve"> </w:t>
      </w:r>
      <w:r>
        <w:t>between 1979 and 2019</w:t>
      </w:r>
      <w:r w:rsidRPr="00C56065">
        <w:t xml:space="preserve">, while cover of </w:t>
      </w:r>
      <w:r>
        <w:t>exotic</w:t>
      </w:r>
      <w:ins w:id="432" w:author="Stefanie Lane" w:date="2022-08-26T14:39:00Z">
        <w:r w:rsidR="00891DA7">
          <w:t xml:space="preserve"> </w:t>
        </w:r>
      </w:ins>
      <w:ins w:id="433" w:author="Stefanie Lane" w:date="2022-08-26T14:48:00Z">
        <w:r w:rsidR="007F57C9">
          <w:rPr>
            <w:i/>
          </w:rPr>
          <w:t>P. arundinaceae</w:t>
        </w:r>
      </w:ins>
      <w:r w:rsidRPr="00C56065">
        <w:t xml:space="preserve"> </w:t>
      </w:r>
      <w:del w:id="434" w:author="Stefanie Lane" w:date="2022-08-26T14:40:00Z">
        <w:r w:rsidRPr="00C56065" w:rsidDel="00891DA7">
          <w:rPr>
            <w:i/>
          </w:rPr>
          <w:delText>Phalaris arundinaceae</w:delText>
        </w:r>
        <w:r w:rsidRPr="00C56065" w:rsidDel="00891DA7">
          <w:delText xml:space="preserve"> </w:delText>
        </w:r>
      </w:del>
      <w:r>
        <w:t>tripled</w:t>
      </w:r>
      <w:r w:rsidRPr="00C56065">
        <w:t xml:space="preserve"> since 1999.</w:t>
      </w:r>
      <w:r>
        <w:t xml:space="preserve"> In the Sedge assemblage both native </w:t>
      </w:r>
      <w:del w:id="435" w:author="Stefanie Lane" w:date="2022-08-26T14:41:00Z">
        <w:r w:rsidDel="00F43564">
          <w:delText xml:space="preserve">keystone </w:delText>
        </w:r>
      </w:del>
      <w:ins w:id="436" w:author="Stefanie Lane" w:date="2022-08-26T14:41:00Z">
        <w:r w:rsidR="00F43564">
          <w:t xml:space="preserve">indicator </w:t>
        </w:r>
      </w:ins>
      <w:del w:id="437" w:author="Stefanie Lane" w:date="2022-08-29T18:49:00Z">
        <w:r w:rsidDel="00827754">
          <w:delText xml:space="preserve">species </w:delText>
        </w:r>
      </w:del>
      <w:ins w:id="438" w:author="Stefanie Lane" w:date="2022-08-29T18:49:00Z">
        <w:r w:rsidR="00827754">
          <w:t xml:space="preserve">sedge </w:t>
        </w:r>
      </w:ins>
      <w:del w:id="439" w:author="Stefanie Lane" w:date="2022-08-26T14:48:00Z">
        <w:r w:rsidRPr="00AC2BE4" w:rsidDel="00495EC1">
          <w:rPr>
            <w:i/>
          </w:rPr>
          <w:delText xml:space="preserve">Carex </w:delText>
        </w:r>
      </w:del>
      <w:ins w:id="440" w:author="Stefanie Lane" w:date="2022-08-26T14:48:00Z">
        <w:r w:rsidR="00495EC1">
          <w:rPr>
            <w:i/>
          </w:rPr>
          <w:t>C.</w:t>
        </w:r>
        <w:r w:rsidR="00495EC1" w:rsidRPr="00AC2BE4">
          <w:rPr>
            <w:i/>
          </w:rPr>
          <w:t xml:space="preserve"> </w:t>
        </w:r>
      </w:ins>
      <w:r w:rsidRPr="00AC2BE4">
        <w:rPr>
          <w:i/>
        </w:rPr>
        <w:t>lyngbyei</w:t>
      </w:r>
      <w:r>
        <w:t xml:space="preserve"> and exotic </w:t>
      </w:r>
      <w:ins w:id="441" w:author="Stefanie Lane" w:date="2022-08-29T18:49:00Z">
        <w:r w:rsidR="00827754">
          <w:t xml:space="preserve">indicator </w:t>
        </w:r>
      </w:ins>
      <w:r>
        <w:t xml:space="preserve">grass </w:t>
      </w:r>
      <w:del w:id="442" w:author="Stefanie Lane" w:date="2022-08-26T14:48:00Z">
        <w:r w:rsidRPr="00AC2BE4" w:rsidDel="00495EC1">
          <w:rPr>
            <w:i/>
          </w:rPr>
          <w:delText xml:space="preserve">Agrostis </w:delText>
        </w:r>
      </w:del>
      <w:ins w:id="443" w:author="Stefanie Lane" w:date="2022-08-26T14:48:00Z">
        <w:r w:rsidR="00495EC1">
          <w:rPr>
            <w:i/>
          </w:rPr>
          <w:t>A.</w:t>
        </w:r>
        <w:r w:rsidR="00495EC1" w:rsidRPr="00AC2BE4">
          <w:rPr>
            <w:i/>
          </w:rPr>
          <w:t xml:space="preserve"> </w:t>
        </w:r>
      </w:ins>
      <w:r w:rsidRPr="00AC2BE4">
        <w:rPr>
          <w:i/>
        </w:rPr>
        <w:t>stolonifera</w:t>
      </w:r>
      <w:r>
        <w:t xml:space="preserve"> had decreased cover abundance from 1979-2019 (</w:t>
      </w:r>
      <w:del w:id="444" w:author="Stefanie Lane" w:date="2022-08-29T18:46:00Z">
        <w:r w:rsidDel="00F66A63">
          <w:delText>Figure 3</w:delText>
        </w:r>
      </w:del>
      <w:ins w:id="445" w:author="Stefanie Lane" w:date="2022-08-29T18:46:00Z">
        <w:r w:rsidR="00F66A63">
          <w:fldChar w:fldCharType="begin"/>
        </w:r>
        <w:r w:rsidR="00F66A63">
          <w:instrText xml:space="preserve"> REF _Ref94197029 \h </w:instrText>
        </w:r>
      </w:ins>
      <w:r w:rsidR="00F66A63">
        <w:fldChar w:fldCharType="separate"/>
      </w:r>
      <w:ins w:id="446" w:author="Stefanie Lane" w:date="2022-08-29T18:46:00Z">
        <w:r w:rsidR="00F66A63">
          <w:t xml:space="preserve">Figure </w:t>
        </w:r>
        <w:r w:rsidR="00F66A63">
          <w:rPr>
            <w:noProof/>
          </w:rPr>
          <w:t>2</w:t>
        </w:r>
        <w:r w:rsidR="00F66A63">
          <w:fldChar w:fldCharType="end"/>
        </w:r>
        <w:r w:rsidR="00F66A63">
          <w:t xml:space="preserve">, </w:t>
        </w:r>
      </w:ins>
      <w:ins w:id="447" w:author="Stefanie Lane" w:date="2022-08-29T18:47:00Z">
        <w:r w:rsidR="00F66A63">
          <w:fldChar w:fldCharType="begin"/>
        </w:r>
        <w:r w:rsidR="00F66A63">
          <w:instrText xml:space="preserve"> REF _Ref112423328 \h </w:instrText>
        </w:r>
      </w:ins>
      <w:r w:rsidR="00F66A63">
        <w:fldChar w:fldCharType="separate"/>
      </w:r>
      <w:ins w:id="448" w:author="Stefanie Lane" w:date="2022-08-29T18:47:00Z">
        <w:r w:rsidR="00F66A63">
          <w:t xml:space="preserve">Table </w:t>
        </w:r>
        <w:r w:rsidR="00F66A63">
          <w:rPr>
            <w:noProof/>
          </w:rPr>
          <w:t>3</w:t>
        </w:r>
        <w:r w:rsidR="00F66A63">
          <w:fldChar w:fldCharType="end"/>
        </w:r>
      </w:ins>
      <w:r>
        <w:t xml:space="preserve">), with each species losing ~25-35% cover abundance between 1979-2019. Meanwhile, exotic species </w:t>
      </w:r>
      <w:r w:rsidRPr="00AC2BE4">
        <w:rPr>
          <w:i/>
        </w:rPr>
        <w:t xml:space="preserve">Lythrum salicaria </w:t>
      </w:r>
      <w:r>
        <w:t xml:space="preserve">and </w:t>
      </w:r>
      <w:del w:id="449" w:author="Stefanie Lane" w:date="2022-08-26T14:49:00Z">
        <w:r w:rsidRPr="00AC2BE4" w:rsidDel="00495EC1">
          <w:rPr>
            <w:i/>
          </w:rPr>
          <w:delText xml:space="preserve">Festuca </w:delText>
        </w:r>
      </w:del>
      <w:ins w:id="450" w:author="Stefanie Lane" w:date="2022-08-26T14:49:00Z">
        <w:r w:rsidR="00495EC1">
          <w:rPr>
            <w:i/>
          </w:rPr>
          <w:t>F.</w:t>
        </w:r>
        <w:r w:rsidR="00495EC1" w:rsidRPr="00AC2BE4">
          <w:rPr>
            <w:i/>
          </w:rPr>
          <w:t xml:space="preserve"> </w:t>
        </w:r>
      </w:ins>
      <w:r w:rsidRPr="00AC2BE4">
        <w:rPr>
          <w:i/>
        </w:rPr>
        <w:t>arundinaceae</w:t>
      </w:r>
      <w:r>
        <w:t xml:space="preserve"> increased ~50% and 100%, respectively, in abundance (</w:t>
      </w:r>
      <w:r w:rsidRPr="00AC2BE4">
        <w:rPr>
          <w:u w:val="single"/>
        </w:rPr>
        <w:t>&lt;</w:t>
      </w:r>
      <w:r>
        <w:t xml:space="preserve"> 25% mean cover) by 2019 (</w:t>
      </w:r>
      <w:del w:id="451" w:author="Stefanie Lane" w:date="2022-08-29T18:49:00Z">
        <w:r w:rsidDel="00827754">
          <w:delText>Table 7</w:delText>
        </w:r>
      </w:del>
      <w:ins w:id="452" w:author="Stefanie Lane" w:date="2022-08-29T18:49:00Z">
        <w:r w:rsidR="00827754">
          <w:fldChar w:fldCharType="begin"/>
        </w:r>
        <w:r w:rsidR="00827754">
          <w:instrText xml:space="preserve"> REF _Ref103170147 \h </w:instrText>
        </w:r>
      </w:ins>
      <w:r w:rsidR="00827754">
        <w:fldChar w:fldCharType="separate"/>
      </w:r>
      <w:ins w:id="453" w:author="Stefanie Lane" w:date="2022-08-29T18:49:00Z">
        <w:r w:rsidR="00827754">
          <w:t xml:space="preserve">Table </w:t>
        </w:r>
        <w:r w:rsidR="00827754">
          <w:rPr>
            <w:noProof/>
          </w:rPr>
          <w:t>7</w:t>
        </w:r>
        <w:r w:rsidR="00827754">
          <w:fldChar w:fldCharType="end"/>
        </w:r>
      </w:ins>
      <w:r>
        <w:t xml:space="preserve">). Similarly, in the Bogbean assemblage, cover abundance of native keystone species </w:t>
      </w:r>
      <w:del w:id="454" w:author="Stefanie Lane" w:date="2022-08-26T14:49:00Z">
        <w:r w:rsidRPr="00AC2BE4" w:rsidDel="00495EC1">
          <w:rPr>
            <w:i/>
          </w:rPr>
          <w:delText xml:space="preserve">Menyanthes </w:delText>
        </w:r>
      </w:del>
      <w:ins w:id="455" w:author="Stefanie Lane" w:date="2022-08-26T14:49:00Z">
        <w:r w:rsidR="00495EC1">
          <w:rPr>
            <w:i/>
          </w:rPr>
          <w:t>M.</w:t>
        </w:r>
        <w:r w:rsidR="00495EC1" w:rsidRPr="00AC2BE4">
          <w:rPr>
            <w:i/>
          </w:rPr>
          <w:t xml:space="preserve"> </w:t>
        </w:r>
      </w:ins>
      <w:r w:rsidRPr="00AC2BE4">
        <w:rPr>
          <w:i/>
        </w:rPr>
        <w:t>trifoliata</w:t>
      </w:r>
      <w:r>
        <w:t xml:space="preserve"> had declined ~21% (50-75% mean cover) by 2019, while cover of exotic </w:t>
      </w:r>
      <w:r w:rsidRPr="00AC2BE4">
        <w:rPr>
          <w:i/>
        </w:rPr>
        <w:t>Mentha aquatica</w:t>
      </w:r>
      <w:ins w:id="456" w:author="Stefanie Lane" w:date="2022-08-26T14:49:00Z">
        <w:r w:rsidR="00495EC1">
          <w:t xml:space="preserve"> L.</w:t>
        </w:r>
      </w:ins>
      <w:r w:rsidRPr="00AC2BE4">
        <w:rPr>
          <w:i/>
        </w:rPr>
        <w:t xml:space="preserve"> </w:t>
      </w:r>
      <w:r>
        <w:t xml:space="preserve">had increased ~385% (~25-50% mean cover). In summary, while the dominant species are maintained, their cover abundance within each assemblage is declining. Moreover, some exotic species have increased substantially in cover abundance in the Fescue and Bogbean </w:t>
      </w:r>
      <w:r>
        <w:lastRenderedPageBreak/>
        <w:t>assemblages since the original survey</w:t>
      </w:r>
      <w:del w:id="457" w:author="Stefanie Lane" w:date="2022-08-26T16:35:00Z">
        <w:r w:rsidDel="002D727E">
          <w:delText>,</w:delText>
        </w:r>
      </w:del>
      <w:ins w:id="458" w:author="Stefanie Lane" w:date="2022-08-26T16:35:00Z">
        <w:r w:rsidR="002D727E">
          <w:t xml:space="preserve">. Increasing abundance of exotic species within each assemblage is likely driving the </w:t>
        </w:r>
      </w:ins>
      <w:ins w:id="459" w:author="Stefanie Lane" w:date="2022-08-26T16:41:00Z">
        <w:r w:rsidR="00464F00">
          <w:t>greater similarity with assemblages (</w:t>
        </w:r>
      </w:ins>
      <w:ins w:id="460" w:author="Stefanie Lane" w:date="2022-08-26T16:35:00Z">
        <w:r w:rsidR="002D727E">
          <w:t>homogenization</w:t>
        </w:r>
      </w:ins>
      <w:ins w:id="461" w:author="Stefanie Lane" w:date="2022-08-26T16:41:00Z">
        <w:r w:rsidR="00464F00">
          <w:t>)</w:t>
        </w:r>
      </w:ins>
      <w:ins w:id="462" w:author="Stefanie Lane" w:date="2022-08-26T16:35:00Z">
        <w:r w:rsidR="002D727E">
          <w:t xml:space="preserve"> and</w:t>
        </w:r>
      </w:ins>
      <w:ins w:id="463" w:author="Stefanie Lane" w:date="2022-08-26T16:41:00Z">
        <w:r w:rsidR="00464F00">
          <w:t xml:space="preserve"> greater</w:t>
        </w:r>
      </w:ins>
      <w:ins w:id="464" w:author="Stefanie Lane" w:date="2022-08-26T16:35:00Z">
        <w:r w:rsidR="002D727E">
          <w:t xml:space="preserve"> dissimilarity between assemblages, as shown by cluster analysis</w:t>
        </w:r>
      </w:ins>
      <w:ins w:id="465" w:author="Stefanie Lane" w:date="2022-08-26T16:36:00Z">
        <w:r w:rsidR="00DD10A0">
          <w:t xml:space="preserve"> (</w:t>
        </w:r>
        <w:r w:rsidR="00DD10A0">
          <w:fldChar w:fldCharType="begin"/>
        </w:r>
        <w:r w:rsidR="00DD10A0">
          <w:instrText xml:space="preserve"> REF _Ref94197029 \h </w:instrText>
        </w:r>
      </w:ins>
      <w:r w:rsidR="00DD10A0">
        <w:fldChar w:fldCharType="separate"/>
      </w:r>
      <w:ins w:id="466" w:author="Stefanie Lane" w:date="2022-08-26T16:36:00Z">
        <w:r w:rsidR="00DD10A0">
          <w:t xml:space="preserve">Figure </w:t>
        </w:r>
        <w:r w:rsidR="00DD10A0">
          <w:rPr>
            <w:noProof/>
          </w:rPr>
          <w:t>2</w:t>
        </w:r>
        <w:r w:rsidR="00DD10A0">
          <w:fldChar w:fldCharType="end"/>
        </w:r>
        <w:r w:rsidR="00DD10A0">
          <w:t>)</w:t>
        </w:r>
      </w:ins>
      <w:ins w:id="467" w:author="Stefanie Lane" w:date="2022-08-26T16:35:00Z">
        <w:r w:rsidR="002D727E">
          <w:t xml:space="preserve">. </w:t>
        </w:r>
      </w:ins>
      <w:r>
        <w:t xml:space="preserve"> </w:t>
      </w:r>
      <w:commentRangeStart w:id="468"/>
      <w:del w:id="469" w:author="Stefanie Lane" w:date="2022-08-26T16:35:00Z">
        <w:r w:rsidDel="002D727E">
          <w:delText xml:space="preserve">indicating </w:delText>
        </w:r>
        <w:commentRangeEnd w:id="468"/>
        <w:r w:rsidR="00F03EF9" w:rsidDel="002D727E">
          <w:rPr>
            <w:rStyle w:val="CommentReference"/>
          </w:rPr>
          <w:commentReference w:id="468"/>
        </w:r>
        <w:r w:rsidDel="002D727E">
          <w:delText xml:space="preserve">these assemblages are becoming increasingly occupied by exotic species. </w:delText>
        </w:r>
      </w:del>
    </w:p>
    <w:p w14:paraId="4F3075E3" w14:textId="77777777" w:rsidR="00736096" w:rsidRDefault="00736096" w:rsidP="00E12966">
      <w:pPr>
        <w:ind w:firstLine="720"/>
        <w:rPr>
          <w:ins w:id="470" w:author="Stefanie Lane" w:date="2022-08-29T18:41:00Z"/>
        </w:rPr>
      </w:pPr>
    </w:p>
    <w:p w14:paraId="146DAC27" w14:textId="2E893FC9" w:rsidR="00736096" w:rsidRPr="0022148A" w:rsidRDefault="00736096" w:rsidP="00736096">
      <w:pPr>
        <w:pStyle w:val="Caption"/>
        <w:rPr>
          <w:ins w:id="471" w:author="Stefanie Lane" w:date="2022-08-29T18:41:00Z"/>
          <w:i w:val="0"/>
          <w:iCs w:val="0"/>
          <w:color w:val="auto"/>
          <w:sz w:val="22"/>
          <w:szCs w:val="22"/>
        </w:rPr>
      </w:pPr>
      <w:ins w:id="472" w:author="Stefanie Lane" w:date="2022-08-29T18:41:00Z">
        <w:r>
          <w:t xml:space="preserve">Table </w:t>
        </w:r>
        <w:r>
          <w:fldChar w:fldCharType="begin"/>
        </w:r>
        <w:r>
          <w:instrText xml:space="preserve"> SEQ Table \* ARABIC </w:instrText>
        </w:r>
        <w:r>
          <w:fldChar w:fldCharType="separate"/>
        </w:r>
      </w:ins>
      <w:ins w:id="473" w:author="Stefanie Lane" w:date="2022-10-07T12:37:00Z">
        <w:r w:rsidR="00132719">
          <w:rPr>
            <w:noProof/>
          </w:rPr>
          <w:t>1</w:t>
        </w:r>
      </w:ins>
      <w:ins w:id="474" w:author="Stefanie Lane" w:date="2022-08-29T18:41:00Z">
        <w:r>
          <w:rPr>
            <w:noProof/>
          </w:rPr>
          <w:fldChar w:fldCharType="end"/>
        </w:r>
        <w:r w:rsidRPr="00C2460B">
          <w:t xml:space="preserve"> </w:t>
        </w:r>
        <w:r w:rsidRPr="00C2460B">
          <w:rPr>
            <w:rFonts w:ascii="Calibri" w:eastAsia="Calibri" w:hAnsi="Calibri" w:cs="Calibri"/>
            <w:iCs w:val="0"/>
            <w:color w:val="44546A"/>
          </w:rPr>
          <w:t>Between 1979 and 2019, 8 fewer plots and 5 fewer species were observed, resulting in lower α-diversity and greater β-diversity. For each assemblage type, Bogbean is the only assemblage to proportionally gain plots between 1979 and 2019, while the Fescue and Sedge assemblages lost plots.</w:t>
        </w:r>
        <w:r>
          <w:rPr>
            <w:rFonts w:ascii="Calibri" w:eastAsia="Calibri" w:hAnsi="Calibri" w:cs="Calibri"/>
            <w:iCs w:val="0"/>
            <w:color w:val="44546A"/>
          </w:rPr>
          <w:t xml:space="preserve"> Plot loss did not appear to have an effect on diversity components, as tested by bootstrapping a minimum of 18 plots per assemblage each year (</w:t>
        </w:r>
      </w:ins>
      <w:ins w:id="475" w:author="Stefanie Lane" w:date="2022-08-29T19:16:00Z">
        <w:r w:rsidR="00E37D78">
          <w:rPr>
            <w:rFonts w:ascii="Calibri" w:eastAsia="Calibri" w:hAnsi="Calibri" w:cs="Calibri"/>
            <w:iCs w:val="0"/>
            <w:color w:val="44546A"/>
          </w:rPr>
          <w:fldChar w:fldCharType="begin"/>
        </w:r>
        <w:r w:rsidR="00E37D78">
          <w:rPr>
            <w:rFonts w:ascii="Calibri" w:eastAsia="Calibri" w:hAnsi="Calibri" w:cs="Calibri"/>
            <w:iCs w:val="0"/>
            <w:color w:val="44546A"/>
          </w:rPr>
          <w:instrText xml:space="preserve"> REF _Ref110784178 \h </w:instrText>
        </w:r>
      </w:ins>
      <w:r w:rsidR="00E37D78">
        <w:rPr>
          <w:rFonts w:ascii="Calibri" w:eastAsia="Calibri" w:hAnsi="Calibri" w:cs="Calibri"/>
          <w:iCs w:val="0"/>
          <w:color w:val="44546A"/>
        </w:rPr>
      </w:r>
      <w:r w:rsidR="00E37D78">
        <w:rPr>
          <w:rFonts w:ascii="Calibri" w:eastAsia="Calibri" w:hAnsi="Calibri" w:cs="Calibri"/>
          <w:iCs w:val="0"/>
          <w:color w:val="44546A"/>
        </w:rPr>
        <w:fldChar w:fldCharType="separate"/>
      </w:r>
      <w:ins w:id="476" w:author="Stefanie Lane" w:date="2022-08-29T19:16:00Z">
        <w:r w:rsidR="00E37D78">
          <w:t xml:space="preserve">Table </w:t>
        </w:r>
        <w:r w:rsidR="00E37D78">
          <w:rPr>
            <w:noProof/>
          </w:rPr>
          <w:t>5</w:t>
        </w:r>
        <w:r w:rsidR="00E37D78">
          <w:rPr>
            <w:rFonts w:ascii="Calibri" w:eastAsia="Calibri" w:hAnsi="Calibri" w:cs="Calibri"/>
            <w:iCs w:val="0"/>
            <w:color w:val="44546A"/>
          </w:rPr>
          <w:fldChar w:fldCharType="end"/>
        </w:r>
      </w:ins>
      <w:ins w:id="477" w:author="Stefanie Lane" w:date="2022-08-29T18:41:00Z">
        <w:r>
          <w:rPr>
            <w:rFonts w:ascii="Calibri" w:eastAsia="Calibri" w:hAnsi="Calibri" w:cs="Calibri"/>
            <w:iCs w:val="0"/>
            <w:color w:val="44546A"/>
          </w:rPr>
          <w:t xml:space="preserve">)  </w:t>
        </w:r>
      </w:ins>
    </w:p>
    <w:tbl>
      <w:tblPr>
        <w:tblW w:w="5320" w:type="dxa"/>
        <w:jc w:val="center"/>
        <w:tblLook w:val="04A0" w:firstRow="1" w:lastRow="0" w:firstColumn="1" w:lastColumn="0" w:noHBand="0" w:noVBand="1"/>
      </w:tblPr>
      <w:tblGrid>
        <w:gridCol w:w="1211"/>
        <w:gridCol w:w="956"/>
        <w:gridCol w:w="818"/>
        <w:gridCol w:w="300"/>
        <w:gridCol w:w="932"/>
        <w:gridCol w:w="932"/>
        <w:gridCol w:w="932"/>
      </w:tblGrid>
      <w:tr w:rsidR="00736096" w:rsidRPr="00823843" w14:paraId="202BA69E" w14:textId="77777777" w:rsidTr="008E207B">
        <w:trPr>
          <w:trHeight w:val="470"/>
          <w:jc w:val="center"/>
          <w:ins w:id="478" w:author="Stefanie Lane" w:date="2022-08-29T18:41:00Z"/>
        </w:trPr>
        <w:tc>
          <w:tcPr>
            <w:tcW w:w="1080" w:type="dxa"/>
            <w:tcBorders>
              <w:top w:val="nil"/>
              <w:left w:val="nil"/>
              <w:bottom w:val="nil"/>
              <w:right w:val="nil"/>
            </w:tcBorders>
            <w:shd w:val="clear" w:color="auto" w:fill="auto"/>
            <w:noWrap/>
            <w:vAlign w:val="bottom"/>
            <w:hideMark/>
          </w:tcPr>
          <w:p w14:paraId="4E720E63" w14:textId="77777777" w:rsidR="00736096" w:rsidRPr="00823843" w:rsidRDefault="00736096" w:rsidP="008E207B">
            <w:pPr>
              <w:spacing w:after="0" w:line="240" w:lineRule="auto"/>
              <w:rPr>
                <w:ins w:id="479" w:author="Stefanie Lane" w:date="2022-08-29T18:41:00Z"/>
                <w:rFonts w:ascii="Times New Roman" w:eastAsia="Times New Roman" w:hAnsi="Times New Roman" w:cs="Times New Roman"/>
                <w:sz w:val="24"/>
                <w:szCs w:val="24"/>
              </w:rPr>
            </w:pPr>
          </w:p>
        </w:tc>
        <w:tc>
          <w:tcPr>
            <w:tcW w:w="1540" w:type="dxa"/>
            <w:gridSpan w:val="2"/>
            <w:tcBorders>
              <w:top w:val="nil"/>
              <w:left w:val="nil"/>
              <w:bottom w:val="nil"/>
              <w:right w:val="nil"/>
            </w:tcBorders>
            <w:shd w:val="clear" w:color="auto" w:fill="auto"/>
            <w:vAlign w:val="center"/>
            <w:hideMark/>
          </w:tcPr>
          <w:p w14:paraId="089ECAFA" w14:textId="77777777" w:rsidR="00736096" w:rsidRPr="00823843" w:rsidRDefault="00736096" w:rsidP="008E207B">
            <w:pPr>
              <w:spacing w:after="0" w:line="240" w:lineRule="auto"/>
              <w:jc w:val="center"/>
              <w:rPr>
                <w:ins w:id="480" w:author="Stefanie Lane" w:date="2022-08-29T18:41:00Z"/>
                <w:rFonts w:ascii="Calibri" w:eastAsia="Times New Roman" w:hAnsi="Calibri" w:cs="Calibri"/>
                <w:b/>
                <w:bCs/>
                <w:color w:val="000000"/>
                <w:sz w:val="20"/>
                <w:szCs w:val="20"/>
              </w:rPr>
            </w:pPr>
            <w:ins w:id="481" w:author="Stefanie Lane" w:date="2022-08-29T18:41:00Z">
              <w:r w:rsidRPr="00823843">
                <w:rPr>
                  <w:rFonts w:ascii="Calibri" w:eastAsia="Times New Roman" w:hAnsi="Calibri" w:cs="Calibri"/>
                  <w:b/>
                  <w:bCs/>
                  <w:color w:val="000000"/>
                  <w:sz w:val="20"/>
                  <w:szCs w:val="20"/>
                </w:rPr>
                <w:t>Plot-level components</w:t>
              </w:r>
            </w:ins>
          </w:p>
        </w:tc>
        <w:tc>
          <w:tcPr>
            <w:tcW w:w="300" w:type="dxa"/>
            <w:tcBorders>
              <w:top w:val="nil"/>
              <w:left w:val="nil"/>
              <w:bottom w:val="nil"/>
              <w:right w:val="nil"/>
            </w:tcBorders>
            <w:shd w:val="clear" w:color="auto" w:fill="auto"/>
            <w:vAlign w:val="center"/>
            <w:hideMark/>
          </w:tcPr>
          <w:p w14:paraId="4EDD9895" w14:textId="77777777" w:rsidR="00736096" w:rsidRPr="00823843" w:rsidRDefault="00736096" w:rsidP="008E207B">
            <w:pPr>
              <w:spacing w:after="0" w:line="240" w:lineRule="auto"/>
              <w:jc w:val="center"/>
              <w:rPr>
                <w:ins w:id="482" w:author="Stefanie Lane" w:date="2022-08-29T18:41:00Z"/>
                <w:rFonts w:ascii="Calibri" w:eastAsia="Times New Roman" w:hAnsi="Calibri" w:cs="Calibri"/>
                <w:b/>
                <w:bCs/>
                <w:color w:val="000000"/>
                <w:sz w:val="20"/>
                <w:szCs w:val="20"/>
              </w:rPr>
            </w:pPr>
          </w:p>
        </w:tc>
        <w:tc>
          <w:tcPr>
            <w:tcW w:w="2400" w:type="dxa"/>
            <w:gridSpan w:val="3"/>
            <w:tcBorders>
              <w:top w:val="nil"/>
              <w:left w:val="nil"/>
              <w:bottom w:val="nil"/>
              <w:right w:val="nil"/>
            </w:tcBorders>
            <w:shd w:val="clear" w:color="auto" w:fill="auto"/>
            <w:vAlign w:val="center"/>
            <w:hideMark/>
          </w:tcPr>
          <w:p w14:paraId="26337C13" w14:textId="77777777" w:rsidR="00736096" w:rsidRPr="00823843" w:rsidRDefault="00736096" w:rsidP="008E207B">
            <w:pPr>
              <w:spacing w:after="0" w:line="240" w:lineRule="auto"/>
              <w:jc w:val="center"/>
              <w:rPr>
                <w:ins w:id="483" w:author="Stefanie Lane" w:date="2022-08-29T18:41:00Z"/>
                <w:rFonts w:ascii="Calibri" w:eastAsia="Times New Roman" w:hAnsi="Calibri" w:cs="Calibri"/>
                <w:b/>
                <w:bCs/>
                <w:color w:val="000000"/>
                <w:sz w:val="20"/>
                <w:szCs w:val="20"/>
              </w:rPr>
            </w:pPr>
            <w:ins w:id="484" w:author="Stefanie Lane" w:date="2022-08-29T18:41:00Z">
              <w:r w:rsidRPr="00823843">
                <w:rPr>
                  <w:rFonts w:ascii="Calibri" w:eastAsia="Times New Roman" w:hAnsi="Calibri" w:cs="Calibri"/>
                  <w:b/>
                  <w:bCs/>
                  <w:color w:val="000000"/>
                  <w:sz w:val="20"/>
                  <w:szCs w:val="20"/>
                </w:rPr>
                <w:t>Diversity components</w:t>
              </w:r>
            </w:ins>
          </w:p>
        </w:tc>
      </w:tr>
      <w:tr w:rsidR="00736096" w:rsidRPr="00823843" w14:paraId="3FB2FF04" w14:textId="77777777" w:rsidTr="008E207B">
        <w:trPr>
          <w:trHeight w:val="780"/>
          <w:jc w:val="center"/>
          <w:ins w:id="485" w:author="Stefanie Lane" w:date="2022-08-29T18:41:00Z"/>
        </w:trPr>
        <w:tc>
          <w:tcPr>
            <w:tcW w:w="1080" w:type="dxa"/>
            <w:tcBorders>
              <w:top w:val="single" w:sz="4" w:space="0" w:color="auto"/>
              <w:left w:val="nil"/>
              <w:bottom w:val="single" w:sz="4" w:space="0" w:color="auto"/>
              <w:right w:val="nil"/>
            </w:tcBorders>
            <w:shd w:val="clear" w:color="auto" w:fill="auto"/>
            <w:vAlign w:val="center"/>
            <w:hideMark/>
          </w:tcPr>
          <w:p w14:paraId="45A3BA57" w14:textId="77777777" w:rsidR="00736096" w:rsidRPr="00823843" w:rsidRDefault="00736096" w:rsidP="008E207B">
            <w:pPr>
              <w:spacing w:after="0" w:line="240" w:lineRule="auto"/>
              <w:jc w:val="center"/>
              <w:rPr>
                <w:ins w:id="486" w:author="Stefanie Lane" w:date="2022-08-29T18:41:00Z"/>
                <w:rFonts w:ascii="Calibri" w:eastAsia="Times New Roman" w:hAnsi="Calibri" w:cs="Calibri"/>
                <w:b/>
                <w:bCs/>
                <w:color w:val="000000"/>
                <w:sz w:val="20"/>
                <w:szCs w:val="20"/>
              </w:rPr>
            </w:pPr>
            <w:ins w:id="487" w:author="Stefanie Lane" w:date="2022-08-29T18:41:00Z">
              <w:r w:rsidRPr="00823843">
                <w:rPr>
                  <w:rFonts w:ascii="Calibri" w:eastAsia="Times New Roman" w:hAnsi="Calibri" w:cs="Calibri"/>
                  <w:b/>
                  <w:bCs/>
                  <w:color w:val="000000"/>
                  <w:sz w:val="20"/>
                  <w:szCs w:val="20"/>
                </w:rPr>
                <w:t>Assemblage</w:t>
              </w:r>
            </w:ins>
          </w:p>
        </w:tc>
        <w:tc>
          <w:tcPr>
            <w:tcW w:w="840" w:type="dxa"/>
            <w:tcBorders>
              <w:top w:val="single" w:sz="4" w:space="0" w:color="auto"/>
              <w:left w:val="nil"/>
              <w:bottom w:val="single" w:sz="4" w:space="0" w:color="auto"/>
              <w:right w:val="nil"/>
            </w:tcBorders>
            <w:shd w:val="clear" w:color="auto" w:fill="auto"/>
            <w:vAlign w:val="center"/>
            <w:hideMark/>
          </w:tcPr>
          <w:p w14:paraId="35306543" w14:textId="77777777" w:rsidR="00736096" w:rsidRPr="00823843" w:rsidRDefault="00736096" w:rsidP="008E207B">
            <w:pPr>
              <w:spacing w:after="0" w:line="240" w:lineRule="auto"/>
              <w:jc w:val="center"/>
              <w:rPr>
                <w:ins w:id="488" w:author="Stefanie Lane" w:date="2022-08-29T18:41:00Z"/>
                <w:rFonts w:ascii="Calibri" w:eastAsia="Times New Roman" w:hAnsi="Calibri" w:cs="Calibri"/>
                <w:b/>
                <w:bCs/>
                <w:color w:val="000000"/>
                <w:sz w:val="20"/>
                <w:szCs w:val="20"/>
              </w:rPr>
            </w:pPr>
            <w:ins w:id="489" w:author="Stefanie Lane" w:date="2022-08-29T18:41:00Z">
              <w:r w:rsidRPr="00823843">
                <w:rPr>
                  <w:rFonts w:ascii="Calibri" w:eastAsia="Times New Roman" w:hAnsi="Calibri" w:cs="Calibri"/>
                  <w:b/>
                  <w:bCs/>
                  <w:color w:val="000000"/>
                  <w:sz w:val="20"/>
                  <w:szCs w:val="20"/>
                </w:rPr>
                <w:t>No. quadrats</w:t>
              </w:r>
            </w:ins>
          </w:p>
        </w:tc>
        <w:tc>
          <w:tcPr>
            <w:tcW w:w="700" w:type="dxa"/>
            <w:tcBorders>
              <w:top w:val="single" w:sz="4" w:space="0" w:color="auto"/>
              <w:left w:val="nil"/>
              <w:bottom w:val="single" w:sz="4" w:space="0" w:color="auto"/>
              <w:right w:val="nil"/>
            </w:tcBorders>
            <w:shd w:val="clear" w:color="auto" w:fill="auto"/>
            <w:vAlign w:val="center"/>
            <w:hideMark/>
          </w:tcPr>
          <w:p w14:paraId="1CA98406" w14:textId="77777777" w:rsidR="00736096" w:rsidRPr="00823843" w:rsidRDefault="00736096" w:rsidP="008E207B">
            <w:pPr>
              <w:spacing w:after="0" w:line="240" w:lineRule="auto"/>
              <w:jc w:val="center"/>
              <w:rPr>
                <w:ins w:id="490" w:author="Stefanie Lane" w:date="2022-08-29T18:41:00Z"/>
                <w:rFonts w:ascii="Calibri" w:eastAsia="Times New Roman" w:hAnsi="Calibri" w:cs="Calibri"/>
                <w:b/>
                <w:bCs/>
                <w:color w:val="000000"/>
                <w:sz w:val="20"/>
                <w:szCs w:val="20"/>
              </w:rPr>
            </w:pPr>
            <w:ins w:id="491" w:author="Stefanie Lane" w:date="2022-08-29T18:41:00Z">
              <w:r w:rsidRPr="00823843">
                <w:rPr>
                  <w:rFonts w:ascii="Calibri" w:eastAsia="Times New Roman" w:hAnsi="Calibri" w:cs="Calibri"/>
                  <w:b/>
                  <w:bCs/>
                  <w:color w:val="000000"/>
                  <w:sz w:val="20"/>
                  <w:szCs w:val="20"/>
                </w:rPr>
                <w:t>No. species</w:t>
              </w:r>
            </w:ins>
          </w:p>
        </w:tc>
        <w:tc>
          <w:tcPr>
            <w:tcW w:w="300" w:type="dxa"/>
            <w:tcBorders>
              <w:top w:val="nil"/>
              <w:left w:val="nil"/>
              <w:bottom w:val="nil"/>
              <w:right w:val="nil"/>
            </w:tcBorders>
            <w:shd w:val="clear" w:color="auto" w:fill="auto"/>
            <w:vAlign w:val="center"/>
            <w:hideMark/>
          </w:tcPr>
          <w:p w14:paraId="2E3A9500" w14:textId="77777777" w:rsidR="00736096" w:rsidRPr="00823843" w:rsidRDefault="00736096" w:rsidP="008E207B">
            <w:pPr>
              <w:spacing w:after="0" w:line="240" w:lineRule="auto"/>
              <w:jc w:val="center"/>
              <w:rPr>
                <w:ins w:id="492" w:author="Stefanie Lane" w:date="2022-08-29T18:41:00Z"/>
                <w:rFonts w:ascii="Calibri" w:eastAsia="Times New Roman" w:hAnsi="Calibri" w:cs="Calibri"/>
                <w:b/>
                <w:bCs/>
                <w:color w:val="000000"/>
                <w:sz w:val="20"/>
                <w:szCs w:val="20"/>
              </w:rPr>
            </w:pPr>
          </w:p>
        </w:tc>
        <w:tc>
          <w:tcPr>
            <w:tcW w:w="800" w:type="dxa"/>
            <w:tcBorders>
              <w:top w:val="single" w:sz="4" w:space="0" w:color="auto"/>
              <w:left w:val="nil"/>
              <w:bottom w:val="single" w:sz="4" w:space="0" w:color="auto"/>
              <w:right w:val="nil"/>
            </w:tcBorders>
            <w:shd w:val="clear" w:color="auto" w:fill="auto"/>
            <w:vAlign w:val="center"/>
            <w:hideMark/>
          </w:tcPr>
          <w:p w14:paraId="1872EB08" w14:textId="77777777" w:rsidR="00736096" w:rsidRPr="00823843" w:rsidRDefault="00736096" w:rsidP="008E207B">
            <w:pPr>
              <w:spacing w:after="0" w:line="240" w:lineRule="auto"/>
              <w:jc w:val="center"/>
              <w:rPr>
                <w:ins w:id="493" w:author="Stefanie Lane" w:date="2022-08-29T18:41:00Z"/>
                <w:rFonts w:ascii="Calibri" w:eastAsia="Times New Roman" w:hAnsi="Calibri" w:cs="Calibri"/>
                <w:b/>
                <w:bCs/>
                <w:color w:val="000000"/>
                <w:sz w:val="20"/>
                <w:szCs w:val="20"/>
              </w:rPr>
            </w:pPr>
            <w:ins w:id="494" w:author="Stefanie Lane" w:date="2022-08-29T18:41:00Z">
              <w:r w:rsidRPr="00823843">
                <w:rPr>
                  <w:rFonts w:ascii="Calibri" w:eastAsia="Times New Roman" w:hAnsi="Calibri" w:cs="Calibri"/>
                  <w:b/>
                  <w:bCs/>
                  <w:color w:val="000000"/>
                  <w:sz w:val="20"/>
                  <w:szCs w:val="20"/>
                </w:rPr>
                <w:t>α diversity</w:t>
              </w:r>
            </w:ins>
          </w:p>
        </w:tc>
        <w:tc>
          <w:tcPr>
            <w:tcW w:w="800" w:type="dxa"/>
            <w:tcBorders>
              <w:top w:val="single" w:sz="4" w:space="0" w:color="auto"/>
              <w:left w:val="nil"/>
              <w:bottom w:val="single" w:sz="4" w:space="0" w:color="auto"/>
              <w:right w:val="nil"/>
            </w:tcBorders>
            <w:shd w:val="clear" w:color="auto" w:fill="auto"/>
            <w:vAlign w:val="center"/>
            <w:hideMark/>
          </w:tcPr>
          <w:p w14:paraId="0BAF5712" w14:textId="77777777" w:rsidR="00736096" w:rsidRPr="00823843" w:rsidRDefault="00736096" w:rsidP="008E207B">
            <w:pPr>
              <w:spacing w:after="0" w:line="240" w:lineRule="auto"/>
              <w:jc w:val="center"/>
              <w:rPr>
                <w:ins w:id="495" w:author="Stefanie Lane" w:date="2022-08-29T18:41:00Z"/>
                <w:rFonts w:ascii="Calibri" w:eastAsia="Times New Roman" w:hAnsi="Calibri" w:cs="Calibri"/>
                <w:b/>
                <w:bCs/>
                <w:color w:val="000000"/>
                <w:sz w:val="20"/>
                <w:szCs w:val="20"/>
              </w:rPr>
            </w:pPr>
            <w:ins w:id="496" w:author="Stefanie Lane" w:date="2022-08-29T18:41:00Z">
              <w:r w:rsidRPr="00823843">
                <w:rPr>
                  <w:rFonts w:ascii="Calibri" w:eastAsia="Times New Roman" w:hAnsi="Calibri" w:cs="Calibri"/>
                  <w:b/>
                  <w:bCs/>
                  <w:color w:val="000000"/>
                  <w:sz w:val="20"/>
                  <w:szCs w:val="20"/>
                </w:rPr>
                <w:t xml:space="preserve">α diversity </w:t>
              </w:r>
              <w:proofErr w:type="spellStart"/>
              <w:r w:rsidRPr="00823843">
                <w:rPr>
                  <w:rFonts w:ascii="Calibri" w:eastAsia="Times New Roman" w:hAnsi="Calibri" w:cs="Calibri"/>
                  <w:b/>
                  <w:bCs/>
                  <w:color w:val="000000"/>
                  <w:sz w:val="20"/>
                  <w:szCs w:val="20"/>
                </w:rPr>
                <w:t>sd</w:t>
              </w:r>
              <w:proofErr w:type="spellEnd"/>
            </w:ins>
          </w:p>
        </w:tc>
        <w:tc>
          <w:tcPr>
            <w:tcW w:w="800" w:type="dxa"/>
            <w:tcBorders>
              <w:top w:val="single" w:sz="4" w:space="0" w:color="auto"/>
              <w:left w:val="nil"/>
              <w:bottom w:val="single" w:sz="4" w:space="0" w:color="auto"/>
              <w:right w:val="nil"/>
            </w:tcBorders>
            <w:shd w:val="clear" w:color="auto" w:fill="auto"/>
            <w:vAlign w:val="center"/>
            <w:hideMark/>
          </w:tcPr>
          <w:p w14:paraId="60ABF3C0" w14:textId="77777777" w:rsidR="00736096" w:rsidRPr="00823843" w:rsidRDefault="00736096" w:rsidP="008E207B">
            <w:pPr>
              <w:spacing w:after="0" w:line="240" w:lineRule="auto"/>
              <w:jc w:val="center"/>
              <w:rPr>
                <w:ins w:id="497" w:author="Stefanie Lane" w:date="2022-08-29T18:41:00Z"/>
                <w:rFonts w:ascii="Calibri" w:eastAsia="Times New Roman" w:hAnsi="Calibri" w:cs="Calibri"/>
                <w:b/>
                <w:bCs/>
                <w:color w:val="000000"/>
                <w:sz w:val="20"/>
                <w:szCs w:val="20"/>
              </w:rPr>
            </w:pPr>
            <w:ins w:id="498" w:author="Stefanie Lane" w:date="2022-08-29T18:41:00Z">
              <w:r w:rsidRPr="00823843">
                <w:rPr>
                  <w:rFonts w:ascii="Calibri" w:eastAsia="Times New Roman" w:hAnsi="Calibri" w:cs="Calibri"/>
                  <w:b/>
                  <w:bCs/>
                  <w:color w:val="000000"/>
                  <w:sz w:val="20"/>
                  <w:szCs w:val="20"/>
                </w:rPr>
                <w:t>β diversity</w:t>
              </w:r>
            </w:ins>
          </w:p>
        </w:tc>
      </w:tr>
      <w:tr w:rsidR="00736096" w:rsidRPr="00823843" w14:paraId="69EBB35A" w14:textId="77777777" w:rsidTr="008E207B">
        <w:trPr>
          <w:trHeight w:val="290"/>
          <w:jc w:val="center"/>
          <w:ins w:id="499" w:author="Stefanie Lane" w:date="2022-08-29T18:41:00Z"/>
        </w:trPr>
        <w:tc>
          <w:tcPr>
            <w:tcW w:w="1080" w:type="dxa"/>
            <w:tcBorders>
              <w:top w:val="nil"/>
              <w:left w:val="nil"/>
              <w:bottom w:val="nil"/>
              <w:right w:val="nil"/>
            </w:tcBorders>
            <w:shd w:val="clear" w:color="auto" w:fill="auto"/>
            <w:vAlign w:val="bottom"/>
            <w:hideMark/>
          </w:tcPr>
          <w:p w14:paraId="50EE165E" w14:textId="77777777" w:rsidR="00736096" w:rsidRPr="00823843" w:rsidRDefault="00736096" w:rsidP="008E207B">
            <w:pPr>
              <w:spacing w:after="0" w:line="240" w:lineRule="auto"/>
              <w:rPr>
                <w:ins w:id="500" w:author="Stefanie Lane" w:date="2022-08-29T18:41:00Z"/>
                <w:rFonts w:ascii="Calibri" w:eastAsia="Times New Roman" w:hAnsi="Calibri" w:cs="Calibri"/>
                <w:b/>
                <w:bCs/>
                <w:color w:val="000000"/>
                <w:sz w:val="20"/>
                <w:szCs w:val="20"/>
              </w:rPr>
            </w:pPr>
            <w:ins w:id="501" w:author="Stefanie Lane" w:date="2022-08-29T18:41:00Z">
              <w:r w:rsidRPr="00823843">
                <w:rPr>
                  <w:rFonts w:ascii="Calibri" w:eastAsia="Times New Roman" w:hAnsi="Calibri" w:cs="Calibri"/>
                  <w:b/>
                  <w:bCs/>
                  <w:color w:val="000000"/>
                  <w:sz w:val="20"/>
                  <w:szCs w:val="20"/>
                </w:rPr>
                <w:t>Sedge</w:t>
              </w:r>
            </w:ins>
          </w:p>
        </w:tc>
        <w:tc>
          <w:tcPr>
            <w:tcW w:w="840" w:type="dxa"/>
            <w:tcBorders>
              <w:top w:val="nil"/>
              <w:left w:val="nil"/>
              <w:bottom w:val="nil"/>
              <w:right w:val="nil"/>
            </w:tcBorders>
            <w:shd w:val="clear" w:color="auto" w:fill="auto"/>
            <w:noWrap/>
            <w:vAlign w:val="bottom"/>
            <w:hideMark/>
          </w:tcPr>
          <w:p w14:paraId="58DCECCA" w14:textId="77777777" w:rsidR="00736096" w:rsidRPr="00823843" w:rsidRDefault="00736096" w:rsidP="008E207B">
            <w:pPr>
              <w:spacing w:after="0" w:line="240" w:lineRule="auto"/>
              <w:rPr>
                <w:ins w:id="502" w:author="Stefanie Lane" w:date="2022-08-29T18:41: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2E74D6A7" w14:textId="77777777" w:rsidR="00736096" w:rsidRPr="00823843" w:rsidRDefault="00736096" w:rsidP="008E207B">
            <w:pPr>
              <w:spacing w:after="0" w:line="240" w:lineRule="auto"/>
              <w:rPr>
                <w:ins w:id="503"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35B9344" w14:textId="77777777" w:rsidR="00736096" w:rsidRPr="00823843" w:rsidRDefault="00736096" w:rsidP="008E207B">
            <w:pPr>
              <w:spacing w:after="0" w:line="240" w:lineRule="auto"/>
              <w:rPr>
                <w:ins w:id="504"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B2D864B" w14:textId="77777777" w:rsidR="00736096" w:rsidRPr="00823843" w:rsidRDefault="00736096" w:rsidP="008E207B">
            <w:pPr>
              <w:spacing w:after="0" w:line="240" w:lineRule="auto"/>
              <w:rPr>
                <w:ins w:id="505"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1C85EF59" w14:textId="77777777" w:rsidR="00736096" w:rsidRPr="00823843" w:rsidRDefault="00736096" w:rsidP="008E207B">
            <w:pPr>
              <w:spacing w:after="0" w:line="240" w:lineRule="auto"/>
              <w:rPr>
                <w:ins w:id="506"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93BE5CC" w14:textId="77777777" w:rsidR="00736096" w:rsidRPr="00823843" w:rsidRDefault="00736096" w:rsidP="008E207B">
            <w:pPr>
              <w:spacing w:after="0" w:line="240" w:lineRule="auto"/>
              <w:rPr>
                <w:ins w:id="507" w:author="Stefanie Lane" w:date="2022-08-29T18:41:00Z"/>
                <w:rFonts w:ascii="Times New Roman" w:eastAsia="Times New Roman" w:hAnsi="Times New Roman" w:cs="Times New Roman"/>
                <w:sz w:val="20"/>
                <w:szCs w:val="20"/>
              </w:rPr>
            </w:pPr>
          </w:p>
        </w:tc>
      </w:tr>
      <w:tr w:rsidR="00736096" w:rsidRPr="00823843" w14:paraId="49A0E6CD" w14:textId="77777777" w:rsidTr="008E207B">
        <w:trPr>
          <w:trHeight w:val="290"/>
          <w:jc w:val="center"/>
          <w:ins w:id="508"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124C6149" w14:textId="77777777" w:rsidR="00736096" w:rsidRPr="00823843" w:rsidRDefault="00736096" w:rsidP="008E207B">
            <w:pPr>
              <w:spacing w:after="0" w:line="240" w:lineRule="auto"/>
              <w:jc w:val="right"/>
              <w:rPr>
                <w:ins w:id="509" w:author="Stefanie Lane" w:date="2022-08-29T18:41:00Z"/>
                <w:rFonts w:ascii="Calibri" w:eastAsia="Times New Roman" w:hAnsi="Calibri" w:cs="Calibri"/>
                <w:color w:val="000000"/>
                <w:sz w:val="20"/>
                <w:szCs w:val="20"/>
              </w:rPr>
            </w:pPr>
            <w:ins w:id="510" w:author="Stefanie Lane" w:date="2022-08-29T18:41:00Z">
              <w:r w:rsidRPr="00823843">
                <w:rPr>
                  <w:rFonts w:ascii="Calibri" w:eastAsia="Times New Roman" w:hAnsi="Calibri" w:cs="Calibri"/>
                  <w:color w:val="000000"/>
                  <w:sz w:val="20"/>
                  <w:szCs w:val="20"/>
                </w:rPr>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173CDBFA" w14:textId="77777777" w:rsidR="00736096" w:rsidRPr="00823843" w:rsidRDefault="00736096" w:rsidP="008E207B">
            <w:pPr>
              <w:spacing w:after="0" w:line="240" w:lineRule="auto"/>
              <w:jc w:val="center"/>
              <w:rPr>
                <w:ins w:id="511" w:author="Stefanie Lane" w:date="2022-08-29T18:41:00Z"/>
                <w:rFonts w:ascii="Calibri" w:eastAsia="Times New Roman" w:hAnsi="Calibri" w:cs="Calibri"/>
                <w:color w:val="000000"/>
                <w:sz w:val="20"/>
                <w:szCs w:val="20"/>
              </w:rPr>
            </w:pPr>
            <w:ins w:id="512" w:author="Stefanie Lane" w:date="2022-08-29T18:41:00Z">
              <w:r w:rsidRPr="00823843">
                <w:rPr>
                  <w:rFonts w:ascii="Calibri" w:eastAsia="Times New Roman" w:hAnsi="Calibri" w:cs="Calibri"/>
                  <w:color w:val="000000"/>
                  <w:sz w:val="20"/>
                  <w:szCs w:val="20"/>
                </w:rPr>
                <w:t>34</w:t>
              </w:r>
            </w:ins>
          </w:p>
        </w:tc>
        <w:tc>
          <w:tcPr>
            <w:tcW w:w="700" w:type="dxa"/>
            <w:tcBorders>
              <w:top w:val="single" w:sz="4" w:space="0" w:color="auto"/>
              <w:left w:val="nil"/>
              <w:bottom w:val="single" w:sz="4" w:space="0" w:color="auto"/>
              <w:right w:val="nil"/>
            </w:tcBorders>
            <w:shd w:val="clear" w:color="auto" w:fill="auto"/>
            <w:noWrap/>
            <w:vAlign w:val="bottom"/>
            <w:hideMark/>
          </w:tcPr>
          <w:p w14:paraId="14CFD0FA" w14:textId="77777777" w:rsidR="00736096" w:rsidRPr="00823843" w:rsidRDefault="00736096" w:rsidP="008E207B">
            <w:pPr>
              <w:spacing w:after="0" w:line="240" w:lineRule="auto"/>
              <w:jc w:val="center"/>
              <w:rPr>
                <w:ins w:id="513" w:author="Stefanie Lane" w:date="2022-08-29T18:41:00Z"/>
                <w:rFonts w:ascii="Calibri" w:eastAsia="Times New Roman" w:hAnsi="Calibri" w:cs="Calibri"/>
                <w:color w:val="000000"/>
                <w:sz w:val="20"/>
                <w:szCs w:val="20"/>
              </w:rPr>
            </w:pPr>
            <w:ins w:id="514" w:author="Stefanie Lane" w:date="2022-08-29T18:41:00Z">
              <w:r w:rsidRPr="00823843">
                <w:rPr>
                  <w:rFonts w:ascii="Calibri" w:eastAsia="Times New Roman" w:hAnsi="Calibri" w:cs="Calibri"/>
                  <w:color w:val="000000"/>
                  <w:sz w:val="20"/>
                  <w:szCs w:val="20"/>
                </w:rPr>
                <w:t>36</w:t>
              </w:r>
            </w:ins>
          </w:p>
        </w:tc>
        <w:tc>
          <w:tcPr>
            <w:tcW w:w="300" w:type="dxa"/>
            <w:tcBorders>
              <w:top w:val="nil"/>
              <w:left w:val="nil"/>
              <w:bottom w:val="nil"/>
              <w:right w:val="nil"/>
            </w:tcBorders>
            <w:shd w:val="clear" w:color="auto" w:fill="auto"/>
            <w:noWrap/>
            <w:vAlign w:val="bottom"/>
            <w:hideMark/>
          </w:tcPr>
          <w:p w14:paraId="0390C16B" w14:textId="77777777" w:rsidR="00736096" w:rsidRPr="00823843" w:rsidRDefault="00736096" w:rsidP="008E207B">
            <w:pPr>
              <w:spacing w:after="0" w:line="240" w:lineRule="auto"/>
              <w:jc w:val="center"/>
              <w:rPr>
                <w:ins w:id="515" w:author="Stefanie Lane" w:date="2022-08-29T18:41: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6358DAFE" w14:textId="77777777" w:rsidR="00736096" w:rsidRPr="00823843" w:rsidRDefault="00736096" w:rsidP="008E207B">
            <w:pPr>
              <w:spacing w:after="0" w:line="240" w:lineRule="auto"/>
              <w:jc w:val="center"/>
              <w:rPr>
                <w:ins w:id="516" w:author="Stefanie Lane" w:date="2022-08-29T18:41:00Z"/>
                <w:rFonts w:ascii="Calibri" w:eastAsia="Times New Roman" w:hAnsi="Calibri" w:cs="Calibri"/>
                <w:color w:val="000000"/>
                <w:sz w:val="20"/>
                <w:szCs w:val="20"/>
              </w:rPr>
            </w:pPr>
            <w:ins w:id="517" w:author="Stefanie Lane" w:date="2022-08-29T18:41:00Z">
              <w:r w:rsidRPr="00823843">
                <w:rPr>
                  <w:rFonts w:ascii="Calibri" w:eastAsia="Times New Roman" w:hAnsi="Calibri" w:cs="Calibri"/>
                  <w:color w:val="000000"/>
                  <w:sz w:val="20"/>
                  <w:szCs w:val="20"/>
                </w:rPr>
                <w:t>8.74</w:t>
              </w:r>
            </w:ins>
          </w:p>
        </w:tc>
        <w:tc>
          <w:tcPr>
            <w:tcW w:w="800" w:type="dxa"/>
            <w:tcBorders>
              <w:top w:val="single" w:sz="4" w:space="0" w:color="auto"/>
              <w:left w:val="nil"/>
              <w:bottom w:val="single" w:sz="4" w:space="0" w:color="auto"/>
              <w:right w:val="nil"/>
            </w:tcBorders>
            <w:shd w:val="clear" w:color="auto" w:fill="auto"/>
            <w:noWrap/>
            <w:vAlign w:val="bottom"/>
            <w:hideMark/>
          </w:tcPr>
          <w:p w14:paraId="62D63A28" w14:textId="77777777" w:rsidR="00736096" w:rsidRPr="00823843" w:rsidRDefault="00736096" w:rsidP="008E207B">
            <w:pPr>
              <w:spacing w:after="0" w:line="240" w:lineRule="auto"/>
              <w:jc w:val="center"/>
              <w:rPr>
                <w:ins w:id="518" w:author="Stefanie Lane" w:date="2022-08-29T18:41:00Z"/>
                <w:rFonts w:ascii="Calibri" w:eastAsia="Times New Roman" w:hAnsi="Calibri" w:cs="Calibri"/>
                <w:color w:val="000000"/>
                <w:sz w:val="20"/>
                <w:szCs w:val="20"/>
              </w:rPr>
            </w:pPr>
            <w:ins w:id="519" w:author="Stefanie Lane" w:date="2022-08-29T18:41:00Z">
              <w:r w:rsidRPr="00823843">
                <w:rPr>
                  <w:rFonts w:ascii="Calibri" w:eastAsia="Times New Roman" w:hAnsi="Calibri" w:cs="Calibri"/>
                  <w:color w:val="000000"/>
                  <w:sz w:val="20"/>
                  <w:szCs w:val="20"/>
                </w:rPr>
                <w:t>2.45</w:t>
              </w:r>
            </w:ins>
          </w:p>
        </w:tc>
        <w:tc>
          <w:tcPr>
            <w:tcW w:w="800" w:type="dxa"/>
            <w:tcBorders>
              <w:top w:val="single" w:sz="4" w:space="0" w:color="auto"/>
              <w:left w:val="nil"/>
              <w:bottom w:val="single" w:sz="4" w:space="0" w:color="auto"/>
              <w:right w:val="nil"/>
            </w:tcBorders>
            <w:shd w:val="clear" w:color="auto" w:fill="auto"/>
            <w:noWrap/>
            <w:vAlign w:val="bottom"/>
            <w:hideMark/>
          </w:tcPr>
          <w:p w14:paraId="4F820259" w14:textId="77777777" w:rsidR="00736096" w:rsidRPr="00823843" w:rsidRDefault="00736096" w:rsidP="008E207B">
            <w:pPr>
              <w:spacing w:after="0" w:line="240" w:lineRule="auto"/>
              <w:jc w:val="center"/>
              <w:rPr>
                <w:ins w:id="520" w:author="Stefanie Lane" w:date="2022-08-29T18:41:00Z"/>
                <w:rFonts w:ascii="Calibri" w:eastAsia="Times New Roman" w:hAnsi="Calibri" w:cs="Calibri"/>
                <w:color w:val="000000"/>
                <w:sz w:val="20"/>
                <w:szCs w:val="20"/>
              </w:rPr>
            </w:pPr>
            <w:ins w:id="521" w:author="Stefanie Lane" w:date="2022-08-29T18:41:00Z">
              <w:r w:rsidRPr="00823843">
                <w:rPr>
                  <w:rFonts w:ascii="Calibri" w:eastAsia="Times New Roman" w:hAnsi="Calibri" w:cs="Calibri"/>
                  <w:color w:val="000000"/>
                  <w:sz w:val="20"/>
                  <w:szCs w:val="20"/>
                </w:rPr>
                <w:t>3.89</w:t>
              </w:r>
            </w:ins>
          </w:p>
        </w:tc>
      </w:tr>
      <w:tr w:rsidR="00736096" w:rsidRPr="00823843" w14:paraId="7D636599" w14:textId="77777777" w:rsidTr="008E207B">
        <w:trPr>
          <w:trHeight w:val="290"/>
          <w:jc w:val="center"/>
          <w:ins w:id="522" w:author="Stefanie Lane" w:date="2022-08-29T18:41:00Z"/>
        </w:trPr>
        <w:tc>
          <w:tcPr>
            <w:tcW w:w="1080" w:type="dxa"/>
            <w:tcBorders>
              <w:top w:val="nil"/>
              <w:left w:val="nil"/>
              <w:bottom w:val="nil"/>
              <w:right w:val="nil"/>
            </w:tcBorders>
            <w:shd w:val="clear" w:color="auto" w:fill="auto"/>
            <w:noWrap/>
            <w:vAlign w:val="bottom"/>
            <w:hideMark/>
          </w:tcPr>
          <w:p w14:paraId="3CC3117A" w14:textId="77777777" w:rsidR="00736096" w:rsidRPr="00823843" w:rsidRDefault="00736096" w:rsidP="008E207B">
            <w:pPr>
              <w:spacing w:after="0" w:line="240" w:lineRule="auto"/>
              <w:jc w:val="right"/>
              <w:rPr>
                <w:ins w:id="523" w:author="Stefanie Lane" w:date="2022-08-29T18:41:00Z"/>
                <w:rFonts w:ascii="Calibri" w:eastAsia="Times New Roman" w:hAnsi="Calibri" w:cs="Calibri"/>
                <w:color w:val="000000"/>
                <w:sz w:val="20"/>
                <w:szCs w:val="20"/>
              </w:rPr>
            </w:pPr>
            <w:ins w:id="524" w:author="Stefanie Lane" w:date="2022-08-29T18:41:00Z">
              <w:r w:rsidRPr="00823843">
                <w:rPr>
                  <w:rFonts w:ascii="Calibri" w:eastAsia="Times New Roman" w:hAnsi="Calibri" w:cs="Calibri"/>
                  <w:color w:val="000000"/>
                  <w:sz w:val="20"/>
                  <w:szCs w:val="20"/>
                </w:rPr>
                <w:t>1999</w:t>
              </w:r>
            </w:ins>
          </w:p>
        </w:tc>
        <w:tc>
          <w:tcPr>
            <w:tcW w:w="840" w:type="dxa"/>
            <w:tcBorders>
              <w:top w:val="nil"/>
              <w:left w:val="nil"/>
              <w:bottom w:val="single" w:sz="4" w:space="0" w:color="auto"/>
              <w:right w:val="nil"/>
            </w:tcBorders>
            <w:shd w:val="clear" w:color="auto" w:fill="auto"/>
            <w:noWrap/>
            <w:vAlign w:val="bottom"/>
            <w:hideMark/>
          </w:tcPr>
          <w:p w14:paraId="22824858" w14:textId="77777777" w:rsidR="00736096" w:rsidRPr="00823843" w:rsidRDefault="00736096" w:rsidP="008E207B">
            <w:pPr>
              <w:spacing w:after="0" w:line="240" w:lineRule="auto"/>
              <w:jc w:val="center"/>
              <w:rPr>
                <w:ins w:id="525" w:author="Stefanie Lane" w:date="2022-08-29T18:41:00Z"/>
                <w:rFonts w:ascii="Calibri" w:eastAsia="Times New Roman" w:hAnsi="Calibri" w:cs="Calibri"/>
                <w:color w:val="000000"/>
                <w:sz w:val="20"/>
                <w:szCs w:val="20"/>
              </w:rPr>
            </w:pPr>
            <w:ins w:id="526" w:author="Stefanie Lane" w:date="2022-08-29T18:41:00Z">
              <w:r w:rsidRPr="00823843">
                <w:rPr>
                  <w:rFonts w:ascii="Calibri" w:eastAsia="Times New Roman" w:hAnsi="Calibri" w:cs="Calibri"/>
                  <w:color w:val="000000"/>
                  <w:sz w:val="20"/>
                  <w:szCs w:val="20"/>
                </w:rPr>
                <w:t>31</w:t>
              </w:r>
            </w:ins>
          </w:p>
        </w:tc>
        <w:tc>
          <w:tcPr>
            <w:tcW w:w="700" w:type="dxa"/>
            <w:tcBorders>
              <w:top w:val="nil"/>
              <w:left w:val="nil"/>
              <w:bottom w:val="nil"/>
              <w:right w:val="nil"/>
            </w:tcBorders>
            <w:shd w:val="clear" w:color="auto" w:fill="auto"/>
            <w:noWrap/>
            <w:vAlign w:val="bottom"/>
            <w:hideMark/>
          </w:tcPr>
          <w:p w14:paraId="7B1E1555" w14:textId="77777777" w:rsidR="00736096" w:rsidRPr="00823843" w:rsidRDefault="00736096" w:rsidP="008E207B">
            <w:pPr>
              <w:spacing w:after="0" w:line="240" w:lineRule="auto"/>
              <w:jc w:val="center"/>
              <w:rPr>
                <w:ins w:id="527" w:author="Stefanie Lane" w:date="2022-08-29T18:41:00Z"/>
                <w:rFonts w:ascii="Calibri" w:eastAsia="Times New Roman" w:hAnsi="Calibri" w:cs="Calibri"/>
                <w:color w:val="000000"/>
                <w:sz w:val="20"/>
                <w:szCs w:val="20"/>
              </w:rPr>
            </w:pPr>
            <w:ins w:id="528" w:author="Stefanie Lane" w:date="2022-08-29T18:41:00Z">
              <w:r w:rsidRPr="00823843">
                <w:rPr>
                  <w:rFonts w:ascii="Calibri" w:eastAsia="Times New Roman" w:hAnsi="Calibri" w:cs="Calibri"/>
                  <w:color w:val="000000"/>
                  <w:sz w:val="20"/>
                  <w:szCs w:val="20"/>
                </w:rPr>
                <w:t>35</w:t>
              </w:r>
            </w:ins>
          </w:p>
        </w:tc>
        <w:tc>
          <w:tcPr>
            <w:tcW w:w="300" w:type="dxa"/>
            <w:tcBorders>
              <w:top w:val="nil"/>
              <w:left w:val="nil"/>
              <w:bottom w:val="nil"/>
              <w:right w:val="nil"/>
            </w:tcBorders>
            <w:shd w:val="clear" w:color="auto" w:fill="auto"/>
            <w:noWrap/>
            <w:vAlign w:val="bottom"/>
            <w:hideMark/>
          </w:tcPr>
          <w:p w14:paraId="4C255504" w14:textId="77777777" w:rsidR="00736096" w:rsidRPr="00823843" w:rsidRDefault="00736096" w:rsidP="008E207B">
            <w:pPr>
              <w:spacing w:after="0" w:line="240" w:lineRule="auto"/>
              <w:jc w:val="center"/>
              <w:rPr>
                <w:ins w:id="529"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4F3B4D19" w14:textId="77777777" w:rsidR="00736096" w:rsidRPr="00823843" w:rsidRDefault="00736096" w:rsidP="008E207B">
            <w:pPr>
              <w:spacing w:after="0" w:line="240" w:lineRule="auto"/>
              <w:jc w:val="center"/>
              <w:rPr>
                <w:ins w:id="530" w:author="Stefanie Lane" w:date="2022-08-29T18:41:00Z"/>
                <w:rFonts w:ascii="Calibri" w:eastAsia="Times New Roman" w:hAnsi="Calibri" w:cs="Calibri"/>
                <w:color w:val="000000"/>
                <w:sz w:val="20"/>
                <w:szCs w:val="20"/>
              </w:rPr>
            </w:pPr>
            <w:ins w:id="531" w:author="Stefanie Lane" w:date="2022-08-29T18:41:00Z">
              <w:r w:rsidRPr="00823843">
                <w:rPr>
                  <w:rFonts w:ascii="Calibri" w:eastAsia="Times New Roman" w:hAnsi="Calibri" w:cs="Calibri"/>
                  <w:color w:val="000000"/>
                  <w:sz w:val="20"/>
                  <w:szCs w:val="20"/>
                </w:rPr>
                <w:t>8.26</w:t>
              </w:r>
            </w:ins>
          </w:p>
        </w:tc>
        <w:tc>
          <w:tcPr>
            <w:tcW w:w="800" w:type="dxa"/>
            <w:tcBorders>
              <w:top w:val="nil"/>
              <w:left w:val="nil"/>
              <w:bottom w:val="single" w:sz="4" w:space="0" w:color="auto"/>
              <w:right w:val="nil"/>
            </w:tcBorders>
            <w:shd w:val="clear" w:color="auto" w:fill="auto"/>
            <w:noWrap/>
            <w:vAlign w:val="bottom"/>
            <w:hideMark/>
          </w:tcPr>
          <w:p w14:paraId="31099F56" w14:textId="77777777" w:rsidR="00736096" w:rsidRPr="00823843" w:rsidRDefault="00736096" w:rsidP="008E207B">
            <w:pPr>
              <w:spacing w:after="0" w:line="240" w:lineRule="auto"/>
              <w:jc w:val="center"/>
              <w:rPr>
                <w:ins w:id="532" w:author="Stefanie Lane" w:date="2022-08-29T18:41:00Z"/>
                <w:rFonts w:ascii="Calibri" w:eastAsia="Times New Roman" w:hAnsi="Calibri" w:cs="Calibri"/>
                <w:color w:val="000000"/>
                <w:sz w:val="20"/>
                <w:szCs w:val="20"/>
              </w:rPr>
            </w:pPr>
            <w:ins w:id="533" w:author="Stefanie Lane" w:date="2022-08-29T18:41:00Z">
              <w:r w:rsidRPr="00823843">
                <w:rPr>
                  <w:rFonts w:ascii="Calibri" w:eastAsia="Times New Roman" w:hAnsi="Calibri" w:cs="Calibri"/>
                  <w:color w:val="000000"/>
                  <w:sz w:val="20"/>
                  <w:szCs w:val="20"/>
                </w:rPr>
                <w:t>1.98</w:t>
              </w:r>
            </w:ins>
          </w:p>
        </w:tc>
        <w:tc>
          <w:tcPr>
            <w:tcW w:w="800" w:type="dxa"/>
            <w:tcBorders>
              <w:top w:val="nil"/>
              <w:left w:val="nil"/>
              <w:bottom w:val="single" w:sz="4" w:space="0" w:color="auto"/>
              <w:right w:val="nil"/>
            </w:tcBorders>
            <w:shd w:val="clear" w:color="auto" w:fill="auto"/>
            <w:noWrap/>
            <w:vAlign w:val="bottom"/>
            <w:hideMark/>
          </w:tcPr>
          <w:p w14:paraId="59326541" w14:textId="77777777" w:rsidR="00736096" w:rsidRPr="00823843" w:rsidRDefault="00736096" w:rsidP="008E207B">
            <w:pPr>
              <w:spacing w:after="0" w:line="240" w:lineRule="auto"/>
              <w:jc w:val="center"/>
              <w:rPr>
                <w:ins w:id="534" w:author="Stefanie Lane" w:date="2022-08-29T18:41:00Z"/>
                <w:rFonts w:ascii="Calibri" w:eastAsia="Times New Roman" w:hAnsi="Calibri" w:cs="Calibri"/>
                <w:color w:val="000000"/>
                <w:sz w:val="20"/>
                <w:szCs w:val="20"/>
              </w:rPr>
            </w:pPr>
            <w:ins w:id="535" w:author="Stefanie Lane" w:date="2022-08-29T18:41:00Z">
              <w:r w:rsidRPr="00823843">
                <w:rPr>
                  <w:rFonts w:ascii="Calibri" w:eastAsia="Times New Roman" w:hAnsi="Calibri" w:cs="Calibri"/>
                  <w:color w:val="000000"/>
                  <w:sz w:val="20"/>
                  <w:szCs w:val="20"/>
                </w:rPr>
                <w:t>4.24</w:t>
              </w:r>
            </w:ins>
          </w:p>
        </w:tc>
      </w:tr>
      <w:tr w:rsidR="00736096" w:rsidRPr="00823843" w14:paraId="5870D3A0" w14:textId="77777777" w:rsidTr="008E207B">
        <w:trPr>
          <w:trHeight w:val="290"/>
          <w:jc w:val="center"/>
          <w:ins w:id="536"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693D8981" w14:textId="77777777" w:rsidR="00736096" w:rsidRPr="00823843" w:rsidRDefault="00736096" w:rsidP="008E207B">
            <w:pPr>
              <w:spacing w:after="0" w:line="240" w:lineRule="auto"/>
              <w:jc w:val="right"/>
              <w:rPr>
                <w:ins w:id="537" w:author="Stefanie Lane" w:date="2022-08-29T18:41:00Z"/>
                <w:rFonts w:ascii="Calibri" w:eastAsia="Times New Roman" w:hAnsi="Calibri" w:cs="Calibri"/>
                <w:color w:val="000000"/>
                <w:sz w:val="20"/>
                <w:szCs w:val="20"/>
              </w:rPr>
            </w:pPr>
            <w:ins w:id="538" w:author="Stefanie Lane" w:date="2022-08-29T18:41:00Z">
              <w:r w:rsidRPr="00823843">
                <w:rPr>
                  <w:rFonts w:ascii="Calibri" w:eastAsia="Times New Roman" w:hAnsi="Calibri" w:cs="Calibri"/>
                  <w:color w:val="000000"/>
                  <w:sz w:val="20"/>
                  <w:szCs w:val="20"/>
                </w:rPr>
                <w:t>2019</w:t>
              </w:r>
            </w:ins>
          </w:p>
        </w:tc>
        <w:tc>
          <w:tcPr>
            <w:tcW w:w="840" w:type="dxa"/>
            <w:tcBorders>
              <w:top w:val="nil"/>
              <w:left w:val="nil"/>
              <w:bottom w:val="single" w:sz="4" w:space="0" w:color="auto"/>
              <w:right w:val="nil"/>
            </w:tcBorders>
            <w:shd w:val="clear" w:color="auto" w:fill="auto"/>
            <w:noWrap/>
            <w:vAlign w:val="bottom"/>
            <w:hideMark/>
          </w:tcPr>
          <w:p w14:paraId="78D0FB7E" w14:textId="77777777" w:rsidR="00736096" w:rsidRPr="00823843" w:rsidRDefault="00736096" w:rsidP="008E207B">
            <w:pPr>
              <w:spacing w:after="0" w:line="240" w:lineRule="auto"/>
              <w:jc w:val="center"/>
              <w:rPr>
                <w:ins w:id="539" w:author="Stefanie Lane" w:date="2022-08-29T18:41:00Z"/>
                <w:rFonts w:ascii="Calibri" w:eastAsia="Times New Roman" w:hAnsi="Calibri" w:cs="Calibri"/>
                <w:color w:val="000000"/>
                <w:sz w:val="20"/>
                <w:szCs w:val="20"/>
              </w:rPr>
            </w:pPr>
            <w:ins w:id="540" w:author="Stefanie Lane" w:date="2022-08-29T18:41:00Z">
              <w:r w:rsidRPr="00823843">
                <w:rPr>
                  <w:rFonts w:ascii="Calibri" w:eastAsia="Times New Roman" w:hAnsi="Calibri" w:cs="Calibri"/>
                  <w:color w:val="000000"/>
                  <w:sz w:val="20"/>
                  <w:szCs w:val="20"/>
                </w:rPr>
                <w:t>28</w:t>
              </w:r>
            </w:ins>
          </w:p>
        </w:tc>
        <w:tc>
          <w:tcPr>
            <w:tcW w:w="700" w:type="dxa"/>
            <w:tcBorders>
              <w:top w:val="single" w:sz="4" w:space="0" w:color="auto"/>
              <w:left w:val="nil"/>
              <w:bottom w:val="single" w:sz="4" w:space="0" w:color="auto"/>
              <w:right w:val="nil"/>
            </w:tcBorders>
            <w:shd w:val="clear" w:color="auto" w:fill="auto"/>
            <w:noWrap/>
            <w:vAlign w:val="bottom"/>
            <w:hideMark/>
          </w:tcPr>
          <w:p w14:paraId="044D049E" w14:textId="77777777" w:rsidR="00736096" w:rsidRPr="00823843" w:rsidRDefault="00736096" w:rsidP="008E207B">
            <w:pPr>
              <w:spacing w:after="0" w:line="240" w:lineRule="auto"/>
              <w:jc w:val="center"/>
              <w:rPr>
                <w:ins w:id="541" w:author="Stefanie Lane" w:date="2022-08-29T18:41:00Z"/>
                <w:rFonts w:ascii="Calibri" w:eastAsia="Times New Roman" w:hAnsi="Calibri" w:cs="Calibri"/>
                <w:color w:val="000000"/>
                <w:sz w:val="20"/>
                <w:szCs w:val="20"/>
              </w:rPr>
            </w:pPr>
            <w:ins w:id="542" w:author="Stefanie Lane" w:date="2022-08-29T18:41:00Z">
              <w:r w:rsidRPr="00823843">
                <w:rPr>
                  <w:rFonts w:ascii="Calibri" w:eastAsia="Times New Roman" w:hAnsi="Calibri" w:cs="Calibri"/>
                  <w:color w:val="000000"/>
                  <w:sz w:val="20"/>
                  <w:szCs w:val="20"/>
                </w:rPr>
                <w:t>34</w:t>
              </w:r>
            </w:ins>
          </w:p>
        </w:tc>
        <w:tc>
          <w:tcPr>
            <w:tcW w:w="300" w:type="dxa"/>
            <w:tcBorders>
              <w:top w:val="nil"/>
              <w:left w:val="nil"/>
              <w:bottom w:val="nil"/>
              <w:right w:val="nil"/>
            </w:tcBorders>
            <w:shd w:val="clear" w:color="auto" w:fill="auto"/>
            <w:noWrap/>
            <w:vAlign w:val="bottom"/>
            <w:hideMark/>
          </w:tcPr>
          <w:p w14:paraId="19B6CDFC" w14:textId="77777777" w:rsidR="00736096" w:rsidRPr="00823843" w:rsidRDefault="00736096" w:rsidP="008E207B">
            <w:pPr>
              <w:spacing w:after="0" w:line="240" w:lineRule="auto"/>
              <w:jc w:val="center"/>
              <w:rPr>
                <w:ins w:id="543"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1508F2F3" w14:textId="77777777" w:rsidR="00736096" w:rsidRPr="00823843" w:rsidRDefault="00736096" w:rsidP="008E207B">
            <w:pPr>
              <w:spacing w:after="0" w:line="240" w:lineRule="auto"/>
              <w:jc w:val="center"/>
              <w:rPr>
                <w:ins w:id="544" w:author="Stefanie Lane" w:date="2022-08-29T18:41:00Z"/>
                <w:rFonts w:ascii="Calibri" w:eastAsia="Times New Roman" w:hAnsi="Calibri" w:cs="Calibri"/>
                <w:color w:val="000000"/>
                <w:sz w:val="20"/>
                <w:szCs w:val="20"/>
              </w:rPr>
            </w:pPr>
            <w:ins w:id="545" w:author="Stefanie Lane" w:date="2022-08-29T18:41:00Z">
              <w:r w:rsidRPr="00823843">
                <w:rPr>
                  <w:rFonts w:ascii="Calibri" w:eastAsia="Times New Roman" w:hAnsi="Calibri" w:cs="Calibri"/>
                  <w:color w:val="000000"/>
                  <w:sz w:val="20"/>
                  <w:szCs w:val="20"/>
                </w:rPr>
                <w:t>7.89</w:t>
              </w:r>
            </w:ins>
          </w:p>
        </w:tc>
        <w:tc>
          <w:tcPr>
            <w:tcW w:w="800" w:type="dxa"/>
            <w:tcBorders>
              <w:top w:val="nil"/>
              <w:left w:val="nil"/>
              <w:bottom w:val="single" w:sz="4" w:space="0" w:color="auto"/>
              <w:right w:val="nil"/>
            </w:tcBorders>
            <w:shd w:val="clear" w:color="auto" w:fill="auto"/>
            <w:noWrap/>
            <w:vAlign w:val="bottom"/>
            <w:hideMark/>
          </w:tcPr>
          <w:p w14:paraId="135D02D0" w14:textId="77777777" w:rsidR="00736096" w:rsidRPr="00823843" w:rsidRDefault="00736096" w:rsidP="008E207B">
            <w:pPr>
              <w:spacing w:after="0" w:line="240" w:lineRule="auto"/>
              <w:jc w:val="center"/>
              <w:rPr>
                <w:ins w:id="546" w:author="Stefanie Lane" w:date="2022-08-29T18:41:00Z"/>
                <w:rFonts w:ascii="Calibri" w:eastAsia="Times New Roman" w:hAnsi="Calibri" w:cs="Calibri"/>
                <w:color w:val="000000"/>
                <w:sz w:val="20"/>
                <w:szCs w:val="20"/>
              </w:rPr>
            </w:pPr>
            <w:ins w:id="547" w:author="Stefanie Lane" w:date="2022-08-29T18:41:00Z">
              <w:r w:rsidRPr="00823843">
                <w:rPr>
                  <w:rFonts w:ascii="Calibri" w:eastAsia="Times New Roman" w:hAnsi="Calibri" w:cs="Calibri"/>
                  <w:color w:val="000000"/>
                  <w:sz w:val="20"/>
                  <w:szCs w:val="20"/>
                </w:rPr>
                <w:t>2.69</w:t>
              </w:r>
            </w:ins>
          </w:p>
        </w:tc>
        <w:tc>
          <w:tcPr>
            <w:tcW w:w="800" w:type="dxa"/>
            <w:tcBorders>
              <w:top w:val="nil"/>
              <w:left w:val="nil"/>
              <w:bottom w:val="single" w:sz="4" w:space="0" w:color="auto"/>
              <w:right w:val="nil"/>
            </w:tcBorders>
            <w:shd w:val="clear" w:color="auto" w:fill="auto"/>
            <w:noWrap/>
            <w:vAlign w:val="bottom"/>
            <w:hideMark/>
          </w:tcPr>
          <w:p w14:paraId="72419151" w14:textId="77777777" w:rsidR="00736096" w:rsidRPr="00823843" w:rsidRDefault="00736096" w:rsidP="008E207B">
            <w:pPr>
              <w:spacing w:after="0" w:line="240" w:lineRule="auto"/>
              <w:jc w:val="center"/>
              <w:rPr>
                <w:ins w:id="548" w:author="Stefanie Lane" w:date="2022-08-29T18:41:00Z"/>
                <w:rFonts w:ascii="Calibri" w:eastAsia="Times New Roman" w:hAnsi="Calibri" w:cs="Calibri"/>
                <w:color w:val="000000"/>
                <w:sz w:val="20"/>
                <w:szCs w:val="20"/>
              </w:rPr>
            </w:pPr>
            <w:ins w:id="549" w:author="Stefanie Lane" w:date="2022-08-29T18:41:00Z">
              <w:r w:rsidRPr="00823843">
                <w:rPr>
                  <w:rFonts w:ascii="Calibri" w:eastAsia="Times New Roman" w:hAnsi="Calibri" w:cs="Calibri"/>
                  <w:color w:val="000000"/>
                  <w:sz w:val="20"/>
                  <w:szCs w:val="20"/>
                </w:rPr>
                <w:t>4.31</w:t>
              </w:r>
            </w:ins>
          </w:p>
        </w:tc>
      </w:tr>
      <w:tr w:rsidR="00736096" w:rsidRPr="00823843" w14:paraId="6E5EEC53" w14:textId="77777777" w:rsidTr="008E207B">
        <w:trPr>
          <w:trHeight w:val="200"/>
          <w:jc w:val="center"/>
          <w:ins w:id="550" w:author="Stefanie Lane" w:date="2022-08-29T18:41:00Z"/>
        </w:trPr>
        <w:tc>
          <w:tcPr>
            <w:tcW w:w="1080" w:type="dxa"/>
            <w:tcBorders>
              <w:top w:val="nil"/>
              <w:left w:val="nil"/>
              <w:bottom w:val="nil"/>
              <w:right w:val="nil"/>
            </w:tcBorders>
            <w:shd w:val="clear" w:color="auto" w:fill="auto"/>
            <w:noWrap/>
            <w:vAlign w:val="bottom"/>
            <w:hideMark/>
          </w:tcPr>
          <w:p w14:paraId="7B737D0F" w14:textId="77777777" w:rsidR="00736096" w:rsidRPr="00823843" w:rsidRDefault="00736096" w:rsidP="008E207B">
            <w:pPr>
              <w:spacing w:after="0" w:line="240" w:lineRule="auto"/>
              <w:jc w:val="center"/>
              <w:rPr>
                <w:ins w:id="551" w:author="Stefanie Lane" w:date="2022-08-29T18:41:00Z"/>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1891A3C9" w14:textId="77777777" w:rsidR="00736096" w:rsidRPr="00823843" w:rsidRDefault="00736096" w:rsidP="008E207B">
            <w:pPr>
              <w:spacing w:after="0" w:line="240" w:lineRule="auto"/>
              <w:rPr>
                <w:ins w:id="552" w:author="Stefanie Lane" w:date="2022-08-29T18:41:00Z"/>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264508E6" w14:textId="77777777" w:rsidR="00736096" w:rsidRPr="00823843" w:rsidRDefault="00736096" w:rsidP="008E207B">
            <w:pPr>
              <w:spacing w:after="0" w:line="240" w:lineRule="auto"/>
              <w:rPr>
                <w:ins w:id="553"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1731FD8" w14:textId="77777777" w:rsidR="00736096" w:rsidRPr="00823843" w:rsidRDefault="00736096" w:rsidP="008E207B">
            <w:pPr>
              <w:spacing w:after="0" w:line="240" w:lineRule="auto"/>
              <w:rPr>
                <w:ins w:id="554"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8997576" w14:textId="77777777" w:rsidR="00736096" w:rsidRPr="00823843" w:rsidRDefault="00736096" w:rsidP="008E207B">
            <w:pPr>
              <w:spacing w:after="0" w:line="240" w:lineRule="auto"/>
              <w:rPr>
                <w:ins w:id="555"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23C2176" w14:textId="77777777" w:rsidR="00736096" w:rsidRPr="00823843" w:rsidRDefault="00736096" w:rsidP="008E207B">
            <w:pPr>
              <w:spacing w:after="0" w:line="240" w:lineRule="auto"/>
              <w:rPr>
                <w:ins w:id="556"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7DC6D6E" w14:textId="77777777" w:rsidR="00736096" w:rsidRPr="00823843" w:rsidRDefault="00736096" w:rsidP="008E207B">
            <w:pPr>
              <w:spacing w:after="0" w:line="240" w:lineRule="auto"/>
              <w:rPr>
                <w:ins w:id="557" w:author="Stefanie Lane" w:date="2022-08-29T18:41:00Z"/>
                <w:rFonts w:ascii="Times New Roman" w:eastAsia="Times New Roman" w:hAnsi="Times New Roman" w:cs="Times New Roman"/>
                <w:sz w:val="20"/>
                <w:szCs w:val="20"/>
              </w:rPr>
            </w:pPr>
          </w:p>
        </w:tc>
      </w:tr>
      <w:tr w:rsidR="00736096" w:rsidRPr="00823843" w14:paraId="7D28DFF4" w14:textId="77777777" w:rsidTr="008E207B">
        <w:trPr>
          <w:trHeight w:val="290"/>
          <w:jc w:val="center"/>
          <w:ins w:id="558" w:author="Stefanie Lane" w:date="2022-08-29T18:41:00Z"/>
        </w:trPr>
        <w:tc>
          <w:tcPr>
            <w:tcW w:w="1080" w:type="dxa"/>
            <w:tcBorders>
              <w:top w:val="nil"/>
              <w:left w:val="nil"/>
              <w:bottom w:val="nil"/>
              <w:right w:val="nil"/>
            </w:tcBorders>
            <w:shd w:val="clear" w:color="auto" w:fill="auto"/>
            <w:noWrap/>
            <w:vAlign w:val="bottom"/>
            <w:hideMark/>
          </w:tcPr>
          <w:p w14:paraId="4A9D2469" w14:textId="77777777" w:rsidR="00736096" w:rsidRPr="00823843" w:rsidRDefault="00736096" w:rsidP="008E207B">
            <w:pPr>
              <w:spacing w:after="0" w:line="240" w:lineRule="auto"/>
              <w:rPr>
                <w:ins w:id="559" w:author="Stefanie Lane" w:date="2022-08-29T18:41:00Z"/>
                <w:rFonts w:ascii="Calibri" w:eastAsia="Times New Roman" w:hAnsi="Calibri" w:cs="Calibri"/>
                <w:b/>
                <w:bCs/>
                <w:color w:val="000000"/>
                <w:sz w:val="20"/>
                <w:szCs w:val="20"/>
              </w:rPr>
            </w:pPr>
            <w:ins w:id="560" w:author="Stefanie Lane" w:date="2022-08-29T18:41:00Z">
              <w:r w:rsidRPr="00823843">
                <w:rPr>
                  <w:rFonts w:ascii="Calibri" w:eastAsia="Times New Roman" w:hAnsi="Calibri" w:cs="Calibri"/>
                  <w:b/>
                  <w:bCs/>
                  <w:color w:val="000000"/>
                  <w:sz w:val="20"/>
                  <w:szCs w:val="20"/>
                </w:rPr>
                <w:t>Fescue</w:t>
              </w:r>
            </w:ins>
          </w:p>
        </w:tc>
        <w:tc>
          <w:tcPr>
            <w:tcW w:w="840" w:type="dxa"/>
            <w:tcBorders>
              <w:top w:val="nil"/>
              <w:left w:val="nil"/>
              <w:bottom w:val="nil"/>
              <w:right w:val="nil"/>
            </w:tcBorders>
            <w:shd w:val="clear" w:color="auto" w:fill="auto"/>
            <w:noWrap/>
            <w:vAlign w:val="bottom"/>
            <w:hideMark/>
          </w:tcPr>
          <w:p w14:paraId="098ABE84" w14:textId="77777777" w:rsidR="00736096" w:rsidRPr="00823843" w:rsidRDefault="00736096" w:rsidP="008E207B">
            <w:pPr>
              <w:spacing w:after="0" w:line="240" w:lineRule="auto"/>
              <w:rPr>
                <w:ins w:id="561" w:author="Stefanie Lane" w:date="2022-08-29T18:41: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2ABB96C9" w14:textId="77777777" w:rsidR="00736096" w:rsidRPr="00823843" w:rsidRDefault="00736096" w:rsidP="008E207B">
            <w:pPr>
              <w:spacing w:after="0" w:line="240" w:lineRule="auto"/>
              <w:rPr>
                <w:ins w:id="562"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99465C6" w14:textId="77777777" w:rsidR="00736096" w:rsidRPr="00823843" w:rsidRDefault="00736096" w:rsidP="008E207B">
            <w:pPr>
              <w:spacing w:after="0" w:line="240" w:lineRule="auto"/>
              <w:rPr>
                <w:ins w:id="563"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D114514" w14:textId="77777777" w:rsidR="00736096" w:rsidRPr="00823843" w:rsidRDefault="00736096" w:rsidP="008E207B">
            <w:pPr>
              <w:spacing w:after="0" w:line="240" w:lineRule="auto"/>
              <w:rPr>
                <w:ins w:id="564"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A93FCB0" w14:textId="77777777" w:rsidR="00736096" w:rsidRPr="00823843" w:rsidRDefault="00736096" w:rsidP="008E207B">
            <w:pPr>
              <w:spacing w:after="0" w:line="240" w:lineRule="auto"/>
              <w:rPr>
                <w:ins w:id="565"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A51BF69" w14:textId="77777777" w:rsidR="00736096" w:rsidRPr="00823843" w:rsidRDefault="00736096" w:rsidP="008E207B">
            <w:pPr>
              <w:spacing w:after="0" w:line="240" w:lineRule="auto"/>
              <w:rPr>
                <w:ins w:id="566" w:author="Stefanie Lane" w:date="2022-08-29T18:41:00Z"/>
                <w:rFonts w:ascii="Times New Roman" w:eastAsia="Times New Roman" w:hAnsi="Times New Roman" w:cs="Times New Roman"/>
                <w:sz w:val="20"/>
                <w:szCs w:val="20"/>
              </w:rPr>
            </w:pPr>
          </w:p>
        </w:tc>
      </w:tr>
      <w:tr w:rsidR="00736096" w:rsidRPr="00823843" w14:paraId="014C2A70" w14:textId="77777777" w:rsidTr="008E207B">
        <w:trPr>
          <w:trHeight w:val="290"/>
          <w:jc w:val="center"/>
          <w:ins w:id="567"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2424986A" w14:textId="77777777" w:rsidR="00736096" w:rsidRPr="00823843" w:rsidRDefault="00736096" w:rsidP="008E207B">
            <w:pPr>
              <w:spacing w:after="0" w:line="240" w:lineRule="auto"/>
              <w:jc w:val="right"/>
              <w:rPr>
                <w:ins w:id="568" w:author="Stefanie Lane" w:date="2022-08-29T18:41:00Z"/>
                <w:rFonts w:ascii="Calibri" w:eastAsia="Times New Roman" w:hAnsi="Calibri" w:cs="Calibri"/>
                <w:color w:val="000000"/>
                <w:sz w:val="20"/>
                <w:szCs w:val="20"/>
              </w:rPr>
            </w:pPr>
            <w:ins w:id="569" w:author="Stefanie Lane" w:date="2022-08-29T18:41:00Z">
              <w:r w:rsidRPr="00823843">
                <w:rPr>
                  <w:rFonts w:ascii="Calibri" w:eastAsia="Times New Roman" w:hAnsi="Calibri" w:cs="Calibri"/>
                  <w:color w:val="000000"/>
                  <w:sz w:val="20"/>
                  <w:szCs w:val="20"/>
                </w:rPr>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2AF7EF41" w14:textId="77777777" w:rsidR="00736096" w:rsidRPr="00823843" w:rsidRDefault="00736096" w:rsidP="008E207B">
            <w:pPr>
              <w:spacing w:after="0" w:line="240" w:lineRule="auto"/>
              <w:jc w:val="center"/>
              <w:rPr>
                <w:ins w:id="570" w:author="Stefanie Lane" w:date="2022-08-29T18:41:00Z"/>
                <w:rFonts w:ascii="Calibri" w:eastAsia="Times New Roman" w:hAnsi="Calibri" w:cs="Calibri"/>
                <w:color w:val="000000"/>
                <w:sz w:val="20"/>
                <w:szCs w:val="20"/>
              </w:rPr>
            </w:pPr>
            <w:ins w:id="571" w:author="Stefanie Lane" w:date="2022-08-29T18:41:00Z">
              <w:r w:rsidRPr="00823843">
                <w:rPr>
                  <w:rFonts w:ascii="Calibri" w:eastAsia="Times New Roman" w:hAnsi="Calibri" w:cs="Calibri"/>
                  <w:color w:val="000000"/>
                  <w:sz w:val="20"/>
                  <w:szCs w:val="20"/>
                </w:rPr>
                <w:t>29</w:t>
              </w:r>
            </w:ins>
          </w:p>
        </w:tc>
        <w:tc>
          <w:tcPr>
            <w:tcW w:w="700" w:type="dxa"/>
            <w:tcBorders>
              <w:top w:val="single" w:sz="4" w:space="0" w:color="auto"/>
              <w:left w:val="nil"/>
              <w:bottom w:val="single" w:sz="4" w:space="0" w:color="auto"/>
              <w:right w:val="nil"/>
            </w:tcBorders>
            <w:shd w:val="clear" w:color="auto" w:fill="auto"/>
            <w:noWrap/>
            <w:vAlign w:val="bottom"/>
            <w:hideMark/>
          </w:tcPr>
          <w:p w14:paraId="04A254CD" w14:textId="77777777" w:rsidR="00736096" w:rsidRPr="00823843" w:rsidRDefault="00736096" w:rsidP="008E207B">
            <w:pPr>
              <w:spacing w:after="0" w:line="240" w:lineRule="auto"/>
              <w:jc w:val="center"/>
              <w:rPr>
                <w:ins w:id="572" w:author="Stefanie Lane" w:date="2022-08-29T18:41:00Z"/>
                <w:rFonts w:ascii="Calibri" w:eastAsia="Times New Roman" w:hAnsi="Calibri" w:cs="Calibri"/>
                <w:color w:val="000000"/>
                <w:sz w:val="20"/>
                <w:szCs w:val="20"/>
              </w:rPr>
            </w:pPr>
            <w:ins w:id="573" w:author="Stefanie Lane" w:date="2022-08-29T18:41:00Z">
              <w:r w:rsidRPr="00823843">
                <w:rPr>
                  <w:rFonts w:ascii="Calibri" w:eastAsia="Times New Roman" w:hAnsi="Calibri" w:cs="Calibri"/>
                  <w:color w:val="000000"/>
                  <w:sz w:val="20"/>
                  <w:szCs w:val="20"/>
                </w:rPr>
                <w:t>47</w:t>
              </w:r>
            </w:ins>
          </w:p>
        </w:tc>
        <w:tc>
          <w:tcPr>
            <w:tcW w:w="300" w:type="dxa"/>
            <w:tcBorders>
              <w:top w:val="nil"/>
              <w:left w:val="nil"/>
              <w:bottom w:val="nil"/>
              <w:right w:val="nil"/>
            </w:tcBorders>
            <w:shd w:val="clear" w:color="auto" w:fill="auto"/>
            <w:noWrap/>
            <w:vAlign w:val="bottom"/>
            <w:hideMark/>
          </w:tcPr>
          <w:p w14:paraId="629BFB30" w14:textId="77777777" w:rsidR="00736096" w:rsidRPr="00823843" w:rsidRDefault="00736096" w:rsidP="008E207B">
            <w:pPr>
              <w:spacing w:after="0" w:line="240" w:lineRule="auto"/>
              <w:jc w:val="center"/>
              <w:rPr>
                <w:ins w:id="574" w:author="Stefanie Lane" w:date="2022-08-29T18:41: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15003B8E" w14:textId="77777777" w:rsidR="00736096" w:rsidRPr="00823843" w:rsidRDefault="00736096" w:rsidP="008E207B">
            <w:pPr>
              <w:spacing w:after="0" w:line="240" w:lineRule="auto"/>
              <w:jc w:val="center"/>
              <w:rPr>
                <w:ins w:id="575" w:author="Stefanie Lane" w:date="2022-08-29T18:41:00Z"/>
                <w:rFonts w:ascii="Calibri" w:eastAsia="Times New Roman" w:hAnsi="Calibri" w:cs="Calibri"/>
                <w:color w:val="000000"/>
                <w:sz w:val="20"/>
                <w:szCs w:val="20"/>
              </w:rPr>
            </w:pPr>
            <w:ins w:id="576" w:author="Stefanie Lane" w:date="2022-08-29T18:41:00Z">
              <w:r w:rsidRPr="00823843">
                <w:rPr>
                  <w:rFonts w:ascii="Calibri" w:eastAsia="Times New Roman" w:hAnsi="Calibri" w:cs="Calibri"/>
                  <w:color w:val="000000"/>
                  <w:sz w:val="20"/>
                  <w:szCs w:val="20"/>
                </w:rPr>
                <w:t>12.83</w:t>
              </w:r>
            </w:ins>
          </w:p>
        </w:tc>
        <w:tc>
          <w:tcPr>
            <w:tcW w:w="800" w:type="dxa"/>
            <w:tcBorders>
              <w:top w:val="single" w:sz="4" w:space="0" w:color="auto"/>
              <w:left w:val="nil"/>
              <w:bottom w:val="single" w:sz="4" w:space="0" w:color="auto"/>
              <w:right w:val="nil"/>
            </w:tcBorders>
            <w:shd w:val="clear" w:color="auto" w:fill="auto"/>
            <w:noWrap/>
            <w:vAlign w:val="bottom"/>
            <w:hideMark/>
          </w:tcPr>
          <w:p w14:paraId="44F96544" w14:textId="77777777" w:rsidR="00736096" w:rsidRPr="00823843" w:rsidRDefault="00736096" w:rsidP="008E207B">
            <w:pPr>
              <w:spacing w:after="0" w:line="240" w:lineRule="auto"/>
              <w:jc w:val="center"/>
              <w:rPr>
                <w:ins w:id="577" w:author="Stefanie Lane" w:date="2022-08-29T18:41:00Z"/>
                <w:rFonts w:ascii="Calibri" w:eastAsia="Times New Roman" w:hAnsi="Calibri" w:cs="Calibri"/>
                <w:color w:val="000000"/>
                <w:sz w:val="20"/>
                <w:szCs w:val="20"/>
              </w:rPr>
            </w:pPr>
            <w:ins w:id="578" w:author="Stefanie Lane" w:date="2022-08-29T18:41:00Z">
              <w:r w:rsidRPr="00823843">
                <w:rPr>
                  <w:rFonts w:ascii="Calibri" w:eastAsia="Times New Roman" w:hAnsi="Calibri" w:cs="Calibri"/>
                  <w:color w:val="000000"/>
                  <w:sz w:val="20"/>
                  <w:szCs w:val="20"/>
                </w:rPr>
                <w:t>3.87</w:t>
              </w:r>
            </w:ins>
          </w:p>
        </w:tc>
        <w:tc>
          <w:tcPr>
            <w:tcW w:w="800" w:type="dxa"/>
            <w:tcBorders>
              <w:top w:val="single" w:sz="4" w:space="0" w:color="auto"/>
              <w:left w:val="nil"/>
              <w:bottom w:val="single" w:sz="4" w:space="0" w:color="auto"/>
              <w:right w:val="nil"/>
            </w:tcBorders>
            <w:shd w:val="clear" w:color="auto" w:fill="auto"/>
            <w:noWrap/>
            <w:vAlign w:val="bottom"/>
            <w:hideMark/>
          </w:tcPr>
          <w:p w14:paraId="2EAEC1C3" w14:textId="77777777" w:rsidR="00736096" w:rsidRPr="00823843" w:rsidRDefault="00736096" w:rsidP="008E207B">
            <w:pPr>
              <w:spacing w:after="0" w:line="240" w:lineRule="auto"/>
              <w:jc w:val="center"/>
              <w:rPr>
                <w:ins w:id="579" w:author="Stefanie Lane" w:date="2022-08-29T18:41:00Z"/>
                <w:rFonts w:ascii="Calibri" w:eastAsia="Times New Roman" w:hAnsi="Calibri" w:cs="Calibri"/>
                <w:color w:val="000000"/>
                <w:sz w:val="20"/>
                <w:szCs w:val="20"/>
              </w:rPr>
            </w:pPr>
            <w:ins w:id="580" w:author="Stefanie Lane" w:date="2022-08-29T18:41:00Z">
              <w:r w:rsidRPr="00823843">
                <w:rPr>
                  <w:rFonts w:ascii="Calibri" w:eastAsia="Times New Roman" w:hAnsi="Calibri" w:cs="Calibri"/>
                  <w:color w:val="000000"/>
                  <w:sz w:val="20"/>
                  <w:szCs w:val="20"/>
                </w:rPr>
                <w:t>3.66</w:t>
              </w:r>
            </w:ins>
          </w:p>
        </w:tc>
      </w:tr>
      <w:tr w:rsidR="00736096" w:rsidRPr="00823843" w14:paraId="5251DF43" w14:textId="77777777" w:rsidTr="008E207B">
        <w:trPr>
          <w:trHeight w:val="290"/>
          <w:jc w:val="center"/>
          <w:ins w:id="581" w:author="Stefanie Lane" w:date="2022-08-29T18:41:00Z"/>
        </w:trPr>
        <w:tc>
          <w:tcPr>
            <w:tcW w:w="1080" w:type="dxa"/>
            <w:tcBorders>
              <w:top w:val="nil"/>
              <w:left w:val="nil"/>
              <w:bottom w:val="nil"/>
              <w:right w:val="nil"/>
            </w:tcBorders>
            <w:shd w:val="clear" w:color="auto" w:fill="auto"/>
            <w:noWrap/>
            <w:vAlign w:val="bottom"/>
            <w:hideMark/>
          </w:tcPr>
          <w:p w14:paraId="6204C0EF" w14:textId="77777777" w:rsidR="00736096" w:rsidRPr="00823843" w:rsidRDefault="00736096" w:rsidP="008E207B">
            <w:pPr>
              <w:spacing w:after="0" w:line="240" w:lineRule="auto"/>
              <w:jc w:val="right"/>
              <w:rPr>
                <w:ins w:id="582" w:author="Stefanie Lane" w:date="2022-08-29T18:41:00Z"/>
                <w:rFonts w:ascii="Calibri" w:eastAsia="Times New Roman" w:hAnsi="Calibri" w:cs="Calibri"/>
                <w:color w:val="000000"/>
                <w:sz w:val="20"/>
                <w:szCs w:val="20"/>
              </w:rPr>
            </w:pPr>
            <w:ins w:id="583" w:author="Stefanie Lane" w:date="2022-08-29T18:41:00Z">
              <w:r w:rsidRPr="00823843">
                <w:rPr>
                  <w:rFonts w:ascii="Calibri" w:eastAsia="Times New Roman" w:hAnsi="Calibri" w:cs="Calibri"/>
                  <w:color w:val="000000"/>
                  <w:sz w:val="20"/>
                  <w:szCs w:val="20"/>
                </w:rPr>
                <w:t>1999</w:t>
              </w:r>
            </w:ins>
          </w:p>
        </w:tc>
        <w:tc>
          <w:tcPr>
            <w:tcW w:w="840" w:type="dxa"/>
            <w:tcBorders>
              <w:top w:val="nil"/>
              <w:left w:val="nil"/>
              <w:bottom w:val="single" w:sz="4" w:space="0" w:color="auto"/>
              <w:right w:val="nil"/>
            </w:tcBorders>
            <w:shd w:val="clear" w:color="auto" w:fill="auto"/>
            <w:noWrap/>
            <w:vAlign w:val="bottom"/>
            <w:hideMark/>
          </w:tcPr>
          <w:p w14:paraId="6B6A7E25" w14:textId="77777777" w:rsidR="00736096" w:rsidRPr="00823843" w:rsidRDefault="00736096" w:rsidP="008E207B">
            <w:pPr>
              <w:spacing w:after="0" w:line="240" w:lineRule="auto"/>
              <w:jc w:val="center"/>
              <w:rPr>
                <w:ins w:id="584" w:author="Stefanie Lane" w:date="2022-08-29T18:41:00Z"/>
                <w:rFonts w:ascii="Calibri" w:eastAsia="Times New Roman" w:hAnsi="Calibri" w:cs="Calibri"/>
                <w:color w:val="000000"/>
                <w:sz w:val="20"/>
                <w:szCs w:val="20"/>
              </w:rPr>
            </w:pPr>
            <w:ins w:id="585" w:author="Stefanie Lane" w:date="2022-08-29T18:41:00Z">
              <w:r w:rsidRPr="00823843">
                <w:rPr>
                  <w:rFonts w:ascii="Calibri" w:eastAsia="Times New Roman" w:hAnsi="Calibri" w:cs="Calibri"/>
                  <w:color w:val="000000"/>
                  <w:sz w:val="20"/>
                  <w:szCs w:val="20"/>
                </w:rPr>
                <w:t>33</w:t>
              </w:r>
            </w:ins>
          </w:p>
        </w:tc>
        <w:tc>
          <w:tcPr>
            <w:tcW w:w="700" w:type="dxa"/>
            <w:tcBorders>
              <w:top w:val="nil"/>
              <w:left w:val="nil"/>
              <w:bottom w:val="nil"/>
              <w:right w:val="nil"/>
            </w:tcBorders>
            <w:shd w:val="clear" w:color="auto" w:fill="auto"/>
            <w:noWrap/>
            <w:vAlign w:val="bottom"/>
            <w:hideMark/>
          </w:tcPr>
          <w:p w14:paraId="6F763744" w14:textId="77777777" w:rsidR="00736096" w:rsidRPr="00823843" w:rsidRDefault="00736096" w:rsidP="008E207B">
            <w:pPr>
              <w:spacing w:after="0" w:line="240" w:lineRule="auto"/>
              <w:jc w:val="center"/>
              <w:rPr>
                <w:ins w:id="586" w:author="Stefanie Lane" w:date="2022-08-29T18:41:00Z"/>
                <w:rFonts w:ascii="Calibri" w:eastAsia="Times New Roman" w:hAnsi="Calibri" w:cs="Calibri"/>
                <w:color w:val="000000"/>
                <w:sz w:val="20"/>
                <w:szCs w:val="20"/>
              </w:rPr>
            </w:pPr>
            <w:ins w:id="587" w:author="Stefanie Lane" w:date="2022-08-29T18:41:00Z">
              <w:r w:rsidRPr="00823843">
                <w:rPr>
                  <w:rFonts w:ascii="Calibri" w:eastAsia="Times New Roman" w:hAnsi="Calibri" w:cs="Calibri"/>
                  <w:color w:val="000000"/>
                  <w:sz w:val="20"/>
                  <w:szCs w:val="20"/>
                </w:rPr>
                <w:t>41</w:t>
              </w:r>
            </w:ins>
          </w:p>
        </w:tc>
        <w:tc>
          <w:tcPr>
            <w:tcW w:w="300" w:type="dxa"/>
            <w:tcBorders>
              <w:top w:val="nil"/>
              <w:left w:val="nil"/>
              <w:bottom w:val="nil"/>
              <w:right w:val="nil"/>
            </w:tcBorders>
            <w:shd w:val="clear" w:color="auto" w:fill="auto"/>
            <w:noWrap/>
            <w:vAlign w:val="bottom"/>
            <w:hideMark/>
          </w:tcPr>
          <w:p w14:paraId="25332636" w14:textId="77777777" w:rsidR="00736096" w:rsidRPr="00823843" w:rsidRDefault="00736096" w:rsidP="008E207B">
            <w:pPr>
              <w:spacing w:after="0" w:line="240" w:lineRule="auto"/>
              <w:jc w:val="center"/>
              <w:rPr>
                <w:ins w:id="588"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364DBEDC" w14:textId="77777777" w:rsidR="00736096" w:rsidRPr="00823843" w:rsidRDefault="00736096" w:rsidP="008E207B">
            <w:pPr>
              <w:spacing w:after="0" w:line="240" w:lineRule="auto"/>
              <w:jc w:val="center"/>
              <w:rPr>
                <w:ins w:id="589" w:author="Stefanie Lane" w:date="2022-08-29T18:41:00Z"/>
                <w:rFonts w:ascii="Calibri" w:eastAsia="Times New Roman" w:hAnsi="Calibri" w:cs="Calibri"/>
                <w:color w:val="000000"/>
                <w:sz w:val="20"/>
                <w:szCs w:val="20"/>
              </w:rPr>
            </w:pPr>
            <w:ins w:id="590" w:author="Stefanie Lane" w:date="2022-08-29T18:41:00Z">
              <w:r w:rsidRPr="00823843">
                <w:rPr>
                  <w:rFonts w:ascii="Calibri" w:eastAsia="Times New Roman" w:hAnsi="Calibri" w:cs="Calibri"/>
                  <w:color w:val="000000"/>
                  <w:sz w:val="20"/>
                  <w:szCs w:val="20"/>
                </w:rPr>
                <w:t>9.69</w:t>
              </w:r>
            </w:ins>
          </w:p>
        </w:tc>
        <w:tc>
          <w:tcPr>
            <w:tcW w:w="800" w:type="dxa"/>
            <w:tcBorders>
              <w:top w:val="nil"/>
              <w:left w:val="nil"/>
              <w:bottom w:val="single" w:sz="4" w:space="0" w:color="auto"/>
              <w:right w:val="nil"/>
            </w:tcBorders>
            <w:shd w:val="clear" w:color="auto" w:fill="auto"/>
            <w:noWrap/>
            <w:vAlign w:val="bottom"/>
            <w:hideMark/>
          </w:tcPr>
          <w:p w14:paraId="5F9FBE35" w14:textId="77777777" w:rsidR="00736096" w:rsidRPr="00823843" w:rsidRDefault="00736096" w:rsidP="008E207B">
            <w:pPr>
              <w:spacing w:after="0" w:line="240" w:lineRule="auto"/>
              <w:jc w:val="center"/>
              <w:rPr>
                <w:ins w:id="591" w:author="Stefanie Lane" w:date="2022-08-29T18:41:00Z"/>
                <w:rFonts w:ascii="Calibri" w:eastAsia="Times New Roman" w:hAnsi="Calibri" w:cs="Calibri"/>
                <w:color w:val="000000"/>
                <w:sz w:val="20"/>
                <w:szCs w:val="20"/>
              </w:rPr>
            </w:pPr>
            <w:ins w:id="592" w:author="Stefanie Lane" w:date="2022-08-29T18:41:00Z">
              <w:r w:rsidRPr="00823843">
                <w:rPr>
                  <w:rFonts w:ascii="Calibri" w:eastAsia="Times New Roman" w:hAnsi="Calibri" w:cs="Calibri"/>
                  <w:color w:val="000000"/>
                  <w:sz w:val="20"/>
                  <w:szCs w:val="20"/>
                </w:rPr>
                <w:t>3.96</w:t>
              </w:r>
            </w:ins>
          </w:p>
        </w:tc>
        <w:tc>
          <w:tcPr>
            <w:tcW w:w="800" w:type="dxa"/>
            <w:tcBorders>
              <w:top w:val="nil"/>
              <w:left w:val="nil"/>
              <w:bottom w:val="single" w:sz="4" w:space="0" w:color="auto"/>
              <w:right w:val="nil"/>
            </w:tcBorders>
            <w:shd w:val="clear" w:color="auto" w:fill="auto"/>
            <w:noWrap/>
            <w:vAlign w:val="bottom"/>
            <w:hideMark/>
          </w:tcPr>
          <w:p w14:paraId="0E50F19D" w14:textId="77777777" w:rsidR="00736096" w:rsidRPr="00823843" w:rsidRDefault="00736096" w:rsidP="008E207B">
            <w:pPr>
              <w:spacing w:after="0" w:line="240" w:lineRule="auto"/>
              <w:jc w:val="center"/>
              <w:rPr>
                <w:ins w:id="593" w:author="Stefanie Lane" w:date="2022-08-29T18:41:00Z"/>
                <w:rFonts w:ascii="Calibri" w:eastAsia="Times New Roman" w:hAnsi="Calibri" w:cs="Calibri"/>
                <w:color w:val="000000"/>
                <w:sz w:val="20"/>
                <w:szCs w:val="20"/>
              </w:rPr>
            </w:pPr>
            <w:ins w:id="594" w:author="Stefanie Lane" w:date="2022-08-29T18:41:00Z">
              <w:r w:rsidRPr="00823843">
                <w:rPr>
                  <w:rFonts w:ascii="Calibri" w:eastAsia="Times New Roman" w:hAnsi="Calibri" w:cs="Calibri"/>
                  <w:color w:val="000000"/>
                  <w:sz w:val="20"/>
                  <w:szCs w:val="20"/>
                </w:rPr>
                <w:t>4.23</w:t>
              </w:r>
            </w:ins>
          </w:p>
        </w:tc>
      </w:tr>
      <w:tr w:rsidR="00736096" w:rsidRPr="00823843" w14:paraId="3B79289F" w14:textId="77777777" w:rsidTr="008E207B">
        <w:trPr>
          <w:trHeight w:val="290"/>
          <w:jc w:val="center"/>
          <w:ins w:id="595"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29EEF544" w14:textId="77777777" w:rsidR="00736096" w:rsidRPr="00823843" w:rsidRDefault="00736096" w:rsidP="008E207B">
            <w:pPr>
              <w:spacing w:after="0" w:line="240" w:lineRule="auto"/>
              <w:jc w:val="right"/>
              <w:rPr>
                <w:ins w:id="596" w:author="Stefanie Lane" w:date="2022-08-29T18:41:00Z"/>
                <w:rFonts w:ascii="Calibri" w:eastAsia="Times New Roman" w:hAnsi="Calibri" w:cs="Calibri"/>
                <w:color w:val="000000"/>
                <w:sz w:val="20"/>
                <w:szCs w:val="20"/>
              </w:rPr>
            </w:pPr>
            <w:ins w:id="597" w:author="Stefanie Lane" w:date="2022-08-29T18:41:00Z">
              <w:r w:rsidRPr="00823843">
                <w:rPr>
                  <w:rFonts w:ascii="Calibri" w:eastAsia="Times New Roman" w:hAnsi="Calibri" w:cs="Calibri"/>
                  <w:color w:val="000000"/>
                  <w:sz w:val="20"/>
                  <w:szCs w:val="20"/>
                </w:rPr>
                <w:t>2019</w:t>
              </w:r>
            </w:ins>
          </w:p>
        </w:tc>
        <w:tc>
          <w:tcPr>
            <w:tcW w:w="840" w:type="dxa"/>
            <w:tcBorders>
              <w:top w:val="nil"/>
              <w:left w:val="nil"/>
              <w:bottom w:val="single" w:sz="4" w:space="0" w:color="auto"/>
              <w:right w:val="nil"/>
            </w:tcBorders>
            <w:shd w:val="clear" w:color="auto" w:fill="auto"/>
            <w:noWrap/>
            <w:vAlign w:val="bottom"/>
            <w:hideMark/>
          </w:tcPr>
          <w:p w14:paraId="4F440912" w14:textId="77777777" w:rsidR="00736096" w:rsidRPr="00823843" w:rsidRDefault="00736096" w:rsidP="008E207B">
            <w:pPr>
              <w:spacing w:after="0" w:line="240" w:lineRule="auto"/>
              <w:jc w:val="center"/>
              <w:rPr>
                <w:ins w:id="598" w:author="Stefanie Lane" w:date="2022-08-29T18:41:00Z"/>
                <w:rFonts w:ascii="Calibri" w:eastAsia="Times New Roman" w:hAnsi="Calibri" w:cs="Calibri"/>
                <w:color w:val="000000"/>
                <w:sz w:val="20"/>
                <w:szCs w:val="20"/>
              </w:rPr>
            </w:pPr>
            <w:ins w:id="599" w:author="Stefanie Lane" w:date="2022-08-29T18:41:00Z">
              <w:r w:rsidRPr="00823843">
                <w:rPr>
                  <w:rFonts w:ascii="Calibri" w:eastAsia="Times New Roman" w:hAnsi="Calibri" w:cs="Calibri"/>
                  <w:color w:val="000000"/>
                  <w:sz w:val="20"/>
                  <w:szCs w:val="20"/>
                </w:rPr>
                <w:t>18</w:t>
              </w:r>
            </w:ins>
          </w:p>
        </w:tc>
        <w:tc>
          <w:tcPr>
            <w:tcW w:w="700" w:type="dxa"/>
            <w:tcBorders>
              <w:top w:val="single" w:sz="4" w:space="0" w:color="auto"/>
              <w:left w:val="nil"/>
              <w:bottom w:val="single" w:sz="4" w:space="0" w:color="auto"/>
              <w:right w:val="nil"/>
            </w:tcBorders>
            <w:shd w:val="clear" w:color="auto" w:fill="auto"/>
            <w:noWrap/>
            <w:vAlign w:val="bottom"/>
            <w:hideMark/>
          </w:tcPr>
          <w:p w14:paraId="001CC971" w14:textId="77777777" w:rsidR="00736096" w:rsidRPr="00823843" w:rsidRDefault="00736096" w:rsidP="008E207B">
            <w:pPr>
              <w:spacing w:after="0" w:line="240" w:lineRule="auto"/>
              <w:jc w:val="center"/>
              <w:rPr>
                <w:ins w:id="600" w:author="Stefanie Lane" w:date="2022-08-29T18:41:00Z"/>
                <w:rFonts w:ascii="Calibri" w:eastAsia="Times New Roman" w:hAnsi="Calibri" w:cs="Calibri"/>
                <w:color w:val="000000"/>
                <w:sz w:val="20"/>
                <w:szCs w:val="20"/>
              </w:rPr>
            </w:pPr>
            <w:ins w:id="601" w:author="Stefanie Lane" w:date="2022-08-29T18:41:00Z">
              <w:r w:rsidRPr="00823843">
                <w:rPr>
                  <w:rFonts w:ascii="Calibri" w:eastAsia="Times New Roman" w:hAnsi="Calibri" w:cs="Calibri"/>
                  <w:color w:val="000000"/>
                  <w:sz w:val="20"/>
                  <w:szCs w:val="20"/>
                </w:rPr>
                <w:t>27</w:t>
              </w:r>
            </w:ins>
          </w:p>
        </w:tc>
        <w:tc>
          <w:tcPr>
            <w:tcW w:w="300" w:type="dxa"/>
            <w:tcBorders>
              <w:top w:val="nil"/>
              <w:left w:val="nil"/>
              <w:bottom w:val="nil"/>
              <w:right w:val="nil"/>
            </w:tcBorders>
            <w:shd w:val="clear" w:color="auto" w:fill="auto"/>
            <w:noWrap/>
            <w:vAlign w:val="bottom"/>
            <w:hideMark/>
          </w:tcPr>
          <w:p w14:paraId="6B68959E" w14:textId="77777777" w:rsidR="00736096" w:rsidRPr="00823843" w:rsidRDefault="00736096" w:rsidP="008E207B">
            <w:pPr>
              <w:spacing w:after="0" w:line="240" w:lineRule="auto"/>
              <w:jc w:val="center"/>
              <w:rPr>
                <w:ins w:id="602"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2640B6A1" w14:textId="77777777" w:rsidR="00736096" w:rsidRPr="00823843" w:rsidRDefault="00736096" w:rsidP="008E207B">
            <w:pPr>
              <w:spacing w:after="0" w:line="240" w:lineRule="auto"/>
              <w:jc w:val="center"/>
              <w:rPr>
                <w:ins w:id="603" w:author="Stefanie Lane" w:date="2022-08-29T18:41:00Z"/>
                <w:rFonts w:ascii="Calibri" w:eastAsia="Times New Roman" w:hAnsi="Calibri" w:cs="Calibri"/>
                <w:color w:val="000000"/>
                <w:sz w:val="20"/>
                <w:szCs w:val="20"/>
              </w:rPr>
            </w:pPr>
            <w:ins w:id="604" w:author="Stefanie Lane" w:date="2022-08-29T18:41:00Z">
              <w:r w:rsidRPr="00823843">
                <w:rPr>
                  <w:rFonts w:ascii="Calibri" w:eastAsia="Times New Roman" w:hAnsi="Calibri" w:cs="Calibri"/>
                  <w:color w:val="000000"/>
                  <w:sz w:val="20"/>
                  <w:szCs w:val="20"/>
                </w:rPr>
                <w:t>5.83</w:t>
              </w:r>
            </w:ins>
          </w:p>
        </w:tc>
        <w:tc>
          <w:tcPr>
            <w:tcW w:w="800" w:type="dxa"/>
            <w:tcBorders>
              <w:top w:val="nil"/>
              <w:left w:val="nil"/>
              <w:bottom w:val="single" w:sz="4" w:space="0" w:color="auto"/>
              <w:right w:val="nil"/>
            </w:tcBorders>
            <w:shd w:val="clear" w:color="auto" w:fill="auto"/>
            <w:noWrap/>
            <w:vAlign w:val="bottom"/>
            <w:hideMark/>
          </w:tcPr>
          <w:p w14:paraId="1BAAF377" w14:textId="77777777" w:rsidR="00736096" w:rsidRPr="00823843" w:rsidRDefault="00736096" w:rsidP="008E207B">
            <w:pPr>
              <w:spacing w:after="0" w:line="240" w:lineRule="auto"/>
              <w:jc w:val="center"/>
              <w:rPr>
                <w:ins w:id="605" w:author="Stefanie Lane" w:date="2022-08-29T18:41:00Z"/>
                <w:rFonts w:ascii="Calibri" w:eastAsia="Times New Roman" w:hAnsi="Calibri" w:cs="Calibri"/>
                <w:color w:val="000000"/>
                <w:sz w:val="20"/>
                <w:szCs w:val="20"/>
              </w:rPr>
            </w:pPr>
            <w:ins w:id="606" w:author="Stefanie Lane" w:date="2022-08-29T18:41:00Z">
              <w:r w:rsidRPr="00823843">
                <w:rPr>
                  <w:rFonts w:ascii="Calibri" w:eastAsia="Times New Roman" w:hAnsi="Calibri" w:cs="Calibri"/>
                  <w:color w:val="000000"/>
                  <w:sz w:val="20"/>
                  <w:szCs w:val="20"/>
                </w:rPr>
                <w:t>2.79</w:t>
              </w:r>
            </w:ins>
          </w:p>
        </w:tc>
        <w:tc>
          <w:tcPr>
            <w:tcW w:w="800" w:type="dxa"/>
            <w:tcBorders>
              <w:top w:val="nil"/>
              <w:left w:val="nil"/>
              <w:bottom w:val="single" w:sz="4" w:space="0" w:color="auto"/>
              <w:right w:val="nil"/>
            </w:tcBorders>
            <w:shd w:val="clear" w:color="auto" w:fill="auto"/>
            <w:noWrap/>
            <w:vAlign w:val="bottom"/>
            <w:hideMark/>
          </w:tcPr>
          <w:p w14:paraId="084ADFD2" w14:textId="77777777" w:rsidR="00736096" w:rsidRPr="00823843" w:rsidRDefault="00736096" w:rsidP="008E207B">
            <w:pPr>
              <w:spacing w:after="0" w:line="240" w:lineRule="auto"/>
              <w:jc w:val="center"/>
              <w:rPr>
                <w:ins w:id="607" w:author="Stefanie Lane" w:date="2022-08-29T18:41:00Z"/>
                <w:rFonts w:ascii="Calibri" w:eastAsia="Times New Roman" w:hAnsi="Calibri" w:cs="Calibri"/>
                <w:color w:val="000000"/>
                <w:sz w:val="20"/>
                <w:szCs w:val="20"/>
              </w:rPr>
            </w:pPr>
            <w:ins w:id="608" w:author="Stefanie Lane" w:date="2022-08-29T18:41:00Z">
              <w:r w:rsidRPr="00823843">
                <w:rPr>
                  <w:rFonts w:ascii="Calibri" w:eastAsia="Times New Roman" w:hAnsi="Calibri" w:cs="Calibri"/>
                  <w:color w:val="000000"/>
                  <w:sz w:val="20"/>
                  <w:szCs w:val="20"/>
                </w:rPr>
                <w:t>4.63</w:t>
              </w:r>
            </w:ins>
          </w:p>
        </w:tc>
      </w:tr>
      <w:tr w:rsidR="00736096" w:rsidRPr="00823843" w14:paraId="4518F26B" w14:textId="77777777" w:rsidTr="008E207B">
        <w:trPr>
          <w:trHeight w:val="200"/>
          <w:jc w:val="center"/>
          <w:ins w:id="609" w:author="Stefanie Lane" w:date="2022-08-29T18:41:00Z"/>
        </w:trPr>
        <w:tc>
          <w:tcPr>
            <w:tcW w:w="1080" w:type="dxa"/>
            <w:tcBorders>
              <w:top w:val="nil"/>
              <w:left w:val="nil"/>
              <w:bottom w:val="nil"/>
              <w:right w:val="nil"/>
            </w:tcBorders>
            <w:shd w:val="clear" w:color="auto" w:fill="auto"/>
            <w:noWrap/>
            <w:vAlign w:val="bottom"/>
            <w:hideMark/>
          </w:tcPr>
          <w:p w14:paraId="3218317B" w14:textId="77777777" w:rsidR="00736096" w:rsidRPr="00823843" w:rsidRDefault="00736096" w:rsidP="008E207B">
            <w:pPr>
              <w:spacing w:after="0" w:line="240" w:lineRule="auto"/>
              <w:jc w:val="center"/>
              <w:rPr>
                <w:ins w:id="610" w:author="Stefanie Lane" w:date="2022-08-29T18:41:00Z"/>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652F0DBA" w14:textId="77777777" w:rsidR="00736096" w:rsidRPr="00823843" w:rsidRDefault="00736096" w:rsidP="008E207B">
            <w:pPr>
              <w:spacing w:after="0" w:line="240" w:lineRule="auto"/>
              <w:rPr>
                <w:ins w:id="611" w:author="Stefanie Lane" w:date="2022-08-29T18:41:00Z"/>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592E94CD" w14:textId="77777777" w:rsidR="00736096" w:rsidRPr="00823843" w:rsidRDefault="00736096" w:rsidP="008E207B">
            <w:pPr>
              <w:spacing w:after="0" w:line="240" w:lineRule="auto"/>
              <w:rPr>
                <w:ins w:id="612"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B0F5C74" w14:textId="77777777" w:rsidR="00736096" w:rsidRPr="00823843" w:rsidRDefault="00736096" w:rsidP="008E207B">
            <w:pPr>
              <w:spacing w:after="0" w:line="240" w:lineRule="auto"/>
              <w:rPr>
                <w:ins w:id="613"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75AC221" w14:textId="77777777" w:rsidR="00736096" w:rsidRPr="00823843" w:rsidRDefault="00736096" w:rsidP="008E207B">
            <w:pPr>
              <w:spacing w:after="0" w:line="240" w:lineRule="auto"/>
              <w:rPr>
                <w:ins w:id="614"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FD64CB8" w14:textId="77777777" w:rsidR="00736096" w:rsidRPr="00823843" w:rsidRDefault="00736096" w:rsidP="008E207B">
            <w:pPr>
              <w:spacing w:after="0" w:line="240" w:lineRule="auto"/>
              <w:rPr>
                <w:ins w:id="615"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B4A1BCA" w14:textId="77777777" w:rsidR="00736096" w:rsidRPr="00823843" w:rsidRDefault="00736096" w:rsidP="008E207B">
            <w:pPr>
              <w:spacing w:after="0" w:line="240" w:lineRule="auto"/>
              <w:rPr>
                <w:ins w:id="616" w:author="Stefanie Lane" w:date="2022-08-29T18:41:00Z"/>
                <w:rFonts w:ascii="Times New Roman" w:eastAsia="Times New Roman" w:hAnsi="Times New Roman" w:cs="Times New Roman"/>
                <w:sz w:val="20"/>
                <w:szCs w:val="20"/>
              </w:rPr>
            </w:pPr>
          </w:p>
        </w:tc>
      </w:tr>
      <w:tr w:rsidR="00736096" w:rsidRPr="00823843" w14:paraId="78DBF2F2" w14:textId="77777777" w:rsidTr="008E207B">
        <w:trPr>
          <w:trHeight w:val="290"/>
          <w:jc w:val="center"/>
          <w:ins w:id="617" w:author="Stefanie Lane" w:date="2022-08-29T18:41:00Z"/>
        </w:trPr>
        <w:tc>
          <w:tcPr>
            <w:tcW w:w="1080" w:type="dxa"/>
            <w:tcBorders>
              <w:top w:val="nil"/>
              <w:left w:val="nil"/>
              <w:bottom w:val="nil"/>
              <w:right w:val="nil"/>
            </w:tcBorders>
            <w:shd w:val="clear" w:color="auto" w:fill="auto"/>
            <w:noWrap/>
            <w:vAlign w:val="bottom"/>
            <w:hideMark/>
          </w:tcPr>
          <w:p w14:paraId="6918CB22" w14:textId="77777777" w:rsidR="00736096" w:rsidRPr="00823843" w:rsidRDefault="00736096" w:rsidP="008E207B">
            <w:pPr>
              <w:spacing w:after="0" w:line="240" w:lineRule="auto"/>
              <w:rPr>
                <w:ins w:id="618" w:author="Stefanie Lane" w:date="2022-08-29T18:41:00Z"/>
                <w:rFonts w:ascii="Calibri" w:eastAsia="Times New Roman" w:hAnsi="Calibri" w:cs="Calibri"/>
                <w:b/>
                <w:bCs/>
                <w:color w:val="000000"/>
                <w:sz w:val="20"/>
                <w:szCs w:val="20"/>
              </w:rPr>
            </w:pPr>
            <w:ins w:id="619" w:author="Stefanie Lane" w:date="2022-08-29T18:41:00Z">
              <w:r w:rsidRPr="00823843">
                <w:rPr>
                  <w:rFonts w:ascii="Calibri" w:eastAsia="Times New Roman" w:hAnsi="Calibri" w:cs="Calibri"/>
                  <w:b/>
                  <w:bCs/>
                  <w:color w:val="000000"/>
                  <w:sz w:val="20"/>
                  <w:szCs w:val="20"/>
                </w:rPr>
                <w:t>Bogbean</w:t>
              </w:r>
            </w:ins>
          </w:p>
        </w:tc>
        <w:tc>
          <w:tcPr>
            <w:tcW w:w="840" w:type="dxa"/>
            <w:tcBorders>
              <w:top w:val="nil"/>
              <w:left w:val="nil"/>
              <w:bottom w:val="nil"/>
              <w:right w:val="nil"/>
            </w:tcBorders>
            <w:shd w:val="clear" w:color="auto" w:fill="auto"/>
            <w:noWrap/>
            <w:vAlign w:val="bottom"/>
            <w:hideMark/>
          </w:tcPr>
          <w:p w14:paraId="7735D680" w14:textId="77777777" w:rsidR="00736096" w:rsidRPr="00823843" w:rsidRDefault="00736096" w:rsidP="008E207B">
            <w:pPr>
              <w:spacing w:after="0" w:line="240" w:lineRule="auto"/>
              <w:rPr>
                <w:ins w:id="620" w:author="Stefanie Lane" w:date="2022-08-29T18:41: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6772F611" w14:textId="77777777" w:rsidR="00736096" w:rsidRPr="00823843" w:rsidRDefault="00736096" w:rsidP="008E207B">
            <w:pPr>
              <w:spacing w:after="0" w:line="240" w:lineRule="auto"/>
              <w:rPr>
                <w:ins w:id="621"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056D6E6" w14:textId="77777777" w:rsidR="00736096" w:rsidRPr="00823843" w:rsidRDefault="00736096" w:rsidP="008E207B">
            <w:pPr>
              <w:spacing w:after="0" w:line="240" w:lineRule="auto"/>
              <w:rPr>
                <w:ins w:id="622"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E7EFE89" w14:textId="77777777" w:rsidR="00736096" w:rsidRPr="00823843" w:rsidRDefault="00736096" w:rsidP="008E207B">
            <w:pPr>
              <w:spacing w:after="0" w:line="240" w:lineRule="auto"/>
              <w:rPr>
                <w:ins w:id="623"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8F7A476" w14:textId="77777777" w:rsidR="00736096" w:rsidRPr="00823843" w:rsidRDefault="00736096" w:rsidP="008E207B">
            <w:pPr>
              <w:spacing w:after="0" w:line="240" w:lineRule="auto"/>
              <w:rPr>
                <w:ins w:id="624"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F6D22C6" w14:textId="77777777" w:rsidR="00736096" w:rsidRPr="00823843" w:rsidRDefault="00736096" w:rsidP="008E207B">
            <w:pPr>
              <w:spacing w:after="0" w:line="240" w:lineRule="auto"/>
              <w:rPr>
                <w:ins w:id="625" w:author="Stefanie Lane" w:date="2022-08-29T18:41:00Z"/>
                <w:rFonts w:ascii="Times New Roman" w:eastAsia="Times New Roman" w:hAnsi="Times New Roman" w:cs="Times New Roman"/>
                <w:sz w:val="20"/>
                <w:szCs w:val="20"/>
              </w:rPr>
            </w:pPr>
          </w:p>
        </w:tc>
      </w:tr>
      <w:tr w:rsidR="00736096" w:rsidRPr="00823843" w14:paraId="71F95426" w14:textId="77777777" w:rsidTr="008E207B">
        <w:trPr>
          <w:trHeight w:val="290"/>
          <w:jc w:val="center"/>
          <w:ins w:id="626"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29043922" w14:textId="77777777" w:rsidR="00736096" w:rsidRPr="00823843" w:rsidRDefault="00736096" w:rsidP="008E207B">
            <w:pPr>
              <w:spacing w:after="0" w:line="240" w:lineRule="auto"/>
              <w:jc w:val="right"/>
              <w:rPr>
                <w:ins w:id="627" w:author="Stefanie Lane" w:date="2022-08-29T18:41:00Z"/>
                <w:rFonts w:ascii="Calibri" w:eastAsia="Times New Roman" w:hAnsi="Calibri" w:cs="Calibri"/>
                <w:color w:val="000000"/>
                <w:sz w:val="20"/>
                <w:szCs w:val="20"/>
              </w:rPr>
            </w:pPr>
            <w:ins w:id="628" w:author="Stefanie Lane" w:date="2022-08-29T18:41:00Z">
              <w:r w:rsidRPr="00823843">
                <w:rPr>
                  <w:rFonts w:ascii="Calibri" w:eastAsia="Times New Roman" w:hAnsi="Calibri" w:cs="Calibri"/>
                  <w:color w:val="000000"/>
                  <w:sz w:val="20"/>
                  <w:szCs w:val="20"/>
                </w:rPr>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221093B6" w14:textId="77777777" w:rsidR="00736096" w:rsidRPr="00823843" w:rsidRDefault="00736096" w:rsidP="008E207B">
            <w:pPr>
              <w:spacing w:after="0" w:line="240" w:lineRule="auto"/>
              <w:jc w:val="center"/>
              <w:rPr>
                <w:ins w:id="629" w:author="Stefanie Lane" w:date="2022-08-29T18:41:00Z"/>
                <w:rFonts w:ascii="Calibri" w:eastAsia="Times New Roman" w:hAnsi="Calibri" w:cs="Calibri"/>
                <w:color w:val="000000"/>
                <w:sz w:val="20"/>
                <w:szCs w:val="20"/>
              </w:rPr>
            </w:pPr>
            <w:ins w:id="630" w:author="Stefanie Lane" w:date="2022-08-29T18:41:00Z">
              <w:r w:rsidRPr="00823843">
                <w:rPr>
                  <w:rFonts w:ascii="Calibri" w:eastAsia="Times New Roman" w:hAnsi="Calibri" w:cs="Calibri"/>
                  <w:color w:val="000000"/>
                  <w:sz w:val="20"/>
                  <w:szCs w:val="20"/>
                </w:rPr>
                <w:t>19</w:t>
              </w:r>
            </w:ins>
          </w:p>
        </w:tc>
        <w:tc>
          <w:tcPr>
            <w:tcW w:w="700" w:type="dxa"/>
            <w:tcBorders>
              <w:top w:val="single" w:sz="4" w:space="0" w:color="auto"/>
              <w:left w:val="nil"/>
              <w:bottom w:val="single" w:sz="4" w:space="0" w:color="auto"/>
              <w:right w:val="nil"/>
            </w:tcBorders>
            <w:shd w:val="clear" w:color="auto" w:fill="auto"/>
            <w:noWrap/>
            <w:vAlign w:val="bottom"/>
            <w:hideMark/>
          </w:tcPr>
          <w:p w14:paraId="70FF7618" w14:textId="77777777" w:rsidR="00736096" w:rsidRPr="00823843" w:rsidRDefault="00736096" w:rsidP="008E207B">
            <w:pPr>
              <w:spacing w:after="0" w:line="240" w:lineRule="auto"/>
              <w:jc w:val="center"/>
              <w:rPr>
                <w:ins w:id="631" w:author="Stefanie Lane" w:date="2022-08-29T18:41:00Z"/>
                <w:rFonts w:ascii="Calibri" w:eastAsia="Times New Roman" w:hAnsi="Calibri" w:cs="Calibri"/>
                <w:color w:val="000000"/>
                <w:sz w:val="20"/>
                <w:szCs w:val="20"/>
              </w:rPr>
            </w:pPr>
            <w:ins w:id="632" w:author="Stefanie Lane" w:date="2022-08-29T18:41:00Z">
              <w:r w:rsidRPr="00823843">
                <w:rPr>
                  <w:rFonts w:ascii="Calibri" w:eastAsia="Times New Roman" w:hAnsi="Calibri" w:cs="Calibri"/>
                  <w:color w:val="000000"/>
                  <w:sz w:val="20"/>
                  <w:szCs w:val="20"/>
                </w:rPr>
                <w:t>32</w:t>
              </w:r>
            </w:ins>
          </w:p>
        </w:tc>
        <w:tc>
          <w:tcPr>
            <w:tcW w:w="300" w:type="dxa"/>
            <w:tcBorders>
              <w:top w:val="nil"/>
              <w:left w:val="nil"/>
              <w:bottom w:val="nil"/>
              <w:right w:val="nil"/>
            </w:tcBorders>
            <w:shd w:val="clear" w:color="auto" w:fill="auto"/>
            <w:noWrap/>
            <w:vAlign w:val="bottom"/>
            <w:hideMark/>
          </w:tcPr>
          <w:p w14:paraId="136273C7" w14:textId="77777777" w:rsidR="00736096" w:rsidRPr="00823843" w:rsidRDefault="00736096" w:rsidP="008E207B">
            <w:pPr>
              <w:spacing w:after="0" w:line="240" w:lineRule="auto"/>
              <w:jc w:val="center"/>
              <w:rPr>
                <w:ins w:id="633" w:author="Stefanie Lane" w:date="2022-08-29T18:41: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430052EA" w14:textId="77777777" w:rsidR="00736096" w:rsidRPr="00823843" w:rsidRDefault="00736096" w:rsidP="008E207B">
            <w:pPr>
              <w:spacing w:after="0" w:line="240" w:lineRule="auto"/>
              <w:jc w:val="center"/>
              <w:rPr>
                <w:ins w:id="634" w:author="Stefanie Lane" w:date="2022-08-29T18:41:00Z"/>
                <w:rFonts w:ascii="Calibri" w:eastAsia="Times New Roman" w:hAnsi="Calibri" w:cs="Calibri"/>
                <w:color w:val="000000"/>
                <w:sz w:val="20"/>
                <w:szCs w:val="20"/>
              </w:rPr>
            </w:pPr>
            <w:ins w:id="635" w:author="Stefanie Lane" w:date="2022-08-29T18:41:00Z">
              <w:r w:rsidRPr="00823843">
                <w:rPr>
                  <w:rFonts w:ascii="Calibri" w:eastAsia="Times New Roman" w:hAnsi="Calibri" w:cs="Calibri"/>
                  <w:color w:val="000000"/>
                  <w:sz w:val="20"/>
                  <w:szCs w:val="20"/>
                </w:rPr>
                <w:t>12.84</w:t>
              </w:r>
            </w:ins>
          </w:p>
        </w:tc>
        <w:tc>
          <w:tcPr>
            <w:tcW w:w="800" w:type="dxa"/>
            <w:tcBorders>
              <w:top w:val="single" w:sz="4" w:space="0" w:color="auto"/>
              <w:left w:val="nil"/>
              <w:bottom w:val="single" w:sz="4" w:space="0" w:color="auto"/>
              <w:right w:val="nil"/>
            </w:tcBorders>
            <w:shd w:val="clear" w:color="auto" w:fill="auto"/>
            <w:noWrap/>
            <w:vAlign w:val="bottom"/>
            <w:hideMark/>
          </w:tcPr>
          <w:p w14:paraId="7E79A8A1" w14:textId="77777777" w:rsidR="00736096" w:rsidRPr="00823843" w:rsidRDefault="00736096" w:rsidP="008E207B">
            <w:pPr>
              <w:spacing w:after="0" w:line="240" w:lineRule="auto"/>
              <w:jc w:val="center"/>
              <w:rPr>
                <w:ins w:id="636" w:author="Stefanie Lane" w:date="2022-08-29T18:41:00Z"/>
                <w:rFonts w:ascii="Calibri" w:eastAsia="Times New Roman" w:hAnsi="Calibri" w:cs="Calibri"/>
                <w:color w:val="000000"/>
                <w:sz w:val="20"/>
                <w:szCs w:val="20"/>
              </w:rPr>
            </w:pPr>
            <w:ins w:id="637" w:author="Stefanie Lane" w:date="2022-08-29T18:41:00Z">
              <w:r w:rsidRPr="00823843">
                <w:rPr>
                  <w:rFonts w:ascii="Calibri" w:eastAsia="Times New Roman" w:hAnsi="Calibri" w:cs="Calibri"/>
                  <w:color w:val="000000"/>
                  <w:sz w:val="20"/>
                  <w:szCs w:val="20"/>
                </w:rPr>
                <w:t>3.61</w:t>
              </w:r>
            </w:ins>
          </w:p>
        </w:tc>
        <w:tc>
          <w:tcPr>
            <w:tcW w:w="800" w:type="dxa"/>
            <w:tcBorders>
              <w:top w:val="single" w:sz="4" w:space="0" w:color="auto"/>
              <w:left w:val="nil"/>
              <w:bottom w:val="single" w:sz="4" w:space="0" w:color="auto"/>
              <w:right w:val="nil"/>
            </w:tcBorders>
            <w:shd w:val="clear" w:color="auto" w:fill="auto"/>
            <w:noWrap/>
            <w:vAlign w:val="bottom"/>
            <w:hideMark/>
          </w:tcPr>
          <w:p w14:paraId="1C472F96" w14:textId="77777777" w:rsidR="00736096" w:rsidRPr="00823843" w:rsidRDefault="00736096" w:rsidP="008E207B">
            <w:pPr>
              <w:spacing w:after="0" w:line="240" w:lineRule="auto"/>
              <w:jc w:val="center"/>
              <w:rPr>
                <w:ins w:id="638" w:author="Stefanie Lane" w:date="2022-08-29T18:41:00Z"/>
                <w:rFonts w:ascii="Calibri" w:eastAsia="Times New Roman" w:hAnsi="Calibri" w:cs="Calibri"/>
                <w:color w:val="000000"/>
                <w:sz w:val="20"/>
                <w:szCs w:val="20"/>
              </w:rPr>
            </w:pPr>
            <w:ins w:id="639" w:author="Stefanie Lane" w:date="2022-08-29T18:41:00Z">
              <w:r w:rsidRPr="00823843">
                <w:rPr>
                  <w:rFonts w:ascii="Calibri" w:eastAsia="Times New Roman" w:hAnsi="Calibri" w:cs="Calibri"/>
                  <w:color w:val="000000"/>
                  <w:sz w:val="20"/>
                  <w:szCs w:val="20"/>
                </w:rPr>
                <w:t>2.49</w:t>
              </w:r>
            </w:ins>
          </w:p>
        </w:tc>
      </w:tr>
      <w:tr w:rsidR="00736096" w:rsidRPr="00823843" w14:paraId="6929BB8D" w14:textId="77777777" w:rsidTr="008E207B">
        <w:trPr>
          <w:trHeight w:val="290"/>
          <w:jc w:val="center"/>
          <w:ins w:id="640" w:author="Stefanie Lane" w:date="2022-08-29T18:41:00Z"/>
        </w:trPr>
        <w:tc>
          <w:tcPr>
            <w:tcW w:w="1080" w:type="dxa"/>
            <w:tcBorders>
              <w:top w:val="nil"/>
              <w:left w:val="nil"/>
              <w:bottom w:val="nil"/>
              <w:right w:val="nil"/>
            </w:tcBorders>
            <w:shd w:val="clear" w:color="auto" w:fill="auto"/>
            <w:noWrap/>
            <w:vAlign w:val="bottom"/>
            <w:hideMark/>
          </w:tcPr>
          <w:p w14:paraId="051E1AA9" w14:textId="77777777" w:rsidR="00736096" w:rsidRPr="00823843" w:rsidRDefault="00736096" w:rsidP="008E207B">
            <w:pPr>
              <w:spacing w:after="0" w:line="240" w:lineRule="auto"/>
              <w:jc w:val="right"/>
              <w:rPr>
                <w:ins w:id="641" w:author="Stefanie Lane" w:date="2022-08-29T18:41:00Z"/>
                <w:rFonts w:ascii="Calibri" w:eastAsia="Times New Roman" w:hAnsi="Calibri" w:cs="Calibri"/>
                <w:color w:val="000000"/>
                <w:sz w:val="20"/>
                <w:szCs w:val="20"/>
              </w:rPr>
            </w:pPr>
            <w:ins w:id="642" w:author="Stefanie Lane" w:date="2022-08-29T18:41:00Z">
              <w:r w:rsidRPr="00823843">
                <w:rPr>
                  <w:rFonts w:ascii="Calibri" w:eastAsia="Times New Roman" w:hAnsi="Calibri" w:cs="Calibri"/>
                  <w:color w:val="000000"/>
                  <w:sz w:val="20"/>
                  <w:szCs w:val="20"/>
                </w:rPr>
                <w:t>1999</w:t>
              </w:r>
            </w:ins>
          </w:p>
        </w:tc>
        <w:tc>
          <w:tcPr>
            <w:tcW w:w="840" w:type="dxa"/>
            <w:tcBorders>
              <w:top w:val="nil"/>
              <w:left w:val="nil"/>
              <w:bottom w:val="single" w:sz="4" w:space="0" w:color="auto"/>
              <w:right w:val="nil"/>
            </w:tcBorders>
            <w:shd w:val="clear" w:color="auto" w:fill="auto"/>
            <w:noWrap/>
            <w:vAlign w:val="bottom"/>
            <w:hideMark/>
          </w:tcPr>
          <w:p w14:paraId="6EF18BC0" w14:textId="77777777" w:rsidR="00736096" w:rsidRPr="00823843" w:rsidRDefault="00736096" w:rsidP="008E207B">
            <w:pPr>
              <w:spacing w:after="0" w:line="240" w:lineRule="auto"/>
              <w:jc w:val="center"/>
              <w:rPr>
                <w:ins w:id="643" w:author="Stefanie Lane" w:date="2022-08-29T18:41:00Z"/>
                <w:rFonts w:ascii="Calibri" w:eastAsia="Times New Roman" w:hAnsi="Calibri" w:cs="Calibri"/>
                <w:color w:val="000000"/>
                <w:sz w:val="20"/>
                <w:szCs w:val="20"/>
              </w:rPr>
            </w:pPr>
            <w:ins w:id="644" w:author="Stefanie Lane" w:date="2022-08-29T18:41:00Z">
              <w:r w:rsidRPr="00823843">
                <w:rPr>
                  <w:rFonts w:ascii="Calibri" w:eastAsia="Times New Roman" w:hAnsi="Calibri" w:cs="Calibri"/>
                  <w:color w:val="000000"/>
                  <w:sz w:val="20"/>
                  <w:szCs w:val="20"/>
                </w:rPr>
                <w:t>18</w:t>
              </w:r>
            </w:ins>
          </w:p>
        </w:tc>
        <w:tc>
          <w:tcPr>
            <w:tcW w:w="700" w:type="dxa"/>
            <w:tcBorders>
              <w:top w:val="nil"/>
              <w:left w:val="nil"/>
              <w:bottom w:val="nil"/>
              <w:right w:val="nil"/>
            </w:tcBorders>
            <w:shd w:val="clear" w:color="auto" w:fill="auto"/>
            <w:noWrap/>
            <w:vAlign w:val="bottom"/>
            <w:hideMark/>
          </w:tcPr>
          <w:p w14:paraId="438B3418" w14:textId="77777777" w:rsidR="00736096" w:rsidRPr="00823843" w:rsidRDefault="00736096" w:rsidP="008E207B">
            <w:pPr>
              <w:spacing w:after="0" w:line="240" w:lineRule="auto"/>
              <w:jc w:val="center"/>
              <w:rPr>
                <w:ins w:id="645" w:author="Stefanie Lane" w:date="2022-08-29T18:41:00Z"/>
                <w:rFonts w:ascii="Calibri" w:eastAsia="Times New Roman" w:hAnsi="Calibri" w:cs="Calibri"/>
                <w:color w:val="000000"/>
                <w:sz w:val="20"/>
                <w:szCs w:val="20"/>
              </w:rPr>
            </w:pPr>
            <w:ins w:id="646" w:author="Stefanie Lane" w:date="2022-08-29T18:41:00Z">
              <w:r w:rsidRPr="00823843">
                <w:rPr>
                  <w:rFonts w:ascii="Calibri" w:eastAsia="Times New Roman" w:hAnsi="Calibri" w:cs="Calibri"/>
                  <w:color w:val="000000"/>
                  <w:sz w:val="20"/>
                  <w:szCs w:val="20"/>
                </w:rPr>
                <w:t>36</w:t>
              </w:r>
            </w:ins>
          </w:p>
        </w:tc>
        <w:tc>
          <w:tcPr>
            <w:tcW w:w="300" w:type="dxa"/>
            <w:tcBorders>
              <w:top w:val="nil"/>
              <w:left w:val="nil"/>
              <w:bottom w:val="nil"/>
              <w:right w:val="nil"/>
            </w:tcBorders>
            <w:shd w:val="clear" w:color="auto" w:fill="auto"/>
            <w:noWrap/>
            <w:vAlign w:val="bottom"/>
            <w:hideMark/>
          </w:tcPr>
          <w:p w14:paraId="4E5A538F" w14:textId="77777777" w:rsidR="00736096" w:rsidRPr="00823843" w:rsidRDefault="00736096" w:rsidP="008E207B">
            <w:pPr>
              <w:spacing w:after="0" w:line="240" w:lineRule="auto"/>
              <w:jc w:val="center"/>
              <w:rPr>
                <w:ins w:id="647"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7A4482CA" w14:textId="77777777" w:rsidR="00736096" w:rsidRPr="00823843" w:rsidRDefault="00736096" w:rsidP="008E207B">
            <w:pPr>
              <w:spacing w:after="0" w:line="240" w:lineRule="auto"/>
              <w:jc w:val="center"/>
              <w:rPr>
                <w:ins w:id="648" w:author="Stefanie Lane" w:date="2022-08-29T18:41:00Z"/>
                <w:rFonts w:ascii="Calibri" w:eastAsia="Times New Roman" w:hAnsi="Calibri" w:cs="Calibri"/>
                <w:color w:val="000000"/>
                <w:sz w:val="20"/>
                <w:szCs w:val="20"/>
              </w:rPr>
            </w:pPr>
            <w:ins w:id="649" w:author="Stefanie Lane" w:date="2022-08-29T18:41:00Z">
              <w:r w:rsidRPr="00823843">
                <w:rPr>
                  <w:rFonts w:ascii="Calibri" w:eastAsia="Times New Roman" w:hAnsi="Calibri" w:cs="Calibri"/>
                  <w:color w:val="000000"/>
                  <w:sz w:val="20"/>
                  <w:szCs w:val="20"/>
                </w:rPr>
                <w:t>11.50</w:t>
              </w:r>
            </w:ins>
          </w:p>
        </w:tc>
        <w:tc>
          <w:tcPr>
            <w:tcW w:w="800" w:type="dxa"/>
            <w:tcBorders>
              <w:top w:val="nil"/>
              <w:left w:val="nil"/>
              <w:bottom w:val="single" w:sz="4" w:space="0" w:color="auto"/>
              <w:right w:val="nil"/>
            </w:tcBorders>
            <w:shd w:val="clear" w:color="auto" w:fill="auto"/>
            <w:noWrap/>
            <w:vAlign w:val="bottom"/>
            <w:hideMark/>
          </w:tcPr>
          <w:p w14:paraId="315A8A87" w14:textId="77777777" w:rsidR="00736096" w:rsidRPr="00823843" w:rsidRDefault="00736096" w:rsidP="008E207B">
            <w:pPr>
              <w:spacing w:after="0" w:line="240" w:lineRule="auto"/>
              <w:jc w:val="center"/>
              <w:rPr>
                <w:ins w:id="650" w:author="Stefanie Lane" w:date="2022-08-29T18:41:00Z"/>
                <w:rFonts w:ascii="Calibri" w:eastAsia="Times New Roman" w:hAnsi="Calibri" w:cs="Calibri"/>
                <w:color w:val="000000"/>
                <w:sz w:val="20"/>
                <w:szCs w:val="20"/>
              </w:rPr>
            </w:pPr>
            <w:ins w:id="651" w:author="Stefanie Lane" w:date="2022-08-29T18:41:00Z">
              <w:r w:rsidRPr="00823843">
                <w:rPr>
                  <w:rFonts w:ascii="Calibri" w:eastAsia="Times New Roman" w:hAnsi="Calibri" w:cs="Calibri"/>
                  <w:color w:val="000000"/>
                  <w:sz w:val="20"/>
                  <w:szCs w:val="20"/>
                </w:rPr>
                <w:t>2.92</w:t>
              </w:r>
            </w:ins>
          </w:p>
        </w:tc>
        <w:tc>
          <w:tcPr>
            <w:tcW w:w="800" w:type="dxa"/>
            <w:tcBorders>
              <w:top w:val="nil"/>
              <w:left w:val="nil"/>
              <w:bottom w:val="single" w:sz="4" w:space="0" w:color="auto"/>
              <w:right w:val="nil"/>
            </w:tcBorders>
            <w:shd w:val="clear" w:color="auto" w:fill="auto"/>
            <w:noWrap/>
            <w:vAlign w:val="bottom"/>
            <w:hideMark/>
          </w:tcPr>
          <w:p w14:paraId="79811C5B" w14:textId="77777777" w:rsidR="00736096" w:rsidRPr="00823843" w:rsidRDefault="00736096" w:rsidP="008E207B">
            <w:pPr>
              <w:spacing w:after="0" w:line="240" w:lineRule="auto"/>
              <w:jc w:val="center"/>
              <w:rPr>
                <w:ins w:id="652" w:author="Stefanie Lane" w:date="2022-08-29T18:41:00Z"/>
                <w:rFonts w:ascii="Calibri" w:eastAsia="Times New Roman" w:hAnsi="Calibri" w:cs="Calibri"/>
                <w:color w:val="000000"/>
                <w:sz w:val="20"/>
                <w:szCs w:val="20"/>
              </w:rPr>
            </w:pPr>
            <w:ins w:id="653" w:author="Stefanie Lane" w:date="2022-08-29T18:41:00Z">
              <w:r w:rsidRPr="00823843">
                <w:rPr>
                  <w:rFonts w:ascii="Calibri" w:eastAsia="Times New Roman" w:hAnsi="Calibri" w:cs="Calibri"/>
                  <w:color w:val="000000"/>
                  <w:sz w:val="20"/>
                  <w:szCs w:val="20"/>
                </w:rPr>
                <w:t>3.13</w:t>
              </w:r>
            </w:ins>
          </w:p>
        </w:tc>
      </w:tr>
      <w:tr w:rsidR="00736096" w:rsidRPr="00823843" w14:paraId="7F76D6CB" w14:textId="77777777" w:rsidTr="008E207B">
        <w:trPr>
          <w:trHeight w:val="290"/>
          <w:jc w:val="center"/>
          <w:ins w:id="654"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010D1107" w14:textId="77777777" w:rsidR="00736096" w:rsidRPr="00823843" w:rsidRDefault="00736096" w:rsidP="008E207B">
            <w:pPr>
              <w:spacing w:after="0" w:line="240" w:lineRule="auto"/>
              <w:jc w:val="right"/>
              <w:rPr>
                <w:ins w:id="655" w:author="Stefanie Lane" w:date="2022-08-29T18:41:00Z"/>
                <w:rFonts w:ascii="Calibri" w:eastAsia="Times New Roman" w:hAnsi="Calibri" w:cs="Calibri"/>
                <w:color w:val="000000"/>
                <w:sz w:val="20"/>
                <w:szCs w:val="20"/>
              </w:rPr>
            </w:pPr>
            <w:ins w:id="656" w:author="Stefanie Lane" w:date="2022-08-29T18:41:00Z">
              <w:r w:rsidRPr="00823843">
                <w:rPr>
                  <w:rFonts w:ascii="Calibri" w:eastAsia="Times New Roman" w:hAnsi="Calibri" w:cs="Calibri"/>
                  <w:color w:val="000000"/>
                  <w:sz w:val="20"/>
                  <w:szCs w:val="20"/>
                </w:rPr>
                <w:t>2019</w:t>
              </w:r>
            </w:ins>
          </w:p>
        </w:tc>
        <w:tc>
          <w:tcPr>
            <w:tcW w:w="840" w:type="dxa"/>
            <w:tcBorders>
              <w:top w:val="nil"/>
              <w:left w:val="nil"/>
              <w:bottom w:val="single" w:sz="4" w:space="0" w:color="auto"/>
              <w:right w:val="nil"/>
            </w:tcBorders>
            <w:shd w:val="clear" w:color="auto" w:fill="auto"/>
            <w:noWrap/>
            <w:vAlign w:val="bottom"/>
            <w:hideMark/>
          </w:tcPr>
          <w:p w14:paraId="6D52F63C" w14:textId="77777777" w:rsidR="00736096" w:rsidRPr="00823843" w:rsidRDefault="00736096" w:rsidP="008E207B">
            <w:pPr>
              <w:spacing w:after="0" w:line="240" w:lineRule="auto"/>
              <w:jc w:val="center"/>
              <w:rPr>
                <w:ins w:id="657" w:author="Stefanie Lane" w:date="2022-08-29T18:41:00Z"/>
                <w:rFonts w:ascii="Calibri" w:eastAsia="Times New Roman" w:hAnsi="Calibri" w:cs="Calibri"/>
                <w:color w:val="000000"/>
                <w:sz w:val="20"/>
                <w:szCs w:val="20"/>
              </w:rPr>
            </w:pPr>
            <w:ins w:id="658" w:author="Stefanie Lane" w:date="2022-08-29T18:41:00Z">
              <w:r w:rsidRPr="00823843">
                <w:rPr>
                  <w:rFonts w:ascii="Calibri" w:eastAsia="Times New Roman" w:hAnsi="Calibri" w:cs="Calibri"/>
                  <w:color w:val="000000"/>
                  <w:sz w:val="20"/>
                  <w:szCs w:val="20"/>
                </w:rPr>
                <w:t>28</w:t>
              </w:r>
            </w:ins>
          </w:p>
        </w:tc>
        <w:tc>
          <w:tcPr>
            <w:tcW w:w="700" w:type="dxa"/>
            <w:tcBorders>
              <w:top w:val="single" w:sz="4" w:space="0" w:color="auto"/>
              <w:left w:val="nil"/>
              <w:bottom w:val="single" w:sz="4" w:space="0" w:color="auto"/>
              <w:right w:val="nil"/>
            </w:tcBorders>
            <w:shd w:val="clear" w:color="auto" w:fill="auto"/>
            <w:noWrap/>
            <w:vAlign w:val="bottom"/>
            <w:hideMark/>
          </w:tcPr>
          <w:p w14:paraId="22BD3A96" w14:textId="77777777" w:rsidR="00736096" w:rsidRPr="00823843" w:rsidRDefault="00736096" w:rsidP="008E207B">
            <w:pPr>
              <w:spacing w:after="0" w:line="240" w:lineRule="auto"/>
              <w:jc w:val="center"/>
              <w:rPr>
                <w:ins w:id="659" w:author="Stefanie Lane" w:date="2022-08-29T18:41:00Z"/>
                <w:rFonts w:ascii="Calibri" w:eastAsia="Times New Roman" w:hAnsi="Calibri" w:cs="Calibri"/>
                <w:color w:val="000000"/>
                <w:sz w:val="20"/>
                <w:szCs w:val="20"/>
              </w:rPr>
            </w:pPr>
            <w:ins w:id="660" w:author="Stefanie Lane" w:date="2022-08-29T18:41:00Z">
              <w:r w:rsidRPr="00823843">
                <w:rPr>
                  <w:rFonts w:ascii="Calibri" w:eastAsia="Times New Roman" w:hAnsi="Calibri" w:cs="Calibri"/>
                  <w:color w:val="000000"/>
                  <w:sz w:val="20"/>
                  <w:szCs w:val="20"/>
                </w:rPr>
                <w:t>34</w:t>
              </w:r>
            </w:ins>
          </w:p>
        </w:tc>
        <w:tc>
          <w:tcPr>
            <w:tcW w:w="300" w:type="dxa"/>
            <w:tcBorders>
              <w:top w:val="nil"/>
              <w:left w:val="nil"/>
              <w:bottom w:val="nil"/>
              <w:right w:val="nil"/>
            </w:tcBorders>
            <w:shd w:val="clear" w:color="auto" w:fill="auto"/>
            <w:noWrap/>
            <w:vAlign w:val="bottom"/>
            <w:hideMark/>
          </w:tcPr>
          <w:p w14:paraId="507D42F7" w14:textId="77777777" w:rsidR="00736096" w:rsidRPr="00823843" w:rsidRDefault="00736096" w:rsidP="008E207B">
            <w:pPr>
              <w:spacing w:after="0" w:line="240" w:lineRule="auto"/>
              <w:jc w:val="center"/>
              <w:rPr>
                <w:ins w:id="661"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707ED997" w14:textId="77777777" w:rsidR="00736096" w:rsidRPr="00823843" w:rsidRDefault="00736096" w:rsidP="008E207B">
            <w:pPr>
              <w:spacing w:after="0" w:line="240" w:lineRule="auto"/>
              <w:jc w:val="center"/>
              <w:rPr>
                <w:ins w:id="662" w:author="Stefanie Lane" w:date="2022-08-29T18:41:00Z"/>
                <w:rFonts w:ascii="Calibri" w:eastAsia="Times New Roman" w:hAnsi="Calibri" w:cs="Calibri"/>
                <w:color w:val="000000"/>
                <w:sz w:val="20"/>
                <w:szCs w:val="20"/>
              </w:rPr>
            </w:pPr>
            <w:ins w:id="663" w:author="Stefanie Lane" w:date="2022-08-29T18:41:00Z">
              <w:r w:rsidRPr="00823843">
                <w:rPr>
                  <w:rFonts w:ascii="Calibri" w:eastAsia="Times New Roman" w:hAnsi="Calibri" w:cs="Calibri"/>
                  <w:color w:val="000000"/>
                  <w:sz w:val="20"/>
                  <w:szCs w:val="20"/>
                </w:rPr>
                <w:t>10.46</w:t>
              </w:r>
            </w:ins>
          </w:p>
        </w:tc>
        <w:tc>
          <w:tcPr>
            <w:tcW w:w="800" w:type="dxa"/>
            <w:tcBorders>
              <w:top w:val="nil"/>
              <w:left w:val="nil"/>
              <w:bottom w:val="single" w:sz="4" w:space="0" w:color="auto"/>
              <w:right w:val="nil"/>
            </w:tcBorders>
            <w:shd w:val="clear" w:color="auto" w:fill="auto"/>
            <w:noWrap/>
            <w:vAlign w:val="bottom"/>
            <w:hideMark/>
          </w:tcPr>
          <w:p w14:paraId="4D6E6A38" w14:textId="77777777" w:rsidR="00736096" w:rsidRPr="00823843" w:rsidRDefault="00736096" w:rsidP="008E207B">
            <w:pPr>
              <w:spacing w:after="0" w:line="240" w:lineRule="auto"/>
              <w:jc w:val="center"/>
              <w:rPr>
                <w:ins w:id="664" w:author="Stefanie Lane" w:date="2022-08-29T18:41:00Z"/>
                <w:rFonts w:ascii="Calibri" w:eastAsia="Times New Roman" w:hAnsi="Calibri" w:cs="Calibri"/>
                <w:color w:val="000000"/>
                <w:sz w:val="20"/>
                <w:szCs w:val="20"/>
              </w:rPr>
            </w:pPr>
            <w:ins w:id="665" w:author="Stefanie Lane" w:date="2022-08-29T18:41:00Z">
              <w:r w:rsidRPr="00823843">
                <w:rPr>
                  <w:rFonts w:ascii="Calibri" w:eastAsia="Times New Roman" w:hAnsi="Calibri" w:cs="Calibri"/>
                  <w:color w:val="000000"/>
                  <w:sz w:val="20"/>
                  <w:szCs w:val="20"/>
                </w:rPr>
                <w:t>1.90</w:t>
              </w:r>
            </w:ins>
          </w:p>
        </w:tc>
        <w:tc>
          <w:tcPr>
            <w:tcW w:w="800" w:type="dxa"/>
            <w:tcBorders>
              <w:top w:val="nil"/>
              <w:left w:val="nil"/>
              <w:bottom w:val="single" w:sz="4" w:space="0" w:color="auto"/>
              <w:right w:val="nil"/>
            </w:tcBorders>
            <w:shd w:val="clear" w:color="auto" w:fill="auto"/>
            <w:noWrap/>
            <w:vAlign w:val="bottom"/>
            <w:hideMark/>
          </w:tcPr>
          <w:p w14:paraId="1FEDC3A2" w14:textId="77777777" w:rsidR="00736096" w:rsidRPr="00823843" w:rsidRDefault="00736096" w:rsidP="008E207B">
            <w:pPr>
              <w:spacing w:after="0" w:line="240" w:lineRule="auto"/>
              <w:jc w:val="center"/>
              <w:rPr>
                <w:ins w:id="666" w:author="Stefanie Lane" w:date="2022-08-29T18:41:00Z"/>
                <w:rFonts w:ascii="Calibri" w:eastAsia="Times New Roman" w:hAnsi="Calibri" w:cs="Calibri"/>
                <w:color w:val="000000"/>
                <w:sz w:val="20"/>
                <w:szCs w:val="20"/>
              </w:rPr>
            </w:pPr>
            <w:ins w:id="667" w:author="Stefanie Lane" w:date="2022-08-29T18:41:00Z">
              <w:r w:rsidRPr="00823843">
                <w:rPr>
                  <w:rFonts w:ascii="Calibri" w:eastAsia="Times New Roman" w:hAnsi="Calibri" w:cs="Calibri"/>
                  <w:color w:val="000000"/>
                  <w:sz w:val="20"/>
                  <w:szCs w:val="20"/>
                </w:rPr>
                <w:t>3.25</w:t>
              </w:r>
            </w:ins>
          </w:p>
        </w:tc>
      </w:tr>
      <w:tr w:rsidR="00736096" w:rsidRPr="00823843" w14:paraId="382991CD" w14:textId="77777777" w:rsidTr="008E207B">
        <w:trPr>
          <w:trHeight w:val="200"/>
          <w:jc w:val="center"/>
          <w:ins w:id="668" w:author="Stefanie Lane" w:date="2022-08-29T18:41:00Z"/>
        </w:trPr>
        <w:tc>
          <w:tcPr>
            <w:tcW w:w="1080" w:type="dxa"/>
            <w:tcBorders>
              <w:top w:val="nil"/>
              <w:left w:val="nil"/>
              <w:bottom w:val="nil"/>
              <w:right w:val="nil"/>
            </w:tcBorders>
            <w:shd w:val="clear" w:color="auto" w:fill="auto"/>
            <w:noWrap/>
            <w:vAlign w:val="bottom"/>
            <w:hideMark/>
          </w:tcPr>
          <w:p w14:paraId="0D1B2BC0" w14:textId="77777777" w:rsidR="00736096" w:rsidRPr="00823843" w:rsidRDefault="00736096" w:rsidP="008E207B">
            <w:pPr>
              <w:spacing w:after="0" w:line="240" w:lineRule="auto"/>
              <w:jc w:val="center"/>
              <w:rPr>
                <w:ins w:id="669" w:author="Stefanie Lane" w:date="2022-08-29T18:41:00Z"/>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666A1DEB" w14:textId="77777777" w:rsidR="00736096" w:rsidRPr="00823843" w:rsidRDefault="00736096" w:rsidP="008E207B">
            <w:pPr>
              <w:spacing w:after="0" w:line="240" w:lineRule="auto"/>
              <w:rPr>
                <w:ins w:id="670" w:author="Stefanie Lane" w:date="2022-08-29T18:41:00Z"/>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100AB0EB" w14:textId="77777777" w:rsidR="00736096" w:rsidRPr="00823843" w:rsidRDefault="00736096" w:rsidP="008E207B">
            <w:pPr>
              <w:spacing w:after="0" w:line="240" w:lineRule="auto"/>
              <w:rPr>
                <w:ins w:id="671"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531D41B" w14:textId="77777777" w:rsidR="00736096" w:rsidRPr="00823843" w:rsidRDefault="00736096" w:rsidP="008E207B">
            <w:pPr>
              <w:spacing w:after="0" w:line="240" w:lineRule="auto"/>
              <w:rPr>
                <w:ins w:id="672"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3A2D424" w14:textId="77777777" w:rsidR="00736096" w:rsidRPr="00823843" w:rsidRDefault="00736096" w:rsidP="008E207B">
            <w:pPr>
              <w:spacing w:after="0" w:line="240" w:lineRule="auto"/>
              <w:rPr>
                <w:ins w:id="673"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8B15C17" w14:textId="77777777" w:rsidR="00736096" w:rsidRPr="00823843" w:rsidRDefault="00736096" w:rsidP="008E207B">
            <w:pPr>
              <w:spacing w:after="0" w:line="240" w:lineRule="auto"/>
              <w:rPr>
                <w:ins w:id="674"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726D797" w14:textId="77777777" w:rsidR="00736096" w:rsidRPr="00823843" w:rsidRDefault="00736096" w:rsidP="008E207B">
            <w:pPr>
              <w:spacing w:after="0" w:line="240" w:lineRule="auto"/>
              <w:rPr>
                <w:ins w:id="675" w:author="Stefanie Lane" w:date="2022-08-29T18:41:00Z"/>
                <w:rFonts w:ascii="Times New Roman" w:eastAsia="Times New Roman" w:hAnsi="Times New Roman" w:cs="Times New Roman"/>
                <w:sz w:val="20"/>
                <w:szCs w:val="20"/>
              </w:rPr>
            </w:pPr>
          </w:p>
        </w:tc>
      </w:tr>
      <w:tr w:rsidR="00736096" w:rsidRPr="00823843" w14:paraId="7FCFBC15" w14:textId="77777777" w:rsidTr="008E207B">
        <w:trPr>
          <w:trHeight w:val="290"/>
          <w:jc w:val="center"/>
          <w:ins w:id="676" w:author="Stefanie Lane" w:date="2022-08-29T18:41:00Z"/>
        </w:trPr>
        <w:tc>
          <w:tcPr>
            <w:tcW w:w="1080" w:type="dxa"/>
            <w:tcBorders>
              <w:top w:val="nil"/>
              <w:left w:val="nil"/>
              <w:bottom w:val="nil"/>
              <w:right w:val="nil"/>
            </w:tcBorders>
            <w:shd w:val="clear" w:color="auto" w:fill="auto"/>
            <w:noWrap/>
            <w:vAlign w:val="bottom"/>
            <w:hideMark/>
          </w:tcPr>
          <w:p w14:paraId="2DCB2610" w14:textId="77777777" w:rsidR="00736096" w:rsidRPr="00823843" w:rsidRDefault="00736096" w:rsidP="008E207B">
            <w:pPr>
              <w:spacing w:after="0" w:line="240" w:lineRule="auto"/>
              <w:rPr>
                <w:ins w:id="677" w:author="Stefanie Lane" w:date="2022-08-29T18:41:00Z"/>
                <w:rFonts w:ascii="Calibri" w:eastAsia="Times New Roman" w:hAnsi="Calibri" w:cs="Calibri"/>
                <w:b/>
                <w:bCs/>
                <w:color w:val="000000"/>
                <w:sz w:val="20"/>
                <w:szCs w:val="20"/>
              </w:rPr>
            </w:pPr>
            <w:ins w:id="678" w:author="Stefanie Lane" w:date="2022-08-29T18:41:00Z">
              <w:r w:rsidRPr="00823843">
                <w:rPr>
                  <w:rFonts w:ascii="Calibri" w:eastAsia="Times New Roman" w:hAnsi="Calibri" w:cs="Calibri"/>
                  <w:b/>
                  <w:bCs/>
                  <w:color w:val="000000"/>
                  <w:sz w:val="20"/>
                  <w:szCs w:val="20"/>
                </w:rPr>
                <w:t>Total</w:t>
              </w:r>
            </w:ins>
          </w:p>
        </w:tc>
        <w:tc>
          <w:tcPr>
            <w:tcW w:w="840" w:type="dxa"/>
            <w:tcBorders>
              <w:top w:val="nil"/>
              <w:left w:val="nil"/>
              <w:bottom w:val="nil"/>
              <w:right w:val="nil"/>
            </w:tcBorders>
            <w:shd w:val="clear" w:color="auto" w:fill="auto"/>
            <w:noWrap/>
            <w:vAlign w:val="bottom"/>
            <w:hideMark/>
          </w:tcPr>
          <w:p w14:paraId="657FFD51" w14:textId="77777777" w:rsidR="00736096" w:rsidRPr="00823843" w:rsidRDefault="00736096" w:rsidP="008E207B">
            <w:pPr>
              <w:spacing w:after="0" w:line="240" w:lineRule="auto"/>
              <w:rPr>
                <w:ins w:id="679" w:author="Stefanie Lane" w:date="2022-08-29T18:41: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A25ED88" w14:textId="77777777" w:rsidR="00736096" w:rsidRPr="00823843" w:rsidRDefault="00736096" w:rsidP="008E207B">
            <w:pPr>
              <w:spacing w:after="0" w:line="240" w:lineRule="auto"/>
              <w:rPr>
                <w:ins w:id="680"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C1663D5" w14:textId="77777777" w:rsidR="00736096" w:rsidRPr="00823843" w:rsidRDefault="00736096" w:rsidP="008E207B">
            <w:pPr>
              <w:spacing w:after="0" w:line="240" w:lineRule="auto"/>
              <w:rPr>
                <w:ins w:id="681"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200ABBC" w14:textId="77777777" w:rsidR="00736096" w:rsidRPr="00823843" w:rsidRDefault="00736096" w:rsidP="008E207B">
            <w:pPr>
              <w:spacing w:after="0" w:line="240" w:lineRule="auto"/>
              <w:rPr>
                <w:ins w:id="682"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EC91E78" w14:textId="77777777" w:rsidR="00736096" w:rsidRPr="00823843" w:rsidRDefault="00736096" w:rsidP="008E207B">
            <w:pPr>
              <w:spacing w:after="0" w:line="240" w:lineRule="auto"/>
              <w:rPr>
                <w:ins w:id="683"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4A2ACE5" w14:textId="77777777" w:rsidR="00736096" w:rsidRPr="00823843" w:rsidRDefault="00736096" w:rsidP="008E207B">
            <w:pPr>
              <w:spacing w:after="0" w:line="240" w:lineRule="auto"/>
              <w:rPr>
                <w:ins w:id="684" w:author="Stefanie Lane" w:date="2022-08-29T18:41:00Z"/>
                <w:rFonts w:ascii="Times New Roman" w:eastAsia="Times New Roman" w:hAnsi="Times New Roman" w:cs="Times New Roman"/>
                <w:sz w:val="20"/>
                <w:szCs w:val="20"/>
              </w:rPr>
            </w:pPr>
          </w:p>
        </w:tc>
      </w:tr>
      <w:tr w:rsidR="00736096" w:rsidRPr="00823843" w14:paraId="47668DCD" w14:textId="77777777" w:rsidTr="008E207B">
        <w:trPr>
          <w:trHeight w:val="290"/>
          <w:jc w:val="center"/>
          <w:ins w:id="685"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5F6F6B3C" w14:textId="77777777" w:rsidR="00736096" w:rsidRPr="00823843" w:rsidRDefault="00736096" w:rsidP="008E207B">
            <w:pPr>
              <w:spacing w:after="0" w:line="240" w:lineRule="auto"/>
              <w:jc w:val="right"/>
              <w:rPr>
                <w:ins w:id="686" w:author="Stefanie Lane" w:date="2022-08-29T18:41:00Z"/>
                <w:rFonts w:ascii="Calibri" w:eastAsia="Times New Roman" w:hAnsi="Calibri" w:cs="Calibri"/>
                <w:color w:val="000000"/>
                <w:sz w:val="20"/>
                <w:szCs w:val="20"/>
              </w:rPr>
            </w:pPr>
            <w:ins w:id="687" w:author="Stefanie Lane" w:date="2022-08-29T18:41:00Z">
              <w:r w:rsidRPr="00823843">
                <w:rPr>
                  <w:rFonts w:ascii="Calibri" w:eastAsia="Times New Roman" w:hAnsi="Calibri" w:cs="Calibri"/>
                  <w:color w:val="000000"/>
                  <w:sz w:val="20"/>
                  <w:szCs w:val="20"/>
                </w:rPr>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5071D581" w14:textId="77777777" w:rsidR="00736096" w:rsidRPr="00823843" w:rsidRDefault="00736096" w:rsidP="008E207B">
            <w:pPr>
              <w:spacing w:after="0" w:line="240" w:lineRule="auto"/>
              <w:jc w:val="center"/>
              <w:rPr>
                <w:ins w:id="688" w:author="Stefanie Lane" w:date="2022-08-29T18:41:00Z"/>
                <w:rFonts w:ascii="Calibri" w:eastAsia="Times New Roman" w:hAnsi="Calibri" w:cs="Calibri"/>
                <w:color w:val="000000"/>
                <w:sz w:val="20"/>
                <w:szCs w:val="20"/>
              </w:rPr>
            </w:pPr>
            <w:ins w:id="689" w:author="Stefanie Lane" w:date="2022-08-29T18:41:00Z">
              <w:r w:rsidRPr="00823843">
                <w:rPr>
                  <w:rFonts w:ascii="Calibri" w:eastAsia="Times New Roman" w:hAnsi="Calibri" w:cs="Calibri"/>
                  <w:color w:val="000000"/>
                  <w:sz w:val="20"/>
                  <w:szCs w:val="20"/>
                </w:rPr>
                <w:t>82</w:t>
              </w:r>
            </w:ins>
          </w:p>
        </w:tc>
        <w:tc>
          <w:tcPr>
            <w:tcW w:w="700" w:type="dxa"/>
            <w:tcBorders>
              <w:top w:val="single" w:sz="4" w:space="0" w:color="auto"/>
              <w:left w:val="nil"/>
              <w:bottom w:val="single" w:sz="4" w:space="0" w:color="auto"/>
              <w:right w:val="nil"/>
            </w:tcBorders>
            <w:shd w:val="clear" w:color="auto" w:fill="auto"/>
            <w:noWrap/>
            <w:vAlign w:val="bottom"/>
            <w:hideMark/>
          </w:tcPr>
          <w:p w14:paraId="3A18A79B" w14:textId="77777777" w:rsidR="00736096" w:rsidRPr="00823843" w:rsidRDefault="00736096" w:rsidP="008E207B">
            <w:pPr>
              <w:spacing w:after="0" w:line="240" w:lineRule="auto"/>
              <w:jc w:val="center"/>
              <w:rPr>
                <w:ins w:id="690" w:author="Stefanie Lane" w:date="2022-08-29T18:41:00Z"/>
                <w:rFonts w:ascii="Calibri" w:eastAsia="Times New Roman" w:hAnsi="Calibri" w:cs="Calibri"/>
                <w:color w:val="000000"/>
                <w:sz w:val="20"/>
                <w:szCs w:val="20"/>
              </w:rPr>
            </w:pPr>
            <w:ins w:id="691" w:author="Stefanie Lane" w:date="2022-08-29T18:41:00Z">
              <w:r w:rsidRPr="00823843">
                <w:rPr>
                  <w:rFonts w:ascii="Calibri" w:eastAsia="Times New Roman" w:hAnsi="Calibri" w:cs="Calibri"/>
                  <w:color w:val="000000"/>
                  <w:sz w:val="20"/>
                  <w:szCs w:val="20"/>
                </w:rPr>
                <w:t>48</w:t>
              </w:r>
            </w:ins>
          </w:p>
        </w:tc>
        <w:tc>
          <w:tcPr>
            <w:tcW w:w="300" w:type="dxa"/>
            <w:tcBorders>
              <w:top w:val="nil"/>
              <w:left w:val="nil"/>
              <w:bottom w:val="nil"/>
              <w:right w:val="nil"/>
            </w:tcBorders>
            <w:shd w:val="clear" w:color="auto" w:fill="auto"/>
            <w:noWrap/>
            <w:vAlign w:val="bottom"/>
            <w:hideMark/>
          </w:tcPr>
          <w:p w14:paraId="5EE2B4CE" w14:textId="77777777" w:rsidR="00736096" w:rsidRPr="00823843" w:rsidRDefault="00736096" w:rsidP="008E207B">
            <w:pPr>
              <w:spacing w:after="0" w:line="240" w:lineRule="auto"/>
              <w:jc w:val="center"/>
              <w:rPr>
                <w:ins w:id="692" w:author="Stefanie Lane" w:date="2022-08-29T18:41: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3A3F3853" w14:textId="77777777" w:rsidR="00736096" w:rsidRPr="00823843" w:rsidRDefault="00736096" w:rsidP="008E207B">
            <w:pPr>
              <w:spacing w:after="0" w:line="240" w:lineRule="auto"/>
              <w:jc w:val="center"/>
              <w:rPr>
                <w:ins w:id="693" w:author="Stefanie Lane" w:date="2022-08-29T18:41:00Z"/>
                <w:rFonts w:ascii="Calibri" w:eastAsia="Times New Roman" w:hAnsi="Calibri" w:cs="Calibri"/>
                <w:color w:val="000000"/>
                <w:sz w:val="20"/>
                <w:szCs w:val="20"/>
              </w:rPr>
            </w:pPr>
            <w:ins w:id="694" w:author="Stefanie Lane" w:date="2022-08-29T18:41:00Z">
              <w:r w:rsidRPr="00823843">
                <w:rPr>
                  <w:rFonts w:ascii="Calibri" w:eastAsia="Times New Roman" w:hAnsi="Calibri" w:cs="Calibri"/>
                  <w:color w:val="000000"/>
                  <w:sz w:val="20"/>
                  <w:szCs w:val="20"/>
                </w:rPr>
                <w:t>9.96</w:t>
              </w:r>
            </w:ins>
          </w:p>
        </w:tc>
        <w:tc>
          <w:tcPr>
            <w:tcW w:w="800" w:type="dxa"/>
            <w:tcBorders>
              <w:top w:val="single" w:sz="4" w:space="0" w:color="auto"/>
              <w:left w:val="nil"/>
              <w:bottom w:val="single" w:sz="4" w:space="0" w:color="auto"/>
              <w:right w:val="nil"/>
            </w:tcBorders>
            <w:shd w:val="clear" w:color="auto" w:fill="auto"/>
            <w:noWrap/>
            <w:vAlign w:val="bottom"/>
            <w:hideMark/>
          </w:tcPr>
          <w:p w14:paraId="26609ACD" w14:textId="77777777" w:rsidR="00736096" w:rsidRPr="00823843" w:rsidRDefault="00736096" w:rsidP="008E207B">
            <w:pPr>
              <w:spacing w:after="0" w:line="240" w:lineRule="auto"/>
              <w:jc w:val="center"/>
              <w:rPr>
                <w:ins w:id="695" w:author="Stefanie Lane" w:date="2022-08-29T18:41:00Z"/>
                <w:rFonts w:ascii="Calibri" w:eastAsia="Times New Roman" w:hAnsi="Calibri" w:cs="Calibri"/>
                <w:color w:val="000000"/>
                <w:sz w:val="20"/>
                <w:szCs w:val="20"/>
              </w:rPr>
            </w:pPr>
            <w:ins w:id="696" w:author="Stefanie Lane" w:date="2022-08-29T18:41:00Z">
              <w:r w:rsidRPr="00823843">
                <w:rPr>
                  <w:rFonts w:ascii="Calibri" w:eastAsia="Times New Roman" w:hAnsi="Calibri" w:cs="Calibri"/>
                  <w:color w:val="000000"/>
                  <w:sz w:val="20"/>
                  <w:szCs w:val="20"/>
                </w:rPr>
                <w:t>3.41</w:t>
              </w:r>
            </w:ins>
          </w:p>
        </w:tc>
        <w:tc>
          <w:tcPr>
            <w:tcW w:w="800" w:type="dxa"/>
            <w:tcBorders>
              <w:top w:val="single" w:sz="4" w:space="0" w:color="auto"/>
              <w:left w:val="nil"/>
              <w:bottom w:val="single" w:sz="4" w:space="0" w:color="auto"/>
              <w:right w:val="nil"/>
            </w:tcBorders>
            <w:shd w:val="clear" w:color="auto" w:fill="auto"/>
            <w:noWrap/>
            <w:vAlign w:val="bottom"/>
            <w:hideMark/>
          </w:tcPr>
          <w:p w14:paraId="631F6B5C" w14:textId="77777777" w:rsidR="00736096" w:rsidRPr="00823843" w:rsidRDefault="00736096" w:rsidP="008E207B">
            <w:pPr>
              <w:spacing w:after="0" w:line="240" w:lineRule="auto"/>
              <w:jc w:val="center"/>
              <w:rPr>
                <w:ins w:id="697" w:author="Stefanie Lane" w:date="2022-08-29T18:41:00Z"/>
                <w:rFonts w:ascii="Calibri" w:eastAsia="Times New Roman" w:hAnsi="Calibri" w:cs="Calibri"/>
                <w:color w:val="000000"/>
                <w:sz w:val="20"/>
                <w:szCs w:val="20"/>
              </w:rPr>
            </w:pPr>
            <w:ins w:id="698" w:author="Stefanie Lane" w:date="2022-08-29T18:41:00Z">
              <w:r w:rsidRPr="00823843">
                <w:rPr>
                  <w:rFonts w:ascii="Calibri" w:eastAsia="Times New Roman" w:hAnsi="Calibri" w:cs="Calibri"/>
                  <w:color w:val="000000"/>
                  <w:sz w:val="20"/>
                  <w:szCs w:val="20"/>
                </w:rPr>
                <w:t>4.82</w:t>
              </w:r>
            </w:ins>
          </w:p>
        </w:tc>
      </w:tr>
      <w:tr w:rsidR="00736096" w:rsidRPr="00823843" w14:paraId="6198756D" w14:textId="77777777" w:rsidTr="008E207B">
        <w:trPr>
          <w:trHeight w:val="290"/>
          <w:jc w:val="center"/>
          <w:ins w:id="699" w:author="Stefanie Lane" w:date="2022-08-29T18:41:00Z"/>
        </w:trPr>
        <w:tc>
          <w:tcPr>
            <w:tcW w:w="1080" w:type="dxa"/>
            <w:tcBorders>
              <w:top w:val="nil"/>
              <w:left w:val="nil"/>
              <w:bottom w:val="nil"/>
              <w:right w:val="nil"/>
            </w:tcBorders>
            <w:shd w:val="clear" w:color="auto" w:fill="auto"/>
            <w:noWrap/>
            <w:vAlign w:val="bottom"/>
            <w:hideMark/>
          </w:tcPr>
          <w:p w14:paraId="445AC218" w14:textId="77777777" w:rsidR="00736096" w:rsidRPr="00823843" w:rsidRDefault="00736096" w:rsidP="008E207B">
            <w:pPr>
              <w:spacing w:after="0" w:line="240" w:lineRule="auto"/>
              <w:jc w:val="right"/>
              <w:rPr>
                <w:ins w:id="700" w:author="Stefanie Lane" w:date="2022-08-29T18:41:00Z"/>
                <w:rFonts w:ascii="Calibri" w:eastAsia="Times New Roman" w:hAnsi="Calibri" w:cs="Calibri"/>
                <w:color w:val="000000"/>
                <w:sz w:val="20"/>
                <w:szCs w:val="20"/>
              </w:rPr>
            </w:pPr>
            <w:ins w:id="701" w:author="Stefanie Lane" w:date="2022-08-29T18:41:00Z">
              <w:r w:rsidRPr="00823843">
                <w:rPr>
                  <w:rFonts w:ascii="Calibri" w:eastAsia="Times New Roman" w:hAnsi="Calibri" w:cs="Calibri"/>
                  <w:color w:val="000000"/>
                  <w:sz w:val="20"/>
                  <w:szCs w:val="20"/>
                </w:rPr>
                <w:t>1999</w:t>
              </w:r>
            </w:ins>
          </w:p>
        </w:tc>
        <w:tc>
          <w:tcPr>
            <w:tcW w:w="840" w:type="dxa"/>
            <w:tcBorders>
              <w:top w:val="nil"/>
              <w:left w:val="nil"/>
              <w:bottom w:val="single" w:sz="4" w:space="0" w:color="auto"/>
              <w:right w:val="nil"/>
            </w:tcBorders>
            <w:shd w:val="clear" w:color="auto" w:fill="auto"/>
            <w:noWrap/>
            <w:vAlign w:val="bottom"/>
            <w:hideMark/>
          </w:tcPr>
          <w:p w14:paraId="68D4FDA4" w14:textId="77777777" w:rsidR="00736096" w:rsidRPr="00823843" w:rsidRDefault="00736096" w:rsidP="008E207B">
            <w:pPr>
              <w:spacing w:after="0" w:line="240" w:lineRule="auto"/>
              <w:jc w:val="center"/>
              <w:rPr>
                <w:ins w:id="702" w:author="Stefanie Lane" w:date="2022-08-29T18:41:00Z"/>
                <w:rFonts w:ascii="Calibri" w:eastAsia="Times New Roman" w:hAnsi="Calibri" w:cs="Calibri"/>
                <w:color w:val="000000"/>
                <w:sz w:val="20"/>
                <w:szCs w:val="20"/>
              </w:rPr>
            </w:pPr>
            <w:ins w:id="703" w:author="Stefanie Lane" w:date="2022-08-29T18:41:00Z">
              <w:r w:rsidRPr="00823843">
                <w:rPr>
                  <w:rFonts w:ascii="Calibri" w:eastAsia="Times New Roman" w:hAnsi="Calibri" w:cs="Calibri"/>
                  <w:color w:val="000000"/>
                  <w:sz w:val="20"/>
                  <w:szCs w:val="20"/>
                </w:rPr>
                <w:t>82</w:t>
              </w:r>
            </w:ins>
          </w:p>
        </w:tc>
        <w:tc>
          <w:tcPr>
            <w:tcW w:w="700" w:type="dxa"/>
            <w:tcBorders>
              <w:top w:val="nil"/>
              <w:left w:val="nil"/>
              <w:bottom w:val="nil"/>
              <w:right w:val="nil"/>
            </w:tcBorders>
            <w:shd w:val="clear" w:color="auto" w:fill="auto"/>
            <w:noWrap/>
            <w:vAlign w:val="bottom"/>
            <w:hideMark/>
          </w:tcPr>
          <w:p w14:paraId="4E135E22" w14:textId="77777777" w:rsidR="00736096" w:rsidRPr="00823843" w:rsidRDefault="00736096" w:rsidP="008E207B">
            <w:pPr>
              <w:spacing w:after="0" w:line="240" w:lineRule="auto"/>
              <w:jc w:val="center"/>
              <w:rPr>
                <w:ins w:id="704" w:author="Stefanie Lane" w:date="2022-08-29T18:41:00Z"/>
                <w:rFonts w:ascii="Calibri" w:eastAsia="Times New Roman" w:hAnsi="Calibri" w:cs="Calibri"/>
                <w:color w:val="000000"/>
                <w:sz w:val="20"/>
                <w:szCs w:val="20"/>
              </w:rPr>
            </w:pPr>
            <w:ins w:id="705" w:author="Stefanie Lane" w:date="2022-08-29T18:41:00Z">
              <w:r w:rsidRPr="00823843">
                <w:rPr>
                  <w:rFonts w:ascii="Calibri" w:eastAsia="Times New Roman" w:hAnsi="Calibri" w:cs="Calibri"/>
                  <w:color w:val="000000"/>
                  <w:sz w:val="20"/>
                  <w:szCs w:val="20"/>
                </w:rPr>
                <w:t>45</w:t>
              </w:r>
            </w:ins>
          </w:p>
        </w:tc>
        <w:tc>
          <w:tcPr>
            <w:tcW w:w="300" w:type="dxa"/>
            <w:tcBorders>
              <w:top w:val="nil"/>
              <w:left w:val="nil"/>
              <w:bottom w:val="nil"/>
              <w:right w:val="nil"/>
            </w:tcBorders>
            <w:shd w:val="clear" w:color="auto" w:fill="auto"/>
            <w:noWrap/>
            <w:vAlign w:val="bottom"/>
            <w:hideMark/>
          </w:tcPr>
          <w:p w14:paraId="580F2B39" w14:textId="77777777" w:rsidR="00736096" w:rsidRPr="00823843" w:rsidRDefault="00736096" w:rsidP="008E207B">
            <w:pPr>
              <w:spacing w:after="0" w:line="240" w:lineRule="auto"/>
              <w:jc w:val="center"/>
              <w:rPr>
                <w:ins w:id="706" w:author="Stefanie Lane" w:date="2022-08-29T18:41:00Z"/>
                <w:rFonts w:ascii="Calibri" w:eastAsia="Times New Roman" w:hAnsi="Calibri" w:cs="Calibri"/>
                <w:color w:val="000000"/>
                <w:sz w:val="20"/>
                <w:szCs w:val="20"/>
              </w:rPr>
            </w:pPr>
          </w:p>
        </w:tc>
        <w:tc>
          <w:tcPr>
            <w:tcW w:w="800" w:type="dxa"/>
            <w:tcBorders>
              <w:top w:val="nil"/>
              <w:left w:val="nil"/>
              <w:bottom w:val="nil"/>
              <w:right w:val="nil"/>
            </w:tcBorders>
            <w:shd w:val="clear" w:color="auto" w:fill="auto"/>
            <w:noWrap/>
            <w:vAlign w:val="bottom"/>
            <w:hideMark/>
          </w:tcPr>
          <w:p w14:paraId="58FA009F" w14:textId="77777777" w:rsidR="00736096" w:rsidRPr="00823843" w:rsidRDefault="00736096" w:rsidP="008E207B">
            <w:pPr>
              <w:spacing w:after="0" w:line="240" w:lineRule="auto"/>
              <w:jc w:val="center"/>
              <w:rPr>
                <w:ins w:id="707" w:author="Stefanie Lane" w:date="2022-08-29T18:41:00Z"/>
                <w:rFonts w:ascii="Calibri" w:eastAsia="Times New Roman" w:hAnsi="Calibri" w:cs="Calibri"/>
                <w:color w:val="000000"/>
                <w:sz w:val="20"/>
                <w:szCs w:val="20"/>
              </w:rPr>
            </w:pPr>
            <w:ins w:id="708" w:author="Stefanie Lane" w:date="2022-08-29T18:41:00Z">
              <w:r w:rsidRPr="00823843">
                <w:rPr>
                  <w:rFonts w:ascii="Calibri" w:eastAsia="Times New Roman" w:hAnsi="Calibri" w:cs="Calibri"/>
                  <w:color w:val="000000"/>
                  <w:sz w:val="20"/>
                  <w:szCs w:val="20"/>
                </w:rPr>
                <w:t>9.55</w:t>
              </w:r>
            </w:ins>
          </w:p>
        </w:tc>
        <w:tc>
          <w:tcPr>
            <w:tcW w:w="800" w:type="dxa"/>
            <w:tcBorders>
              <w:top w:val="nil"/>
              <w:left w:val="nil"/>
              <w:bottom w:val="nil"/>
              <w:right w:val="nil"/>
            </w:tcBorders>
            <w:shd w:val="clear" w:color="auto" w:fill="auto"/>
            <w:noWrap/>
            <w:vAlign w:val="bottom"/>
            <w:hideMark/>
          </w:tcPr>
          <w:p w14:paraId="09F6C894" w14:textId="77777777" w:rsidR="00736096" w:rsidRPr="00823843" w:rsidRDefault="00736096" w:rsidP="008E207B">
            <w:pPr>
              <w:spacing w:after="0" w:line="240" w:lineRule="auto"/>
              <w:jc w:val="center"/>
              <w:rPr>
                <w:ins w:id="709" w:author="Stefanie Lane" w:date="2022-08-29T18:41:00Z"/>
                <w:rFonts w:ascii="Calibri" w:eastAsia="Times New Roman" w:hAnsi="Calibri" w:cs="Calibri"/>
                <w:color w:val="000000"/>
                <w:sz w:val="20"/>
                <w:szCs w:val="20"/>
              </w:rPr>
            </w:pPr>
            <w:ins w:id="710" w:author="Stefanie Lane" w:date="2022-08-29T18:41:00Z">
              <w:r w:rsidRPr="00823843">
                <w:rPr>
                  <w:rFonts w:ascii="Calibri" w:eastAsia="Times New Roman" w:hAnsi="Calibri" w:cs="Calibri"/>
                  <w:color w:val="000000"/>
                  <w:sz w:val="20"/>
                  <w:szCs w:val="20"/>
                </w:rPr>
                <w:t>3.30</w:t>
              </w:r>
            </w:ins>
          </w:p>
        </w:tc>
        <w:tc>
          <w:tcPr>
            <w:tcW w:w="800" w:type="dxa"/>
            <w:tcBorders>
              <w:top w:val="nil"/>
              <w:left w:val="nil"/>
              <w:bottom w:val="nil"/>
              <w:right w:val="nil"/>
            </w:tcBorders>
            <w:shd w:val="clear" w:color="auto" w:fill="auto"/>
            <w:noWrap/>
            <w:vAlign w:val="bottom"/>
            <w:hideMark/>
          </w:tcPr>
          <w:p w14:paraId="5B79900F" w14:textId="77777777" w:rsidR="00736096" w:rsidRPr="00823843" w:rsidRDefault="00736096" w:rsidP="008E207B">
            <w:pPr>
              <w:spacing w:after="0" w:line="240" w:lineRule="auto"/>
              <w:jc w:val="center"/>
              <w:rPr>
                <w:ins w:id="711" w:author="Stefanie Lane" w:date="2022-08-29T18:41:00Z"/>
                <w:rFonts w:ascii="Calibri" w:eastAsia="Times New Roman" w:hAnsi="Calibri" w:cs="Calibri"/>
                <w:color w:val="000000"/>
                <w:sz w:val="20"/>
                <w:szCs w:val="20"/>
              </w:rPr>
            </w:pPr>
            <w:ins w:id="712" w:author="Stefanie Lane" w:date="2022-08-29T18:41:00Z">
              <w:r w:rsidRPr="00823843">
                <w:rPr>
                  <w:rFonts w:ascii="Calibri" w:eastAsia="Times New Roman" w:hAnsi="Calibri" w:cs="Calibri"/>
                  <w:color w:val="000000"/>
                  <w:sz w:val="20"/>
                  <w:szCs w:val="20"/>
                </w:rPr>
                <w:t>4.71</w:t>
              </w:r>
            </w:ins>
          </w:p>
        </w:tc>
      </w:tr>
      <w:tr w:rsidR="00736096" w:rsidRPr="00823843" w14:paraId="633ED736" w14:textId="77777777" w:rsidTr="008E207B">
        <w:trPr>
          <w:trHeight w:val="290"/>
          <w:jc w:val="center"/>
          <w:ins w:id="713"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30DDB89B" w14:textId="77777777" w:rsidR="00736096" w:rsidRPr="00823843" w:rsidRDefault="00736096" w:rsidP="008E207B">
            <w:pPr>
              <w:spacing w:after="0" w:line="240" w:lineRule="auto"/>
              <w:jc w:val="right"/>
              <w:rPr>
                <w:ins w:id="714" w:author="Stefanie Lane" w:date="2022-08-29T18:41:00Z"/>
                <w:rFonts w:ascii="Calibri" w:eastAsia="Times New Roman" w:hAnsi="Calibri" w:cs="Calibri"/>
                <w:color w:val="000000"/>
                <w:sz w:val="20"/>
                <w:szCs w:val="20"/>
              </w:rPr>
            </w:pPr>
            <w:ins w:id="715" w:author="Stefanie Lane" w:date="2022-08-29T18:41:00Z">
              <w:r w:rsidRPr="00823843">
                <w:rPr>
                  <w:rFonts w:ascii="Calibri" w:eastAsia="Times New Roman" w:hAnsi="Calibri" w:cs="Calibri"/>
                  <w:color w:val="000000"/>
                  <w:sz w:val="20"/>
                  <w:szCs w:val="20"/>
                </w:rPr>
                <w:t>2019</w:t>
              </w:r>
            </w:ins>
          </w:p>
        </w:tc>
        <w:tc>
          <w:tcPr>
            <w:tcW w:w="840" w:type="dxa"/>
            <w:tcBorders>
              <w:top w:val="nil"/>
              <w:left w:val="nil"/>
              <w:bottom w:val="single" w:sz="4" w:space="0" w:color="auto"/>
              <w:right w:val="nil"/>
            </w:tcBorders>
            <w:shd w:val="clear" w:color="auto" w:fill="auto"/>
            <w:noWrap/>
            <w:vAlign w:val="bottom"/>
            <w:hideMark/>
          </w:tcPr>
          <w:p w14:paraId="44FFDC43" w14:textId="77777777" w:rsidR="00736096" w:rsidRPr="00823843" w:rsidRDefault="00736096" w:rsidP="008E207B">
            <w:pPr>
              <w:spacing w:after="0" w:line="240" w:lineRule="auto"/>
              <w:jc w:val="center"/>
              <w:rPr>
                <w:ins w:id="716" w:author="Stefanie Lane" w:date="2022-08-29T18:41:00Z"/>
                <w:rFonts w:ascii="Calibri" w:eastAsia="Times New Roman" w:hAnsi="Calibri" w:cs="Calibri"/>
                <w:color w:val="000000"/>
                <w:sz w:val="20"/>
                <w:szCs w:val="20"/>
              </w:rPr>
            </w:pPr>
            <w:ins w:id="717" w:author="Stefanie Lane" w:date="2022-08-29T18:41:00Z">
              <w:r w:rsidRPr="00823843">
                <w:rPr>
                  <w:rFonts w:ascii="Calibri" w:eastAsia="Times New Roman" w:hAnsi="Calibri" w:cs="Calibri"/>
                  <w:color w:val="000000"/>
                  <w:sz w:val="20"/>
                  <w:szCs w:val="20"/>
                </w:rPr>
                <w:t>74</w:t>
              </w:r>
            </w:ins>
          </w:p>
        </w:tc>
        <w:tc>
          <w:tcPr>
            <w:tcW w:w="700" w:type="dxa"/>
            <w:tcBorders>
              <w:top w:val="single" w:sz="4" w:space="0" w:color="auto"/>
              <w:left w:val="nil"/>
              <w:bottom w:val="single" w:sz="4" w:space="0" w:color="auto"/>
              <w:right w:val="nil"/>
            </w:tcBorders>
            <w:shd w:val="clear" w:color="auto" w:fill="auto"/>
            <w:noWrap/>
            <w:vAlign w:val="bottom"/>
            <w:hideMark/>
          </w:tcPr>
          <w:p w14:paraId="26B1DAE5" w14:textId="77777777" w:rsidR="00736096" w:rsidRPr="00823843" w:rsidRDefault="00736096" w:rsidP="008E207B">
            <w:pPr>
              <w:spacing w:after="0" w:line="240" w:lineRule="auto"/>
              <w:jc w:val="center"/>
              <w:rPr>
                <w:ins w:id="718" w:author="Stefanie Lane" w:date="2022-08-29T18:41:00Z"/>
                <w:rFonts w:ascii="Calibri" w:eastAsia="Times New Roman" w:hAnsi="Calibri" w:cs="Calibri"/>
                <w:color w:val="000000"/>
                <w:sz w:val="20"/>
                <w:szCs w:val="20"/>
              </w:rPr>
            </w:pPr>
            <w:ins w:id="719" w:author="Stefanie Lane" w:date="2022-08-29T18:41:00Z">
              <w:r w:rsidRPr="00823843">
                <w:rPr>
                  <w:rFonts w:ascii="Calibri" w:eastAsia="Times New Roman" w:hAnsi="Calibri" w:cs="Calibri"/>
                  <w:color w:val="000000"/>
                  <w:sz w:val="20"/>
                  <w:szCs w:val="20"/>
                </w:rPr>
                <w:t>43</w:t>
              </w:r>
            </w:ins>
          </w:p>
        </w:tc>
        <w:tc>
          <w:tcPr>
            <w:tcW w:w="300" w:type="dxa"/>
            <w:tcBorders>
              <w:top w:val="nil"/>
              <w:left w:val="nil"/>
              <w:bottom w:val="nil"/>
              <w:right w:val="nil"/>
            </w:tcBorders>
            <w:shd w:val="clear" w:color="auto" w:fill="auto"/>
            <w:noWrap/>
            <w:vAlign w:val="bottom"/>
            <w:hideMark/>
          </w:tcPr>
          <w:p w14:paraId="102753E4" w14:textId="77777777" w:rsidR="00736096" w:rsidRPr="00823843" w:rsidRDefault="00736096" w:rsidP="008E207B">
            <w:pPr>
              <w:spacing w:after="0" w:line="240" w:lineRule="auto"/>
              <w:jc w:val="center"/>
              <w:rPr>
                <w:ins w:id="720" w:author="Stefanie Lane" w:date="2022-08-29T18:41: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4FCA1D5B" w14:textId="77777777" w:rsidR="00736096" w:rsidRPr="00823843" w:rsidRDefault="00736096" w:rsidP="008E207B">
            <w:pPr>
              <w:spacing w:after="0" w:line="240" w:lineRule="auto"/>
              <w:jc w:val="center"/>
              <w:rPr>
                <w:ins w:id="721" w:author="Stefanie Lane" w:date="2022-08-29T18:41:00Z"/>
                <w:rFonts w:ascii="Calibri" w:eastAsia="Times New Roman" w:hAnsi="Calibri" w:cs="Calibri"/>
                <w:color w:val="000000"/>
                <w:sz w:val="20"/>
                <w:szCs w:val="20"/>
              </w:rPr>
            </w:pPr>
            <w:ins w:id="722" w:author="Stefanie Lane" w:date="2022-08-29T18:41:00Z">
              <w:r w:rsidRPr="00823843">
                <w:rPr>
                  <w:rFonts w:ascii="Calibri" w:eastAsia="Times New Roman" w:hAnsi="Calibri" w:cs="Calibri"/>
                  <w:color w:val="000000"/>
                  <w:sz w:val="20"/>
                  <w:szCs w:val="20"/>
                </w:rPr>
                <w:t>8.36</w:t>
              </w:r>
            </w:ins>
          </w:p>
        </w:tc>
        <w:tc>
          <w:tcPr>
            <w:tcW w:w="800" w:type="dxa"/>
            <w:tcBorders>
              <w:top w:val="single" w:sz="4" w:space="0" w:color="auto"/>
              <w:left w:val="nil"/>
              <w:bottom w:val="single" w:sz="4" w:space="0" w:color="auto"/>
              <w:right w:val="nil"/>
            </w:tcBorders>
            <w:shd w:val="clear" w:color="auto" w:fill="auto"/>
            <w:noWrap/>
            <w:vAlign w:val="bottom"/>
            <w:hideMark/>
          </w:tcPr>
          <w:p w14:paraId="17D5097F" w14:textId="77777777" w:rsidR="00736096" w:rsidRPr="00823843" w:rsidRDefault="00736096" w:rsidP="008E207B">
            <w:pPr>
              <w:spacing w:after="0" w:line="240" w:lineRule="auto"/>
              <w:jc w:val="center"/>
              <w:rPr>
                <w:ins w:id="723" w:author="Stefanie Lane" w:date="2022-08-29T18:41:00Z"/>
                <w:rFonts w:ascii="Calibri" w:eastAsia="Times New Roman" w:hAnsi="Calibri" w:cs="Calibri"/>
                <w:color w:val="000000"/>
                <w:sz w:val="20"/>
                <w:szCs w:val="20"/>
              </w:rPr>
            </w:pPr>
            <w:ins w:id="724" w:author="Stefanie Lane" w:date="2022-08-29T18:41:00Z">
              <w:r w:rsidRPr="00823843">
                <w:rPr>
                  <w:rFonts w:ascii="Calibri" w:eastAsia="Times New Roman" w:hAnsi="Calibri" w:cs="Calibri"/>
                  <w:color w:val="000000"/>
                  <w:sz w:val="20"/>
                  <w:szCs w:val="20"/>
                </w:rPr>
                <w:t>3.03</w:t>
              </w:r>
            </w:ins>
          </w:p>
        </w:tc>
        <w:tc>
          <w:tcPr>
            <w:tcW w:w="800" w:type="dxa"/>
            <w:tcBorders>
              <w:top w:val="single" w:sz="4" w:space="0" w:color="auto"/>
              <w:left w:val="nil"/>
              <w:bottom w:val="single" w:sz="4" w:space="0" w:color="auto"/>
              <w:right w:val="nil"/>
            </w:tcBorders>
            <w:shd w:val="clear" w:color="auto" w:fill="auto"/>
            <w:noWrap/>
            <w:vAlign w:val="bottom"/>
            <w:hideMark/>
          </w:tcPr>
          <w:p w14:paraId="62DA1404" w14:textId="77777777" w:rsidR="00736096" w:rsidRPr="00823843" w:rsidRDefault="00736096" w:rsidP="008E207B">
            <w:pPr>
              <w:spacing w:after="0" w:line="240" w:lineRule="auto"/>
              <w:jc w:val="center"/>
              <w:rPr>
                <w:ins w:id="725" w:author="Stefanie Lane" w:date="2022-08-29T18:41:00Z"/>
                <w:rFonts w:ascii="Calibri" w:eastAsia="Times New Roman" w:hAnsi="Calibri" w:cs="Calibri"/>
                <w:color w:val="000000"/>
                <w:sz w:val="20"/>
                <w:szCs w:val="20"/>
              </w:rPr>
            </w:pPr>
            <w:ins w:id="726" w:author="Stefanie Lane" w:date="2022-08-29T18:41:00Z">
              <w:r w:rsidRPr="00823843">
                <w:rPr>
                  <w:rFonts w:ascii="Calibri" w:eastAsia="Times New Roman" w:hAnsi="Calibri" w:cs="Calibri"/>
                  <w:color w:val="000000"/>
                  <w:sz w:val="20"/>
                  <w:szCs w:val="20"/>
                </w:rPr>
                <w:t>5.14</w:t>
              </w:r>
            </w:ins>
          </w:p>
        </w:tc>
      </w:tr>
    </w:tbl>
    <w:p w14:paraId="52039417" w14:textId="77777777" w:rsidR="00736096" w:rsidRPr="00825EA9" w:rsidRDefault="00736096" w:rsidP="00E12966">
      <w:pPr>
        <w:ind w:firstLine="720"/>
      </w:pPr>
    </w:p>
    <w:p w14:paraId="3D519838" w14:textId="17270468" w:rsidR="009D1A0A" w:rsidRPr="009D1A0A" w:rsidRDefault="005B5681" w:rsidP="00E12966">
      <w:pPr>
        <w:ind w:firstLine="720"/>
      </w:pPr>
      <w:r>
        <w:t xml:space="preserve"> </w:t>
      </w:r>
    </w:p>
    <w:p w14:paraId="1774FCB2" w14:textId="1EB98DC3" w:rsidR="00B61B57" w:rsidRDefault="00B61B57" w:rsidP="0066777E"/>
    <w:p w14:paraId="148443DA" w14:textId="17B64F89" w:rsidR="00C94867" w:rsidRPr="00DC704D" w:rsidRDefault="00C94867">
      <w:pPr>
        <w:rPr>
          <w:iCs/>
          <w:color w:val="44546A" w:themeColor="text2"/>
          <w:sz w:val="18"/>
          <w:szCs w:val="18"/>
        </w:rPr>
      </w:pPr>
    </w:p>
    <w:p w14:paraId="731B6B36" w14:textId="2C22D11A" w:rsidR="00F2017D" w:rsidRDefault="00FE1C76" w:rsidP="00DC704D">
      <w:pPr>
        <w:keepNext/>
        <w:jc w:val="center"/>
      </w:pPr>
      <w:r>
        <w:rPr>
          <w:noProof/>
        </w:rPr>
        <w:lastRenderedPageBreak/>
        <w:drawing>
          <wp:inline distT="0" distB="0" distL="0" distR="0" wp14:anchorId="14580129" wp14:editId="0820858E">
            <wp:extent cx="5344233" cy="3340146"/>
            <wp:effectExtent l="0" t="0" r="889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344233" cy="3340146"/>
                    </a:xfrm>
                    <a:prstGeom prst="rect">
                      <a:avLst/>
                    </a:prstGeom>
                  </pic:spPr>
                </pic:pic>
              </a:graphicData>
            </a:graphic>
          </wp:inline>
        </w:drawing>
      </w:r>
    </w:p>
    <w:p w14:paraId="33960BA8" w14:textId="47E39A65" w:rsidR="00FE1C76" w:rsidRDefault="00F2017D" w:rsidP="00F2017D">
      <w:pPr>
        <w:pStyle w:val="Caption"/>
      </w:pPr>
      <w:bookmarkStart w:id="727" w:name="_Ref94197029"/>
      <w:r>
        <w:t xml:space="preserve">Figure </w:t>
      </w:r>
      <w:fldSimple w:instr=" SEQ Figure \* ARABIC ">
        <w:r w:rsidR="007C5BD3">
          <w:rPr>
            <w:noProof/>
          </w:rPr>
          <w:t>2</w:t>
        </w:r>
      </w:fldSimple>
      <w:bookmarkEnd w:id="727"/>
      <w:del w:id="728" w:author="Stefanie Lane" w:date="2022-08-29T19:16:00Z">
        <w:r w:rsidDel="00E37D78">
          <w:delText>.</w:delText>
        </w:r>
      </w:del>
      <w:r>
        <w:t xml:space="preserve"> </w:t>
      </w:r>
      <w:r w:rsidR="003D3321">
        <w:t xml:space="preserve">Species cover abundance </w:t>
      </w:r>
      <w:r w:rsidR="00A00E4C">
        <w:t xml:space="preserve">becomes more dissimilar </w:t>
      </w:r>
      <w:r w:rsidR="005C2E6D">
        <w:t xml:space="preserve">in each assemblage </w:t>
      </w:r>
      <w:r w:rsidR="00A00E4C">
        <w:t>over time, as shown by greater Euclidean distance between</w:t>
      </w:r>
      <w:r w:rsidR="00DD2FCF">
        <w:t xml:space="preserve"> assemblage types</w:t>
      </w:r>
      <w:r>
        <w:t xml:space="preserve">. </w:t>
      </w:r>
      <w:r w:rsidR="005C2E6D">
        <w:t>Not</w:t>
      </w:r>
      <w:ins w:id="729" w:author="Stefanie Lane" w:date="2022-08-26T16:38:00Z">
        <w:r w:rsidR="00EF3F51">
          <w:t>e</w:t>
        </w:r>
      </w:ins>
      <w:del w:id="730" w:author="Stefanie Lane" w:date="2022-08-26T16:38:00Z">
        <w:r w:rsidR="005C2E6D" w:rsidDel="00EF3F51">
          <w:delText>ably,</w:delText>
        </w:r>
      </w:del>
      <w:r w:rsidR="005C2E6D">
        <w:t xml:space="preserve"> </w:t>
      </w:r>
      <w:del w:id="731" w:author="Stefanie Lane" w:date="2022-08-26T16:37:00Z">
        <w:r w:rsidR="005C2E6D" w:rsidDel="00D140CA">
          <w:delText xml:space="preserve">species cover </w:delText>
        </w:r>
      </w:del>
      <w:ins w:id="732" w:author="Stefanie Lane" w:date="2022-08-26T16:37:00Z">
        <w:r w:rsidR="00D140CA">
          <w:t xml:space="preserve">clusters </w:t>
        </w:r>
      </w:ins>
      <w:r w:rsidR="005C2E6D">
        <w:t xml:space="preserve">of the sedge and fescue </w:t>
      </w:r>
      <w:del w:id="733" w:author="Stefanie Lane" w:date="2022-08-26T16:36:00Z">
        <w:r w:rsidR="005C2E6D" w:rsidDel="00DD10A0">
          <w:delText xml:space="preserve">groups </w:delText>
        </w:r>
      </w:del>
      <w:ins w:id="734" w:author="Stefanie Lane" w:date="2022-08-26T16:36:00Z">
        <w:r w:rsidR="00DD10A0">
          <w:t>assemblages</w:t>
        </w:r>
      </w:ins>
      <w:ins w:id="735" w:author="Stefanie Lane" w:date="2022-08-26T16:37:00Z">
        <w:r w:rsidR="00D140CA">
          <w:t xml:space="preserve"> are more </w:t>
        </w:r>
      </w:ins>
      <w:ins w:id="736" w:author="Stefanie Lane" w:date="2022-08-26T16:38:00Z">
        <w:r w:rsidR="00EF3F51">
          <w:t xml:space="preserve">similar </w:t>
        </w:r>
      </w:ins>
      <w:del w:id="737" w:author="Stefanie Lane" w:date="2022-08-26T16:37:00Z">
        <w:r w:rsidR="005C2E6D" w:rsidDel="00D140CA">
          <w:delText xml:space="preserve">become more similar </w:delText>
        </w:r>
      </w:del>
      <w:r w:rsidR="005C2E6D">
        <w:t>in 2019</w:t>
      </w:r>
      <w:del w:id="738" w:author="Stefanie Lane" w:date="2022-08-29T19:16:00Z">
        <w:r w:rsidR="005C2E6D" w:rsidDel="00E37D78">
          <w:delText>.</w:delText>
        </w:r>
      </w:del>
      <w:r w:rsidR="005C2E6D">
        <w:t xml:space="preserve"> </w:t>
      </w:r>
    </w:p>
    <w:p w14:paraId="354ED2D5" w14:textId="77777777" w:rsidR="00AD4549" w:rsidRDefault="00AD4549" w:rsidP="00AD4549">
      <w:pPr>
        <w:sectPr w:rsidR="00AD4549" w:rsidSect="000D7921">
          <w:headerReference w:type="default" r:id="rId26"/>
          <w:pgSz w:w="12240" w:h="15840"/>
          <w:pgMar w:top="1080" w:right="1080" w:bottom="1080" w:left="1080" w:header="720" w:footer="720" w:gutter="0"/>
          <w:lnNumType w:countBy="1" w:restart="continuous"/>
          <w:cols w:space="720"/>
          <w:docGrid w:linePitch="360"/>
        </w:sectPr>
      </w:pPr>
    </w:p>
    <w:p w14:paraId="7BB99AEF" w14:textId="62B4D5B9" w:rsidR="00AD4549" w:rsidDel="00A704A2" w:rsidRDefault="00AD4549" w:rsidP="00AD4549">
      <w:pPr>
        <w:rPr>
          <w:del w:id="742" w:author="Stefanie Lane" w:date="2022-08-26T16:18:00Z"/>
        </w:rPr>
      </w:pPr>
    </w:p>
    <w:p w14:paraId="34F5F4BC" w14:textId="462C41EE" w:rsidR="00973A9E" w:rsidDel="00A704A2" w:rsidRDefault="00C876B9" w:rsidP="00973A9E">
      <w:pPr>
        <w:pStyle w:val="Caption"/>
        <w:keepNext/>
        <w:rPr>
          <w:del w:id="743" w:author="Stefanie Lane" w:date="2022-08-26T16:18:00Z"/>
        </w:rPr>
      </w:pPr>
      <w:bookmarkStart w:id="744" w:name="_Ref104813883"/>
      <w:del w:id="745" w:author="Stefanie Lane" w:date="2022-08-26T16:18:00Z">
        <w:r w:rsidDel="00A704A2">
          <w:delText xml:space="preserve">Table </w:delText>
        </w:r>
        <w:r w:rsidR="00B6163D" w:rsidDel="00A704A2">
          <w:rPr>
            <w:i w:val="0"/>
            <w:iCs w:val="0"/>
          </w:rPr>
          <w:fldChar w:fldCharType="begin"/>
        </w:r>
        <w:r w:rsidR="00B6163D" w:rsidDel="00A704A2">
          <w:delInstrText xml:space="preserve"> SEQ Table \* ARABIC </w:delInstrText>
        </w:r>
        <w:r w:rsidR="00B6163D" w:rsidDel="00A704A2">
          <w:rPr>
            <w:i w:val="0"/>
            <w:iCs w:val="0"/>
          </w:rPr>
          <w:fldChar w:fldCharType="separate"/>
        </w:r>
        <w:r w:rsidR="00615FBC" w:rsidDel="00A704A2">
          <w:rPr>
            <w:noProof/>
          </w:rPr>
          <w:delText>1</w:delText>
        </w:r>
        <w:r w:rsidR="00B6163D" w:rsidDel="00A704A2">
          <w:rPr>
            <w:i w:val="0"/>
            <w:iCs w:val="0"/>
            <w:noProof/>
          </w:rPr>
          <w:fldChar w:fldCharType="end"/>
        </w:r>
        <w:bookmarkEnd w:id="744"/>
        <w:r w:rsidDel="00A704A2">
          <w:delText xml:space="preserve">. Species </w:delText>
        </w:r>
      </w:del>
      <w:del w:id="746" w:author="Stefanie Lane" w:date="2022-08-26T16:15:00Z">
        <w:r w:rsidDel="00D9577E">
          <w:delText>indicator analysis of cluster groups using Euclidean distance identifies the same</w:delText>
        </w:r>
      </w:del>
      <w:del w:id="747" w:author="Stefanie Lane" w:date="2022-08-26T16:18:00Z">
        <w:r w:rsidDel="00A704A2">
          <w:delText xml:space="preserve"> dominant species in each assemblage type (Sedge, Fescue, Bogbean)</w:delText>
        </w:r>
      </w:del>
      <w:del w:id="748" w:author="Stefanie Lane" w:date="2022-08-26T16:15:00Z">
        <w:r w:rsidDel="00427EC4">
          <w:delText xml:space="preserve"> as significantly driving clustering of assemblages over time.</w:delText>
        </w:r>
      </w:del>
      <w:del w:id="749" w:author="Stefanie Lane" w:date="2022-08-26T16:18:00Z">
        <w:r w:rsidDel="00A704A2">
          <w:delText xml:space="preserve"> </w:delText>
        </w:r>
      </w:del>
      <w:del w:id="750" w:author="Stefanie Lane" w:date="2022-08-26T16:16:00Z">
        <w:r w:rsidR="00B23904" w:rsidDel="002E2740">
          <w:delText>IndVal statistic reports</w:delText>
        </w:r>
        <w:r w:rsidR="004B1CD4" w:rsidDel="002E2740">
          <w:delText xml:space="preserve"> </w:delText>
        </w:r>
        <w:r w:rsidR="004B1CD4" w:rsidRPr="004B1CD4" w:rsidDel="002E2740">
          <w:delText>association indices between species and plots within each cluster</w:delText>
        </w:r>
        <w:r w:rsidR="00B23904" w:rsidDel="002E2740">
          <w:delText xml:space="preserve">; p-values &lt; 0.05 indicate the species is significantly </w:delText>
        </w:r>
        <w:r w:rsidR="00CF4F30" w:rsidDel="002E2740">
          <w:delText>defining the clustering</w:delText>
        </w:r>
        <w:r w:rsidR="00270100" w:rsidDel="002E2740">
          <w:delText xml:space="preserve"> association</w:delText>
        </w:r>
        <w:r w:rsidR="00CF4F30" w:rsidDel="002E2740">
          <w:delText xml:space="preserve"> within </w:delText>
        </w:r>
        <w:r w:rsidR="00270100" w:rsidDel="002E2740">
          <w:delText>each</w:delText>
        </w:r>
        <w:r w:rsidR="00CF4F30" w:rsidDel="002E2740">
          <w:delText xml:space="preserve"> assemblage and observation year. </w:delText>
        </w:r>
      </w:del>
    </w:p>
    <w:tbl>
      <w:tblPr>
        <w:tblW w:w="10900" w:type="dxa"/>
        <w:tblLook w:val="04A0" w:firstRow="1" w:lastRow="0" w:firstColumn="1" w:lastColumn="0" w:noHBand="0" w:noVBand="1"/>
      </w:tblPr>
      <w:tblGrid>
        <w:gridCol w:w="1091"/>
        <w:gridCol w:w="2959"/>
        <w:gridCol w:w="774"/>
        <w:gridCol w:w="300"/>
        <w:gridCol w:w="2189"/>
        <w:gridCol w:w="774"/>
        <w:gridCol w:w="300"/>
        <w:gridCol w:w="2007"/>
        <w:gridCol w:w="774"/>
      </w:tblGrid>
      <w:tr w:rsidR="00973A9E" w:rsidRPr="00973A9E" w:rsidDel="00A704A2" w14:paraId="3CCFACDD" w14:textId="0A6D1270" w:rsidTr="00973A9E">
        <w:trPr>
          <w:trHeight w:val="260"/>
          <w:del w:id="751" w:author="Stefanie Lane" w:date="2022-08-26T16:18:00Z"/>
        </w:trPr>
        <w:tc>
          <w:tcPr>
            <w:tcW w:w="1080" w:type="dxa"/>
            <w:tcBorders>
              <w:top w:val="nil"/>
              <w:left w:val="nil"/>
              <w:bottom w:val="single" w:sz="4" w:space="0" w:color="auto"/>
              <w:right w:val="nil"/>
            </w:tcBorders>
            <w:shd w:val="clear" w:color="auto" w:fill="auto"/>
            <w:noWrap/>
            <w:vAlign w:val="bottom"/>
            <w:hideMark/>
          </w:tcPr>
          <w:p w14:paraId="5ABAB0A7" w14:textId="2AEA1E3B" w:rsidR="00973A9E" w:rsidRPr="00973A9E" w:rsidDel="00A704A2" w:rsidRDefault="00973A9E" w:rsidP="00973A9E">
            <w:pPr>
              <w:spacing w:after="0" w:line="240" w:lineRule="auto"/>
              <w:jc w:val="center"/>
              <w:rPr>
                <w:del w:id="752" w:author="Stefanie Lane" w:date="2022-08-26T16:18:00Z"/>
                <w:rFonts w:ascii="Calibri" w:eastAsia="Times New Roman" w:hAnsi="Calibri" w:cs="Calibri"/>
                <w:color w:val="000000"/>
                <w:sz w:val="20"/>
                <w:szCs w:val="20"/>
              </w:rPr>
            </w:pPr>
            <w:del w:id="753" w:author="Stefanie Lane" w:date="2022-08-26T16:18:00Z">
              <w:r w:rsidRPr="00973A9E" w:rsidDel="00A704A2">
                <w:rPr>
                  <w:rFonts w:ascii="Calibri" w:eastAsia="Times New Roman" w:hAnsi="Calibri" w:cs="Calibri"/>
                  <w:color w:val="000000"/>
                  <w:sz w:val="20"/>
                  <w:szCs w:val="20"/>
                </w:rPr>
                <w:delText> </w:delText>
              </w:r>
            </w:del>
          </w:p>
        </w:tc>
        <w:tc>
          <w:tcPr>
            <w:tcW w:w="3640" w:type="dxa"/>
            <w:gridSpan w:val="2"/>
            <w:tcBorders>
              <w:top w:val="single" w:sz="4" w:space="0" w:color="auto"/>
              <w:left w:val="nil"/>
              <w:bottom w:val="single" w:sz="4" w:space="0" w:color="auto"/>
              <w:right w:val="nil"/>
            </w:tcBorders>
            <w:shd w:val="clear" w:color="auto" w:fill="auto"/>
            <w:noWrap/>
            <w:vAlign w:val="bottom"/>
            <w:hideMark/>
          </w:tcPr>
          <w:p w14:paraId="4717E723" w14:textId="72967DF2" w:rsidR="00973A9E" w:rsidRPr="00973A9E" w:rsidDel="00A704A2" w:rsidRDefault="00973A9E" w:rsidP="00973A9E">
            <w:pPr>
              <w:spacing w:after="0" w:line="240" w:lineRule="auto"/>
              <w:jc w:val="center"/>
              <w:rPr>
                <w:del w:id="754" w:author="Stefanie Lane" w:date="2022-08-26T16:18:00Z"/>
                <w:rFonts w:ascii="Calibri" w:eastAsia="Times New Roman" w:hAnsi="Calibri" w:cs="Calibri"/>
                <w:b/>
                <w:bCs/>
                <w:color w:val="000000"/>
                <w:sz w:val="20"/>
                <w:szCs w:val="20"/>
              </w:rPr>
            </w:pPr>
            <w:del w:id="755" w:author="Stefanie Lane" w:date="2022-08-26T16:18:00Z">
              <w:r w:rsidRPr="00973A9E" w:rsidDel="00A704A2">
                <w:rPr>
                  <w:rFonts w:ascii="Calibri" w:eastAsia="Times New Roman" w:hAnsi="Calibri" w:cs="Calibri"/>
                  <w:b/>
                  <w:bCs/>
                  <w:color w:val="000000"/>
                  <w:sz w:val="20"/>
                  <w:szCs w:val="20"/>
                </w:rPr>
                <w:delText>1979</w:delText>
              </w:r>
            </w:del>
          </w:p>
        </w:tc>
        <w:tc>
          <w:tcPr>
            <w:tcW w:w="300" w:type="dxa"/>
            <w:tcBorders>
              <w:top w:val="nil"/>
              <w:left w:val="nil"/>
              <w:bottom w:val="nil"/>
              <w:right w:val="nil"/>
            </w:tcBorders>
            <w:shd w:val="clear" w:color="auto" w:fill="auto"/>
            <w:noWrap/>
            <w:vAlign w:val="bottom"/>
            <w:hideMark/>
          </w:tcPr>
          <w:p w14:paraId="7B0AF5D7" w14:textId="126A95D1" w:rsidR="00973A9E" w:rsidRPr="00973A9E" w:rsidDel="00A704A2" w:rsidRDefault="00973A9E" w:rsidP="00973A9E">
            <w:pPr>
              <w:spacing w:after="0" w:line="240" w:lineRule="auto"/>
              <w:jc w:val="center"/>
              <w:rPr>
                <w:del w:id="756" w:author="Stefanie Lane" w:date="2022-08-26T16:18:00Z"/>
                <w:rFonts w:ascii="Calibri" w:eastAsia="Times New Roman" w:hAnsi="Calibri" w:cs="Calibri"/>
                <w:b/>
                <w:bCs/>
                <w:color w:val="000000"/>
                <w:sz w:val="20"/>
                <w:szCs w:val="20"/>
              </w:rPr>
            </w:pPr>
          </w:p>
        </w:tc>
        <w:tc>
          <w:tcPr>
            <w:tcW w:w="2880" w:type="dxa"/>
            <w:gridSpan w:val="2"/>
            <w:tcBorders>
              <w:top w:val="single" w:sz="4" w:space="0" w:color="auto"/>
              <w:left w:val="nil"/>
              <w:bottom w:val="single" w:sz="4" w:space="0" w:color="auto"/>
              <w:right w:val="nil"/>
            </w:tcBorders>
            <w:shd w:val="clear" w:color="auto" w:fill="auto"/>
            <w:noWrap/>
            <w:vAlign w:val="bottom"/>
            <w:hideMark/>
          </w:tcPr>
          <w:p w14:paraId="6E8627EC" w14:textId="1E0231CB" w:rsidR="00973A9E" w:rsidRPr="00973A9E" w:rsidDel="00A704A2" w:rsidRDefault="00973A9E" w:rsidP="00973A9E">
            <w:pPr>
              <w:spacing w:after="0" w:line="240" w:lineRule="auto"/>
              <w:jc w:val="center"/>
              <w:rPr>
                <w:del w:id="757" w:author="Stefanie Lane" w:date="2022-08-26T16:18:00Z"/>
                <w:rFonts w:ascii="Calibri" w:eastAsia="Times New Roman" w:hAnsi="Calibri" w:cs="Calibri"/>
                <w:b/>
                <w:bCs/>
                <w:color w:val="000000"/>
                <w:sz w:val="20"/>
                <w:szCs w:val="20"/>
              </w:rPr>
            </w:pPr>
            <w:del w:id="758" w:author="Stefanie Lane" w:date="2022-08-26T16:18:00Z">
              <w:r w:rsidRPr="00973A9E" w:rsidDel="00A704A2">
                <w:rPr>
                  <w:rFonts w:ascii="Calibri" w:eastAsia="Times New Roman" w:hAnsi="Calibri" w:cs="Calibri"/>
                  <w:b/>
                  <w:bCs/>
                  <w:color w:val="000000"/>
                  <w:sz w:val="20"/>
                  <w:szCs w:val="20"/>
                </w:rPr>
                <w:delText>1999</w:delText>
              </w:r>
            </w:del>
          </w:p>
        </w:tc>
        <w:tc>
          <w:tcPr>
            <w:tcW w:w="300" w:type="dxa"/>
            <w:tcBorders>
              <w:top w:val="nil"/>
              <w:left w:val="nil"/>
              <w:bottom w:val="nil"/>
              <w:right w:val="nil"/>
            </w:tcBorders>
            <w:shd w:val="clear" w:color="auto" w:fill="auto"/>
            <w:noWrap/>
            <w:vAlign w:val="bottom"/>
            <w:hideMark/>
          </w:tcPr>
          <w:p w14:paraId="2BB67B73" w14:textId="553CFB6E" w:rsidR="00973A9E" w:rsidRPr="00973A9E" w:rsidDel="00A704A2" w:rsidRDefault="00973A9E" w:rsidP="00973A9E">
            <w:pPr>
              <w:spacing w:after="0" w:line="240" w:lineRule="auto"/>
              <w:jc w:val="center"/>
              <w:rPr>
                <w:del w:id="759" w:author="Stefanie Lane" w:date="2022-08-26T16:18:00Z"/>
                <w:rFonts w:ascii="Calibri" w:eastAsia="Times New Roman" w:hAnsi="Calibri" w:cs="Calibri"/>
                <w:b/>
                <w:bCs/>
                <w:color w:val="000000"/>
                <w:sz w:val="20"/>
                <w:szCs w:val="20"/>
              </w:rPr>
            </w:pPr>
          </w:p>
        </w:tc>
        <w:tc>
          <w:tcPr>
            <w:tcW w:w="2700" w:type="dxa"/>
            <w:gridSpan w:val="2"/>
            <w:tcBorders>
              <w:top w:val="single" w:sz="4" w:space="0" w:color="auto"/>
              <w:left w:val="nil"/>
              <w:bottom w:val="single" w:sz="4" w:space="0" w:color="auto"/>
              <w:right w:val="nil"/>
            </w:tcBorders>
            <w:shd w:val="clear" w:color="auto" w:fill="auto"/>
            <w:noWrap/>
            <w:vAlign w:val="bottom"/>
            <w:hideMark/>
          </w:tcPr>
          <w:p w14:paraId="12AAC837" w14:textId="1F869E21" w:rsidR="00973A9E" w:rsidRPr="00973A9E" w:rsidDel="00A704A2" w:rsidRDefault="00973A9E" w:rsidP="00973A9E">
            <w:pPr>
              <w:spacing w:after="0" w:line="240" w:lineRule="auto"/>
              <w:jc w:val="center"/>
              <w:rPr>
                <w:del w:id="760" w:author="Stefanie Lane" w:date="2022-08-26T16:18:00Z"/>
                <w:rFonts w:ascii="Calibri" w:eastAsia="Times New Roman" w:hAnsi="Calibri" w:cs="Calibri"/>
                <w:b/>
                <w:bCs/>
                <w:color w:val="000000"/>
                <w:sz w:val="20"/>
                <w:szCs w:val="20"/>
              </w:rPr>
            </w:pPr>
            <w:del w:id="761" w:author="Stefanie Lane" w:date="2022-08-26T16:18:00Z">
              <w:r w:rsidRPr="00973A9E" w:rsidDel="00A704A2">
                <w:rPr>
                  <w:rFonts w:ascii="Calibri" w:eastAsia="Times New Roman" w:hAnsi="Calibri" w:cs="Calibri"/>
                  <w:b/>
                  <w:bCs/>
                  <w:color w:val="000000"/>
                  <w:sz w:val="20"/>
                  <w:szCs w:val="20"/>
                </w:rPr>
                <w:delText>2019</w:delText>
              </w:r>
            </w:del>
          </w:p>
        </w:tc>
      </w:tr>
      <w:tr w:rsidR="00973A9E" w:rsidRPr="00973A9E" w:rsidDel="00A704A2" w14:paraId="45DE576B" w14:textId="06094C48" w:rsidTr="00973A9E">
        <w:trPr>
          <w:trHeight w:val="780"/>
          <w:del w:id="762" w:author="Stefanie Lane" w:date="2022-08-26T16:18:00Z"/>
        </w:trPr>
        <w:tc>
          <w:tcPr>
            <w:tcW w:w="1080" w:type="dxa"/>
            <w:tcBorders>
              <w:top w:val="nil"/>
              <w:left w:val="nil"/>
              <w:bottom w:val="single" w:sz="4" w:space="0" w:color="auto"/>
              <w:right w:val="nil"/>
            </w:tcBorders>
            <w:shd w:val="clear" w:color="auto" w:fill="auto"/>
            <w:vAlign w:val="center"/>
            <w:hideMark/>
          </w:tcPr>
          <w:p w14:paraId="06276DAF" w14:textId="1568F9E1" w:rsidR="00973A9E" w:rsidRPr="00973A9E" w:rsidDel="00A704A2" w:rsidRDefault="00973A9E" w:rsidP="00973A9E">
            <w:pPr>
              <w:spacing w:after="0" w:line="240" w:lineRule="auto"/>
              <w:jc w:val="center"/>
              <w:rPr>
                <w:del w:id="763" w:author="Stefanie Lane" w:date="2022-08-26T16:18:00Z"/>
                <w:rFonts w:ascii="Calibri" w:eastAsia="Times New Roman" w:hAnsi="Calibri" w:cs="Calibri"/>
                <w:color w:val="000000"/>
                <w:sz w:val="20"/>
                <w:szCs w:val="20"/>
              </w:rPr>
            </w:pPr>
            <w:del w:id="764" w:author="Stefanie Lane" w:date="2022-08-26T16:18:00Z">
              <w:r w:rsidRPr="00973A9E" w:rsidDel="00A704A2">
                <w:rPr>
                  <w:rFonts w:ascii="Calibri" w:eastAsia="Times New Roman" w:hAnsi="Calibri" w:cs="Calibri"/>
                  <w:color w:val="000000"/>
                  <w:sz w:val="20"/>
                  <w:szCs w:val="20"/>
                </w:rPr>
                <w:delText>Cluster Group Name</w:delText>
              </w:r>
            </w:del>
          </w:p>
        </w:tc>
        <w:tc>
          <w:tcPr>
            <w:tcW w:w="2959" w:type="dxa"/>
            <w:tcBorders>
              <w:top w:val="nil"/>
              <w:left w:val="nil"/>
              <w:bottom w:val="single" w:sz="4" w:space="0" w:color="auto"/>
              <w:right w:val="nil"/>
            </w:tcBorders>
            <w:shd w:val="clear" w:color="auto" w:fill="auto"/>
            <w:noWrap/>
            <w:vAlign w:val="center"/>
            <w:hideMark/>
          </w:tcPr>
          <w:p w14:paraId="31A78C6C" w14:textId="7746E023" w:rsidR="00973A9E" w:rsidRPr="00973A9E" w:rsidDel="00A704A2" w:rsidRDefault="00973A9E" w:rsidP="00973A9E">
            <w:pPr>
              <w:spacing w:after="0" w:line="240" w:lineRule="auto"/>
              <w:jc w:val="center"/>
              <w:rPr>
                <w:del w:id="765" w:author="Stefanie Lane" w:date="2022-08-26T16:18:00Z"/>
                <w:rFonts w:ascii="Calibri" w:eastAsia="Times New Roman" w:hAnsi="Calibri" w:cs="Calibri"/>
                <w:color w:val="000000"/>
                <w:sz w:val="20"/>
                <w:szCs w:val="20"/>
              </w:rPr>
            </w:pPr>
            <w:del w:id="766" w:author="Stefanie Lane" w:date="2022-08-26T16:18:00Z">
              <w:r w:rsidRPr="00973A9E" w:rsidDel="00A704A2">
                <w:rPr>
                  <w:rFonts w:ascii="Calibri" w:eastAsia="Times New Roman" w:hAnsi="Calibri" w:cs="Calibri"/>
                  <w:color w:val="000000"/>
                  <w:sz w:val="20"/>
                  <w:szCs w:val="20"/>
                </w:rPr>
                <w:delText>Species</w:delText>
              </w:r>
            </w:del>
          </w:p>
        </w:tc>
        <w:tc>
          <w:tcPr>
            <w:tcW w:w="681" w:type="dxa"/>
            <w:tcBorders>
              <w:top w:val="nil"/>
              <w:left w:val="nil"/>
              <w:bottom w:val="single" w:sz="4" w:space="0" w:color="auto"/>
              <w:right w:val="nil"/>
            </w:tcBorders>
            <w:shd w:val="clear" w:color="auto" w:fill="auto"/>
            <w:noWrap/>
            <w:vAlign w:val="center"/>
            <w:hideMark/>
          </w:tcPr>
          <w:p w14:paraId="03C2C768" w14:textId="75118FC7" w:rsidR="00973A9E" w:rsidRPr="00973A9E" w:rsidDel="00A704A2" w:rsidRDefault="00973A9E" w:rsidP="00973A9E">
            <w:pPr>
              <w:spacing w:after="0" w:line="240" w:lineRule="auto"/>
              <w:jc w:val="center"/>
              <w:rPr>
                <w:del w:id="767" w:author="Stefanie Lane" w:date="2022-08-26T16:18:00Z"/>
                <w:rFonts w:ascii="Calibri" w:eastAsia="Times New Roman" w:hAnsi="Calibri" w:cs="Calibri"/>
                <w:color w:val="000000"/>
                <w:sz w:val="20"/>
                <w:szCs w:val="20"/>
              </w:rPr>
            </w:pPr>
            <w:del w:id="768" w:author="Stefanie Lane" w:date="2022-08-26T16:18:00Z">
              <w:r w:rsidRPr="00973A9E" w:rsidDel="00A704A2">
                <w:rPr>
                  <w:rFonts w:ascii="Calibri" w:eastAsia="Times New Roman" w:hAnsi="Calibri" w:cs="Calibri"/>
                  <w:color w:val="000000"/>
                  <w:sz w:val="20"/>
                  <w:szCs w:val="20"/>
                </w:rPr>
                <w:delText>p-value</w:delText>
              </w:r>
            </w:del>
          </w:p>
        </w:tc>
        <w:tc>
          <w:tcPr>
            <w:tcW w:w="300" w:type="dxa"/>
            <w:tcBorders>
              <w:top w:val="nil"/>
              <w:left w:val="nil"/>
              <w:bottom w:val="nil"/>
              <w:right w:val="nil"/>
            </w:tcBorders>
            <w:shd w:val="clear" w:color="auto" w:fill="auto"/>
            <w:noWrap/>
            <w:vAlign w:val="bottom"/>
            <w:hideMark/>
          </w:tcPr>
          <w:p w14:paraId="62688EC9" w14:textId="3DC5C93E" w:rsidR="00973A9E" w:rsidRPr="00973A9E" w:rsidDel="00A704A2" w:rsidRDefault="00973A9E" w:rsidP="00973A9E">
            <w:pPr>
              <w:spacing w:after="0" w:line="240" w:lineRule="auto"/>
              <w:jc w:val="center"/>
              <w:rPr>
                <w:del w:id="769" w:author="Stefanie Lane" w:date="2022-08-26T16:18:00Z"/>
                <w:rFonts w:ascii="Calibri" w:eastAsia="Times New Roman" w:hAnsi="Calibri" w:cs="Calibri"/>
                <w:color w:val="000000"/>
                <w:sz w:val="20"/>
                <w:szCs w:val="20"/>
              </w:rPr>
            </w:pPr>
          </w:p>
        </w:tc>
        <w:tc>
          <w:tcPr>
            <w:tcW w:w="2189" w:type="dxa"/>
            <w:tcBorders>
              <w:top w:val="nil"/>
              <w:left w:val="nil"/>
              <w:bottom w:val="single" w:sz="4" w:space="0" w:color="auto"/>
              <w:right w:val="nil"/>
            </w:tcBorders>
            <w:shd w:val="clear" w:color="auto" w:fill="auto"/>
            <w:noWrap/>
            <w:vAlign w:val="center"/>
            <w:hideMark/>
          </w:tcPr>
          <w:p w14:paraId="603AA316" w14:textId="67C6246A" w:rsidR="00973A9E" w:rsidRPr="00973A9E" w:rsidDel="00A704A2" w:rsidRDefault="00973A9E" w:rsidP="00973A9E">
            <w:pPr>
              <w:spacing w:after="0" w:line="240" w:lineRule="auto"/>
              <w:jc w:val="center"/>
              <w:rPr>
                <w:del w:id="770" w:author="Stefanie Lane" w:date="2022-08-26T16:18:00Z"/>
                <w:rFonts w:ascii="Calibri" w:eastAsia="Times New Roman" w:hAnsi="Calibri" w:cs="Calibri"/>
                <w:color w:val="000000"/>
                <w:sz w:val="20"/>
                <w:szCs w:val="20"/>
              </w:rPr>
            </w:pPr>
            <w:del w:id="771" w:author="Stefanie Lane" w:date="2022-08-26T16:18:00Z">
              <w:r w:rsidRPr="00973A9E" w:rsidDel="00A704A2">
                <w:rPr>
                  <w:rFonts w:ascii="Calibri" w:eastAsia="Times New Roman" w:hAnsi="Calibri" w:cs="Calibri"/>
                  <w:color w:val="000000"/>
                  <w:sz w:val="20"/>
                  <w:szCs w:val="20"/>
                </w:rPr>
                <w:delText>Species</w:delText>
              </w:r>
            </w:del>
          </w:p>
        </w:tc>
        <w:tc>
          <w:tcPr>
            <w:tcW w:w="691" w:type="dxa"/>
            <w:tcBorders>
              <w:top w:val="nil"/>
              <w:left w:val="nil"/>
              <w:bottom w:val="single" w:sz="4" w:space="0" w:color="auto"/>
              <w:right w:val="nil"/>
            </w:tcBorders>
            <w:shd w:val="clear" w:color="auto" w:fill="auto"/>
            <w:noWrap/>
            <w:vAlign w:val="center"/>
            <w:hideMark/>
          </w:tcPr>
          <w:p w14:paraId="448F7CAD" w14:textId="376FEEFE" w:rsidR="00973A9E" w:rsidRPr="00973A9E" w:rsidDel="00A704A2" w:rsidRDefault="00973A9E" w:rsidP="00973A9E">
            <w:pPr>
              <w:spacing w:after="0" w:line="240" w:lineRule="auto"/>
              <w:jc w:val="center"/>
              <w:rPr>
                <w:del w:id="772" w:author="Stefanie Lane" w:date="2022-08-26T16:18:00Z"/>
                <w:rFonts w:ascii="Calibri" w:eastAsia="Times New Roman" w:hAnsi="Calibri" w:cs="Calibri"/>
                <w:color w:val="000000"/>
                <w:sz w:val="20"/>
                <w:szCs w:val="20"/>
              </w:rPr>
            </w:pPr>
            <w:del w:id="773" w:author="Stefanie Lane" w:date="2022-08-26T16:18:00Z">
              <w:r w:rsidRPr="00973A9E" w:rsidDel="00A704A2">
                <w:rPr>
                  <w:rFonts w:ascii="Calibri" w:eastAsia="Times New Roman" w:hAnsi="Calibri" w:cs="Calibri"/>
                  <w:color w:val="000000"/>
                  <w:sz w:val="20"/>
                  <w:szCs w:val="20"/>
                </w:rPr>
                <w:delText>p-value</w:delText>
              </w:r>
            </w:del>
          </w:p>
        </w:tc>
        <w:tc>
          <w:tcPr>
            <w:tcW w:w="300" w:type="dxa"/>
            <w:tcBorders>
              <w:top w:val="nil"/>
              <w:left w:val="nil"/>
              <w:bottom w:val="nil"/>
              <w:right w:val="nil"/>
            </w:tcBorders>
            <w:shd w:val="clear" w:color="auto" w:fill="auto"/>
            <w:noWrap/>
            <w:vAlign w:val="center"/>
            <w:hideMark/>
          </w:tcPr>
          <w:p w14:paraId="4FAED216" w14:textId="5C30631C" w:rsidR="00973A9E" w:rsidRPr="00973A9E" w:rsidDel="00A704A2" w:rsidRDefault="00973A9E" w:rsidP="00973A9E">
            <w:pPr>
              <w:spacing w:after="0" w:line="240" w:lineRule="auto"/>
              <w:jc w:val="center"/>
              <w:rPr>
                <w:del w:id="774" w:author="Stefanie Lane" w:date="2022-08-26T16:18:00Z"/>
                <w:rFonts w:ascii="Calibri" w:eastAsia="Times New Roman" w:hAnsi="Calibri" w:cs="Calibri"/>
                <w:color w:val="000000"/>
                <w:sz w:val="20"/>
                <w:szCs w:val="20"/>
              </w:rPr>
            </w:pPr>
          </w:p>
        </w:tc>
        <w:tc>
          <w:tcPr>
            <w:tcW w:w="2007" w:type="dxa"/>
            <w:tcBorders>
              <w:top w:val="nil"/>
              <w:left w:val="nil"/>
              <w:bottom w:val="single" w:sz="4" w:space="0" w:color="auto"/>
              <w:right w:val="nil"/>
            </w:tcBorders>
            <w:shd w:val="clear" w:color="auto" w:fill="auto"/>
            <w:noWrap/>
            <w:vAlign w:val="center"/>
            <w:hideMark/>
          </w:tcPr>
          <w:p w14:paraId="00BE7CA6" w14:textId="47570509" w:rsidR="00973A9E" w:rsidRPr="00973A9E" w:rsidDel="00A704A2" w:rsidRDefault="00973A9E" w:rsidP="00973A9E">
            <w:pPr>
              <w:spacing w:after="0" w:line="240" w:lineRule="auto"/>
              <w:jc w:val="center"/>
              <w:rPr>
                <w:del w:id="775" w:author="Stefanie Lane" w:date="2022-08-26T16:18:00Z"/>
                <w:rFonts w:ascii="Calibri" w:eastAsia="Times New Roman" w:hAnsi="Calibri" w:cs="Calibri"/>
                <w:color w:val="000000"/>
                <w:sz w:val="20"/>
                <w:szCs w:val="20"/>
              </w:rPr>
            </w:pPr>
            <w:del w:id="776" w:author="Stefanie Lane" w:date="2022-08-26T16:18:00Z">
              <w:r w:rsidRPr="00973A9E" w:rsidDel="00A704A2">
                <w:rPr>
                  <w:rFonts w:ascii="Calibri" w:eastAsia="Times New Roman" w:hAnsi="Calibri" w:cs="Calibri"/>
                  <w:color w:val="000000"/>
                  <w:sz w:val="20"/>
                  <w:szCs w:val="20"/>
                </w:rPr>
                <w:delText>Species</w:delText>
              </w:r>
            </w:del>
          </w:p>
        </w:tc>
        <w:tc>
          <w:tcPr>
            <w:tcW w:w="693" w:type="dxa"/>
            <w:tcBorders>
              <w:top w:val="nil"/>
              <w:left w:val="nil"/>
              <w:bottom w:val="single" w:sz="4" w:space="0" w:color="auto"/>
              <w:right w:val="nil"/>
            </w:tcBorders>
            <w:shd w:val="clear" w:color="auto" w:fill="auto"/>
            <w:noWrap/>
            <w:vAlign w:val="center"/>
            <w:hideMark/>
          </w:tcPr>
          <w:p w14:paraId="26C099F0" w14:textId="7068F844" w:rsidR="00973A9E" w:rsidRPr="00973A9E" w:rsidDel="00A704A2" w:rsidRDefault="00973A9E" w:rsidP="00973A9E">
            <w:pPr>
              <w:spacing w:after="0" w:line="240" w:lineRule="auto"/>
              <w:jc w:val="center"/>
              <w:rPr>
                <w:del w:id="777" w:author="Stefanie Lane" w:date="2022-08-26T16:18:00Z"/>
                <w:rFonts w:ascii="Calibri" w:eastAsia="Times New Roman" w:hAnsi="Calibri" w:cs="Calibri"/>
                <w:color w:val="000000"/>
                <w:sz w:val="20"/>
                <w:szCs w:val="20"/>
              </w:rPr>
            </w:pPr>
            <w:del w:id="778" w:author="Stefanie Lane" w:date="2022-08-26T16:18:00Z">
              <w:r w:rsidRPr="00973A9E" w:rsidDel="00A704A2">
                <w:rPr>
                  <w:rFonts w:ascii="Calibri" w:eastAsia="Times New Roman" w:hAnsi="Calibri" w:cs="Calibri"/>
                  <w:color w:val="000000"/>
                  <w:sz w:val="20"/>
                  <w:szCs w:val="20"/>
                </w:rPr>
                <w:delText>p-value</w:delText>
              </w:r>
            </w:del>
          </w:p>
        </w:tc>
      </w:tr>
      <w:tr w:rsidR="00973A9E" w:rsidRPr="00973A9E" w:rsidDel="00A704A2" w14:paraId="4457FB82" w14:textId="3305AFAD" w:rsidTr="00973A9E">
        <w:trPr>
          <w:trHeight w:val="270"/>
          <w:del w:id="779" w:author="Stefanie Lane" w:date="2022-08-26T16:18:00Z"/>
        </w:trPr>
        <w:tc>
          <w:tcPr>
            <w:tcW w:w="1080" w:type="dxa"/>
            <w:tcBorders>
              <w:top w:val="nil"/>
              <w:left w:val="nil"/>
              <w:bottom w:val="nil"/>
              <w:right w:val="nil"/>
            </w:tcBorders>
            <w:shd w:val="clear" w:color="auto" w:fill="auto"/>
            <w:vAlign w:val="bottom"/>
            <w:hideMark/>
          </w:tcPr>
          <w:p w14:paraId="7DCC70EE" w14:textId="2DC01823" w:rsidR="00973A9E" w:rsidRPr="00973A9E" w:rsidDel="00A704A2" w:rsidRDefault="00973A9E" w:rsidP="00973A9E">
            <w:pPr>
              <w:spacing w:after="0" w:line="240" w:lineRule="auto"/>
              <w:jc w:val="center"/>
              <w:rPr>
                <w:del w:id="780" w:author="Stefanie Lane" w:date="2022-08-26T16:18: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271566E1" w14:textId="3D6AB01C" w:rsidR="00973A9E" w:rsidRPr="00973A9E" w:rsidDel="00A704A2" w:rsidRDefault="00973A9E" w:rsidP="00973A9E">
            <w:pPr>
              <w:spacing w:after="0" w:line="240" w:lineRule="auto"/>
              <w:rPr>
                <w:del w:id="781" w:author="Stefanie Lane" w:date="2022-08-26T16:18:00Z"/>
                <w:rFonts w:ascii="Times New Roman" w:eastAsia="Times New Roman" w:hAnsi="Times New Roman" w:cs="Times New Roman"/>
                <w:sz w:val="20"/>
                <w:szCs w:val="20"/>
              </w:rPr>
            </w:pPr>
          </w:p>
        </w:tc>
        <w:tc>
          <w:tcPr>
            <w:tcW w:w="681" w:type="dxa"/>
            <w:tcBorders>
              <w:top w:val="nil"/>
              <w:left w:val="nil"/>
              <w:bottom w:val="nil"/>
              <w:right w:val="nil"/>
            </w:tcBorders>
            <w:shd w:val="clear" w:color="auto" w:fill="auto"/>
            <w:noWrap/>
            <w:vAlign w:val="bottom"/>
            <w:hideMark/>
          </w:tcPr>
          <w:p w14:paraId="7B18887F" w14:textId="40F30142" w:rsidR="00973A9E" w:rsidRPr="00973A9E" w:rsidDel="00A704A2" w:rsidRDefault="00973A9E" w:rsidP="00973A9E">
            <w:pPr>
              <w:spacing w:after="0" w:line="240" w:lineRule="auto"/>
              <w:rPr>
                <w:del w:id="782" w:author="Stefanie Lane" w:date="2022-08-26T16:18: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7396A44" w14:textId="458407B5" w:rsidR="00973A9E" w:rsidRPr="00973A9E" w:rsidDel="00A704A2" w:rsidRDefault="00973A9E" w:rsidP="00973A9E">
            <w:pPr>
              <w:spacing w:after="0" w:line="240" w:lineRule="auto"/>
              <w:jc w:val="center"/>
              <w:rPr>
                <w:del w:id="783" w:author="Stefanie Lane" w:date="2022-08-26T16:18: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70AEB5E6" w14:textId="75289693" w:rsidR="00973A9E" w:rsidRPr="00973A9E" w:rsidDel="00A704A2" w:rsidRDefault="00973A9E" w:rsidP="00973A9E">
            <w:pPr>
              <w:spacing w:after="0" w:line="240" w:lineRule="auto"/>
              <w:rPr>
                <w:del w:id="784" w:author="Stefanie Lane" w:date="2022-08-26T16:18:00Z"/>
                <w:rFonts w:ascii="Times New Roman" w:eastAsia="Times New Roman" w:hAnsi="Times New Roman" w:cs="Times New Roman"/>
                <w:sz w:val="20"/>
                <w:szCs w:val="20"/>
              </w:rPr>
            </w:pPr>
          </w:p>
        </w:tc>
        <w:tc>
          <w:tcPr>
            <w:tcW w:w="691" w:type="dxa"/>
            <w:tcBorders>
              <w:top w:val="nil"/>
              <w:left w:val="nil"/>
              <w:bottom w:val="nil"/>
              <w:right w:val="nil"/>
            </w:tcBorders>
            <w:shd w:val="clear" w:color="auto" w:fill="auto"/>
            <w:noWrap/>
            <w:vAlign w:val="bottom"/>
            <w:hideMark/>
          </w:tcPr>
          <w:p w14:paraId="79853ADA" w14:textId="31256DDB" w:rsidR="00973A9E" w:rsidRPr="00973A9E" w:rsidDel="00A704A2" w:rsidRDefault="00973A9E" w:rsidP="00973A9E">
            <w:pPr>
              <w:spacing w:after="0" w:line="240" w:lineRule="auto"/>
              <w:rPr>
                <w:del w:id="785" w:author="Stefanie Lane" w:date="2022-08-26T16:18: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72FB89B" w14:textId="03F42621" w:rsidR="00973A9E" w:rsidRPr="00973A9E" w:rsidDel="00A704A2" w:rsidRDefault="00973A9E" w:rsidP="00973A9E">
            <w:pPr>
              <w:spacing w:after="0" w:line="240" w:lineRule="auto"/>
              <w:jc w:val="center"/>
              <w:rPr>
                <w:del w:id="786" w:author="Stefanie Lane" w:date="2022-08-26T16:18: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4CC9CC14" w14:textId="486782F9" w:rsidR="00973A9E" w:rsidRPr="00973A9E" w:rsidDel="00A704A2" w:rsidRDefault="00973A9E" w:rsidP="00973A9E">
            <w:pPr>
              <w:spacing w:after="0" w:line="240" w:lineRule="auto"/>
              <w:rPr>
                <w:del w:id="787" w:author="Stefanie Lane" w:date="2022-08-26T16:18:00Z"/>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74A6F6D3" w14:textId="46187322" w:rsidR="00973A9E" w:rsidRPr="00973A9E" w:rsidDel="00A704A2" w:rsidRDefault="00973A9E" w:rsidP="00973A9E">
            <w:pPr>
              <w:spacing w:after="0" w:line="240" w:lineRule="auto"/>
              <w:rPr>
                <w:del w:id="788" w:author="Stefanie Lane" w:date="2022-08-26T16:18:00Z"/>
                <w:rFonts w:ascii="Times New Roman" w:eastAsia="Times New Roman" w:hAnsi="Times New Roman" w:cs="Times New Roman"/>
                <w:sz w:val="20"/>
                <w:szCs w:val="20"/>
              </w:rPr>
            </w:pPr>
          </w:p>
        </w:tc>
      </w:tr>
      <w:tr w:rsidR="00973A9E" w:rsidRPr="00973A9E" w:rsidDel="00A704A2" w14:paraId="01A64366" w14:textId="595ADEBC" w:rsidTr="00973A9E">
        <w:trPr>
          <w:trHeight w:val="260"/>
          <w:del w:id="789" w:author="Stefanie Lane" w:date="2022-08-26T16:18: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7E5871A1" w14:textId="7C314EE5" w:rsidR="00973A9E" w:rsidRPr="00973A9E" w:rsidDel="00A704A2" w:rsidRDefault="00973A9E" w:rsidP="00973A9E">
            <w:pPr>
              <w:spacing w:after="0" w:line="240" w:lineRule="auto"/>
              <w:jc w:val="center"/>
              <w:rPr>
                <w:del w:id="790" w:author="Stefanie Lane" w:date="2022-08-26T16:18:00Z"/>
                <w:rFonts w:ascii="Calibri" w:eastAsia="Times New Roman" w:hAnsi="Calibri" w:cs="Calibri"/>
                <w:color w:val="000000"/>
                <w:sz w:val="20"/>
                <w:szCs w:val="20"/>
              </w:rPr>
            </w:pPr>
            <w:del w:id="791" w:author="Stefanie Lane" w:date="2022-08-26T16:18:00Z">
              <w:r w:rsidRPr="00973A9E" w:rsidDel="00A704A2">
                <w:rPr>
                  <w:rFonts w:ascii="Calibri" w:eastAsia="Times New Roman" w:hAnsi="Calibri" w:cs="Calibri"/>
                  <w:color w:val="000000"/>
                  <w:sz w:val="20"/>
                  <w:szCs w:val="20"/>
                </w:rPr>
                <w:delText>"Sedge"</w:delText>
              </w:r>
            </w:del>
          </w:p>
        </w:tc>
        <w:tc>
          <w:tcPr>
            <w:tcW w:w="2959" w:type="dxa"/>
            <w:tcBorders>
              <w:top w:val="single" w:sz="8" w:space="0" w:color="auto"/>
              <w:left w:val="nil"/>
              <w:bottom w:val="nil"/>
              <w:right w:val="nil"/>
            </w:tcBorders>
            <w:shd w:val="clear" w:color="auto" w:fill="auto"/>
            <w:noWrap/>
            <w:vAlign w:val="bottom"/>
            <w:hideMark/>
          </w:tcPr>
          <w:p w14:paraId="220C31AA" w14:textId="0AAC993C" w:rsidR="00973A9E" w:rsidRPr="00973A9E" w:rsidDel="00A704A2" w:rsidRDefault="00973A9E" w:rsidP="00973A9E">
            <w:pPr>
              <w:spacing w:after="0" w:line="240" w:lineRule="auto"/>
              <w:rPr>
                <w:del w:id="792" w:author="Stefanie Lane" w:date="2022-08-26T16:18:00Z"/>
                <w:rFonts w:ascii="Calibri" w:eastAsia="Times New Roman" w:hAnsi="Calibri" w:cs="Calibri"/>
                <w:i/>
                <w:iCs/>
                <w:color w:val="000000"/>
                <w:sz w:val="20"/>
                <w:szCs w:val="20"/>
              </w:rPr>
            </w:pPr>
            <w:del w:id="793" w:author="Stefanie Lane" w:date="2022-08-26T16:18:00Z">
              <w:r w:rsidRPr="00973A9E" w:rsidDel="00A704A2">
                <w:rPr>
                  <w:rFonts w:ascii="Calibri" w:eastAsia="Times New Roman" w:hAnsi="Calibri" w:cs="Calibri"/>
                  <w:i/>
                  <w:iCs/>
                  <w:color w:val="000000"/>
                  <w:sz w:val="20"/>
                  <w:szCs w:val="20"/>
                </w:rPr>
                <w:delText>Carex lyngbyei</w:delText>
              </w:r>
            </w:del>
          </w:p>
        </w:tc>
        <w:tc>
          <w:tcPr>
            <w:tcW w:w="681" w:type="dxa"/>
            <w:tcBorders>
              <w:top w:val="single" w:sz="8" w:space="0" w:color="auto"/>
              <w:left w:val="nil"/>
              <w:bottom w:val="nil"/>
              <w:right w:val="nil"/>
            </w:tcBorders>
            <w:shd w:val="clear" w:color="auto" w:fill="auto"/>
            <w:noWrap/>
            <w:vAlign w:val="bottom"/>
            <w:hideMark/>
          </w:tcPr>
          <w:p w14:paraId="48DA0A1E" w14:textId="225E1E95" w:rsidR="00973A9E" w:rsidRPr="00973A9E" w:rsidDel="00A704A2" w:rsidRDefault="00973A9E" w:rsidP="00973A9E">
            <w:pPr>
              <w:spacing w:after="0" w:line="240" w:lineRule="auto"/>
              <w:jc w:val="center"/>
              <w:rPr>
                <w:del w:id="794" w:author="Stefanie Lane" w:date="2022-08-26T16:18:00Z"/>
                <w:rFonts w:ascii="Calibri" w:eastAsia="Times New Roman" w:hAnsi="Calibri" w:cs="Calibri"/>
                <w:color w:val="000000"/>
                <w:sz w:val="20"/>
                <w:szCs w:val="20"/>
              </w:rPr>
            </w:pPr>
            <w:del w:id="795" w:author="Stefanie Lane" w:date="2022-08-26T16:18:00Z">
              <w:r w:rsidRPr="00973A9E" w:rsidDel="00A704A2">
                <w:rPr>
                  <w:rFonts w:ascii="Calibri" w:eastAsia="Times New Roman" w:hAnsi="Calibri" w:cs="Calibri"/>
                  <w:color w:val="000000"/>
                  <w:sz w:val="20"/>
                  <w:szCs w:val="20"/>
                </w:rPr>
                <w:delText>0.0001</w:delText>
              </w:r>
            </w:del>
          </w:p>
        </w:tc>
        <w:tc>
          <w:tcPr>
            <w:tcW w:w="300" w:type="dxa"/>
            <w:tcBorders>
              <w:top w:val="single" w:sz="8" w:space="0" w:color="auto"/>
              <w:left w:val="nil"/>
              <w:bottom w:val="nil"/>
              <w:right w:val="nil"/>
            </w:tcBorders>
            <w:shd w:val="clear" w:color="auto" w:fill="auto"/>
            <w:noWrap/>
            <w:vAlign w:val="bottom"/>
            <w:hideMark/>
          </w:tcPr>
          <w:p w14:paraId="6FC3060D" w14:textId="0FC80609" w:rsidR="00973A9E" w:rsidRPr="00973A9E" w:rsidDel="00A704A2" w:rsidRDefault="00973A9E" w:rsidP="00973A9E">
            <w:pPr>
              <w:spacing w:after="0" w:line="240" w:lineRule="auto"/>
              <w:rPr>
                <w:del w:id="796" w:author="Stefanie Lane" w:date="2022-08-26T16:18:00Z"/>
                <w:rFonts w:ascii="Calibri" w:eastAsia="Times New Roman" w:hAnsi="Calibri" w:cs="Calibri"/>
                <w:color w:val="000000"/>
                <w:sz w:val="20"/>
                <w:szCs w:val="20"/>
              </w:rPr>
            </w:pPr>
            <w:del w:id="797" w:author="Stefanie Lane" w:date="2022-08-26T16:18:00Z">
              <w:r w:rsidRPr="00973A9E" w:rsidDel="00A704A2">
                <w:rPr>
                  <w:rFonts w:ascii="Calibri" w:eastAsia="Times New Roman" w:hAnsi="Calibri" w:cs="Calibri"/>
                  <w:color w:val="000000"/>
                  <w:sz w:val="20"/>
                  <w:szCs w:val="20"/>
                </w:rPr>
                <w:delText> </w:delText>
              </w:r>
            </w:del>
          </w:p>
        </w:tc>
        <w:tc>
          <w:tcPr>
            <w:tcW w:w="2189" w:type="dxa"/>
            <w:tcBorders>
              <w:top w:val="single" w:sz="8" w:space="0" w:color="auto"/>
              <w:left w:val="nil"/>
              <w:bottom w:val="nil"/>
              <w:right w:val="nil"/>
            </w:tcBorders>
            <w:shd w:val="clear" w:color="auto" w:fill="auto"/>
            <w:noWrap/>
            <w:vAlign w:val="bottom"/>
            <w:hideMark/>
          </w:tcPr>
          <w:p w14:paraId="27CC02CE" w14:textId="079C3AD3" w:rsidR="00973A9E" w:rsidRPr="00973A9E" w:rsidDel="00A704A2" w:rsidRDefault="00973A9E" w:rsidP="00973A9E">
            <w:pPr>
              <w:spacing w:after="0" w:line="240" w:lineRule="auto"/>
              <w:rPr>
                <w:del w:id="798" w:author="Stefanie Lane" w:date="2022-08-26T16:18:00Z"/>
                <w:rFonts w:ascii="Calibri" w:eastAsia="Times New Roman" w:hAnsi="Calibri" w:cs="Calibri"/>
                <w:i/>
                <w:iCs/>
                <w:color w:val="000000"/>
                <w:sz w:val="20"/>
                <w:szCs w:val="20"/>
              </w:rPr>
            </w:pPr>
            <w:del w:id="799" w:author="Stefanie Lane" w:date="2022-08-26T16:18:00Z">
              <w:r w:rsidRPr="00973A9E" w:rsidDel="00A704A2">
                <w:rPr>
                  <w:rFonts w:ascii="Calibri" w:eastAsia="Times New Roman" w:hAnsi="Calibri" w:cs="Calibri"/>
                  <w:i/>
                  <w:iCs/>
                  <w:color w:val="000000"/>
                  <w:sz w:val="20"/>
                  <w:szCs w:val="20"/>
                </w:rPr>
                <w:delText>Carex lyngbyei</w:delText>
              </w:r>
            </w:del>
          </w:p>
        </w:tc>
        <w:tc>
          <w:tcPr>
            <w:tcW w:w="691" w:type="dxa"/>
            <w:tcBorders>
              <w:top w:val="single" w:sz="8" w:space="0" w:color="auto"/>
              <w:left w:val="nil"/>
              <w:bottom w:val="nil"/>
              <w:right w:val="nil"/>
            </w:tcBorders>
            <w:shd w:val="clear" w:color="auto" w:fill="auto"/>
            <w:noWrap/>
            <w:vAlign w:val="bottom"/>
            <w:hideMark/>
          </w:tcPr>
          <w:p w14:paraId="589469D5" w14:textId="0F8962EF" w:rsidR="00973A9E" w:rsidRPr="00973A9E" w:rsidDel="00A704A2" w:rsidRDefault="00973A9E" w:rsidP="00973A9E">
            <w:pPr>
              <w:spacing w:after="0" w:line="240" w:lineRule="auto"/>
              <w:jc w:val="center"/>
              <w:rPr>
                <w:del w:id="800" w:author="Stefanie Lane" w:date="2022-08-26T16:18:00Z"/>
                <w:rFonts w:ascii="Calibri" w:eastAsia="Times New Roman" w:hAnsi="Calibri" w:cs="Calibri"/>
                <w:color w:val="000000"/>
                <w:sz w:val="20"/>
                <w:szCs w:val="20"/>
              </w:rPr>
            </w:pPr>
            <w:del w:id="801" w:author="Stefanie Lane" w:date="2022-08-26T16:18:00Z">
              <w:r w:rsidRPr="00973A9E" w:rsidDel="00A704A2">
                <w:rPr>
                  <w:rFonts w:ascii="Calibri" w:eastAsia="Times New Roman" w:hAnsi="Calibri" w:cs="Calibri"/>
                  <w:color w:val="000000"/>
                  <w:sz w:val="20"/>
                  <w:szCs w:val="20"/>
                </w:rPr>
                <w:delText>0.0001</w:delText>
              </w:r>
            </w:del>
          </w:p>
        </w:tc>
        <w:tc>
          <w:tcPr>
            <w:tcW w:w="300" w:type="dxa"/>
            <w:tcBorders>
              <w:top w:val="single" w:sz="8" w:space="0" w:color="auto"/>
              <w:left w:val="nil"/>
              <w:bottom w:val="nil"/>
              <w:right w:val="nil"/>
            </w:tcBorders>
            <w:shd w:val="clear" w:color="auto" w:fill="auto"/>
            <w:noWrap/>
            <w:vAlign w:val="bottom"/>
            <w:hideMark/>
          </w:tcPr>
          <w:p w14:paraId="50ACF7C7" w14:textId="24A519BB" w:rsidR="00973A9E" w:rsidRPr="00973A9E" w:rsidDel="00A704A2" w:rsidRDefault="00973A9E" w:rsidP="00973A9E">
            <w:pPr>
              <w:spacing w:after="0" w:line="240" w:lineRule="auto"/>
              <w:rPr>
                <w:del w:id="802" w:author="Stefanie Lane" w:date="2022-08-26T16:18:00Z"/>
                <w:rFonts w:ascii="Calibri" w:eastAsia="Times New Roman" w:hAnsi="Calibri" w:cs="Calibri"/>
                <w:color w:val="000000"/>
                <w:sz w:val="20"/>
                <w:szCs w:val="20"/>
              </w:rPr>
            </w:pPr>
            <w:del w:id="803" w:author="Stefanie Lane" w:date="2022-08-26T16:18:00Z">
              <w:r w:rsidRPr="00973A9E" w:rsidDel="00A704A2">
                <w:rPr>
                  <w:rFonts w:ascii="Calibri" w:eastAsia="Times New Roman" w:hAnsi="Calibri" w:cs="Calibri"/>
                  <w:color w:val="000000"/>
                  <w:sz w:val="20"/>
                  <w:szCs w:val="20"/>
                </w:rPr>
                <w:delText> </w:delText>
              </w:r>
            </w:del>
          </w:p>
        </w:tc>
        <w:tc>
          <w:tcPr>
            <w:tcW w:w="2007" w:type="dxa"/>
            <w:tcBorders>
              <w:top w:val="single" w:sz="8" w:space="0" w:color="auto"/>
              <w:left w:val="nil"/>
              <w:bottom w:val="single" w:sz="4" w:space="0" w:color="auto"/>
              <w:right w:val="nil"/>
            </w:tcBorders>
            <w:shd w:val="clear" w:color="auto" w:fill="auto"/>
            <w:noWrap/>
            <w:vAlign w:val="bottom"/>
            <w:hideMark/>
          </w:tcPr>
          <w:p w14:paraId="16AA809C" w14:textId="6CD8E988" w:rsidR="00973A9E" w:rsidRPr="00973A9E" w:rsidDel="00A704A2" w:rsidRDefault="00973A9E" w:rsidP="00973A9E">
            <w:pPr>
              <w:spacing w:after="0" w:line="240" w:lineRule="auto"/>
              <w:rPr>
                <w:del w:id="804" w:author="Stefanie Lane" w:date="2022-08-26T16:18:00Z"/>
                <w:rFonts w:ascii="Calibri" w:eastAsia="Times New Roman" w:hAnsi="Calibri" w:cs="Calibri"/>
                <w:i/>
                <w:iCs/>
                <w:color w:val="000000"/>
                <w:sz w:val="20"/>
                <w:szCs w:val="20"/>
              </w:rPr>
            </w:pPr>
            <w:del w:id="805" w:author="Stefanie Lane" w:date="2022-08-26T16:18:00Z">
              <w:r w:rsidRPr="00973A9E" w:rsidDel="00A704A2">
                <w:rPr>
                  <w:rFonts w:ascii="Calibri" w:eastAsia="Times New Roman" w:hAnsi="Calibri" w:cs="Calibri"/>
                  <w:i/>
                  <w:iCs/>
                  <w:color w:val="000000"/>
                  <w:sz w:val="20"/>
                  <w:szCs w:val="20"/>
                </w:rPr>
                <w:delText>Carex lyngbyei</w:delText>
              </w:r>
            </w:del>
          </w:p>
        </w:tc>
        <w:tc>
          <w:tcPr>
            <w:tcW w:w="693" w:type="dxa"/>
            <w:tcBorders>
              <w:top w:val="single" w:sz="8" w:space="0" w:color="auto"/>
              <w:left w:val="nil"/>
              <w:bottom w:val="single" w:sz="4" w:space="0" w:color="auto"/>
              <w:right w:val="single" w:sz="8" w:space="0" w:color="auto"/>
            </w:tcBorders>
            <w:shd w:val="clear" w:color="auto" w:fill="auto"/>
            <w:noWrap/>
            <w:vAlign w:val="bottom"/>
            <w:hideMark/>
          </w:tcPr>
          <w:p w14:paraId="2614A90E" w14:textId="5883F500" w:rsidR="00973A9E" w:rsidRPr="00973A9E" w:rsidDel="00A704A2" w:rsidRDefault="00973A9E" w:rsidP="00973A9E">
            <w:pPr>
              <w:spacing w:after="0" w:line="240" w:lineRule="auto"/>
              <w:jc w:val="center"/>
              <w:rPr>
                <w:del w:id="806" w:author="Stefanie Lane" w:date="2022-08-26T16:18:00Z"/>
                <w:rFonts w:ascii="Calibri" w:eastAsia="Times New Roman" w:hAnsi="Calibri" w:cs="Calibri"/>
                <w:color w:val="000000"/>
                <w:sz w:val="20"/>
                <w:szCs w:val="20"/>
              </w:rPr>
            </w:pPr>
            <w:del w:id="807" w:author="Stefanie Lane" w:date="2022-08-26T16:18:00Z">
              <w:r w:rsidRPr="00973A9E" w:rsidDel="00A704A2">
                <w:rPr>
                  <w:rFonts w:ascii="Calibri" w:eastAsia="Times New Roman" w:hAnsi="Calibri" w:cs="Calibri"/>
                  <w:color w:val="000000"/>
                  <w:sz w:val="20"/>
                  <w:szCs w:val="20"/>
                </w:rPr>
                <w:delText>0.0001</w:delText>
              </w:r>
            </w:del>
          </w:p>
        </w:tc>
      </w:tr>
      <w:tr w:rsidR="00973A9E" w:rsidRPr="00973A9E" w:rsidDel="00A704A2" w14:paraId="7D153EF6" w14:textId="57B73657" w:rsidTr="00973A9E">
        <w:trPr>
          <w:trHeight w:val="260"/>
          <w:del w:id="808"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62745434" w14:textId="0E1FB50E" w:rsidR="00973A9E" w:rsidRPr="00973A9E" w:rsidDel="00A704A2" w:rsidRDefault="00973A9E" w:rsidP="00973A9E">
            <w:pPr>
              <w:spacing w:after="0" w:line="240" w:lineRule="auto"/>
              <w:rPr>
                <w:del w:id="809" w:author="Stefanie Lane" w:date="2022-08-26T16:18: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23CF38EB" w14:textId="71719CFF" w:rsidR="00973A9E" w:rsidRPr="00973A9E" w:rsidDel="00A704A2" w:rsidRDefault="00973A9E" w:rsidP="00973A9E">
            <w:pPr>
              <w:spacing w:after="0" w:line="240" w:lineRule="auto"/>
              <w:rPr>
                <w:del w:id="810" w:author="Stefanie Lane" w:date="2022-08-26T16:18:00Z"/>
                <w:rFonts w:ascii="Calibri" w:eastAsia="Times New Roman" w:hAnsi="Calibri" w:cs="Calibri"/>
                <w:i/>
                <w:iCs/>
                <w:color w:val="000000"/>
                <w:sz w:val="20"/>
                <w:szCs w:val="20"/>
              </w:rPr>
            </w:pPr>
            <w:del w:id="811" w:author="Stefanie Lane" w:date="2022-08-26T16:18:00Z">
              <w:r w:rsidRPr="00973A9E" w:rsidDel="00A704A2">
                <w:rPr>
                  <w:rFonts w:ascii="Calibri" w:eastAsia="Times New Roman" w:hAnsi="Calibri" w:cs="Calibri"/>
                  <w:i/>
                  <w:iCs/>
                  <w:color w:val="000000"/>
                  <w:sz w:val="20"/>
                  <w:szCs w:val="20"/>
                </w:rPr>
                <w:delText>Sagittaria latifolia</w:delText>
              </w:r>
            </w:del>
          </w:p>
        </w:tc>
        <w:tc>
          <w:tcPr>
            <w:tcW w:w="681" w:type="dxa"/>
            <w:tcBorders>
              <w:top w:val="single" w:sz="4" w:space="0" w:color="auto"/>
              <w:left w:val="nil"/>
              <w:bottom w:val="single" w:sz="4" w:space="0" w:color="auto"/>
              <w:right w:val="nil"/>
            </w:tcBorders>
            <w:shd w:val="clear" w:color="auto" w:fill="auto"/>
            <w:noWrap/>
            <w:vAlign w:val="bottom"/>
            <w:hideMark/>
          </w:tcPr>
          <w:p w14:paraId="5FC74F22" w14:textId="2EA0C458" w:rsidR="00973A9E" w:rsidRPr="00973A9E" w:rsidDel="00A704A2" w:rsidRDefault="00973A9E" w:rsidP="00973A9E">
            <w:pPr>
              <w:spacing w:after="0" w:line="240" w:lineRule="auto"/>
              <w:jc w:val="center"/>
              <w:rPr>
                <w:del w:id="812" w:author="Stefanie Lane" w:date="2022-08-26T16:18:00Z"/>
                <w:rFonts w:ascii="Calibri" w:eastAsia="Times New Roman" w:hAnsi="Calibri" w:cs="Calibri"/>
                <w:color w:val="000000"/>
                <w:sz w:val="20"/>
                <w:szCs w:val="20"/>
              </w:rPr>
            </w:pPr>
            <w:del w:id="813" w:author="Stefanie Lane" w:date="2022-08-26T16:18:00Z">
              <w:r w:rsidRPr="00973A9E" w:rsidDel="00A704A2">
                <w:rPr>
                  <w:rFonts w:ascii="Calibri" w:eastAsia="Times New Roman" w:hAnsi="Calibri" w:cs="Calibri"/>
                  <w:color w:val="000000"/>
                  <w:sz w:val="20"/>
                  <w:szCs w:val="20"/>
                </w:rPr>
                <w:delText>0.0001</w:delText>
              </w:r>
            </w:del>
          </w:p>
        </w:tc>
        <w:tc>
          <w:tcPr>
            <w:tcW w:w="300" w:type="dxa"/>
            <w:tcBorders>
              <w:top w:val="nil"/>
              <w:left w:val="nil"/>
              <w:bottom w:val="nil"/>
              <w:right w:val="nil"/>
            </w:tcBorders>
            <w:shd w:val="clear" w:color="auto" w:fill="auto"/>
            <w:noWrap/>
            <w:vAlign w:val="bottom"/>
            <w:hideMark/>
          </w:tcPr>
          <w:p w14:paraId="7C33BB4B" w14:textId="68993869" w:rsidR="00973A9E" w:rsidRPr="00973A9E" w:rsidDel="00A704A2" w:rsidRDefault="00973A9E" w:rsidP="00973A9E">
            <w:pPr>
              <w:spacing w:after="0" w:line="240" w:lineRule="auto"/>
              <w:jc w:val="center"/>
              <w:rPr>
                <w:del w:id="814" w:author="Stefanie Lane" w:date="2022-08-26T16:18: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7A51452" w14:textId="5916092E" w:rsidR="00973A9E" w:rsidRPr="00973A9E" w:rsidDel="00A704A2" w:rsidRDefault="00973A9E" w:rsidP="00973A9E">
            <w:pPr>
              <w:spacing w:after="0" w:line="240" w:lineRule="auto"/>
              <w:rPr>
                <w:del w:id="815" w:author="Stefanie Lane" w:date="2022-08-26T16:18:00Z"/>
                <w:rFonts w:ascii="Calibri" w:eastAsia="Times New Roman" w:hAnsi="Calibri" w:cs="Calibri"/>
                <w:i/>
                <w:iCs/>
                <w:color w:val="000000"/>
                <w:sz w:val="20"/>
                <w:szCs w:val="20"/>
              </w:rPr>
            </w:pPr>
            <w:del w:id="816" w:author="Stefanie Lane" w:date="2022-08-26T16:18:00Z">
              <w:r w:rsidRPr="00973A9E" w:rsidDel="00A704A2">
                <w:rPr>
                  <w:rFonts w:ascii="Calibri" w:eastAsia="Times New Roman" w:hAnsi="Calibri" w:cs="Calibri"/>
                  <w:i/>
                  <w:iCs/>
                  <w:color w:val="000000"/>
                  <w:sz w:val="20"/>
                  <w:szCs w:val="20"/>
                </w:rPr>
                <w:delText>Agrostis stolonifera</w:delText>
              </w:r>
            </w:del>
          </w:p>
        </w:tc>
        <w:tc>
          <w:tcPr>
            <w:tcW w:w="691" w:type="dxa"/>
            <w:tcBorders>
              <w:top w:val="single" w:sz="4" w:space="0" w:color="auto"/>
              <w:left w:val="nil"/>
              <w:bottom w:val="single" w:sz="4" w:space="0" w:color="auto"/>
              <w:right w:val="nil"/>
            </w:tcBorders>
            <w:shd w:val="clear" w:color="auto" w:fill="auto"/>
            <w:noWrap/>
            <w:vAlign w:val="bottom"/>
            <w:hideMark/>
          </w:tcPr>
          <w:p w14:paraId="4309732B" w14:textId="3D6B1F46" w:rsidR="00973A9E" w:rsidRPr="00973A9E" w:rsidDel="00A704A2" w:rsidRDefault="00973A9E" w:rsidP="00973A9E">
            <w:pPr>
              <w:spacing w:after="0" w:line="240" w:lineRule="auto"/>
              <w:jc w:val="center"/>
              <w:rPr>
                <w:del w:id="817" w:author="Stefanie Lane" w:date="2022-08-26T16:18:00Z"/>
                <w:rFonts w:ascii="Calibri" w:eastAsia="Times New Roman" w:hAnsi="Calibri" w:cs="Calibri"/>
                <w:color w:val="000000"/>
                <w:sz w:val="20"/>
                <w:szCs w:val="20"/>
              </w:rPr>
            </w:pPr>
            <w:del w:id="818" w:author="Stefanie Lane" w:date="2022-08-26T16:18:00Z">
              <w:r w:rsidRPr="00973A9E" w:rsidDel="00A704A2">
                <w:rPr>
                  <w:rFonts w:ascii="Calibri" w:eastAsia="Times New Roman" w:hAnsi="Calibri" w:cs="Calibri"/>
                  <w:color w:val="000000"/>
                  <w:sz w:val="20"/>
                  <w:szCs w:val="20"/>
                </w:rPr>
                <w:delText>0.0003</w:delText>
              </w:r>
            </w:del>
          </w:p>
        </w:tc>
        <w:tc>
          <w:tcPr>
            <w:tcW w:w="300" w:type="dxa"/>
            <w:tcBorders>
              <w:top w:val="nil"/>
              <w:left w:val="nil"/>
              <w:bottom w:val="nil"/>
              <w:right w:val="nil"/>
            </w:tcBorders>
            <w:shd w:val="clear" w:color="auto" w:fill="auto"/>
            <w:noWrap/>
            <w:vAlign w:val="bottom"/>
            <w:hideMark/>
          </w:tcPr>
          <w:p w14:paraId="5C94093E" w14:textId="519B9A0B" w:rsidR="00973A9E" w:rsidRPr="00973A9E" w:rsidDel="00A704A2" w:rsidRDefault="00973A9E" w:rsidP="00973A9E">
            <w:pPr>
              <w:spacing w:after="0" w:line="240" w:lineRule="auto"/>
              <w:jc w:val="center"/>
              <w:rPr>
                <w:del w:id="819" w:author="Stefanie Lane" w:date="2022-08-26T16:18: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36337A72" w14:textId="59717B20" w:rsidR="00973A9E" w:rsidRPr="00973A9E" w:rsidDel="00A704A2" w:rsidRDefault="00973A9E" w:rsidP="00973A9E">
            <w:pPr>
              <w:spacing w:after="0" w:line="240" w:lineRule="auto"/>
              <w:rPr>
                <w:del w:id="820" w:author="Stefanie Lane" w:date="2022-08-26T16:18:00Z"/>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6FED48F8" w14:textId="718D6060" w:rsidR="00973A9E" w:rsidRPr="00973A9E" w:rsidDel="00A704A2" w:rsidRDefault="00973A9E" w:rsidP="00973A9E">
            <w:pPr>
              <w:spacing w:after="0" w:line="240" w:lineRule="auto"/>
              <w:jc w:val="center"/>
              <w:rPr>
                <w:del w:id="821" w:author="Stefanie Lane" w:date="2022-08-26T16:18:00Z"/>
                <w:rFonts w:ascii="Calibri" w:eastAsia="Times New Roman" w:hAnsi="Calibri" w:cs="Calibri"/>
                <w:color w:val="000000"/>
                <w:sz w:val="20"/>
                <w:szCs w:val="20"/>
              </w:rPr>
            </w:pPr>
            <w:del w:id="822" w:author="Stefanie Lane" w:date="2022-08-26T16:18:00Z">
              <w:r w:rsidRPr="00973A9E" w:rsidDel="00A704A2">
                <w:rPr>
                  <w:rFonts w:ascii="Calibri" w:eastAsia="Times New Roman" w:hAnsi="Calibri" w:cs="Calibri"/>
                  <w:color w:val="000000"/>
                  <w:sz w:val="20"/>
                  <w:szCs w:val="20"/>
                </w:rPr>
                <w:delText> </w:delText>
              </w:r>
            </w:del>
          </w:p>
        </w:tc>
      </w:tr>
      <w:tr w:rsidR="00973A9E" w:rsidRPr="00973A9E" w:rsidDel="00A704A2" w14:paraId="1B7F719B" w14:textId="7565C53B" w:rsidTr="00973A9E">
        <w:trPr>
          <w:trHeight w:val="270"/>
          <w:del w:id="823"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331D60B9" w14:textId="2AAC7E00" w:rsidR="00973A9E" w:rsidRPr="00973A9E" w:rsidDel="00A704A2" w:rsidRDefault="00973A9E" w:rsidP="00973A9E">
            <w:pPr>
              <w:spacing w:after="0" w:line="240" w:lineRule="auto"/>
              <w:rPr>
                <w:del w:id="824" w:author="Stefanie Lane" w:date="2022-08-26T16:18:00Z"/>
                <w:rFonts w:ascii="Calibri" w:eastAsia="Times New Roman" w:hAnsi="Calibri" w:cs="Calibri"/>
                <w:color w:val="000000"/>
                <w:sz w:val="20"/>
                <w:szCs w:val="20"/>
              </w:rPr>
            </w:pPr>
          </w:p>
        </w:tc>
        <w:tc>
          <w:tcPr>
            <w:tcW w:w="2959" w:type="dxa"/>
            <w:tcBorders>
              <w:top w:val="nil"/>
              <w:left w:val="nil"/>
              <w:bottom w:val="single" w:sz="8" w:space="0" w:color="auto"/>
              <w:right w:val="nil"/>
            </w:tcBorders>
            <w:shd w:val="clear" w:color="auto" w:fill="auto"/>
            <w:noWrap/>
            <w:vAlign w:val="bottom"/>
            <w:hideMark/>
          </w:tcPr>
          <w:p w14:paraId="09146EB4" w14:textId="366A8A09" w:rsidR="00973A9E" w:rsidRPr="00973A9E" w:rsidDel="00A704A2" w:rsidRDefault="00973A9E" w:rsidP="00973A9E">
            <w:pPr>
              <w:spacing w:after="0" w:line="240" w:lineRule="auto"/>
              <w:rPr>
                <w:del w:id="825" w:author="Stefanie Lane" w:date="2022-08-26T16:18:00Z"/>
                <w:rFonts w:ascii="Calibri" w:eastAsia="Times New Roman" w:hAnsi="Calibri" w:cs="Calibri"/>
                <w:i/>
                <w:iCs/>
                <w:color w:val="000000"/>
                <w:sz w:val="20"/>
                <w:szCs w:val="20"/>
              </w:rPr>
            </w:pPr>
            <w:del w:id="826" w:author="Stefanie Lane" w:date="2022-08-26T16:18:00Z">
              <w:r w:rsidRPr="00973A9E" w:rsidDel="00A704A2">
                <w:rPr>
                  <w:rFonts w:ascii="Calibri" w:eastAsia="Times New Roman" w:hAnsi="Calibri" w:cs="Calibri"/>
                  <w:i/>
                  <w:iCs/>
                  <w:color w:val="000000"/>
                  <w:sz w:val="20"/>
                  <w:szCs w:val="20"/>
                </w:rPr>
                <w:delText>Schoenoplectus tabernaemontani</w:delText>
              </w:r>
            </w:del>
          </w:p>
        </w:tc>
        <w:tc>
          <w:tcPr>
            <w:tcW w:w="681" w:type="dxa"/>
            <w:tcBorders>
              <w:top w:val="nil"/>
              <w:left w:val="nil"/>
              <w:bottom w:val="single" w:sz="8" w:space="0" w:color="auto"/>
              <w:right w:val="nil"/>
            </w:tcBorders>
            <w:shd w:val="clear" w:color="auto" w:fill="auto"/>
            <w:noWrap/>
            <w:vAlign w:val="bottom"/>
            <w:hideMark/>
          </w:tcPr>
          <w:p w14:paraId="6FE7AC88" w14:textId="303E526A" w:rsidR="00973A9E" w:rsidRPr="00973A9E" w:rsidDel="00A704A2" w:rsidRDefault="00973A9E" w:rsidP="00973A9E">
            <w:pPr>
              <w:spacing w:after="0" w:line="240" w:lineRule="auto"/>
              <w:jc w:val="center"/>
              <w:rPr>
                <w:del w:id="827" w:author="Stefanie Lane" w:date="2022-08-26T16:18:00Z"/>
                <w:rFonts w:ascii="Calibri" w:eastAsia="Times New Roman" w:hAnsi="Calibri" w:cs="Calibri"/>
                <w:color w:val="000000"/>
                <w:sz w:val="20"/>
                <w:szCs w:val="20"/>
              </w:rPr>
            </w:pPr>
            <w:del w:id="828" w:author="Stefanie Lane" w:date="2022-08-26T16:18:00Z">
              <w:r w:rsidRPr="00973A9E" w:rsidDel="00A704A2">
                <w:rPr>
                  <w:rFonts w:ascii="Calibri" w:eastAsia="Times New Roman" w:hAnsi="Calibri" w:cs="Calibri"/>
                  <w:color w:val="000000"/>
                  <w:sz w:val="20"/>
                  <w:szCs w:val="20"/>
                </w:rPr>
                <w:delText>0.0002</w:delText>
              </w:r>
            </w:del>
          </w:p>
        </w:tc>
        <w:tc>
          <w:tcPr>
            <w:tcW w:w="300" w:type="dxa"/>
            <w:tcBorders>
              <w:top w:val="nil"/>
              <w:left w:val="nil"/>
              <w:bottom w:val="single" w:sz="8" w:space="0" w:color="auto"/>
              <w:right w:val="nil"/>
            </w:tcBorders>
            <w:shd w:val="clear" w:color="auto" w:fill="auto"/>
            <w:noWrap/>
            <w:vAlign w:val="bottom"/>
            <w:hideMark/>
          </w:tcPr>
          <w:p w14:paraId="25D2BFA4" w14:textId="61EC697F" w:rsidR="00973A9E" w:rsidRPr="00973A9E" w:rsidDel="00A704A2" w:rsidRDefault="00973A9E" w:rsidP="00973A9E">
            <w:pPr>
              <w:spacing w:after="0" w:line="240" w:lineRule="auto"/>
              <w:rPr>
                <w:del w:id="829" w:author="Stefanie Lane" w:date="2022-08-26T16:18:00Z"/>
                <w:rFonts w:ascii="Calibri" w:eastAsia="Times New Roman" w:hAnsi="Calibri" w:cs="Calibri"/>
                <w:color w:val="000000"/>
                <w:sz w:val="20"/>
                <w:szCs w:val="20"/>
              </w:rPr>
            </w:pPr>
            <w:del w:id="830" w:author="Stefanie Lane" w:date="2022-08-26T16:18:00Z">
              <w:r w:rsidRPr="00973A9E" w:rsidDel="00A704A2">
                <w:rPr>
                  <w:rFonts w:ascii="Calibri" w:eastAsia="Times New Roman" w:hAnsi="Calibri" w:cs="Calibri"/>
                  <w:color w:val="000000"/>
                  <w:sz w:val="20"/>
                  <w:szCs w:val="20"/>
                </w:rPr>
                <w:delText> </w:delText>
              </w:r>
            </w:del>
          </w:p>
        </w:tc>
        <w:tc>
          <w:tcPr>
            <w:tcW w:w="2189" w:type="dxa"/>
            <w:tcBorders>
              <w:top w:val="nil"/>
              <w:left w:val="nil"/>
              <w:bottom w:val="single" w:sz="8" w:space="0" w:color="auto"/>
              <w:right w:val="nil"/>
            </w:tcBorders>
            <w:shd w:val="clear" w:color="auto" w:fill="auto"/>
            <w:noWrap/>
            <w:vAlign w:val="bottom"/>
            <w:hideMark/>
          </w:tcPr>
          <w:p w14:paraId="210EAF27" w14:textId="459827CB" w:rsidR="00973A9E" w:rsidRPr="00973A9E" w:rsidDel="00A704A2" w:rsidRDefault="00973A9E" w:rsidP="00973A9E">
            <w:pPr>
              <w:spacing w:after="0" w:line="240" w:lineRule="auto"/>
              <w:rPr>
                <w:del w:id="831" w:author="Stefanie Lane" w:date="2022-08-26T16:18:00Z"/>
                <w:rFonts w:ascii="Calibri" w:eastAsia="Times New Roman" w:hAnsi="Calibri" w:cs="Calibri"/>
                <w:i/>
                <w:iCs/>
                <w:color w:val="000000"/>
                <w:sz w:val="20"/>
                <w:szCs w:val="20"/>
              </w:rPr>
            </w:pPr>
            <w:del w:id="832" w:author="Stefanie Lane" w:date="2022-08-26T16:18:00Z">
              <w:r w:rsidRPr="00973A9E" w:rsidDel="00A704A2">
                <w:rPr>
                  <w:rFonts w:ascii="Calibri" w:eastAsia="Times New Roman" w:hAnsi="Calibri" w:cs="Calibri"/>
                  <w:i/>
                  <w:iCs/>
                  <w:color w:val="000000"/>
                  <w:sz w:val="20"/>
                  <w:szCs w:val="20"/>
                </w:rPr>
                <w:delText>Impatiens capensis</w:delText>
              </w:r>
            </w:del>
          </w:p>
        </w:tc>
        <w:tc>
          <w:tcPr>
            <w:tcW w:w="691" w:type="dxa"/>
            <w:tcBorders>
              <w:top w:val="nil"/>
              <w:left w:val="nil"/>
              <w:bottom w:val="single" w:sz="8" w:space="0" w:color="auto"/>
              <w:right w:val="nil"/>
            </w:tcBorders>
            <w:shd w:val="clear" w:color="auto" w:fill="auto"/>
            <w:noWrap/>
            <w:vAlign w:val="bottom"/>
            <w:hideMark/>
          </w:tcPr>
          <w:p w14:paraId="4B6223F7" w14:textId="793B7DD8" w:rsidR="00973A9E" w:rsidRPr="00973A9E" w:rsidDel="00A704A2" w:rsidRDefault="00973A9E" w:rsidP="00973A9E">
            <w:pPr>
              <w:spacing w:after="0" w:line="240" w:lineRule="auto"/>
              <w:jc w:val="center"/>
              <w:rPr>
                <w:del w:id="833" w:author="Stefanie Lane" w:date="2022-08-26T16:18:00Z"/>
                <w:rFonts w:ascii="Calibri" w:eastAsia="Times New Roman" w:hAnsi="Calibri" w:cs="Calibri"/>
                <w:color w:val="000000"/>
                <w:sz w:val="20"/>
                <w:szCs w:val="20"/>
              </w:rPr>
            </w:pPr>
            <w:del w:id="834" w:author="Stefanie Lane" w:date="2022-08-26T16:18:00Z">
              <w:r w:rsidRPr="00973A9E" w:rsidDel="00A704A2">
                <w:rPr>
                  <w:rFonts w:ascii="Calibri" w:eastAsia="Times New Roman" w:hAnsi="Calibri" w:cs="Calibri"/>
                  <w:color w:val="000000"/>
                  <w:sz w:val="20"/>
                  <w:szCs w:val="20"/>
                </w:rPr>
                <w:delText>0.0147</w:delText>
              </w:r>
            </w:del>
          </w:p>
        </w:tc>
        <w:tc>
          <w:tcPr>
            <w:tcW w:w="300" w:type="dxa"/>
            <w:tcBorders>
              <w:top w:val="nil"/>
              <w:left w:val="nil"/>
              <w:bottom w:val="single" w:sz="8" w:space="0" w:color="auto"/>
              <w:right w:val="nil"/>
            </w:tcBorders>
            <w:shd w:val="clear" w:color="auto" w:fill="auto"/>
            <w:noWrap/>
            <w:vAlign w:val="bottom"/>
            <w:hideMark/>
          </w:tcPr>
          <w:p w14:paraId="0F0A886F" w14:textId="7A57C545" w:rsidR="00973A9E" w:rsidRPr="00973A9E" w:rsidDel="00A704A2" w:rsidRDefault="00973A9E" w:rsidP="00973A9E">
            <w:pPr>
              <w:spacing w:after="0" w:line="240" w:lineRule="auto"/>
              <w:rPr>
                <w:del w:id="835" w:author="Stefanie Lane" w:date="2022-08-26T16:18:00Z"/>
                <w:rFonts w:ascii="Calibri" w:eastAsia="Times New Roman" w:hAnsi="Calibri" w:cs="Calibri"/>
                <w:color w:val="000000"/>
                <w:sz w:val="20"/>
                <w:szCs w:val="20"/>
              </w:rPr>
            </w:pPr>
            <w:del w:id="836" w:author="Stefanie Lane" w:date="2022-08-26T16:18:00Z">
              <w:r w:rsidRPr="00973A9E" w:rsidDel="00A704A2">
                <w:rPr>
                  <w:rFonts w:ascii="Calibri" w:eastAsia="Times New Roman" w:hAnsi="Calibri" w:cs="Calibri"/>
                  <w:color w:val="000000"/>
                  <w:sz w:val="20"/>
                  <w:szCs w:val="20"/>
                </w:rPr>
                <w:delText> </w:delText>
              </w:r>
            </w:del>
          </w:p>
        </w:tc>
        <w:tc>
          <w:tcPr>
            <w:tcW w:w="2007" w:type="dxa"/>
            <w:tcBorders>
              <w:top w:val="nil"/>
              <w:left w:val="nil"/>
              <w:bottom w:val="single" w:sz="8" w:space="0" w:color="auto"/>
              <w:right w:val="nil"/>
            </w:tcBorders>
            <w:shd w:val="clear" w:color="auto" w:fill="auto"/>
            <w:noWrap/>
            <w:vAlign w:val="bottom"/>
            <w:hideMark/>
          </w:tcPr>
          <w:p w14:paraId="2220CBAA" w14:textId="1437E75F" w:rsidR="00973A9E" w:rsidRPr="00973A9E" w:rsidDel="00A704A2" w:rsidRDefault="00973A9E" w:rsidP="00973A9E">
            <w:pPr>
              <w:spacing w:after="0" w:line="240" w:lineRule="auto"/>
              <w:rPr>
                <w:del w:id="837" w:author="Stefanie Lane" w:date="2022-08-26T16:18:00Z"/>
                <w:rFonts w:ascii="Calibri" w:eastAsia="Times New Roman" w:hAnsi="Calibri" w:cs="Calibri"/>
                <w:i/>
                <w:iCs/>
                <w:color w:val="000000"/>
                <w:sz w:val="20"/>
                <w:szCs w:val="20"/>
              </w:rPr>
            </w:pPr>
            <w:del w:id="838" w:author="Stefanie Lane" w:date="2022-08-26T16:18:00Z">
              <w:r w:rsidRPr="00973A9E" w:rsidDel="00A704A2">
                <w:rPr>
                  <w:rFonts w:ascii="Calibri" w:eastAsia="Times New Roman" w:hAnsi="Calibri" w:cs="Calibri"/>
                  <w:i/>
                  <w:iCs/>
                  <w:color w:val="000000"/>
                  <w:sz w:val="20"/>
                  <w:szCs w:val="20"/>
                </w:rPr>
                <w:delText> </w:delText>
              </w:r>
            </w:del>
          </w:p>
        </w:tc>
        <w:tc>
          <w:tcPr>
            <w:tcW w:w="693" w:type="dxa"/>
            <w:tcBorders>
              <w:top w:val="nil"/>
              <w:left w:val="nil"/>
              <w:bottom w:val="single" w:sz="8" w:space="0" w:color="auto"/>
              <w:right w:val="single" w:sz="8" w:space="0" w:color="auto"/>
            </w:tcBorders>
            <w:shd w:val="clear" w:color="auto" w:fill="auto"/>
            <w:noWrap/>
            <w:vAlign w:val="bottom"/>
            <w:hideMark/>
          </w:tcPr>
          <w:p w14:paraId="5F31FB38" w14:textId="3FB3F25E" w:rsidR="00973A9E" w:rsidRPr="00973A9E" w:rsidDel="00A704A2" w:rsidRDefault="00973A9E" w:rsidP="00973A9E">
            <w:pPr>
              <w:spacing w:after="0" w:line="240" w:lineRule="auto"/>
              <w:jc w:val="center"/>
              <w:rPr>
                <w:del w:id="839" w:author="Stefanie Lane" w:date="2022-08-26T16:18:00Z"/>
                <w:rFonts w:ascii="Calibri" w:eastAsia="Times New Roman" w:hAnsi="Calibri" w:cs="Calibri"/>
                <w:color w:val="000000"/>
                <w:sz w:val="20"/>
                <w:szCs w:val="20"/>
              </w:rPr>
            </w:pPr>
            <w:del w:id="840" w:author="Stefanie Lane" w:date="2022-08-26T16:18:00Z">
              <w:r w:rsidRPr="00973A9E" w:rsidDel="00A704A2">
                <w:rPr>
                  <w:rFonts w:ascii="Calibri" w:eastAsia="Times New Roman" w:hAnsi="Calibri" w:cs="Calibri"/>
                  <w:color w:val="000000"/>
                  <w:sz w:val="20"/>
                  <w:szCs w:val="20"/>
                </w:rPr>
                <w:delText> </w:delText>
              </w:r>
            </w:del>
          </w:p>
        </w:tc>
      </w:tr>
      <w:tr w:rsidR="00973A9E" w:rsidRPr="00973A9E" w:rsidDel="00A704A2" w14:paraId="282AA2E5" w14:textId="2BA6C1E8" w:rsidTr="00973A9E">
        <w:trPr>
          <w:trHeight w:val="270"/>
          <w:del w:id="841" w:author="Stefanie Lane" w:date="2022-08-26T16:18:00Z"/>
        </w:trPr>
        <w:tc>
          <w:tcPr>
            <w:tcW w:w="1080" w:type="dxa"/>
            <w:tcBorders>
              <w:top w:val="nil"/>
              <w:left w:val="nil"/>
              <w:bottom w:val="nil"/>
              <w:right w:val="nil"/>
            </w:tcBorders>
            <w:shd w:val="clear" w:color="auto" w:fill="auto"/>
            <w:vAlign w:val="bottom"/>
            <w:hideMark/>
          </w:tcPr>
          <w:p w14:paraId="03360E1F" w14:textId="5C4C5467" w:rsidR="00973A9E" w:rsidRPr="00973A9E" w:rsidDel="00A704A2" w:rsidRDefault="00973A9E" w:rsidP="00973A9E">
            <w:pPr>
              <w:spacing w:after="0" w:line="240" w:lineRule="auto"/>
              <w:jc w:val="center"/>
              <w:rPr>
                <w:del w:id="842" w:author="Stefanie Lane" w:date="2022-08-26T16:18: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4BC86153" w14:textId="774EE9E0" w:rsidR="00973A9E" w:rsidRPr="00973A9E" w:rsidDel="00A704A2" w:rsidRDefault="00973A9E" w:rsidP="00973A9E">
            <w:pPr>
              <w:spacing w:after="0" w:line="240" w:lineRule="auto"/>
              <w:rPr>
                <w:del w:id="843" w:author="Stefanie Lane" w:date="2022-08-26T16:18:00Z"/>
                <w:rFonts w:ascii="Times New Roman" w:eastAsia="Times New Roman" w:hAnsi="Times New Roman" w:cs="Times New Roman"/>
                <w:sz w:val="20"/>
                <w:szCs w:val="20"/>
              </w:rPr>
            </w:pPr>
          </w:p>
        </w:tc>
        <w:tc>
          <w:tcPr>
            <w:tcW w:w="681" w:type="dxa"/>
            <w:tcBorders>
              <w:top w:val="nil"/>
              <w:left w:val="nil"/>
              <w:bottom w:val="nil"/>
              <w:right w:val="nil"/>
            </w:tcBorders>
            <w:shd w:val="clear" w:color="auto" w:fill="auto"/>
            <w:noWrap/>
            <w:vAlign w:val="bottom"/>
            <w:hideMark/>
          </w:tcPr>
          <w:p w14:paraId="614A917B" w14:textId="296F3D3F" w:rsidR="00973A9E" w:rsidRPr="00973A9E" w:rsidDel="00A704A2" w:rsidRDefault="00973A9E" w:rsidP="00973A9E">
            <w:pPr>
              <w:spacing w:after="0" w:line="240" w:lineRule="auto"/>
              <w:rPr>
                <w:del w:id="844" w:author="Stefanie Lane" w:date="2022-08-26T16:18: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4BC14D9" w14:textId="2B8D71EE" w:rsidR="00973A9E" w:rsidRPr="00973A9E" w:rsidDel="00A704A2" w:rsidRDefault="00973A9E" w:rsidP="00973A9E">
            <w:pPr>
              <w:spacing w:after="0" w:line="240" w:lineRule="auto"/>
              <w:jc w:val="center"/>
              <w:rPr>
                <w:del w:id="845" w:author="Stefanie Lane" w:date="2022-08-26T16:18: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3E78714B" w14:textId="6C587B58" w:rsidR="00973A9E" w:rsidRPr="00973A9E" w:rsidDel="00A704A2" w:rsidRDefault="00973A9E" w:rsidP="00973A9E">
            <w:pPr>
              <w:spacing w:after="0" w:line="240" w:lineRule="auto"/>
              <w:rPr>
                <w:del w:id="846" w:author="Stefanie Lane" w:date="2022-08-26T16:18:00Z"/>
                <w:rFonts w:ascii="Times New Roman" w:eastAsia="Times New Roman" w:hAnsi="Times New Roman" w:cs="Times New Roman"/>
                <w:sz w:val="20"/>
                <w:szCs w:val="20"/>
              </w:rPr>
            </w:pPr>
          </w:p>
        </w:tc>
        <w:tc>
          <w:tcPr>
            <w:tcW w:w="691" w:type="dxa"/>
            <w:tcBorders>
              <w:top w:val="nil"/>
              <w:left w:val="nil"/>
              <w:bottom w:val="nil"/>
              <w:right w:val="nil"/>
            </w:tcBorders>
            <w:shd w:val="clear" w:color="auto" w:fill="auto"/>
            <w:noWrap/>
            <w:vAlign w:val="bottom"/>
            <w:hideMark/>
          </w:tcPr>
          <w:p w14:paraId="2D9F2762" w14:textId="1980CE8A" w:rsidR="00973A9E" w:rsidRPr="00973A9E" w:rsidDel="00A704A2" w:rsidRDefault="00973A9E" w:rsidP="00973A9E">
            <w:pPr>
              <w:spacing w:after="0" w:line="240" w:lineRule="auto"/>
              <w:rPr>
                <w:del w:id="847" w:author="Stefanie Lane" w:date="2022-08-26T16:18: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DB6ABF9" w14:textId="7D804970" w:rsidR="00973A9E" w:rsidRPr="00973A9E" w:rsidDel="00A704A2" w:rsidRDefault="00973A9E" w:rsidP="00973A9E">
            <w:pPr>
              <w:spacing w:after="0" w:line="240" w:lineRule="auto"/>
              <w:jc w:val="center"/>
              <w:rPr>
                <w:del w:id="848" w:author="Stefanie Lane" w:date="2022-08-26T16:18: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73F05355" w14:textId="3D8E4E91" w:rsidR="00973A9E" w:rsidRPr="00973A9E" w:rsidDel="00A704A2" w:rsidRDefault="00973A9E" w:rsidP="00973A9E">
            <w:pPr>
              <w:spacing w:after="0" w:line="240" w:lineRule="auto"/>
              <w:rPr>
                <w:del w:id="849" w:author="Stefanie Lane" w:date="2022-08-26T16:18:00Z"/>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65B9E8F3" w14:textId="1768D457" w:rsidR="00973A9E" w:rsidRPr="00973A9E" w:rsidDel="00A704A2" w:rsidRDefault="00973A9E" w:rsidP="00973A9E">
            <w:pPr>
              <w:spacing w:after="0" w:line="240" w:lineRule="auto"/>
              <w:rPr>
                <w:del w:id="850" w:author="Stefanie Lane" w:date="2022-08-26T16:18:00Z"/>
                <w:rFonts w:ascii="Times New Roman" w:eastAsia="Times New Roman" w:hAnsi="Times New Roman" w:cs="Times New Roman"/>
                <w:sz w:val="20"/>
                <w:szCs w:val="20"/>
              </w:rPr>
            </w:pPr>
          </w:p>
        </w:tc>
      </w:tr>
      <w:tr w:rsidR="00973A9E" w:rsidRPr="00973A9E" w:rsidDel="00A704A2" w14:paraId="69E0EF02" w14:textId="2A06E5CD" w:rsidTr="00973A9E">
        <w:trPr>
          <w:trHeight w:val="260"/>
          <w:del w:id="851" w:author="Stefanie Lane" w:date="2022-08-26T16:18: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6B80542" w14:textId="3769B2E1" w:rsidR="00973A9E" w:rsidRPr="00973A9E" w:rsidDel="00A704A2" w:rsidRDefault="00973A9E" w:rsidP="00973A9E">
            <w:pPr>
              <w:spacing w:after="0" w:line="240" w:lineRule="auto"/>
              <w:jc w:val="center"/>
              <w:rPr>
                <w:del w:id="852" w:author="Stefanie Lane" w:date="2022-08-26T16:18:00Z"/>
                <w:rFonts w:ascii="Calibri" w:eastAsia="Times New Roman" w:hAnsi="Calibri" w:cs="Calibri"/>
                <w:color w:val="000000"/>
                <w:sz w:val="20"/>
                <w:szCs w:val="20"/>
              </w:rPr>
            </w:pPr>
            <w:del w:id="853" w:author="Stefanie Lane" w:date="2022-08-26T16:18:00Z">
              <w:r w:rsidRPr="00973A9E" w:rsidDel="00A704A2">
                <w:rPr>
                  <w:rFonts w:ascii="Calibri" w:eastAsia="Times New Roman" w:hAnsi="Calibri" w:cs="Calibri"/>
                  <w:color w:val="000000"/>
                  <w:sz w:val="20"/>
                  <w:szCs w:val="20"/>
                </w:rPr>
                <w:delText>"Fescue"</w:delText>
              </w:r>
            </w:del>
          </w:p>
        </w:tc>
        <w:tc>
          <w:tcPr>
            <w:tcW w:w="2959" w:type="dxa"/>
            <w:tcBorders>
              <w:top w:val="single" w:sz="8" w:space="0" w:color="auto"/>
              <w:left w:val="nil"/>
              <w:bottom w:val="nil"/>
              <w:right w:val="nil"/>
            </w:tcBorders>
            <w:shd w:val="clear" w:color="auto" w:fill="auto"/>
            <w:noWrap/>
            <w:vAlign w:val="bottom"/>
            <w:hideMark/>
          </w:tcPr>
          <w:p w14:paraId="5CAE7530" w14:textId="6D003428" w:rsidR="00973A9E" w:rsidRPr="00973A9E" w:rsidDel="00A704A2" w:rsidRDefault="00973A9E" w:rsidP="00973A9E">
            <w:pPr>
              <w:spacing w:after="0" w:line="240" w:lineRule="auto"/>
              <w:rPr>
                <w:del w:id="854" w:author="Stefanie Lane" w:date="2022-08-26T16:18:00Z"/>
                <w:rFonts w:ascii="Calibri" w:eastAsia="Times New Roman" w:hAnsi="Calibri" w:cs="Calibri"/>
                <w:i/>
                <w:iCs/>
                <w:color w:val="000000"/>
                <w:sz w:val="20"/>
                <w:szCs w:val="20"/>
              </w:rPr>
            </w:pPr>
            <w:del w:id="855" w:author="Stefanie Lane" w:date="2022-08-26T16:18:00Z">
              <w:r w:rsidRPr="00973A9E" w:rsidDel="00A704A2">
                <w:rPr>
                  <w:rFonts w:ascii="Calibri" w:eastAsia="Times New Roman" w:hAnsi="Calibri" w:cs="Calibri"/>
                  <w:i/>
                  <w:iCs/>
                  <w:color w:val="000000"/>
                  <w:sz w:val="20"/>
                  <w:szCs w:val="20"/>
                </w:rPr>
                <w:delText>Festuca arundinaceae</w:delText>
              </w:r>
            </w:del>
          </w:p>
        </w:tc>
        <w:tc>
          <w:tcPr>
            <w:tcW w:w="681" w:type="dxa"/>
            <w:tcBorders>
              <w:top w:val="single" w:sz="8" w:space="0" w:color="auto"/>
              <w:left w:val="nil"/>
              <w:bottom w:val="nil"/>
              <w:right w:val="nil"/>
            </w:tcBorders>
            <w:shd w:val="clear" w:color="auto" w:fill="auto"/>
            <w:noWrap/>
            <w:vAlign w:val="bottom"/>
            <w:hideMark/>
          </w:tcPr>
          <w:p w14:paraId="2BD2A5D4" w14:textId="3BDDDB3E" w:rsidR="00973A9E" w:rsidRPr="00973A9E" w:rsidDel="00A704A2" w:rsidRDefault="00973A9E" w:rsidP="00973A9E">
            <w:pPr>
              <w:spacing w:after="0" w:line="240" w:lineRule="auto"/>
              <w:jc w:val="center"/>
              <w:rPr>
                <w:del w:id="856" w:author="Stefanie Lane" w:date="2022-08-26T16:18:00Z"/>
                <w:rFonts w:ascii="Calibri" w:eastAsia="Times New Roman" w:hAnsi="Calibri" w:cs="Calibri"/>
                <w:color w:val="000000"/>
                <w:sz w:val="20"/>
                <w:szCs w:val="20"/>
              </w:rPr>
            </w:pPr>
            <w:del w:id="857" w:author="Stefanie Lane" w:date="2022-08-26T16:18:00Z">
              <w:r w:rsidRPr="00973A9E" w:rsidDel="00A704A2">
                <w:rPr>
                  <w:rFonts w:ascii="Calibri" w:eastAsia="Times New Roman" w:hAnsi="Calibri" w:cs="Calibri"/>
                  <w:color w:val="000000"/>
                  <w:sz w:val="20"/>
                  <w:szCs w:val="20"/>
                </w:rPr>
                <w:delText>0.0001</w:delText>
              </w:r>
            </w:del>
          </w:p>
        </w:tc>
        <w:tc>
          <w:tcPr>
            <w:tcW w:w="300" w:type="dxa"/>
            <w:tcBorders>
              <w:top w:val="single" w:sz="8" w:space="0" w:color="auto"/>
              <w:left w:val="nil"/>
              <w:bottom w:val="nil"/>
              <w:right w:val="nil"/>
            </w:tcBorders>
            <w:shd w:val="clear" w:color="auto" w:fill="auto"/>
            <w:noWrap/>
            <w:vAlign w:val="bottom"/>
            <w:hideMark/>
          </w:tcPr>
          <w:p w14:paraId="4B30855D" w14:textId="4930A4FA" w:rsidR="00973A9E" w:rsidRPr="00973A9E" w:rsidDel="00A704A2" w:rsidRDefault="00973A9E" w:rsidP="00973A9E">
            <w:pPr>
              <w:spacing w:after="0" w:line="240" w:lineRule="auto"/>
              <w:rPr>
                <w:del w:id="858" w:author="Stefanie Lane" w:date="2022-08-26T16:18:00Z"/>
                <w:rFonts w:ascii="Calibri" w:eastAsia="Times New Roman" w:hAnsi="Calibri" w:cs="Calibri"/>
                <w:color w:val="000000"/>
                <w:sz w:val="20"/>
                <w:szCs w:val="20"/>
              </w:rPr>
            </w:pPr>
            <w:del w:id="859" w:author="Stefanie Lane" w:date="2022-08-26T16:18:00Z">
              <w:r w:rsidRPr="00973A9E" w:rsidDel="00A704A2">
                <w:rPr>
                  <w:rFonts w:ascii="Calibri" w:eastAsia="Times New Roman" w:hAnsi="Calibri" w:cs="Calibri"/>
                  <w:color w:val="000000"/>
                  <w:sz w:val="20"/>
                  <w:szCs w:val="20"/>
                </w:rPr>
                <w:delText> </w:delText>
              </w:r>
            </w:del>
          </w:p>
        </w:tc>
        <w:tc>
          <w:tcPr>
            <w:tcW w:w="2189" w:type="dxa"/>
            <w:tcBorders>
              <w:top w:val="single" w:sz="8" w:space="0" w:color="auto"/>
              <w:left w:val="nil"/>
              <w:bottom w:val="nil"/>
              <w:right w:val="nil"/>
            </w:tcBorders>
            <w:shd w:val="clear" w:color="auto" w:fill="auto"/>
            <w:noWrap/>
            <w:vAlign w:val="bottom"/>
            <w:hideMark/>
          </w:tcPr>
          <w:p w14:paraId="1F792857" w14:textId="6A35E149" w:rsidR="00973A9E" w:rsidRPr="00973A9E" w:rsidDel="00A704A2" w:rsidRDefault="00973A9E" w:rsidP="00973A9E">
            <w:pPr>
              <w:spacing w:after="0" w:line="240" w:lineRule="auto"/>
              <w:rPr>
                <w:del w:id="860" w:author="Stefanie Lane" w:date="2022-08-26T16:18:00Z"/>
                <w:rFonts w:ascii="Calibri" w:eastAsia="Times New Roman" w:hAnsi="Calibri" w:cs="Calibri"/>
                <w:i/>
                <w:iCs/>
                <w:color w:val="000000"/>
                <w:sz w:val="20"/>
                <w:szCs w:val="20"/>
              </w:rPr>
            </w:pPr>
            <w:del w:id="861" w:author="Stefanie Lane" w:date="2022-08-26T16:18:00Z">
              <w:r w:rsidRPr="00973A9E" w:rsidDel="00A704A2">
                <w:rPr>
                  <w:rFonts w:ascii="Calibri" w:eastAsia="Times New Roman" w:hAnsi="Calibri" w:cs="Calibri"/>
                  <w:i/>
                  <w:iCs/>
                  <w:color w:val="000000"/>
                  <w:sz w:val="20"/>
                  <w:szCs w:val="20"/>
                </w:rPr>
                <w:delText>Poa palustris</w:delText>
              </w:r>
            </w:del>
          </w:p>
        </w:tc>
        <w:tc>
          <w:tcPr>
            <w:tcW w:w="691" w:type="dxa"/>
            <w:tcBorders>
              <w:top w:val="single" w:sz="8" w:space="0" w:color="auto"/>
              <w:left w:val="nil"/>
              <w:bottom w:val="nil"/>
              <w:right w:val="nil"/>
            </w:tcBorders>
            <w:shd w:val="clear" w:color="auto" w:fill="auto"/>
            <w:noWrap/>
            <w:vAlign w:val="bottom"/>
            <w:hideMark/>
          </w:tcPr>
          <w:p w14:paraId="060D4622" w14:textId="08AC3D7D" w:rsidR="00973A9E" w:rsidRPr="00973A9E" w:rsidDel="00A704A2" w:rsidRDefault="00973A9E" w:rsidP="00973A9E">
            <w:pPr>
              <w:spacing w:after="0" w:line="240" w:lineRule="auto"/>
              <w:jc w:val="center"/>
              <w:rPr>
                <w:del w:id="862" w:author="Stefanie Lane" w:date="2022-08-26T16:18:00Z"/>
                <w:rFonts w:ascii="Calibri" w:eastAsia="Times New Roman" w:hAnsi="Calibri" w:cs="Calibri"/>
                <w:color w:val="000000"/>
                <w:sz w:val="20"/>
                <w:szCs w:val="20"/>
              </w:rPr>
            </w:pPr>
            <w:del w:id="863" w:author="Stefanie Lane" w:date="2022-08-26T16:18:00Z">
              <w:r w:rsidRPr="00973A9E" w:rsidDel="00A704A2">
                <w:rPr>
                  <w:rFonts w:ascii="Calibri" w:eastAsia="Times New Roman" w:hAnsi="Calibri" w:cs="Calibri"/>
                  <w:color w:val="000000"/>
                  <w:sz w:val="20"/>
                  <w:szCs w:val="20"/>
                </w:rPr>
                <w:delText>0.0001</w:delText>
              </w:r>
            </w:del>
          </w:p>
        </w:tc>
        <w:tc>
          <w:tcPr>
            <w:tcW w:w="300" w:type="dxa"/>
            <w:tcBorders>
              <w:top w:val="single" w:sz="8" w:space="0" w:color="auto"/>
              <w:left w:val="nil"/>
              <w:bottom w:val="nil"/>
              <w:right w:val="nil"/>
            </w:tcBorders>
            <w:shd w:val="clear" w:color="auto" w:fill="auto"/>
            <w:noWrap/>
            <w:vAlign w:val="bottom"/>
            <w:hideMark/>
          </w:tcPr>
          <w:p w14:paraId="4648467D" w14:textId="52BFA1C7" w:rsidR="00973A9E" w:rsidRPr="00973A9E" w:rsidDel="00A704A2" w:rsidRDefault="00973A9E" w:rsidP="00973A9E">
            <w:pPr>
              <w:spacing w:after="0" w:line="240" w:lineRule="auto"/>
              <w:rPr>
                <w:del w:id="864" w:author="Stefanie Lane" w:date="2022-08-26T16:18:00Z"/>
                <w:rFonts w:ascii="Calibri" w:eastAsia="Times New Roman" w:hAnsi="Calibri" w:cs="Calibri"/>
                <w:color w:val="000000"/>
                <w:sz w:val="20"/>
                <w:szCs w:val="20"/>
              </w:rPr>
            </w:pPr>
            <w:del w:id="865" w:author="Stefanie Lane" w:date="2022-08-26T16:18:00Z">
              <w:r w:rsidRPr="00973A9E" w:rsidDel="00A704A2">
                <w:rPr>
                  <w:rFonts w:ascii="Calibri" w:eastAsia="Times New Roman" w:hAnsi="Calibri" w:cs="Calibri"/>
                  <w:color w:val="000000"/>
                  <w:sz w:val="20"/>
                  <w:szCs w:val="20"/>
                </w:rPr>
                <w:delText> </w:delText>
              </w:r>
            </w:del>
          </w:p>
        </w:tc>
        <w:tc>
          <w:tcPr>
            <w:tcW w:w="2007" w:type="dxa"/>
            <w:tcBorders>
              <w:top w:val="single" w:sz="8" w:space="0" w:color="auto"/>
              <w:left w:val="nil"/>
              <w:bottom w:val="nil"/>
              <w:right w:val="nil"/>
            </w:tcBorders>
            <w:shd w:val="clear" w:color="auto" w:fill="auto"/>
            <w:noWrap/>
            <w:vAlign w:val="bottom"/>
            <w:hideMark/>
          </w:tcPr>
          <w:p w14:paraId="5DC515D4" w14:textId="1CAE2011" w:rsidR="00973A9E" w:rsidRPr="00973A9E" w:rsidDel="00A704A2" w:rsidRDefault="00973A9E" w:rsidP="00973A9E">
            <w:pPr>
              <w:spacing w:after="0" w:line="240" w:lineRule="auto"/>
              <w:rPr>
                <w:del w:id="866" w:author="Stefanie Lane" w:date="2022-08-26T16:18:00Z"/>
                <w:rFonts w:ascii="Calibri" w:eastAsia="Times New Roman" w:hAnsi="Calibri" w:cs="Calibri"/>
                <w:i/>
                <w:iCs/>
                <w:color w:val="000000"/>
                <w:sz w:val="20"/>
                <w:szCs w:val="20"/>
              </w:rPr>
            </w:pPr>
            <w:del w:id="867" w:author="Stefanie Lane" w:date="2022-08-26T16:18:00Z">
              <w:r w:rsidRPr="00973A9E" w:rsidDel="00A704A2">
                <w:rPr>
                  <w:rFonts w:ascii="Calibri" w:eastAsia="Times New Roman" w:hAnsi="Calibri" w:cs="Calibri"/>
                  <w:i/>
                  <w:iCs/>
                  <w:color w:val="000000"/>
                  <w:sz w:val="20"/>
                  <w:szCs w:val="20"/>
                </w:rPr>
                <w:delText>Phalaris arundinaceae</w:delText>
              </w:r>
            </w:del>
          </w:p>
        </w:tc>
        <w:tc>
          <w:tcPr>
            <w:tcW w:w="693" w:type="dxa"/>
            <w:tcBorders>
              <w:top w:val="single" w:sz="8" w:space="0" w:color="auto"/>
              <w:left w:val="nil"/>
              <w:bottom w:val="nil"/>
              <w:right w:val="single" w:sz="8" w:space="0" w:color="auto"/>
            </w:tcBorders>
            <w:shd w:val="clear" w:color="auto" w:fill="auto"/>
            <w:noWrap/>
            <w:vAlign w:val="bottom"/>
            <w:hideMark/>
          </w:tcPr>
          <w:p w14:paraId="6CE35FD9" w14:textId="5F10FEAC" w:rsidR="00973A9E" w:rsidRPr="00973A9E" w:rsidDel="00A704A2" w:rsidRDefault="00973A9E" w:rsidP="00973A9E">
            <w:pPr>
              <w:spacing w:after="0" w:line="240" w:lineRule="auto"/>
              <w:jc w:val="center"/>
              <w:rPr>
                <w:del w:id="868" w:author="Stefanie Lane" w:date="2022-08-26T16:18:00Z"/>
                <w:rFonts w:ascii="Calibri" w:eastAsia="Times New Roman" w:hAnsi="Calibri" w:cs="Calibri"/>
                <w:color w:val="000000"/>
                <w:sz w:val="20"/>
                <w:szCs w:val="20"/>
              </w:rPr>
            </w:pPr>
            <w:del w:id="869" w:author="Stefanie Lane" w:date="2022-08-26T16:18:00Z">
              <w:r w:rsidRPr="00973A9E" w:rsidDel="00A704A2">
                <w:rPr>
                  <w:rFonts w:ascii="Calibri" w:eastAsia="Times New Roman" w:hAnsi="Calibri" w:cs="Calibri"/>
                  <w:color w:val="000000"/>
                  <w:sz w:val="20"/>
                  <w:szCs w:val="20"/>
                </w:rPr>
                <w:delText>0.0001</w:delText>
              </w:r>
            </w:del>
          </w:p>
        </w:tc>
      </w:tr>
      <w:tr w:rsidR="00973A9E" w:rsidRPr="00973A9E" w:rsidDel="00A704A2" w14:paraId="17CB8DB2" w14:textId="3091BD3E" w:rsidTr="00973A9E">
        <w:trPr>
          <w:trHeight w:val="260"/>
          <w:del w:id="870"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753DFE35" w14:textId="65AAB0BA" w:rsidR="00973A9E" w:rsidRPr="00973A9E" w:rsidDel="00A704A2" w:rsidRDefault="00973A9E" w:rsidP="00973A9E">
            <w:pPr>
              <w:spacing w:after="0" w:line="240" w:lineRule="auto"/>
              <w:rPr>
                <w:del w:id="871" w:author="Stefanie Lane" w:date="2022-08-26T16:18: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664E3954" w14:textId="604AC5CE" w:rsidR="00973A9E" w:rsidRPr="00973A9E" w:rsidDel="00A704A2" w:rsidRDefault="00973A9E" w:rsidP="00973A9E">
            <w:pPr>
              <w:spacing w:after="0" w:line="240" w:lineRule="auto"/>
              <w:rPr>
                <w:del w:id="872" w:author="Stefanie Lane" w:date="2022-08-26T16:18:00Z"/>
                <w:rFonts w:ascii="Calibri" w:eastAsia="Times New Roman" w:hAnsi="Calibri" w:cs="Calibri"/>
                <w:i/>
                <w:iCs/>
                <w:color w:val="000000"/>
                <w:sz w:val="20"/>
                <w:szCs w:val="20"/>
              </w:rPr>
            </w:pPr>
            <w:del w:id="873" w:author="Stefanie Lane" w:date="2022-08-26T16:18:00Z">
              <w:r w:rsidRPr="00973A9E" w:rsidDel="00A704A2">
                <w:rPr>
                  <w:rFonts w:ascii="Calibri" w:eastAsia="Times New Roman" w:hAnsi="Calibri" w:cs="Calibri"/>
                  <w:i/>
                  <w:iCs/>
                  <w:color w:val="000000"/>
                  <w:sz w:val="20"/>
                  <w:szCs w:val="20"/>
                </w:rPr>
                <w:delText>Salix lasiandra</w:delText>
              </w:r>
            </w:del>
          </w:p>
        </w:tc>
        <w:tc>
          <w:tcPr>
            <w:tcW w:w="681" w:type="dxa"/>
            <w:tcBorders>
              <w:top w:val="single" w:sz="4" w:space="0" w:color="auto"/>
              <w:left w:val="nil"/>
              <w:bottom w:val="single" w:sz="4" w:space="0" w:color="auto"/>
              <w:right w:val="nil"/>
            </w:tcBorders>
            <w:shd w:val="clear" w:color="auto" w:fill="auto"/>
            <w:noWrap/>
            <w:vAlign w:val="bottom"/>
            <w:hideMark/>
          </w:tcPr>
          <w:p w14:paraId="61FA31F1" w14:textId="2F9361CE" w:rsidR="00973A9E" w:rsidRPr="00973A9E" w:rsidDel="00A704A2" w:rsidRDefault="00973A9E" w:rsidP="00973A9E">
            <w:pPr>
              <w:spacing w:after="0" w:line="240" w:lineRule="auto"/>
              <w:jc w:val="center"/>
              <w:rPr>
                <w:del w:id="874" w:author="Stefanie Lane" w:date="2022-08-26T16:18:00Z"/>
                <w:rFonts w:ascii="Calibri" w:eastAsia="Times New Roman" w:hAnsi="Calibri" w:cs="Calibri"/>
                <w:color w:val="000000"/>
                <w:sz w:val="20"/>
                <w:szCs w:val="20"/>
              </w:rPr>
            </w:pPr>
            <w:del w:id="875" w:author="Stefanie Lane" w:date="2022-08-26T16:18:00Z">
              <w:r w:rsidRPr="00973A9E" w:rsidDel="00A704A2">
                <w:rPr>
                  <w:rFonts w:ascii="Calibri" w:eastAsia="Times New Roman" w:hAnsi="Calibri" w:cs="Calibri"/>
                  <w:color w:val="000000"/>
                  <w:sz w:val="20"/>
                  <w:szCs w:val="20"/>
                </w:rPr>
                <w:delText>0.0001</w:delText>
              </w:r>
            </w:del>
          </w:p>
        </w:tc>
        <w:tc>
          <w:tcPr>
            <w:tcW w:w="300" w:type="dxa"/>
            <w:tcBorders>
              <w:top w:val="nil"/>
              <w:left w:val="nil"/>
              <w:bottom w:val="nil"/>
              <w:right w:val="nil"/>
            </w:tcBorders>
            <w:shd w:val="clear" w:color="auto" w:fill="auto"/>
            <w:noWrap/>
            <w:vAlign w:val="bottom"/>
            <w:hideMark/>
          </w:tcPr>
          <w:p w14:paraId="565AD001" w14:textId="441BD9E0" w:rsidR="00973A9E" w:rsidRPr="00973A9E" w:rsidDel="00A704A2" w:rsidRDefault="00973A9E" w:rsidP="00973A9E">
            <w:pPr>
              <w:spacing w:after="0" w:line="240" w:lineRule="auto"/>
              <w:jc w:val="center"/>
              <w:rPr>
                <w:del w:id="876" w:author="Stefanie Lane" w:date="2022-08-26T16:18: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74EA8DF4" w14:textId="7B824F7F" w:rsidR="00973A9E" w:rsidRPr="00973A9E" w:rsidDel="00A704A2" w:rsidRDefault="00973A9E" w:rsidP="00973A9E">
            <w:pPr>
              <w:spacing w:after="0" w:line="240" w:lineRule="auto"/>
              <w:rPr>
                <w:del w:id="877" w:author="Stefanie Lane" w:date="2022-08-26T16:18:00Z"/>
                <w:rFonts w:ascii="Calibri" w:eastAsia="Times New Roman" w:hAnsi="Calibri" w:cs="Calibri"/>
                <w:i/>
                <w:iCs/>
                <w:color w:val="000000"/>
                <w:sz w:val="20"/>
                <w:szCs w:val="20"/>
              </w:rPr>
            </w:pPr>
            <w:del w:id="878" w:author="Stefanie Lane" w:date="2022-08-26T16:18:00Z">
              <w:r w:rsidRPr="00973A9E" w:rsidDel="00A704A2">
                <w:rPr>
                  <w:rFonts w:ascii="Calibri" w:eastAsia="Times New Roman" w:hAnsi="Calibri" w:cs="Calibri"/>
                  <w:i/>
                  <w:iCs/>
                  <w:color w:val="000000"/>
                  <w:sz w:val="20"/>
                  <w:szCs w:val="20"/>
                </w:rPr>
                <w:delText>Festuca arundinaceae</w:delText>
              </w:r>
            </w:del>
          </w:p>
        </w:tc>
        <w:tc>
          <w:tcPr>
            <w:tcW w:w="691" w:type="dxa"/>
            <w:tcBorders>
              <w:top w:val="single" w:sz="4" w:space="0" w:color="auto"/>
              <w:left w:val="nil"/>
              <w:bottom w:val="single" w:sz="4" w:space="0" w:color="auto"/>
              <w:right w:val="nil"/>
            </w:tcBorders>
            <w:shd w:val="clear" w:color="auto" w:fill="auto"/>
            <w:noWrap/>
            <w:vAlign w:val="bottom"/>
            <w:hideMark/>
          </w:tcPr>
          <w:p w14:paraId="6554B071" w14:textId="5130B545" w:rsidR="00973A9E" w:rsidRPr="00973A9E" w:rsidDel="00A704A2" w:rsidRDefault="00973A9E" w:rsidP="00973A9E">
            <w:pPr>
              <w:spacing w:after="0" w:line="240" w:lineRule="auto"/>
              <w:jc w:val="center"/>
              <w:rPr>
                <w:del w:id="879" w:author="Stefanie Lane" w:date="2022-08-26T16:18:00Z"/>
                <w:rFonts w:ascii="Calibri" w:eastAsia="Times New Roman" w:hAnsi="Calibri" w:cs="Calibri"/>
                <w:color w:val="000000"/>
                <w:sz w:val="20"/>
                <w:szCs w:val="20"/>
              </w:rPr>
            </w:pPr>
            <w:del w:id="880" w:author="Stefanie Lane" w:date="2022-08-26T16:18:00Z">
              <w:r w:rsidRPr="00973A9E" w:rsidDel="00A704A2">
                <w:rPr>
                  <w:rFonts w:ascii="Calibri" w:eastAsia="Times New Roman" w:hAnsi="Calibri" w:cs="Calibri"/>
                  <w:color w:val="000000"/>
                  <w:sz w:val="20"/>
                  <w:szCs w:val="20"/>
                </w:rPr>
                <w:delText>0.0010</w:delText>
              </w:r>
            </w:del>
          </w:p>
        </w:tc>
        <w:tc>
          <w:tcPr>
            <w:tcW w:w="300" w:type="dxa"/>
            <w:tcBorders>
              <w:top w:val="nil"/>
              <w:left w:val="nil"/>
              <w:bottom w:val="nil"/>
              <w:right w:val="nil"/>
            </w:tcBorders>
            <w:shd w:val="clear" w:color="auto" w:fill="auto"/>
            <w:noWrap/>
            <w:vAlign w:val="bottom"/>
            <w:hideMark/>
          </w:tcPr>
          <w:p w14:paraId="7D01C0FB" w14:textId="54A6F4E7" w:rsidR="00973A9E" w:rsidRPr="00973A9E" w:rsidDel="00A704A2" w:rsidRDefault="00973A9E" w:rsidP="00973A9E">
            <w:pPr>
              <w:spacing w:after="0" w:line="240" w:lineRule="auto"/>
              <w:jc w:val="center"/>
              <w:rPr>
                <w:del w:id="881" w:author="Stefanie Lane" w:date="2022-08-26T16:18:00Z"/>
                <w:rFonts w:ascii="Calibri" w:eastAsia="Times New Roman" w:hAnsi="Calibri" w:cs="Calibri"/>
                <w:color w:val="000000"/>
                <w:sz w:val="20"/>
                <w:szCs w:val="20"/>
              </w:rPr>
            </w:pPr>
          </w:p>
        </w:tc>
        <w:tc>
          <w:tcPr>
            <w:tcW w:w="2007" w:type="dxa"/>
            <w:tcBorders>
              <w:top w:val="single" w:sz="4" w:space="0" w:color="auto"/>
              <w:left w:val="nil"/>
              <w:bottom w:val="nil"/>
              <w:right w:val="nil"/>
            </w:tcBorders>
            <w:shd w:val="clear" w:color="auto" w:fill="auto"/>
            <w:noWrap/>
            <w:vAlign w:val="bottom"/>
            <w:hideMark/>
          </w:tcPr>
          <w:p w14:paraId="47554688" w14:textId="240E1DC8" w:rsidR="00973A9E" w:rsidRPr="00973A9E" w:rsidDel="00A704A2" w:rsidRDefault="00973A9E" w:rsidP="00973A9E">
            <w:pPr>
              <w:spacing w:after="0" w:line="240" w:lineRule="auto"/>
              <w:rPr>
                <w:del w:id="882" w:author="Stefanie Lane" w:date="2022-08-26T16:18:00Z"/>
                <w:rFonts w:ascii="Calibri" w:eastAsia="Times New Roman" w:hAnsi="Calibri" w:cs="Calibri"/>
                <w:i/>
                <w:iCs/>
                <w:color w:val="000000"/>
                <w:sz w:val="20"/>
                <w:szCs w:val="20"/>
              </w:rPr>
            </w:pPr>
            <w:del w:id="883" w:author="Stefanie Lane" w:date="2022-08-26T16:18:00Z">
              <w:r w:rsidRPr="00973A9E" w:rsidDel="00A704A2">
                <w:rPr>
                  <w:rFonts w:ascii="Calibri" w:eastAsia="Times New Roman" w:hAnsi="Calibri" w:cs="Calibri"/>
                  <w:i/>
                  <w:iCs/>
                  <w:color w:val="000000"/>
                  <w:sz w:val="20"/>
                  <w:szCs w:val="20"/>
                </w:rPr>
                <w:delText>Festuca arundinaceae</w:delText>
              </w:r>
            </w:del>
          </w:p>
        </w:tc>
        <w:tc>
          <w:tcPr>
            <w:tcW w:w="693" w:type="dxa"/>
            <w:tcBorders>
              <w:top w:val="single" w:sz="4" w:space="0" w:color="auto"/>
              <w:left w:val="nil"/>
              <w:bottom w:val="nil"/>
              <w:right w:val="single" w:sz="8" w:space="0" w:color="auto"/>
            </w:tcBorders>
            <w:shd w:val="clear" w:color="auto" w:fill="auto"/>
            <w:noWrap/>
            <w:vAlign w:val="bottom"/>
            <w:hideMark/>
          </w:tcPr>
          <w:p w14:paraId="2D7FB83B" w14:textId="4C994FA8" w:rsidR="00973A9E" w:rsidRPr="00973A9E" w:rsidDel="00A704A2" w:rsidRDefault="00973A9E" w:rsidP="00973A9E">
            <w:pPr>
              <w:spacing w:after="0" w:line="240" w:lineRule="auto"/>
              <w:jc w:val="center"/>
              <w:rPr>
                <w:del w:id="884" w:author="Stefanie Lane" w:date="2022-08-26T16:18:00Z"/>
                <w:rFonts w:ascii="Calibri" w:eastAsia="Times New Roman" w:hAnsi="Calibri" w:cs="Calibri"/>
                <w:color w:val="000000"/>
                <w:sz w:val="20"/>
                <w:szCs w:val="20"/>
              </w:rPr>
            </w:pPr>
            <w:del w:id="885" w:author="Stefanie Lane" w:date="2022-08-26T16:18:00Z">
              <w:r w:rsidRPr="00973A9E" w:rsidDel="00A704A2">
                <w:rPr>
                  <w:rFonts w:ascii="Calibri" w:eastAsia="Times New Roman" w:hAnsi="Calibri" w:cs="Calibri"/>
                  <w:color w:val="000000"/>
                  <w:sz w:val="20"/>
                  <w:szCs w:val="20"/>
                </w:rPr>
                <w:delText>0.0005</w:delText>
              </w:r>
            </w:del>
          </w:p>
        </w:tc>
      </w:tr>
      <w:tr w:rsidR="00973A9E" w:rsidRPr="00973A9E" w:rsidDel="00A704A2" w14:paraId="2A4C910C" w14:textId="1DC1243F" w:rsidTr="00973A9E">
        <w:trPr>
          <w:trHeight w:val="260"/>
          <w:del w:id="886"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7707AC78" w14:textId="6215CBDD" w:rsidR="00973A9E" w:rsidRPr="00973A9E" w:rsidDel="00A704A2" w:rsidRDefault="00973A9E" w:rsidP="00973A9E">
            <w:pPr>
              <w:spacing w:after="0" w:line="240" w:lineRule="auto"/>
              <w:rPr>
                <w:del w:id="887" w:author="Stefanie Lane" w:date="2022-08-26T16:18: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7C706A61" w14:textId="793ABD0A" w:rsidR="00973A9E" w:rsidRPr="00973A9E" w:rsidDel="00A704A2" w:rsidRDefault="00973A9E" w:rsidP="00973A9E">
            <w:pPr>
              <w:spacing w:after="0" w:line="240" w:lineRule="auto"/>
              <w:rPr>
                <w:del w:id="888" w:author="Stefanie Lane" w:date="2022-08-26T16:18:00Z"/>
                <w:rFonts w:ascii="Calibri" w:eastAsia="Times New Roman" w:hAnsi="Calibri" w:cs="Calibri"/>
                <w:i/>
                <w:iCs/>
                <w:color w:val="000000"/>
                <w:sz w:val="20"/>
                <w:szCs w:val="20"/>
              </w:rPr>
            </w:pPr>
            <w:del w:id="889" w:author="Stefanie Lane" w:date="2022-08-26T16:18:00Z">
              <w:r w:rsidRPr="00973A9E" w:rsidDel="00A704A2">
                <w:rPr>
                  <w:rFonts w:ascii="Calibri" w:eastAsia="Times New Roman" w:hAnsi="Calibri" w:cs="Calibri"/>
                  <w:i/>
                  <w:iCs/>
                  <w:color w:val="000000"/>
                  <w:sz w:val="20"/>
                  <w:szCs w:val="20"/>
                </w:rPr>
                <w:delText>Equisetum palustre</w:delText>
              </w:r>
            </w:del>
          </w:p>
        </w:tc>
        <w:tc>
          <w:tcPr>
            <w:tcW w:w="681" w:type="dxa"/>
            <w:tcBorders>
              <w:top w:val="nil"/>
              <w:left w:val="nil"/>
              <w:bottom w:val="nil"/>
              <w:right w:val="nil"/>
            </w:tcBorders>
            <w:shd w:val="clear" w:color="auto" w:fill="auto"/>
            <w:noWrap/>
            <w:vAlign w:val="bottom"/>
            <w:hideMark/>
          </w:tcPr>
          <w:p w14:paraId="7FAE15ED" w14:textId="5D732E14" w:rsidR="00973A9E" w:rsidRPr="00973A9E" w:rsidDel="00A704A2" w:rsidRDefault="00973A9E" w:rsidP="00973A9E">
            <w:pPr>
              <w:spacing w:after="0" w:line="240" w:lineRule="auto"/>
              <w:jc w:val="center"/>
              <w:rPr>
                <w:del w:id="890" w:author="Stefanie Lane" w:date="2022-08-26T16:18:00Z"/>
                <w:rFonts w:ascii="Calibri" w:eastAsia="Times New Roman" w:hAnsi="Calibri" w:cs="Calibri"/>
                <w:color w:val="000000"/>
                <w:sz w:val="20"/>
                <w:szCs w:val="20"/>
              </w:rPr>
            </w:pPr>
            <w:del w:id="891" w:author="Stefanie Lane" w:date="2022-08-26T16:18:00Z">
              <w:r w:rsidRPr="00973A9E" w:rsidDel="00A704A2">
                <w:rPr>
                  <w:rFonts w:ascii="Calibri" w:eastAsia="Times New Roman" w:hAnsi="Calibri" w:cs="Calibri"/>
                  <w:color w:val="000000"/>
                  <w:sz w:val="20"/>
                  <w:szCs w:val="20"/>
                </w:rPr>
                <w:delText>0.0001</w:delText>
              </w:r>
            </w:del>
          </w:p>
        </w:tc>
        <w:tc>
          <w:tcPr>
            <w:tcW w:w="300" w:type="dxa"/>
            <w:tcBorders>
              <w:top w:val="nil"/>
              <w:left w:val="nil"/>
              <w:bottom w:val="nil"/>
              <w:right w:val="nil"/>
            </w:tcBorders>
            <w:shd w:val="clear" w:color="auto" w:fill="auto"/>
            <w:noWrap/>
            <w:vAlign w:val="bottom"/>
            <w:hideMark/>
          </w:tcPr>
          <w:p w14:paraId="548C2DB1" w14:textId="26BBA270" w:rsidR="00973A9E" w:rsidRPr="00973A9E" w:rsidDel="00A704A2" w:rsidRDefault="00973A9E" w:rsidP="00973A9E">
            <w:pPr>
              <w:spacing w:after="0" w:line="240" w:lineRule="auto"/>
              <w:jc w:val="center"/>
              <w:rPr>
                <w:del w:id="892" w:author="Stefanie Lane" w:date="2022-08-26T16:18: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20C1BE3D" w14:textId="29CDF371" w:rsidR="00973A9E" w:rsidRPr="00973A9E" w:rsidDel="00A704A2" w:rsidRDefault="00973A9E" w:rsidP="00973A9E">
            <w:pPr>
              <w:spacing w:after="0" w:line="240" w:lineRule="auto"/>
              <w:rPr>
                <w:del w:id="893" w:author="Stefanie Lane" w:date="2022-08-26T16:18:00Z"/>
                <w:rFonts w:ascii="Calibri" w:eastAsia="Times New Roman" w:hAnsi="Calibri" w:cs="Calibri"/>
                <w:i/>
                <w:iCs/>
                <w:color w:val="000000"/>
                <w:sz w:val="20"/>
                <w:szCs w:val="20"/>
              </w:rPr>
            </w:pPr>
            <w:del w:id="894" w:author="Stefanie Lane" w:date="2022-08-26T16:18:00Z">
              <w:r w:rsidRPr="00973A9E" w:rsidDel="00A704A2">
                <w:rPr>
                  <w:rFonts w:ascii="Calibri" w:eastAsia="Times New Roman" w:hAnsi="Calibri" w:cs="Calibri"/>
                  <w:i/>
                  <w:iCs/>
                  <w:color w:val="000000"/>
                  <w:sz w:val="20"/>
                  <w:szCs w:val="20"/>
                </w:rPr>
                <w:delText xml:space="preserve">Trifolium </w:delText>
              </w:r>
              <w:r w:rsidR="002B31C6" w:rsidRPr="00973A9E" w:rsidDel="00A704A2">
                <w:rPr>
                  <w:rFonts w:ascii="Calibri" w:eastAsia="Times New Roman" w:hAnsi="Calibri" w:cs="Calibri"/>
                  <w:i/>
                  <w:iCs/>
                  <w:color w:val="000000"/>
                  <w:sz w:val="20"/>
                  <w:szCs w:val="20"/>
                </w:rPr>
                <w:delText>wormskioldii</w:delText>
              </w:r>
            </w:del>
          </w:p>
        </w:tc>
        <w:tc>
          <w:tcPr>
            <w:tcW w:w="691" w:type="dxa"/>
            <w:tcBorders>
              <w:top w:val="nil"/>
              <w:left w:val="nil"/>
              <w:bottom w:val="nil"/>
              <w:right w:val="nil"/>
            </w:tcBorders>
            <w:shd w:val="clear" w:color="auto" w:fill="auto"/>
            <w:noWrap/>
            <w:vAlign w:val="bottom"/>
            <w:hideMark/>
          </w:tcPr>
          <w:p w14:paraId="43ABE2F5" w14:textId="5D010DF1" w:rsidR="00973A9E" w:rsidRPr="00973A9E" w:rsidDel="00A704A2" w:rsidRDefault="00973A9E" w:rsidP="00973A9E">
            <w:pPr>
              <w:spacing w:after="0" w:line="240" w:lineRule="auto"/>
              <w:jc w:val="center"/>
              <w:rPr>
                <w:del w:id="895" w:author="Stefanie Lane" w:date="2022-08-26T16:18:00Z"/>
                <w:rFonts w:ascii="Calibri" w:eastAsia="Times New Roman" w:hAnsi="Calibri" w:cs="Calibri"/>
                <w:color w:val="000000"/>
                <w:sz w:val="20"/>
                <w:szCs w:val="20"/>
              </w:rPr>
            </w:pPr>
            <w:del w:id="896" w:author="Stefanie Lane" w:date="2022-08-26T16:18:00Z">
              <w:r w:rsidRPr="00973A9E" w:rsidDel="00A704A2">
                <w:rPr>
                  <w:rFonts w:ascii="Calibri" w:eastAsia="Times New Roman" w:hAnsi="Calibri" w:cs="Calibri"/>
                  <w:color w:val="000000"/>
                  <w:sz w:val="20"/>
                  <w:szCs w:val="20"/>
                </w:rPr>
                <w:delText>0.0015</w:delText>
              </w:r>
            </w:del>
          </w:p>
        </w:tc>
        <w:tc>
          <w:tcPr>
            <w:tcW w:w="300" w:type="dxa"/>
            <w:tcBorders>
              <w:top w:val="nil"/>
              <w:left w:val="nil"/>
              <w:bottom w:val="nil"/>
              <w:right w:val="nil"/>
            </w:tcBorders>
            <w:shd w:val="clear" w:color="auto" w:fill="auto"/>
            <w:noWrap/>
            <w:vAlign w:val="bottom"/>
            <w:hideMark/>
          </w:tcPr>
          <w:p w14:paraId="342E9EB5" w14:textId="0C80B2DE" w:rsidR="00973A9E" w:rsidRPr="00973A9E" w:rsidDel="00A704A2" w:rsidRDefault="00973A9E" w:rsidP="00973A9E">
            <w:pPr>
              <w:spacing w:after="0" w:line="240" w:lineRule="auto"/>
              <w:jc w:val="center"/>
              <w:rPr>
                <w:del w:id="897" w:author="Stefanie Lane" w:date="2022-08-26T16:18: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7B8B4717" w14:textId="405A99BC" w:rsidR="00973A9E" w:rsidRPr="00973A9E" w:rsidDel="00A704A2" w:rsidRDefault="00973A9E" w:rsidP="00973A9E">
            <w:pPr>
              <w:spacing w:after="0" w:line="240" w:lineRule="auto"/>
              <w:rPr>
                <w:del w:id="898" w:author="Stefanie Lane" w:date="2022-08-26T16:18:00Z"/>
                <w:rFonts w:ascii="Calibri" w:eastAsia="Times New Roman" w:hAnsi="Calibri" w:cs="Calibri"/>
                <w:i/>
                <w:iCs/>
                <w:color w:val="000000"/>
                <w:sz w:val="20"/>
                <w:szCs w:val="20"/>
              </w:rPr>
            </w:pPr>
            <w:del w:id="899" w:author="Stefanie Lane" w:date="2022-08-26T16:18:00Z">
              <w:r w:rsidRPr="00973A9E" w:rsidDel="00A704A2">
                <w:rPr>
                  <w:rFonts w:ascii="Calibri" w:eastAsia="Times New Roman" w:hAnsi="Calibri" w:cs="Calibri"/>
                  <w:i/>
                  <w:iCs/>
                  <w:color w:val="000000"/>
                  <w:sz w:val="20"/>
                  <w:szCs w:val="20"/>
                </w:rPr>
                <w:delText>Equisetum fluviatile</w:delText>
              </w:r>
            </w:del>
          </w:p>
        </w:tc>
        <w:tc>
          <w:tcPr>
            <w:tcW w:w="693" w:type="dxa"/>
            <w:tcBorders>
              <w:top w:val="single" w:sz="4" w:space="0" w:color="auto"/>
              <w:left w:val="nil"/>
              <w:bottom w:val="single" w:sz="4" w:space="0" w:color="auto"/>
              <w:right w:val="single" w:sz="8" w:space="0" w:color="auto"/>
            </w:tcBorders>
            <w:shd w:val="clear" w:color="auto" w:fill="auto"/>
            <w:noWrap/>
            <w:vAlign w:val="bottom"/>
            <w:hideMark/>
          </w:tcPr>
          <w:p w14:paraId="2933262F" w14:textId="6EC885C7" w:rsidR="00973A9E" w:rsidRPr="00973A9E" w:rsidDel="00A704A2" w:rsidRDefault="00973A9E" w:rsidP="00973A9E">
            <w:pPr>
              <w:spacing w:after="0" w:line="240" w:lineRule="auto"/>
              <w:jc w:val="center"/>
              <w:rPr>
                <w:del w:id="900" w:author="Stefanie Lane" w:date="2022-08-26T16:18:00Z"/>
                <w:rFonts w:ascii="Calibri" w:eastAsia="Times New Roman" w:hAnsi="Calibri" w:cs="Calibri"/>
                <w:color w:val="000000"/>
                <w:sz w:val="20"/>
                <w:szCs w:val="20"/>
              </w:rPr>
            </w:pPr>
            <w:del w:id="901" w:author="Stefanie Lane" w:date="2022-08-26T16:18:00Z">
              <w:r w:rsidRPr="00973A9E" w:rsidDel="00A704A2">
                <w:rPr>
                  <w:rFonts w:ascii="Calibri" w:eastAsia="Times New Roman" w:hAnsi="Calibri" w:cs="Calibri"/>
                  <w:color w:val="000000"/>
                  <w:sz w:val="20"/>
                  <w:szCs w:val="20"/>
                </w:rPr>
                <w:delText>0.0122</w:delText>
              </w:r>
            </w:del>
          </w:p>
        </w:tc>
      </w:tr>
      <w:tr w:rsidR="00973A9E" w:rsidRPr="00973A9E" w:rsidDel="00A704A2" w14:paraId="4E33A409" w14:textId="6F027207" w:rsidTr="00973A9E">
        <w:trPr>
          <w:trHeight w:val="260"/>
          <w:del w:id="902"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56654722" w14:textId="15984F98" w:rsidR="00973A9E" w:rsidRPr="00973A9E" w:rsidDel="00A704A2" w:rsidRDefault="00973A9E" w:rsidP="00973A9E">
            <w:pPr>
              <w:spacing w:after="0" w:line="240" w:lineRule="auto"/>
              <w:rPr>
                <w:del w:id="903" w:author="Stefanie Lane" w:date="2022-08-26T16:18: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0666D206" w14:textId="0F32315F" w:rsidR="00973A9E" w:rsidRPr="00973A9E" w:rsidDel="00A704A2" w:rsidRDefault="00973A9E" w:rsidP="00973A9E">
            <w:pPr>
              <w:spacing w:after="0" w:line="240" w:lineRule="auto"/>
              <w:rPr>
                <w:del w:id="904" w:author="Stefanie Lane" w:date="2022-08-26T16:18:00Z"/>
                <w:rFonts w:ascii="Calibri" w:eastAsia="Times New Roman" w:hAnsi="Calibri" w:cs="Calibri"/>
                <w:i/>
                <w:iCs/>
                <w:color w:val="000000"/>
                <w:sz w:val="20"/>
                <w:szCs w:val="20"/>
              </w:rPr>
            </w:pPr>
            <w:del w:id="905" w:author="Stefanie Lane" w:date="2022-08-26T16:18:00Z">
              <w:r w:rsidRPr="00973A9E" w:rsidDel="00A704A2">
                <w:rPr>
                  <w:rFonts w:ascii="Calibri" w:eastAsia="Times New Roman" w:hAnsi="Calibri" w:cs="Calibri"/>
                  <w:i/>
                  <w:iCs/>
                  <w:color w:val="000000"/>
                  <w:sz w:val="20"/>
                  <w:szCs w:val="20"/>
                </w:rPr>
                <w:delText>Lathyrus palustris</w:delText>
              </w:r>
            </w:del>
          </w:p>
        </w:tc>
        <w:tc>
          <w:tcPr>
            <w:tcW w:w="681" w:type="dxa"/>
            <w:tcBorders>
              <w:top w:val="single" w:sz="4" w:space="0" w:color="auto"/>
              <w:left w:val="nil"/>
              <w:bottom w:val="single" w:sz="4" w:space="0" w:color="auto"/>
              <w:right w:val="nil"/>
            </w:tcBorders>
            <w:shd w:val="clear" w:color="auto" w:fill="auto"/>
            <w:noWrap/>
            <w:vAlign w:val="bottom"/>
            <w:hideMark/>
          </w:tcPr>
          <w:p w14:paraId="3193EE85" w14:textId="139CB101" w:rsidR="00973A9E" w:rsidRPr="00973A9E" w:rsidDel="00A704A2" w:rsidRDefault="00973A9E" w:rsidP="00973A9E">
            <w:pPr>
              <w:spacing w:after="0" w:line="240" w:lineRule="auto"/>
              <w:jc w:val="center"/>
              <w:rPr>
                <w:del w:id="906" w:author="Stefanie Lane" w:date="2022-08-26T16:18:00Z"/>
                <w:rFonts w:ascii="Calibri" w:eastAsia="Times New Roman" w:hAnsi="Calibri" w:cs="Calibri"/>
                <w:color w:val="000000"/>
                <w:sz w:val="20"/>
                <w:szCs w:val="20"/>
              </w:rPr>
            </w:pPr>
            <w:del w:id="907" w:author="Stefanie Lane" w:date="2022-08-26T16:18:00Z">
              <w:r w:rsidRPr="00973A9E" w:rsidDel="00A704A2">
                <w:rPr>
                  <w:rFonts w:ascii="Calibri" w:eastAsia="Times New Roman" w:hAnsi="Calibri" w:cs="Calibri"/>
                  <w:color w:val="000000"/>
                  <w:sz w:val="20"/>
                  <w:szCs w:val="20"/>
                </w:rPr>
                <w:delText>0.0002</w:delText>
              </w:r>
            </w:del>
          </w:p>
        </w:tc>
        <w:tc>
          <w:tcPr>
            <w:tcW w:w="300" w:type="dxa"/>
            <w:tcBorders>
              <w:top w:val="nil"/>
              <w:left w:val="nil"/>
              <w:bottom w:val="nil"/>
              <w:right w:val="nil"/>
            </w:tcBorders>
            <w:shd w:val="clear" w:color="auto" w:fill="auto"/>
            <w:noWrap/>
            <w:vAlign w:val="bottom"/>
            <w:hideMark/>
          </w:tcPr>
          <w:p w14:paraId="133242F4" w14:textId="7D3F1C45" w:rsidR="00973A9E" w:rsidRPr="00973A9E" w:rsidDel="00A704A2" w:rsidRDefault="00973A9E" w:rsidP="00973A9E">
            <w:pPr>
              <w:spacing w:after="0" w:line="240" w:lineRule="auto"/>
              <w:jc w:val="center"/>
              <w:rPr>
                <w:del w:id="908" w:author="Stefanie Lane" w:date="2022-08-26T16:18: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0A3F4DEE" w14:textId="792C8A02" w:rsidR="00973A9E" w:rsidRPr="00973A9E" w:rsidDel="00A704A2" w:rsidRDefault="00973A9E" w:rsidP="00973A9E">
            <w:pPr>
              <w:spacing w:after="0" w:line="240" w:lineRule="auto"/>
              <w:rPr>
                <w:del w:id="909" w:author="Stefanie Lane" w:date="2022-08-26T16:18:00Z"/>
                <w:rFonts w:ascii="Calibri" w:eastAsia="Times New Roman" w:hAnsi="Calibri" w:cs="Calibri"/>
                <w:i/>
                <w:iCs/>
                <w:color w:val="000000"/>
                <w:sz w:val="20"/>
                <w:szCs w:val="20"/>
              </w:rPr>
            </w:pPr>
            <w:del w:id="910" w:author="Stefanie Lane" w:date="2022-08-26T16:18:00Z">
              <w:r w:rsidRPr="00973A9E" w:rsidDel="00A704A2">
                <w:rPr>
                  <w:rFonts w:ascii="Calibri" w:eastAsia="Times New Roman" w:hAnsi="Calibri" w:cs="Calibri"/>
                  <w:i/>
                  <w:iCs/>
                  <w:color w:val="000000"/>
                  <w:sz w:val="20"/>
                  <w:szCs w:val="20"/>
                </w:rPr>
                <w:delText>Bidens cernua</w:delText>
              </w:r>
            </w:del>
          </w:p>
        </w:tc>
        <w:tc>
          <w:tcPr>
            <w:tcW w:w="691" w:type="dxa"/>
            <w:tcBorders>
              <w:top w:val="single" w:sz="4" w:space="0" w:color="auto"/>
              <w:left w:val="nil"/>
              <w:bottom w:val="single" w:sz="4" w:space="0" w:color="auto"/>
              <w:right w:val="nil"/>
            </w:tcBorders>
            <w:shd w:val="clear" w:color="auto" w:fill="auto"/>
            <w:noWrap/>
            <w:vAlign w:val="bottom"/>
            <w:hideMark/>
          </w:tcPr>
          <w:p w14:paraId="399D5B49" w14:textId="64F0A927" w:rsidR="00973A9E" w:rsidRPr="00973A9E" w:rsidDel="00A704A2" w:rsidRDefault="00973A9E" w:rsidP="00973A9E">
            <w:pPr>
              <w:spacing w:after="0" w:line="240" w:lineRule="auto"/>
              <w:jc w:val="center"/>
              <w:rPr>
                <w:del w:id="911" w:author="Stefanie Lane" w:date="2022-08-26T16:18:00Z"/>
                <w:rFonts w:ascii="Calibri" w:eastAsia="Times New Roman" w:hAnsi="Calibri" w:cs="Calibri"/>
                <w:color w:val="000000"/>
                <w:sz w:val="20"/>
                <w:szCs w:val="20"/>
              </w:rPr>
            </w:pPr>
            <w:del w:id="912" w:author="Stefanie Lane" w:date="2022-08-26T16:18:00Z">
              <w:r w:rsidRPr="00973A9E" w:rsidDel="00A704A2">
                <w:rPr>
                  <w:rFonts w:ascii="Calibri" w:eastAsia="Times New Roman" w:hAnsi="Calibri" w:cs="Calibri"/>
                  <w:color w:val="000000"/>
                  <w:sz w:val="20"/>
                  <w:szCs w:val="20"/>
                </w:rPr>
                <w:delText>0.0054</w:delText>
              </w:r>
            </w:del>
          </w:p>
        </w:tc>
        <w:tc>
          <w:tcPr>
            <w:tcW w:w="300" w:type="dxa"/>
            <w:tcBorders>
              <w:top w:val="nil"/>
              <w:left w:val="nil"/>
              <w:bottom w:val="nil"/>
              <w:right w:val="nil"/>
            </w:tcBorders>
            <w:shd w:val="clear" w:color="auto" w:fill="auto"/>
            <w:noWrap/>
            <w:vAlign w:val="bottom"/>
            <w:hideMark/>
          </w:tcPr>
          <w:p w14:paraId="64C3BF5B" w14:textId="7F962FF4" w:rsidR="00973A9E" w:rsidRPr="00973A9E" w:rsidDel="00A704A2" w:rsidRDefault="00973A9E" w:rsidP="00973A9E">
            <w:pPr>
              <w:spacing w:after="0" w:line="240" w:lineRule="auto"/>
              <w:jc w:val="center"/>
              <w:rPr>
                <w:del w:id="913" w:author="Stefanie Lane" w:date="2022-08-26T16:18: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4490FCF8" w14:textId="3FBAAE55" w:rsidR="00973A9E" w:rsidRPr="00973A9E" w:rsidDel="00A704A2" w:rsidRDefault="00973A9E" w:rsidP="00973A9E">
            <w:pPr>
              <w:spacing w:after="0" w:line="240" w:lineRule="auto"/>
              <w:rPr>
                <w:del w:id="914" w:author="Stefanie Lane" w:date="2022-08-26T16:18:00Z"/>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09459A0D" w14:textId="77BED51B" w:rsidR="00973A9E" w:rsidRPr="00973A9E" w:rsidDel="00A704A2" w:rsidRDefault="00973A9E" w:rsidP="00973A9E">
            <w:pPr>
              <w:spacing w:after="0" w:line="240" w:lineRule="auto"/>
              <w:jc w:val="center"/>
              <w:rPr>
                <w:del w:id="915" w:author="Stefanie Lane" w:date="2022-08-26T16:18:00Z"/>
                <w:rFonts w:ascii="Calibri" w:eastAsia="Times New Roman" w:hAnsi="Calibri" w:cs="Calibri"/>
                <w:color w:val="000000"/>
                <w:sz w:val="20"/>
                <w:szCs w:val="20"/>
              </w:rPr>
            </w:pPr>
            <w:del w:id="916" w:author="Stefanie Lane" w:date="2022-08-26T16:18:00Z">
              <w:r w:rsidRPr="00973A9E" w:rsidDel="00A704A2">
                <w:rPr>
                  <w:rFonts w:ascii="Calibri" w:eastAsia="Times New Roman" w:hAnsi="Calibri" w:cs="Calibri"/>
                  <w:color w:val="000000"/>
                  <w:sz w:val="20"/>
                  <w:szCs w:val="20"/>
                </w:rPr>
                <w:delText> </w:delText>
              </w:r>
            </w:del>
          </w:p>
        </w:tc>
      </w:tr>
      <w:tr w:rsidR="00973A9E" w:rsidRPr="00973A9E" w:rsidDel="00A704A2" w14:paraId="64679008" w14:textId="50712487" w:rsidTr="00973A9E">
        <w:trPr>
          <w:trHeight w:val="260"/>
          <w:del w:id="917"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2E28D9C4" w14:textId="4BDD753F" w:rsidR="00973A9E" w:rsidRPr="00973A9E" w:rsidDel="00A704A2" w:rsidRDefault="00973A9E" w:rsidP="00973A9E">
            <w:pPr>
              <w:spacing w:after="0" w:line="240" w:lineRule="auto"/>
              <w:rPr>
                <w:del w:id="918" w:author="Stefanie Lane" w:date="2022-08-26T16:18: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70370EA4" w14:textId="1D6565E6" w:rsidR="00973A9E" w:rsidRPr="00973A9E" w:rsidDel="00A704A2" w:rsidRDefault="002B31C6" w:rsidP="00973A9E">
            <w:pPr>
              <w:spacing w:after="0" w:line="240" w:lineRule="auto"/>
              <w:rPr>
                <w:del w:id="919" w:author="Stefanie Lane" w:date="2022-08-26T16:18:00Z"/>
                <w:rFonts w:ascii="Calibri" w:eastAsia="Times New Roman" w:hAnsi="Calibri" w:cs="Calibri"/>
                <w:i/>
                <w:iCs/>
                <w:color w:val="000000"/>
                <w:sz w:val="20"/>
                <w:szCs w:val="20"/>
              </w:rPr>
            </w:pPr>
            <w:del w:id="920" w:author="Stefanie Lane" w:date="2022-08-26T16:18:00Z">
              <w:r w:rsidRPr="00973A9E" w:rsidDel="00A704A2">
                <w:rPr>
                  <w:rFonts w:ascii="Calibri" w:eastAsia="Times New Roman" w:hAnsi="Calibri" w:cs="Calibri"/>
                  <w:i/>
                  <w:iCs/>
                  <w:color w:val="000000"/>
                  <w:sz w:val="20"/>
                  <w:szCs w:val="20"/>
                </w:rPr>
                <w:delText>Sidalcea</w:delText>
              </w:r>
              <w:r w:rsidR="00973A9E" w:rsidRPr="00973A9E" w:rsidDel="00A704A2">
                <w:rPr>
                  <w:rFonts w:ascii="Calibri" w:eastAsia="Times New Roman" w:hAnsi="Calibri" w:cs="Calibri"/>
                  <w:i/>
                  <w:iCs/>
                  <w:color w:val="000000"/>
                  <w:sz w:val="20"/>
                  <w:szCs w:val="20"/>
                </w:rPr>
                <w:delText xml:space="preserve"> hendersonii</w:delText>
              </w:r>
            </w:del>
          </w:p>
        </w:tc>
        <w:tc>
          <w:tcPr>
            <w:tcW w:w="681" w:type="dxa"/>
            <w:tcBorders>
              <w:top w:val="nil"/>
              <w:left w:val="nil"/>
              <w:bottom w:val="nil"/>
              <w:right w:val="nil"/>
            </w:tcBorders>
            <w:shd w:val="clear" w:color="auto" w:fill="auto"/>
            <w:noWrap/>
            <w:vAlign w:val="bottom"/>
            <w:hideMark/>
          </w:tcPr>
          <w:p w14:paraId="0B398CA3" w14:textId="5602EB2A" w:rsidR="00973A9E" w:rsidRPr="00973A9E" w:rsidDel="00A704A2" w:rsidRDefault="00973A9E" w:rsidP="00973A9E">
            <w:pPr>
              <w:spacing w:after="0" w:line="240" w:lineRule="auto"/>
              <w:jc w:val="center"/>
              <w:rPr>
                <w:del w:id="921" w:author="Stefanie Lane" w:date="2022-08-26T16:18:00Z"/>
                <w:rFonts w:ascii="Calibri" w:eastAsia="Times New Roman" w:hAnsi="Calibri" w:cs="Calibri"/>
                <w:color w:val="000000"/>
                <w:sz w:val="20"/>
                <w:szCs w:val="20"/>
              </w:rPr>
            </w:pPr>
            <w:del w:id="922" w:author="Stefanie Lane" w:date="2022-08-26T16:18:00Z">
              <w:r w:rsidRPr="00973A9E" w:rsidDel="00A704A2">
                <w:rPr>
                  <w:rFonts w:ascii="Calibri" w:eastAsia="Times New Roman" w:hAnsi="Calibri" w:cs="Calibri"/>
                  <w:color w:val="000000"/>
                  <w:sz w:val="20"/>
                  <w:szCs w:val="20"/>
                </w:rPr>
                <w:delText>0.0054</w:delText>
              </w:r>
            </w:del>
          </w:p>
        </w:tc>
        <w:tc>
          <w:tcPr>
            <w:tcW w:w="300" w:type="dxa"/>
            <w:tcBorders>
              <w:top w:val="nil"/>
              <w:left w:val="nil"/>
              <w:bottom w:val="nil"/>
              <w:right w:val="nil"/>
            </w:tcBorders>
            <w:shd w:val="clear" w:color="auto" w:fill="auto"/>
            <w:noWrap/>
            <w:vAlign w:val="bottom"/>
            <w:hideMark/>
          </w:tcPr>
          <w:p w14:paraId="39D501C9" w14:textId="49049674" w:rsidR="00973A9E" w:rsidRPr="00973A9E" w:rsidDel="00A704A2" w:rsidRDefault="00973A9E" w:rsidP="00973A9E">
            <w:pPr>
              <w:spacing w:after="0" w:line="240" w:lineRule="auto"/>
              <w:jc w:val="center"/>
              <w:rPr>
                <w:del w:id="923" w:author="Stefanie Lane" w:date="2022-08-26T16:18: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3BB25B2E" w14:textId="500CC512" w:rsidR="00973A9E" w:rsidRPr="00973A9E" w:rsidDel="00A704A2" w:rsidRDefault="00973A9E" w:rsidP="00973A9E">
            <w:pPr>
              <w:spacing w:after="0" w:line="240" w:lineRule="auto"/>
              <w:rPr>
                <w:del w:id="924" w:author="Stefanie Lane" w:date="2022-08-26T16:18:00Z"/>
                <w:rFonts w:ascii="Times New Roman" w:eastAsia="Times New Roman" w:hAnsi="Times New Roman" w:cs="Times New Roman"/>
                <w:sz w:val="20"/>
                <w:szCs w:val="20"/>
              </w:rPr>
            </w:pPr>
          </w:p>
        </w:tc>
        <w:tc>
          <w:tcPr>
            <w:tcW w:w="691" w:type="dxa"/>
            <w:tcBorders>
              <w:top w:val="nil"/>
              <w:left w:val="nil"/>
              <w:bottom w:val="nil"/>
              <w:right w:val="nil"/>
            </w:tcBorders>
            <w:shd w:val="clear" w:color="auto" w:fill="auto"/>
            <w:noWrap/>
            <w:vAlign w:val="bottom"/>
            <w:hideMark/>
          </w:tcPr>
          <w:p w14:paraId="4460C169" w14:textId="14F110B8" w:rsidR="00973A9E" w:rsidRPr="00973A9E" w:rsidDel="00A704A2" w:rsidRDefault="00973A9E" w:rsidP="00973A9E">
            <w:pPr>
              <w:spacing w:after="0" w:line="240" w:lineRule="auto"/>
              <w:rPr>
                <w:del w:id="925" w:author="Stefanie Lane" w:date="2022-08-26T16:18: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EE8C0D8" w14:textId="7F1B19C3" w:rsidR="00973A9E" w:rsidRPr="00973A9E" w:rsidDel="00A704A2" w:rsidRDefault="00973A9E" w:rsidP="00973A9E">
            <w:pPr>
              <w:spacing w:after="0" w:line="240" w:lineRule="auto"/>
              <w:jc w:val="center"/>
              <w:rPr>
                <w:del w:id="926" w:author="Stefanie Lane" w:date="2022-08-26T16:18: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523B074B" w14:textId="4DB85383" w:rsidR="00973A9E" w:rsidRPr="00973A9E" w:rsidDel="00A704A2" w:rsidRDefault="00973A9E" w:rsidP="00973A9E">
            <w:pPr>
              <w:spacing w:after="0" w:line="240" w:lineRule="auto"/>
              <w:rPr>
                <w:del w:id="927" w:author="Stefanie Lane" w:date="2022-08-26T16:18:00Z"/>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3D93A682" w14:textId="3368A43A" w:rsidR="00973A9E" w:rsidRPr="00973A9E" w:rsidDel="00A704A2" w:rsidRDefault="00973A9E" w:rsidP="00973A9E">
            <w:pPr>
              <w:spacing w:after="0" w:line="240" w:lineRule="auto"/>
              <w:jc w:val="center"/>
              <w:rPr>
                <w:del w:id="928" w:author="Stefanie Lane" w:date="2022-08-26T16:18:00Z"/>
                <w:rFonts w:ascii="Calibri" w:eastAsia="Times New Roman" w:hAnsi="Calibri" w:cs="Calibri"/>
                <w:color w:val="000000"/>
                <w:sz w:val="20"/>
                <w:szCs w:val="20"/>
              </w:rPr>
            </w:pPr>
            <w:del w:id="929" w:author="Stefanie Lane" w:date="2022-08-26T16:18:00Z">
              <w:r w:rsidRPr="00973A9E" w:rsidDel="00A704A2">
                <w:rPr>
                  <w:rFonts w:ascii="Calibri" w:eastAsia="Times New Roman" w:hAnsi="Calibri" w:cs="Calibri"/>
                  <w:color w:val="000000"/>
                  <w:sz w:val="20"/>
                  <w:szCs w:val="20"/>
                </w:rPr>
                <w:delText> </w:delText>
              </w:r>
            </w:del>
          </w:p>
        </w:tc>
      </w:tr>
      <w:tr w:rsidR="00973A9E" w:rsidRPr="00973A9E" w:rsidDel="00A704A2" w14:paraId="4A23AD2C" w14:textId="2919A5C2" w:rsidTr="00973A9E">
        <w:trPr>
          <w:trHeight w:val="270"/>
          <w:del w:id="930"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740D75B2" w14:textId="1F93389F" w:rsidR="00973A9E" w:rsidRPr="00973A9E" w:rsidDel="00A704A2" w:rsidRDefault="00973A9E" w:rsidP="00973A9E">
            <w:pPr>
              <w:spacing w:after="0" w:line="240" w:lineRule="auto"/>
              <w:rPr>
                <w:del w:id="931" w:author="Stefanie Lane" w:date="2022-08-26T16:18:00Z"/>
                <w:rFonts w:ascii="Calibri" w:eastAsia="Times New Roman" w:hAnsi="Calibri" w:cs="Calibri"/>
                <w:color w:val="000000"/>
                <w:sz w:val="20"/>
                <w:szCs w:val="20"/>
              </w:rPr>
            </w:pPr>
          </w:p>
        </w:tc>
        <w:tc>
          <w:tcPr>
            <w:tcW w:w="2959" w:type="dxa"/>
            <w:tcBorders>
              <w:top w:val="single" w:sz="4" w:space="0" w:color="auto"/>
              <w:left w:val="nil"/>
              <w:bottom w:val="single" w:sz="8" w:space="0" w:color="auto"/>
              <w:right w:val="nil"/>
            </w:tcBorders>
            <w:shd w:val="clear" w:color="auto" w:fill="auto"/>
            <w:noWrap/>
            <w:vAlign w:val="bottom"/>
            <w:hideMark/>
          </w:tcPr>
          <w:p w14:paraId="436911FE" w14:textId="6DEFDC9D" w:rsidR="00973A9E" w:rsidRPr="00973A9E" w:rsidDel="00A704A2" w:rsidRDefault="00973A9E" w:rsidP="00973A9E">
            <w:pPr>
              <w:spacing w:after="0" w:line="240" w:lineRule="auto"/>
              <w:rPr>
                <w:del w:id="932" w:author="Stefanie Lane" w:date="2022-08-26T16:18:00Z"/>
                <w:rFonts w:ascii="Calibri" w:eastAsia="Times New Roman" w:hAnsi="Calibri" w:cs="Calibri"/>
                <w:i/>
                <w:iCs/>
                <w:sz w:val="20"/>
                <w:szCs w:val="20"/>
              </w:rPr>
            </w:pPr>
            <w:del w:id="933" w:author="Stefanie Lane" w:date="2022-08-26T16:18:00Z">
              <w:r w:rsidRPr="00973A9E" w:rsidDel="00A704A2">
                <w:rPr>
                  <w:rFonts w:ascii="Calibri" w:eastAsia="Times New Roman" w:hAnsi="Calibri" w:cs="Calibri"/>
                  <w:i/>
                  <w:iCs/>
                  <w:sz w:val="20"/>
                  <w:szCs w:val="20"/>
                </w:rPr>
                <w:delText>Hordeum brachyantherum</w:delText>
              </w:r>
            </w:del>
          </w:p>
        </w:tc>
        <w:tc>
          <w:tcPr>
            <w:tcW w:w="681" w:type="dxa"/>
            <w:tcBorders>
              <w:top w:val="single" w:sz="4" w:space="0" w:color="auto"/>
              <w:left w:val="nil"/>
              <w:bottom w:val="single" w:sz="8" w:space="0" w:color="auto"/>
              <w:right w:val="nil"/>
            </w:tcBorders>
            <w:shd w:val="clear" w:color="auto" w:fill="auto"/>
            <w:noWrap/>
            <w:vAlign w:val="bottom"/>
            <w:hideMark/>
          </w:tcPr>
          <w:p w14:paraId="30E41F81" w14:textId="25EF5D5C" w:rsidR="00973A9E" w:rsidRPr="00973A9E" w:rsidDel="00A704A2" w:rsidRDefault="00973A9E" w:rsidP="00973A9E">
            <w:pPr>
              <w:spacing w:after="0" w:line="240" w:lineRule="auto"/>
              <w:jc w:val="center"/>
              <w:rPr>
                <w:del w:id="934" w:author="Stefanie Lane" w:date="2022-08-26T16:18:00Z"/>
                <w:rFonts w:ascii="Calibri" w:eastAsia="Times New Roman" w:hAnsi="Calibri" w:cs="Calibri"/>
                <w:color w:val="000000"/>
                <w:sz w:val="20"/>
                <w:szCs w:val="20"/>
              </w:rPr>
            </w:pPr>
            <w:del w:id="935" w:author="Stefanie Lane" w:date="2022-08-26T16:18:00Z">
              <w:r w:rsidRPr="00973A9E" w:rsidDel="00A704A2">
                <w:rPr>
                  <w:rFonts w:ascii="Calibri" w:eastAsia="Times New Roman" w:hAnsi="Calibri" w:cs="Calibri"/>
                  <w:color w:val="000000"/>
                  <w:sz w:val="20"/>
                  <w:szCs w:val="20"/>
                </w:rPr>
                <w:delText>0.0159</w:delText>
              </w:r>
            </w:del>
          </w:p>
        </w:tc>
        <w:tc>
          <w:tcPr>
            <w:tcW w:w="300" w:type="dxa"/>
            <w:tcBorders>
              <w:top w:val="nil"/>
              <w:left w:val="nil"/>
              <w:bottom w:val="single" w:sz="8" w:space="0" w:color="auto"/>
              <w:right w:val="nil"/>
            </w:tcBorders>
            <w:shd w:val="clear" w:color="auto" w:fill="auto"/>
            <w:noWrap/>
            <w:vAlign w:val="bottom"/>
            <w:hideMark/>
          </w:tcPr>
          <w:p w14:paraId="3A9976B9" w14:textId="6ADD62AB" w:rsidR="00973A9E" w:rsidRPr="00973A9E" w:rsidDel="00A704A2" w:rsidRDefault="00973A9E" w:rsidP="00973A9E">
            <w:pPr>
              <w:spacing w:after="0" w:line="240" w:lineRule="auto"/>
              <w:rPr>
                <w:del w:id="936" w:author="Stefanie Lane" w:date="2022-08-26T16:18:00Z"/>
                <w:rFonts w:ascii="Calibri" w:eastAsia="Times New Roman" w:hAnsi="Calibri" w:cs="Calibri"/>
                <w:color w:val="000000"/>
                <w:sz w:val="20"/>
                <w:szCs w:val="20"/>
              </w:rPr>
            </w:pPr>
            <w:del w:id="937" w:author="Stefanie Lane" w:date="2022-08-26T16:18:00Z">
              <w:r w:rsidRPr="00973A9E" w:rsidDel="00A704A2">
                <w:rPr>
                  <w:rFonts w:ascii="Calibri" w:eastAsia="Times New Roman" w:hAnsi="Calibri" w:cs="Calibri"/>
                  <w:color w:val="000000"/>
                  <w:sz w:val="20"/>
                  <w:szCs w:val="20"/>
                </w:rPr>
                <w:delText> </w:delText>
              </w:r>
            </w:del>
          </w:p>
        </w:tc>
        <w:tc>
          <w:tcPr>
            <w:tcW w:w="2189" w:type="dxa"/>
            <w:tcBorders>
              <w:top w:val="nil"/>
              <w:left w:val="nil"/>
              <w:bottom w:val="single" w:sz="8" w:space="0" w:color="auto"/>
              <w:right w:val="nil"/>
            </w:tcBorders>
            <w:shd w:val="clear" w:color="auto" w:fill="auto"/>
            <w:noWrap/>
            <w:vAlign w:val="bottom"/>
            <w:hideMark/>
          </w:tcPr>
          <w:p w14:paraId="2C6C6F66" w14:textId="4A1F2891" w:rsidR="00973A9E" w:rsidRPr="00973A9E" w:rsidDel="00A704A2" w:rsidRDefault="00973A9E" w:rsidP="00973A9E">
            <w:pPr>
              <w:spacing w:after="0" w:line="240" w:lineRule="auto"/>
              <w:rPr>
                <w:del w:id="938" w:author="Stefanie Lane" w:date="2022-08-26T16:18:00Z"/>
                <w:rFonts w:ascii="Calibri" w:eastAsia="Times New Roman" w:hAnsi="Calibri" w:cs="Calibri"/>
                <w:color w:val="000000"/>
                <w:sz w:val="20"/>
                <w:szCs w:val="20"/>
              </w:rPr>
            </w:pPr>
            <w:del w:id="939" w:author="Stefanie Lane" w:date="2022-08-26T16:18:00Z">
              <w:r w:rsidRPr="00973A9E" w:rsidDel="00A704A2">
                <w:rPr>
                  <w:rFonts w:ascii="Calibri" w:eastAsia="Times New Roman" w:hAnsi="Calibri" w:cs="Calibri"/>
                  <w:color w:val="000000"/>
                  <w:sz w:val="20"/>
                  <w:szCs w:val="20"/>
                </w:rPr>
                <w:delText> </w:delText>
              </w:r>
            </w:del>
          </w:p>
        </w:tc>
        <w:tc>
          <w:tcPr>
            <w:tcW w:w="691" w:type="dxa"/>
            <w:tcBorders>
              <w:top w:val="nil"/>
              <w:left w:val="nil"/>
              <w:bottom w:val="single" w:sz="8" w:space="0" w:color="auto"/>
              <w:right w:val="nil"/>
            </w:tcBorders>
            <w:shd w:val="clear" w:color="auto" w:fill="auto"/>
            <w:noWrap/>
            <w:vAlign w:val="bottom"/>
            <w:hideMark/>
          </w:tcPr>
          <w:p w14:paraId="56FA6DE0" w14:textId="286412A0" w:rsidR="00973A9E" w:rsidRPr="00973A9E" w:rsidDel="00A704A2" w:rsidRDefault="00973A9E" w:rsidP="00973A9E">
            <w:pPr>
              <w:spacing w:after="0" w:line="240" w:lineRule="auto"/>
              <w:jc w:val="center"/>
              <w:rPr>
                <w:del w:id="940" w:author="Stefanie Lane" w:date="2022-08-26T16:18:00Z"/>
                <w:rFonts w:ascii="Calibri" w:eastAsia="Times New Roman" w:hAnsi="Calibri" w:cs="Calibri"/>
                <w:color w:val="000000"/>
                <w:sz w:val="20"/>
                <w:szCs w:val="20"/>
              </w:rPr>
            </w:pPr>
            <w:del w:id="941" w:author="Stefanie Lane" w:date="2022-08-26T16:18:00Z">
              <w:r w:rsidRPr="00973A9E" w:rsidDel="00A704A2">
                <w:rPr>
                  <w:rFonts w:ascii="Calibri" w:eastAsia="Times New Roman" w:hAnsi="Calibri" w:cs="Calibri"/>
                  <w:color w:val="000000"/>
                  <w:sz w:val="20"/>
                  <w:szCs w:val="20"/>
                </w:rPr>
                <w:delText> </w:delText>
              </w:r>
            </w:del>
          </w:p>
        </w:tc>
        <w:tc>
          <w:tcPr>
            <w:tcW w:w="300" w:type="dxa"/>
            <w:tcBorders>
              <w:top w:val="nil"/>
              <w:left w:val="nil"/>
              <w:bottom w:val="single" w:sz="8" w:space="0" w:color="auto"/>
              <w:right w:val="nil"/>
            </w:tcBorders>
            <w:shd w:val="clear" w:color="auto" w:fill="auto"/>
            <w:noWrap/>
            <w:vAlign w:val="bottom"/>
            <w:hideMark/>
          </w:tcPr>
          <w:p w14:paraId="605611B3" w14:textId="222B56B3" w:rsidR="00973A9E" w:rsidRPr="00973A9E" w:rsidDel="00A704A2" w:rsidRDefault="00973A9E" w:rsidP="00973A9E">
            <w:pPr>
              <w:spacing w:after="0" w:line="240" w:lineRule="auto"/>
              <w:rPr>
                <w:del w:id="942" w:author="Stefanie Lane" w:date="2022-08-26T16:18:00Z"/>
                <w:rFonts w:ascii="Calibri" w:eastAsia="Times New Roman" w:hAnsi="Calibri" w:cs="Calibri"/>
                <w:color w:val="000000"/>
                <w:sz w:val="20"/>
                <w:szCs w:val="20"/>
              </w:rPr>
            </w:pPr>
            <w:del w:id="943" w:author="Stefanie Lane" w:date="2022-08-26T16:18:00Z">
              <w:r w:rsidRPr="00973A9E" w:rsidDel="00A704A2">
                <w:rPr>
                  <w:rFonts w:ascii="Calibri" w:eastAsia="Times New Roman" w:hAnsi="Calibri" w:cs="Calibri"/>
                  <w:color w:val="000000"/>
                  <w:sz w:val="20"/>
                  <w:szCs w:val="20"/>
                </w:rPr>
                <w:delText> </w:delText>
              </w:r>
            </w:del>
          </w:p>
        </w:tc>
        <w:tc>
          <w:tcPr>
            <w:tcW w:w="2007" w:type="dxa"/>
            <w:tcBorders>
              <w:top w:val="nil"/>
              <w:left w:val="nil"/>
              <w:bottom w:val="single" w:sz="8" w:space="0" w:color="auto"/>
              <w:right w:val="nil"/>
            </w:tcBorders>
            <w:shd w:val="clear" w:color="auto" w:fill="auto"/>
            <w:noWrap/>
            <w:vAlign w:val="bottom"/>
            <w:hideMark/>
          </w:tcPr>
          <w:p w14:paraId="60F1EC5F" w14:textId="73A9CAF2" w:rsidR="00973A9E" w:rsidRPr="00973A9E" w:rsidDel="00A704A2" w:rsidRDefault="00973A9E" w:rsidP="00973A9E">
            <w:pPr>
              <w:spacing w:after="0" w:line="240" w:lineRule="auto"/>
              <w:rPr>
                <w:del w:id="944" w:author="Stefanie Lane" w:date="2022-08-26T16:18:00Z"/>
                <w:rFonts w:ascii="Calibri" w:eastAsia="Times New Roman" w:hAnsi="Calibri" w:cs="Calibri"/>
                <w:i/>
                <w:iCs/>
                <w:color w:val="000000"/>
                <w:sz w:val="20"/>
                <w:szCs w:val="20"/>
              </w:rPr>
            </w:pPr>
            <w:del w:id="945" w:author="Stefanie Lane" w:date="2022-08-26T16:18:00Z">
              <w:r w:rsidRPr="00973A9E" w:rsidDel="00A704A2">
                <w:rPr>
                  <w:rFonts w:ascii="Calibri" w:eastAsia="Times New Roman" w:hAnsi="Calibri" w:cs="Calibri"/>
                  <w:i/>
                  <w:iCs/>
                  <w:color w:val="000000"/>
                  <w:sz w:val="20"/>
                  <w:szCs w:val="20"/>
                </w:rPr>
                <w:delText> </w:delText>
              </w:r>
            </w:del>
          </w:p>
        </w:tc>
        <w:tc>
          <w:tcPr>
            <w:tcW w:w="693" w:type="dxa"/>
            <w:tcBorders>
              <w:top w:val="nil"/>
              <w:left w:val="nil"/>
              <w:bottom w:val="single" w:sz="8" w:space="0" w:color="auto"/>
              <w:right w:val="single" w:sz="8" w:space="0" w:color="auto"/>
            </w:tcBorders>
            <w:shd w:val="clear" w:color="auto" w:fill="auto"/>
            <w:noWrap/>
            <w:vAlign w:val="bottom"/>
            <w:hideMark/>
          </w:tcPr>
          <w:p w14:paraId="3C05EB61" w14:textId="53DB8F6A" w:rsidR="00973A9E" w:rsidRPr="00973A9E" w:rsidDel="00A704A2" w:rsidRDefault="00973A9E" w:rsidP="00973A9E">
            <w:pPr>
              <w:spacing w:after="0" w:line="240" w:lineRule="auto"/>
              <w:jc w:val="center"/>
              <w:rPr>
                <w:del w:id="946" w:author="Stefanie Lane" w:date="2022-08-26T16:18:00Z"/>
                <w:rFonts w:ascii="Calibri" w:eastAsia="Times New Roman" w:hAnsi="Calibri" w:cs="Calibri"/>
                <w:color w:val="000000"/>
                <w:sz w:val="20"/>
                <w:szCs w:val="20"/>
              </w:rPr>
            </w:pPr>
            <w:del w:id="947" w:author="Stefanie Lane" w:date="2022-08-26T16:18:00Z">
              <w:r w:rsidRPr="00973A9E" w:rsidDel="00A704A2">
                <w:rPr>
                  <w:rFonts w:ascii="Calibri" w:eastAsia="Times New Roman" w:hAnsi="Calibri" w:cs="Calibri"/>
                  <w:color w:val="000000"/>
                  <w:sz w:val="20"/>
                  <w:szCs w:val="20"/>
                </w:rPr>
                <w:delText> </w:delText>
              </w:r>
            </w:del>
          </w:p>
        </w:tc>
      </w:tr>
      <w:tr w:rsidR="00973A9E" w:rsidRPr="00973A9E" w:rsidDel="00A704A2" w14:paraId="0088805B" w14:textId="3BC9308E" w:rsidTr="00973A9E">
        <w:trPr>
          <w:trHeight w:val="270"/>
          <w:del w:id="948" w:author="Stefanie Lane" w:date="2022-08-26T16:18:00Z"/>
        </w:trPr>
        <w:tc>
          <w:tcPr>
            <w:tcW w:w="1080" w:type="dxa"/>
            <w:tcBorders>
              <w:top w:val="nil"/>
              <w:left w:val="nil"/>
              <w:bottom w:val="nil"/>
              <w:right w:val="nil"/>
            </w:tcBorders>
            <w:shd w:val="clear" w:color="auto" w:fill="auto"/>
            <w:vAlign w:val="bottom"/>
            <w:hideMark/>
          </w:tcPr>
          <w:p w14:paraId="55B74F05" w14:textId="57F8CB8E" w:rsidR="00973A9E" w:rsidRPr="00973A9E" w:rsidDel="00A704A2" w:rsidRDefault="00973A9E" w:rsidP="00973A9E">
            <w:pPr>
              <w:spacing w:after="0" w:line="240" w:lineRule="auto"/>
              <w:jc w:val="center"/>
              <w:rPr>
                <w:del w:id="949" w:author="Stefanie Lane" w:date="2022-08-26T16:18: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745F4B14" w14:textId="7EA5FCBF" w:rsidR="00973A9E" w:rsidRPr="00973A9E" w:rsidDel="00A704A2" w:rsidRDefault="00973A9E" w:rsidP="00973A9E">
            <w:pPr>
              <w:spacing w:after="0" w:line="240" w:lineRule="auto"/>
              <w:rPr>
                <w:del w:id="950" w:author="Stefanie Lane" w:date="2022-08-26T16:18:00Z"/>
                <w:rFonts w:ascii="Times New Roman" w:eastAsia="Times New Roman" w:hAnsi="Times New Roman" w:cs="Times New Roman"/>
                <w:sz w:val="20"/>
                <w:szCs w:val="20"/>
              </w:rPr>
            </w:pPr>
          </w:p>
        </w:tc>
        <w:tc>
          <w:tcPr>
            <w:tcW w:w="681" w:type="dxa"/>
            <w:tcBorders>
              <w:top w:val="nil"/>
              <w:left w:val="nil"/>
              <w:bottom w:val="nil"/>
              <w:right w:val="nil"/>
            </w:tcBorders>
            <w:shd w:val="clear" w:color="auto" w:fill="auto"/>
            <w:noWrap/>
            <w:vAlign w:val="bottom"/>
            <w:hideMark/>
          </w:tcPr>
          <w:p w14:paraId="06D03D6C" w14:textId="40DE1662" w:rsidR="00973A9E" w:rsidRPr="00973A9E" w:rsidDel="00A704A2" w:rsidRDefault="00973A9E" w:rsidP="00973A9E">
            <w:pPr>
              <w:spacing w:after="0" w:line="240" w:lineRule="auto"/>
              <w:rPr>
                <w:del w:id="951" w:author="Stefanie Lane" w:date="2022-08-26T16:18: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DD11526" w14:textId="230D9621" w:rsidR="00973A9E" w:rsidRPr="00973A9E" w:rsidDel="00A704A2" w:rsidRDefault="00973A9E" w:rsidP="00973A9E">
            <w:pPr>
              <w:spacing w:after="0" w:line="240" w:lineRule="auto"/>
              <w:jc w:val="center"/>
              <w:rPr>
                <w:del w:id="952" w:author="Stefanie Lane" w:date="2022-08-26T16:18: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5925467E" w14:textId="5B453260" w:rsidR="00973A9E" w:rsidRPr="00973A9E" w:rsidDel="00A704A2" w:rsidRDefault="00973A9E" w:rsidP="00973A9E">
            <w:pPr>
              <w:spacing w:after="0" w:line="240" w:lineRule="auto"/>
              <w:rPr>
                <w:del w:id="953" w:author="Stefanie Lane" w:date="2022-08-26T16:18:00Z"/>
                <w:rFonts w:ascii="Times New Roman" w:eastAsia="Times New Roman" w:hAnsi="Times New Roman" w:cs="Times New Roman"/>
                <w:sz w:val="20"/>
                <w:szCs w:val="20"/>
              </w:rPr>
            </w:pPr>
          </w:p>
        </w:tc>
        <w:tc>
          <w:tcPr>
            <w:tcW w:w="691" w:type="dxa"/>
            <w:tcBorders>
              <w:top w:val="nil"/>
              <w:left w:val="nil"/>
              <w:bottom w:val="nil"/>
              <w:right w:val="nil"/>
            </w:tcBorders>
            <w:shd w:val="clear" w:color="auto" w:fill="auto"/>
            <w:noWrap/>
            <w:vAlign w:val="bottom"/>
            <w:hideMark/>
          </w:tcPr>
          <w:p w14:paraId="060E3B00" w14:textId="08AA642C" w:rsidR="00973A9E" w:rsidRPr="00973A9E" w:rsidDel="00A704A2" w:rsidRDefault="00973A9E" w:rsidP="00973A9E">
            <w:pPr>
              <w:spacing w:after="0" w:line="240" w:lineRule="auto"/>
              <w:rPr>
                <w:del w:id="954" w:author="Stefanie Lane" w:date="2022-08-26T16:18: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AFA1FB3" w14:textId="0BD1908E" w:rsidR="00973A9E" w:rsidRPr="00973A9E" w:rsidDel="00A704A2" w:rsidRDefault="00973A9E" w:rsidP="00973A9E">
            <w:pPr>
              <w:spacing w:after="0" w:line="240" w:lineRule="auto"/>
              <w:jc w:val="center"/>
              <w:rPr>
                <w:del w:id="955" w:author="Stefanie Lane" w:date="2022-08-26T16:18: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189F18C8" w14:textId="01A33D47" w:rsidR="00973A9E" w:rsidRPr="00973A9E" w:rsidDel="00A704A2" w:rsidRDefault="00973A9E" w:rsidP="00973A9E">
            <w:pPr>
              <w:spacing w:after="0" w:line="240" w:lineRule="auto"/>
              <w:rPr>
                <w:del w:id="956" w:author="Stefanie Lane" w:date="2022-08-26T16:18:00Z"/>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A8662C9" w14:textId="6E728E47" w:rsidR="00973A9E" w:rsidRPr="00973A9E" w:rsidDel="00A704A2" w:rsidRDefault="00973A9E" w:rsidP="00973A9E">
            <w:pPr>
              <w:spacing w:after="0" w:line="240" w:lineRule="auto"/>
              <w:rPr>
                <w:del w:id="957" w:author="Stefanie Lane" w:date="2022-08-26T16:18:00Z"/>
                <w:rFonts w:ascii="Times New Roman" w:eastAsia="Times New Roman" w:hAnsi="Times New Roman" w:cs="Times New Roman"/>
                <w:sz w:val="20"/>
                <w:szCs w:val="20"/>
              </w:rPr>
            </w:pPr>
          </w:p>
        </w:tc>
      </w:tr>
      <w:tr w:rsidR="00973A9E" w:rsidRPr="00973A9E" w:rsidDel="00A704A2" w14:paraId="79D688CB" w14:textId="07702058" w:rsidTr="00973A9E">
        <w:trPr>
          <w:trHeight w:val="260"/>
          <w:del w:id="958" w:author="Stefanie Lane" w:date="2022-08-26T16:18: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FB0D38A" w14:textId="30589938" w:rsidR="00973A9E" w:rsidRPr="00973A9E" w:rsidDel="00A704A2" w:rsidRDefault="00973A9E" w:rsidP="00973A9E">
            <w:pPr>
              <w:spacing w:after="0" w:line="240" w:lineRule="auto"/>
              <w:jc w:val="center"/>
              <w:rPr>
                <w:del w:id="959" w:author="Stefanie Lane" w:date="2022-08-26T16:18:00Z"/>
                <w:rFonts w:ascii="Calibri" w:eastAsia="Times New Roman" w:hAnsi="Calibri" w:cs="Calibri"/>
                <w:color w:val="000000"/>
                <w:sz w:val="20"/>
                <w:szCs w:val="20"/>
              </w:rPr>
            </w:pPr>
            <w:del w:id="960" w:author="Stefanie Lane" w:date="2022-08-26T16:18:00Z">
              <w:r w:rsidRPr="00973A9E" w:rsidDel="00A704A2">
                <w:rPr>
                  <w:rFonts w:ascii="Calibri" w:eastAsia="Times New Roman" w:hAnsi="Calibri" w:cs="Calibri"/>
                  <w:color w:val="000000"/>
                  <w:sz w:val="20"/>
                  <w:szCs w:val="20"/>
                </w:rPr>
                <w:delText>"Bogbean"</w:delText>
              </w:r>
            </w:del>
          </w:p>
        </w:tc>
        <w:tc>
          <w:tcPr>
            <w:tcW w:w="2959" w:type="dxa"/>
            <w:tcBorders>
              <w:top w:val="single" w:sz="8" w:space="0" w:color="auto"/>
              <w:left w:val="nil"/>
              <w:bottom w:val="nil"/>
              <w:right w:val="nil"/>
            </w:tcBorders>
            <w:shd w:val="clear" w:color="auto" w:fill="auto"/>
            <w:noWrap/>
            <w:vAlign w:val="bottom"/>
            <w:hideMark/>
          </w:tcPr>
          <w:p w14:paraId="0DB01C9E" w14:textId="51FAC6D2" w:rsidR="00973A9E" w:rsidRPr="00973A9E" w:rsidDel="00A704A2" w:rsidRDefault="00973A9E" w:rsidP="00973A9E">
            <w:pPr>
              <w:spacing w:after="0" w:line="240" w:lineRule="auto"/>
              <w:rPr>
                <w:del w:id="961" w:author="Stefanie Lane" w:date="2022-08-26T16:18:00Z"/>
                <w:rFonts w:ascii="Calibri" w:eastAsia="Times New Roman" w:hAnsi="Calibri" w:cs="Calibri"/>
                <w:i/>
                <w:iCs/>
                <w:sz w:val="20"/>
                <w:szCs w:val="20"/>
              </w:rPr>
            </w:pPr>
            <w:del w:id="962" w:author="Stefanie Lane" w:date="2022-08-26T16:18:00Z">
              <w:r w:rsidRPr="00973A9E" w:rsidDel="00A704A2">
                <w:rPr>
                  <w:rFonts w:ascii="Calibri" w:eastAsia="Times New Roman" w:hAnsi="Calibri" w:cs="Calibri"/>
                  <w:i/>
                  <w:iCs/>
                  <w:sz w:val="20"/>
                  <w:szCs w:val="20"/>
                </w:rPr>
                <w:delText>Menyanthes trifoliata</w:delText>
              </w:r>
            </w:del>
          </w:p>
        </w:tc>
        <w:tc>
          <w:tcPr>
            <w:tcW w:w="681" w:type="dxa"/>
            <w:tcBorders>
              <w:top w:val="single" w:sz="8" w:space="0" w:color="auto"/>
              <w:left w:val="nil"/>
              <w:bottom w:val="nil"/>
              <w:right w:val="nil"/>
            </w:tcBorders>
            <w:shd w:val="clear" w:color="auto" w:fill="auto"/>
            <w:noWrap/>
            <w:vAlign w:val="bottom"/>
            <w:hideMark/>
          </w:tcPr>
          <w:p w14:paraId="3846A351" w14:textId="1CAA3916" w:rsidR="00973A9E" w:rsidRPr="00973A9E" w:rsidDel="00A704A2" w:rsidRDefault="00973A9E" w:rsidP="00973A9E">
            <w:pPr>
              <w:spacing w:after="0" w:line="240" w:lineRule="auto"/>
              <w:jc w:val="center"/>
              <w:rPr>
                <w:del w:id="963" w:author="Stefanie Lane" w:date="2022-08-26T16:18:00Z"/>
                <w:rFonts w:ascii="Calibri" w:eastAsia="Times New Roman" w:hAnsi="Calibri" w:cs="Calibri"/>
                <w:color w:val="000000"/>
                <w:sz w:val="20"/>
                <w:szCs w:val="20"/>
              </w:rPr>
            </w:pPr>
            <w:del w:id="964" w:author="Stefanie Lane" w:date="2022-08-26T16:18:00Z">
              <w:r w:rsidRPr="00973A9E" w:rsidDel="00A704A2">
                <w:rPr>
                  <w:rFonts w:ascii="Calibri" w:eastAsia="Times New Roman" w:hAnsi="Calibri" w:cs="Calibri"/>
                  <w:color w:val="000000"/>
                  <w:sz w:val="20"/>
                  <w:szCs w:val="20"/>
                </w:rPr>
                <w:delText>0.0001</w:delText>
              </w:r>
            </w:del>
          </w:p>
        </w:tc>
        <w:tc>
          <w:tcPr>
            <w:tcW w:w="300" w:type="dxa"/>
            <w:tcBorders>
              <w:top w:val="single" w:sz="8" w:space="0" w:color="auto"/>
              <w:left w:val="nil"/>
              <w:bottom w:val="nil"/>
              <w:right w:val="nil"/>
            </w:tcBorders>
            <w:shd w:val="clear" w:color="auto" w:fill="auto"/>
            <w:noWrap/>
            <w:vAlign w:val="bottom"/>
            <w:hideMark/>
          </w:tcPr>
          <w:p w14:paraId="08F42851" w14:textId="495CCFD1" w:rsidR="00973A9E" w:rsidRPr="00973A9E" w:rsidDel="00A704A2" w:rsidRDefault="00973A9E" w:rsidP="00973A9E">
            <w:pPr>
              <w:spacing w:after="0" w:line="240" w:lineRule="auto"/>
              <w:rPr>
                <w:del w:id="965" w:author="Stefanie Lane" w:date="2022-08-26T16:18:00Z"/>
                <w:rFonts w:ascii="Calibri" w:eastAsia="Times New Roman" w:hAnsi="Calibri" w:cs="Calibri"/>
                <w:color w:val="000000"/>
                <w:sz w:val="20"/>
                <w:szCs w:val="20"/>
              </w:rPr>
            </w:pPr>
            <w:del w:id="966" w:author="Stefanie Lane" w:date="2022-08-26T16:18:00Z">
              <w:r w:rsidRPr="00973A9E" w:rsidDel="00A704A2">
                <w:rPr>
                  <w:rFonts w:ascii="Calibri" w:eastAsia="Times New Roman" w:hAnsi="Calibri" w:cs="Calibri"/>
                  <w:color w:val="000000"/>
                  <w:sz w:val="20"/>
                  <w:szCs w:val="20"/>
                </w:rPr>
                <w:delText> </w:delText>
              </w:r>
            </w:del>
          </w:p>
        </w:tc>
        <w:tc>
          <w:tcPr>
            <w:tcW w:w="2189" w:type="dxa"/>
            <w:tcBorders>
              <w:top w:val="single" w:sz="8" w:space="0" w:color="auto"/>
              <w:left w:val="nil"/>
              <w:bottom w:val="nil"/>
              <w:right w:val="nil"/>
            </w:tcBorders>
            <w:shd w:val="clear" w:color="auto" w:fill="auto"/>
            <w:noWrap/>
            <w:vAlign w:val="bottom"/>
            <w:hideMark/>
          </w:tcPr>
          <w:p w14:paraId="19BB6AF8" w14:textId="089D6211" w:rsidR="00973A9E" w:rsidRPr="00973A9E" w:rsidDel="00A704A2" w:rsidRDefault="00973A9E" w:rsidP="00973A9E">
            <w:pPr>
              <w:spacing w:after="0" w:line="240" w:lineRule="auto"/>
              <w:rPr>
                <w:del w:id="967" w:author="Stefanie Lane" w:date="2022-08-26T16:18:00Z"/>
                <w:rFonts w:ascii="Calibri" w:eastAsia="Times New Roman" w:hAnsi="Calibri" w:cs="Calibri"/>
                <w:i/>
                <w:iCs/>
                <w:color w:val="000000"/>
                <w:sz w:val="20"/>
                <w:szCs w:val="20"/>
              </w:rPr>
            </w:pPr>
            <w:del w:id="968" w:author="Stefanie Lane" w:date="2022-08-26T16:18:00Z">
              <w:r w:rsidRPr="00973A9E" w:rsidDel="00A704A2">
                <w:rPr>
                  <w:rFonts w:ascii="Calibri" w:eastAsia="Times New Roman" w:hAnsi="Calibri" w:cs="Calibri"/>
                  <w:i/>
                  <w:iCs/>
                  <w:color w:val="000000"/>
                  <w:sz w:val="20"/>
                  <w:szCs w:val="20"/>
                </w:rPr>
                <w:delText>Mentha aquatica</w:delText>
              </w:r>
            </w:del>
          </w:p>
        </w:tc>
        <w:tc>
          <w:tcPr>
            <w:tcW w:w="691" w:type="dxa"/>
            <w:tcBorders>
              <w:top w:val="single" w:sz="8" w:space="0" w:color="auto"/>
              <w:left w:val="nil"/>
              <w:bottom w:val="nil"/>
              <w:right w:val="nil"/>
            </w:tcBorders>
            <w:shd w:val="clear" w:color="auto" w:fill="auto"/>
            <w:noWrap/>
            <w:vAlign w:val="bottom"/>
            <w:hideMark/>
          </w:tcPr>
          <w:p w14:paraId="460360C5" w14:textId="18C7D130" w:rsidR="00973A9E" w:rsidRPr="00973A9E" w:rsidDel="00A704A2" w:rsidRDefault="00973A9E" w:rsidP="00973A9E">
            <w:pPr>
              <w:spacing w:after="0" w:line="240" w:lineRule="auto"/>
              <w:jc w:val="center"/>
              <w:rPr>
                <w:del w:id="969" w:author="Stefanie Lane" w:date="2022-08-26T16:18:00Z"/>
                <w:rFonts w:ascii="Calibri" w:eastAsia="Times New Roman" w:hAnsi="Calibri" w:cs="Calibri"/>
                <w:color w:val="000000"/>
                <w:sz w:val="20"/>
                <w:szCs w:val="20"/>
              </w:rPr>
            </w:pPr>
            <w:del w:id="970" w:author="Stefanie Lane" w:date="2022-08-26T16:18:00Z">
              <w:r w:rsidRPr="00973A9E" w:rsidDel="00A704A2">
                <w:rPr>
                  <w:rFonts w:ascii="Calibri" w:eastAsia="Times New Roman" w:hAnsi="Calibri" w:cs="Calibri"/>
                  <w:color w:val="000000"/>
                  <w:sz w:val="20"/>
                  <w:szCs w:val="20"/>
                </w:rPr>
                <w:delText>0.0001</w:delText>
              </w:r>
            </w:del>
          </w:p>
        </w:tc>
        <w:tc>
          <w:tcPr>
            <w:tcW w:w="300" w:type="dxa"/>
            <w:tcBorders>
              <w:top w:val="single" w:sz="8" w:space="0" w:color="auto"/>
              <w:left w:val="nil"/>
              <w:bottom w:val="nil"/>
              <w:right w:val="nil"/>
            </w:tcBorders>
            <w:shd w:val="clear" w:color="auto" w:fill="auto"/>
            <w:noWrap/>
            <w:vAlign w:val="bottom"/>
            <w:hideMark/>
          </w:tcPr>
          <w:p w14:paraId="0AA433A5" w14:textId="44B0DBF4" w:rsidR="00973A9E" w:rsidRPr="00973A9E" w:rsidDel="00A704A2" w:rsidRDefault="00973A9E" w:rsidP="00973A9E">
            <w:pPr>
              <w:spacing w:after="0" w:line="240" w:lineRule="auto"/>
              <w:rPr>
                <w:del w:id="971" w:author="Stefanie Lane" w:date="2022-08-26T16:18:00Z"/>
                <w:rFonts w:ascii="Calibri" w:eastAsia="Times New Roman" w:hAnsi="Calibri" w:cs="Calibri"/>
                <w:color w:val="000000"/>
                <w:sz w:val="20"/>
                <w:szCs w:val="20"/>
              </w:rPr>
            </w:pPr>
            <w:del w:id="972" w:author="Stefanie Lane" w:date="2022-08-26T16:18:00Z">
              <w:r w:rsidRPr="00973A9E" w:rsidDel="00A704A2">
                <w:rPr>
                  <w:rFonts w:ascii="Calibri" w:eastAsia="Times New Roman" w:hAnsi="Calibri" w:cs="Calibri"/>
                  <w:color w:val="000000"/>
                  <w:sz w:val="20"/>
                  <w:szCs w:val="20"/>
                </w:rPr>
                <w:delText> </w:delText>
              </w:r>
            </w:del>
          </w:p>
        </w:tc>
        <w:tc>
          <w:tcPr>
            <w:tcW w:w="2007" w:type="dxa"/>
            <w:tcBorders>
              <w:top w:val="single" w:sz="8" w:space="0" w:color="auto"/>
              <w:left w:val="nil"/>
              <w:bottom w:val="nil"/>
              <w:right w:val="nil"/>
            </w:tcBorders>
            <w:shd w:val="clear" w:color="auto" w:fill="auto"/>
            <w:noWrap/>
            <w:vAlign w:val="bottom"/>
            <w:hideMark/>
          </w:tcPr>
          <w:p w14:paraId="585DFEC2" w14:textId="4FF2FE59" w:rsidR="00973A9E" w:rsidRPr="00973A9E" w:rsidDel="00A704A2" w:rsidRDefault="00973A9E" w:rsidP="00973A9E">
            <w:pPr>
              <w:spacing w:after="0" w:line="240" w:lineRule="auto"/>
              <w:rPr>
                <w:del w:id="973" w:author="Stefanie Lane" w:date="2022-08-26T16:18:00Z"/>
                <w:rFonts w:ascii="Calibri" w:eastAsia="Times New Roman" w:hAnsi="Calibri" w:cs="Calibri"/>
                <w:i/>
                <w:iCs/>
                <w:sz w:val="20"/>
                <w:szCs w:val="20"/>
              </w:rPr>
            </w:pPr>
            <w:del w:id="974" w:author="Stefanie Lane" w:date="2022-08-26T16:18:00Z">
              <w:r w:rsidRPr="00973A9E" w:rsidDel="00A704A2">
                <w:rPr>
                  <w:rFonts w:ascii="Calibri" w:eastAsia="Times New Roman" w:hAnsi="Calibri" w:cs="Calibri"/>
                  <w:i/>
                  <w:iCs/>
                  <w:sz w:val="20"/>
                  <w:szCs w:val="20"/>
                </w:rPr>
                <w:delText>Menyanthes trifoliata</w:delText>
              </w:r>
            </w:del>
          </w:p>
        </w:tc>
        <w:tc>
          <w:tcPr>
            <w:tcW w:w="693" w:type="dxa"/>
            <w:tcBorders>
              <w:top w:val="single" w:sz="8" w:space="0" w:color="auto"/>
              <w:left w:val="nil"/>
              <w:bottom w:val="nil"/>
              <w:right w:val="single" w:sz="8" w:space="0" w:color="auto"/>
            </w:tcBorders>
            <w:shd w:val="clear" w:color="auto" w:fill="auto"/>
            <w:noWrap/>
            <w:vAlign w:val="bottom"/>
            <w:hideMark/>
          </w:tcPr>
          <w:p w14:paraId="29032CB3" w14:textId="38148CF3" w:rsidR="00973A9E" w:rsidRPr="00973A9E" w:rsidDel="00A704A2" w:rsidRDefault="00973A9E" w:rsidP="00973A9E">
            <w:pPr>
              <w:spacing w:after="0" w:line="240" w:lineRule="auto"/>
              <w:jc w:val="center"/>
              <w:rPr>
                <w:del w:id="975" w:author="Stefanie Lane" w:date="2022-08-26T16:18:00Z"/>
                <w:rFonts w:ascii="Calibri" w:eastAsia="Times New Roman" w:hAnsi="Calibri" w:cs="Calibri"/>
                <w:color w:val="000000"/>
                <w:sz w:val="20"/>
                <w:szCs w:val="20"/>
              </w:rPr>
            </w:pPr>
            <w:del w:id="976" w:author="Stefanie Lane" w:date="2022-08-26T16:18:00Z">
              <w:r w:rsidRPr="00973A9E" w:rsidDel="00A704A2">
                <w:rPr>
                  <w:rFonts w:ascii="Calibri" w:eastAsia="Times New Roman" w:hAnsi="Calibri" w:cs="Calibri"/>
                  <w:color w:val="000000"/>
                  <w:sz w:val="20"/>
                  <w:szCs w:val="20"/>
                </w:rPr>
                <w:delText>0.0001</w:delText>
              </w:r>
            </w:del>
          </w:p>
        </w:tc>
      </w:tr>
      <w:tr w:rsidR="00973A9E" w:rsidRPr="00973A9E" w:rsidDel="00A704A2" w14:paraId="79D2A87A" w14:textId="38AE05F3" w:rsidTr="00973A9E">
        <w:trPr>
          <w:trHeight w:val="260"/>
          <w:del w:id="977"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364AD5AC" w14:textId="7395902E" w:rsidR="00973A9E" w:rsidRPr="00973A9E" w:rsidDel="00A704A2" w:rsidRDefault="00973A9E" w:rsidP="00973A9E">
            <w:pPr>
              <w:spacing w:after="0" w:line="240" w:lineRule="auto"/>
              <w:rPr>
                <w:del w:id="978" w:author="Stefanie Lane" w:date="2022-08-26T16:18: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6FF4001F" w14:textId="4BC9281A" w:rsidR="00973A9E" w:rsidRPr="00973A9E" w:rsidDel="00A704A2" w:rsidRDefault="00973A9E" w:rsidP="00973A9E">
            <w:pPr>
              <w:spacing w:after="0" w:line="240" w:lineRule="auto"/>
              <w:rPr>
                <w:del w:id="979" w:author="Stefanie Lane" w:date="2022-08-26T16:18:00Z"/>
                <w:rFonts w:ascii="Calibri" w:eastAsia="Times New Roman" w:hAnsi="Calibri" w:cs="Calibri"/>
                <w:i/>
                <w:iCs/>
                <w:sz w:val="20"/>
                <w:szCs w:val="20"/>
              </w:rPr>
            </w:pPr>
            <w:del w:id="980" w:author="Stefanie Lane" w:date="2022-08-26T16:18:00Z">
              <w:r w:rsidRPr="00973A9E" w:rsidDel="00A704A2">
                <w:rPr>
                  <w:rFonts w:ascii="Calibri" w:eastAsia="Times New Roman" w:hAnsi="Calibri" w:cs="Calibri"/>
                  <w:i/>
                  <w:iCs/>
                  <w:sz w:val="20"/>
                  <w:szCs w:val="20"/>
                </w:rPr>
                <w:delText>Myosotis scorpiodes</w:delText>
              </w:r>
            </w:del>
          </w:p>
        </w:tc>
        <w:tc>
          <w:tcPr>
            <w:tcW w:w="681" w:type="dxa"/>
            <w:tcBorders>
              <w:top w:val="single" w:sz="4" w:space="0" w:color="auto"/>
              <w:left w:val="nil"/>
              <w:bottom w:val="single" w:sz="4" w:space="0" w:color="auto"/>
              <w:right w:val="nil"/>
            </w:tcBorders>
            <w:shd w:val="clear" w:color="auto" w:fill="auto"/>
            <w:noWrap/>
            <w:vAlign w:val="bottom"/>
            <w:hideMark/>
          </w:tcPr>
          <w:p w14:paraId="7EB5A0E4" w14:textId="7F143CCA" w:rsidR="00973A9E" w:rsidRPr="00973A9E" w:rsidDel="00A704A2" w:rsidRDefault="00973A9E" w:rsidP="00973A9E">
            <w:pPr>
              <w:spacing w:after="0" w:line="240" w:lineRule="auto"/>
              <w:jc w:val="center"/>
              <w:rPr>
                <w:del w:id="981" w:author="Stefanie Lane" w:date="2022-08-26T16:18:00Z"/>
                <w:rFonts w:ascii="Calibri" w:eastAsia="Times New Roman" w:hAnsi="Calibri" w:cs="Calibri"/>
                <w:color w:val="000000"/>
                <w:sz w:val="20"/>
                <w:szCs w:val="20"/>
              </w:rPr>
            </w:pPr>
            <w:del w:id="982" w:author="Stefanie Lane" w:date="2022-08-26T16:18:00Z">
              <w:r w:rsidRPr="00973A9E" w:rsidDel="00A704A2">
                <w:rPr>
                  <w:rFonts w:ascii="Calibri" w:eastAsia="Times New Roman" w:hAnsi="Calibri" w:cs="Calibri"/>
                  <w:color w:val="000000"/>
                  <w:sz w:val="20"/>
                  <w:szCs w:val="20"/>
                </w:rPr>
                <w:delText>0.0005</w:delText>
              </w:r>
            </w:del>
          </w:p>
        </w:tc>
        <w:tc>
          <w:tcPr>
            <w:tcW w:w="300" w:type="dxa"/>
            <w:tcBorders>
              <w:top w:val="nil"/>
              <w:left w:val="nil"/>
              <w:bottom w:val="nil"/>
              <w:right w:val="nil"/>
            </w:tcBorders>
            <w:shd w:val="clear" w:color="auto" w:fill="auto"/>
            <w:noWrap/>
            <w:vAlign w:val="bottom"/>
            <w:hideMark/>
          </w:tcPr>
          <w:p w14:paraId="18EA3FF2" w14:textId="466D1F4C" w:rsidR="00973A9E" w:rsidRPr="00973A9E" w:rsidDel="00A704A2" w:rsidRDefault="00973A9E" w:rsidP="00973A9E">
            <w:pPr>
              <w:spacing w:after="0" w:line="240" w:lineRule="auto"/>
              <w:jc w:val="center"/>
              <w:rPr>
                <w:del w:id="983" w:author="Stefanie Lane" w:date="2022-08-26T16:18: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DA3D6CA" w14:textId="635681A5" w:rsidR="00973A9E" w:rsidRPr="00973A9E" w:rsidDel="00A704A2" w:rsidRDefault="00973A9E" w:rsidP="00973A9E">
            <w:pPr>
              <w:spacing w:after="0" w:line="240" w:lineRule="auto"/>
              <w:rPr>
                <w:del w:id="984" w:author="Stefanie Lane" w:date="2022-08-26T16:18:00Z"/>
                <w:rFonts w:ascii="Calibri" w:eastAsia="Times New Roman" w:hAnsi="Calibri" w:cs="Calibri"/>
                <w:i/>
                <w:iCs/>
                <w:sz w:val="20"/>
                <w:szCs w:val="20"/>
              </w:rPr>
            </w:pPr>
            <w:del w:id="985" w:author="Stefanie Lane" w:date="2022-08-26T16:18:00Z">
              <w:r w:rsidRPr="00973A9E" w:rsidDel="00A704A2">
                <w:rPr>
                  <w:rFonts w:ascii="Calibri" w:eastAsia="Times New Roman" w:hAnsi="Calibri" w:cs="Calibri"/>
                  <w:i/>
                  <w:iCs/>
                  <w:sz w:val="20"/>
                  <w:szCs w:val="20"/>
                </w:rPr>
                <w:delText>Menyanthes trifoliata</w:delText>
              </w:r>
            </w:del>
          </w:p>
        </w:tc>
        <w:tc>
          <w:tcPr>
            <w:tcW w:w="691" w:type="dxa"/>
            <w:tcBorders>
              <w:top w:val="single" w:sz="4" w:space="0" w:color="auto"/>
              <w:left w:val="nil"/>
              <w:bottom w:val="single" w:sz="4" w:space="0" w:color="auto"/>
              <w:right w:val="nil"/>
            </w:tcBorders>
            <w:shd w:val="clear" w:color="auto" w:fill="auto"/>
            <w:noWrap/>
            <w:vAlign w:val="bottom"/>
            <w:hideMark/>
          </w:tcPr>
          <w:p w14:paraId="41740635" w14:textId="08B88B62" w:rsidR="00973A9E" w:rsidRPr="00973A9E" w:rsidDel="00A704A2" w:rsidRDefault="00973A9E" w:rsidP="00973A9E">
            <w:pPr>
              <w:spacing w:after="0" w:line="240" w:lineRule="auto"/>
              <w:jc w:val="center"/>
              <w:rPr>
                <w:del w:id="986" w:author="Stefanie Lane" w:date="2022-08-26T16:18:00Z"/>
                <w:rFonts w:ascii="Calibri" w:eastAsia="Times New Roman" w:hAnsi="Calibri" w:cs="Calibri"/>
                <w:color w:val="000000"/>
                <w:sz w:val="20"/>
                <w:szCs w:val="20"/>
              </w:rPr>
            </w:pPr>
            <w:del w:id="987" w:author="Stefanie Lane" w:date="2022-08-26T16:18:00Z">
              <w:r w:rsidRPr="00973A9E" w:rsidDel="00A704A2">
                <w:rPr>
                  <w:rFonts w:ascii="Calibri" w:eastAsia="Times New Roman" w:hAnsi="Calibri" w:cs="Calibri"/>
                  <w:color w:val="000000"/>
                  <w:sz w:val="20"/>
                  <w:szCs w:val="20"/>
                </w:rPr>
                <w:delText>0.0001</w:delText>
              </w:r>
            </w:del>
          </w:p>
        </w:tc>
        <w:tc>
          <w:tcPr>
            <w:tcW w:w="300" w:type="dxa"/>
            <w:tcBorders>
              <w:top w:val="nil"/>
              <w:left w:val="nil"/>
              <w:bottom w:val="nil"/>
              <w:right w:val="nil"/>
            </w:tcBorders>
            <w:shd w:val="clear" w:color="auto" w:fill="auto"/>
            <w:noWrap/>
            <w:vAlign w:val="bottom"/>
            <w:hideMark/>
          </w:tcPr>
          <w:p w14:paraId="1B1EFECA" w14:textId="2AC7EC6B" w:rsidR="00973A9E" w:rsidRPr="00973A9E" w:rsidDel="00A704A2" w:rsidRDefault="00973A9E" w:rsidP="00973A9E">
            <w:pPr>
              <w:spacing w:after="0" w:line="240" w:lineRule="auto"/>
              <w:jc w:val="center"/>
              <w:rPr>
                <w:del w:id="988" w:author="Stefanie Lane" w:date="2022-08-26T16:18: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0F215591" w14:textId="018EE77E" w:rsidR="00973A9E" w:rsidRPr="00973A9E" w:rsidDel="00A704A2" w:rsidRDefault="00973A9E" w:rsidP="00973A9E">
            <w:pPr>
              <w:spacing w:after="0" w:line="240" w:lineRule="auto"/>
              <w:rPr>
                <w:del w:id="989" w:author="Stefanie Lane" w:date="2022-08-26T16:18:00Z"/>
                <w:rFonts w:ascii="Calibri" w:eastAsia="Times New Roman" w:hAnsi="Calibri" w:cs="Calibri"/>
                <w:i/>
                <w:iCs/>
                <w:color w:val="000000"/>
                <w:sz w:val="20"/>
                <w:szCs w:val="20"/>
              </w:rPr>
            </w:pPr>
            <w:del w:id="990" w:author="Stefanie Lane" w:date="2022-08-26T16:18:00Z">
              <w:r w:rsidRPr="00973A9E" w:rsidDel="00A704A2">
                <w:rPr>
                  <w:rFonts w:ascii="Calibri" w:eastAsia="Times New Roman" w:hAnsi="Calibri" w:cs="Calibri"/>
                  <w:i/>
                  <w:iCs/>
                  <w:color w:val="000000"/>
                  <w:sz w:val="20"/>
                  <w:szCs w:val="20"/>
                </w:rPr>
                <w:delText>Mentha aquatica</w:delText>
              </w:r>
            </w:del>
          </w:p>
        </w:tc>
        <w:tc>
          <w:tcPr>
            <w:tcW w:w="693" w:type="dxa"/>
            <w:tcBorders>
              <w:top w:val="single" w:sz="4" w:space="0" w:color="auto"/>
              <w:left w:val="nil"/>
              <w:bottom w:val="single" w:sz="4" w:space="0" w:color="auto"/>
              <w:right w:val="single" w:sz="8" w:space="0" w:color="auto"/>
            </w:tcBorders>
            <w:shd w:val="clear" w:color="auto" w:fill="auto"/>
            <w:noWrap/>
            <w:vAlign w:val="bottom"/>
            <w:hideMark/>
          </w:tcPr>
          <w:p w14:paraId="0CDC4869" w14:textId="625381F9" w:rsidR="00973A9E" w:rsidRPr="00973A9E" w:rsidDel="00A704A2" w:rsidRDefault="00973A9E" w:rsidP="00973A9E">
            <w:pPr>
              <w:spacing w:after="0" w:line="240" w:lineRule="auto"/>
              <w:jc w:val="center"/>
              <w:rPr>
                <w:del w:id="991" w:author="Stefanie Lane" w:date="2022-08-26T16:18:00Z"/>
                <w:rFonts w:ascii="Calibri" w:eastAsia="Times New Roman" w:hAnsi="Calibri" w:cs="Calibri"/>
                <w:color w:val="000000"/>
                <w:sz w:val="20"/>
                <w:szCs w:val="20"/>
              </w:rPr>
            </w:pPr>
            <w:del w:id="992" w:author="Stefanie Lane" w:date="2022-08-26T16:18:00Z">
              <w:r w:rsidRPr="00973A9E" w:rsidDel="00A704A2">
                <w:rPr>
                  <w:rFonts w:ascii="Calibri" w:eastAsia="Times New Roman" w:hAnsi="Calibri" w:cs="Calibri"/>
                  <w:color w:val="000000"/>
                  <w:sz w:val="20"/>
                  <w:szCs w:val="20"/>
                </w:rPr>
                <w:delText>0.0001</w:delText>
              </w:r>
            </w:del>
          </w:p>
        </w:tc>
      </w:tr>
      <w:tr w:rsidR="00973A9E" w:rsidRPr="00973A9E" w:rsidDel="00A704A2" w14:paraId="75D5883A" w14:textId="6F848DAB" w:rsidTr="00973A9E">
        <w:trPr>
          <w:trHeight w:val="260"/>
          <w:del w:id="993"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21964356" w14:textId="07270E14" w:rsidR="00973A9E" w:rsidRPr="00973A9E" w:rsidDel="00A704A2" w:rsidRDefault="00973A9E" w:rsidP="00973A9E">
            <w:pPr>
              <w:spacing w:after="0" w:line="240" w:lineRule="auto"/>
              <w:rPr>
                <w:del w:id="994" w:author="Stefanie Lane" w:date="2022-08-26T16:18: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1CA20D31" w14:textId="0053BDBB" w:rsidR="00973A9E" w:rsidRPr="00973A9E" w:rsidDel="00A704A2" w:rsidRDefault="00973A9E" w:rsidP="00973A9E">
            <w:pPr>
              <w:spacing w:after="0" w:line="240" w:lineRule="auto"/>
              <w:rPr>
                <w:del w:id="995" w:author="Stefanie Lane" w:date="2022-08-26T16:18:00Z"/>
                <w:rFonts w:ascii="Calibri" w:eastAsia="Times New Roman" w:hAnsi="Calibri" w:cs="Calibri"/>
                <w:i/>
                <w:iCs/>
                <w:color w:val="000000"/>
                <w:sz w:val="20"/>
                <w:szCs w:val="20"/>
              </w:rPr>
            </w:pPr>
            <w:del w:id="996" w:author="Stefanie Lane" w:date="2022-08-26T16:18:00Z">
              <w:r w:rsidRPr="00973A9E" w:rsidDel="00A704A2">
                <w:rPr>
                  <w:rFonts w:ascii="Calibri" w:eastAsia="Times New Roman" w:hAnsi="Calibri" w:cs="Calibri"/>
                  <w:i/>
                  <w:iCs/>
                  <w:color w:val="000000"/>
                  <w:sz w:val="20"/>
                  <w:szCs w:val="20"/>
                </w:rPr>
                <w:delText>Bidens cernua</w:delText>
              </w:r>
            </w:del>
          </w:p>
        </w:tc>
        <w:tc>
          <w:tcPr>
            <w:tcW w:w="681" w:type="dxa"/>
            <w:tcBorders>
              <w:top w:val="nil"/>
              <w:left w:val="nil"/>
              <w:bottom w:val="nil"/>
              <w:right w:val="nil"/>
            </w:tcBorders>
            <w:shd w:val="clear" w:color="auto" w:fill="auto"/>
            <w:noWrap/>
            <w:vAlign w:val="bottom"/>
            <w:hideMark/>
          </w:tcPr>
          <w:p w14:paraId="0FE0C734" w14:textId="27A265B5" w:rsidR="00973A9E" w:rsidRPr="00973A9E" w:rsidDel="00A704A2" w:rsidRDefault="00973A9E" w:rsidP="00973A9E">
            <w:pPr>
              <w:spacing w:after="0" w:line="240" w:lineRule="auto"/>
              <w:jc w:val="center"/>
              <w:rPr>
                <w:del w:id="997" w:author="Stefanie Lane" w:date="2022-08-26T16:18:00Z"/>
                <w:rFonts w:ascii="Calibri" w:eastAsia="Times New Roman" w:hAnsi="Calibri" w:cs="Calibri"/>
                <w:color w:val="000000"/>
                <w:sz w:val="20"/>
                <w:szCs w:val="20"/>
              </w:rPr>
            </w:pPr>
            <w:del w:id="998" w:author="Stefanie Lane" w:date="2022-08-26T16:18:00Z">
              <w:r w:rsidRPr="00973A9E" w:rsidDel="00A704A2">
                <w:rPr>
                  <w:rFonts w:ascii="Calibri" w:eastAsia="Times New Roman" w:hAnsi="Calibri" w:cs="Calibri"/>
                  <w:color w:val="000000"/>
                  <w:sz w:val="20"/>
                  <w:szCs w:val="20"/>
                </w:rPr>
                <w:delText>0.0007</w:delText>
              </w:r>
            </w:del>
          </w:p>
        </w:tc>
        <w:tc>
          <w:tcPr>
            <w:tcW w:w="300" w:type="dxa"/>
            <w:tcBorders>
              <w:top w:val="nil"/>
              <w:left w:val="nil"/>
              <w:bottom w:val="nil"/>
              <w:right w:val="nil"/>
            </w:tcBorders>
            <w:shd w:val="clear" w:color="auto" w:fill="auto"/>
            <w:noWrap/>
            <w:vAlign w:val="bottom"/>
            <w:hideMark/>
          </w:tcPr>
          <w:p w14:paraId="3D46C46C" w14:textId="1C24A221" w:rsidR="00973A9E" w:rsidRPr="00973A9E" w:rsidDel="00A704A2" w:rsidRDefault="00973A9E" w:rsidP="00973A9E">
            <w:pPr>
              <w:spacing w:after="0" w:line="240" w:lineRule="auto"/>
              <w:jc w:val="center"/>
              <w:rPr>
                <w:del w:id="999" w:author="Stefanie Lane" w:date="2022-08-26T16:18: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5EEA355B" w14:textId="446C97E4" w:rsidR="00973A9E" w:rsidRPr="00973A9E" w:rsidDel="00A704A2" w:rsidRDefault="00973A9E" w:rsidP="00973A9E">
            <w:pPr>
              <w:spacing w:after="0" w:line="240" w:lineRule="auto"/>
              <w:rPr>
                <w:del w:id="1000" w:author="Stefanie Lane" w:date="2022-08-26T16:18:00Z"/>
                <w:rFonts w:ascii="Calibri" w:eastAsia="Times New Roman" w:hAnsi="Calibri" w:cs="Calibri"/>
                <w:sz w:val="20"/>
                <w:szCs w:val="20"/>
              </w:rPr>
            </w:pPr>
            <w:del w:id="1001" w:author="Stefanie Lane" w:date="2022-08-26T16:18:00Z">
              <w:r w:rsidRPr="00973A9E" w:rsidDel="00A704A2">
                <w:rPr>
                  <w:rFonts w:ascii="Calibri" w:eastAsia="Times New Roman" w:hAnsi="Calibri" w:cs="Calibri"/>
                  <w:sz w:val="20"/>
                  <w:szCs w:val="20"/>
                </w:rPr>
                <w:delText>Grass (unidentified)</w:delText>
              </w:r>
            </w:del>
          </w:p>
        </w:tc>
        <w:tc>
          <w:tcPr>
            <w:tcW w:w="691" w:type="dxa"/>
            <w:tcBorders>
              <w:top w:val="nil"/>
              <w:left w:val="nil"/>
              <w:bottom w:val="nil"/>
              <w:right w:val="nil"/>
            </w:tcBorders>
            <w:shd w:val="clear" w:color="auto" w:fill="auto"/>
            <w:noWrap/>
            <w:vAlign w:val="bottom"/>
            <w:hideMark/>
          </w:tcPr>
          <w:p w14:paraId="5A0DC0E5" w14:textId="150BDFBF" w:rsidR="00973A9E" w:rsidRPr="00973A9E" w:rsidDel="00A704A2" w:rsidRDefault="00973A9E" w:rsidP="00973A9E">
            <w:pPr>
              <w:spacing w:after="0" w:line="240" w:lineRule="auto"/>
              <w:jc w:val="center"/>
              <w:rPr>
                <w:del w:id="1002" w:author="Stefanie Lane" w:date="2022-08-26T16:18:00Z"/>
                <w:rFonts w:ascii="Calibri" w:eastAsia="Times New Roman" w:hAnsi="Calibri" w:cs="Calibri"/>
                <w:color w:val="000000"/>
                <w:sz w:val="20"/>
                <w:szCs w:val="20"/>
              </w:rPr>
            </w:pPr>
            <w:del w:id="1003" w:author="Stefanie Lane" w:date="2022-08-26T16:18:00Z">
              <w:r w:rsidRPr="00973A9E" w:rsidDel="00A704A2">
                <w:rPr>
                  <w:rFonts w:ascii="Calibri" w:eastAsia="Times New Roman" w:hAnsi="Calibri" w:cs="Calibri"/>
                  <w:color w:val="000000"/>
                  <w:sz w:val="20"/>
                  <w:szCs w:val="20"/>
                </w:rPr>
                <w:delText>0.0007</w:delText>
              </w:r>
            </w:del>
          </w:p>
        </w:tc>
        <w:tc>
          <w:tcPr>
            <w:tcW w:w="300" w:type="dxa"/>
            <w:tcBorders>
              <w:top w:val="nil"/>
              <w:left w:val="nil"/>
              <w:bottom w:val="nil"/>
              <w:right w:val="nil"/>
            </w:tcBorders>
            <w:shd w:val="clear" w:color="auto" w:fill="auto"/>
            <w:noWrap/>
            <w:vAlign w:val="bottom"/>
            <w:hideMark/>
          </w:tcPr>
          <w:p w14:paraId="5CADED0D" w14:textId="039354AB" w:rsidR="00973A9E" w:rsidRPr="00973A9E" w:rsidDel="00A704A2" w:rsidRDefault="00973A9E" w:rsidP="00973A9E">
            <w:pPr>
              <w:spacing w:after="0" w:line="240" w:lineRule="auto"/>
              <w:jc w:val="center"/>
              <w:rPr>
                <w:del w:id="1004" w:author="Stefanie Lane" w:date="2022-08-26T16:18: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176C0017" w14:textId="4623D307" w:rsidR="00973A9E" w:rsidRPr="00973A9E" w:rsidDel="00A704A2" w:rsidRDefault="00973A9E" w:rsidP="00973A9E">
            <w:pPr>
              <w:spacing w:after="0" w:line="240" w:lineRule="auto"/>
              <w:rPr>
                <w:del w:id="1005" w:author="Stefanie Lane" w:date="2022-08-26T16:18:00Z"/>
                <w:rFonts w:ascii="Calibri" w:eastAsia="Times New Roman" w:hAnsi="Calibri" w:cs="Calibri"/>
                <w:i/>
                <w:iCs/>
                <w:color w:val="000000"/>
                <w:sz w:val="20"/>
                <w:szCs w:val="20"/>
              </w:rPr>
            </w:pPr>
            <w:del w:id="1006" w:author="Stefanie Lane" w:date="2022-08-26T16:18:00Z">
              <w:r w:rsidRPr="00973A9E" w:rsidDel="00A704A2">
                <w:rPr>
                  <w:rFonts w:ascii="Calibri" w:eastAsia="Times New Roman" w:hAnsi="Calibri" w:cs="Calibri"/>
                  <w:i/>
                  <w:iCs/>
                  <w:color w:val="000000"/>
                  <w:sz w:val="20"/>
                  <w:szCs w:val="20"/>
                </w:rPr>
                <w:delText>Lysimachia thyrsiflora</w:delText>
              </w:r>
            </w:del>
          </w:p>
        </w:tc>
        <w:tc>
          <w:tcPr>
            <w:tcW w:w="693" w:type="dxa"/>
            <w:tcBorders>
              <w:top w:val="nil"/>
              <w:left w:val="nil"/>
              <w:bottom w:val="nil"/>
              <w:right w:val="single" w:sz="8" w:space="0" w:color="auto"/>
            </w:tcBorders>
            <w:shd w:val="clear" w:color="auto" w:fill="auto"/>
            <w:noWrap/>
            <w:vAlign w:val="bottom"/>
            <w:hideMark/>
          </w:tcPr>
          <w:p w14:paraId="254C2934" w14:textId="67638224" w:rsidR="00973A9E" w:rsidRPr="00973A9E" w:rsidDel="00A704A2" w:rsidRDefault="00973A9E" w:rsidP="00973A9E">
            <w:pPr>
              <w:spacing w:after="0" w:line="240" w:lineRule="auto"/>
              <w:jc w:val="center"/>
              <w:rPr>
                <w:del w:id="1007" w:author="Stefanie Lane" w:date="2022-08-26T16:18:00Z"/>
                <w:rFonts w:ascii="Calibri" w:eastAsia="Times New Roman" w:hAnsi="Calibri" w:cs="Calibri"/>
                <w:color w:val="000000"/>
                <w:sz w:val="20"/>
                <w:szCs w:val="20"/>
              </w:rPr>
            </w:pPr>
            <w:del w:id="1008" w:author="Stefanie Lane" w:date="2022-08-26T16:18:00Z">
              <w:r w:rsidRPr="00973A9E" w:rsidDel="00A704A2">
                <w:rPr>
                  <w:rFonts w:ascii="Calibri" w:eastAsia="Times New Roman" w:hAnsi="Calibri" w:cs="Calibri"/>
                  <w:color w:val="000000"/>
                  <w:sz w:val="20"/>
                  <w:szCs w:val="20"/>
                </w:rPr>
                <w:delText>0.0001</w:delText>
              </w:r>
            </w:del>
          </w:p>
        </w:tc>
      </w:tr>
      <w:tr w:rsidR="00973A9E" w:rsidRPr="00973A9E" w:rsidDel="00A704A2" w14:paraId="401A63EA" w14:textId="00C3DC61" w:rsidTr="00973A9E">
        <w:trPr>
          <w:trHeight w:val="260"/>
          <w:del w:id="1009"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1BD81F32" w14:textId="4B3BDD38" w:rsidR="00973A9E" w:rsidRPr="00973A9E" w:rsidDel="00A704A2" w:rsidRDefault="00973A9E" w:rsidP="00973A9E">
            <w:pPr>
              <w:spacing w:after="0" w:line="240" w:lineRule="auto"/>
              <w:rPr>
                <w:del w:id="1010" w:author="Stefanie Lane" w:date="2022-08-26T16:18: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4D317A09" w14:textId="52A2902C" w:rsidR="00973A9E" w:rsidRPr="00973A9E" w:rsidDel="00A704A2" w:rsidRDefault="00973A9E" w:rsidP="00973A9E">
            <w:pPr>
              <w:spacing w:after="0" w:line="240" w:lineRule="auto"/>
              <w:rPr>
                <w:del w:id="1011" w:author="Stefanie Lane" w:date="2022-08-26T16:18:00Z"/>
                <w:rFonts w:ascii="Calibri" w:eastAsia="Times New Roman" w:hAnsi="Calibri" w:cs="Calibri"/>
                <w:i/>
                <w:iCs/>
                <w:sz w:val="20"/>
                <w:szCs w:val="20"/>
              </w:rPr>
            </w:pPr>
            <w:del w:id="1012" w:author="Stefanie Lane" w:date="2022-08-26T16:18:00Z">
              <w:r w:rsidRPr="00973A9E" w:rsidDel="00A704A2">
                <w:rPr>
                  <w:rFonts w:ascii="Calibri" w:eastAsia="Times New Roman" w:hAnsi="Calibri" w:cs="Calibri"/>
                  <w:i/>
                  <w:iCs/>
                  <w:sz w:val="20"/>
                  <w:szCs w:val="20"/>
                </w:rPr>
                <w:delText>Lythrum salicaria</w:delText>
              </w:r>
            </w:del>
          </w:p>
        </w:tc>
        <w:tc>
          <w:tcPr>
            <w:tcW w:w="681" w:type="dxa"/>
            <w:tcBorders>
              <w:top w:val="single" w:sz="4" w:space="0" w:color="auto"/>
              <w:left w:val="nil"/>
              <w:bottom w:val="single" w:sz="4" w:space="0" w:color="auto"/>
              <w:right w:val="nil"/>
            </w:tcBorders>
            <w:shd w:val="clear" w:color="auto" w:fill="auto"/>
            <w:noWrap/>
            <w:vAlign w:val="bottom"/>
            <w:hideMark/>
          </w:tcPr>
          <w:p w14:paraId="7E237FEF" w14:textId="4181D83A" w:rsidR="00973A9E" w:rsidRPr="00973A9E" w:rsidDel="00A704A2" w:rsidRDefault="00973A9E" w:rsidP="00973A9E">
            <w:pPr>
              <w:spacing w:after="0" w:line="240" w:lineRule="auto"/>
              <w:jc w:val="center"/>
              <w:rPr>
                <w:del w:id="1013" w:author="Stefanie Lane" w:date="2022-08-26T16:18:00Z"/>
                <w:rFonts w:ascii="Calibri" w:eastAsia="Times New Roman" w:hAnsi="Calibri" w:cs="Calibri"/>
                <w:color w:val="000000"/>
                <w:sz w:val="20"/>
                <w:szCs w:val="20"/>
              </w:rPr>
            </w:pPr>
            <w:del w:id="1014" w:author="Stefanie Lane" w:date="2022-08-26T16:18:00Z">
              <w:r w:rsidRPr="00973A9E" w:rsidDel="00A704A2">
                <w:rPr>
                  <w:rFonts w:ascii="Calibri" w:eastAsia="Times New Roman" w:hAnsi="Calibri" w:cs="Calibri"/>
                  <w:color w:val="000000"/>
                  <w:sz w:val="20"/>
                  <w:szCs w:val="20"/>
                </w:rPr>
                <w:delText>0.0040</w:delText>
              </w:r>
            </w:del>
          </w:p>
        </w:tc>
        <w:tc>
          <w:tcPr>
            <w:tcW w:w="300" w:type="dxa"/>
            <w:tcBorders>
              <w:top w:val="nil"/>
              <w:left w:val="nil"/>
              <w:bottom w:val="nil"/>
              <w:right w:val="nil"/>
            </w:tcBorders>
            <w:shd w:val="clear" w:color="auto" w:fill="auto"/>
            <w:noWrap/>
            <w:vAlign w:val="bottom"/>
            <w:hideMark/>
          </w:tcPr>
          <w:p w14:paraId="32EFFDC5" w14:textId="2D5106A8" w:rsidR="00973A9E" w:rsidRPr="00973A9E" w:rsidDel="00A704A2" w:rsidRDefault="00973A9E" w:rsidP="00973A9E">
            <w:pPr>
              <w:spacing w:after="0" w:line="240" w:lineRule="auto"/>
              <w:jc w:val="center"/>
              <w:rPr>
                <w:del w:id="1015" w:author="Stefanie Lane" w:date="2022-08-26T16:18: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3BE7317A" w14:textId="18792FDA" w:rsidR="00973A9E" w:rsidRPr="00973A9E" w:rsidDel="00A704A2" w:rsidRDefault="00973A9E" w:rsidP="00973A9E">
            <w:pPr>
              <w:spacing w:after="0" w:line="240" w:lineRule="auto"/>
              <w:rPr>
                <w:del w:id="1016" w:author="Stefanie Lane" w:date="2022-08-26T16:18:00Z"/>
                <w:rFonts w:ascii="Calibri" w:eastAsia="Times New Roman" w:hAnsi="Calibri" w:cs="Calibri"/>
                <w:i/>
                <w:iCs/>
                <w:sz w:val="20"/>
                <w:szCs w:val="20"/>
              </w:rPr>
            </w:pPr>
            <w:del w:id="1017" w:author="Stefanie Lane" w:date="2022-08-26T16:18:00Z">
              <w:r w:rsidRPr="00973A9E" w:rsidDel="00A704A2">
                <w:rPr>
                  <w:rFonts w:ascii="Calibri" w:eastAsia="Times New Roman" w:hAnsi="Calibri" w:cs="Calibri"/>
                  <w:i/>
                  <w:iCs/>
                  <w:sz w:val="20"/>
                  <w:szCs w:val="20"/>
                </w:rPr>
                <w:delText>Lythrum salicaria</w:delText>
              </w:r>
            </w:del>
          </w:p>
        </w:tc>
        <w:tc>
          <w:tcPr>
            <w:tcW w:w="691" w:type="dxa"/>
            <w:tcBorders>
              <w:top w:val="single" w:sz="4" w:space="0" w:color="auto"/>
              <w:left w:val="nil"/>
              <w:bottom w:val="single" w:sz="4" w:space="0" w:color="auto"/>
              <w:right w:val="nil"/>
            </w:tcBorders>
            <w:shd w:val="clear" w:color="auto" w:fill="auto"/>
            <w:noWrap/>
            <w:vAlign w:val="bottom"/>
            <w:hideMark/>
          </w:tcPr>
          <w:p w14:paraId="2F61F707" w14:textId="7C2D8958" w:rsidR="00973A9E" w:rsidRPr="00973A9E" w:rsidDel="00A704A2" w:rsidRDefault="00973A9E" w:rsidP="00973A9E">
            <w:pPr>
              <w:spacing w:after="0" w:line="240" w:lineRule="auto"/>
              <w:jc w:val="center"/>
              <w:rPr>
                <w:del w:id="1018" w:author="Stefanie Lane" w:date="2022-08-26T16:18:00Z"/>
                <w:rFonts w:ascii="Calibri" w:eastAsia="Times New Roman" w:hAnsi="Calibri" w:cs="Calibri"/>
                <w:color w:val="000000"/>
                <w:sz w:val="20"/>
                <w:szCs w:val="20"/>
              </w:rPr>
            </w:pPr>
            <w:del w:id="1019" w:author="Stefanie Lane" w:date="2022-08-26T16:18:00Z">
              <w:r w:rsidRPr="00973A9E" w:rsidDel="00A704A2">
                <w:rPr>
                  <w:rFonts w:ascii="Calibri" w:eastAsia="Times New Roman" w:hAnsi="Calibri" w:cs="Calibri"/>
                  <w:color w:val="000000"/>
                  <w:sz w:val="20"/>
                  <w:szCs w:val="20"/>
                </w:rPr>
                <w:delText>0.0008</w:delText>
              </w:r>
            </w:del>
          </w:p>
        </w:tc>
        <w:tc>
          <w:tcPr>
            <w:tcW w:w="300" w:type="dxa"/>
            <w:tcBorders>
              <w:top w:val="nil"/>
              <w:left w:val="nil"/>
              <w:bottom w:val="nil"/>
              <w:right w:val="nil"/>
            </w:tcBorders>
            <w:shd w:val="clear" w:color="auto" w:fill="auto"/>
            <w:noWrap/>
            <w:vAlign w:val="bottom"/>
            <w:hideMark/>
          </w:tcPr>
          <w:p w14:paraId="5C4E9BFC" w14:textId="79FAFC49" w:rsidR="00973A9E" w:rsidRPr="00973A9E" w:rsidDel="00A704A2" w:rsidRDefault="00973A9E" w:rsidP="00973A9E">
            <w:pPr>
              <w:spacing w:after="0" w:line="240" w:lineRule="auto"/>
              <w:jc w:val="center"/>
              <w:rPr>
                <w:del w:id="1020" w:author="Stefanie Lane" w:date="2022-08-26T16:18: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4EC30796" w14:textId="2CAD7E86" w:rsidR="00973A9E" w:rsidRPr="00973A9E" w:rsidDel="00A704A2" w:rsidRDefault="00973A9E" w:rsidP="00973A9E">
            <w:pPr>
              <w:spacing w:after="0" w:line="240" w:lineRule="auto"/>
              <w:rPr>
                <w:del w:id="1021" w:author="Stefanie Lane" w:date="2022-08-26T16:18:00Z"/>
                <w:rFonts w:ascii="Calibri" w:eastAsia="Times New Roman" w:hAnsi="Calibri" w:cs="Calibri"/>
                <w:i/>
                <w:iCs/>
                <w:color w:val="000000"/>
                <w:sz w:val="20"/>
                <w:szCs w:val="20"/>
              </w:rPr>
            </w:pPr>
            <w:del w:id="1022" w:author="Stefanie Lane" w:date="2022-08-26T16:18:00Z">
              <w:r w:rsidRPr="00973A9E" w:rsidDel="00A704A2">
                <w:rPr>
                  <w:rFonts w:ascii="Calibri" w:eastAsia="Times New Roman" w:hAnsi="Calibri" w:cs="Calibri"/>
                  <w:i/>
                  <w:iCs/>
                  <w:color w:val="000000"/>
                  <w:sz w:val="20"/>
                  <w:szCs w:val="20"/>
                </w:rPr>
                <w:delText>Galium trifidum</w:delText>
              </w:r>
            </w:del>
          </w:p>
        </w:tc>
        <w:tc>
          <w:tcPr>
            <w:tcW w:w="693" w:type="dxa"/>
            <w:tcBorders>
              <w:top w:val="single" w:sz="4" w:space="0" w:color="auto"/>
              <w:left w:val="nil"/>
              <w:bottom w:val="single" w:sz="4" w:space="0" w:color="auto"/>
              <w:right w:val="single" w:sz="8" w:space="0" w:color="auto"/>
            </w:tcBorders>
            <w:shd w:val="clear" w:color="auto" w:fill="auto"/>
            <w:noWrap/>
            <w:vAlign w:val="bottom"/>
            <w:hideMark/>
          </w:tcPr>
          <w:p w14:paraId="2B06D4B1" w14:textId="16DB93DA" w:rsidR="00973A9E" w:rsidRPr="00973A9E" w:rsidDel="00A704A2" w:rsidRDefault="00973A9E" w:rsidP="00973A9E">
            <w:pPr>
              <w:spacing w:after="0" w:line="240" w:lineRule="auto"/>
              <w:jc w:val="center"/>
              <w:rPr>
                <w:del w:id="1023" w:author="Stefanie Lane" w:date="2022-08-26T16:18:00Z"/>
                <w:rFonts w:ascii="Calibri" w:eastAsia="Times New Roman" w:hAnsi="Calibri" w:cs="Calibri"/>
                <w:color w:val="000000"/>
                <w:sz w:val="20"/>
                <w:szCs w:val="20"/>
              </w:rPr>
            </w:pPr>
            <w:del w:id="1024" w:author="Stefanie Lane" w:date="2022-08-26T16:18:00Z">
              <w:r w:rsidRPr="00973A9E" w:rsidDel="00A704A2">
                <w:rPr>
                  <w:rFonts w:ascii="Calibri" w:eastAsia="Times New Roman" w:hAnsi="Calibri" w:cs="Calibri"/>
                  <w:color w:val="000000"/>
                  <w:sz w:val="20"/>
                  <w:szCs w:val="20"/>
                </w:rPr>
                <w:delText>0.0004</w:delText>
              </w:r>
            </w:del>
          </w:p>
        </w:tc>
      </w:tr>
      <w:tr w:rsidR="00973A9E" w:rsidRPr="00973A9E" w:rsidDel="00A704A2" w14:paraId="7A37A627" w14:textId="72D0A535" w:rsidTr="00973A9E">
        <w:trPr>
          <w:trHeight w:val="260"/>
          <w:del w:id="1025"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4F77EB23" w14:textId="74EA21F8" w:rsidR="00973A9E" w:rsidRPr="00973A9E" w:rsidDel="00A704A2" w:rsidRDefault="00973A9E" w:rsidP="00973A9E">
            <w:pPr>
              <w:spacing w:after="0" w:line="240" w:lineRule="auto"/>
              <w:rPr>
                <w:del w:id="1026" w:author="Stefanie Lane" w:date="2022-08-26T16:18: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46848378" w14:textId="552611CB" w:rsidR="00973A9E" w:rsidRPr="00973A9E" w:rsidDel="00A704A2" w:rsidRDefault="00973A9E" w:rsidP="00973A9E">
            <w:pPr>
              <w:spacing w:after="0" w:line="240" w:lineRule="auto"/>
              <w:rPr>
                <w:del w:id="1027" w:author="Stefanie Lane" w:date="2022-08-26T16:18:00Z"/>
                <w:rFonts w:ascii="Calibri" w:eastAsia="Times New Roman" w:hAnsi="Calibri" w:cs="Calibri"/>
                <w:i/>
                <w:iCs/>
                <w:color w:val="000000"/>
                <w:sz w:val="20"/>
                <w:szCs w:val="20"/>
              </w:rPr>
            </w:pPr>
            <w:del w:id="1028" w:author="Stefanie Lane" w:date="2022-08-26T16:18:00Z">
              <w:r w:rsidRPr="00973A9E" w:rsidDel="00A704A2">
                <w:rPr>
                  <w:rFonts w:ascii="Calibri" w:eastAsia="Times New Roman" w:hAnsi="Calibri" w:cs="Calibri"/>
                  <w:i/>
                  <w:iCs/>
                  <w:color w:val="000000"/>
                  <w:sz w:val="20"/>
                  <w:szCs w:val="20"/>
                </w:rPr>
                <w:delText>Equisetum fluviatile</w:delText>
              </w:r>
            </w:del>
          </w:p>
        </w:tc>
        <w:tc>
          <w:tcPr>
            <w:tcW w:w="681" w:type="dxa"/>
            <w:tcBorders>
              <w:top w:val="nil"/>
              <w:left w:val="nil"/>
              <w:bottom w:val="nil"/>
              <w:right w:val="nil"/>
            </w:tcBorders>
            <w:shd w:val="clear" w:color="auto" w:fill="auto"/>
            <w:noWrap/>
            <w:vAlign w:val="bottom"/>
            <w:hideMark/>
          </w:tcPr>
          <w:p w14:paraId="64B45FB1" w14:textId="308570F0" w:rsidR="00973A9E" w:rsidRPr="00973A9E" w:rsidDel="00A704A2" w:rsidRDefault="00973A9E" w:rsidP="00973A9E">
            <w:pPr>
              <w:spacing w:after="0" w:line="240" w:lineRule="auto"/>
              <w:jc w:val="center"/>
              <w:rPr>
                <w:del w:id="1029" w:author="Stefanie Lane" w:date="2022-08-26T16:18:00Z"/>
                <w:rFonts w:ascii="Calibri" w:eastAsia="Times New Roman" w:hAnsi="Calibri" w:cs="Calibri"/>
                <w:color w:val="000000"/>
                <w:sz w:val="20"/>
                <w:szCs w:val="20"/>
              </w:rPr>
            </w:pPr>
            <w:del w:id="1030" w:author="Stefanie Lane" w:date="2022-08-26T16:18:00Z">
              <w:r w:rsidRPr="00973A9E" w:rsidDel="00A704A2">
                <w:rPr>
                  <w:rFonts w:ascii="Calibri" w:eastAsia="Times New Roman" w:hAnsi="Calibri" w:cs="Calibri"/>
                  <w:color w:val="000000"/>
                  <w:sz w:val="20"/>
                  <w:szCs w:val="20"/>
                </w:rPr>
                <w:delText>0.0112</w:delText>
              </w:r>
            </w:del>
          </w:p>
        </w:tc>
        <w:tc>
          <w:tcPr>
            <w:tcW w:w="300" w:type="dxa"/>
            <w:tcBorders>
              <w:top w:val="nil"/>
              <w:left w:val="nil"/>
              <w:bottom w:val="nil"/>
              <w:right w:val="nil"/>
            </w:tcBorders>
            <w:shd w:val="clear" w:color="auto" w:fill="auto"/>
            <w:noWrap/>
            <w:vAlign w:val="bottom"/>
            <w:hideMark/>
          </w:tcPr>
          <w:p w14:paraId="76C805FA" w14:textId="0A4A7903" w:rsidR="00973A9E" w:rsidRPr="00973A9E" w:rsidDel="00A704A2" w:rsidRDefault="00973A9E" w:rsidP="00973A9E">
            <w:pPr>
              <w:spacing w:after="0" w:line="240" w:lineRule="auto"/>
              <w:jc w:val="center"/>
              <w:rPr>
                <w:del w:id="1031" w:author="Stefanie Lane" w:date="2022-08-26T16:18: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729A519C" w14:textId="6611290D" w:rsidR="00973A9E" w:rsidRPr="00973A9E" w:rsidDel="00A704A2" w:rsidRDefault="00973A9E" w:rsidP="00973A9E">
            <w:pPr>
              <w:spacing w:after="0" w:line="240" w:lineRule="auto"/>
              <w:rPr>
                <w:del w:id="1032" w:author="Stefanie Lane" w:date="2022-08-26T16:18:00Z"/>
                <w:rFonts w:ascii="Calibri" w:eastAsia="Times New Roman" w:hAnsi="Calibri" w:cs="Calibri"/>
                <w:i/>
                <w:iCs/>
                <w:color w:val="000000"/>
                <w:sz w:val="20"/>
                <w:szCs w:val="20"/>
              </w:rPr>
            </w:pPr>
            <w:del w:id="1033" w:author="Stefanie Lane" w:date="2022-08-26T16:18:00Z">
              <w:r w:rsidRPr="00973A9E" w:rsidDel="00A704A2">
                <w:rPr>
                  <w:rFonts w:ascii="Calibri" w:eastAsia="Times New Roman" w:hAnsi="Calibri" w:cs="Calibri"/>
                  <w:i/>
                  <w:iCs/>
                  <w:color w:val="000000"/>
                  <w:sz w:val="20"/>
                  <w:szCs w:val="20"/>
                </w:rPr>
                <w:delText>Juncus articulatus</w:delText>
              </w:r>
            </w:del>
          </w:p>
        </w:tc>
        <w:tc>
          <w:tcPr>
            <w:tcW w:w="691" w:type="dxa"/>
            <w:tcBorders>
              <w:top w:val="nil"/>
              <w:left w:val="nil"/>
              <w:bottom w:val="nil"/>
              <w:right w:val="nil"/>
            </w:tcBorders>
            <w:shd w:val="clear" w:color="auto" w:fill="auto"/>
            <w:noWrap/>
            <w:vAlign w:val="bottom"/>
            <w:hideMark/>
          </w:tcPr>
          <w:p w14:paraId="2539CF60" w14:textId="3B60C412" w:rsidR="00973A9E" w:rsidRPr="00973A9E" w:rsidDel="00A704A2" w:rsidRDefault="00973A9E" w:rsidP="00973A9E">
            <w:pPr>
              <w:spacing w:after="0" w:line="240" w:lineRule="auto"/>
              <w:jc w:val="center"/>
              <w:rPr>
                <w:del w:id="1034" w:author="Stefanie Lane" w:date="2022-08-26T16:18:00Z"/>
                <w:rFonts w:ascii="Calibri" w:eastAsia="Times New Roman" w:hAnsi="Calibri" w:cs="Calibri"/>
                <w:color w:val="000000"/>
                <w:sz w:val="20"/>
                <w:szCs w:val="20"/>
              </w:rPr>
            </w:pPr>
            <w:del w:id="1035" w:author="Stefanie Lane" w:date="2022-08-26T16:18:00Z">
              <w:r w:rsidRPr="00973A9E" w:rsidDel="00A704A2">
                <w:rPr>
                  <w:rFonts w:ascii="Calibri" w:eastAsia="Times New Roman" w:hAnsi="Calibri" w:cs="Calibri"/>
                  <w:color w:val="000000"/>
                  <w:sz w:val="20"/>
                  <w:szCs w:val="20"/>
                </w:rPr>
                <w:delText>0.0003</w:delText>
              </w:r>
            </w:del>
          </w:p>
        </w:tc>
        <w:tc>
          <w:tcPr>
            <w:tcW w:w="300" w:type="dxa"/>
            <w:tcBorders>
              <w:top w:val="nil"/>
              <w:left w:val="nil"/>
              <w:bottom w:val="nil"/>
              <w:right w:val="nil"/>
            </w:tcBorders>
            <w:shd w:val="clear" w:color="auto" w:fill="auto"/>
            <w:noWrap/>
            <w:vAlign w:val="bottom"/>
            <w:hideMark/>
          </w:tcPr>
          <w:p w14:paraId="35D55989" w14:textId="0A4EB30B" w:rsidR="00973A9E" w:rsidRPr="00973A9E" w:rsidDel="00A704A2" w:rsidRDefault="00973A9E" w:rsidP="00973A9E">
            <w:pPr>
              <w:spacing w:after="0" w:line="240" w:lineRule="auto"/>
              <w:jc w:val="center"/>
              <w:rPr>
                <w:del w:id="1036" w:author="Stefanie Lane" w:date="2022-08-26T16:18: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54D8B76F" w14:textId="521A957F" w:rsidR="00973A9E" w:rsidRPr="00973A9E" w:rsidDel="00A704A2" w:rsidRDefault="00973A9E" w:rsidP="00973A9E">
            <w:pPr>
              <w:spacing w:after="0" w:line="240" w:lineRule="auto"/>
              <w:rPr>
                <w:del w:id="1037" w:author="Stefanie Lane" w:date="2022-08-26T16:18:00Z"/>
                <w:rFonts w:ascii="Calibri" w:eastAsia="Times New Roman" w:hAnsi="Calibri" w:cs="Calibri"/>
                <w:i/>
                <w:iCs/>
                <w:color w:val="000000"/>
                <w:sz w:val="20"/>
                <w:szCs w:val="20"/>
              </w:rPr>
            </w:pPr>
            <w:del w:id="1038" w:author="Stefanie Lane" w:date="2022-08-26T16:18:00Z">
              <w:r w:rsidRPr="00973A9E" w:rsidDel="00A704A2">
                <w:rPr>
                  <w:rFonts w:ascii="Calibri" w:eastAsia="Times New Roman" w:hAnsi="Calibri" w:cs="Calibri"/>
                  <w:i/>
                  <w:iCs/>
                  <w:color w:val="000000"/>
                  <w:sz w:val="20"/>
                  <w:szCs w:val="20"/>
                </w:rPr>
                <w:delText>Myosotis scorpioides</w:delText>
              </w:r>
            </w:del>
          </w:p>
        </w:tc>
        <w:tc>
          <w:tcPr>
            <w:tcW w:w="693" w:type="dxa"/>
            <w:tcBorders>
              <w:top w:val="nil"/>
              <w:left w:val="nil"/>
              <w:bottom w:val="nil"/>
              <w:right w:val="single" w:sz="8" w:space="0" w:color="auto"/>
            </w:tcBorders>
            <w:shd w:val="clear" w:color="auto" w:fill="auto"/>
            <w:noWrap/>
            <w:vAlign w:val="bottom"/>
            <w:hideMark/>
          </w:tcPr>
          <w:p w14:paraId="1901EEED" w14:textId="60E60167" w:rsidR="00973A9E" w:rsidRPr="00973A9E" w:rsidDel="00A704A2" w:rsidRDefault="00973A9E" w:rsidP="00973A9E">
            <w:pPr>
              <w:spacing w:after="0" w:line="240" w:lineRule="auto"/>
              <w:jc w:val="center"/>
              <w:rPr>
                <w:del w:id="1039" w:author="Stefanie Lane" w:date="2022-08-26T16:18:00Z"/>
                <w:rFonts w:ascii="Calibri" w:eastAsia="Times New Roman" w:hAnsi="Calibri" w:cs="Calibri"/>
                <w:color w:val="000000"/>
                <w:sz w:val="20"/>
                <w:szCs w:val="20"/>
              </w:rPr>
            </w:pPr>
            <w:del w:id="1040" w:author="Stefanie Lane" w:date="2022-08-26T16:18:00Z">
              <w:r w:rsidRPr="00973A9E" w:rsidDel="00A704A2">
                <w:rPr>
                  <w:rFonts w:ascii="Calibri" w:eastAsia="Times New Roman" w:hAnsi="Calibri" w:cs="Calibri"/>
                  <w:color w:val="000000"/>
                  <w:sz w:val="20"/>
                  <w:szCs w:val="20"/>
                </w:rPr>
                <w:delText>0.0062</w:delText>
              </w:r>
            </w:del>
          </w:p>
        </w:tc>
      </w:tr>
      <w:tr w:rsidR="00973A9E" w:rsidRPr="00973A9E" w:rsidDel="00A704A2" w14:paraId="6B057F51" w14:textId="426943D2" w:rsidTr="00973A9E">
        <w:trPr>
          <w:trHeight w:val="260"/>
          <w:del w:id="1041"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43EE1EE1" w14:textId="495EC575" w:rsidR="00973A9E" w:rsidRPr="00973A9E" w:rsidDel="00A704A2" w:rsidRDefault="00973A9E" w:rsidP="00973A9E">
            <w:pPr>
              <w:spacing w:after="0" w:line="240" w:lineRule="auto"/>
              <w:rPr>
                <w:del w:id="1042" w:author="Stefanie Lane" w:date="2022-08-26T16:18: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21236931" w14:textId="53CA0639" w:rsidR="00973A9E" w:rsidRPr="00973A9E" w:rsidDel="00A704A2" w:rsidRDefault="00973A9E" w:rsidP="00973A9E">
            <w:pPr>
              <w:spacing w:after="0" w:line="240" w:lineRule="auto"/>
              <w:rPr>
                <w:del w:id="1043" w:author="Stefanie Lane" w:date="2022-08-26T16:18:00Z"/>
                <w:rFonts w:ascii="Calibri" w:eastAsia="Times New Roman" w:hAnsi="Calibri" w:cs="Calibri"/>
                <w:i/>
                <w:iCs/>
                <w:color w:val="000000"/>
                <w:sz w:val="20"/>
                <w:szCs w:val="20"/>
              </w:rPr>
            </w:pPr>
            <w:del w:id="1044" w:author="Stefanie Lane" w:date="2022-08-26T16:18:00Z">
              <w:r w:rsidRPr="00973A9E" w:rsidDel="00A704A2">
                <w:rPr>
                  <w:rFonts w:ascii="Calibri" w:eastAsia="Times New Roman" w:hAnsi="Calibri" w:cs="Calibri"/>
                  <w:i/>
                  <w:iCs/>
                  <w:color w:val="000000"/>
                  <w:sz w:val="20"/>
                  <w:szCs w:val="20"/>
                </w:rPr>
                <w:delText>Lysimachia thyrsiflora</w:delText>
              </w:r>
            </w:del>
          </w:p>
        </w:tc>
        <w:tc>
          <w:tcPr>
            <w:tcW w:w="681" w:type="dxa"/>
            <w:tcBorders>
              <w:top w:val="single" w:sz="4" w:space="0" w:color="auto"/>
              <w:left w:val="nil"/>
              <w:bottom w:val="single" w:sz="4" w:space="0" w:color="auto"/>
              <w:right w:val="nil"/>
            </w:tcBorders>
            <w:shd w:val="clear" w:color="auto" w:fill="auto"/>
            <w:noWrap/>
            <w:vAlign w:val="bottom"/>
            <w:hideMark/>
          </w:tcPr>
          <w:p w14:paraId="66875344" w14:textId="085DA80E" w:rsidR="00973A9E" w:rsidRPr="00973A9E" w:rsidDel="00A704A2" w:rsidRDefault="00973A9E" w:rsidP="00973A9E">
            <w:pPr>
              <w:spacing w:after="0" w:line="240" w:lineRule="auto"/>
              <w:jc w:val="center"/>
              <w:rPr>
                <w:del w:id="1045" w:author="Stefanie Lane" w:date="2022-08-26T16:18:00Z"/>
                <w:rFonts w:ascii="Calibri" w:eastAsia="Times New Roman" w:hAnsi="Calibri" w:cs="Calibri"/>
                <w:color w:val="000000"/>
                <w:sz w:val="20"/>
                <w:szCs w:val="20"/>
              </w:rPr>
            </w:pPr>
            <w:del w:id="1046" w:author="Stefanie Lane" w:date="2022-08-26T16:18:00Z">
              <w:r w:rsidRPr="00973A9E" w:rsidDel="00A704A2">
                <w:rPr>
                  <w:rFonts w:ascii="Calibri" w:eastAsia="Times New Roman" w:hAnsi="Calibri" w:cs="Calibri"/>
                  <w:color w:val="000000"/>
                  <w:sz w:val="20"/>
                  <w:szCs w:val="20"/>
                </w:rPr>
                <w:delText>0.0104</w:delText>
              </w:r>
            </w:del>
          </w:p>
        </w:tc>
        <w:tc>
          <w:tcPr>
            <w:tcW w:w="300" w:type="dxa"/>
            <w:tcBorders>
              <w:top w:val="nil"/>
              <w:left w:val="nil"/>
              <w:bottom w:val="nil"/>
              <w:right w:val="nil"/>
            </w:tcBorders>
            <w:shd w:val="clear" w:color="auto" w:fill="auto"/>
            <w:noWrap/>
            <w:vAlign w:val="bottom"/>
            <w:hideMark/>
          </w:tcPr>
          <w:p w14:paraId="70924911" w14:textId="0C04D16B" w:rsidR="00973A9E" w:rsidRPr="00973A9E" w:rsidDel="00A704A2" w:rsidRDefault="00973A9E" w:rsidP="00973A9E">
            <w:pPr>
              <w:spacing w:after="0" w:line="240" w:lineRule="auto"/>
              <w:jc w:val="center"/>
              <w:rPr>
                <w:del w:id="1047" w:author="Stefanie Lane" w:date="2022-08-26T16:18: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370A0A8F" w14:textId="2FE2AF6B" w:rsidR="00973A9E" w:rsidRPr="00973A9E" w:rsidDel="00A704A2" w:rsidRDefault="00973A9E" w:rsidP="00973A9E">
            <w:pPr>
              <w:spacing w:after="0" w:line="240" w:lineRule="auto"/>
              <w:rPr>
                <w:del w:id="1048" w:author="Stefanie Lane" w:date="2022-08-26T16:18:00Z"/>
                <w:rFonts w:ascii="Calibri" w:eastAsia="Times New Roman" w:hAnsi="Calibri" w:cs="Calibri"/>
                <w:i/>
                <w:iCs/>
                <w:color w:val="000000"/>
                <w:sz w:val="20"/>
                <w:szCs w:val="20"/>
              </w:rPr>
            </w:pPr>
            <w:del w:id="1049" w:author="Stefanie Lane" w:date="2022-08-26T16:18:00Z">
              <w:r w:rsidRPr="00973A9E" w:rsidDel="00A704A2">
                <w:rPr>
                  <w:rFonts w:ascii="Calibri" w:eastAsia="Times New Roman" w:hAnsi="Calibri" w:cs="Calibri"/>
                  <w:i/>
                  <w:iCs/>
                  <w:color w:val="000000"/>
                  <w:sz w:val="20"/>
                  <w:szCs w:val="20"/>
                </w:rPr>
                <w:delText>Equisetum fluviatile</w:delText>
              </w:r>
            </w:del>
          </w:p>
        </w:tc>
        <w:tc>
          <w:tcPr>
            <w:tcW w:w="691" w:type="dxa"/>
            <w:tcBorders>
              <w:top w:val="single" w:sz="4" w:space="0" w:color="auto"/>
              <w:left w:val="nil"/>
              <w:bottom w:val="single" w:sz="4" w:space="0" w:color="auto"/>
              <w:right w:val="nil"/>
            </w:tcBorders>
            <w:shd w:val="clear" w:color="auto" w:fill="auto"/>
            <w:noWrap/>
            <w:vAlign w:val="bottom"/>
            <w:hideMark/>
          </w:tcPr>
          <w:p w14:paraId="1743F3AE" w14:textId="26706288" w:rsidR="00973A9E" w:rsidRPr="00973A9E" w:rsidDel="00A704A2" w:rsidRDefault="00973A9E" w:rsidP="00973A9E">
            <w:pPr>
              <w:spacing w:after="0" w:line="240" w:lineRule="auto"/>
              <w:jc w:val="center"/>
              <w:rPr>
                <w:del w:id="1050" w:author="Stefanie Lane" w:date="2022-08-26T16:18:00Z"/>
                <w:rFonts w:ascii="Calibri" w:eastAsia="Times New Roman" w:hAnsi="Calibri" w:cs="Calibri"/>
                <w:color w:val="000000"/>
                <w:sz w:val="20"/>
                <w:szCs w:val="20"/>
              </w:rPr>
            </w:pPr>
            <w:del w:id="1051" w:author="Stefanie Lane" w:date="2022-08-26T16:18:00Z">
              <w:r w:rsidRPr="00973A9E" w:rsidDel="00A704A2">
                <w:rPr>
                  <w:rFonts w:ascii="Calibri" w:eastAsia="Times New Roman" w:hAnsi="Calibri" w:cs="Calibri"/>
                  <w:color w:val="000000"/>
                  <w:sz w:val="20"/>
                  <w:szCs w:val="20"/>
                </w:rPr>
                <w:delText>0.0010</w:delText>
              </w:r>
            </w:del>
          </w:p>
        </w:tc>
        <w:tc>
          <w:tcPr>
            <w:tcW w:w="300" w:type="dxa"/>
            <w:tcBorders>
              <w:top w:val="nil"/>
              <w:left w:val="nil"/>
              <w:bottom w:val="nil"/>
              <w:right w:val="nil"/>
            </w:tcBorders>
            <w:shd w:val="clear" w:color="auto" w:fill="auto"/>
            <w:noWrap/>
            <w:vAlign w:val="bottom"/>
            <w:hideMark/>
          </w:tcPr>
          <w:p w14:paraId="24E82AFC" w14:textId="4080B9E6" w:rsidR="00973A9E" w:rsidRPr="00973A9E" w:rsidDel="00A704A2" w:rsidRDefault="00973A9E" w:rsidP="00973A9E">
            <w:pPr>
              <w:spacing w:after="0" w:line="240" w:lineRule="auto"/>
              <w:jc w:val="center"/>
              <w:rPr>
                <w:del w:id="1052" w:author="Stefanie Lane" w:date="2022-08-26T16:18: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79C5D80A" w14:textId="256872C4" w:rsidR="00973A9E" w:rsidRPr="00973A9E" w:rsidDel="00A704A2" w:rsidRDefault="00973A9E" w:rsidP="00973A9E">
            <w:pPr>
              <w:spacing w:after="0" w:line="240" w:lineRule="auto"/>
              <w:rPr>
                <w:del w:id="1053" w:author="Stefanie Lane" w:date="2022-08-26T16:18:00Z"/>
                <w:rFonts w:ascii="Calibri" w:eastAsia="Times New Roman" w:hAnsi="Calibri" w:cs="Calibri"/>
                <w:i/>
                <w:iCs/>
                <w:color w:val="000000"/>
                <w:sz w:val="20"/>
                <w:szCs w:val="20"/>
              </w:rPr>
            </w:pPr>
            <w:del w:id="1054" w:author="Stefanie Lane" w:date="2022-08-26T16:18:00Z">
              <w:r w:rsidRPr="00973A9E" w:rsidDel="00A704A2">
                <w:rPr>
                  <w:rFonts w:ascii="Calibri" w:eastAsia="Times New Roman" w:hAnsi="Calibri" w:cs="Calibri"/>
                  <w:i/>
                  <w:iCs/>
                  <w:color w:val="000000"/>
                  <w:sz w:val="20"/>
                  <w:szCs w:val="20"/>
                </w:rPr>
                <w:delText>Juncus articulatus</w:delText>
              </w:r>
            </w:del>
          </w:p>
        </w:tc>
        <w:tc>
          <w:tcPr>
            <w:tcW w:w="693" w:type="dxa"/>
            <w:tcBorders>
              <w:top w:val="single" w:sz="4" w:space="0" w:color="auto"/>
              <w:left w:val="nil"/>
              <w:bottom w:val="single" w:sz="4" w:space="0" w:color="auto"/>
              <w:right w:val="single" w:sz="8" w:space="0" w:color="auto"/>
            </w:tcBorders>
            <w:shd w:val="clear" w:color="auto" w:fill="auto"/>
            <w:noWrap/>
            <w:vAlign w:val="bottom"/>
            <w:hideMark/>
          </w:tcPr>
          <w:p w14:paraId="35FDF750" w14:textId="3307843F" w:rsidR="00973A9E" w:rsidRPr="00973A9E" w:rsidDel="00A704A2" w:rsidRDefault="00973A9E" w:rsidP="00973A9E">
            <w:pPr>
              <w:spacing w:after="0" w:line="240" w:lineRule="auto"/>
              <w:jc w:val="center"/>
              <w:rPr>
                <w:del w:id="1055" w:author="Stefanie Lane" w:date="2022-08-26T16:18:00Z"/>
                <w:rFonts w:ascii="Calibri" w:eastAsia="Times New Roman" w:hAnsi="Calibri" w:cs="Calibri"/>
                <w:color w:val="000000"/>
                <w:sz w:val="20"/>
                <w:szCs w:val="20"/>
              </w:rPr>
            </w:pPr>
            <w:del w:id="1056" w:author="Stefanie Lane" w:date="2022-08-26T16:18:00Z">
              <w:r w:rsidRPr="00973A9E" w:rsidDel="00A704A2">
                <w:rPr>
                  <w:rFonts w:ascii="Calibri" w:eastAsia="Times New Roman" w:hAnsi="Calibri" w:cs="Calibri"/>
                  <w:color w:val="000000"/>
                  <w:sz w:val="20"/>
                  <w:szCs w:val="20"/>
                </w:rPr>
                <w:delText>0.0128</w:delText>
              </w:r>
            </w:del>
          </w:p>
        </w:tc>
      </w:tr>
      <w:tr w:rsidR="00973A9E" w:rsidRPr="00973A9E" w:rsidDel="00A704A2" w14:paraId="048DF9A9" w14:textId="1E6C378C" w:rsidTr="00973A9E">
        <w:trPr>
          <w:trHeight w:val="260"/>
          <w:del w:id="1057"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4CF23CAA" w14:textId="5B5BAE72" w:rsidR="00973A9E" w:rsidRPr="00973A9E" w:rsidDel="00A704A2" w:rsidRDefault="00973A9E" w:rsidP="00973A9E">
            <w:pPr>
              <w:spacing w:after="0" w:line="240" w:lineRule="auto"/>
              <w:rPr>
                <w:del w:id="1058" w:author="Stefanie Lane" w:date="2022-08-26T16:18: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040E1184" w14:textId="67403F7A" w:rsidR="00973A9E" w:rsidRPr="00973A9E" w:rsidDel="00A704A2" w:rsidRDefault="00973A9E" w:rsidP="00973A9E">
            <w:pPr>
              <w:spacing w:after="0" w:line="240" w:lineRule="auto"/>
              <w:jc w:val="center"/>
              <w:rPr>
                <w:del w:id="1059" w:author="Stefanie Lane" w:date="2022-08-26T16:18:00Z"/>
                <w:rFonts w:ascii="Calibri" w:eastAsia="Times New Roman" w:hAnsi="Calibri" w:cs="Calibri"/>
                <w:color w:val="000000"/>
                <w:sz w:val="20"/>
                <w:szCs w:val="20"/>
              </w:rPr>
            </w:pPr>
          </w:p>
        </w:tc>
        <w:tc>
          <w:tcPr>
            <w:tcW w:w="681" w:type="dxa"/>
            <w:tcBorders>
              <w:top w:val="nil"/>
              <w:left w:val="nil"/>
              <w:bottom w:val="nil"/>
              <w:right w:val="nil"/>
            </w:tcBorders>
            <w:shd w:val="clear" w:color="auto" w:fill="auto"/>
            <w:noWrap/>
            <w:vAlign w:val="bottom"/>
            <w:hideMark/>
          </w:tcPr>
          <w:p w14:paraId="2AC29A92" w14:textId="26D01306" w:rsidR="00973A9E" w:rsidRPr="00973A9E" w:rsidDel="00A704A2" w:rsidRDefault="00973A9E" w:rsidP="00973A9E">
            <w:pPr>
              <w:spacing w:after="0" w:line="240" w:lineRule="auto"/>
              <w:rPr>
                <w:del w:id="1060" w:author="Stefanie Lane" w:date="2022-08-26T16:18: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6B08D90" w14:textId="17768FA5" w:rsidR="00973A9E" w:rsidRPr="00973A9E" w:rsidDel="00A704A2" w:rsidRDefault="00973A9E" w:rsidP="00973A9E">
            <w:pPr>
              <w:spacing w:after="0" w:line="240" w:lineRule="auto"/>
              <w:jc w:val="center"/>
              <w:rPr>
                <w:del w:id="1061" w:author="Stefanie Lane" w:date="2022-08-26T16:18: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3E337B78" w14:textId="3A7164D7" w:rsidR="00973A9E" w:rsidRPr="00973A9E" w:rsidDel="00A704A2" w:rsidRDefault="00973A9E" w:rsidP="00973A9E">
            <w:pPr>
              <w:spacing w:after="0" w:line="240" w:lineRule="auto"/>
              <w:rPr>
                <w:del w:id="1062" w:author="Stefanie Lane" w:date="2022-08-26T16:18:00Z"/>
                <w:rFonts w:ascii="Calibri" w:eastAsia="Times New Roman" w:hAnsi="Calibri" w:cs="Calibri"/>
                <w:i/>
                <w:iCs/>
                <w:color w:val="000000"/>
                <w:sz w:val="20"/>
                <w:szCs w:val="20"/>
              </w:rPr>
            </w:pPr>
            <w:del w:id="1063" w:author="Stefanie Lane" w:date="2022-08-26T16:18:00Z">
              <w:r w:rsidRPr="00973A9E" w:rsidDel="00A704A2">
                <w:rPr>
                  <w:rFonts w:ascii="Calibri" w:eastAsia="Times New Roman" w:hAnsi="Calibri" w:cs="Calibri"/>
                  <w:i/>
                  <w:iCs/>
                  <w:color w:val="000000"/>
                  <w:sz w:val="20"/>
                  <w:szCs w:val="20"/>
                </w:rPr>
                <w:delText>Myosotis scorpioides</w:delText>
              </w:r>
            </w:del>
          </w:p>
        </w:tc>
        <w:tc>
          <w:tcPr>
            <w:tcW w:w="691" w:type="dxa"/>
            <w:tcBorders>
              <w:top w:val="nil"/>
              <w:left w:val="nil"/>
              <w:bottom w:val="nil"/>
              <w:right w:val="nil"/>
            </w:tcBorders>
            <w:shd w:val="clear" w:color="auto" w:fill="auto"/>
            <w:noWrap/>
            <w:vAlign w:val="bottom"/>
            <w:hideMark/>
          </w:tcPr>
          <w:p w14:paraId="5814803C" w14:textId="2B3652EA" w:rsidR="00973A9E" w:rsidRPr="00973A9E" w:rsidDel="00A704A2" w:rsidRDefault="00973A9E" w:rsidP="00973A9E">
            <w:pPr>
              <w:spacing w:after="0" w:line="240" w:lineRule="auto"/>
              <w:jc w:val="center"/>
              <w:rPr>
                <w:del w:id="1064" w:author="Stefanie Lane" w:date="2022-08-26T16:18:00Z"/>
                <w:rFonts w:ascii="Calibri" w:eastAsia="Times New Roman" w:hAnsi="Calibri" w:cs="Calibri"/>
                <w:color w:val="000000"/>
                <w:sz w:val="20"/>
                <w:szCs w:val="20"/>
              </w:rPr>
            </w:pPr>
            <w:del w:id="1065" w:author="Stefanie Lane" w:date="2022-08-26T16:18:00Z">
              <w:r w:rsidRPr="00973A9E" w:rsidDel="00A704A2">
                <w:rPr>
                  <w:rFonts w:ascii="Calibri" w:eastAsia="Times New Roman" w:hAnsi="Calibri" w:cs="Calibri"/>
                  <w:color w:val="000000"/>
                  <w:sz w:val="20"/>
                  <w:szCs w:val="20"/>
                </w:rPr>
                <w:delText>0.0033</w:delText>
              </w:r>
            </w:del>
          </w:p>
        </w:tc>
        <w:tc>
          <w:tcPr>
            <w:tcW w:w="300" w:type="dxa"/>
            <w:tcBorders>
              <w:top w:val="nil"/>
              <w:left w:val="nil"/>
              <w:bottom w:val="nil"/>
              <w:right w:val="nil"/>
            </w:tcBorders>
            <w:shd w:val="clear" w:color="auto" w:fill="auto"/>
            <w:noWrap/>
            <w:vAlign w:val="bottom"/>
            <w:hideMark/>
          </w:tcPr>
          <w:p w14:paraId="25886F3E" w14:textId="5E17A76F" w:rsidR="00973A9E" w:rsidRPr="00973A9E" w:rsidDel="00A704A2" w:rsidRDefault="00973A9E" w:rsidP="00973A9E">
            <w:pPr>
              <w:spacing w:after="0" w:line="240" w:lineRule="auto"/>
              <w:jc w:val="center"/>
              <w:rPr>
                <w:del w:id="1066" w:author="Stefanie Lane" w:date="2022-08-26T16:18: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7E205125" w14:textId="4C7F31A7" w:rsidR="00973A9E" w:rsidRPr="00973A9E" w:rsidDel="00A704A2" w:rsidRDefault="00973A9E" w:rsidP="00973A9E">
            <w:pPr>
              <w:spacing w:after="0" w:line="240" w:lineRule="auto"/>
              <w:rPr>
                <w:del w:id="1067" w:author="Stefanie Lane" w:date="2022-08-26T16:18:00Z"/>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38D5FE6A" w14:textId="46A0B5D3" w:rsidR="00973A9E" w:rsidRPr="00973A9E" w:rsidDel="00A704A2" w:rsidRDefault="00973A9E" w:rsidP="00973A9E">
            <w:pPr>
              <w:spacing w:after="0" w:line="240" w:lineRule="auto"/>
              <w:jc w:val="center"/>
              <w:rPr>
                <w:del w:id="1068" w:author="Stefanie Lane" w:date="2022-08-26T16:18:00Z"/>
                <w:rFonts w:ascii="Calibri" w:eastAsia="Times New Roman" w:hAnsi="Calibri" w:cs="Calibri"/>
                <w:color w:val="000000"/>
                <w:sz w:val="20"/>
                <w:szCs w:val="20"/>
              </w:rPr>
            </w:pPr>
            <w:del w:id="1069" w:author="Stefanie Lane" w:date="2022-08-26T16:18:00Z">
              <w:r w:rsidRPr="00973A9E" w:rsidDel="00A704A2">
                <w:rPr>
                  <w:rFonts w:ascii="Calibri" w:eastAsia="Times New Roman" w:hAnsi="Calibri" w:cs="Calibri"/>
                  <w:color w:val="000000"/>
                  <w:sz w:val="20"/>
                  <w:szCs w:val="20"/>
                </w:rPr>
                <w:delText> </w:delText>
              </w:r>
            </w:del>
          </w:p>
        </w:tc>
      </w:tr>
      <w:tr w:rsidR="00973A9E" w:rsidRPr="00973A9E" w:rsidDel="00A704A2" w14:paraId="1016AA8A" w14:textId="139E7202" w:rsidTr="00973A9E">
        <w:trPr>
          <w:trHeight w:val="260"/>
          <w:del w:id="1070"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55AF7101" w14:textId="389BABCF" w:rsidR="00973A9E" w:rsidRPr="00973A9E" w:rsidDel="00A704A2" w:rsidRDefault="00973A9E" w:rsidP="00973A9E">
            <w:pPr>
              <w:spacing w:after="0" w:line="240" w:lineRule="auto"/>
              <w:rPr>
                <w:del w:id="1071" w:author="Stefanie Lane" w:date="2022-08-26T16:18: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468F1E70" w14:textId="471AF5A5" w:rsidR="00973A9E" w:rsidRPr="00973A9E" w:rsidDel="00A704A2" w:rsidRDefault="00973A9E" w:rsidP="00973A9E">
            <w:pPr>
              <w:spacing w:after="0" w:line="240" w:lineRule="auto"/>
              <w:jc w:val="center"/>
              <w:rPr>
                <w:del w:id="1072" w:author="Stefanie Lane" w:date="2022-08-26T16:18:00Z"/>
                <w:rFonts w:ascii="Calibri" w:eastAsia="Times New Roman" w:hAnsi="Calibri" w:cs="Calibri"/>
                <w:color w:val="000000"/>
                <w:sz w:val="20"/>
                <w:szCs w:val="20"/>
              </w:rPr>
            </w:pPr>
          </w:p>
        </w:tc>
        <w:tc>
          <w:tcPr>
            <w:tcW w:w="681" w:type="dxa"/>
            <w:tcBorders>
              <w:top w:val="nil"/>
              <w:left w:val="nil"/>
              <w:bottom w:val="nil"/>
              <w:right w:val="nil"/>
            </w:tcBorders>
            <w:shd w:val="clear" w:color="auto" w:fill="auto"/>
            <w:noWrap/>
            <w:vAlign w:val="bottom"/>
            <w:hideMark/>
          </w:tcPr>
          <w:p w14:paraId="7B8F77D0" w14:textId="704EA5C9" w:rsidR="00973A9E" w:rsidRPr="00973A9E" w:rsidDel="00A704A2" w:rsidRDefault="00973A9E" w:rsidP="00973A9E">
            <w:pPr>
              <w:spacing w:after="0" w:line="240" w:lineRule="auto"/>
              <w:rPr>
                <w:del w:id="1073" w:author="Stefanie Lane" w:date="2022-08-26T16:18: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9F4718E" w14:textId="143B10F9" w:rsidR="00973A9E" w:rsidRPr="00973A9E" w:rsidDel="00A704A2" w:rsidRDefault="00973A9E" w:rsidP="00973A9E">
            <w:pPr>
              <w:spacing w:after="0" w:line="240" w:lineRule="auto"/>
              <w:jc w:val="center"/>
              <w:rPr>
                <w:del w:id="1074" w:author="Stefanie Lane" w:date="2022-08-26T16:18:00Z"/>
                <w:rFonts w:ascii="Times New Roman" w:eastAsia="Times New Roman" w:hAnsi="Times New Roman" w:cs="Times New Roman"/>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41B52C54" w14:textId="3906EB29" w:rsidR="00973A9E" w:rsidRPr="00973A9E" w:rsidDel="00A704A2" w:rsidRDefault="00973A9E" w:rsidP="00973A9E">
            <w:pPr>
              <w:spacing w:after="0" w:line="240" w:lineRule="auto"/>
              <w:rPr>
                <w:del w:id="1075" w:author="Stefanie Lane" w:date="2022-08-26T16:18:00Z"/>
                <w:rFonts w:ascii="Calibri" w:eastAsia="Times New Roman" w:hAnsi="Calibri" w:cs="Calibri"/>
                <w:i/>
                <w:iCs/>
                <w:sz w:val="20"/>
                <w:szCs w:val="20"/>
              </w:rPr>
            </w:pPr>
            <w:del w:id="1076" w:author="Stefanie Lane" w:date="2022-08-26T16:18:00Z">
              <w:r w:rsidRPr="00973A9E" w:rsidDel="00A704A2">
                <w:rPr>
                  <w:rFonts w:ascii="Calibri" w:eastAsia="Times New Roman" w:hAnsi="Calibri" w:cs="Calibri"/>
                  <w:i/>
                  <w:iCs/>
                  <w:sz w:val="20"/>
                  <w:szCs w:val="20"/>
                </w:rPr>
                <w:delText>Eleocharis palustris</w:delText>
              </w:r>
            </w:del>
          </w:p>
        </w:tc>
        <w:tc>
          <w:tcPr>
            <w:tcW w:w="691" w:type="dxa"/>
            <w:tcBorders>
              <w:top w:val="single" w:sz="4" w:space="0" w:color="auto"/>
              <w:left w:val="nil"/>
              <w:bottom w:val="single" w:sz="4" w:space="0" w:color="auto"/>
              <w:right w:val="nil"/>
            </w:tcBorders>
            <w:shd w:val="clear" w:color="auto" w:fill="auto"/>
            <w:noWrap/>
            <w:vAlign w:val="bottom"/>
            <w:hideMark/>
          </w:tcPr>
          <w:p w14:paraId="5E7260E4" w14:textId="59786167" w:rsidR="00973A9E" w:rsidRPr="00973A9E" w:rsidDel="00A704A2" w:rsidRDefault="00973A9E" w:rsidP="00973A9E">
            <w:pPr>
              <w:spacing w:after="0" w:line="240" w:lineRule="auto"/>
              <w:jc w:val="center"/>
              <w:rPr>
                <w:del w:id="1077" w:author="Stefanie Lane" w:date="2022-08-26T16:18:00Z"/>
                <w:rFonts w:ascii="Calibri" w:eastAsia="Times New Roman" w:hAnsi="Calibri" w:cs="Calibri"/>
                <w:color w:val="000000"/>
                <w:sz w:val="20"/>
                <w:szCs w:val="20"/>
              </w:rPr>
            </w:pPr>
            <w:del w:id="1078" w:author="Stefanie Lane" w:date="2022-08-26T16:18:00Z">
              <w:r w:rsidRPr="00973A9E" w:rsidDel="00A704A2">
                <w:rPr>
                  <w:rFonts w:ascii="Calibri" w:eastAsia="Times New Roman" w:hAnsi="Calibri" w:cs="Calibri"/>
                  <w:color w:val="000000"/>
                  <w:sz w:val="20"/>
                  <w:szCs w:val="20"/>
                </w:rPr>
                <w:delText>0.0215</w:delText>
              </w:r>
            </w:del>
          </w:p>
        </w:tc>
        <w:tc>
          <w:tcPr>
            <w:tcW w:w="300" w:type="dxa"/>
            <w:tcBorders>
              <w:top w:val="nil"/>
              <w:left w:val="nil"/>
              <w:bottom w:val="nil"/>
              <w:right w:val="nil"/>
            </w:tcBorders>
            <w:shd w:val="clear" w:color="auto" w:fill="auto"/>
            <w:noWrap/>
            <w:vAlign w:val="bottom"/>
            <w:hideMark/>
          </w:tcPr>
          <w:p w14:paraId="64FBE484" w14:textId="7A3DA0A1" w:rsidR="00973A9E" w:rsidRPr="00973A9E" w:rsidDel="00A704A2" w:rsidRDefault="00973A9E" w:rsidP="00973A9E">
            <w:pPr>
              <w:spacing w:after="0" w:line="240" w:lineRule="auto"/>
              <w:jc w:val="center"/>
              <w:rPr>
                <w:del w:id="1079" w:author="Stefanie Lane" w:date="2022-08-26T16:18: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2E7A860E" w14:textId="29483621" w:rsidR="00973A9E" w:rsidRPr="00973A9E" w:rsidDel="00A704A2" w:rsidRDefault="00973A9E" w:rsidP="00973A9E">
            <w:pPr>
              <w:spacing w:after="0" w:line="240" w:lineRule="auto"/>
              <w:rPr>
                <w:del w:id="1080" w:author="Stefanie Lane" w:date="2022-08-26T16:18:00Z"/>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2D75825B" w14:textId="52514A5B" w:rsidR="00973A9E" w:rsidRPr="00973A9E" w:rsidDel="00A704A2" w:rsidRDefault="00973A9E" w:rsidP="00973A9E">
            <w:pPr>
              <w:spacing w:after="0" w:line="240" w:lineRule="auto"/>
              <w:jc w:val="center"/>
              <w:rPr>
                <w:del w:id="1081" w:author="Stefanie Lane" w:date="2022-08-26T16:18:00Z"/>
                <w:rFonts w:ascii="Calibri" w:eastAsia="Times New Roman" w:hAnsi="Calibri" w:cs="Calibri"/>
                <w:color w:val="000000"/>
                <w:sz w:val="20"/>
                <w:szCs w:val="20"/>
              </w:rPr>
            </w:pPr>
            <w:del w:id="1082" w:author="Stefanie Lane" w:date="2022-08-26T16:18:00Z">
              <w:r w:rsidRPr="00973A9E" w:rsidDel="00A704A2">
                <w:rPr>
                  <w:rFonts w:ascii="Calibri" w:eastAsia="Times New Roman" w:hAnsi="Calibri" w:cs="Calibri"/>
                  <w:color w:val="000000"/>
                  <w:sz w:val="20"/>
                  <w:szCs w:val="20"/>
                </w:rPr>
                <w:delText> </w:delText>
              </w:r>
            </w:del>
          </w:p>
        </w:tc>
      </w:tr>
      <w:tr w:rsidR="00973A9E" w:rsidRPr="00973A9E" w:rsidDel="00A704A2" w14:paraId="3FF08276" w14:textId="79A89BA1" w:rsidTr="00973A9E">
        <w:trPr>
          <w:trHeight w:val="260"/>
          <w:del w:id="1083"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50991C91" w14:textId="40886E40" w:rsidR="00973A9E" w:rsidRPr="00973A9E" w:rsidDel="00A704A2" w:rsidRDefault="00973A9E" w:rsidP="00973A9E">
            <w:pPr>
              <w:spacing w:after="0" w:line="240" w:lineRule="auto"/>
              <w:rPr>
                <w:del w:id="1084" w:author="Stefanie Lane" w:date="2022-08-26T16:18: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1CE9B581" w14:textId="4CFA5794" w:rsidR="00973A9E" w:rsidRPr="00973A9E" w:rsidDel="00A704A2" w:rsidRDefault="00973A9E" w:rsidP="00973A9E">
            <w:pPr>
              <w:spacing w:after="0" w:line="240" w:lineRule="auto"/>
              <w:jc w:val="center"/>
              <w:rPr>
                <w:del w:id="1085" w:author="Stefanie Lane" w:date="2022-08-26T16:18:00Z"/>
                <w:rFonts w:ascii="Calibri" w:eastAsia="Times New Roman" w:hAnsi="Calibri" w:cs="Calibri"/>
                <w:color w:val="000000"/>
                <w:sz w:val="20"/>
                <w:szCs w:val="20"/>
              </w:rPr>
            </w:pPr>
          </w:p>
        </w:tc>
        <w:tc>
          <w:tcPr>
            <w:tcW w:w="681" w:type="dxa"/>
            <w:tcBorders>
              <w:top w:val="nil"/>
              <w:left w:val="nil"/>
              <w:bottom w:val="nil"/>
              <w:right w:val="nil"/>
            </w:tcBorders>
            <w:shd w:val="clear" w:color="auto" w:fill="auto"/>
            <w:noWrap/>
            <w:vAlign w:val="bottom"/>
            <w:hideMark/>
          </w:tcPr>
          <w:p w14:paraId="4CE4CCA3" w14:textId="3AFEA9CC" w:rsidR="00973A9E" w:rsidRPr="00973A9E" w:rsidDel="00A704A2" w:rsidRDefault="00973A9E" w:rsidP="00973A9E">
            <w:pPr>
              <w:spacing w:after="0" w:line="240" w:lineRule="auto"/>
              <w:rPr>
                <w:del w:id="1086" w:author="Stefanie Lane" w:date="2022-08-26T16:18: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08B5A97" w14:textId="56C4D990" w:rsidR="00973A9E" w:rsidRPr="00973A9E" w:rsidDel="00A704A2" w:rsidRDefault="00973A9E" w:rsidP="00973A9E">
            <w:pPr>
              <w:spacing w:after="0" w:line="240" w:lineRule="auto"/>
              <w:jc w:val="center"/>
              <w:rPr>
                <w:del w:id="1087" w:author="Stefanie Lane" w:date="2022-08-26T16:18:00Z"/>
                <w:rFonts w:ascii="Times New Roman" w:eastAsia="Times New Roman" w:hAnsi="Times New Roman" w:cs="Times New Roman"/>
                <w:sz w:val="20"/>
                <w:szCs w:val="20"/>
              </w:rPr>
            </w:pPr>
          </w:p>
        </w:tc>
        <w:tc>
          <w:tcPr>
            <w:tcW w:w="2189" w:type="dxa"/>
            <w:tcBorders>
              <w:top w:val="nil"/>
              <w:left w:val="nil"/>
              <w:bottom w:val="single" w:sz="4" w:space="0" w:color="auto"/>
              <w:right w:val="nil"/>
            </w:tcBorders>
            <w:shd w:val="clear" w:color="auto" w:fill="auto"/>
            <w:noWrap/>
            <w:vAlign w:val="bottom"/>
            <w:hideMark/>
          </w:tcPr>
          <w:p w14:paraId="7D1F105E" w14:textId="58DB5D13" w:rsidR="00973A9E" w:rsidRPr="00973A9E" w:rsidDel="00A704A2" w:rsidRDefault="00973A9E" w:rsidP="00973A9E">
            <w:pPr>
              <w:spacing w:after="0" w:line="240" w:lineRule="auto"/>
              <w:rPr>
                <w:del w:id="1088" w:author="Stefanie Lane" w:date="2022-08-26T16:18:00Z"/>
                <w:rFonts w:ascii="Calibri" w:eastAsia="Times New Roman" w:hAnsi="Calibri" w:cs="Calibri"/>
                <w:i/>
                <w:iCs/>
                <w:sz w:val="20"/>
                <w:szCs w:val="20"/>
              </w:rPr>
            </w:pPr>
            <w:del w:id="1089" w:author="Stefanie Lane" w:date="2022-08-26T16:18:00Z">
              <w:r w:rsidRPr="00973A9E" w:rsidDel="00A704A2">
                <w:rPr>
                  <w:rFonts w:ascii="Calibri" w:eastAsia="Times New Roman" w:hAnsi="Calibri" w:cs="Calibri"/>
                  <w:i/>
                  <w:iCs/>
                  <w:sz w:val="20"/>
                  <w:szCs w:val="20"/>
                </w:rPr>
                <w:delText>Equisetum variegatum</w:delText>
              </w:r>
            </w:del>
          </w:p>
        </w:tc>
        <w:tc>
          <w:tcPr>
            <w:tcW w:w="691" w:type="dxa"/>
            <w:tcBorders>
              <w:top w:val="nil"/>
              <w:left w:val="nil"/>
              <w:bottom w:val="single" w:sz="4" w:space="0" w:color="auto"/>
              <w:right w:val="nil"/>
            </w:tcBorders>
            <w:shd w:val="clear" w:color="auto" w:fill="auto"/>
            <w:noWrap/>
            <w:vAlign w:val="bottom"/>
            <w:hideMark/>
          </w:tcPr>
          <w:p w14:paraId="2BC3EB39" w14:textId="728E9417" w:rsidR="00973A9E" w:rsidRPr="00973A9E" w:rsidDel="00A704A2" w:rsidRDefault="00973A9E" w:rsidP="00973A9E">
            <w:pPr>
              <w:spacing w:after="0" w:line="240" w:lineRule="auto"/>
              <w:jc w:val="center"/>
              <w:rPr>
                <w:del w:id="1090" w:author="Stefanie Lane" w:date="2022-08-26T16:18:00Z"/>
                <w:rFonts w:ascii="Calibri" w:eastAsia="Times New Roman" w:hAnsi="Calibri" w:cs="Calibri"/>
                <w:color w:val="000000"/>
                <w:sz w:val="20"/>
                <w:szCs w:val="20"/>
              </w:rPr>
            </w:pPr>
            <w:del w:id="1091" w:author="Stefanie Lane" w:date="2022-08-26T16:18:00Z">
              <w:r w:rsidRPr="00973A9E" w:rsidDel="00A704A2">
                <w:rPr>
                  <w:rFonts w:ascii="Calibri" w:eastAsia="Times New Roman" w:hAnsi="Calibri" w:cs="Calibri"/>
                  <w:color w:val="000000"/>
                  <w:sz w:val="20"/>
                  <w:szCs w:val="20"/>
                </w:rPr>
                <w:delText>0.0485</w:delText>
              </w:r>
            </w:del>
          </w:p>
        </w:tc>
        <w:tc>
          <w:tcPr>
            <w:tcW w:w="300" w:type="dxa"/>
            <w:tcBorders>
              <w:top w:val="nil"/>
              <w:left w:val="nil"/>
              <w:bottom w:val="nil"/>
              <w:right w:val="nil"/>
            </w:tcBorders>
            <w:shd w:val="clear" w:color="auto" w:fill="auto"/>
            <w:noWrap/>
            <w:vAlign w:val="bottom"/>
            <w:hideMark/>
          </w:tcPr>
          <w:p w14:paraId="1623BF81" w14:textId="62D42FAA" w:rsidR="00973A9E" w:rsidRPr="00973A9E" w:rsidDel="00A704A2" w:rsidRDefault="00973A9E" w:rsidP="00973A9E">
            <w:pPr>
              <w:spacing w:after="0" w:line="240" w:lineRule="auto"/>
              <w:jc w:val="center"/>
              <w:rPr>
                <w:del w:id="1092" w:author="Stefanie Lane" w:date="2022-08-26T16:18: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74766A83" w14:textId="01356999" w:rsidR="00973A9E" w:rsidRPr="00973A9E" w:rsidDel="00A704A2" w:rsidRDefault="00973A9E" w:rsidP="00973A9E">
            <w:pPr>
              <w:spacing w:after="0" w:line="240" w:lineRule="auto"/>
              <w:rPr>
                <w:del w:id="1093" w:author="Stefanie Lane" w:date="2022-08-26T16:18:00Z"/>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7DE11BB2" w14:textId="7920C814" w:rsidR="00973A9E" w:rsidRPr="00973A9E" w:rsidDel="00A704A2" w:rsidRDefault="00973A9E" w:rsidP="00973A9E">
            <w:pPr>
              <w:spacing w:after="0" w:line="240" w:lineRule="auto"/>
              <w:jc w:val="center"/>
              <w:rPr>
                <w:del w:id="1094" w:author="Stefanie Lane" w:date="2022-08-26T16:18:00Z"/>
                <w:rFonts w:ascii="Calibri" w:eastAsia="Times New Roman" w:hAnsi="Calibri" w:cs="Calibri"/>
                <w:color w:val="000000"/>
                <w:sz w:val="20"/>
                <w:szCs w:val="20"/>
              </w:rPr>
            </w:pPr>
            <w:del w:id="1095" w:author="Stefanie Lane" w:date="2022-08-26T16:18:00Z">
              <w:r w:rsidRPr="00973A9E" w:rsidDel="00A704A2">
                <w:rPr>
                  <w:rFonts w:ascii="Calibri" w:eastAsia="Times New Roman" w:hAnsi="Calibri" w:cs="Calibri"/>
                  <w:color w:val="000000"/>
                  <w:sz w:val="20"/>
                  <w:szCs w:val="20"/>
                </w:rPr>
                <w:delText> </w:delText>
              </w:r>
            </w:del>
          </w:p>
        </w:tc>
      </w:tr>
      <w:tr w:rsidR="00973A9E" w:rsidRPr="00973A9E" w:rsidDel="00A704A2" w14:paraId="372C37E8" w14:textId="3113F7C6" w:rsidTr="00973A9E">
        <w:trPr>
          <w:trHeight w:val="270"/>
          <w:del w:id="1096"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08C9BA05" w14:textId="54675850" w:rsidR="00973A9E" w:rsidRPr="00973A9E" w:rsidDel="00A704A2" w:rsidRDefault="00973A9E" w:rsidP="00973A9E">
            <w:pPr>
              <w:spacing w:after="0" w:line="240" w:lineRule="auto"/>
              <w:rPr>
                <w:del w:id="1097" w:author="Stefanie Lane" w:date="2022-08-26T16:18:00Z"/>
                <w:rFonts w:ascii="Calibri" w:eastAsia="Times New Roman" w:hAnsi="Calibri" w:cs="Calibri"/>
                <w:color w:val="000000"/>
                <w:sz w:val="20"/>
                <w:szCs w:val="20"/>
              </w:rPr>
            </w:pPr>
          </w:p>
        </w:tc>
        <w:tc>
          <w:tcPr>
            <w:tcW w:w="2959" w:type="dxa"/>
            <w:tcBorders>
              <w:top w:val="nil"/>
              <w:left w:val="nil"/>
              <w:bottom w:val="single" w:sz="8" w:space="0" w:color="auto"/>
              <w:right w:val="nil"/>
            </w:tcBorders>
            <w:shd w:val="clear" w:color="auto" w:fill="auto"/>
            <w:noWrap/>
            <w:vAlign w:val="bottom"/>
            <w:hideMark/>
          </w:tcPr>
          <w:p w14:paraId="3DF1FA6E" w14:textId="1BB3D366" w:rsidR="00973A9E" w:rsidRPr="00973A9E" w:rsidDel="00A704A2" w:rsidRDefault="00973A9E" w:rsidP="00973A9E">
            <w:pPr>
              <w:spacing w:after="0" w:line="240" w:lineRule="auto"/>
              <w:rPr>
                <w:del w:id="1098" w:author="Stefanie Lane" w:date="2022-08-26T16:18:00Z"/>
                <w:rFonts w:ascii="Calibri" w:eastAsia="Times New Roman" w:hAnsi="Calibri" w:cs="Calibri"/>
                <w:color w:val="000000"/>
                <w:sz w:val="20"/>
                <w:szCs w:val="20"/>
              </w:rPr>
            </w:pPr>
            <w:del w:id="1099" w:author="Stefanie Lane" w:date="2022-08-26T16:18:00Z">
              <w:r w:rsidRPr="00973A9E" w:rsidDel="00A704A2">
                <w:rPr>
                  <w:rFonts w:ascii="Calibri" w:eastAsia="Times New Roman" w:hAnsi="Calibri" w:cs="Calibri"/>
                  <w:color w:val="000000"/>
                  <w:sz w:val="20"/>
                  <w:szCs w:val="20"/>
                </w:rPr>
                <w:delText> </w:delText>
              </w:r>
            </w:del>
          </w:p>
        </w:tc>
        <w:tc>
          <w:tcPr>
            <w:tcW w:w="681" w:type="dxa"/>
            <w:tcBorders>
              <w:top w:val="nil"/>
              <w:left w:val="nil"/>
              <w:bottom w:val="single" w:sz="8" w:space="0" w:color="auto"/>
              <w:right w:val="nil"/>
            </w:tcBorders>
            <w:shd w:val="clear" w:color="auto" w:fill="auto"/>
            <w:noWrap/>
            <w:vAlign w:val="bottom"/>
            <w:hideMark/>
          </w:tcPr>
          <w:p w14:paraId="072112AD" w14:textId="5CC1BDD4" w:rsidR="00973A9E" w:rsidRPr="00973A9E" w:rsidDel="00A704A2" w:rsidRDefault="00973A9E" w:rsidP="00973A9E">
            <w:pPr>
              <w:spacing w:after="0" w:line="240" w:lineRule="auto"/>
              <w:jc w:val="center"/>
              <w:rPr>
                <w:del w:id="1100" w:author="Stefanie Lane" w:date="2022-08-26T16:18:00Z"/>
                <w:rFonts w:ascii="Calibri" w:eastAsia="Times New Roman" w:hAnsi="Calibri" w:cs="Calibri"/>
                <w:color w:val="000000"/>
                <w:sz w:val="20"/>
                <w:szCs w:val="20"/>
              </w:rPr>
            </w:pPr>
            <w:del w:id="1101" w:author="Stefanie Lane" w:date="2022-08-26T16:18:00Z">
              <w:r w:rsidRPr="00973A9E" w:rsidDel="00A704A2">
                <w:rPr>
                  <w:rFonts w:ascii="Calibri" w:eastAsia="Times New Roman" w:hAnsi="Calibri" w:cs="Calibri"/>
                  <w:color w:val="000000"/>
                  <w:sz w:val="20"/>
                  <w:szCs w:val="20"/>
                </w:rPr>
                <w:delText> </w:delText>
              </w:r>
            </w:del>
          </w:p>
        </w:tc>
        <w:tc>
          <w:tcPr>
            <w:tcW w:w="300" w:type="dxa"/>
            <w:tcBorders>
              <w:top w:val="nil"/>
              <w:left w:val="nil"/>
              <w:bottom w:val="single" w:sz="8" w:space="0" w:color="auto"/>
              <w:right w:val="nil"/>
            </w:tcBorders>
            <w:shd w:val="clear" w:color="auto" w:fill="auto"/>
            <w:noWrap/>
            <w:vAlign w:val="bottom"/>
            <w:hideMark/>
          </w:tcPr>
          <w:p w14:paraId="1AD6199E" w14:textId="0F9C5CB0" w:rsidR="00973A9E" w:rsidRPr="00973A9E" w:rsidDel="00A704A2" w:rsidRDefault="00973A9E" w:rsidP="00973A9E">
            <w:pPr>
              <w:spacing w:after="0" w:line="240" w:lineRule="auto"/>
              <w:rPr>
                <w:del w:id="1102" w:author="Stefanie Lane" w:date="2022-08-26T16:18:00Z"/>
                <w:rFonts w:ascii="Calibri" w:eastAsia="Times New Roman" w:hAnsi="Calibri" w:cs="Calibri"/>
                <w:color w:val="000000"/>
                <w:sz w:val="20"/>
                <w:szCs w:val="20"/>
              </w:rPr>
            </w:pPr>
            <w:del w:id="1103" w:author="Stefanie Lane" w:date="2022-08-26T16:18:00Z">
              <w:r w:rsidRPr="00973A9E" w:rsidDel="00A704A2">
                <w:rPr>
                  <w:rFonts w:ascii="Calibri" w:eastAsia="Times New Roman" w:hAnsi="Calibri" w:cs="Calibri"/>
                  <w:color w:val="000000"/>
                  <w:sz w:val="20"/>
                  <w:szCs w:val="20"/>
                </w:rPr>
                <w:delText> </w:delText>
              </w:r>
            </w:del>
          </w:p>
        </w:tc>
        <w:tc>
          <w:tcPr>
            <w:tcW w:w="2189" w:type="dxa"/>
            <w:tcBorders>
              <w:top w:val="nil"/>
              <w:left w:val="nil"/>
              <w:bottom w:val="single" w:sz="8" w:space="0" w:color="auto"/>
              <w:right w:val="nil"/>
            </w:tcBorders>
            <w:shd w:val="clear" w:color="auto" w:fill="auto"/>
            <w:noWrap/>
            <w:vAlign w:val="bottom"/>
            <w:hideMark/>
          </w:tcPr>
          <w:p w14:paraId="22A180AA" w14:textId="7C9C8A46" w:rsidR="00973A9E" w:rsidRPr="00973A9E" w:rsidDel="00A704A2" w:rsidRDefault="00973A9E" w:rsidP="00973A9E">
            <w:pPr>
              <w:spacing w:after="0" w:line="240" w:lineRule="auto"/>
              <w:rPr>
                <w:del w:id="1104" w:author="Stefanie Lane" w:date="2022-08-26T16:18:00Z"/>
                <w:rFonts w:ascii="Calibri" w:eastAsia="Times New Roman" w:hAnsi="Calibri" w:cs="Calibri"/>
                <w:i/>
                <w:iCs/>
                <w:sz w:val="20"/>
                <w:szCs w:val="20"/>
              </w:rPr>
            </w:pPr>
            <w:del w:id="1105" w:author="Stefanie Lane" w:date="2022-08-26T16:18:00Z">
              <w:r w:rsidRPr="00973A9E" w:rsidDel="00A704A2">
                <w:rPr>
                  <w:rFonts w:ascii="Calibri" w:eastAsia="Times New Roman" w:hAnsi="Calibri" w:cs="Calibri"/>
                  <w:i/>
                  <w:iCs/>
                  <w:sz w:val="20"/>
                  <w:szCs w:val="20"/>
                </w:rPr>
                <w:delText>Deschampsia caespitosa</w:delText>
              </w:r>
            </w:del>
          </w:p>
        </w:tc>
        <w:tc>
          <w:tcPr>
            <w:tcW w:w="691" w:type="dxa"/>
            <w:tcBorders>
              <w:top w:val="nil"/>
              <w:left w:val="nil"/>
              <w:bottom w:val="single" w:sz="8" w:space="0" w:color="auto"/>
              <w:right w:val="nil"/>
            </w:tcBorders>
            <w:shd w:val="clear" w:color="auto" w:fill="auto"/>
            <w:noWrap/>
            <w:vAlign w:val="bottom"/>
            <w:hideMark/>
          </w:tcPr>
          <w:p w14:paraId="28D1D16D" w14:textId="1C71A46E" w:rsidR="00973A9E" w:rsidRPr="00973A9E" w:rsidDel="00A704A2" w:rsidRDefault="00973A9E" w:rsidP="00973A9E">
            <w:pPr>
              <w:spacing w:after="0" w:line="240" w:lineRule="auto"/>
              <w:jc w:val="center"/>
              <w:rPr>
                <w:del w:id="1106" w:author="Stefanie Lane" w:date="2022-08-26T16:18:00Z"/>
                <w:rFonts w:ascii="Calibri" w:eastAsia="Times New Roman" w:hAnsi="Calibri" w:cs="Calibri"/>
                <w:color w:val="000000"/>
                <w:sz w:val="20"/>
                <w:szCs w:val="20"/>
              </w:rPr>
            </w:pPr>
            <w:del w:id="1107" w:author="Stefanie Lane" w:date="2022-08-26T16:18:00Z">
              <w:r w:rsidRPr="00973A9E" w:rsidDel="00A704A2">
                <w:rPr>
                  <w:rFonts w:ascii="Calibri" w:eastAsia="Times New Roman" w:hAnsi="Calibri" w:cs="Calibri"/>
                  <w:color w:val="000000"/>
                  <w:sz w:val="20"/>
                  <w:szCs w:val="20"/>
                </w:rPr>
                <w:delText>0.0292</w:delText>
              </w:r>
            </w:del>
          </w:p>
        </w:tc>
        <w:tc>
          <w:tcPr>
            <w:tcW w:w="300" w:type="dxa"/>
            <w:tcBorders>
              <w:top w:val="nil"/>
              <w:left w:val="nil"/>
              <w:bottom w:val="single" w:sz="8" w:space="0" w:color="auto"/>
              <w:right w:val="nil"/>
            </w:tcBorders>
            <w:shd w:val="clear" w:color="auto" w:fill="auto"/>
            <w:noWrap/>
            <w:vAlign w:val="bottom"/>
            <w:hideMark/>
          </w:tcPr>
          <w:p w14:paraId="145C0A02" w14:textId="4EBDD352" w:rsidR="00973A9E" w:rsidRPr="00973A9E" w:rsidDel="00A704A2" w:rsidRDefault="00973A9E" w:rsidP="00973A9E">
            <w:pPr>
              <w:spacing w:after="0" w:line="240" w:lineRule="auto"/>
              <w:rPr>
                <w:del w:id="1108" w:author="Stefanie Lane" w:date="2022-08-26T16:18:00Z"/>
                <w:rFonts w:ascii="Calibri" w:eastAsia="Times New Roman" w:hAnsi="Calibri" w:cs="Calibri"/>
                <w:color w:val="000000"/>
                <w:sz w:val="20"/>
                <w:szCs w:val="20"/>
              </w:rPr>
            </w:pPr>
            <w:del w:id="1109" w:author="Stefanie Lane" w:date="2022-08-26T16:18:00Z">
              <w:r w:rsidRPr="00973A9E" w:rsidDel="00A704A2">
                <w:rPr>
                  <w:rFonts w:ascii="Calibri" w:eastAsia="Times New Roman" w:hAnsi="Calibri" w:cs="Calibri"/>
                  <w:color w:val="000000"/>
                  <w:sz w:val="20"/>
                  <w:szCs w:val="20"/>
                </w:rPr>
                <w:delText> </w:delText>
              </w:r>
            </w:del>
          </w:p>
        </w:tc>
        <w:tc>
          <w:tcPr>
            <w:tcW w:w="2007" w:type="dxa"/>
            <w:tcBorders>
              <w:top w:val="nil"/>
              <w:left w:val="nil"/>
              <w:bottom w:val="single" w:sz="8" w:space="0" w:color="auto"/>
              <w:right w:val="nil"/>
            </w:tcBorders>
            <w:shd w:val="clear" w:color="auto" w:fill="auto"/>
            <w:noWrap/>
            <w:vAlign w:val="bottom"/>
            <w:hideMark/>
          </w:tcPr>
          <w:p w14:paraId="29F8A62D" w14:textId="6360D5F1" w:rsidR="00973A9E" w:rsidRPr="00973A9E" w:rsidDel="00A704A2" w:rsidRDefault="00973A9E" w:rsidP="00973A9E">
            <w:pPr>
              <w:spacing w:after="0" w:line="240" w:lineRule="auto"/>
              <w:rPr>
                <w:del w:id="1110" w:author="Stefanie Lane" w:date="2022-08-26T16:18:00Z"/>
                <w:rFonts w:ascii="Calibri" w:eastAsia="Times New Roman" w:hAnsi="Calibri" w:cs="Calibri"/>
                <w:color w:val="000000"/>
                <w:sz w:val="20"/>
                <w:szCs w:val="20"/>
              </w:rPr>
            </w:pPr>
            <w:del w:id="1111" w:author="Stefanie Lane" w:date="2022-08-26T16:18:00Z">
              <w:r w:rsidRPr="00973A9E" w:rsidDel="00A704A2">
                <w:rPr>
                  <w:rFonts w:ascii="Calibri" w:eastAsia="Times New Roman" w:hAnsi="Calibri" w:cs="Calibri"/>
                  <w:color w:val="000000"/>
                  <w:sz w:val="20"/>
                  <w:szCs w:val="20"/>
                </w:rPr>
                <w:delText> </w:delText>
              </w:r>
            </w:del>
          </w:p>
        </w:tc>
        <w:tc>
          <w:tcPr>
            <w:tcW w:w="693" w:type="dxa"/>
            <w:tcBorders>
              <w:top w:val="nil"/>
              <w:left w:val="nil"/>
              <w:bottom w:val="single" w:sz="8" w:space="0" w:color="auto"/>
              <w:right w:val="single" w:sz="8" w:space="0" w:color="auto"/>
            </w:tcBorders>
            <w:shd w:val="clear" w:color="auto" w:fill="auto"/>
            <w:noWrap/>
            <w:vAlign w:val="bottom"/>
            <w:hideMark/>
          </w:tcPr>
          <w:p w14:paraId="430BCFB5" w14:textId="14FC60A3" w:rsidR="00973A9E" w:rsidRPr="00973A9E" w:rsidDel="00A704A2" w:rsidRDefault="00973A9E" w:rsidP="00973A9E">
            <w:pPr>
              <w:spacing w:after="0" w:line="240" w:lineRule="auto"/>
              <w:jc w:val="center"/>
              <w:rPr>
                <w:del w:id="1112" w:author="Stefanie Lane" w:date="2022-08-26T16:18:00Z"/>
                <w:rFonts w:ascii="Calibri" w:eastAsia="Times New Roman" w:hAnsi="Calibri" w:cs="Calibri"/>
                <w:color w:val="000000"/>
                <w:sz w:val="20"/>
                <w:szCs w:val="20"/>
              </w:rPr>
            </w:pPr>
            <w:del w:id="1113" w:author="Stefanie Lane" w:date="2022-08-26T16:18:00Z">
              <w:r w:rsidRPr="00973A9E" w:rsidDel="00A704A2">
                <w:rPr>
                  <w:rFonts w:ascii="Calibri" w:eastAsia="Times New Roman" w:hAnsi="Calibri" w:cs="Calibri"/>
                  <w:color w:val="000000"/>
                  <w:sz w:val="20"/>
                  <w:szCs w:val="20"/>
                </w:rPr>
                <w:delText> </w:delText>
              </w:r>
            </w:del>
          </w:p>
        </w:tc>
      </w:tr>
    </w:tbl>
    <w:p w14:paraId="6DD777E0" w14:textId="468A1397" w:rsidR="00AD4549" w:rsidDel="00A704A2" w:rsidRDefault="00AD4549" w:rsidP="00AD4549">
      <w:pPr>
        <w:rPr>
          <w:del w:id="1114" w:author="Stefanie Lane" w:date="2022-08-26T16:18:00Z"/>
        </w:rPr>
      </w:pPr>
    </w:p>
    <w:p w14:paraId="69F2EA2C" w14:textId="37D39B27" w:rsidR="00AD4549" w:rsidDel="00A704A2" w:rsidRDefault="00AD4549" w:rsidP="00AD4549">
      <w:pPr>
        <w:rPr>
          <w:del w:id="1115" w:author="Stefanie Lane" w:date="2022-08-26T16:18:00Z"/>
        </w:rPr>
      </w:pPr>
    </w:p>
    <w:p w14:paraId="5C70E60F" w14:textId="2EED6866" w:rsidR="00AD4549" w:rsidDel="00A704A2" w:rsidRDefault="00AD4549" w:rsidP="00AD4549">
      <w:pPr>
        <w:rPr>
          <w:del w:id="1116" w:author="Stefanie Lane" w:date="2022-08-26T16:19:00Z"/>
        </w:rPr>
        <w:sectPr w:rsidR="00AD4549" w:rsidDel="00A704A2" w:rsidSect="00AD4549">
          <w:pgSz w:w="15840" w:h="12240" w:orient="landscape"/>
          <w:pgMar w:top="1080" w:right="1080" w:bottom="1080" w:left="1080" w:header="720" w:footer="720" w:gutter="0"/>
          <w:lnNumType w:countBy="1" w:restart="continuous"/>
          <w:cols w:space="720"/>
          <w:docGrid w:linePitch="360"/>
        </w:sectPr>
      </w:pPr>
    </w:p>
    <w:p w14:paraId="0EE18C2D" w14:textId="77777777" w:rsidR="001646E3" w:rsidRDefault="007D14DA" w:rsidP="007D52A9">
      <w:pPr>
        <w:keepNext/>
      </w:pPr>
      <w:r>
        <w:rPr>
          <w:noProof/>
        </w:rPr>
        <w:drawing>
          <wp:inline distT="0" distB="0" distL="0" distR="0" wp14:anchorId="561A21B6" wp14:editId="0BDFA16A">
            <wp:extent cx="5080764" cy="6774353"/>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080764" cy="6774353"/>
                    </a:xfrm>
                    <a:prstGeom prst="rect">
                      <a:avLst/>
                    </a:prstGeom>
                    <a:noFill/>
                    <a:ln>
                      <a:noFill/>
                    </a:ln>
                    <a:extLst>
                      <a:ext uri="{53640926-AAD7-44D8-BBD7-CCE9431645EC}">
                        <a14:shadowObscured xmlns:a14="http://schemas.microsoft.com/office/drawing/2010/main"/>
                      </a:ext>
                    </a:extLst>
                  </pic:spPr>
                </pic:pic>
              </a:graphicData>
            </a:graphic>
          </wp:inline>
        </w:drawing>
      </w:r>
    </w:p>
    <w:p w14:paraId="41572129" w14:textId="259B6126" w:rsidR="0089145E" w:rsidRDefault="001646E3" w:rsidP="007D52A9">
      <w:pPr>
        <w:pStyle w:val="Caption"/>
      </w:pPr>
      <w:bookmarkStart w:id="1117" w:name="_Ref103862754"/>
      <w:r>
        <w:t xml:space="preserve">Figure </w:t>
      </w:r>
      <w:fldSimple w:instr=" SEQ Figure \* ARABIC ">
        <w:r w:rsidR="007C5BD3">
          <w:rPr>
            <w:noProof/>
          </w:rPr>
          <w:t>3</w:t>
        </w:r>
      </w:fldSimple>
      <w:bookmarkEnd w:id="1117"/>
      <w:del w:id="1118" w:author="Stefanie Lane" w:date="2022-08-29T19:16:00Z">
        <w:r w:rsidDel="001A34D2">
          <w:delText>.</w:delText>
        </w:r>
      </w:del>
      <w:r>
        <w:t xml:space="preserve"> </w:t>
      </w:r>
      <w:ins w:id="1119" w:author="Stefanie Lane" w:date="2022-08-29T16:30:00Z">
        <w:r w:rsidR="00E740DA">
          <w:t xml:space="preserve">Assemblage-defining </w:t>
        </w:r>
      </w:ins>
      <w:ins w:id="1120" w:author="Stefanie Lane" w:date="2022-08-29T16:33:00Z">
        <w:r w:rsidR="00A7560C">
          <w:t xml:space="preserve">species </w:t>
        </w:r>
      </w:ins>
      <w:ins w:id="1121" w:author="Stefanie Lane" w:date="2022-08-29T17:48:00Z">
        <w:r w:rsidR="009C3F5B">
          <w:t xml:space="preserve">(at left, each panel) </w:t>
        </w:r>
      </w:ins>
      <w:ins w:id="1122" w:author="Stefanie Lane" w:date="2022-08-29T16:30:00Z">
        <w:r w:rsidR="00E740DA">
          <w:t>decrease in abundance</w:t>
        </w:r>
      </w:ins>
      <w:ins w:id="1123" w:author="Stefanie Lane" w:date="2022-08-29T16:31:00Z">
        <w:r w:rsidR="00E740DA">
          <w:t xml:space="preserve"> over time, while </w:t>
        </w:r>
        <w:r w:rsidR="00D70B30">
          <w:t xml:space="preserve">several </w:t>
        </w:r>
        <w:r w:rsidR="00E740DA">
          <w:t>exotic species</w:t>
        </w:r>
      </w:ins>
      <w:ins w:id="1124" w:author="Stefanie Lane" w:date="2022-08-29T16:34:00Z">
        <w:r w:rsidR="00F73E9C">
          <w:t xml:space="preserve"> (denoted by (*))</w:t>
        </w:r>
      </w:ins>
      <w:ins w:id="1125" w:author="Stefanie Lane" w:date="2022-08-29T16:31:00Z">
        <w:r w:rsidR="00D70B30">
          <w:t xml:space="preserve"> have increased in cover abundance since 1979</w:t>
        </w:r>
      </w:ins>
      <w:ins w:id="1126" w:author="Stefanie Lane" w:date="2022-08-29T16:30:00Z">
        <w:r w:rsidR="00E740DA">
          <w:t xml:space="preserve"> </w:t>
        </w:r>
      </w:ins>
      <w:del w:id="1127" w:author="Stefanie Lane" w:date="2022-08-29T16:32:00Z">
        <w:r w:rsidR="00F03A3F" w:rsidDel="00D70B30">
          <w:delText>Changes in m</w:delText>
        </w:r>
        <w:r w:rsidR="00014D08" w:rsidDel="00D70B30">
          <w:delText xml:space="preserve">ean cover abundance of indicator species </w:delText>
        </w:r>
        <w:r w:rsidR="00614FDC" w:rsidDel="00D70B30">
          <w:delText xml:space="preserve">most </w:delText>
        </w:r>
        <w:r w:rsidR="00014D08" w:rsidDel="00D70B30">
          <w:delText xml:space="preserve">significantly driving assemblage </w:delText>
        </w:r>
        <w:r w:rsidR="00192CAF" w:rsidDel="00D70B30">
          <w:delText>associations over time</w:delText>
        </w:r>
        <w:r w:rsidR="00351298" w:rsidDel="00D70B30">
          <w:delText xml:space="preserve">; blue-listed species </w:delText>
        </w:r>
        <w:r w:rsidR="00351298" w:rsidDel="00D70B30">
          <w:rPr>
            <w:i w:val="0"/>
          </w:rPr>
          <w:delText>Sidalcea hendersonii</w:delText>
        </w:r>
        <w:r w:rsidR="00351298" w:rsidDel="00D70B30">
          <w:delText xml:space="preserve"> included for special status interest</w:delText>
        </w:r>
        <w:r w:rsidR="00192CAF" w:rsidDel="00D70B30">
          <w:delText xml:space="preserve">. </w:delText>
        </w:r>
      </w:del>
      <w:del w:id="1128" w:author="Stefanie Lane" w:date="2022-08-29T16:34:00Z">
        <w:r w:rsidR="00513926" w:rsidDel="00F73E9C">
          <w:delText>Species names followed by (*)</w:delText>
        </w:r>
        <w:r w:rsidR="001F1D23" w:rsidDel="00F73E9C">
          <w:delText xml:space="preserve"> </w:delText>
        </w:r>
        <w:r w:rsidR="007079F9" w:rsidDel="00F73E9C">
          <w:delText>are</w:delText>
        </w:r>
        <w:r w:rsidR="004F1DD3" w:rsidDel="00F73E9C">
          <w:delText xml:space="preserve"> exotic</w:delText>
        </w:r>
        <w:r w:rsidR="007079F9" w:rsidDel="00F73E9C">
          <w:delText xml:space="preserve"> introductions from</w:delText>
        </w:r>
        <w:r w:rsidR="001F1D23" w:rsidDel="00F73E9C">
          <w:delText xml:space="preserve"> Eurasia</w:delText>
        </w:r>
        <w:r w:rsidR="00513926" w:rsidDel="00F73E9C">
          <w:delText xml:space="preserve">. </w:delText>
        </w:r>
      </w:del>
      <w:del w:id="1129" w:author="Stefanie Lane" w:date="2022-08-29T16:32:00Z">
        <w:r w:rsidR="00192CAF" w:rsidDel="00D70B30">
          <w:delText>Notably, each of the assemblage-defining species (</w:delText>
        </w:r>
        <w:r w:rsidR="00192CAF" w:rsidRPr="00DC704D" w:rsidDel="00D70B30">
          <w:rPr>
            <w:i w:val="0"/>
          </w:rPr>
          <w:delText>C. lyngbyei, F. arundinaceae, and M. trifoliata</w:delText>
        </w:r>
        <w:r w:rsidR="00192CAF" w:rsidDel="00D70B30">
          <w:delText xml:space="preserve">) </w:delText>
        </w:r>
        <w:r w:rsidR="00933E4A" w:rsidDel="00D70B30">
          <w:delText>decrease in mean abundance in 201</w:delText>
        </w:r>
        <w:r w:rsidR="005F174E" w:rsidDel="00D70B30">
          <w:delText>9</w:delText>
        </w:r>
        <w:r w:rsidR="00933E4A" w:rsidDel="00D70B30">
          <w:delText xml:space="preserve">. </w:delText>
        </w:r>
        <w:r w:rsidR="00F8031D" w:rsidDel="00D70B30">
          <w:delText>By 2019, i</w:delText>
        </w:r>
        <w:r w:rsidR="00933E4A" w:rsidDel="00D70B30">
          <w:delText xml:space="preserve">nvasive species </w:delText>
        </w:r>
        <w:r w:rsidR="00933E4A" w:rsidRPr="00DC704D" w:rsidDel="00D70B30">
          <w:rPr>
            <w:i w:val="0"/>
          </w:rPr>
          <w:delText>P. arundinaceae</w:delText>
        </w:r>
        <w:r w:rsidR="00933E4A" w:rsidDel="00D70B30">
          <w:delText xml:space="preserve"> more than triples its </w:delText>
        </w:r>
        <w:r w:rsidR="00F8031D" w:rsidDel="00D70B30">
          <w:delText xml:space="preserve">abundance in the Fescue assemblage. </w:delText>
        </w:r>
        <w:r w:rsidR="00192CAF" w:rsidDel="00D70B30">
          <w:delText xml:space="preserve"> </w:delText>
        </w:r>
      </w:del>
      <w:bookmarkStart w:id="1130" w:name="_Ref103083520"/>
      <w:r w:rsidR="0089145E">
        <w:br w:type="page"/>
      </w:r>
    </w:p>
    <w:p w14:paraId="728AB9E1" w14:textId="19EDEFA3" w:rsidR="00023622" w:rsidRPr="0022148A" w:rsidDel="00736096" w:rsidRDefault="00023622" w:rsidP="00023622">
      <w:pPr>
        <w:pStyle w:val="Caption"/>
        <w:rPr>
          <w:del w:id="1131" w:author="Stefanie Lane" w:date="2022-08-29T18:41:00Z"/>
          <w:i w:val="0"/>
          <w:iCs w:val="0"/>
          <w:color w:val="auto"/>
          <w:sz w:val="22"/>
          <w:szCs w:val="22"/>
        </w:rPr>
      </w:pPr>
      <w:bookmarkStart w:id="1132" w:name="_Ref104813833"/>
      <w:bookmarkStart w:id="1133" w:name="_Hlk106053533"/>
      <w:bookmarkEnd w:id="1130"/>
      <w:del w:id="1134" w:author="Stefanie Lane" w:date="2022-08-29T18:41:00Z">
        <w:r w:rsidDel="00736096">
          <w:lastRenderedPageBreak/>
          <w:delText xml:space="preserve">Table </w:delText>
        </w:r>
        <w:r w:rsidR="00B6163D" w:rsidDel="00736096">
          <w:fldChar w:fldCharType="begin"/>
        </w:r>
        <w:r w:rsidR="00B6163D" w:rsidDel="00736096">
          <w:delInstrText xml:space="preserve"> SEQ Table \* ARABIC </w:delInstrText>
        </w:r>
        <w:r w:rsidR="00B6163D" w:rsidDel="00736096">
          <w:fldChar w:fldCharType="separate"/>
        </w:r>
      </w:del>
      <w:del w:id="1135" w:author="Stefanie Lane" w:date="2022-08-26T16:20:00Z">
        <w:r w:rsidR="00615FBC" w:rsidDel="007C5BD3">
          <w:rPr>
            <w:noProof/>
          </w:rPr>
          <w:delText>2</w:delText>
        </w:r>
      </w:del>
      <w:del w:id="1136" w:author="Stefanie Lane" w:date="2022-08-29T18:41:00Z">
        <w:r w:rsidR="00B6163D" w:rsidDel="00736096">
          <w:rPr>
            <w:noProof/>
          </w:rPr>
          <w:fldChar w:fldCharType="end"/>
        </w:r>
        <w:bookmarkEnd w:id="1132"/>
        <w:r w:rsidRPr="00C2460B" w:rsidDel="00736096">
          <w:delText xml:space="preserve">. </w:delText>
        </w:r>
        <w:r w:rsidRPr="00C2460B" w:rsidDel="00736096">
          <w:rPr>
            <w:rFonts w:ascii="Calibri" w:eastAsia="Calibri" w:hAnsi="Calibri" w:cs="Calibri"/>
            <w:iCs w:val="0"/>
            <w:color w:val="44546A"/>
          </w:rPr>
          <w:delText>Between 1979 and 2019, 8 fewer plots and 5 fewer species were observed, resulting in slightly lower α-diversity and greater β-diversity. For each assemblage type, Bogbean is the only assemblage to proportionally gain plots between 1979 and 2019, while the Fescue and Sedge assemblages lost plots.</w:delText>
        </w:r>
        <w:r w:rsidR="00F7211B" w:rsidDel="00736096">
          <w:rPr>
            <w:rFonts w:ascii="Calibri" w:eastAsia="Calibri" w:hAnsi="Calibri" w:cs="Calibri"/>
            <w:iCs w:val="0"/>
            <w:color w:val="44546A"/>
          </w:rPr>
          <w:delText xml:space="preserve"> Plot loss did not appear to have an effect on diversity components, as tested by bootstrapping a minimum of 1</w:delText>
        </w:r>
        <w:r w:rsidR="006E0F29" w:rsidDel="00736096">
          <w:rPr>
            <w:rFonts w:ascii="Calibri" w:eastAsia="Calibri" w:hAnsi="Calibri" w:cs="Calibri"/>
            <w:iCs w:val="0"/>
            <w:color w:val="44546A"/>
          </w:rPr>
          <w:delText>8</w:delText>
        </w:r>
        <w:r w:rsidR="00F7211B" w:rsidDel="00736096">
          <w:rPr>
            <w:rFonts w:ascii="Calibri" w:eastAsia="Calibri" w:hAnsi="Calibri" w:cs="Calibri"/>
            <w:iCs w:val="0"/>
            <w:color w:val="44546A"/>
          </w:rPr>
          <w:delText xml:space="preserve"> plots per assemblage each year </w:delText>
        </w:r>
        <w:r w:rsidR="00C858BE" w:rsidDel="00736096">
          <w:rPr>
            <w:rFonts w:ascii="Calibri" w:eastAsia="Calibri" w:hAnsi="Calibri" w:cs="Calibri"/>
            <w:iCs w:val="0"/>
            <w:color w:val="44546A"/>
          </w:rPr>
          <w:delText>(</w:delText>
        </w:r>
        <w:r w:rsidR="00C858BE" w:rsidDel="00736096">
          <w:delText xml:space="preserve">Table </w:delText>
        </w:r>
        <w:r w:rsidR="00C858BE" w:rsidDel="00736096">
          <w:rPr>
            <w:noProof/>
          </w:rPr>
          <w:delText>5</w:delText>
        </w:r>
        <w:r w:rsidR="00A55689" w:rsidDel="00736096">
          <w:rPr>
            <w:rFonts w:ascii="Calibri" w:eastAsia="Calibri" w:hAnsi="Calibri" w:cs="Calibri"/>
            <w:iCs w:val="0"/>
            <w:color w:val="44546A"/>
          </w:rPr>
          <w:delText xml:space="preserve">). </w:delText>
        </w:r>
        <w:r w:rsidR="00F7211B" w:rsidDel="00736096">
          <w:rPr>
            <w:rFonts w:ascii="Calibri" w:eastAsia="Calibri" w:hAnsi="Calibri" w:cs="Calibri"/>
            <w:iCs w:val="0"/>
            <w:color w:val="44546A"/>
          </w:rPr>
          <w:delText xml:space="preserve"> </w:delText>
        </w:r>
      </w:del>
    </w:p>
    <w:tbl>
      <w:tblPr>
        <w:tblW w:w="5320" w:type="dxa"/>
        <w:jc w:val="center"/>
        <w:tblLook w:val="04A0" w:firstRow="1" w:lastRow="0" w:firstColumn="1" w:lastColumn="0" w:noHBand="0" w:noVBand="1"/>
      </w:tblPr>
      <w:tblGrid>
        <w:gridCol w:w="1211"/>
        <w:gridCol w:w="956"/>
        <w:gridCol w:w="818"/>
        <w:gridCol w:w="300"/>
        <w:gridCol w:w="932"/>
        <w:gridCol w:w="932"/>
        <w:gridCol w:w="932"/>
      </w:tblGrid>
      <w:tr w:rsidR="00023622" w:rsidRPr="00823843" w:rsidDel="00736096" w14:paraId="7DB1E542" w14:textId="1770D553" w:rsidTr="00446B55">
        <w:trPr>
          <w:trHeight w:val="470"/>
          <w:jc w:val="center"/>
          <w:del w:id="1137" w:author="Stefanie Lane" w:date="2022-08-29T18:41:00Z"/>
        </w:trPr>
        <w:tc>
          <w:tcPr>
            <w:tcW w:w="1080" w:type="dxa"/>
            <w:tcBorders>
              <w:top w:val="nil"/>
              <w:left w:val="nil"/>
              <w:bottom w:val="nil"/>
              <w:right w:val="nil"/>
            </w:tcBorders>
            <w:shd w:val="clear" w:color="auto" w:fill="auto"/>
            <w:noWrap/>
            <w:vAlign w:val="bottom"/>
            <w:hideMark/>
          </w:tcPr>
          <w:p w14:paraId="4F09DC02" w14:textId="580F033D" w:rsidR="00023622" w:rsidRPr="00823843" w:rsidDel="00736096" w:rsidRDefault="00023622" w:rsidP="00446B55">
            <w:pPr>
              <w:spacing w:after="0" w:line="240" w:lineRule="auto"/>
              <w:rPr>
                <w:del w:id="1138" w:author="Stefanie Lane" w:date="2022-08-29T18:41:00Z"/>
                <w:rFonts w:ascii="Times New Roman" w:eastAsia="Times New Roman" w:hAnsi="Times New Roman" w:cs="Times New Roman"/>
                <w:sz w:val="24"/>
                <w:szCs w:val="24"/>
              </w:rPr>
            </w:pPr>
            <w:bookmarkStart w:id="1139" w:name="_Hlk106053541"/>
            <w:bookmarkEnd w:id="1133"/>
          </w:p>
        </w:tc>
        <w:tc>
          <w:tcPr>
            <w:tcW w:w="1540" w:type="dxa"/>
            <w:gridSpan w:val="2"/>
            <w:tcBorders>
              <w:top w:val="nil"/>
              <w:left w:val="nil"/>
              <w:bottom w:val="nil"/>
              <w:right w:val="nil"/>
            </w:tcBorders>
            <w:shd w:val="clear" w:color="auto" w:fill="auto"/>
            <w:vAlign w:val="center"/>
            <w:hideMark/>
          </w:tcPr>
          <w:p w14:paraId="484A0886" w14:textId="52FC1423" w:rsidR="00023622" w:rsidRPr="00823843" w:rsidDel="00736096" w:rsidRDefault="00023622" w:rsidP="00446B55">
            <w:pPr>
              <w:spacing w:after="0" w:line="240" w:lineRule="auto"/>
              <w:jc w:val="center"/>
              <w:rPr>
                <w:del w:id="1140" w:author="Stefanie Lane" w:date="2022-08-29T18:41:00Z"/>
                <w:rFonts w:ascii="Calibri" w:eastAsia="Times New Roman" w:hAnsi="Calibri" w:cs="Calibri"/>
                <w:b/>
                <w:bCs/>
                <w:color w:val="000000"/>
                <w:sz w:val="20"/>
                <w:szCs w:val="20"/>
              </w:rPr>
            </w:pPr>
            <w:del w:id="1141" w:author="Stefanie Lane" w:date="2022-08-29T18:41:00Z">
              <w:r w:rsidRPr="00823843" w:rsidDel="00736096">
                <w:rPr>
                  <w:rFonts w:ascii="Calibri" w:eastAsia="Times New Roman" w:hAnsi="Calibri" w:cs="Calibri"/>
                  <w:b/>
                  <w:bCs/>
                  <w:color w:val="000000"/>
                  <w:sz w:val="20"/>
                  <w:szCs w:val="20"/>
                </w:rPr>
                <w:delText>Plot-level components</w:delText>
              </w:r>
            </w:del>
          </w:p>
        </w:tc>
        <w:tc>
          <w:tcPr>
            <w:tcW w:w="300" w:type="dxa"/>
            <w:tcBorders>
              <w:top w:val="nil"/>
              <w:left w:val="nil"/>
              <w:bottom w:val="nil"/>
              <w:right w:val="nil"/>
            </w:tcBorders>
            <w:shd w:val="clear" w:color="auto" w:fill="auto"/>
            <w:vAlign w:val="center"/>
            <w:hideMark/>
          </w:tcPr>
          <w:p w14:paraId="5B35E7AD" w14:textId="2B9D6420" w:rsidR="00023622" w:rsidRPr="00823843" w:rsidDel="00736096" w:rsidRDefault="00023622" w:rsidP="00446B55">
            <w:pPr>
              <w:spacing w:after="0" w:line="240" w:lineRule="auto"/>
              <w:jc w:val="center"/>
              <w:rPr>
                <w:del w:id="1142" w:author="Stefanie Lane" w:date="2022-08-29T18:41:00Z"/>
                <w:rFonts w:ascii="Calibri" w:eastAsia="Times New Roman" w:hAnsi="Calibri" w:cs="Calibri"/>
                <w:b/>
                <w:bCs/>
                <w:color w:val="000000"/>
                <w:sz w:val="20"/>
                <w:szCs w:val="20"/>
              </w:rPr>
            </w:pPr>
          </w:p>
        </w:tc>
        <w:tc>
          <w:tcPr>
            <w:tcW w:w="2400" w:type="dxa"/>
            <w:gridSpan w:val="3"/>
            <w:tcBorders>
              <w:top w:val="nil"/>
              <w:left w:val="nil"/>
              <w:bottom w:val="nil"/>
              <w:right w:val="nil"/>
            </w:tcBorders>
            <w:shd w:val="clear" w:color="auto" w:fill="auto"/>
            <w:vAlign w:val="center"/>
            <w:hideMark/>
          </w:tcPr>
          <w:p w14:paraId="3E05C060" w14:textId="5016D832" w:rsidR="00023622" w:rsidRPr="00823843" w:rsidDel="00736096" w:rsidRDefault="00023622" w:rsidP="00446B55">
            <w:pPr>
              <w:spacing w:after="0" w:line="240" w:lineRule="auto"/>
              <w:jc w:val="center"/>
              <w:rPr>
                <w:del w:id="1143" w:author="Stefanie Lane" w:date="2022-08-29T18:41:00Z"/>
                <w:rFonts w:ascii="Calibri" w:eastAsia="Times New Roman" w:hAnsi="Calibri" w:cs="Calibri"/>
                <w:b/>
                <w:bCs/>
                <w:color w:val="000000"/>
                <w:sz w:val="20"/>
                <w:szCs w:val="20"/>
              </w:rPr>
            </w:pPr>
            <w:del w:id="1144" w:author="Stefanie Lane" w:date="2022-08-29T18:41:00Z">
              <w:r w:rsidRPr="00823843" w:rsidDel="00736096">
                <w:rPr>
                  <w:rFonts w:ascii="Calibri" w:eastAsia="Times New Roman" w:hAnsi="Calibri" w:cs="Calibri"/>
                  <w:b/>
                  <w:bCs/>
                  <w:color w:val="000000"/>
                  <w:sz w:val="20"/>
                  <w:szCs w:val="20"/>
                </w:rPr>
                <w:delText>Diversity components</w:delText>
              </w:r>
            </w:del>
          </w:p>
        </w:tc>
      </w:tr>
      <w:tr w:rsidR="00023622" w:rsidRPr="00823843" w:rsidDel="00736096" w14:paraId="5E53E4F2" w14:textId="377532EB" w:rsidTr="00446B55">
        <w:trPr>
          <w:trHeight w:val="780"/>
          <w:jc w:val="center"/>
          <w:del w:id="1145" w:author="Stefanie Lane" w:date="2022-08-29T18:41:00Z"/>
        </w:trPr>
        <w:tc>
          <w:tcPr>
            <w:tcW w:w="1080" w:type="dxa"/>
            <w:tcBorders>
              <w:top w:val="single" w:sz="4" w:space="0" w:color="auto"/>
              <w:left w:val="nil"/>
              <w:bottom w:val="single" w:sz="4" w:space="0" w:color="auto"/>
              <w:right w:val="nil"/>
            </w:tcBorders>
            <w:shd w:val="clear" w:color="auto" w:fill="auto"/>
            <w:vAlign w:val="center"/>
            <w:hideMark/>
          </w:tcPr>
          <w:p w14:paraId="2CB512A2" w14:textId="5EB49EDA" w:rsidR="00023622" w:rsidRPr="00823843" w:rsidDel="00736096" w:rsidRDefault="00023622" w:rsidP="00446B55">
            <w:pPr>
              <w:spacing w:after="0" w:line="240" w:lineRule="auto"/>
              <w:jc w:val="center"/>
              <w:rPr>
                <w:del w:id="1146" w:author="Stefanie Lane" w:date="2022-08-29T18:41:00Z"/>
                <w:rFonts w:ascii="Calibri" w:eastAsia="Times New Roman" w:hAnsi="Calibri" w:cs="Calibri"/>
                <w:b/>
                <w:bCs/>
                <w:color w:val="000000"/>
                <w:sz w:val="20"/>
                <w:szCs w:val="20"/>
              </w:rPr>
            </w:pPr>
            <w:del w:id="1147" w:author="Stefanie Lane" w:date="2022-08-29T18:41:00Z">
              <w:r w:rsidRPr="00823843" w:rsidDel="00736096">
                <w:rPr>
                  <w:rFonts w:ascii="Calibri" w:eastAsia="Times New Roman" w:hAnsi="Calibri" w:cs="Calibri"/>
                  <w:b/>
                  <w:bCs/>
                  <w:color w:val="000000"/>
                  <w:sz w:val="20"/>
                  <w:szCs w:val="20"/>
                </w:rPr>
                <w:delText>Assemblage</w:delText>
              </w:r>
            </w:del>
          </w:p>
        </w:tc>
        <w:tc>
          <w:tcPr>
            <w:tcW w:w="840" w:type="dxa"/>
            <w:tcBorders>
              <w:top w:val="single" w:sz="4" w:space="0" w:color="auto"/>
              <w:left w:val="nil"/>
              <w:bottom w:val="single" w:sz="4" w:space="0" w:color="auto"/>
              <w:right w:val="nil"/>
            </w:tcBorders>
            <w:shd w:val="clear" w:color="auto" w:fill="auto"/>
            <w:vAlign w:val="center"/>
            <w:hideMark/>
          </w:tcPr>
          <w:p w14:paraId="39989BDB" w14:textId="54DF5204" w:rsidR="00023622" w:rsidRPr="00823843" w:rsidDel="00736096" w:rsidRDefault="00023622" w:rsidP="00446B55">
            <w:pPr>
              <w:spacing w:after="0" w:line="240" w:lineRule="auto"/>
              <w:jc w:val="center"/>
              <w:rPr>
                <w:del w:id="1148" w:author="Stefanie Lane" w:date="2022-08-29T18:41:00Z"/>
                <w:rFonts w:ascii="Calibri" w:eastAsia="Times New Roman" w:hAnsi="Calibri" w:cs="Calibri"/>
                <w:b/>
                <w:bCs/>
                <w:color w:val="000000"/>
                <w:sz w:val="20"/>
                <w:szCs w:val="20"/>
              </w:rPr>
            </w:pPr>
            <w:del w:id="1149" w:author="Stefanie Lane" w:date="2022-08-29T18:41:00Z">
              <w:r w:rsidRPr="00823843" w:rsidDel="00736096">
                <w:rPr>
                  <w:rFonts w:ascii="Calibri" w:eastAsia="Times New Roman" w:hAnsi="Calibri" w:cs="Calibri"/>
                  <w:b/>
                  <w:bCs/>
                  <w:color w:val="000000"/>
                  <w:sz w:val="20"/>
                  <w:szCs w:val="20"/>
                </w:rPr>
                <w:delText>No. quadrats</w:delText>
              </w:r>
            </w:del>
          </w:p>
        </w:tc>
        <w:tc>
          <w:tcPr>
            <w:tcW w:w="700" w:type="dxa"/>
            <w:tcBorders>
              <w:top w:val="single" w:sz="4" w:space="0" w:color="auto"/>
              <w:left w:val="nil"/>
              <w:bottom w:val="single" w:sz="4" w:space="0" w:color="auto"/>
              <w:right w:val="nil"/>
            </w:tcBorders>
            <w:shd w:val="clear" w:color="auto" w:fill="auto"/>
            <w:vAlign w:val="center"/>
            <w:hideMark/>
          </w:tcPr>
          <w:p w14:paraId="2E9FF395" w14:textId="165A41B7" w:rsidR="00023622" w:rsidRPr="00823843" w:rsidDel="00736096" w:rsidRDefault="00023622" w:rsidP="00446B55">
            <w:pPr>
              <w:spacing w:after="0" w:line="240" w:lineRule="auto"/>
              <w:jc w:val="center"/>
              <w:rPr>
                <w:del w:id="1150" w:author="Stefanie Lane" w:date="2022-08-29T18:41:00Z"/>
                <w:rFonts w:ascii="Calibri" w:eastAsia="Times New Roman" w:hAnsi="Calibri" w:cs="Calibri"/>
                <w:b/>
                <w:bCs/>
                <w:color w:val="000000"/>
                <w:sz w:val="20"/>
                <w:szCs w:val="20"/>
              </w:rPr>
            </w:pPr>
            <w:del w:id="1151" w:author="Stefanie Lane" w:date="2022-08-29T18:41:00Z">
              <w:r w:rsidRPr="00823843" w:rsidDel="00736096">
                <w:rPr>
                  <w:rFonts w:ascii="Calibri" w:eastAsia="Times New Roman" w:hAnsi="Calibri" w:cs="Calibri"/>
                  <w:b/>
                  <w:bCs/>
                  <w:color w:val="000000"/>
                  <w:sz w:val="20"/>
                  <w:szCs w:val="20"/>
                </w:rPr>
                <w:delText>No. species</w:delText>
              </w:r>
            </w:del>
          </w:p>
        </w:tc>
        <w:tc>
          <w:tcPr>
            <w:tcW w:w="300" w:type="dxa"/>
            <w:tcBorders>
              <w:top w:val="nil"/>
              <w:left w:val="nil"/>
              <w:bottom w:val="nil"/>
              <w:right w:val="nil"/>
            </w:tcBorders>
            <w:shd w:val="clear" w:color="auto" w:fill="auto"/>
            <w:vAlign w:val="center"/>
            <w:hideMark/>
          </w:tcPr>
          <w:p w14:paraId="4950587F" w14:textId="1F97D04A" w:rsidR="00023622" w:rsidRPr="00823843" w:rsidDel="00736096" w:rsidRDefault="00023622" w:rsidP="00446B55">
            <w:pPr>
              <w:spacing w:after="0" w:line="240" w:lineRule="auto"/>
              <w:jc w:val="center"/>
              <w:rPr>
                <w:del w:id="1152" w:author="Stefanie Lane" w:date="2022-08-29T18:41:00Z"/>
                <w:rFonts w:ascii="Calibri" w:eastAsia="Times New Roman" w:hAnsi="Calibri" w:cs="Calibri"/>
                <w:b/>
                <w:bCs/>
                <w:color w:val="000000"/>
                <w:sz w:val="20"/>
                <w:szCs w:val="20"/>
              </w:rPr>
            </w:pPr>
          </w:p>
        </w:tc>
        <w:tc>
          <w:tcPr>
            <w:tcW w:w="800" w:type="dxa"/>
            <w:tcBorders>
              <w:top w:val="single" w:sz="4" w:space="0" w:color="auto"/>
              <w:left w:val="nil"/>
              <w:bottom w:val="single" w:sz="4" w:space="0" w:color="auto"/>
              <w:right w:val="nil"/>
            </w:tcBorders>
            <w:shd w:val="clear" w:color="auto" w:fill="auto"/>
            <w:vAlign w:val="center"/>
            <w:hideMark/>
          </w:tcPr>
          <w:p w14:paraId="2A5FD0E9" w14:textId="1E1E7350" w:rsidR="00023622" w:rsidRPr="00823843" w:rsidDel="00736096" w:rsidRDefault="00023622" w:rsidP="00446B55">
            <w:pPr>
              <w:spacing w:after="0" w:line="240" w:lineRule="auto"/>
              <w:jc w:val="center"/>
              <w:rPr>
                <w:del w:id="1153" w:author="Stefanie Lane" w:date="2022-08-29T18:41:00Z"/>
                <w:rFonts w:ascii="Calibri" w:eastAsia="Times New Roman" w:hAnsi="Calibri" w:cs="Calibri"/>
                <w:b/>
                <w:bCs/>
                <w:color w:val="000000"/>
                <w:sz w:val="20"/>
                <w:szCs w:val="20"/>
              </w:rPr>
            </w:pPr>
            <w:del w:id="1154" w:author="Stefanie Lane" w:date="2022-08-29T18:41:00Z">
              <w:r w:rsidRPr="00823843" w:rsidDel="00736096">
                <w:rPr>
                  <w:rFonts w:ascii="Calibri" w:eastAsia="Times New Roman" w:hAnsi="Calibri" w:cs="Calibri"/>
                  <w:b/>
                  <w:bCs/>
                  <w:color w:val="000000"/>
                  <w:sz w:val="20"/>
                  <w:szCs w:val="20"/>
                </w:rPr>
                <w:delText>α diversity</w:delText>
              </w:r>
            </w:del>
          </w:p>
        </w:tc>
        <w:tc>
          <w:tcPr>
            <w:tcW w:w="800" w:type="dxa"/>
            <w:tcBorders>
              <w:top w:val="single" w:sz="4" w:space="0" w:color="auto"/>
              <w:left w:val="nil"/>
              <w:bottom w:val="single" w:sz="4" w:space="0" w:color="auto"/>
              <w:right w:val="nil"/>
            </w:tcBorders>
            <w:shd w:val="clear" w:color="auto" w:fill="auto"/>
            <w:vAlign w:val="center"/>
            <w:hideMark/>
          </w:tcPr>
          <w:p w14:paraId="38DE4D24" w14:textId="113A8208" w:rsidR="00023622" w:rsidRPr="00823843" w:rsidDel="00736096" w:rsidRDefault="00023622" w:rsidP="00446B55">
            <w:pPr>
              <w:spacing w:after="0" w:line="240" w:lineRule="auto"/>
              <w:jc w:val="center"/>
              <w:rPr>
                <w:del w:id="1155" w:author="Stefanie Lane" w:date="2022-08-29T18:41:00Z"/>
                <w:rFonts w:ascii="Calibri" w:eastAsia="Times New Roman" w:hAnsi="Calibri" w:cs="Calibri"/>
                <w:b/>
                <w:bCs/>
                <w:color w:val="000000"/>
                <w:sz w:val="20"/>
                <w:szCs w:val="20"/>
              </w:rPr>
            </w:pPr>
            <w:del w:id="1156" w:author="Stefanie Lane" w:date="2022-08-29T18:41:00Z">
              <w:r w:rsidRPr="00823843" w:rsidDel="00736096">
                <w:rPr>
                  <w:rFonts w:ascii="Calibri" w:eastAsia="Times New Roman" w:hAnsi="Calibri" w:cs="Calibri"/>
                  <w:b/>
                  <w:bCs/>
                  <w:color w:val="000000"/>
                  <w:sz w:val="20"/>
                  <w:szCs w:val="20"/>
                </w:rPr>
                <w:delText>α diversity sd</w:delText>
              </w:r>
            </w:del>
          </w:p>
        </w:tc>
        <w:tc>
          <w:tcPr>
            <w:tcW w:w="800" w:type="dxa"/>
            <w:tcBorders>
              <w:top w:val="single" w:sz="4" w:space="0" w:color="auto"/>
              <w:left w:val="nil"/>
              <w:bottom w:val="single" w:sz="4" w:space="0" w:color="auto"/>
              <w:right w:val="nil"/>
            </w:tcBorders>
            <w:shd w:val="clear" w:color="auto" w:fill="auto"/>
            <w:vAlign w:val="center"/>
            <w:hideMark/>
          </w:tcPr>
          <w:p w14:paraId="43423765" w14:textId="0C9B28B4" w:rsidR="00023622" w:rsidRPr="00823843" w:rsidDel="00736096" w:rsidRDefault="00023622" w:rsidP="00446B55">
            <w:pPr>
              <w:spacing w:after="0" w:line="240" w:lineRule="auto"/>
              <w:jc w:val="center"/>
              <w:rPr>
                <w:del w:id="1157" w:author="Stefanie Lane" w:date="2022-08-29T18:41:00Z"/>
                <w:rFonts w:ascii="Calibri" w:eastAsia="Times New Roman" w:hAnsi="Calibri" w:cs="Calibri"/>
                <w:b/>
                <w:bCs/>
                <w:color w:val="000000"/>
                <w:sz w:val="20"/>
                <w:szCs w:val="20"/>
              </w:rPr>
            </w:pPr>
            <w:del w:id="1158" w:author="Stefanie Lane" w:date="2022-08-29T18:41:00Z">
              <w:r w:rsidRPr="00823843" w:rsidDel="00736096">
                <w:rPr>
                  <w:rFonts w:ascii="Calibri" w:eastAsia="Times New Roman" w:hAnsi="Calibri" w:cs="Calibri"/>
                  <w:b/>
                  <w:bCs/>
                  <w:color w:val="000000"/>
                  <w:sz w:val="20"/>
                  <w:szCs w:val="20"/>
                </w:rPr>
                <w:delText>β diversity</w:delText>
              </w:r>
            </w:del>
          </w:p>
        </w:tc>
      </w:tr>
      <w:tr w:rsidR="00023622" w:rsidRPr="00823843" w:rsidDel="00736096" w14:paraId="77932D0E" w14:textId="0A5CAC0A" w:rsidTr="00446B55">
        <w:trPr>
          <w:trHeight w:val="290"/>
          <w:jc w:val="center"/>
          <w:del w:id="1159" w:author="Stefanie Lane" w:date="2022-08-29T18:41:00Z"/>
        </w:trPr>
        <w:tc>
          <w:tcPr>
            <w:tcW w:w="1080" w:type="dxa"/>
            <w:tcBorders>
              <w:top w:val="nil"/>
              <w:left w:val="nil"/>
              <w:bottom w:val="nil"/>
              <w:right w:val="nil"/>
            </w:tcBorders>
            <w:shd w:val="clear" w:color="auto" w:fill="auto"/>
            <w:vAlign w:val="bottom"/>
            <w:hideMark/>
          </w:tcPr>
          <w:p w14:paraId="53830E26" w14:textId="262F3DAF" w:rsidR="00023622" w:rsidRPr="00823843" w:rsidDel="00736096" w:rsidRDefault="00023622" w:rsidP="00446B55">
            <w:pPr>
              <w:spacing w:after="0" w:line="240" w:lineRule="auto"/>
              <w:rPr>
                <w:del w:id="1160" w:author="Stefanie Lane" w:date="2022-08-29T18:41:00Z"/>
                <w:rFonts w:ascii="Calibri" w:eastAsia="Times New Roman" w:hAnsi="Calibri" w:cs="Calibri"/>
                <w:b/>
                <w:bCs/>
                <w:color w:val="000000"/>
                <w:sz w:val="20"/>
                <w:szCs w:val="20"/>
              </w:rPr>
            </w:pPr>
            <w:del w:id="1161" w:author="Stefanie Lane" w:date="2022-08-29T18:41:00Z">
              <w:r w:rsidRPr="00823843" w:rsidDel="00736096">
                <w:rPr>
                  <w:rFonts w:ascii="Calibri" w:eastAsia="Times New Roman" w:hAnsi="Calibri" w:cs="Calibri"/>
                  <w:b/>
                  <w:bCs/>
                  <w:color w:val="000000"/>
                  <w:sz w:val="20"/>
                  <w:szCs w:val="20"/>
                </w:rPr>
                <w:delText>Sedge</w:delText>
              </w:r>
            </w:del>
          </w:p>
        </w:tc>
        <w:tc>
          <w:tcPr>
            <w:tcW w:w="840" w:type="dxa"/>
            <w:tcBorders>
              <w:top w:val="nil"/>
              <w:left w:val="nil"/>
              <w:bottom w:val="nil"/>
              <w:right w:val="nil"/>
            </w:tcBorders>
            <w:shd w:val="clear" w:color="auto" w:fill="auto"/>
            <w:noWrap/>
            <w:vAlign w:val="bottom"/>
            <w:hideMark/>
          </w:tcPr>
          <w:p w14:paraId="65C2B9C5" w14:textId="7D5E3405" w:rsidR="00023622" w:rsidRPr="00823843" w:rsidDel="00736096" w:rsidRDefault="00023622" w:rsidP="00446B55">
            <w:pPr>
              <w:spacing w:after="0" w:line="240" w:lineRule="auto"/>
              <w:rPr>
                <w:del w:id="1162" w:author="Stefanie Lane" w:date="2022-08-29T18:41: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A5D9EF8" w14:textId="21FE8EAB" w:rsidR="00023622" w:rsidRPr="00823843" w:rsidDel="00736096" w:rsidRDefault="00023622" w:rsidP="00446B55">
            <w:pPr>
              <w:spacing w:after="0" w:line="240" w:lineRule="auto"/>
              <w:rPr>
                <w:del w:id="1163"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4A87937" w14:textId="3DB3EA7F" w:rsidR="00023622" w:rsidRPr="00823843" w:rsidDel="00736096" w:rsidRDefault="00023622" w:rsidP="00446B55">
            <w:pPr>
              <w:spacing w:after="0" w:line="240" w:lineRule="auto"/>
              <w:rPr>
                <w:del w:id="1164"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E3F2D2F" w14:textId="3A37E2B4" w:rsidR="00023622" w:rsidRPr="00823843" w:rsidDel="00736096" w:rsidRDefault="00023622" w:rsidP="00446B55">
            <w:pPr>
              <w:spacing w:after="0" w:line="240" w:lineRule="auto"/>
              <w:rPr>
                <w:del w:id="1165"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8B56E2A" w14:textId="0D00E1B2" w:rsidR="00023622" w:rsidRPr="00823843" w:rsidDel="00736096" w:rsidRDefault="00023622" w:rsidP="00446B55">
            <w:pPr>
              <w:spacing w:after="0" w:line="240" w:lineRule="auto"/>
              <w:rPr>
                <w:del w:id="1166"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3503878" w14:textId="75DF1605" w:rsidR="00023622" w:rsidRPr="00823843" w:rsidDel="00736096" w:rsidRDefault="00023622" w:rsidP="00446B55">
            <w:pPr>
              <w:spacing w:after="0" w:line="240" w:lineRule="auto"/>
              <w:rPr>
                <w:del w:id="1167" w:author="Stefanie Lane" w:date="2022-08-29T18:41:00Z"/>
                <w:rFonts w:ascii="Times New Roman" w:eastAsia="Times New Roman" w:hAnsi="Times New Roman" w:cs="Times New Roman"/>
                <w:sz w:val="20"/>
                <w:szCs w:val="20"/>
              </w:rPr>
            </w:pPr>
          </w:p>
        </w:tc>
      </w:tr>
      <w:tr w:rsidR="00023622" w:rsidRPr="00823843" w:rsidDel="00736096" w14:paraId="0DCB4267" w14:textId="58089262" w:rsidTr="00446B55">
        <w:trPr>
          <w:trHeight w:val="290"/>
          <w:jc w:val="center"/>
          <w:del w:id="1168"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64346DA4" w14:textId="2040B69B" w:rsidR="00023622" w:rsidRPr="00823843" w:rsidDel="00736096" w:rsidRDefault="00023622" w:rsidP="00446B55">
            <w:pPr>
              <w:spacing w:after="0" w:line="240" w:lineRule="auto"/>
              <w:jc w:val="right"/>
              <w:rPr>
                <w:del w:id="1169" w:author="Stefanie Lane" w:date="2022-08-29T18:41:00Z"/>
                <w:rFonts w:ascii="Calibri" w:eastAsia="Times New Roman" w:hAnsi="Calibri" w:cs="Calibri"/>
                <w:color w:val="000000"/>
                <w:sz w:val="20"/>
                <w:szCs w:val="20"/>
              </w:rPr>
            </w:pPr>
            <w:del w:id="1170" w:author="Stefanie Lane" w:date="2022-08-29T18:41:00Z">
              <w:r w:rsidRPr="00823843" w:rsidDel="00736096">
                <w:rPr>
                  <w:rFonts w:ascii="Calibri" w:eastAsia="Times New Roman" w:hAnsi="Calibri" w:cs="Calibri"/>
                  <w:color w:val="000000"/>
                  <w:sz w:val="20"/>
                  <w:szCs w:val="20"/>
                </w:rPr>
                <w:delText>1979</w:delText>
              </w:r>
            </w:del>
          </w:p>
        </w:tc>
        <w:tc>
          <w:tcPr>
            <w:tcW w:w="840" w:type="dxa"/>
            <w:tcBorders>
              <w:top w:val="single" w:sz="4" w:space="0" w:color="auto"/>
              <w:left w:val="nil"/>
              <w:bottom w:val="single" w:sz="4" w:space="0" w:color="auto"/>
              <w:right w:val="nil"/>
            </w:tcBorders>
            <w:shd w:val="clear" w:color="auto" w:fill="auto"/>
            <w:noWrap/>
            <w:vAlign w:val="bottom"/>
            <w:hideMark/>
          </w:tcPr>
          <w:p w14:paraId="4A5F1AA6" w14:textId="6DAA09E9" w:rsidR="00023622" w:rsidRPr="00823843" w:rsidDel="00736096" w:rsidRDefault="00023622" w:rsidP="00446B55">
            <w:pPr>
              <w:spacing w:after="0" w:line="240" w:lineRule="auto"/>
              <w:jc w:val="center"/>
              <w:rPr>
                <w:del w:id="1171" w:author="Stefanie Lane" w:date="2022-08-29T18:41:00Z"/>
                <w:rFonts w:ascii="Calibri" w:eastAsia="Times New Roman" w:hAnsi="Calibri" w:cs="Calibri"/>
                <w:color w:val="000000"/>
                <w:sz w:val="20"/>
                <w:szCs w:val="20"/>
              </w:rPr>
            </w:pPr>
            <w:del w:id="1172" w:author="Stefanie Lane" w:date="2022-08-29T18:41:00Z">
              <w:r w:rsidRPr="00823843" w:rsidDel="00736096">
                <w:rPr>
                  <w:rFonts w:ascii="Calibri" w:eastAsia="Times New Roman" w:hAnsi="Calibri" w:cs="Calibri"/>
                  <w:color w:val="000000"/>
                  <w:sz w:val="20"/>
                  <w:szCs w:val="20"/>
                </w:rPr>
                <w:delText>34</w:delText>
              </w:r>
            </w:del>
          </w:p>
        </w:tc>
        <w:tc>
          <w:tcPr>
            <w:tcW w:w="700" w:type="dxa"/>
            <w:tcBorders>
              <w:top w:val="single" w:sz="4" w:space="0" w:color="auto"/>
              <w:left w:val="nil"/>
              <w:bottom w:val="single" w:sz="4" w:space="0" w:color="auto"/>
              <w:right w:val="nil"/>
            </w:tcBorders>
            <w:shd w:val="clear" w:color="auto" w:fill="auto"/>
            <w:noWrap/>
            <w:vAlign w:val="bottom"/>
            <w:hideMark/>
          </w:tcPr>
          <w:p w14:paraId="3D8E25A0" w14:textId="2F4B12ED" w:rsidR="00023622" w:rsidRPr="00823843" w:rsidDel="00736096" w:rsidRDefault="00023622" w:rsidP="00446B55">
            <w:pPr>
              <w:spacing w:after="0" w:line="240" w:lineRule="auto"/>
              <w:jc w:val="center"/>
              <w:rPr>
                <w:del w:id="1173" w:author="Stefanie Lane" w:date="2022-08-29T18:41:00Z"/>
                <w:rFonts w:ascii="Calibri" w:eastAsia="Times New Roman" w:hAnsi="Calibri" w:cs="Calibri"/>
                <w:color w:val="000000"/>
                <w:sz w:val="20"/>
                <w:szCs w:val="20"/>
              </w:rPr>
            </w:pPr>
            <w:del w:id="1174" w:author="Stefanie Lane" w:date="2022-08-29T18:41:00Z">
              <w:r w:rsidRPr="00823843" w:rsidDel="00736096">
                <w:rPr>
                  <w:rFonts w:ascii="Calibri" w:eastAsia="Times New Roman" w:hAnsi="Calibri" w:cs="Calibri"/>
                  <w:color w:val="000000"/>
                  <w:sz w:val="20"/>
                  <w:szCs w:val="20"/>
                </w:rPr>
                <w:delText>36</w:delText>
              </w:r>
            </w:del>
          </w:p>
        </w:tc>
        <w:tc>
          <w:tcPr>
            <w:tcW w:w="300" w:type="dxa"/>
            <w:tcBorders>
              <w:top w:val="nil"/>
              <w:left w:val="nil"/>
              <w:bottom w:val="nil"/>
              <w:right w:val="nil"/>
            </w:tcBorders>
            <w:shd w:val="clear" w:color="auto" w:fill="auto"/>
            <w:noWrap/>
            <w:vAlign w:val="bottom"/>
            <w:hideMark/>
          </w:tcPr>
          <w:p w14:paraId="1146445E" w14:textId="6E21DB7F" w:rsidR="00023622" w:rsidRPr="00823843" w:rsidDel="00736096" w:rsidRDefault="00023622" w:rsidP="00446B55">
            <w:pPr>
              <w:spacing w:after="0" w:line="240" w:lineRule="auto"/>
              <w:jc w:val="center"/>
              <w:rPr>
                <w:del w:id="1175" w:author="Stefanie Lane" w:date="2022-08-29T18:41: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4FB98A70" w14:textId="23EE8954" w:rsidR="00023622" w:rsidRPr="00823843" w:rsidDel="00736096" w:rsidRDefault="00023622" w:rsidP="00446B55">
            <w:pPr>
              <w:spacing w:after="0" w:line="240" w:lineRule="auto"/>
              <w:jc w:val="center"/>
              <w:rPr>
                <w:del w:id="1176" w:author="Stefanie Lane" w:date="2022-08-29T18:41:00Z"/>
                <w:rFonts w:ascii="Calibri" w:eastAsia="Times New Roman" w:hAnsi="Calibri" w:cs="Calibri"/>
                <w:color w:val="000000"/>
                <w:sz w:val="20"/>
                <w:szCs w:val="20"/>
              </w:rPr>
            </w:pPr>
            <w:del w:id="1177" w:author="Stefanie Lane" w:date="2022-08-29T18:41:00Z">
              <w:r w:rsidRPr="00823843" w:rsidDel="00736096">
                <w:rPr>
                  <w:rFonts w:ascii="Calibri" w:eastAsia="Times New Roman" w:hAnsi="Calibri" w:cs="Calibri"/>
                  <w:color w:val="000000"/>
                  <w:sz w:val="20"/>
                  <w:szCs w:val="20"/>
                </w:rPr>
                <w:delText>8.74</w:delText>
              </w:r>
            </w:del>
          </w:p>
        </w:tc>
        <w:tc>
          <w:tcPr>
            <w:tcW w:w="800" w:type="dxa"/>
            <w:tcBorders>
              <w:top w:val="single" w:sz="4" w:space="0" w:color="auto"/>
              <w:left w:val="nil"/>
              <w:bottom w:val="single" w:sz="4" w:space="0" w:color="auto"/>
              <w:right w:val="nil"/>
            </w:tcBorders>
            <w:shd w:val="clear" w:color="auto" w:fill="auto"/>
            <w:noWrap/>
            <w:vAlign w:val="bottom"/>
            <w:hideMark/>
          </w:tcPr>
          <w:p w14:paraId="1C00BEAF" w14:textId="11172E77" w:rsidR="00023622" w:rsidRPr="00823843" w:rsidDel="00736096" w:rsidRDefault="00023622" w:rsidP="00446B55">
            <w:pPr>
              <w:spacing w:after="0" w:line="240" w:lineRule="auto"/>
              <w:jc w:val="center"/>
              <w:rPr>
                <w:del w:id="1178" w:author="Stefanie Lane" w:date="2022-08-29T18:41:00Z"/>
                <w:rFonts w:ascii="Calibri" w:eastAsia="Times New Roman" w:hAnsi="Calibri" w:cs="Calibri"/>
                <w:color w:val="000000"/>
                <w:sz w:val="20"/>
                <w:szCs w:val="20"/>
              </w:rPr>
            </w:pPr>
            <w:del w:id="1179" w:author="Stefanie Lane" w:date="2022-08-29T18:41:00Z">
              <w:r w:rsidRPr="00823843" w:rsidDel="00736096">
                <w:rPr>
                  <w:rFonts w:ascii="Calibri" w:eastAsia="Times New Roman" w:hAnsi="Calibri" w:cs="Calibri"/>
                  <w:color w:val="000000"/>
                  <w:sz w:val="20"/>
                  <w:szCs w:val="20"/>
                </w:rPr>
                <w:delText>2.45</w:delText>
              </w:r>
            </w:del>
          </w:p>
        </w:tc>
        <w:tc>
          <w:tcPr>
            <w:tcW w:w="800" w:type="dxa"/>
            <w:tcBorders>
              <w:top w:val="single" w:sz="4" w:space="0" w:color="auto"/>
              <w:left w:val="nil"/>
              <w:bottom w:val="single" w:sz="4" w:space="0" w:color="auto"/>
              <w:right w:val="nil"/>
            </w:tcBorders>
            <w:shd w:val="clear" w:color="auto" w:fill="auto"/>
            <w:noWrap/>
            <w:vAlign w:val="bottom"/>
            <w:hideMark/>
          </w:tcPr>
          <w:p w14:paraId="63A00ACD" w14:textId="415E41A1" w:rsidR="00023622" w:rsidRPr="00823843" w:rsidDel="00736096" w:rsidRDefault="00023622" w:rsidP="00446B55">
            <w:pPr>
              <w:spacing w:after="0" w:line="240" w:lineRule="auto"/>
              <w:jc w:val="center"/>
              <w:rPr>
                <w:del w:id="1180" w:author="Stefanie Lane" w:date="2022-08-29T18:41:00Z"/>
                <w:rFonts w:ascii="Calibri" w:eastAsia="Times New Roman" w:hAnsi="Calibri" w:cs="Calibri"/>
                <w:color w:val="000000"/>
                <w:sz w:val="20"/>
                <w:szCs w:val="20"/>
              </w:rPr>
            </w:pPr>
            <w:del w:id="1181" w:author="Stefanie Lane" w:date="2022-08-29T18:41:00Z">
              <w:r w:rsidRPr="00823843" w:rsidDel="00736096">
                <w:rPr>
                  <w:rFonts w:ascii="Calibri" w:eastAsia="Times New Roman" w:hAnsi="Calibri" w:cs="Calibri"/>
                  <w:color w:val="000000"/>
                  <w:sz w:val="20"/>
                  <w:szCs w:val="20"/>
                </w:rPr>
                <w:delText>3.89</w:delText>
              </w:r>
            </w:del>
          </w:p>
        </w:tc>
      </w:tr>
      <w:tr w:rsidR="00023622" w:rsidRPr="00823843" w:rsidDel="00736096" w14:paraId="5302ECBA" w14:textId="0B619199" w:rsidTr="00446B55">
        <w:trPr>
          <w:trHeight w:val="290"/>
          <w:jc w:val="center"/>
          <w:del w:id="1182" w:author="Stefanie Lane" w:date="2022-08-29T18:41:00Z"/>
        </w:trPr>
        <w:tc>
          <w:tcPr>
            <w:tcW w:w="1080" w:type="dxa"/>
            <w:tcBorders>
              <w:top w:val="nil"/>
              <w:left w:val="nil"/>
              <w:bottom w:val="nil"/>
              <w:right w:val="nil"/>
            </w:tcBorders>
            <w:shd w:val="clear" w:color="auto" w:fill="auto"/>
            <w:noWrap/>
            <w:vAlign w:val="bottom"/>
            <w:hideMark/>
          </w:tcPr>
          <w:p w14:paraId="49BF1A6C" w14:textId="5BE48BB9" w:rsidR="00023622" w:rsidRPr="00823843" w:rsidDel="00736096" w:rsidRDefault="00023622" w:rsidP="00446B55">
            <w:pPr>
              <w:spacing w:after="0" w:line="240" w:lineRule="auto"/>
              <w:jc w:val="right"/>
              <w:rPr>
                <w:del w:id="1183" w:author="Stefanie Lane" w:date="2022-08-29T18:41:00Z"/>
                <w:rFonts w:ascii="Calibri" w:eastAsia="Times New Roman" w:hAnsi="Calibri" w:cs="Calibri"/>
                <w:color w:val="000000"/>
                <w:sz w:val="20"/>
                <w:szCs w:val="20"/>
              </w:rPr>
            </w:pPr>
            <w:del w:id="1184" w:author="Stefanie Lane" w:date="2022-08-29T18:41:00Z">
              <w:r w:rsidRPr="00823843" w:rsidDel="00736096">
                <w:rPr>
                  <w:rFonts w:ascii="Calibri" w:eastAsia="Times New Roman" w:hAnsi="Calibri" w:cs="Calibri"/>
                  <w:color w:val="000000"/>
                  <w:sz w:val="20"/>
                  <w:szCs w:val="20"/>
                </w:rPr>
                <w:delText>1999</w:delText>
              </w:r>
            </w:del>
          </w:p>
        </w:tc>
        <w:tc>
          <w:tcPr>
            <w:tcW w:w="840" w:type="dxa"/>
            <w:tcBorders>
              <w:top w:val="nil"/>
              <w:left w:val="nil"/>
              <w:bottom w:val="single" w:sz="4" w:space="0" w:color="auto"/>
              <w:right w:val="nil"/>
            </w:tcBorders>
            <w:shd w:val="clear" w:color="auto" w:fill="auto"/>
            <w:noWrap/>
            <w:vAlign w:val="bottom"/>
            <w:hideMark/>
          </w:tcPr>
          <w:p w14:paraId="43657322" w14:textId="69D1150A" w:rsidR="00023622" w:rsidRPr="00823843" w:rsidDel="00736096" w:rsidRDefault="00023622" w:rsidP="00446B55">
            <w:pPr>
              <w:spacing w:after="0" w:line="240" w:lineRule="auto"/>
              <w:jc w:val="center"/>
              <w:rPr>
                <w:del w:id="1185" w:author="Stefanie Lane" w:date="2022-08-29T18:41:00Z"/>
                <w:rFonts w:ascii="Calibri" w:eastAsia="Times New Roman" w:hAnsi="Calibri" w:cs="Calibri"/>
                <w:color w:val="000000"/>
                <w:sz w:val="20"/>
                <w:szCs w:val="20"/>
              </w:rPr>
            </w:pPr>
            <w:del w:id="1186" w:author="Stefanie Lane" w:date="2022-08-29T18:41:00Z">
              <w:r w:rsidRPr="00823843" w:rsidDel="00736096">
                <w:rPr>
                  <w:rFonts w:ascii="Calibri" w:eastAsia="Times New Roman" w:hAnsi="Calibri" w:cs="Calibri"/>
                  <w:color w:val="000000"/>
                  <w:sz w:val="20"/>
                  <w:szCs w:val="20"/>
                </w:rPr>
                <w:delText>31</w:delText>
              </w:r>
            </w:del>
          </w:p>
        </w:tc>
        <w:tc>
          <w:tcPr>
            <w:tcW w:w="700" w:type="dxa"/>
            <w:tcBorders>
              <w:top w:val="nil"/>
              <w:left w:val="nil"/>
              <w:bottom w:val="nil"/>
              <w:right w:val="nil"/>
            </w:tcBorders>
            <w:shd w:val="clear" w:color="auto" w:fill="auto"/>
            <w:noWrap/>
            <w:vAlign w:val="bottom"/>
            <w:hideMark/>
          </w:tcPr>
          <w:p w14:paraId="25FEA749" w14:textId="152122DC" w:rsidR="00023622" w:rsidRPr="00823843" w:rsidDel="00736096" w:rsidRDefault="00023622" w:rsidP="00446B55">
            <w:pPr>
              <w:spacing w:after="0" w:line="240" w:lineRule="auto"/>
              <w:jc w:val="center"/>
              <w:rPr>
                <w:del w:id="1187" w:author="Stefanie Lane" w:date="2022-08-29T18:41:00Z"/>
                <w:rFonts w:ascii="Calibri" w:eastAsia="Times New Roman" w:hAnsi="Calibri" w:cs="Calibri"/>
                <w:color w:val="000000"/>
                <w:sz w:val="20"/>
                <w:szCs w:val="20"/>
              </w:rPr>
            </w:pPr>
            <w:del w:id="1188" w:author="Stefanie Lane" w:date="2022-08-29T18:41:00Z">
              <w:r w:rsidRPr="00823843" w:rsidDel="00736096">
                <w:rPr>
                  <w:rFonts w:ascii="Calibri" w:eastAsia="Times New Roman" w:hAnsi="Calibri" w:cs="Calibri"/>
                  <w:color w:val="000000"/>
                  <w:sz w:val="20"/>
                  <w:szCs w:val="20"/>
                </w:rPr>
                <w:delText>35</w:delText>
              </w:r>
            </w:del>
          </w:p>
        </w:tc>
        <w:tc>
          <w:tcPr>
            <w:tcW w:w="300" w:type="dxa"/>
            <w:tcBorders>
              <w:top w:val="nil"/>
              <w:left w:val="nil"/>
              <w:bottom w:val="nil"/>
              <w:right w:val="nil"/>
            </w:tcBorders>
            <w:shd w:val="clear" w:color="auto" w:fill="auto"/>
            <w:noWrap/>
            <w:vAlign w:val="bottom"/>
            <w:hideMark/>
          </w:tcPr>
          <w:p w14:paraId="35645D62" w14:textId="33431FEC" w:rsidR="00023622" w:rsidRPr="00823843" w:rsidDel="00736096" w:rsidRDefault="00023622" w:rsidP="00446B55">
            <w:pPr>
              <w:spacing w:after="0" w:line="240" w:lineRule="auto"/>
              <w:jc w:val="center"/>
              <w:rPr>
                <w:del w:id="1189"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665F457A" w14:textId="312C7DF2" w:rsidR="00023622" w:rsidRPr="00823843" w:rsidDel="00736096" w:rsidRDefault="00023622" w:rsidP="00446B55">
            <w:pPr>
              <w:spacing w:after="0" w:line="240" w:lineRule="auto"/>
              <w:jc w:val="center"/>
              <w:rPr>
                <w:del w:id="1190" w:author="Stefanie Lane" w:date="2022-08-29T18:41:00Z"/>
                <w:rFonts w:ascii="Calibri" w:eastAsia="Times New Roman" w:hAnsi="Calibri" w:cs="Calibri"/>
                <w:color w:val="000000"/>
                <w:sz w:val="20"/>
                <w:szCs w:val="20"/>
              </w:rPr>
            </w:pPr>
            <w:del w:id="1191" w:author="Stefanie Lane" w:date="2022-08-29T18:41:00Z">
              <w:r w:rsidRPr="00823843" w:rsidDel="00736096">
                <w:rPr>
                  <w:rFonts w:ascii="Calibri" w:eastAsia="Times New Roman" w:hAnsi="Calibri" w:cs="Calibri"/>
                  <w:color w:val="000000"/>
                  <w:sz w:val="20"/>
                  <w:szCs w:val="20"/>
                </w:rPr>
                <w:delText>8.26</w:delText>
              </w:r>
            </w:del>
          </w:p>
        </w:tc>
        <w:tc>
          <w:tcPr>
            <w:tcW w:w="800" w:type="dxa"/>
            <w:tcBorders>
              <w:top w:val="nil"/>
              <w:left w:val="nil"/>
              <w:bottom w:val="single" w:sz="4" w:space="0" w:color="auto"/>
              <w:right w:val="nil"/>
            </w:tcBorders>
            <w:shd w:val="clear" w:color="auto" w:fill="auto"/>
            <w:noWrap/>
            <w:vAlign w:val="bottom"/>
            <w:hideMark/>
          </w:tcPr>
          <w:p w14:paraId="6FF94118" w14:textId="12E88542" w:rsidR="00023622" w:rsidRPr="00823843" w:rsidDel="00736096" w:rsidRDefault="00023622" w:rsidP="00446B55">
            <w:pPr>
              <w:spacing w:after="0" w:line="240" w:lineRule="auto"/>
              <w:jc w:val="center"/>
              <w:rPr>
                <w:del w:id="1192" w:author="Stefanie Lane" w:date="2022-08-29T18:41:00Z"/>
                <w:rFonts w:ascii="Calibri" w:eastAsia="Times New Roman" w:hAnsi="Calibri" w:cs="Calibri"/>
                <w:color w:val="000000"/>
                <w:sz w:val="20"/>
                <w:szCs w:val="20"/>
              </w:rPr>
            </w:pPr>
            <w:del w:id="1193" w:author="Stefanie Lane" w:date="2022-08-29T18:41:00Z">
              <w:r w:rsidRPr="00823843" w:rsidDel="00736096">
                <w:rPr>
                  <w:rFonts w:ascii="Calibri" w:eastAsia="Times New Roman" w:hAnsi="Calibri" w:cs="Calibri"/>
                  <w:color w:val="000000"/>
                  <w:sz w:val="20"/>
                  <w:szCs w:val="20"/>
                </w:rPr>
                <w:delText>1.98</w:delText>
              </w:r>
            </w:del>
          </w:p>
        </w:tc>
        <w:tc>
          <w:tcPr>
            <w:tcW w:w="800" w:type="dxa"/>
            <w:tcBorders>
              <w:top w:val="nil"/>
              <w:left w:val="nil"/>
              <w:bottom w:val="single" w:sz="4" w:space="0" w:color="auto"/>
              <w:right w:val="nil"/>
            </w:tcBorders>
            <w:shd w:val="clear" w:color="auto" w:fill="auto"/>
            <w:noWrap/>
            <w:vAlign w:val="bottom"/>
            <w:hideMark/>
          </w:tcPr>
          <w:p w14:paraId="48432583" w14:textId="7D4CEE5E" w:rsidR="00023622" w:rsidRPr="00823843" w:rsidDel="00736096" w:rsidRDefault="00023622" w:rsidP="00446B55">
            <w:pPr>
              <w:spacing w:after="0" w:line="240" w:lineRule="auto"/>
              <w:jc w:val="center"/>
              <w:rPr>
                <w:del w:id="1194" w:author="Stefanie Lane" w:date="2022-08-29T18:41:00Z"/>
                <w:rFonts w:ascii="Calibri" w:eastAsia="Times New Roman" w:hAnsi="Calibri" w:cs="Calibri"/>
                <w:color w:val="000000"/>
                <w:sz w:val="20"/>
                <w:szCs w:val="20"/>
              </w:rPr>
            </w:pPr>
            <w:del w:id="1195" w:author="Stefanie Lane" w:date="2022-08-29T18:41:00Z">
              <w:r w:rsidRPr="00823843" w:rsidDel="00736096">
                <w:rPr>
                  <w:rFonts w:ascii="Calibri" w:eastAsia="Times New Roman" w:hAnsi="Calibri" w:cs="Calibri"/>
                  <w:color w:val="000000"/>
                  <w:sz w:val="20"/>
                  <w:szCs w:val="20"/>
                </w:rPr>
                <w:delText>4.24</w:delText>
              </w:r>
            </w:del>
          </w:p>
        </w:tc>
      </w:tr>
      <w:tr w:rsidR="00023622" w:rsidRPr="00823843" w:rsidDel="00736096" w14:paraId="000FDCCD" w14:textId="709FC3E5" w:rsidTr="00446B55">
        <w:trPr>
          <w:trHeight w:val="290"/>
          <w:jc w:val="center"/>
          <w:del w:id="1196"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3240891E" w14:textId="391B6164" w:rsidR="00023622" w:rsidRPr="00823843" w:rsidDel="00736096" w:rsidRDefault="00023622" w:rsidP="00446B55">
            <w:pPr>
              <w:spacing w:after="0" w:line="240" w:lineRule="auto"/>
              <w:jc w:val="right"/>
              <w:rPr>
                <w:del w:id="1197" w:author="Stefanie Lane" w:date="2022-08-29T18:41:00Z"/>
                <w:rFonts w:ascii="Calibri" w:eastAsia="Times New Roman" w:hAnsi="Calibri" w:cs="Calibri"/>
                <w:color w:val="000000"/>
                <w:sz w:val="20"/>
                <w:szCs w:val="20"/>
              </w:rPr>
            </w:pPr>
            <w:del w:id="1198" w:author="Stefanie Lane" w:date="2022-08-29T18:41:00Z">
              <w:r w:rsidRPr="00823843" w:rsidDel="00736096">
                <w:rPr>
                  <w:rFonts w:ascii="Calibri" w:eastAsia="Times New Roman" w:hAnsi="Calibri" w:cs="Calibri"/>
                  <w:color w:val="000000"/>
                  <w:sz w:val="20"/>
                  <w:szCs w:val="20"/>
                </w:rPr>
                <w:delText>2019</w:delText>
              </w:r>
            </w:del>
          </w:p>
        </w:tc>
        <w:tc>
          <w:tcPr>
            <w:tcW w:w="840" w:type="dxa"/>
            <w:tcBorders>
              <w:top w:val="nil"/>
              <w:left w:val="nil"/>
              <w:bottom w:val="single" w:sz="4" w:space="0" w:color="auto"/>
              <w:right w:val="nil"/>
            </w:tcBorders>
            <w:shd w:val="clear" w:color="auto" w:fill="auto"/>
            <w:noWrap/>
            <w:vAlign w:val="bottom"/>
            <w:hideMark/>
          </w:tcPr>
          <w:p w14:paraId="70D90CCD" w14:textId="6A7405C1" w:rsidR="00023622" w:rsidRPr="00823843" w:rsidDel="00736096" w:rsidRDefault="00023622" w:rsidP="00446B55">
            <w:pPr>
              <w:spacing w:after="0" w:line="240" w:lineRule="auto"/>
              <w:jc w:val="center"/>
              <w:rPr>
                <w:del w:id="1199" w:author="Stefanie Lane" w:date="2022-08-29T18:41:00Z"/>
                <w:rFonts w:ascii="Calibri" w:eastAsia="Times New Roman" w:hAnsi="Calibri" w:cs="Calibri"/>
                <w:color w:val="000000"/>
                <w:sz w:val="20"/>
                <w:szCs w:val="20"/>
              </w:rPr>
            </w:pPr>
            <w:del w:id="1200" w:author="Stefanie Lane" w:date="2022-08-29T18:41:00Z">
              <w:r w:rsidRPr="00823843" w:rsidDel="00736096">
                <w:rPr>
                  <w:rFonts w:ascii="Calibri" w:eastAsia="Times New Roman" w:hAnsi="Calibri" w:cs="Calibri"/>
                  <w:color w:val="000000"/>
                  <w:sz w:val="20"/>
                  <w:szCs w:val="20"/>
                </w:rPr>
                <w:delText>28</w:delText>
              </w:r>
            </w:del>
          </w:p>
        </w:tc>
        <w:tc>
          <w:tcPr>
            <w:tcW w:w="700" w:type="dxa"/>
            <w:tcBorders>
              <w:top w:val="single" w:sz="4" w:space="0" w:color="auto"/>
              <w:left w:val="nil"/>
              <w:bottom w:val="single" w:sz="4" w:space="0" w:color="auto"/>
              <w:right w:val="nil"/>
            </w:tcBorders>
            <w:shd w:val="clear" w:color="auto" w:fill="auto"/>
            <w:noWrap/>
            <w:vAlign w:val="bottom"/>
            <w:hideMark/>
          </w:tcPr>
          <w:p w14:paraId="51CD0A8F" w14:textId="000DA172" w:rsidR="00023622" w:rsidRPr="00823843" w:rsidDel="00736096" w:rsidRDefault="00023622" w:rsidP="00446B55">
            <w:pPr>
              <w:spacing w:after="0" w:line="240" w:lineRule="auto"/>
              <w:jc w:val="center"/>
              <w:rPr>
                <w:del w:id="1201" w:author="Stefanie Lane" w:date="2022-08-29T18:41:00Z"/>
                <w:rFonts w:ascii="Calibri" w:eastAsia="Times New Roman" w:hAnsi="Calibri" w:cs="Calibri"/>
                <w:color w:val="000000"/>
                <w:sz w:val="20"/>
                <w:szCs w:val="20"/>
              </w:rPr>
            </w:pPr>
            <w:del w:id="1202" w:author="Stefanie Lane" w:date="2022-08-29T18:41:00Z">
              <w:r w:rsidRPr="00823843" w:rsidDel="00736096">
                <w:rPr>
                  <w:rFonts w:ascii="Calibri" w:eastAsia="Times New Roman" w:hAnsi="Calibri" w:cs="Calibri"/>
                  <w:color w:val="000000"/>
                  <w:sz w:val="20"/>
                  <w:szCs w:val="20"/>
                </w:rPr>
                <w:delText>34</w:delText>
              </w:r>
            </w:del>
          </w:p>
        </w:tc>
        <w:tc>
          <w:tcPr>
            <w:tcW w:w="300" w:type="dxa"/>
            <w:tcBorders>
              <w:top w:val="nil"/>
              <w:left w:val="nil"/>
              <w:bottom w:val="nil"/>
              <w:right w:val="nil"/>
            </w:tcBorders>
            <w:shd w:val="clear" w:color="auto" w:fill="auto"/>
            <w:noWrap/>
            <w:vAlign w:val="bottom"/>
            <w:hideMark/>
          </w:tcPr>
          <w:p w14:paraId="421AF3FB" w14:textId="25F74E35" w:rsidR="00023622" w:rsidRPr="00823843" w:rsidDel="00736096" w:rsidRDefault="00023622" w:rsidP="00446B55">
            <w:pPr>
              <w:spacing w:after="0" w:line="240" w:lineRule="auto"/>
              <w:jc w:val="center"/>
              <w:rPr>
                <w:del w:id="1203"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1F0EAA78" w14:textId="1B801F26" w:rsidR="00023622" w:rsidRPr="00823843" w:rsidDel="00736096" w:rsidRDefault="00023622" w:rsidP="00446B55">
            <w:pPr>
              <w:spacing w:after="0" w:line="240" w:lineRule="auto"/>
              <w:jc w:val="center"/>
              <w:rPr>
                <w:del w:id="1204" w:author="Stefanie Lane" w:date="2022-08-29T18:41:00Z"/>
                <w:rFonts w:ascii="Calibri" w:eastAsia="Times New Roman" w:hAnsi="Calibri" w:cs="Calibri"/>
                <w:color w:val="000000"/>
                <w:sz w:val="20"/>
                <w:szCs w:val="20"/>
              </w:rPr>
            </w:pPr>
            <w:del w:id="1205" w:author="Stefanie Lane" w:date="2022-08-29T18:41:00Z">
              <w:r w:rsidRPr="00823843" w:rsidDel="00736096">
                <w:rPr>
                  <w:rFonts w:ascii="Calibri" w:eastAsia="Times New Roman" w:hAnsi="Calibri" w:cs="Calibri"/>
                  <w:color w:val="000000"/>
                  <w:sz w:val="20"/>
                  <w:szCs w:val="20"/>
                </w:rPr>
                <w:delText>7.89</w:delText>
              </w:r>
            </w:del>
          </w:p>
        </w:tc>
        <w:tc>
          <w:tcPr>
            <w:tcW w:w="800" w:type="dxa"/>
            <w:tcBorders>
              <w:top w:val="nil"/>
              <w:left w:val="nil"/>
              <w:bottom w:val="single" w:sz="4" w:space="0" w:color="auto"/>
              <w:right w:val="nil"/>
            </w:tcBorders>
            <w:shd w:val="clear" w:color="auto" w:fill="auto"/>
            <w:noWrap/>
            <w:vAlign w:val="bottom"/>
            <w:hideMark/>
          </w:tcPr>
          <w:p w14:paraId="10AE7F9C" w14:textId="1D37B864" w:rsidR="00023622" w:rsidRPr="00823843" w:rsidDel="00736096" w:rsidRDefault="00023622" w:rsidP="00446B55">
            <w:pPr>
              <w:spacing w:after="0" w:line="240" w:lineRule="auto"/>
              <w:jc w:val="center"/>
              <w:rPr>
                <w:del w:id="1206" w:author="Stefanie Lane" w:date="2022-08-29T18:41:00Z"/>
                <w:rFonts w:ascii="Calibri" w:eastAsia="Times New Roman" w:hAnsi="Calibri" w:cs="Calibri"/>
                <w:color w:val="000000"/>
                <w:sz w:val="20"/>
                <w:szCs w:val="20"/>
              </w:rPr>
            </w:pPr>
            <w:del w:id="1207" w:author="Stefanie Lane" w:date="2022-08-29T18:41:00Z">
              <w:r w:rsidRPr="00823843" w:rsidDel="00736096">
                <w:rPr>
                  <w:rFonts w:ascii="Calibri" w:eastAsia="Times New Roman" w:hAnsi="Calibri" w:cs="Calibri"/>
                  <w:color w:val="000000"/>
                  <w:sz w:val="20"/>
                  <w:szCs w:val="20"/>
                </w:rPr>
                <w:delText>2.69</w:delText>
              </w:r>
            </w:del>
          </w:p>
        </w:tc>
        <w:tc>
          <w:tcPr>
            <w:tcW w:w="800" w:type="dxa"/>
            <w:tcBorders>
              <w:top w:val="nil"/>
              <w:left w:val="nil"/>
              <w:bottom w:val="single" w:sz="4" w:space="0" w:color="auto"/>
              <w:right w:val="nil"/>
            </w:tcBorders>
            <w:shd w:val="clear" w:color="auto" w:fill="auto"/>
            <w:noWrap/>
            <w:vAlign w:val="bottom"/>
            <w:hideMark/>
          </w:tcPr>
          <w:p w14:paraId="11623820" w14:textId="7DA9A805" w:rsidR="00023622" w:rsidRPr="00823843" w:rsidDel="00736096" w:rsidRDefault="00023622" w:rsidP="00446B55">
            <w:pPr>
              <w:spacing w:after="0" w:line="240" w:lineRule="auto"/>
              <w:jc w:val="center"/>
              <w:rPr>
                <w:del w:id="1208" w:author="Stefanie Lane" w:date="2022-08-29T18:41:00Z"/>
                <w:rFonts w:ascii="Calibri" w:eastAsia="Times New Roman" w:hAnsi="Calibri" w:cs="Calibri"/>
                <w:color w:val="000000"/>
                <w:sz w:val="20"/>
                <w:szCs w:val="20"/>
              </w:rPr>
            </w:pPr>
            <w:del w:id="1209" w:author="Stefanie Lane" w:date="2022-08-29T18:41:00Z">
              <w:r w:rsidRPr="00823843" w:rsidDel="00736096">
                <w:rPr>
                  <w:rFonts w:ascii="Calibri" w:eastAsia="Times New Roman" w:hAnsi="Calibri" w:cs="Calibri"/>
                  <w:color w:val="000000"/>
                  <w:sz w:val="20"/>
                  <w:szCs w:val="20"/>
                </w:rPr>
                <w:delText>4.31</w:delText>
              </w:r>
            </w:del>
          </w:p>
        </w:tc>
      </w:tr>
      <w:tr w:rsidR="00023622" w:rsidRPr="00823843" w:rsidDel="00736096" w14:paraId="4037084A" w14:textId="772828FD" w:rsidTr="00446B55">
        <w:trPr>
          <w:trHeight w:val="200"/>
          <w:jc w:val="center"/>
          <w:del w:id="1210" w:author="Stefanie Lane" w:date="2022-08-29T18:41:00Z"/>
        </w:trPr>
        <w:tc>
          <w:tcPr>
            <w:tcW w:w="1080" w:type="dxa"/>
            <w:tcBorders>
              <w:top w:val="nil"/>
              <w:left w:val="nil"/>
              <w:bottom w:val="nil"/>
              <w:right w:val="nil"/>
            </w:tcBorders>
            <w:shd w:val="clear" w:color="auto" w:fill="auto"/>
            <w:noWrap/>
            <w:vAlign w:val="bottom"/>
            <w:hideMark/>
          </w:tcPr>
          <w:p w14:paraId="7B964849" w14:textId="3C2B209A" w:rsidR="00023622" w:rsidRPr="00823843" w:rsidDel="00736096" w:rsidRDefault="00023622" w:rsidP="00446B55">
            <w:pPr>
              <w:spacing w:after="0" w:line="240" w:lineRule="auto"/>
              <w:jc w:val="center"/>
              <w:rPr>
                <w:del w:id="1211" w:author="Stefanie Lane" w:date="2022-08-29T18:41:00Z"/>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4F6011FB" w14:textId="5D8E89E3" w:rsidR="00023622" w:rsidRPr="00823843" w:rsidDel="00736096" w:rsidRDefault="00023622" w:rsidP="00446B55">
            <w:pPr>
              <w:spacing w:after="0" w:line="240" w:lineRule="auto"/>
              <w:rPr>
                <w:del w:id="1212" w:author="Stefanie Lane" w:date="2022-08-29T18:41:00Z"/>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339E9C3B" w14:textId="404CB06B" w:rsidR="00023622" w:rsidRPr="00823843" w:rsidDel="00736096" w:rsidRDefault="00023622" w:rsidP="00446B55">
            <w:pPr>
              <w:spacing w:after="0" w:line="240" w:lineRule="auto"/>
              <w:rPr>
                <w:del w:id="1213"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6DC594D" w14:textId="5918C260" w:rsidR="00023622" w:rsidRPr="00823843" w:rsidDel="00736096" w:rsidRDefault="00023622" w:rsidP="00446B55">
            <w:pPr>
              <w:spacing w:after="0" w:line="240" w:lineRule="auto"/>
              <w:rPr>
                <w:del w:id="1214"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E5ABEF5" w14:textId="25E5BDFC" w:rsidR="00023622" w:rsidRPr="00823843" w:rsidDel="00736096" w:rsidRDefault="00023622" w:rsidP="00446B55">
            <w:pPr>
              <w:spacing w:after="0" w:line="240" w:lineRule="auto"/>
              <w:rPr>
                <w:del w:id="1215"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A5C8AA1" w14:textId="79B62F9B" w:rsidR="00023622" w:rsidRPr="00823843" w:rsidDel="00736096" w:rsidRDefault="00023622" w:rsidP="00446B55">
            <w:pPr>
              <w:spacing w:after="0" w:line="240" w:lineRule="auto"/>
              <w:rPr>
                <w:del w:id="1216"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B3F2338" w14:textId="5D4D3CF3" w:rsidR="00023622" w:rsidRPr="00823843" w:rsidDel="00736096" w:rsidRDefault="00023622" w:rsidP="00446B55">
            <w:pPr>
              <w:spacing w:after="0" w:line="240" w:lineRule="auto"/>
              <w:rPr>
                <w:del w:id="1217" w:author="Stefanie Lane" w:date="2022-08-29T18:41:00Z"/>
                <w:rFonts w:ascii="Times New Roman" w:eastAsia="Times New Roman" w:hAnsi="Times New Roman" w:cs="Times New Roman"/>
                <w:sz w:val="20"/>
                <w:szCs w:val="20"/>
              </w:rPr>
            </w:pPr>
          </w:p>
        </w:tc>
      </w:tr>
      <w:tr w:rsidR="00023622" w:rsidRPr="00823843" w:rsidDel="00736096" w14:paraId="66C32909" w14:textId="7A340CAE" w:rsidTr="00446B55">
        <w:trPr>
          <w:trHeight w:val="290"/>
          <w:jc w:val="center"/>
          <w:del w:id="1218" w:author="Stefanie Lane" w:date="2022-08-29T18:41:00Z"/>
        </w:trPr>
        <w:tc>
          <w:tcPr>
            <w:tcW w:w="1080" w:type="dxa"/>
            <w:tcBorders>
              <w:top w:val="nil"/>
              <w:left w:val="nil"/>
              <w:bottom w:val="nil"/>
              <w:right w:val="nil"/>
            </w:tcBorders>
            <w:shd w:val="clear" w:color="auto" w:fill="auto"/>
            <w:noWrap/>
            <w:vAlign w:val="bottom"/>
            <w:hideMark/>
          </w:tcPr>
          <w:p w14:paraId="1A45DCEC" w14:textId="5AB975A2" w:rsidR="00023622" w:rsidRPr="00823843" w:rsidDel="00736096" w:rsidRDefault="00023622" w:rsidP="00446B55">
            <w:pPr>
              <w:spacing w:after="0" w:line="240" w:lineRule="auto"/>
              <w:rPr>
                <w:del w:id="1219" w:author="Stefanie Lane" w:date="2022-08-29T18:41:00Z"/>
                <w:rFonts w:ascii="Calibri" w:eastAsia="Times New Roman" w:hAnsi="Calibri" w:cs="Calibri"/>
                <w:b/>
                <w:bCs/>
                <w:color w:val="000000"/>
                <w:sz w:val="20"/>
                <w:szCs w:val="20"/>
              </w:rPr>
            </w:pPr>
            <w:del w:id="1220" w:author="Stefanie Lane" w:date="2022-08-29T18:41:00Z">
              <w:r w:rsidRPr="00823843" w:rsidDel="00736096">
                <w:rPr>
                  <w:rFonts w:ascii="Calibri" w:eastAsia="Times New Roman" w:hAnsi="Calibri" w:cs="Calibri"/>
                  <w:b/>
                  <w:bCs/>
                  <w:color w:val="000000"/>
                  <w:sz w:val="20"/>
                  <w:szCs w:val="20"/>
                </w:rPr>
                <w:delText>Fescue</w:delText>
              </w:r>
            </w:del>
          </w:p>
        </w:tc>
        <w:tc>
          <w:tcPr>
            <w:tcW w:w="840" w:type="dxa"/>
            <w:tcBorders>
              <w:top w:val="nil"/>
              <w:left w:val="nil"/>
              <w:bottom w:val="nil"/>
              <w:right w:val="nil"/>
            </w:tcBorders>
            <w:shd w:val="clear" w:color="auto" w:fill="auto"/>
            <w:noWrap/>
            <w:vAlign w:val="bottom"/>
            <w:hideMark/>
          </w:tcPr>
          <w:p w14:paraId="0538FBA4" w14:textId="17E2AE48" w:rsidR="00023622" w:rsidRPr="00823843" w:rsidDel="00736096" w:rsidRDefault="00023622" w:rsidP="00446B55">
            <w:pPr>
              <w:spacing w:after="0" w:line="240" w:lineRule="auto"/>
              <w:rPr>
                <w:del w:id="1221" w:author="Stefanie Lane" w:date="2022-08-29T18:41: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61A7500" w14:textId="6E44BF3E" w:rsidR="00023622" w:rsidRPr="00823843" w:rsidDel="00736096" w:rsidRDefault="00023622" w:rsidP="00446B55">
            <w:pPr>
              <w:spacing w:after="0" w:line="240" w:lineRule="auto"/>
              <w:rPr>
                <w:del w:id="1222"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0078A91" w14:textId="5E69AB7A" w:rsidR="00023622" w:rsidRPr="00823843" w:rsidDel="00736096" w:rsidRDefault="00023622" w:rsidP="00446B55">
            <w:pPr>
              <w:spacing w:after="0" w:line="240" w:lineRule="auto"/>
              <w:rPr>
                <w:del w:id="1223"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C5BC965" w14:textId="16E44E33" w:rsidR="00023622" w:rsidRPr="00823843" w:rsidDel="00736096" w:rsidRDefault="00023622" w:rsidP="00446B55">
            <w:pPr>
              <w:spacing w:after="0" w:line="240" w:lineRule="auto"/>
              <w:rPr>
                <w:del w:id="1224"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184A171D" w14:textId="4F98BD10" w:rsidR="00023622" w:rsidRPr="00823843" w:rsidDel="00736096" w:rsidRDefault="00023622" w:rsidP="00446B55">
            <w:pPr>
              <w:spacing w:after="0" w:line="240" w:lineRule="auto"/>
              <w:rPr>
                <w:del w:id="1225"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D656AE8" w14:textId="3199F40B" w:rsidR="00023622" w:rsidRPr="00823843" w:rsidDel="00736096" w:rsidRDefault="00023622" w:rsidP="00446B55">
            <w:pPr>
              <w:spacing w:after="0" w:line="240" w:lineRule="auto"/>
              <w:rPr>
                <w:del w:id="1226" w:author="Stefanie Lane" w:date="2022-08-29T18:41:00Z"/>
                <w:rFonts w:ascii="Times New Roman" w:eastAsia="Times New Roman" w:hAnsi="Times New Roman" w:cs="Times New Roman"/>
                <w:sz w:val="20"/>
                <w:szCs w:val="20"/>
              </w:rPr>
            </w:pPr>
          </w:p>
        </w:tc>
      </w:tr>
      <w:tr w:rsidR="00023622" w:rsidRPr="00823843" w:rsidDel="00736096" w14:paraId="06F14BB6" w14:textId="396B3EA3" w:rsidTr="00446B55">
        <w:trPr>
          <w:trHeight w:val="290"/>
          <w:jc w:val="center"/>
          <w:del w:id="1227"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680A27B1" w14:textId="39D76260" w:rsidR="00023622" w:rsidRPr="00823843" w:rsidDel="00736096" w:rsidRDefault="00023622" w:rsidP="00446B55">
            <w:pPr>
              <w:spacing w:after="0" w:line="240" w:lineRule="auto"/>
              <w:jc w:val="right"/>
              <w:rPr>
                <w:del w:id="1228" w:author="Stefanie Lane" w:date="2022-08-29T18:41:00Z"/>
                <w:rFonts w:ascii="Calibri" w:eastAsia="Times New Roman" w:hAnsi="Calibri" w:cs="Calibri"/>
                <w:color w:val="000000"/>
                <w:sz w:val="20"/>
                <w:szCs w:val="20"/>
              </w:rPr>
            </w:pPr>
            <w:del w:id="1229" w:author="Stefanie Lane" w:date="2022-08-29T18:41:00Z">
              <w:r w:rsidRPr="00823843" w:rsidDel="00736096">
                <w:rPr>
                  <w:rFonts w:ascii="Calibri" w:eastAsia="Times New Roman" w:hAnsi="Calibri" w:cs="Calibri"/>
                  <w:color w:val="000000"/>
                  <w:sz w:val="20"/>
                  <w:szCs w:val="20"/>
                </w:rPr>
                <w:delText>1979</w:delText>
              </w:r>
            </w:del>
          </w:p>
        </w:tc>
        <w:tc>
          <w:tcPr>
            <w:tcW w:w="840" w:type="dxa"/>
            <w:tcBorders>
              <w:top w:val="single" w:sz="4" w:space="0" w:color="auto"/>
              <w:left w:val="nil"/>
              <w:bottom w:val="single" w:sz="4" w:space="0" w:color="auto"/>
              <w:right w:val="nil"/>
            </w:tcBorders>
            <w:shd w:val="clear" w:color="auto" w:fill="auto"/>
            <w:noWrap/>
            <w:vAlign w:val="bottom"/>
            <w:hideMark/>
          </w:tcPr>
          <w:p w14:paraId="68A1A0F1" w14:textId="16E5DDC3" w:rsidR="00023622" w:rsidRPr="00823843" w:rsidDel="00736096" w:rsidRDefault="00023622" w:rsidP="00446B55">
            <w:pPr>
              <w:spacing w:after="0" w:line="240" w:lineRule="auto"/>
              <w:jc w:val="center"/>
              <w:rPr>
                <w:del w:id="1230" w:author="Stefanie Lane" w:date="2022-08-29T18:41:00Z"/>
                <w:rFonts w:ascii="Calibri" w:eastAsia="Times New Roman" w:hAnsi="Calibri" w:cs="Calibri"/>
                <w:color w:val="000000"/>
                <w:sz w:val="20"/>
                <w:szCs w:val="20"/>
              </w:rPr>
            </w:pPr>
            <w:del w:id="1231" w:author="Stefanie Lane" w:date="2022-08-29T18:41:00Z">
              <w:r w:rsidRPr="00823843" w:rsidDel="00736096">
                <w:rPr>
                  <w:rFonts w:ascii="Calibri" w:eastAsia="Times New Roman" w:hAnsi="Calibri" w:cs="Calibri"/>
                  <w:color w:val="000000"/>
                  <w:sz w:val="20"/>
                  <w:szCs w:val="20"/>
                </w:rPr>
                <w:delText>29</w:delText>
              </w:r>
            </w:del>
          </w:p>
        </w:tc>
        <w:tc>
          <w:tcPr>
            <w:tcW w:w="700" w:type="dxa"/>
            <w:tcBorders>
              <w:top w:val="single" w:sz="4" w:space="0" w:color="auto"/>
              <w:left w:val="nil"/>
              <w:bottom w:val="single" w:sz="4" w:space="0" w:color="auto"/>
              <w:right w:val="nil"/>
            </w:tcBorders>
            <w:shd w:val="clear" w:color="auto" w:fill="auto"/>
            <w:noWrap/>
            <w:vAlign w:val="bottom"/>
            <w:hideMark/>
          </w:tcPr>
          <w:p w14:paraId="1BA8301E" w14:textId="0B793000" w:rsidR="00023622" w:rsidRPr="00823843" w:rsidDel="00736096" w:rsidRDefault="00023622" w:rsidP="00446B55">
            <w:pPr>
              <w:spacing w:after="0" w:line="240" w:lineRule="auto"/>
              <w:jc w:val="center"/>
              <w:rPr>
                <w:del w:id="1232" w:author="Stefanie Lane" w:date="2022-08-29T18:41:00Z"/>
                <w:rFonts w:ascii="Calibri" w:eastAsia="Times New Roman" w:hAnsi="Calibri" w:cs="Calibri"/>
                <w:color w:val="000000"/>
                <w:sz w:val="20"/>
                <w:szCs w:val="20"/>
              </w:rPr>
            </w:pPr>
            <w:del w:id="1233" w:author="Stefanie Lane" w:date="2022-08-29T18:41:00Z">
              <w:r w:rsidRPr="00823843" w:rsidDel="00736096">
                <w:rPr>
                  <w:rFonts w:ascii="Calibri" w:eastAsia="Times New Roman" w:hAnsi="Calibri" w:cs="Calibri"/>
                  <w:color w:val="000000"/>
                  <w:sz w:val="20"/>
                  <w:szCs w:val="20"/>
                </w:rPr>
                <w:delText>47</w:delText>
              </w:r>
            </w:del>
          </w:p>
        </w:tc>
        <w:tc>
          <w:tcPr>
            <w:tcW w:w="300" w:type="dxa"/>
            <w:tcBorders>
              <w:top w:val="nil"/>
              <w:left w:val="nil"/>
              <w:bottom w:val="nil"/>
              <w:right w:val="nil"/>
            </w:tcBorders>
            <w:shd w:val="clear" w:color="auto" w:fill="auto"/>
            <w:noWrap/>
            <w:vAlign w:val="bottom"/>
            <w:hideMark/>
          </w:tcPr>
          <w:p w14:paraId="1E4ABE53" w14:textId="43331F48" w:rsidR="00023622" w:rsidRPr="00823843" w:rsidDel="00736096" w:rsidRDefault="00023622" w:rsidP="00446B55">
            <w:pPr>
              <w:spacing w:after="0" w:line="240" w:lineRule="auto"/>
              <w:jc w:val="center"/>
              <w:rPr>
                <w:del w:id="1234" w:author="Stefanie Lane" w:date="2022-08-29T18:41: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34743E4F" w14:textId="1B43D83D" w:rsidR="00023622" w:rsidRPr="00823843" w:rsidDel="00736096" w:rsidRDefault="00023622" w:rsidP="00446B55">
            <w:pPr>
              <w:spacing w:after="0" w:line="240" w:lineRule="auto"/>
              <w:jc w:val="center"/>
              <w:rPr>
                <w:del w:id="1235" w:author="Stefanie Lane" w:date="2022-08-29T18:41:00Z"/>
                <w:rFonts w:ascii="Calibri" w:eastAsia="Times New Roman" w:hAnsi="Calibri" w:cs="Calibri"/>
                <w:color w:val="000000"/>
                <w:sz w:val="20"/>
                <w:szCs w:val="20"/>
              </w:rPr>
            </w:pPr>
            <w:del w:id="1236" w:author="Stefanie Lane" w:date="2022-08-29T18:41:00Z">
              <w:r w:rsidRPr="00823843" w:rsidDel="00736096">
                <w:rPr>
                  <w:rFonts w:ascii="Calibri" w:eastAsia="Times New Roman" w:hAnsi="Calibri" w:cs="Calibri"/>
                  <w:color w:val="000000"/>
                  <w:sz w:val="20"/>
                  <w:szCs w:val="20"/>
                </w:rPr>
                <w:delText>12.83</w:delText>
              </w:r>
            </w:del>
          </w:p>
        </w:tc>
        <w:tc>
          <w:tcPr>
            <w:tcW w:w="800" w:type="dxa"/>
            <w:tcBorders>
              <w:top w:val="single" w:sz="4" w:space="0" w:color="auto"/>
              <w:left w:val="nil"/>
              <w:bottom w:val="single" w:sz="4" w:space="0" w:color="auto"/>
              <w:right w:val="nil"/>
            </w:tcBorders>
            <w:shd w:val="clear" w:color="auto" w:fill="auto"/>
            <w:noWrap/>
            <w:vAlign w:val="bottom"/>
            <w:hideMark/>
          </w:tcPr>
          <w:p w14:paraId="6A873377" w14:textId="14CB4FCA" w:rsidR="00023622" w:rsidRPr="00823843" w:rsidDel="00736096" w:rsidRDefault="00023622" w:rsidP="00446B55">
            <w:pPr>
              <w:spacing w:after="0" w:line="240" w:lineRule="auto"/>
              <w:jc w:val="center"/>
              <w:rPr>
                <w:del w:id="1237" w:author="Stefanie Lane" w:date="2022-08-29T18:41:00Z"/>
                <w:rFonts w:ascii="Calibri" w:eastAsia="Times New Roman" w:hAnsi="Calibri" w:cs="Calibri"/>
                <w:color w:val="000000"/>
                <w:sz w:val="20"/>
                <w:szCs w:val="20"/>
              </w:rPr>
            </w:pPr>
            <w:del w:id="1238" w:author="Stefanie Lane" w:date="2022-08-29T18:41:00Z">
              <w:r w:rsidRPr="00823843" w:rsidDel="00736096">
                <w:rPr>
                  <w:rFonts w:ascii="Calibri" w:eastAsia="Times New Roman" w:hAnsi="Calibri" w:cs="Calibri"/>
                  <w:color w:val="000000"/>
                  <w:sz w:val="20"/>
                  <w:szCs w:val="20"/>
                </w:rPr>
                <w:delText>3.87</w:delText>
              </w:r>
            </w:del>
          </w:p>
        </w:tc>
        <w:tc>
          <w:tcPr>
            <w:tcW w:w="800" w:type="dxa"/>
            <w:tcBorders>
              <w:top w:val="single" w:sz="4" w:space="0" w:color="auto"/>
              <w:left w:val="nil"/>
              <w:bottom w:val="single" w:sz="4" w:space="0" w:color="auto"/>
              <w:right w:val="nil"/>
            </w:tcBorders>
            <w:shd w:val="clear" w:color="auto" w:fill="auto"/>
            <w:noWrap/>
            <w:vAlign w:val="bottom"/>
            <w:hideMark/>
          </w:tcPr>
          <w:p w14:paraId="5FCE431B" w14:textId="56C0B1A1" w:rsidR="00023622" w:rsidRPr="00823843" w:rsidDel="00736096" w:rsidRDefault="00023622" w:rsidP="00446B55">
            <w:pPr>
              <w:spacing w:after="0" w:line="240" w:lineRule="auto"/>
              <w:jc w:val="center"/>
              <w:rPr>
                <w:del w:id="1239" w:author="Stefanie Lane" w:date="2022-08-29T18:41:00Z"/>
                <w:rFonts w:ascii="Calibri" w:eastAsia="Times New Roman" w:hAnsi="Calibri" w:cs="Calibri"/>
                <w:color w:val="000000"/>
                <w:sz w:val="20"/>
                <w:szCs w:val="20"/>
              </w:rPr>
            </w:pPr>
            <w:del w:id="1240" w:author="Stefanie Lane" w:date="2022-08-29T18:41:00Z">
              <w:r w:rsidRPr="00823843" w:rsidDel="00736096">
                <w:rPr>
                  <w:rFonts w:ascii="Calibri" w:eastAsia="Times New Roman" w:hAnsi="Calibri" w:cs="Calibri"/>
                  <w:color w:val="000000"/>
                  <w:sz w:val="20"/>
                  <w:szCs w:val="20"/>
                </w:rPr>
                <w:delText>3.66</w:delText>
              </w:r>
            </w:del>
          </w:p>
        </w:tc>
      </w:tr>
      <w:tr w:rsidR="00023622" w:rsidRPr="00823843" w:rsidDel="00736096" w14:paraId="3F01C35E" w14:textId="553886CE" w:rsidTr="00446B55">
        <w:trPr>
          <w:trHeight w:val="290"/>
          <w:jc w:val="center"/>
          <w:del w:id="1241" w:author="Stefanie Lane" w:date="2022-08-29T18:41:00Z"/>
        </w:trPr>
        <w:tc>
          <w:tcPr>
            <w:tcW w:w="1080" w:type="dxa"/>
            <w:tcBorders>
              <w:top w:val="nil"/>
              <w:left w:val="nil"/>
              <w:bottom w:val="nil"/>
              <w:right w:val="nil"/>
            </w:tcBorders>
            <w:shd w:val="clear" w:color="auto" w:fill="auto"/>
            <w:noWrap/>
            <w:vAlign w:val="bottom"/>
            <w:hideMark/>
          </w:tcPr>
          <w:p w14:paraId="71F243FB" w14:textId="624EC230" w:rsidR="00023622" w:rsidRPr="00823843" w:rsidDel="00736096" w:rsidRDefault="00023622" w:rsidP="00446B55">
            <w:pPr>
              <w:spacing w:after="0" w:line="240" w:lineRule="auto"/>
              <w:jc w:val="right"/>
              <w:rPr>
                <w:del w:id="1242" w:author="Stefanie Lane" w:date="2022-08-29T18:41:00Z"/>
                <w:rFonts w:ascii="Calibri" w:eastAsia="Times New Roman" w:hAnsi="Calibri" w:cs="Calibri"/>
                <w:color w:val="000000"/>
                <w:sz w:val="20"/>
                <w:szCs w:val="20"/>
              </w:rPr>
            </w:pPr>
            <w:del w:id="1243" w:author="Stefanie Lane" w:date="2022-08-29T18:41:00Z">
              <w:r w:rsidRPr="00823843" w:rsidDel="00736096">
                <w:rPr>
                  <w:rFonts w:ascii="Calibri" w:eastAsia="Times New Roman" w:hAnsi="Calibri" w:cs="Calibri"/>
                  <w:color w:val="000000"/>
                  <w:sz w:val="20"/>
                  <w:szCs w:val="20"/>
                </w:rPr>
                <w:delText>1999</w:delText>
              </w:r>
            </w:del>
          </w:p>
        </w:tc>
        <w:tc>
          <w:tcPr>
            <w:tcW w:w="840" w:type="dxa"/>
            <w:tcBorders>
              <w:top w:val="nil"/>
              <w:left w:val="nil"/>
              <w:bottom w:val="single" w:sz="4" w:space="0" w:color="auto"/>
              <w:right w:val="nil"/>
            </w:tcBorders>
            <w:shd w:val="clear" w:color="auto" w:fill="auto"/>
            <w:noWrap/>
            <w:vAlign w:val="bottom"/>
            <w:hideMark/>
          </w:tcPr>
          <w:p w14:paraId="7626DD3B" w14:textId="027C9684" w:rsidR="00023622" w:rsidRPr="00823843" w:rsidDel="00736096" w:rsidRDefault="00023622" w:rsidP="00446B55">
            <w:pPr>
              <w:spacing w:after="0" w:line="240" w:lineRule="auto"/>
              <w:jc w:val="center"/>
              <w:rPr>
                <w:del w:id="1244" w:author="Stefanie Lane" w:date="2022-08-29T18:41:00Z"/>
                <w:rFonts w:ascii="Calibri" w:eastAsia="Times New Roman" w:hAnsi="Calibri" w:cs="Calibri"/>
                <w:color w:val="000000"/>
                <w:sz w:val="20"/>
                <w:szCs w:val="20"/>
              </w:rPr>
            </w:pPr>
            <w:del w:id="1245" w:author="Stefanie Lane" w:date="2022-08-29T18:41:00Z">
              <w:r w:rsidRPr="00823843" w:rsidDel="00736096">
                <w:rPr>
                  <w:rFonts w:ascii="Calibri" w:eastAsia="Times New Roman" w:hAnsi="Calibri" w:cs="Calibri"/>
                  <w:color w:val="000000"/>
                  <w:sz w:val="20"/>
                  <w:szCs w:val="20"/>
                </w:rPr>
                <w:delText>33</w:delText>
              </w:r>
            </w:del>
          </w:p>
        </w:tc>
        <w:tc>
          <w:tcPr>
            <w:tcW w:w="700" w:type="dxa"/>
            <w:tcBorders>
              <w:top w:val="nil"/>
              <w:left w:val="nil"/>
              <w:bottom w:val="nil"/>
              <w:right w:val="nil"/>
            </w:tcBorders>
            <w:shd w:val="clear" w:color="auto" w:fill="auto"/>
            <w:noWrap/>
            <w:vAlign w:val="bottom"/>
            <w:hideMark/>
          </w:tcPr>
          <w:p w14:paraId="4C0213BF" w14:textId="00A6E8B9" w:rsidR="00023622" w:rsidRPr="00823843" w:rsidDel="00736096" w:rsidRDefault="00023622" w:rsidP="00446B55">
            <w:pPr>
              <w:spacing w:after="0" w:line="240" w:lineRule="auto"/>
              <w:jc w:val="center"/>
              <w:rPr>
                <w:del w:id="1246" w:author="Stefanie Lane" w:date="2022-08-29T18:41:00Z"/>
                <w:rFonts w:ascii="Calibri" w:eastAsia="Times New Roman" w:hAnsi="Calibri" w:cs="Calibri"/>
                <w:color w:val="000000"/>
                <w:sz w:val="20"/>
                <w:szCs w:val="20"/>
              </w:rPr>
            </w:pPr>
            <w:del w:id="1247" w:author="Stefanie Lane" w:date="2022-08-29T18:41:00Z">
              <w:r w:rsidRPr="00823843" w:rsidDel="00736096">
                <w:rPr>
                  <w:rFonts w:ascii="Calibri" w:eastAsia="Times New Roman" w:hAnsi="Calibri" w:cs="Calibri"/>
                  <w:color w:val="000000"/>
                  <w:sz w:val="20"/>
                  <w:szCs w:val="20"/>
                </w:rPr>
                <w:delText>41</w:delText>
              </w:r>
            </w:del>
          </w:p>
        </w:tc>
        <w:tc>
          <w:tcPr>
            <w:tcW w:w="300" w:type="dxa"/>
            <w:tcBorders>
              <w:top w:val="nil"/>
              <w:left w:val="nil"/>
              <w:bottom w:val="nil"/>
              <w:right w:val="nil"/>
            </w:tcBorders>
            <w:shd w:val="clear" w:color="auto" w:fill="auto"/>
            <w:noWrap/>
            <w:vAlign w:val="bottom"/>
            <w:hideMark/>
          </w:tcPr>
          <w:p w14:paraId="06BC7536" w14:textId="1E3ABF7A" w:rsidR="00023622" w:rsidRPr="00823843" w:rsidDel="00736096" w:rsidRDefault="00023622" w:rsidP="00446B55">
            <w:pPr>
              <w:spacing w:after="0" w:line="240" w:lineRule="auto"/>
              <w:jc w:val="center"/>
              <w:rPr>
                <w:del w:id="1248"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06E93E89" w14:textId="4ED0739F" w:rsidR="00023622" w:rsidRPr="00823843" w:rsidDel="00736096" w:rsidRDefault="00023622" w:rsidP="00446B55">
            <w:pPr>
              <w:spacing w:after="0" w:line="240" w:lineRule="auto"/>
              <w:jc w:val="center"/>
              <w:rPr>
                <w:del w:id="1249" w:author="Stefanie Lane" w:date="2022-08-29T18:41:00Z"/>
                <w:rFonts w:ascii="Calibri" w:eastAsia="Times New Roman" w:hAnsi="Calibri" w:cs="Calibri"/>
                <w:color w:val="000000"/>
                <w:sz w:val="20"/>
                <w:szCs w:val="20"/>
              </w:rPr>
            </w:pPr>
            <w:del w:id="1250" w:author="Stefanie Lane" w:date="2022-08-29T18:41:00Z">
              <w:r w:rsidRPr="00823843" w:rsidDel="00736096">
                <w:rPr>
                  <w:rFonts w:ascii="Calibri" w:eastAsia="Times New Roman" w:hAnsi="Calibri" w:cs="Calibri"/>
                  <w:color w:val="000000"/>
                  <w:sz w:val="20"/>
                  <w:szCs w:val="20"/>
                </w:rPr>
                <w:delText>9.69</w:delText>
              </w:r>
            </w:del>
          </w:p>
        </w:tc>
        <w:tc>
          <w:tcPr>
            <w:tcW w:w="800" w:type="dxa"/>
            <w:tcBorders>
              <w:top w:val="nil"/>
              <w:left w:val="nil"/>
              <w:bottom w:val="single" w:sz="4" w:space="0" w:color="auto"/>
              <w:right w:val="nil"/>
            </w:tcBorders>
            <w:shd w:val="clear" w:color="auto" w:fill="auto"/>
            <w:noWrap/>
            <w:vAlign w:val="bottom"/>
            <w:hideMark/>
          </w:tcPr>
          <w:p w14:paraId="3D10BDCD" w14:textId="2DF06C53" w:rsidR="00023622" w:rsidRPr="00823843" w:rsidDel="00736096" w:rsidRDefault="00023622" w:rsidP="00446B55">
            <w:pPr>
              <w:spacing w:after="0" w:line="240" w:lineRule="auto"/>
              <w:jc w:val="center"/>
              <w:rPr>
                <w:del w:id="1251" w:author="Stefanie Lane" w:date="2022-08-29T18:41:00Z"/>
                <w:rFonts w:ascii="Calibri" w:eastAsia="Times New Roman" w:hAnsi="Calibri" w:cs="Calibri"/>
                <w:color w:val="000000"/>
                <w:sz w:val="20"/>
                <w:szCs w:val="20"/>
              </w:rPr>
            </w:pPr>
            <w:del w:id="1252" w:author="Stefanie Lane" w:date="2022-08-29T18:41:00Z">
              <w:r w:rsidRPr="00823843" w:rsidDel="00736096">
                <w:rPr>
                  <w:rFonts w:ascii="Calibri" w:eastAsia="Times New Roman" w:hAnsi="Calibri" w:cs="Calibri"/>
                  <w:color w:val="000000"/>
                  <w:sz w:val="20"/>
                  <w:szCs w:val="20"/>
                </w:rPr>
                <w:delText>3.96</w:delText>
              </w:r>
            </w:del>
          </w:p>
        </w:tc>
        <w:tc>
          <w:tcPr>
            <w:tcW w:w="800" w:type="dxa"/>
            <w:tcBorders>
              <w:top w:val="nil"/>
              <w:left w:val="nil"/>
              <w:bottom w:val="single" w:sz="4" w:space="0" w:color="auto"/>
              <w:right w:val="nil"/>
            </w:tcBorders>
            <w:shd w:val="clear" w:color="auto" w:fill="auto"/>
            <w:noWrap/>
            <w:vAlign w:val="bottom"/>
            <w:hideMark/>
          </w:tcPr>
          <w:p w14:paraId="464E2582" w14:textId="7B7867F1" w:rsidR="00023622" w:rsidRPr="00823843" w:rsidDel="00736096" w:rsidRDefault="00023622" w:rsidP="00446B55">
            <w:pPr>
              <w:spacing w:after="0" w:line="240" w:lineRule="auto"/>
              <w:jc w:val="center"/>
              <w:rPr>
                <w:del w:id="1253" w:author="Stefanie Lane" w:date="2022-08-29T18:41:00Z"/>
                <w:rFonts w:ascii="Calibri" w:eastAsia="Times New Roman" w:hAnsi="Calibri" w:cs="Calibri"/>
                <w:color w:val="000000"/>
                <w:sz w:val="20"/>
                <w:szCs w:val="20"/>
              </w:rPr>
            </w:pPr>
            <w:del w:id="1254" w:author="Stefanie Lane" w:date="2022-08-29T18:41:00Z">
              <w:r w:rsidRPr="00823843" w:rsidDel="00736096">
                <w:rPr>
                  <w:rFonts w:ascii="Calibri" w:eastAsia="Times New Roman" w:hAnsi="Calibri" w:cs="Calibri"/>
                  <w:color w:val="000000"/>
                  <w:sz w:val="20"/>
                  <w:szCs w:val="20"/>
                </w:rPr>
                <w:delText>4.23</w:delText>
              </w:r>
            </w:del>
          </w:p>
        </w:tc>
      </w:tr>
      <w:tr w:rsidR="00023622" w:rsidRPr="00823843" w:rsidDel="00736096" w14:paraId="0B1F5C66" w14:textId="75B4F3FB" w:rsidTr="00446B55">
        <w:trPr>
          <w:trHeight w:val="290"/>
          <w:jc w:val="center"/>
          <w:del w:id="1255"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41B0D081" w14:textId="74986938" w:rsidR="00023622" w:rsidRPr="00823843" w:rsidDel="00736096" w:rsidRDefault="00023622" w:rsidP="00446B55">
            <w:pPr>
              <w:spacing w:after="0" w:line="240" w:lineRule="auto"/>
              <w:jc w:val="right"/>
              <w:rPr>
                <w:del w:id="1256" w:author="Stefanie Lane" w:date="2022-08-29T18:41:00Z"/>
                <w:rFonts w:ascii="Calibri" w:eastAsia="Times New Roman" w:hAnsi="Calibri" w:cs="Calibri"/>
                <w:color w:val="000000"/>
                <w:sz w:val="20"/>
                <w:szCs w:val="20"/>
              </w:rPr>
            </w:pPr>
            <w:del w:id="1257" w:author="Stefanie Lane" w:date="2022-08-29T18:41:00Z">
              <w:r w:rsidRPr="00823843" w:rsidDel="00736096">
                <w:rPr>
                  <w:rFonts w:ascii="Calibri" w:eastAsia="Times New Roman" w:hAnsi="Calibri" w:cs="Calibri"/>
                  <w:color w:val="000000"/>
                  <w:sz w:val="20"/>
                  <w:szCs w:val="20"/>
                </w:rPr>
                <w:delText>2019</w:delText>
              </w:r>
            </w:del>
          </w:p>
        </w:tc>
        <w:tc>
          <w:tcPr>
            <w:tcW w:w="840" w:type="dxa"/>
            <w:tcBorders>
              <w:top w:val="nil"/>
              <w:left w:val="nil"/>
              <w:bottom w:val="single" w:sz="4" w:space="0" w:color="auto"/>
              <w:right w:val="nil"/>
            </w:tcBorders>
            <w:shd w:val="clear" w:color="auto" w:fill="auto"/>
            <w:noWrap/>
            <w:vAlign w:val="bottom"/>
            <w:hideMark/>
          </w:tcPr>
          <w:p w14:paraId="373BB929" w14:textId="16098820" w:rsidR="00023622" w:rsidRPr="00823843" w:rsidDel="00736096" w:rsidRDefault="00023622" w:rsidP="00446B55">
            <w:pPr>
              <w:spacing w:after="0" w:line="240" w:lineRule="auto"/>
              <w:jc w:val="center"/>
              <w:rPr>
                <w:del w:id="1258" w:author="Stefanie Lane" w:date="2022-08-29T18:41:00Z"/>
                <w:rFonts w:ascii="Calibri" w:eastAsia="Times New Roman" w:hAnsi="Calibri" w:cs="Calibri"/>
                <w:color w:val="000000"/>
                <w:sz w:val="20"/>
                <w:szCs w:val="20"/>
              </w:rPr>
            </w:pPr>
            <w:del w:id="1259" w:author="Stefanie Lane" w:date="2022-08-29T18:41:00Z">
              <w:r w:rsidRPr="00823843" w:rsidDel="00736096">
                <w:rPr>
                  <w:rFonts w:ascii="Calibri" w:eastAsia="Times New Roman" w:hAnsi="Calibri" w:cs="Calibri"/>
                  <w:color w:val="000000"/>
                  <w:sz w:val="20"/>
                  <w:szCs w:val="20"/>
                </w:rPr>
                <w:delText>18</w:delText>
              </w:r>
            </w:del>
          </w:p>
        </w:tc>
        <w:tc>
          <w:tcPr>
            <w:tcW w:w="700" w:type="dxa"/>
            <w:tcBorders>
              <w:top w:val="single" w:sz="4" w:space="0" w:color="auto"/>
              <w:left w:val="nil"/>
              <w:bottom w:val="single" w:sz="4" w:space="0" w:color="auto"/>
              <w:right w:val="nil"/>
            </w:tcBorders>
            <w:shd w:val="clear" w:color="auto" w:fill="auto"/>
            <w:noWrap/>
            <w:vAlign w:val="bottom"/>
            <w:hideMark/>
          </w:tcPr>
          <w:p w14:paraId="093B1AA3" w14:textId="06B7F3FE" w:rsidR="00023622" w:rsidRPr="00823843" w:rsidDel="00736096" w:rsidRDefault="00023622" w:rsidP="00446B55">
            <w:pPr>
              <w:spacing w:after="0" w:line="240" w:lineRule="auto"/>
              <w:jc w:val="center"/>
              <w:rPr>
                <w:del w:id="1260" w:author="Stefanie Lane" w:date="2022-08-29T18:41:00Z"/>
                <w:rFonts w:ascii="Calibri" w:eastAsia="Times New Roman" w:hAnsi="Calibri" w:cs="Calibri"/>
                <w:color w:val="000000"/>
                <w:sz w:val="20"/>
                <w:szCs w:val="20"/>
              </w:rPr>
            </w:pPr>
            <w:del w:id="1261" w:author="Stefanie Lane" w:date="2022-08-29T18:41:00Z">
              <w:r w:rsidRPr="00823843" w:rsidDel="00736096">
                <w:rPr>
                  <w:rFonts w:ascii="Calibri" w:eastAsia="Times New Roman" w:hAnsi="Calibri" w:cs="Calibri"/>
                  <w:color w:val="000000"/>
                  <w:sz w:val="20"/>
                  <w:szCs w:val="20"/>
                </w:rPr>
                <w:delText>27</w:delText>
              </w:r>
            </w:del>
          </w:p>
        </w:tc>
        <w:tc>
          <w:tcPr>
            <w:tcW w:w="300" w:type="dxa"/>
            <w:tcBorders>
              <w:top w:val="nil"/>
              <w:left w:val="nil"/>
              <w:bottom w:val="nil"/>
              <w:right w:val="nil"/>
            </w:tcBorders>
            <w:shd w:val="clear" w:color="auto" w:fill="auto"/>
            <w:noWrap/>
            <w:vAlign w:val="bottom"/>
            <w:hideMark/>
          </w:tcPr>
          <w:p w14:paraId="3B79904B" w14:textId="5A180BDF" w:rsidR="00023622" w:rsidRPr="00823843" w:rsidDel="00736096" w:rsidRDefault="00023622" w:rsidP="00446B55">
            <w:pPr>
              <w:spacing w:after="0" w:line="240" w:lineRule="auto"/>
              <w:jc w:val="center"/>
              <w:rPr>
                <w:del w:id="1262"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41A1661C" w14:textId="678C577B" w:rsidR="00023622" w:rsidRPr="00823843" w:rsidDel="00736096" w:rsidRDefault="00023622" w:rsidP="00446B55">
            <w:pPr>
              <w:spacing w:after="0" w:line="240" w:lineRule="auto"/>
              <w:jc w:val="center"/>
              <w:rPr>
                <w:del w:id="1263" w:author="Stefanie Lane" w:date="2022-08-29T18:41:00Z"/>
                <w:rFonts w:ascii="Calibri" w:eastAsia="Times New Roman" w:hAnsi="Calibri" w:cs="Calibri"/>
                <w:color w:val="000000"/>
                <w:sz w:val="20"/>
                <w:szCs w:val="20"/>
              </w:rPr>
            </w:pPr>
            <w:del w:id="1264" w:author="Stefanie Lane" w:date="2022-08-29T18:41:00Z">
              <w:r w:rsidRPr="00823843" w:rsidDel="00736096">
                <w:rPr>
                  <w:rFonts w:ascii="Calibri" w:eastAsia="Times New Roman" w:hAnsi="Calibri" w:cs="Calibri"/>
                  <w:color w:val="000000"/>
                  <w:sz w:val="20"/>
                  <w:szCs w:val="20"/>
                </w:rPr>
                <w:delText>5.83</w:delText>
              </w:r>
            </w:del>
          </w:p>
        </w:tc>
        <w:tc>
          <w:tcPr>
            <w:tcW w:w="800" w:type="dxa"/>
            <w:tcBorders>
              <w:top w:val="nil"/>
              <w:left w:val="nil"/>
              <w:bottom w:val="single" w:sz="4" w:space="0" w:color="auto"/>
              <w:right w:val="nil"/>
            </w:tcBorders>
            <w:shd w:val="clear" w:color="auto" w:fill="auto"/>
            <w:noWrap/>
            <w:vAlign w:val="bottom"/>
            <w:hideMark/>
          </w:tcPr>
          <w:p w14:paraId="67D72A58" w14:textId="0E04F1FD" w:rsidR="00023622" w:rsidRPr="00823843" w:rsidDel="00736096" w:rsidRDefault="00023622" w:rsidP="00446B55">
            <w:pPr>
              <w:spacing w:after="0" w:line="240" w:lineRule="auto"/>
              <w:jc w:val="center"/>
              <w:rPr>
                <w:del w:id="1265" w:author="Stefanie Lane" w:date="2022-08-29T18:41:00Z"/>
                <w:rFonts w:ascii="Calibri" w:eastAsia="Times New Roman" w:hAnsi="Calibri" w:cs="Calibri"/>
                <w:color w:val="000000"/>
                <w:sz w:val="20"/>
                <w:szCs w:val="20"/>
              </w:rPr>
            </w:pPr>
            <w:del w:id="1266" w:author="Stefanie Lane" w:date="2022-08-29T18:41:00Z">
              <w:r w:rsidRPr="00823843" w:rsidDel="00736096">
                <w:rPr>
                  <w:rFonts w:ascii="Calibri" w:eastAsia="Times New Roman" w:hAnsi="Calibri" w:cs="Calibri"/>
                  <w:color w:val="000000"/>
                  <w:sz w:val="20"/>
                  <w:szCs w:val="20"/>
                </w:rPr>
                <w:delText>2.79</w:delText>
              </w:r>
            </w:del>
          </w:p>
        </w:tc>
        <w:tc>
          <w:tcPr>
            <w:tcW w:w="800" w:type="dxa"/>
            <w:tcBorders>
              <w:top w:val="nil"/>
              <w:left w:val="nil"/>
              <w:bottom w:val="single" w:sz="4" w:space="0" w:color="auto"/>
              <w:right w:val="nil"/>
            </w:tcBorders>
            <w:shd w:val="clear" w:color="auto" w:fill="auto"/>
            <w:noWrap/>
            <w:vAlign w:val="bottom"/>
            <w:hideMark/>
          </w:tcPr>
          <w:p w14:paraId="44805A92" w14:textId="6EC42464" w:rsidR="00023622" w:rsidRPr="00823843" w:rsidDel="00736096" w:rsidRDefault="00023622" w:rsidP="00446B55">
            <w:pPr>
              <w:spacing w:after="0" w:line="240" w:lineRule="auto"/>
              <w:jc w:val="center"/>
              <w:rPr>
                <w:del w:id="1267" w:author="Stefanie Lane" w:date="2022-08-29T18:41:00Z"/>
                <w:rFonts w:ascii="Calibri" w:eastAsia="Times New Roman" w:hAnsi="Calibri" w:cs="Calibri"/>
                <w:color w:val="000000"/>
                <w:sz w:val="20"/>
                <w:szCs w:val="20"/>
              </w:rPr>
            </w:pPr>
            <w:del w:id="1268" w:author="Stefanie Lane" w:date="2022-08-29T18:41:00Z">
              <w:r w:rsidRPr="00823843" w:rsidDel="00736096">
                <w:rPr>
                  <w:rFonts w:ascii="Calibri" w:eastAsia="Times New Roman" w:hAnsi="Calibri" w:cs="Calibri"/>
                  <w:color w:val="000000"/>
                  <w:sz w:val="20"/>
                  <w:szCs w:val="20"/>
                </w:rPr>
                <w:delText>4.63</w:delText>
              </w:r>
            </w:del>
          </w:p>
        </w:tc>
      </w:tr>
      <w:tr w:rsidR="00023622" w:rsidRPr="00823843" w:rsidDel="00736096" w14:paraId="1A0F9A69" w14:textId="411702FC" w:rsidTr="00446B55">
        <w:trPr>
          <w:trHeight w:val="200"/>
          <w:jc w:val="center"/>
          <w:del w:id="1269" w:author="Stefanie Lane" w:date="2022-08-29T18:41:00Z"/>
        </w:trPr>
        <w:tc>
          <w:tcPr>
            <w:tcW w:w="1080" w:type="dxa"/>
            <w:tcBorders>
              <w:top w:val="nil"/>
              <w:left w:val="nil"/>
              <w:bottom w:val="nil"/>
              <w:right w:val="nil"/>
            </w:tcBorders>
            <w:shd w:val="clear" w:color="auto" w:fill="auto"/>
            <w:noWrap/>
            <w:vAlign w:val="bottom"/>
            <w:hideMark/>
          </w:tcPr>
          <w:p w14:paraId="4D2861DD" w14:textId="3A00D480" w:rsidR="00023622" w:rsidRPr="00823843" w:rsidDel="00736096" w:rsidRDefault="00023622" w:rsidP="00446B55">
            <w:pPr>
              <w:spacing w:after="0" w:line="240" w:lineRule="auto"/>
              <w:jc w:val="center"/>
              <w:rPr>
                <w:del w:id="1270" w:author="Stefanie Lane" w:date="2022-08-29T18:41:00Z"/>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213F2697" w14:textId="4CE51721" w:rsidR="00023622" w:rsidRPr="00823843" w:rsidDel="00736096" w:rsidRDefault="00023622" w:rsidP="00446B55">
            <w:pPr>
              <w:spacing w:after="0" w:line="240" w:lineRule="auto"/>
              <w:rPr>
                <w:del w:id="1271" w:author="Stefanie Lane" w:date="2022-08-29T18:41:00Z"/>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0EB83764" w14:textId="0BB524A8" w:rsidR="00023622" w:rsidRPr="00823843" w:rsidDel="00736096" w:rsidRDefault="00023622" w:rsidP="00446B55">
            <w:pPr>
              <w:spacing w:after="0" w:line="240" w:lineRule="auto"/>
              <w:rPr>
                <w:del w:id="1272"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C31A436" w14:textId="3F4C0870" w:rsidR="00023622" w:rsidRPr="00823843" w:rsidDel="00736096" w:rsidRDefault="00023622" w:rsidP="00446B55">
            <w:pPr>
              <w:spacing w:after="0" w:line="240" w:lineRule="auto"/>
              <w:rPr>
                <w:del w:id="1273"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7757DE4" w14:textId="62EC8E7F" w:rsidR="00023622" w:rsidRPr="00823843" w:rsidDel="00736096" w:rsidRDefault="00023622" w:rsidP="00446B55">
            <w:pPr>
              <w:spacing w:after="0" w:line="240" w:lineRule="auto"/>
              <w:rPr>
                <w:del w:id="1274"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16B583C" w14:textId="282387DD" w:rsidR="00023622" w:rsidRPr="00823843" w:rsidDel="00736096" w:rsidRDefault="00023622" w:rsidP="00446B55">
            <w:pPr>
              <w:spacing w:after="0" w:line="240" w:lineRule="auto"/>
              <w:rPr>
                <w:del w:id="1275"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E24EFC7" w14:textId="761FE812" w:rsidR="00023622" w:rsidRPr="00823843" w:rsidDel="00736096" w:rsidRDefault="00023622" w:rsidP="00446B55">
            <w:pPr>
              <w:spacing w:after="0" w:line="240" w:lineRule="auto"/>
              <w:rPr>
                <w:del w:id="1276" w:author="Stefanie Lane" w:date="2022-08-29T18:41:00Z"/>
                <w:rFonts w:ascii="Times New Roman" w:eastAsia="Times New Roman" w:hAnsi="Times New Roman" w:cs="Times New Roman"/>
                <w:sz w:val="20"/>
                <w:szCs w:val="20"/>
              </w:rPr>
            </w:pPr>
          </w:p>
        </w:tc>
      </w:tr>
      <w:tr w:rsidR="00023622" w:rsidRPr="00823843" w:rsidDel="00736096" w14:paraId="2506D424" w14:textId="4BF20448" w:rsidTr="00446B55">
        <w:trPr>
          <w:trHeight w:val="290"/>
          <w:jc w:val="center"/>
          <w:del w:id="1277" w:author="Stefanie Lane" w:date="2022-08-29T18:41:00Z"/>
        </w:trPr>
        <w:tc>
          <w:tcPr>
            <w:tcW w:w="1080" w:type="dxa"/>
            <w:tcBorders>
              <w:top w:val="nil"/>
              <w:left w:val="nil"/>
              <w:bottom w:val="nil"/>
              <w:right w:val="nil"/>
            </w:tcBorders>
            <w:shd w:val="clear" w:color="auto" w:fill="auto"/>
            <w:noWrap/>
            <w:vAlign w:val="bottom"/>
            <w:hideMark/>
          </w:tcPr>
          <w:p w14:paraId="63A35E06" w14:textId="140411E6" w:rsidR="00023622" w:rsidRPr="00823843" w:rsidDel="00736096" w:rsidRDefault="00023622" w:rsidP="00446B55">
            <w:pPr>
              <w:spacing w:after="0" w:line="240" w:lineRule="auto"/>
              <w:rPr>
                <w:del w:id="1278" w:author="Stefanie Lane" w:date="2022-08-29T18:41:00Z"/>
                <w:rFonts w:ascii="Calibri" w:eastAsia="Times New Roman" w:hAnsi="Calibri" w:cs="Calibri"/>
                <w:b/>
                <w:bCs/>
                <w:color w:val="000000"/>
                <w:sz w:val="20"/>
                <w:szCs w:val="20"/>
              </w:rPr>
            </w:pPr>
            <w:del w:id="1279" w:author="Stefanie Lane" w:date="2022-08-29T18:41:00Z">
              <w:r w:rsidRPr="00823843" w:rsidDel="00736096">
                <w:rPr>
                  <w:rFonts w:ascii="Calibri" w:eastAsia="Times New Roman" w:hAnsi="Calibri" w:cs="Calibri"/>
                  <w:b/>
                  <w:bCs/>
                  <w:color w:val="000000"/>
                  <w:sz w:val="20"/>
                  <w:szCs w:val="20"/>
                </w:rPr>
                <w:delText>Bogbean</w:delText>
              </w:r>
            </w:del>
          </w:p>
        </w:tc>
        <w:tc>
          <w:tcPr>
            <w:tcW w:w="840" w:type="dxa"/>
            <w:tcBorders>
              <w:top w:val="nil"/>
              <w:left w:val="nil"/>
              <w:bottom w:val="nil"/>
              <w:right w:val="nil"/>
            </w:tcBorders>
            <w:shd w:val="clear" w:color="auto" w:fill="auto"/>
            <w:noWrap/>
            <w:vAlign w:val="bottom"/>
            <w:hideMark/>
          </w:tcPr>
          <w:p w14:paraId="0D5AE8A5" w14:textId="7B2F7181" w:rsidR="00023622" w:rsidRPr="00823843" w:rsidDel="00736096" w:rsidRDefault="00023622" w:rsidP="00446B55">
            <w:pPr>
              <w:spacing w:after="0" w:line="240" w:lineRule="auto"/>
              <w:rPr>
                <w:del w:id="1280" w:author="Stefanie Lane" w:date="2022-08-29T18:41: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39BBAF6" w14:textId="6622509B" w:rsidR="00023622" w:rsidRPr="00823843" w:rsidDel="00736096" w:rsidRDefault="00023622" w:rsidP="00446B55">
            <w:pPr>
              <w:spacing w:after="0" w:line="240" w:lineRule="auto"/>
              <w:rPr>
                <w:del w:id="1281"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86051F9" w14:textId="4D7B3621" w:rsidR="00023622" w:rsidRPr="00823843" w:rsidDel="00736096" w:rsidRDefault="00023622" w:rsidP="00446B55">
            <w:pPr>
              <w:spacing w:after="0" w:line="240" w:lineRule="auto"/>
              <w:rPr>
                <w:del w:id="1282"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23598CB" w14:textId="0AD87871" w:rsidR="00023622" w:rsidRPr="00823843" w:rsidDel="00736096" w:rsidRDefault="00023622" w:rsidP="00446B55">
            <w:pPr>
              <w:spacing w:after="0" w:line="240" w:lineRule="auto"/>
              <w:rPr>
                <w:del w:id="1283"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D338DB2" w14:textId="2D914278" w:rsidR="00023622" w:rsidRPr="00823843" w:rsidDel="00736096" w:rsidRDefault="00023622" w:rsidP="00446B55">
            <w:pPr>
              <w:spacing w:after="0" w:line="240" w:lineRule="auto"/>
              <w:rPr>
                <w:del w:id="1284"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DCFB95B" w14:textId="38AFD102" w:rsidR="00023622" w:rsidRPr="00823843" w:rsidDel="00736096" w:rsidRDefault="00023622" w:rsidP="00446B55">
            <w:pPr>
              <w:spacing w:after="0" w:line="240" w:lineRule="auto"/>
              <w:rPr>
                <w:del w:id="1285" w:author="Stefanie Lane" w:date="2022-08-29T18:41:00Z"/>
                <w:rFonts w:ascii="Times New Roman" w:eastAsia="Times New Roman" w:hAnsi="Times New Roman" w:cs="Times New Roman"/>
                <w:sz w:val="20"/>
                <w:szCs w:val="20"/>
              </w:rPr>
            </w:pPr>
          </w:p>
        </w:tc>
      </w:tr>
      <w:tr w:rsidR="00023622" w:rsidRPr="00823843" w:rsidDel="00736096" w14:paraId="14C7C70D" w14:textId="642D4BDB" w:rsidTr="00446B55">
        <w:trPr>
          <w:trHeight w:val="290"/>
          <w:jc w:val="center"/>
          <w:del w:id="1286"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12053B21" w14:textId="1E9B0DBC" w:rsidR="00023622" w:rsidRPr="00823843" w:rsidDel="00736096" w:rsidRDefault="00023622" w:rsidP="00446B55">
            <w:pPr>
              <w:spacing w:after="0" w:line="240" w:lineRule="auto"/>
              <w:jc w:val="right"/>
              <w:rPr>
                <w:del w:id="1287" w:author="Stefanie Lane" w:date="2022-08-29T18:41:00Z"/>
                <w:rFonts w:ascii="Calibri" w:eastAsia="Times New Roman" w:hAnsi="Calibri" w:cs="Calibri"/>
                <w:color w:val="000000"/>
                <w:sz w:val="20"/>
                <w:szCs w:val="20"/>
              </w:rPr>
            </w:pPr>
            <w:del w:id="1288" w:author="Stefanie Lane" w:date="2022-08-29T18:41:00Z">
              <w:r w:rsidRPr="00823843" w:rsidDel="00736096">
                <w:rPr>
                  <w:rFonts w:ascii="Calibri" w:eastAsia="Times New Roman" w:hAnsi="Calibri" w:cs="Calibri"/>
                  <w:color w:val="000000"/>
                  <w:sz w:val="20"/>
                  <w:szCs w:val="20"/>
                </w:rPr>
                <w:delText>1979</w:delText>
              </w:r>
            </w:del>
          </w:p>
        </w:tc>
        <w:tc>
          <w:tcPr>
            <w:tcW w:w="840" w:type="dxa"/>
            <w:tcBorders>
              <w:top w:val="single" w:sz="4" w:space="0" w:color="auto"/>
              <w:left w:val="nil"/>
              <w:bottom w:val="single" w:sz="4" w:space="0" w:color="auto"/>
              <w:right w:val="nil"/>
            </w:tcBorders>
            <w:shd w:val="clear" w:color="auto" w:fill="auto"/>
            <w:noWrap/>
            <w:vAlign w:val="bottom"/>
            <w:hideMark/>
          </w:tcPr>
          <w:p w14:paraId="6DBA107E" w14:textId="3D6A9507" w:rsidR="00023622" w:rsidRPr="00823843" w:rsidDel="00736096" w:rsidRDefault="00023622" w:rsidP="00446B55">
            <w:pPr>
              <w:spacing w:after="0" w:line="240" w:lineRule="auto"/>
              <w:jc w:val="center"/>
              <w:rPr>
                <w:del w:id="1289" w:author="Stefanie Lane" w:date="2022-08-29T18:41:00Z"/>
                <w:rFonts w:ascii="Calibri" w:eastAsia="Times New Roman" w:hAnsi="Calibri" w:cs="Calibri"/>
                <w:color w:val="000000"/>
                <w:sz w:val="20"/>
                <w:szCs w:val="20"/>
              </w:rPr>
            </w:pPr>
            <w:del w:id="1290" w:author="Stefanie Lane" w:date="2022-08-29T18:41:00Z">
              <w:r w:rsidRPr="00823843" w:rsidDel="00736096">
                <w:rPr>
                  <w:rFonts w:ascii="Calibri" w:eastAsia="Times New Roman" w:hAnsi="Calibri" w:cs="Calibri"/>
                  <w:color w:val="000000"/>
                  <w:sz w:val="20"/>
                  <w:szCs w:val="20"/>
                </w:rPr>
                <w:delText>19</w:delText>
              </w:r>
            </w:del>
          </w:p>
        </w:tc>
        <w:tc>
          <w:tcPr>
            <w:tcW w:w="700" w:type="dxa"/>
            <w:tcBorders>
              <w:top w:val="single" w:sz="4" w:space="0" w:color="auto"/>
              <w:left w:val="nil"/>
              <w:bottom w:val="single" w:sz="4" w:space="0" w:color="auto"/>
              <w:right w:val="nil"/>
            </w:tcBorders>
            <w:shd w:val="clear" w:color="auto" w:fill="auto"/>
            <w:noWrap/>
            <w:vAlign w:val="bottom"/>
            <w:hideMark/>
          </w:tcPr>
          <w:p w14:paraId="161791C2" w14:textId="3CE3FC11" w:rsidR="00023622" w:rsidRPr="00823843" w:rsidDel="00736096" w:rsidRDefault="00023622" w:rsidP="00446B55">
            <w:pPr>
              <w:spacing w:after="0" w:line="240" w:lineRule="auto"/>
              <w:jc w:val="center"/>
              <w:rPr>
                <w:del w:id="1291" w:author="Stefanie Lane" w:date="2022-08-29T18:41:00Z"/>
                <w:rFonts w:ascii="Calibri" w:eastAsia="Times New Roman" w:hAnsi="Calibri" w:cs="Calibri"/>
                <w:color w:val="000000"/>
                <w:sz w:val="20"/>
                <w:szCs w:val="20"/>
              </w:rPr>
            </w:pPr>
            <w:del w:id="1292" w:author="Stefanie Lane" w:date="2022-08-29T18:41:00Z">
              <w:r w:rsidRPr="00823843" w:rsidDel="00736096">
                <w:rPr>
                  <w:rFonts w:ascii="Calibri" w:eastAsia="Times New Roman" w:hAnsi="Calibri" w:cs="Calibri"/>
                  <w:color w:val="000000"/>
                  <w:sz w:val="20"/>
                  <w:szCs w:val="20"/>
                </w:rPr>
                <w:delText>32</w:delText>
              </w:r>
            </w:del>
          </w:p>
        </w:tc>
        <w:tc>
          <w:tcPr>
            <w:tcW w:w="300" w:type="dxa"/>
            <w:tcBorders>
              <w:top w:val="nil"/>
              <w:left w:val="nil"/>
              <w:bottom w:val="nil"/>
              <w:right w:val="nil"/>
            </w:tcBorders>
            <w:shd w:val="clear" w:color="auto" w:fill="auto"/>
            <w:noWrap/>
            <w:vAlign w:val="bottom"/>
            <w:hideMark/>
          </w:tcPr>
          <w:p w14:paraId="213F8D2E" w14:textId="1149FFCE" w:rsidR="00023622" w:rsidRPr="00823843" w:rsidDel="00736096" w:rsidRDefault="00023622" w:rsidP="00446B55">
            <w:pPr>
              <w:spacing w:after="0" w:line="240" w:lineRule="auto"/>
              <w:jc w:val="center"/>
              <w:rPr>
                <w:del w:id="1293" w:author="Stefanie Lane" w:date="2022-08-29T18:41: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1E17DF0D" w14:textId="5EE73D54" w:rsidR="00023622" w:rsidRPr="00823843" w:rsidDel="00736096" w:rsidRDefault="00023622" w:rsidP="00446B55">
            <w:pPr>
              <w:spacing w:after="0" w:line="240" w:lineRule="auto"/>
              <w:jc w:val="center"/>
              <w:rPr>
                <w:del w:id="1294" w:author="Stefanie Lane" w:date="2022-08-29T18:41:00Z"/>
                <w:rFonts w:ascii="Calibri" w:eastAsia="Times New Roman" w:hAnsi="Calibri" w:cs="Calibri"/>
                <w:color w:val="000000"/>
                <w:sz w:val="20"/>
                <w:szCs w:val="20"/>
              </w:rPr>
            </w:pPr>
            <w:del w:id="1295" w:author="Stefanie Lane" w:date="2022-08-29T18:41:00Z">
              <w:r w:rsidRPr="00823843" w:rsidDel="00736096">
                <w:rPr>
                  <w:rFonts w:ascii="Calibri" w:eastAsia="Times New Roman" w:hAnsi="Calibri" w:cs="Calibri"/>
                  <w:color w:val="000000"/>
                  <w:sz w:val="20"/>
                  <w:szCs w:val="20"/>
                </w:rPr>
                <w:delText>12.84</w:delText>
              </w:r>
            </w:del>
          </w:p>
        </w:tc>
        <w:tc>
          <w:tcPr>
            <w:tcW w:w="800" w:type="dxa"/>
            <w:tcBorders>
              <w:top w:val="single" w:sz="4" w:space="0" w:color="auto"/>
              <w:left w:val="nil"/>
              <w:bottom w:val="single" w:sz="4" w:space="0" w:color="auto"/>
              <w:right w:val="nil"/>
            </w:tcBorders>
            <w:shd w:val="clear" w:color="auto" w:fill="auto"/>
            <w:noWrap/>
            <w:vAlign w:val="bottom"/>
            <w:hideMark/>
          </w:tcPr>
          <w:p w14:paraId="14D4B830" w14:textId="6828A1E5" w:rsidR="00023622" w:rsidRPr="00823843" w:rsidDel="00736096" w:rsidRDefault="00023622" w:rsidP="00446B55">
            <w:pPr>
              <w:spacing w:after="0" w:line="240" w:lineRule="auto"/>
              <w:jc w:val="center"/>
              <w:rPr>
                <w:del w:id="1296" w:author="Stefanie Lane" w:date="2022-08-29T18:41:00Z"/>
                <w:rFonts w:ascii="Calibri" w:eastAsia="Times New Roman" w:hAnsi="Calibri" w:cs="Calibri"/>
                <w:color w:val="000000"/>
                <w:sz w:val="20"/>
                <w:szCs w:val="20"/>
              </w:rPr>
            </w:pPr>
            <w:del w:id="1297" w:author="Stefanie Lane" w:date="2022-08-29T18:41:00Z">
              <w:r w:rsidRPr="00823843" w:rsidDel="00736096">
                <w:rPr>
                  <w:rFonts w:ascii="Calibri" w:eastAsia="Times New Roman" w:hAnsi="Calibri" w:cs="Calibri"/>
                  <w:color w:val="000000"/>
                  <w:sz w:val="20"/>
                  <w:szCs w:val="20"/>
                </w:rPr>
                <w:delText>3.61</w:delText>
              </w:r>
            </w:del>
          </w:p>
        </w:tc>
        <w:tc>
          <w:tcPr>
            <w:tcW w:w="800" w:type="dxa"/>
            <w:tcBorders>
              <w:top w:val="single" w:sz="4" w:space="0" w:color="auto"/>
              <w:left w:val="nil"/>
              <w:bottom w:val="single" w:sz="4" w:space="0" w:color="auto"/>
              <w:right w:val="nil"/>
            </w:tcBorders>
            <w:shd w:val="clear" w:color="auto" w:fill="auto"/>
            <w:noWrap/>
            <w:vAlign w:val="bottom"/>
            <w:hideMark/>
          </w:tcPr>
          <w:p w14:paraId="3FAAC156" w14:textId="79D7BAFC" w:rsidR="00023622" w:rsidRPr="00823843" w:rsidDel="00736096" w:rsidRDefault="00023622" w:rsidP="00446B55">
            <w:pPr>
              <w:spacing w:after="0" w:line="240" w:lineRule="auto"/>
              <w:jc w:val="center"/>
              <w:rPr>
                <w:del w:id="1298" w:author="Stefanie Lane" w:date="2022-08-29T18:41:00Z"/>
                <w:rFonts w:ascii="Calibri" w:eastAsia="Times New Roman" w:hAnsi="Calibri" w:cs="Calibri"/>
                <w:color w:val="000000"/>
                <w:sz w:val="20"/>
                <w:szCs w:val="20"/>
              </w:rPr>
            </w:pPr>
            <w:del w:id="1299" w:author="Stefanie Lane" w:date="2022-08-29T18:41:00Z">
              <w:r w:rsidRPr="00823843" w:rsidDel="00736096">
                <w:rPr>
                  <w:rFonts w:ascii="Calibri" w:eastAsia="Times New Roman" w:hAnsi="Calibri" w:cs="Calibri"/>
                  <w:color w:val="000000"/>
                  <w:sz w:val="20"/>
                  <w:szCs w:val="20"/>
                </w:rPr>
                <w:delText>2.49</w:delText>
              </w:r>
            </w:del>
          </w:p>
        </w:tc>
      </w:tr>
      <w:tr w:rsidR="00023622" w:rsidRPr="00823843" w:rsidDel="00736096" w14:paraId="4FDDA322" w14:textId="79D0E1C8" w:rsidTr="00446B55">
        <w:trPr>
          <w:trHeight w:val="290"/>
          <w:jc w:val="center"/>
          <w:del w:id="1300" w:author="Stefanie Lane" w:date="2022-08-29T18:41:00Z"/>
        </w:trPr>
        <w:tc>
          <w:tcPr>
            <w:tcW w:w="1080" w:type="dxa"/>
            <w:tcBorders>
              <w:top w:val="nil"/>
              <w:left w:val="nil"/>
              <w:bottom w:val="nil"/>
              <w:right w:val="nil"/>
            </w:tcBorders>
            <w:shd w:val="clear" w:color="auto" w:fill="auto"/>
            <w:noWrap/>
            <w:vAlign w:val="bottom"/>
            <w:hideMark/>
          </w:tcPr>
          <w:p w14:paraId="4F2C0A26" w14:textId="38C40992" w:rsidR="00023622" w:rsidRPr="00823843" w:rsidDel="00736096" w:rsidRDefault="00023622" w:rsidP="00446B55">
            <w:pPr>
              <w:spacing w:after="0" w:line="240" w:lineRule="auto"/>
              <w:jc w:val="right"/>
              <w:rPr>
                <w:del w:id="1301" w:author="Stefanie Lane" w:date="2022-08-29T18:41:00Z"/>
                <w:rFonts w:ascii="Calibri" w:eastAsia="Times New Roman" w:hAnsi="Calibri" w:cs="Calibri"/>
                <w:color w:val="000000"/>
                <w:sz w:val="20"/>
                <w:szCs w:val="20"/>
              </w:rPr>
            </w:pPr>
            <w:del w:id="1302" w:author="Stefanie Lane" w:date="2022-08-29T18:41:00Z">
              <w:r w:rsidRPr="00823843" w:rsidDel="00736096">
                <w:rPr>
                  <w:rFonts w:ascii="Calibri" w:eastAsia="Times New Roman" w:hAnsi="Calibri" w:cs="Calibri"/>
                  <w:color w:val="000000"/>
                  <w:sz w:val="20"/>
                  <w:szCs w:val="20"/>
                </w:rPr>
                <w:delText>1999</w:delText>
              </w:r>
            </w:del>
          </w:p>
        </w:tc>
        <w:tc>
          <w:tcPr>
            <w:tcW w:w="840" w:type="dxa"/>
            <w:tcBorders>
              <w:top w:val="nil"/>
              <w:left w:val="nil"/>
              <w:bottom w:val="single" w:sz="4" w:space="0" w:color="auto"/>
              <w:right w:val="nil"/>
            </w:tcBorders>
            <w:shd w:val="clear" w:color="auto" w:fill="auto"/>
            <w:noWrap/>
            <w:vAlign w:val="bottom"/>
            <w:hideMark/>
          </w:tcPr>
          <w:p w14:paraId="678E3822" w14:textId="53AFE6ED" w:rsidR="00023622" w:rsidRPr="00823843" w:rsidDel="00736096" w:rsidRDefault="00023622" w:rsidP="00446B55">
            <w:pPr>
              <w:spacing w:after="0" w:line="240" w:lineRule="auto"/>
              <w:jc w:val="center"/>
              <w:rPr>
                <w:del w:id="1303" w:author="Stefanie Lane" w:date="2022-08-29T18:41:00Z"/>
                <w:rFonts w:ascii="Calibri" w:eastAsia="Times New Roman" w:hAnsi="Calibri" w:cs="Calibri"/>
                <w:color w:val="000000"/>
                <w:sz w:val="20"/>
                <w:szCs w:val="20"/>
              </w:rPr>
            </w:pPr>
            <w:del w:id="1304" w:author="Stefanie Lane" w:date="2022-08-29T18:41:00Z">
              <w:r w:rsidRPr="00823843" w:rsidDel="00736096">
                <w:rPr>
                  <w:rFonts w:ascii="Calibri" w:eastAsia="Times New Roman" w:hAnsi="Calibri" w:cs="Calibri"/>
                  <w:color w:val="000000"/>
                  <w:sz w:val="20"/>
                  <w:szCs w:val="20"/>
                </w:rPr>
                <w:delText>18</w:delText>
              </w:r>
            </w:del>
          </w:p>
        </w:tc>
        <w:tc>
          <w:tcPr>
            <w:tcW w:w="700" w:type="dxa"/>
            <w:tcBorders>
              <w:top w:val="nil"/>
              <w:left w:val="nil"/>
              <w:bottom w:val="nil"/>
              <w:right w:val="nil"/>
            </w:tcBorders>
            <w:shd w:val="clear" w:color="auto" w:fill="auto"/>
            <w:noWrap/>
            <w:vAlign w:val="bottom"/>
            <w:hideMark/>
          </w:tcPr>
          <w:p w14:paraId="560C5282" w14:textId="1E3AF77A" w:rsidR="00023622" w:rsidRPr="00823843" w:rsidDel="00736096" w:rsidRDefault="00023622" w:rsidP="00446B55">
            <w:pPr>
              <w:spacing w:after="0" w:line="240" w:lineRule="auto"/>
              <w:jc w:val="center"/>
              <w:rPr>
                <w:del w:id="1305" w:author="Stefanie Lane" w:date="2022-08-29T18:41:00Z"/>
                <w:rFonts w:ascii="Calibri" w:eastAsia="Times New Roman" w:hAnsi="Calibri" w:cs="Calibri"/>
                <w:color w:val="000000"/>
                <w:sz w:val="20"/>
                <w:szCs w:val="20"/>
              </w:rPr>
            </w:pPr>
            <w:del w:id="1306" w:author="Stefanie Lane" w:date="2022-08-29T18:41:00Z">
              <w:r w:rsidRPr="00823843" w:rsidDel="00736096">
                <w:rPr>
                  <w:rFonts w:ascii="Calibri" w:eastAsia="Times New Roman" w:hAnsi="Calibri" w:cs="Calibri"/>
                  <w:color w:val="000000"/>
                  <w:sz w:val="20"/>
                  <w:szCs w:val="20"/>
                </w:rPr>
                <w:delText>36</w:delText>
              </w:r>
            </w:del>
          </w:p>
        </w:tc>
        <w:tc>
          <w:tcPr>
            <w:tcW w:w="300" w:type="dxa"/>
            <w:tcBorders>
              <w:top w:val="nil"/>
              <w:left w:val="nil"/>
              <w:bottom w:val="nil"/>
              <w:right w:val="nil"/>
            </w:tcBorders>
            <w:shd w:val="clear" w:color="auto" w:fill="auto"/>
            <w:noWrap/>
            <w:vAlign w:val="bottom"/>
            <w:hideMark/>
          </w:tcPr>
          <w:p w14:paraId="31C61D1E" w14:textId="5734D3F1" w:rsidR="00023622" w:rsidRPr="00823843" w:rsidDel="00736096" w:rsidRDefault="00023622" w:rsidP="00446B55">
            <w:pPr>
              <w:spacing w:after="0" w:line="240" w:lineRule="auto"/>
              <w:jc w:val="center"/>
              <w:rPr>
                <w:del w:id="1307"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1857E436" w14:textId="20B3AF7A" w:rsidR="00023622" w:rsidRPr="00823843" w:rsidDel="00736096" w:rsidRDefault="00023622" w:rsidP="00446B55">
            <w:pPr>
              <w:spacing w:after="0" w:line="240" w:lineRule="auto"/>
              <w:jc w:val="center"/>
              <w:rPr>
                <w:del w:id="1308" w:author="Stefanie Lane" w:date="2022-08-29T18:41:00Z"/>
                <w:rFonts w:ascii="Calibri" w:eastAsia="Times New Roman" w:hAnsi="Calibri" w:cs="Calibri"/>
                <w:color w:val="000000"/>
                <w:sz w:val="20"/>
                <w:szCs w:val="20"/>
              </w:rPr>
            </w:pPr>
            <w:del w:id="1309" w:author="Stefanie Lane" w:date="2022-08-29T18:41:00Z">
              <w:r w:rsidRPr="00823843" w:rsidDel="00736096">
                <w:rPr>
                  <w:rFonts w:ascii="Calibri" w:eastAsia="Times New Roman" w:hAnsi="Calibri" w:cs="Calibri"/>
                  <w:color w:val="000000"/>
                  <w:sz w:val="20"/>
                  <w:szCs w:val="20"/>
                </w:rPr>
                <w:delText>11.50</w:delText>
              </w:r>
            </w:del>
          </w:p>
        </w:tc>
        <w:tc>
          <w:tcPr>
            <w:tcW w:w="800" w:type="dxa"/>
            <w:tcBorders>
              <w:top w:val="nil"/>
              <w:left w:val="nil"/>
              <w:bottom w:val="single" w:sz="4" w:space="0" w:color="auto"/>
              <w:right w:val="nil"/>
            </w:tcBorders>
            <w:shd w:val="clear" w:color="auto" w:fill="auto"/>
            <w:noWrap/>
            <w:vAlign w:val="bottom"/>
            <w:hideMark/>
          </w:tcPr>
          <w:p w14:paraId="7EDABD10" w14:textId="285F9684" w:rsidR="00023622" w:rsidRPr="00823843" w:rsidDel="00736096" w:rsidRDefault="00023622" w:rsidP="00446B55">
            <w:pPr>
              <w:spacing w:after="0" w:line="240" w:lineRule="auto"/>
              <w:jc w:val="center"/>
              <w:rPr>
                <w:del w:id="1310" w:author="Stefanie Lane" w:date="2022-08-29T18:41:00Z"/>
                <w:rFonts w:ascii="Calibri" w:eastAsia="Times New Roman" w:hAnsi="Calibri" w:cs="Calibri"/>
                <w:color w:val="000000"/>
                <w:sz w:val="20"/>
                <w:szCs w:val="20"/>
              </w:rPr>
            </w:pPr>
            <w:del w:id="1311" w:author="Stefanie Lane" w:date="2022-08-29T18:41:00Z">
              <w:r w:rsidRPr="00823843" w:rsidDel="00736096">
                <w:rPr>
                  <w:rFonts w:ascii="Calibri" w:eastAsia="Times New Roman" w:hAnsi="Calibri" w:cs="Calibri"/>
                  <w:color w:val="000000"/>
                  <w:sz w:val="20"/>
                  <w:szCs w:val="20"/>
                </w:rPr>
                <w:delText>2.92</w:delText>
              </w:r>
            </w:del>
          </w:p>
        </w:tc>
        <w:tc>
          <w:tcPr>
            <w:tcW w:w="800" w:type="dxa"/>
            <w:tcBorders>
              <w:top w:val="nil"/>
              <w:left w:val="nil"/>
              <w:bottom w:val="single" w:sz="4" w:space="0" w:color="auto"/>
              <w:right w:val="nil"/>
            </w:tcBorders>
            <w:shd w:val="clear" w:color="auto" w:fill="auto"/>
            <w:noWrap/>
            <w:vAlign w:val="bottom"/>
            <w:hideMark/>
          </w:tcPr>
          <w:p w14:paraId="2893F9A9" w14:textId="761E0C75" w:rsidR="00023622" w:rsidRPr="00823843" w:rsidDel="00736096" w:rsidRDefault="00023622" w:rsidP="00446B55">
            <w:pPr>
              <w:spacing w:after="0" w:line="240" w:lineRule="auto"/>
              <w:jc w:val="center"/>
              <w:rPr>
                <w:del w:id="1312" w:author="Stefanie Lane" w:date="2022-08-29T18:41:00Z"/>
                <w:rFonts w:ascii="Calibri" w:eastAsia="Times New Roman" w:hAnsi="Calibri" w:cs="Calibri"/>
                <w:color w:val="000000"/>
                <w:sz w:val="20"/>
                <w:szCs w:val="20"/>
              </w:rPr>
            </w:pPr>
            <w:del w:id="1313" w:author="Stefanie Lane" w:date="2022-08-29T18:41:00Z">
              <w:r w:rsidRPr="00823843" w:rsidDel="00736096">
                <w:rPr>
                  <w:rFonts w:ascii="Calibri" w:eastAsia="Times New Roman" w:hAnsi="Calibri" w:cs="Calibri"/>
                  <w:color w:val="000000"/>
                  <w:sz w:val="20"/>
                  <w:szCs w:val="20"/>
                </w:rPr>
                <w:delText>3.13</w:delText>
              </w:r>
            </w:del>
          </w:p>
        </w:tc>
      </w:tr>
      <w:tr w:rsidR="00023622" w:rsidRPr="00823843" w:rsidDel="00736096" w14:paraId="788A119A" w14:textId="7E40F02A" w:rsidTr="00446B55">
        <w:trPr>
          <w:trHeight w:val="290"/>
          <w:jc w:val="center"/>
          <w:del w:id="1314"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04C827EC" w14:textId="5D72AA78" w:rsidR="00023622" w:rsidRPr="00823843" w:rsidDel="00736096" w:rsidRDefault="00023622" w:rsidP="00446B55">
            <w:pPr>
              <w:spacing w:after="0" w:line="240" w:lineRule="auto"/>
              <w:jc w:val="right"/>
              <w:rPr>
                <w:del w:id="1315" w:author="Stefanie Lane" w:date="2022-08-29T18:41:00Z"/>
                <w:rFonts w:ascii="Calibri" w:eastAsia="Times New Roman" w:hAnsi="Calibri" w:cs="Calibri"/>
                <w:color w:val="000000"/>
                <w:sz w:val="20"/>
                <w:szCs w:val="20"/>
              </w:rPr>
            </w:pPr>
            <w:del w:id="1316" w:author="Stefanie Lane" w:date="2022-08-29T18:41:00Z">
              <w:r w:rsidRPr="00823843" w:rsidDel="00736096">
                <w:rPr>
                  <w:rFonts w:ascii="Calibri" w:eastAsia="Times New Roman" w:hAnsi="Calibri" w:cs="Calibri"/>
                  <w:color w:val="000000"/>
                  <w:sz w:val="20"/>
                  <w:szCs w:val="20"/>
                </w:rPr>
                <w:delText>2019</w:delText>
              </w:r>
            </w:del>
          </w:p>
        </w:tc>
        <w:tc>
          <w:tcPr>
            <w:tcW w:w="840" w:type="dxa"/>
            <w:tcBorders>
              <w:top w:val="nil"/>
              <w:left w:val="nil"/>
              <w:bottom w:val="single" w:sz="4" w:space="0" w:color="auto"/>
              <w:right w:val="nil"/>
            </w:tcBorders>
            <w:shd w:val="clear" w:color="auto" w:fill="auto"/>
            <w:noWrap/>
            <w:vAlign w:val="bottom"/>
            <w:hideMark/>
          </w:tcPr>
          <w:p w14:paraId="0DB030AD" w14:textId="13029E54" w:rsidR="00023622" w:rsidRPr="00823843" w:rsidDel="00736096" w:rsidRDefault="00023622" w:rsidP="00446B55">
            <w:pPr>
              <w:spacing w:after="0" w:line="240" w:lineRule="auto"/>
              <w:jc w:val="center"/>
              <w:rPr>
                <w:del w:id="1317" w:author="Stefanie Lane" w:date="2022-08-29T18:41:00Z"/>
                <w:rFonts w:ascii="Calibri" w:eastAsia="Times New Roman" w:hAnsi="Calibri" w:cs="Calibri"/>
                <w:color w:val="000000"/>
                <w:sz w:val="20"/>
                <w:szCs w:val="20"/>
              </w:rPr>
            </w:pPr>
            <w:del w:id="1318" w:author="Stefanie Lane" w:date="2022-08-29T18:41:00Z">
              <w:r w:rsidRPr="00823843" w:rsidDel="00736096">
                <w:rPr>
                  <w:rFonts w:ascii="Calibri" w:eastAsia="Times New Roman" w:hAnsi="Calibri" w:cs="Calibri"/>
                  <w:color w:val="000000"/>
                  <w:sz w:val="20"/>
                  <w:szCs w:val="20"/>
                </w:rPr>
                <w:delText>28</w:delText>
              </w:r>
            </w:del>
          </w:p>
        </w:tc>
        <w:tc>
          <w:tcPr>
            <w:tcW w:w="700" w:type="dxa"/>
            <w:tcBorders>
              <w:top w:val="single" w:sz="4" w:space="0" w:color="auto"/>
              <w:left w:val="nil"/>
              <w:bottom w:val="single" w:sz="4" w:space="0" w:color="auto"/>
              <w:right w:val="nil"/>
            </w:tcBorders>
            <w:shd w:val="clear" w:color="auto" w:fill="auto"/>
            <w:noWrap/>
            <w:vAlign w:val="bottom"/>
            <w:hideMark/>
          </w:tcPr>
          <w:p w14:paraId="3B480935" w14:textId="6680C319" w:rsidR="00023622" w:rsidRPr="00823843" w:rsidDel="00736096" w:rsidRDefault="00023622" w:rsidP="00446B55">
            <w:pPr>
              <w:spacing w:after="0" w:line="240" w:lineRule="auto"/>
              <w:jc w:val="center"/>
              <w:rPr>
                <w:del w:id="1319" w:author="Stefanie Lane" w:date="2022-08-29T18:41:00Z"/>
                <w:rFonts w:ascii="Calibri" w:eastAsia="Times New Roman" w:hAnsi="Calibri" w:cs="Calibri"/>
                <w:color w:val="000000"/>
                <w:sz w:val="20"/>
                <w:szCs w:val="20"/>
              </w:rPr>
            </w:pPr>
            <w:del w:id="1320" w:author="Stefanie Lane" w:date="2022-08-29T18:41:00Z">
              <w:r w:rsidRPr="00823843" w:rsidDel="00736096">
                <w:rPr>
                  <w:rFonts w:ascii="Calibri" w:eastAsia="Times New Roman" w:hAnsi="Calibri" w:cs="Calibri"/>
                  <w:color w:val="000000"/>
                  <w:sz w:val="20"/>
                  <w:szCs w:val="20"/>
                </w:rPr>
                <w:delText>34</w:delText>
              </w:r>
            </w:del>
          </w:p>
        </w:tc>
        <w:tc>
          <w:tcPr>
            <w:tcW w:w="300" w:type="dxa"/>
            <w:tcBorders>
              <w:top w:val="nil"/>
              <w:left w:val="nil"/>
              <w:bottom w:val="nil"/>
              <w:right w:val="nil"/>
            </w:tcBorders>
            <w:shd w:val="clear" w:color="auto" w:fill="auto"/>
            <w:noWrap/>
            <w:vAlign w:val="bottom"/>
            <w:hideMark/>
          </w:tcPr>
          <w:p w14:paraId="5595FE1C" w14:textId="74C973F7" w:rsidR="00023622" w:rsidRPr="00823843" w:rsidDel="00736096" w:rsidRDefault="00023622" w:rsidP="00446B55">
            <w:pPr>
              <w:spacing w:after="0" w:line="240" w:lineRule="auto"/>
              <w:jc w:val="center"/>
              <w:rPr>
                <w:del w:id="1321"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7642596D" w14:textId="6F72BB6C" w:rsidR="00023622" w:rsidRPr="00823843" w:rsidDel="00736096" w:rsidRDefault="00023622" w:rsidP="00446B55">
            <w:pPr>
              <w:spacing w:after="0" w:line="240" w:lineRule="auto"/>
              <w:jc w:val="center"/>
              <w:rPr>
                <w:del w:id="1322" w:author="Stefanie Lane" w:date="2022-08-29T18:41:00Z"/>
                <w:rFonts w:ascii="Calibri" w:eastAsia="Times New Roman" w:hAnsi="Calibri" w:cs="Calibri"/>
                <w:color w:val="000000"/>
                <w:sz w:val="20"/>
                <w:szCs w:val="20"/>
              </w:rPr>
            </w:pPr>
            <w:del w:id="1323" w:author="Stefanie Lane" w:date="2022-08-29T18:41:00Z">
              <w:r w:rsidRPr="00823843" w:rsidDel="00736096">
                <w:rPr>
                  <w:rFonts w:ascii="Calibri" w:eastAsia="Times New Roman" w:hAnsi="Calibri" w:cs="Calibri"/>
                  <w:color w:val="000000"/>
                  <w:sz w:val="20"/>
                  <w:szCs w:val="20"/>
                </w:rPr>
                <w:delText>10.46</w:delText>
              </w:r>
            </w:del>
          </w:p>
        </w:tc>
        <w:tc>
          <w:tcPr>
            <w:tcW w:w="800" w:type="dxa"/>
            <w:tcBorders>
              <w:top w:val="nil"/>
              <w:left w:val="nil"/>
              <w:bottom w:val="single" w:sz="4" w:space="0" w:color="auto"/>
              <w:right w:val="nil"/>
            </w:tcBorders>
            <w:shd w:val="clear" w:color="auto" w:fill="auto"/>
            <w:noWrap/>
            <w:vAlign w:val="bottom"/>
            <w:hideMark/>
          </w:tcPr>
          <w:p w14:paraId="6A6DA1F5" w14:textId="1F8CFF45" w:rsidR="00023622" w:rsidRPr="00823843" w:rsidDel="00736096" w:rsidRDefault="00023622" w:rsidP="00446B55">
            <w:pPr>
              <w:spacing w:after="0" w:line="240" w:lineRule="auto"/>
              <w:jc w:val="center"/>
              <w:rPr>
                <w:del w:id="1324" w:author="Stefanie Lane" w:date="2022-08-29T18:41:00Z"/>
                <w:rFonts w:ascii="Calibri" w:eastAsia="Times New Roman" w:hAnsi="Calibri" w:cs="Calibri"/>
                <w:color w:val="000000"/>
                <w:sz w:val="20"/>
                <w:szCs w:val="20"/>
              </w:rPr>
            </w:pPr>
            <w:del w:id="1325" w:author="Stefanie Lane" w:date="2022-08-29T18:41:00Z">
              <w:r w:rsidRPr="00823843" w:rsidDel="00736096">
                <w:rPr>
                  <w:rFonts w:ascii="Calibri" w:eastAsia="Times New Roman" w:hAnsi="Calibri" w:cs="Calibri"/>
                  <w:color w:val="000000"/>
                  <w:sz w:val="20"/>
                  <w:szCs w:val="20"/>
                </w:rPr>
                <w:delText>1.90</w:delText>
              </w:r>
            </w:del>
          </w:p>
        </w:tc>
        <w:tc>
          <w:tcPr>
            <w:tcW w:w="800" w:type="dxa"/>
            <w:tcBorders>
              <w:top w:val="nil"/>
              <w:left w:val="nil"/>
              <w:bottom w:val="single" w:sz="4" w:space="0" w:color="auto"/>
              <w:right w:val="nil"/>
            </w:tcBorders>
            <w:shd w:val="clear" w:color="auto" w:fill="auto"/>
            <w:noWrap/>
            <w:vAlign w:val="bottom"/>
            <w:hideMark/>
          </w:tcPr>
          <w:p w14:paraId="0AEB1B7C" w14:textId="7F29B63B" w:rsidR="00023622" w:rsidRPr="00823843" w:rsidDel="00736096" w:rsidRDefault="00023622" w:rsidP="00446B55">
            <w:pPr>
              <w:spacing w:after="0" w:line="240" w:lineRule="auto"/>
              <w:jc w:val="center"/>
              <w:rPr>
                <w:del w:id="1326" w:author="Stefanie Lane" w:date="2022-08-29T18:41:00Z"/>
                <w:rFonts w:ascii="Calibri" w:eastAsia="Times New Roman" w:hAnsi="Calibri" w:cs="Calibri"/>
                <w:color w:val="000000"/>
                <w:sz w:val="20"/>
                <w:szCs w:val="20"/>
              </w:rPr>
            </w:pPr>
            <w:del w:id="1327" w:author="Stefanie Lane" w:date="2022-08-29T18:41:00Z">
              <w:r w:rsidRPr="00823843" w:rsidDel="00736096">
                <w:rPr>
                  <w:rFonts w:ascii="Calibri" w:eastAsia="Times New Roman" w:hAnsi="Calibri" w:cs="Calibri"/>
                  <w:color w:val="000000"/>
                  <w:sz w:val="20"/>
                  <w:szCs w:val="20"/>
                </w:rPr>
                <w:delText>3.25</w:delText>
              </w:r>
            </w:del>
          </w:p>
        </w:tc>
      </w:tr>
      <w:tr w:rsidR="00023622" w:rsidRPr="00823843" w:rsidDel="00736096" w14:paraId="1EBC75D3" w14:textId="72CA096E" w:rsidTr="00446B55">
        <w:trPr>
          <w:trHeight w:val="200"/>
          <w:jc w:val="center"/>
          <w:del w:id="1328" w:author="Stefanie Lane" w:date="2022-08-29T18:41:00Z"/>
        </w:trPr>
        <w:tc>
          <w:tcPr>
            <w:tcW w:w="1080" w:type="dxa"/>
            <w:tcBorders>
              <w:top w:val="nil"/>
              <w:left w:val="nil"/>
              <w:bottom w:val="nil"/>
              <w:right w:val="nil"/>
            </w:tcBorders>
            <w:shd w:val="clear" w:color="auto" w:fill="auto"/>
            <w:noWrap/>
            <w:vAlign w:val="bottom"/>
            <w:hideMark/>
          </w:tcPr>
          <w:p w14:paraId="63D22B91" w14:textId="1C4A697B" w:rsidR="00023622" w:rsidRPr="00823843" w:rsidDel="00736096" w:rsidRDefault="00023622" w:rsidP="00446B55">
            <w:pPr>
              <w:spacing w:after="0" w:line="240" w:lineRule="auto"/>
              <w:jc w:val="center"/>
              <w:rPr>
                <w:del w:id="1329" w:author="Stefanie Lane" w:date="2022-08-29T18:41:00Z"/>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10DE45CD" w14:textId="6DBD4EA6" w:rsidR="00023622" w:rsidRPr="00823843" w:rsidDel="00736096" w:rsidRDefault="00023622" w:rsidP="00446B55">
            <w:pPr>
              <w:spacing w:after="0" w:line="240" w:lineRule="auto"/>
              <w:rPr>
                <w:del w:id="1330" w:author="Stefanie Lane" w:date="2022-08-29T18:41:00Z"/>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3A288112" w14:textId="127F34A3" w:rsidR="00023622" w:rsidRPr="00823843" w:rsidDel="00736096" w:rsidRDefault="00023622" w:rsidP="00446B55">
            <w:pPr>
              <w:spacing w:after="0" w:line="240" w:lineRule="auto"/>
              <w:rPr>
                <w:del w:id="1331"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EEC60D6" w14:textId="35130E48" w:rsidR="00023622" w:rsidRPr="00823843" w:rsidDel="00736096" w:rsidRDefault="00023622" w:rsidP="00446B55">
            <w:pPr>
              <w:spacing w:after="0" w:line="240" w:lineRule="auto"/>
              <w:rPr>
                <w:del w:id="1332"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D4BCEA8" w14:textId="3717BB6B" w:rsidR="00023622" w:rsidRPr="00823843" w:rsidDel="00736096" w:rsidRDefault="00023622" w:rsidP="00446B55">
            <w:pPr>
              <w:spacing w:after="0" w:line="240" w:lineRule="auto"/>
              <w:rPr>
                <w:del w:id="1333"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043BF80" w14:textId="247DDADA" w:rsidR="00023622" w:rsidRPr="00823843" w:rsidDel="00736096" w:rsidRDefault="00023622" w:rsidP="00446B55">
            <w:pPr>
              <w:spacing w:after="0" w:line="240" w:lineRule="auto"/>
              <w:rPr>
                <w:del w:id="1334"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2165B61" w14:textId="0B41B504" w:rsidR="00023622" w:rsidRPr="00823843" w:rsidDel="00736096" w:rsidRDefault="00023622" w:rsidP="00446B55">
            <w:pPr>
              <w:spacing w:after="0" w:line="240" w:lineRule="auto"/>
              <w:rPr>
                <w:del w:id="1335" w:author="Stefanie Lane" w:date="2022-08-29T18:41:00Z"/>
                <w:rFonts w:ascii="Times New Roman" w:eastAsia="Times New Roman" w:hAnsi="Times New Roman" w:cs="Times New Roman"/>
                <w:sz w:val="20"/>
                <w:szCs w:val="20"/>
              </w:rPr>
            </w:pPr>
          </w:p>
        </w:tc>
      </w:tr>
      <w:tr w:rsidR="00023622" w:rsidRPr="00823843" w:rsidDel="00736096" w14:paraId="1D5ABD31" w14:textId="0502DB6B" w:rsidTr="00446B55">
        <w:trPr>
          <w:trHeight w:val="290"/>
          <w:jc w:val="center"/>
          <w:del w:id="1336" w:author="Stefanie Lane" w:date="2022-08-29T18:41:00Z"/>
        </w:trPr>
        <w:tc>
          <w:tcPr>
            <w:tcW w:w="1080" w:type="dxa"/>
            <w:tcBorders>
              <w:top w:val="nil"/>
              <w:left w:val="nil"/>
              <w:bottom w:val="nil"/>
              <w:right w:val="nil"/>
            </w:tcBorders>
            <w:shd w:val="clear" w:color="auto" w:fill="auto"/>
            <w:noWrap/>
            <w:vAlign w:val="bottom"/>
            <w:hideMark/>
          </w:tcPr>
          <w:p w14:paraId="3F00F479" w14:textId="4BD8BCE4" w:rsidR="00023622" w:rsidRPr="00823843" w:rsidDel="00736096" w:rsidRDefault="00023622" w:rsidP="00446B55">
            <w:pPr>
              <w:spacing w:after="0" w:line="240" w:lineRule="auto"/>
              <w:rPr>
                <w:del w:id="1337" w:author="Stefanie Lane" w:date="2022-08-29T18:41:00Z"/>
                <w:rFonts w:ascii="Calibri" w:eastAsia="Times New Roman" w:hAnsi="Calibri" w:cs="Calibri"/>
                <w:b/>
                <w:bCs/>
                <w:color w:val="000000"/>
                <w:sz w:val="20"/>
                <w:szCs w:val="20"/>
              </w:rPr>
            </w:pPr>
            <w:del w:id="1338" w:author="Stefanie Lane" w:date="2022-08-29T18:41:00Z">
              <w:r w:rsidRPr="00823843" w:rsidDel="00736096">
                <w:rPr>
                  <w:rFonts w:ascii="Calibri" w:eastAsia="Times New Roman" w:hAnsi="Calibri" w:cs="Calibri"/>
                  <w:b/>
                  <w:bCs/>
                  <w:color w:val="000000"/>
                  <w:sz w:val="20"/>
                  <w:szCs w:val="20"/>
                </w:rPr>
                <w:delText>Total</w:delText>
              </w:r>
            </w:del>
          </w:p>
        </w:tc>
        <w:tc>
          <w:tcPr>
            <w:tcW w:w="840" w:type="dxa"/>
            <w:tcBorders>
              <w:top w:val="nil"/>
              <w:left w:val="nil"/>
              <w:bottom w:val="nil"/>
              <w:right w:val="nil"/>
            </w:tcBorders>
            <w:shd w:val="clear" w:color="auto" w:fill="auto"/>
            <w:noWrap/>
            <w:vAlign w:val="bottom"/>
            <w:hideMark/>
          </w:tcPr>
          <w:p w14:paraId="22AF911D" w14:textId="54D36173" w:rsidR="00023622" w:rsidRPr="00823843" w:rsidDel="00736096" w:rsidRDefault="00023622" w:rsidP="00446B55">
            <w:pPr>
              <w:spacing w:after="0" w:line="240" w:lineRule="auto"/>
              <w:rPr>
                <w:del w:id="1339" w:author="Stefanie Lane" w:date="2022-08-29T18:41: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445EC021" w14:textId="4C4E64D3" w:rsidR="00023622" w:rsidRPr="00823843" w:rsidDel="00736096" w:rsidRDefault="00023622" w:rsidP="00446B55">
            <w:pPr>
              <w:spacing w:after="0" w:line="240" w:lineRule="auto"/>
              <w:rPr>
                <w:del w:id="1340"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1FD8D7B" w14:textId="767EC9A4" w:rsidR="00023622" w:rsidRPr="00823843" w:rsidDel="00736096" w:rsidRDefault="00023622" w:rsidP="00446B55">
            <w:pPr>
              <w:spacing w:after="0" w:line="240" w:lineRule="auto"/>
              <w:rPr>
                <w:del w:id="1341"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72952D7" w14:textId="790A945B" w:rsidR="00023622" w:rsidRPr="00823843" w:rsidDel="00736096" w:rsidRDefault="00023622" w:rsidP="00446B55">
            <w:pPr>
              <w:spacing w:after="0" w:line="240" w:lineRule="auto"/>
              <w:rPr>
                <w:del w:id="1342"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75BF3ED" w14:textId="25EA69F6" w:rsidR="00023622" w:rsidRPr="00823843" w:rsidDel="00736096" w:rsidRDefault="00023622" w:rsidP="00446B55">
            <w:pPr>
              <w:spacing w:after="0" w:line="240" w:lineRule="auto"/>
              <w:rPr>
                <w:del w:id="1343"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DA99234" w14:textId="2CEFC26F" w:rsidR="00023622" w:rsidRPr="00823843" w:rsidDel="00736096" w:rsidRDefault="00023622" w:rsidP="00446B55">
            <w:pPr>
              <w:spacing w:after="0" w:line="240" w:lineRule="auto"/>
              <w:rPr>
                <w:del w:id="1344" w:author="Stefanie Lane" w:date="2022-08-29T18:41:00Z"/>
                <w:rFonts w:ascii="Times New Roman" w:eastAsia="Times New Roman" w:hAnsi="Times New Roman" w:cs="Times New Roman"/>
                <w:sz w:val="20"/>
                <w:szCs w:val="20"/>
              </w:rPr>
            </w:pPr>
          </w:p>
        </w:tc>
      </w:tr>
      <w:tr w:rsidR="00023622" w:rsidRPr="00823843" w:rsidDel="00736096" w14:paraId="30306640" w14:textId="04198B73" w:rsidTr="00446B55">
        <w:trPr>
          <w:trHeight w:val="290"/>
          <w:jc w:val="center"/>
          <w:del w:id="1345"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3D18D4A5" w14:textId="59A84919" w:rsidR="00023622" w:rsidRPr="00823843" w:rsidDel="00736096" w:rsidRDefault="00023622" w:rsidP="00446B55">
            <w:pPr>
              <w:spacing w:after="0" w:line="240" w:lineRule="auto"/>
              <w:jc w:val="right"/>
              <w:rPr>
                <w:del w:id="1346" w:author="Stefanie Lane" w:date="2022-08-29T18:41:00Z"/>
                <w:rFonts w:ascii="Calibri" w:eastAsia="Times New Roman" w:hAnsi="Calibri" w:cs="Calibri"/>
                <w:color w:val="000000"/>
                <w:sz w:val="20"/>
                <w:szCs w:val="20"/>
              </w:rPr>
            </w:pPr>
            <w:del w:id="1347" w:author="Stefanie Lane" w:date="2022-08-29T18:41:00Z">
              <w:r w:rsidRPr="00823843" w:rsidDel="00736096">
                <w:rPr>
                  <w:rFonts w:ascii="Calibri" w:eastAsia="Times New Roman" w:hAnsi="Calibri" w:cs="Calibri"/>
                  <w:color w:val="000000"/>
                  <w:sz w:val="20"/>
                  <w:szCs w:val="20"/>
                </w:rPr>
                <w:delText>1979</w:delText>
              </w:r>
            </w:del>
          </w:p>
        </w:tc>
        <w:tc>
          <w:tcPr>
            <w:tcW w:w="840" w:type="dxa"/>
            <w:tcBorders>
              <w:top w:val="single" w:sz="4" w:space="0" w:color="auto"/>
              <w:left w:val="nil"/>
              <w:bottom w:val="single" w:sz="4" w:space="0" w:color="auto"/>
              <w:right w:val="nil"/>
            </w:tcBorders>
            <w:shd w:val="clear" w:color="auto" w:fill="auto"/>
            <w:noWrap/>
            <w:vAlign w:val="bottom"/>
            <w:hideMark/>
          </w:tcPr>
          <w:p w14:paraId="7CA2A198" w14:textId="28092AE3" w:rsidR="00023622" w:rsidRPr="00823843" w:rsidDel="00736096" w:rsidRDefault="00023622" w:rsidP="00446B55">
            <w:pPr>
              <w:spacing w:after="0" w:line="240" w:lineRule="auto"/>
              <w:jc w:val="center"/>
              <w:rPr>
                <w:del w:id="1348" w:author="Stefanie Lane" w:date="2022-08-29T18:41:00Z"/>
                <w:rFonts w:ascii="Calibri" w:eastAsia="Times New Roman" w:hAnsi="Calibri" w:cs="Calibri"/>
                <w:color w:val="000000"/>
                <w:sz w:val="20"/>
                <w:szCs w:val="20"/>
              </w:rPr>
            </w:pPr>
            <w:del w:id="1349" w:author="Stefanie Lane" w:date="2022-08-29T18:41:00Z">
              <w:r w:rsidRPr="00823843" w:rsidDel="00736096">
                <w:rPr>
                  <w:rFonts w:ascii="Calibri" w:eastAsia="Times New Roman" w:hAnsi="Calibri" w:cs="Calibri"/>
                  <w:color w:val="000000"/>
                  <w:sz w:val="20"/>
                  <w:szCs w:val="20"/>
                </w:rPr>
                <w:delText>82</w:delText>
              </w:r>
            </w:del>
          </w:p>
        </w:tc>
        <w:tc>
          <w:tcPr>
            <w:tcW w:w="700" w:type="dxa"/>
            <w:tcBorders>
              <w:top w:val="single" w:sz="4" w:space="0" w:color="auto"/>
              <w:left w:val="nil"/>
              <w:bottom w:val="single" w:sz="4" w:space="0" w:color="auto"/>
              <w:right w:val="nil"/>
            </w:tcBorders>
            <w:shd w:val="clear" w:color="auto" w:fill="auto"/>
            <w:noWrap/>
            <w:vAlign w:val="bottom"/>
            <w:hideMark/>
          </w:tcPr>
          <w:p w14:paraId="061E3464" w14:textId="02BF0209" w:rsidR="00023622" w:rsidRPr="00823843" w:rsidDel="00736096" w:rsidRDefault="00023622" w:rsidP="00446B55">
            <w:pPr>
              <w:spacing w:after="0" w:line="240" w:lineRule="auto"/>
              <w:jc w:val="center"/>
              <w:rPr>
                <w:del w:id="1350" w:author="Stefanie Lane" w:date="2022-08-29T18:41:00Z"/>
                <w:rFonts w:ascii="Calibri" w:eastAsia="Times New Roman" w:hAnsi="Calibri" w:cs="Calibri"/>
                <w:color w:val="000000"/>
                <w:sz w:val="20"/>
                <w:szCs w:val="20"/>
              </w:rPr>
            </w:pPr>
            <w:del w:id="1351" w:author="Stefanie Lane" w:date="2022-08-29T18:41:00Z">
              <w:r w:rsidRPr="00823843" w:rsidDel="00736096">
                <w:rPr>
                  <w:rFonts w:ascii="Calibri" w:eastAsia="Times New Roman" w:hAnsi="Calibri" w:cs="Calibri"/>
                  <w:color w:val="000000"/>
                  <w:sz w:val="20"/>
                  <w:szCs w:val="20"/>
                </w:rPr>
                <w:delText>48</w:delText>
              </w:r>
            </w:del>
          </w:p>
        </w:tc>
        <w:tc>
          <w:tcPr>
            <w:tcW w:w="300" w:type="dxa"/>
            <w:tcBorders>
              <w:top w:val="nil"/>
              <w:left w:val="nil"/>
              <w:bottom w:val="nil"/>
              <w:right w:val="nil"/>
            </w:tcBorders>
            <w:shd w:val="clear" w:color="auto" w:fill="auto"/>
            <w:noWrap/>
            <w:vAlign w:val="bottom"/>
            <w:hideMark/>
          </w:tcPr>
          <w:p w14:paraId="4FCC90A8" w14:textId="74BDD641" w:rsidR="00023622" w:rsidRPr="00823843" w:rsidDel="00736096" w:rsidRDefault="00023622" w:rsidP="00446B55">
            <w:pPr>
              <w:spacing w:after="0" w:line="240" w:lineRule="auto"/>
              <w:jc w:val="center"/>
              <w:rPr>
                <w:del w:id="1352" w:author="Stefanie Lane" w:date="2022-08-29T18:41: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75D65CF0" w14:textId="31D1644B" w:rsidR="00023622" w:rsidRPr="00823843" w:rsidDel="00736096" w:rsidRDefault="00023622" w:rsidP="00446B55">
            <w:pPr>
              <w:spacing w:after="0" w:line="240" w:lineRule="auto"/>
              <w:jc w:val="center"/>
              <w:rPr>
                <w:del w:id="1353" w:author="Stefanie Lane" w:date="2022-08-29T18:41:00Z"/>
                <w:rFonts w:ascii="Calibri" w:eastAsia="Times New Roman" w:hAnsi="Calibri" w:cs="Calibri"/>
                <w:color w:val="000000"/>
                <w:sz w:val="20"/>
                <w:szCs w:val="20"/>
              </w:rPr>
            </w:pPr>
            <w:del w:id="1354" w:author="Stefanie Lane" w:date="2022-08-29T18:41:00Z">
              <w:r w:rsidRPr="00823843" w:rsidDel="00736096">
                <w:rPr>
                  <w:rFonts w:ascii="Calibri" w:eastAsia="Times New Roman" w:hAnsi="Calibri" w:cs="Calibri"/>
                  <w:color w:val="000000"/>
                  <w:sz w:val="20"/>
                  <w:szCs w:val="20"/>
                </w:rPr>
                <w:delText>9.96</w:delText>
              </w:r>
            </w:del>
          </w:p>
        </w:tc>
        <w:tc>
          <w:tcPr>
            <w:tcW w:w="800" w:type="dxa"/>
            <w:tcBorders>
              <w:top w:val="single" w:sz="4" w:space="0" w:color="auto"/>
              <w:left w:val="nil"/>
              <w:bottom w:val="single" w:sz="4" w:space="0" w:color="auto"/>
              <w:right w:val="nil"/>
            </w:tcBorders>
            <w:shd w:val="clear" w:color="auto" w:fill="auto"/>
            <w:noWrap/>
            <w:vAlign w:val="bottom"/>
            <w:hideMark/>
          </w:tcPr>
          <w:p w14:paraId="3BB85035" w14:textId="49015235" w:rsidR="00023622" w:rsidRPr="00823843" w:rsidDel="00736096" w:rsidRDefault="00023622" w:rsidP="00446B55">
            <w:pPr>
              <w:spacing w:after="0" w:line="240" w:lineRule="auto"/>
              <w:jc w:val="center"/>
              <w:rPr>
                <w:del w:id="1355" w:author="Stefanie Lane" w:date="2022-08-29T18:41:00Z"/>
                <w:rFonts w:ascii="Calibri" w:eastAsia="Times New Roman" w:hAnsi="Calibri" w:cs="Calibri"/>
                <w:color w:val="000000"/>
                <w:sz w:val="20"/>
                <w:szCs w:val="20"/>
              </w:rPr>
            </w:pPr>
            <w:del w:id="1356" w:author="Stefanie Lane" w:date="2022-08-29T18:41:00Z">
              <w:r w:rsidRPr="00823843" w:rsidDel="00736096">
                <w:rPr>
                  <w:rFonts w:ascii="Calibri" w:eastAsia="Times New Roman" w:hAnsi="Calibri" w:cs="Calibri"/>
                  <w:color w:val="000000"/>
                  <w:sz w:val="20"/>
                  <w:szCs w:val="20"/>
                </w:rPr>
                <w:delText>3.41</w:delText>
              </w:r>
            </w:del>
          </w:p>
        </w:tc>
        <w:tc>
          <w:tcPr>
            <w:tcW w:w="800" w:type="dxa"/>
            <w:tcBorders>
              <w:top w:val="single" w:sz="4" w:space="0" w:color="auto"/>
              <w:left w:val="nil"/>
              <w:bottom w:val="single" w:sz="4" w:space="0" w:color="auto"/>
              <w:right w:val="nil"/>
            </w:tcBorders>
            <w:shd w:val="clear" w:color="auto" w:fill="auto"/>
            <w:noWrap/>
            <w:vAlign w:val="bottom"/>
            <w:hideMark/>
          </w:tcPr>
          <w:p w14:paraId="28E9E62F" w14:textId="52BBA799" w:rsidR="00023622" w:rsidRPr="00823843" w:rsidDel="00736096" w:rsidRDefault="00023622" w:rsidP="00446B55">
            <w:pPr>
              <w:spacing w:after="0" w:line="240" w:lineRule="auto"/>
              <w:jc w:val="center"/>
              <w:rPr>
                <w:del w:id="1357" w:author="Stefanie Lane" w:date="2022-08-29T18:41:00Z"/>
                <w:rFonts w:ascii="Calibri" w:eastAsia="Times New Roman" w:hAnsi="Calibri" w:cs="Calibri"/>
                <w:color w:val="000000"/>
                <w:sz w:val="20"/>
                <w:szCs w:val="20"/>
              </w:rPr>
            </w:pPr>
            <w:del w:id="1358" w:author="Stefanie Lane" w:date="2022-08-29T18:41:00Z">
              <w:r w:rsidRPr="00823843" w:rsidDel="00736096">
                <w:rPr>
                  <w:rFonts w:ascii="Calibri" w:eastAsia="Times New Roman" w:hAnsi="Calibri" w:cs="Calibri"/>
                  <w:color w:val="000000"/>
                  <w:sz w:val="20"/>
                  <w:szCs w:val="20"/>
                </w:rPr>
                <w:delText>4.82</w:delText>
              </w:r>
            </w:del>
          </w:p>
        </w:tc>
      </w:tr>
      <w:tr w:rsidR="00023622" w:rsidRPr="00823843" w:rsidDel="00736096" w14:paraId="581F9D20" w14:textId="10EC44CA" w:rsidTr="00446B55">
        <w:trPr>
          <w:trHeight w:val="290"/>
          <w:jc w:val="center"/>
          <w:del w:id="1359" w:author="Stefanie Lane" w:date="2022-08-29T18:41:00Z"/>
        </w:trPr>
        <w:tc>
          <w:tcPr>
            <w:tcW w:w="1080" w:type="dxa"/>
            <w:tcBorders>
              <w:top w:val="nil"/>
              <w:left w:val="nil"/>
              <w:bottom w:val="nil"/>
              <w:right w:val="nil"/>
            </w:tcBorders>
            <w:shd w:val="clear" w:color="auto" w:fill="auto"/>
            <w:noWrap/>
            <w:vAlign w:val="bottom"/>
            <w:hideMark/>
          </w:tcPr>
          <w:p w14:paraId="4BCF8289" w14:textId="63077FB6" w:rsidR="00023622" w:rsidRPr="00823843" w:rsidDel="00736096" w:rsidRDefault="00023622" w:rsidP="00446B55">
            <w:pPr>
              <w:spacing w:after="0" w:line="240" w:lineRule="auto"/>
              <w:jc w:val="right"/>
              <w:rPr>
                <w:del w:id="1360" w:author="Stefanie Lane" w:date="2022-08-29T18:41:00Z"/>
                <w:rFonts w:ascii="Calibri" w:eastAsia="Times New Roman" w:hAnsi="Calibri" w:cs="Calibri"/>
                <w:color w:val="000000"/>
                <w:sz w:val="20"/>
                <w:szCs w:val="20"/>
              </w:rPr>
            </w:pPr>
            <w:del w:id="1361" w:author="Stefanie Lane" w:date="2022-08-29T18:41:00Z">
              <w:r w:rsidRPr="00823843" w:rsidDel="00736096">
                <w:rPr>
                  <w:rFonts w:ascii="Calibri" w:eastAsia="Times New Roman" w:hAnsi="Calibri" w:cs="Calibri"/>
                  <w:color w:val="000000"/>
                  <w:sz w:val="20"/>
                  <w:szCs w:val="20"/>
                </w:rPr>
                <w:delText>1999</w:delText>
              </w:r>
            </w:del>
          </w:p>
        </w:tc>
        <w:tc>
          <w:tcPr>
            <w:tcW w:w="840" w:type="dxa"/>
            <w:tcBorders>
              <w:top w:val="nil"/>
              <w:left w:val="nil"/>
              <w:bottom w:val="single" w:sz="4" w:space="0" w:color="auto"/>
              <w:right w:val="nil"/>
            </w:tcBorders>
            <w:shd w:val="clear" w:color="auto" w:fill="auto"/>
            <w:noWrap/>
            <w:vAlign w:val="bottom"/>
            <w:hideMark/>
          </w:tcPr>
          <w:p w14:paraId="72CFA113" w14:textId="31BB4727" w:rsidR="00023622" w:rsidRPr="00823843" w:rsidDel="00736096" w:rsidRDefault="00023622" w:rsidP="00446B55">
            <w:pPr>
              <w:spacing w:after="0" w:line="240" w:lineRule="auto"/>
              <w:jc w:val="center"/>
              <w:rPr>
                <w:del w:id="1362" w:author="Stefanie Lane" w:date="2022-08-29T18:41:00Z"/>
                <w:rFonts w:ascii="Calibri" w:eastAsia="Times New Roman" w:hAnsi="Calibri" w:cs="Calibri"/>
                <w:color w:val="000000"/>
                <w:sz w:val="20"/>
                <w:szCs w:val="20"/>
              </w:rPr>
            </w:pPr>
            <w:del w:id="1363" w:author="Stefanie Lane" w:date="2022-08-29T18:41:00Z">
              <w:r w:rsidRPr="00823843" w:rsidDel="00736096">
                <w:rPr>
                  <w:rFonts w:ascii="Calibri" w:eastAsia="Times New Roman" w:hAnsi="Calibri" w:cs="Calibri"/>
                  <w:color w:val="000000"/>
                  <w:sz w:val="20"/>
                  <w:szCs w:val="20"/>
                </w:rPr>
                <w:delText>82</w:delText>
              </w:r>
            </w:del>
          </w:p>
        </w:tc>
        <w:tc>
          <w:tcPr>
            <w:tcW w:w="700" w:type="dxa"/>
            <w:tcBorders>
              <w:top w:val="nil"/>
              <w:left w:val="nil"/>
              <w:bottom w:val="nil"/>
              <w:right w:val="nil"/>
            </w:tcBorders>
            <w:shd w:val="clear" w:color="auto" w:fill="auto"/>
            <w:noWrap/>
            <w:vAlign w:val="bottom"/>
            <w:hideMark/>
          </w:tcPr>
          <w:p w14:paraId="226357E8" w14:textId="78A57B6E" w:rsidR="00023622" w:rsidRPr="00823843" w:rsidDel="00736096" w:rsidRDefault="00023622" w:rsidP="00446B55">
            <w:pPr>
              <w:spacing w:after="0" w:line="240" w:lineRule="auto"/>
              <w:jc w:val="center"/>
              <w:rPr>
                <w:del w:id="1364" w:author="Stefanie Lane" w:date="2022-08-29T18:41:00Z"/>
                <w:rFonts w:ascii="Calibri" w:eastAsia="Times New Roman" w:hAnsi="Calibri" w:cs="Calibri"/>
                <w:color w:val="000000"/>
                <w:sz w:val="20"/>
                <w:szCs w:val="20"/>
              </w:rPr>
            </w:pPr>
            <w:del w:id="1365" w:author="Stefanie Lane" w:date="2022-08-29T18:41:00Z">
              <w:r w:rsidRPr="00823843" w:rsidDel="00736096">
                <w:rPr>
                  <w:rFonts w:ascii="Calibri" w:eastAsia="Times New Roman" w:hAnsi="Calibri" w:cs="Calibri"/>
                  <w:color w:val="000000"/>
                  <w:sz w:val="20"/>
                  <w:szCs w:val="20"/>
                </w:rPr>
                <w:delText>45</w:delText>
              </w:r>
            </w:del>
          </w:p>
        </w:tc>
        <w:tc>
          <w:tcPr>
            <w:tcW w:w="300" w:type="dxa"/>
            <w:tcBorders>
              <w:top w:val="nil"/>
              <w:left w:val="nil"/>
              <w:bottom w:val="nil"/>
              <w:right w:val="nil"/>
            </w:tcBorders>
            <w:shd w:val="clear" w:color="auto" w:fill="auto"/>
            <w:noWrap/>
            <w:vAlign w:val="bottom"/>
            <w:hideMark/>
          </w:tcPr>
          <w:p w14:paraId="58301873" w14:textId="7F7D2A1C" w:rsidR="00023622" w:rsidRPr="00823843" w:rsidDel="00736096" w:rsidRDefault="00023622" w:rsidP="00446B55">
            <w:pPr>
              <w:spacing w:after="0" w:line="240" w:lineRule="auto"/>
              <w:jc w:val="center"/>
              <w:rPr>
                <w:del w:id="1366" w:author="Stefanie Lane" w:date="2022-08-29T18:41:00Z"/>
                <w:rFonts w:ascii="Calibri" w:eastAsia="Times New Roman" w:hAnsi="Calibri" w:cs="Calibri"/>
                <w:color w:val="000000"/>
                <w:sz w:val="20"/>
                <w:szCs w:val="20"/>
              </w:rPr>
            </w:pPr>
          </w:p>
        </w:tc>
        <w:tc>
          <w:tcPr>
            <w:tcW w:w="800" w:type="dxa"/>
            <w:tcBorders>
              <w:top w:val="nil"/>
              <w:left w:val="nil"/>
              <w:bottom w:val="nil"/>
              <w:right w:val="nil"/>
            </w:tcBorders>
            <w:shd w:val="clear" w:color="auto" w:fill="auto"/>
            <w:noWrap/>
            <w:vAlign w:val="bottom"/>
            <w:hideMark/>
          </w:tcPr>
          <w:p w14:paraId="4826E452" w14:textId="7FC57DD0" w:rsidR="00023622" w:rsidRPr="00823843" w:rsidDel="00736096" w:rsidRDefault="00023622" w:rsidP="00446B55">
            <w:pPr>
              <w:spacing w:after="0" w:line="240" w:lineRule="auto"/>
              <w:jc w:val="center"/>
              <w:rPr>
                <w:del w:id="1367" w:author="Stefanie Lane" w:date="2022-08-29T18:41:00Z"/>
                <w:rFonts w:ascii="Calibri" w:eastAsia="Times New Roman" w:hAnsi="Calibri" w:cs="Calibri"/>
                <w:color w:val="000000"/>
                <w:sz w:val="20"/>
                <w:szCs w:val="20"/>
              </w:rPr>
            </w:pPr>
            <w:del w:id="1368" w:author="Stefanie Lane" w:date="2022-08-29T18:41:00Z">
              <w:r w:rsidRPr="00823843" w:rsidDel="00736096">
                <w:rPr>
                  <w:rFonts w:ascii="Calibri" w:eastAsia="Times New Roman" w:hAnsi="Calibri" w:cs="Calibri"/>
                  <w:color w:val="000000"/>
                  <w:sz w:val="20"/>
                  <w:szCs w:val="20"/>
                </w:rPr>
                <w:delText>9.55</w:delText>
              </w:r>
            </w:del>
          </w:p>
        </w:tc>
        <w:tc>
          <w:tcPr>
            <w:tcW w:w="800" w:type="dxa"/>
            <w:tcBorders>
              <w:top w:val="nil"/>
              <w:left w:val="nil"/>
              <w:bottom w:val="nil"/>
              <w:right w:val="nil"/>
            </w:tcBorders>
            <w:shd w:val="clear" w:color="auto" w:fill="auto"/>
            <w:noWrap/>
            <w:vAlign w:val="bottom"/>
            <w:hideMark/>
          </w:tcPr>
          <w:p w14:paraId="1711F0E3" w14:textId="56788853" w:rsidR="00023622" w:rsidRPr="00823843" w:rsidDel="00736096" w:rsidRDefault="00023622" w:rsidP="00446B55">
            <w:pPr>
              <w:spacing w:after="0" w:line="240" w:lineRule="auto"/>
              <w:jc w:val="center"/>
              <w:rPr>
                <w:del w:id="1369" w:author="Stefanie Lane" w:date="2022-08-29T18:41:00Z"/>
                <w:rFonts w:ascii="Calibri" w:eastAsia="Times New Roman" w:hAnsi="Calibri" w:cs="Calibri"/>
                <w:color w:val="000000"/>
                <w:sz w:val="20"/>
                <w:szCs w:val="20"/>
              </w:rPr>
            </w:pPr>
            <w:del w:id="1370" w:author="Stefanie Lane" w:date="2022-08-29T18:41:00Z">
              <w:r w:rsidRPr="00823843" w:rsidDel="00736096">
                <w:rPr>
                  <w:rFonts w:ascii="Calibri" w:eastAsia="Times New Roman" w:hAnsi="Calibri" w:cs="Calibri"/>
                  <w:color w:val="000000"/>
                  <w:sz w:val="20"/>
                  <w:szCs w:val="20"/>
                </w:rPr>
                <w:delText>3.30</w:delText>
              </w:r>
            </w:del>
          </w:p>
        </w:tc>
        <w:tc>
          <w:tcPr>
            <w:tcW w:w="800" w:type="dxa"/>
            <w:tcBorders>
              <w:top w:val="nil"/>
              <w:left w:val="nil"/>
              <w:bottom w:val="nil"/>
              <w:right w:val="nil"/>
            </w:tcBorders>
            <w:shd w:val="clear" w:color="auto" w:fill="auto"/>
            <w:noWrap/>
            <w:vAlign w:val="bottom"/>
            <w:hideMark/>
          </w:tcPr>
          <w:p w14:paraId="2652F8CD" w14:textId="6912CA6A" w:rsidR="00023622" w:rsidRPr="00823843" w:rsidDel="00736096" w:rsidRDefault="00023622" w:rsidP="00446B55">
            <w:pPr>
              <w:spacing w:after="0" w:line="240" w:lineRule="auto"/>
              <w:jc w:val="center"/>
              <w:rPr>
                <w:del w:id="1371" w:author="Stefanie Lane" w:date="2022-08-29T18:41:00Z"/>
                <w:rFonts w:ascii="Calibri" w:eastAsia="Times New Roman" w:hAnsi="Calibri" w:cs="Calibri"/>
                <w:color w:val="000000"/>
                <w:sz w:val="20"/>
                <w:szCs w:val="20"/>
              </w:rPr>
            </w:pPr>
            <w:del w:id="1372" w:author="Stefanie Lane" w:date="2022-08-29T18:41:00Z">
              <w:r w:rsidRPr="00823843" w:rsidDel="00736096">
                <w:rPr>
                  <w:rFonts w:ascii="Calibri" w:eastAsia="Times New Roman" w:hAnsi="Calibri" w:cs="Calibri"/>
                  <w:color w:val="000000"/>
                  <w:sz w:val="20"/>
                  <w:szCs w:val="20"/>
                </w:rPr>
                <w:delText>4.71</w:delText>
              </w:r>
            </w:del>
          </w:p>
        </w:tc>
      </w:tr>
      <w:tr w:rsidR="00023622" w:rsidRPr="00823843" w:rsidDel="00736096" w14:paraId="379D4431" w14:textId="723E70AF" w:rsidTr="00446B55">
        <w:trPr>
          <w:trHeight w:val="290"/>
          <w:jc w:val="center"/>
          <w:del w:id="1373"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4FDBA77F" w14:textId="5317ABA9" w:rsidR="00023622" w:rsidRPr="00823843" w:rsidDel="00736096" w:rsidRDefault="00023622" w:rsidP="00446B55">
            <w:pPr>
              <w:spacing w:after="0" w:line="240" w:lineRule="auto"/>
              <w:jc w:val="right"/>
              <w:rPr>
                <w:del w:id="1374" w:author="Stefanie Lane" w:date="2022-08-29T18:41:00Z"/>
                <w:rFonts w:ascii="Calibri" w:eastAsia="Times New Roman" w:hAnsi="Calibri" w:cs="Calibri"/>
                <w:color w:val="000000"/>
                <w:sz w:val="20"/>
                <w:szCs w:val="20"/>
              </w:rPr>
            </w:pPr>
            <w:del w:id="1375" w:author="Stefanie Lane" w:date="2022-08-29T18:41:00Z">
              <w:r w:rsidRPr="00823843" w:rsidDel="00736096">
                <w:rPr>
                  <w:rFonts w:ascii="Calibri" w:eastAsia="Times New Roman" w:hAnsi="Calibri" w:cs="Calibri"/>
                  <w:color w:val="000000"/>
                  <w:sz w:val="20"/>
                  <w:szCs w:val="20"/>
                </w:rPr>
                <w:delText>2019</w:delText>
              </w:r>
            </w:del>
          </w:p>
        </w:tc>
        <w:tc>
          <w:tcPr>
            <w:tcW w:w="840" w:type="dxa"/>
            <w:tcBorders>
              <w:top w:val="nil"/>
              <w:left w:val="nil"/>
              <w:bottom w:val="single" w:sz="4" w:space="0" w:color="auto"/>
              <w:right w:val="nil"/>
            </w:tcBorders>
            <w:shd w:val="clear" w:color="auto" w:fill="auto"/>
            <w:noWrap/>
            <w:vAlign w:val="bottom"/>
            <w:hideMark/>
          </w:tcPr>
          <w:p w14:paraId="38B588EE" w14:textId="4E2147AA" w:rsidR="00023622" w:rsidRPr="00823843" w:rsidDel="00736096" w:rsidRDefault="00023622" w:rsidP="00446B55">
            <w:pPr>
              <w:spacing w:after="0" w:line="240" w:lineRule="auto"/>
              <w:jc w:val="center"/>
              <w:rPr>
                <w:del w:id="1376" w:author="Stefanie Lane" w:date="2022-08-29T18:41:00Z"/>
                <w:rFonts w:ascii="Calibri" w:eastAsia="Times New Roman" w:hAnsi="Calibri" w:cs="Calibri"/>
                <w:color w:val="000000"/>
                <w:sz w:val="20"/>
                <w:szCs w:val="20"/>
              </w:rPr>
            </w:pPr>
            <w:del w:id="1377" w:author="Stefanie Lane" w:date="2022-08-29T18:41:00Z">
              <w:r w:rsidRPr="00823843" w:rsidDel="00736096">
                <w:rPr>
                  <w:rFonts w:ascii="Calibri" w:eastAsia="Times New Roman" w:hAnsi="Calibri" w:cs="Calibri"/>
                  <w:color w:val="000000"/>
                  <w:sz w:val="20"/>
                  <w:szCs w:val="20"/>
                </w:rPr>
                <w:delText>74</w:delText>
              </w:r>
            </w:del>
          </w:p>
        </w:tc>
        <w:tc>
          <w:tcPr>
            <w:tcW w:w="700" w:type="dxa"/>
            <w:tcBorders>
              <w:top w:val="single" w:sz="4" w:space="0" w:color="auto"/>
              <w:left w:val="nil"/>
              <w:bottom w:val="single" w:sz="4" w:space="0" w:color="auto"/>
              <w:right w:val="nil"/>
            </w:tcBorders>
            <w:shd w:val="clear" w:color="auto" w:fill="auto"/>
            <w:noWrap/>
            <w:vAlign w:val="bottom"/>
            <w:hideMark/>
          </w:tcPr>
          <w:p w14:paraId="2752EB7A" w14:textId="6DC7135B" w:rsidR="00023622" w:rsidRPr="00823843" w:rsidDel="00736096" w:rsidRDefault="00023622" w:rsidP="00446B55">
            <w:pPr>
              <w:spacing w:after="0" w:line="240" w:lineRule="auto"/>
              <w:jc w:val="center"/>
              <w:rPr>
                <w:del w:id="1378" w:author="Stefanie Lane" w:date="2022-08-29T18:41:00Z"/>
                <w:rFonts w:ascii="Calibri" w:eastAsia="Times New Roman" w:hAnsi="Calibri" w:cs="Calibri"/>
                <w:color w:val="000000"/>
                <w:sz w:val="20"/>
                <w:szCs w:val="20"/>
              </w:rPr>
            </w:pPr>
            <w:del w:id="1379" w:author="Stefanie Lane" w:date="2022-08-29T18:41:00Z">
              <w:r w:rsidRPr="00823843" w:rsidDel="00736096">
                <w:rPr>
                  <w:rFonts w:ascii="Calibri" w:eastAsia="Times New Roman" w:hAnsi="Calibri" w:cs="Calibri"/>
                  <w:color w:val="000000"/>
                  <w:sz w:val="20"/>
                  <w:szCs w:val="20"/>
                </w:rPr>
                <w:delText>43</w:delText>
              </w:r>
            </w:del>
          </w:p>
        </w:tc>
        <w:tc>
          <w:tcPr>
            <w:tcW w:w="300" w:type="dxa"/>
            <w:tcBorders>
              <w:top w:val="nil"/>
              <w:left w:val="nil"/>
              <w:bottom w:val="nil"/>
              <w:right w:val="nil"/>
            </w:tcBorders>
            <w:shd w:val="clear" w:color="auto" w:fill="auto"/>
            <w:noWrap/>
            <w:vAlign w:val="bottom"/>
            <w:hideMark/>
          </w:tcPr>
          <w:p w14:paraId="33207911" w14:textId="093E78A8" w:rsidR="00023622" w:rsidRPr="00823843" w:rsidDel="00736096" w:rsidRDefault="00023622" w:rsidP="00446B55">
            <w:pPr>
              <w:spacing w:after="0" w:line="240" w:lineRule="auto"/>
              <w:jc w:val="center"/>
              <w:rPr>
                <w:del w:id="1380" w:author="Stefanie Lane" w:date="2022-08-29T18:41: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7FD16188" w14:textId="3CA77C67" w:rsidR="00023622" w:rsidRPr="00823843" w:rsidDel="00736096" w:rsidRDefault="00023622" w:rsidP="00446B55">
            <w:pPr>
              <w:spacing w:after="0" w:line="240" w:lineRule="auto"/>
              <w:jc w:val="center"/>
              <w:rPr>
                <w:del w:id="1381" w:author="Stefanie Lane" w:date="2022-08-29T18:41:00Z"/>
                <w:rFonts w:ascii="Calibri" w:eastAsia="Times New Roman" w:hAnsi="Calibri" w:cs="Calibri"/>
                <w:color w:val="000000"/>
                <w:sz w:val="20"/>
                <w:szCs w:val="20"/>
              </w:rPr>
            </w:pPr>
            <w:del w:id="1382" w:author="Stefanie Lane" w:date="2022-08-29T18:41:00Z">
              <w:r w:rsidRPr="00823843" w:rsidDel="00736096">
                <w:rPr>
                  <w:rFonts w:ascii="Calibri" w:eastAsia="Times New Roman" w:hAnsi="Calibri" w:cs="Calibri"/>
                  <w:color w:val="000000"/>
                  <w:sz w:val="20"/>
                  <w:szCs w:val="20"/>
                </w:rPr>
                <w:delText>8.36</w:delText>
              </w:r>
            </w:del>
          </w:p>
        </w:tc>
        <w:tc>
          <w:tcPr>
            <w:tcW w:w="800" w:type="dxa"/>
            <w:tcBorders>
              <w:top w:val="single" w:sz="4" w:space="0" w:color="auto"/>
              <w:left w:val="nil"/>
              <w:bottom w:val="single" w:sz="4" w:space="0" w:color="auto"/>
              <w:right w:val="nil"/>
            </w:tcBorders>
            <w:shd w:val="clear" w:color="auto" w:fill="auto"/>
            <w:noWrap/>
            <w:vAlign w:val="bottom"/>
            <w:hideMark/>
          </w:tcPr>
          <w:p w14:paraId="1E978EE0" w14:textId="005C5E2D" w:rsidR="00023622" w:rsidRPr="00823843" w:rsidDel="00736096" w:rsidRDefault="00023622" w:rsidP="00446B55">
            <w:pPr>
              <w:spacing w:after="0" w:line="240" w:lineRule="auto"/>
              <w:jc w:val="center"/>
              <w:rPr>
                <w:del w:id="1383" w:author="Stefanie Lane" w:date="2022-08-29T18:41:00Z"/>
                <w:rFonts w:ascii="Calibri" w:eastAsia="Times New Roman" w:hAnsi="Calibri" w:cs="Calibri"/>
                <w:color w:val="000000"/>
                <w:sz w:val="20"/>
                <w:szCs w:val="20"/>
              </w:rPr>
            </w:pPr>
            <w:del w:id="1384" w:author="Stefanie Lane" w:date="2022-08-29T18:41:00Z">
              <w:r w:rsidRPr="00823843" w:rsidDel="00736096">
                <w:rPr>
                  <w:rFonts w:ascii="Calibri" w:eastAsia="Times New Roman" w:hAnsi="Calibri" w:cs="Calibri"/>
                  <w:color w:val="000000"/>
                  <w:sz w:val="20"/>
                  <w:szCs w:val="20"/>
                </w:rPr>
                <w:delText>3.03</w:delText>
              </w:r>
            </w:del>
          </w:p>
        </w:tc>
        <w:tc>
          <w:tcPr>
            <w:tcW w:w="800" w:type="dxa"/>
            <w:tcBorders>
              <w:top w:val="single" w:sz="4" w:space="0" w:color="auto"/>
              <w:left w:val="nil"/>
              <w:bottom w:val="single" w:sz="4" w:space="0" w:color="auto"/>
              <w:right w:val="nil"/>
            </w:tcBorders>
            <w:shd w:val="clear" w:color="auto" w:fill="auto"/>
            <w:noWrap/>
            <w:vAlign w:val="bottom"/>
            <w:hideMark/>
          </w:tcPr>
          <w:p w14:paraId="3750F394" w14:textId="7295A742" w:rsidR="00023622" w:rsidRPr="00823843" w:rsidDel="00736096" w:rsidRDefault="00023622" w:rsidP="00446B55">
            <w:pPr>
              <w:spacing w:after="0" w:line="240" w:lineRule="auto"/>
              <w:jc w:val="center"/>
              <w:rPr>
                <w:del w:id="1385" w:author="Stefanie Lane" w:date="2022-08-29T18:41:00Z"/>
                <w:rFonts w:ascii="Calibri" w:eastAsia="Times New Roman" w:hAnsi="Calibri" w:cs="Calibri"/>
                <w:color w:val="000000"/>
                <w:sz w:val="20"/>
                <w:szCs w:val="20"/>
              </w:rPr>
            </w:pPr>
            <w:del w:id="1386" w:author="Stefanie Lane" w:date="2022-08-29T18:41:00Z">
              <w:r w:rsidRPr="00823843" w:rsidDel="00736096">
                <w:rPr>
                  <w:rFonts w:ascii="Calibri" w:eastAsia="Times New Roman" w:hAnsi="Calibri" w:cs="Calibri"/>
                  <w:color w:val="000000"/>
                  <w:sz w:val="20"/>
                  <w:szCs w:val="20"/>
                </w:rPr>
                <w:delText>5.14</w:delText>
              </w:r>
            </w:del>
          </w:p>
        </w:tc>
      </w:tr>
      <w:bookmarkEnd w:id="1139"/>
    </w:tbl>
    <w:p w14:paraId="0BF4DB13" w14:textId="3D8198F8" w:rsidR="00023622" w:rsidDel="005744F3" w:rsidRDefault="00023622">
      <w:pPr>
        <w:pStyle w:val="Heading1"/>
        <w:rPr>
          <w:del w:id="1387" w:author="Stefanie Lane" w:date="2022-08-29T19:01:00Z"/>
        </w:rPr>
        <w:pPrChange w:id="1388" w:author="Stefanie Lane" w:date="2022-08-29T19:01:00Z">
          <w:pPr/>
        </w:pPrChange>
      </w:pPr>
    </w:p>
    <w:p w14:paraId="2D0619B0" w14:textId="17E1A657" w:rsidR="00436FFB" w:rsidDel="000E6E42" w:rsidRDefault="00436FFB">
      <w:pPr>
        <w:pStyle w:val="Heading1"/>
        <w:rPr>
          <w:del w:id="1389" w:author="Stefanie Lane" w:date="2022-08-29T19:01:00Z"/>
        </w:rPr>
        <w:pPrChange w:id="1390" w:author="Stefanie Lane" w:date="2022-08-29T19:01:00Z">
          <w:pPr/>
        </w:pPrChange>
      </w:pPr>
      <w:del w:id="1391" w:author="Stefanie Lane" w:date="2022-08-29T19:01:00Z">
        <w:r w:rsidDel="000E6E42">
          <w:br w:type="page"/>
        </w:r>
      </w:del>
    </w:p>
    <w:p w14:paraId="29E24FE9" w14:textId="20105127" w:rsidR="00436FFB" w:rsidRDefault="00436FFB">
      <w:pPr>
        <w:pStyle w:val="Heading1"/>
      </w:pPr>
      <w:bookmarkStart w:id="1392" w:name="_Hlk112157303"/>
      <w:r>
        <w:t xml:space="preserve">Discussion </w:t>
      </w:r>
    </w:p>
    <w:bookmarkEnd w:id="1392"/>
    <w:p w14:paraId="206DADBF" w14:textId="6E5F6922" w:rsidR="00BE39A7" w:rsidRDefault="00BE39A7" w:rsidP="00BE39A7">
      <w:pPr>
        <w:ind w:firstLine="720"/>
      </w:pPr>
      <w:r>
        <w:t xml:space="preserve">Despite conservation status and </w:t>
      </w:r>
      <w:del w:id="1393" w:author="Stefanie Lane" w:date="2022-08-29T18:18:00Z">
        <w:r w:rsidDel="00DA31C7">
          <w:delText xml:space="preserve">broad </w:delText>
        </w:r>
      </w:del>
      <w:ins w:id="1394" w:author="Stefanie Lane" w:date="2022-08-29T18:18:00Z">
        <w:r w:rsidR="00DA31C7">
          <w:t xml:space="preserve">general </w:t>
        </w:r>
      </w:ins>
      <w:r>
        <w:t xml:space="preserve">resilience of this ecosystem we found there have been substantive changes in species composition over time, potentially indicating broader-scale processes affected by regional pressures. We found the three species most significantly characterizing the three main plant assemblages, Sedge, Fescue and Bogbean, have remained the same over the past 40 years, supporting our expectation that these characteristic species should not change in the absence of significant environmental disturbance. </w:t>
      </w:r>
      <w:del w:id="1395" w:author="Stefanie Lane" w:date="2022-08-26T15:19:00Z">
        <w:r w:rsidRPr="00306F95" w:rsidDel="00306F95">
          <w:delText>Also, in line with our expectations, w</w:delText>
        </w:r>
      </w:del>
      <w:ins w:id="1396" w:author="Stefanie Lane" w:date="2022-08-26T15:19:00Z">
        <w:r w:rsidR="00306F95" w:rsidRPr="00306F95">
          <w:rPr>
            <w:rPrChange w:id="1397" w:author="Stefanie Lane" w:date="2022-08-26T15:20:00Z">
              <w:rPr>
                <w:strike/>
              </w:rPr>
            </w:rPrChange>
          </w:rPr>
          <w:t>W</w:t>
        </w:r>
      </w:ins>
      <w:r w:rsidRPr="00306F95">
        <w:t>e observed a decline of native species richness accompanied by an increased richness and abundance of exotic species</w:t>
      </w:r>
      <w:ins w:id="1398" w:author="Stefanie Lane" w:date="2022-08-26T15:20:00Z">
        <w:r w:rsidR="00306F95" w:rsidRPr="00306F95">
          <w:t>, which may indicate a loss of community stability</w:t>
        </w:r>
      </w:ins>
      <w:r w:rsidRPr="00306F95">
        <w:t xml:space="preserve">. </w:t>
      </w:r>
      <w:r>
        <w:t xml:space="preserve">This </w:t>
      </w:r>
      <w:del w:id="1399" w:author="Stefanie Lane" w:date="2022-08-26T15:19:00Z">
        <w:r w:rsidDel="00DB3B41">
          <w:delText>has</w:delText>
        </w:r>
      </w:del>
      <w:ins w:id="1400" w:author="Stefanie Lane" w:date="2022-08-26T15:19:00Z">
        <w:r w:rsidR="00DB3B41">
          <w:t>potential instability may further be evidenced by</w:t>
        </w:r>
      </w:ins>
      <w:del w:id="1401" w:author="Stefanie Lane" w:date="2022-08-26T15:19:00Z">
        <w:r w:rsidDel="00DB3B41">
          <w:delText xml:space="preserve"> led to</w:delText>
        </w:r>
      </w:del>
      <w:ins w:id="1402" w:author="Stefanie Lane" w:date="2022-08-26T15:19:00Z">
        <w:r w:rsidR="00DB3B41">
          <w:t xml:space="preserve"> the</w:t>
        </w:r>
      </w:ins>
      <w:r>
        <w:t xml:space="preserve"> homogenization of cover abundance within assemblages</w:t>
      </w:r>
      <w:del w:id="1403" w:author="Stefanie Lane" w:date="2022-09-19T17:47:00Z">
        <w:r w:rsidDel="00EA500C">
          <w:delText xml:space="preserve">, </w:delText>
        </w:r>
        <w:commentRangeStart w:id="1404"/>
        <w:r w:rsidDel="00EA500C">
          <w:delText>greater dissimilarity between assemblages</w:delText>
        </w:r>
        <w:commentRangeEnd w:id="1404"/>
        <w:r w:rsidR="002F4DD5" w:rsidDel="00EA500C">
          <w:rPr>
            <w:rStyle w:val="CommentReference"/>
          </w:rPr>
          <w:commentReference w:id="1404"/>
        </w:r>
        <w:r w:rsidDel="00EA500C">
          <w:delText xml:space="preserve">, </w:delText>
        </w:r>
      </w:del>
      <w:ins w:id="1405" w:author="Stefanie Lane" w:date="2022-09-19T17:47:00Z">
        <w:r w:rsidR="00EA500C">
          <w:t xml:space="preserve"> </w:t>
        </w:r>
      </w:ins>
      <w:r>
        <w:t xml:space="preserve">and overall loss of secondary indicator species for the Sedge and Fescue assemblages. Our results present </w:t>
      </w:r>
      <w:del w:id="1406" w:author="Stefanie Lane" w:date="2022-10-06T12:13:00Z">
        <w:r w:rsidDel="00CE1DA6">
          <w:delText xml:space="preserve">another </w:delText>
        </w:r>
      </w:del>
      <w:ins w:id="1407" w:author="Stefanie Lane" w:date="2022-10-06T12:13:00Z">
        <w:r w:rsidR="00CE1DA6">
          <w:t xml:space="preserve">a </w:t>
        </w:r>
      </w:ins>
      <w:r>
        <w:t xml:space="preserve">compelling case example of broader global trends of </w:t>
      </w:r>
      <w:ins w:id="1408" w:author="Stefanie Lane" w:date="2022-08-30T12:56:00Z">
        <w:r w:rsidR="00730E37">
          <w:t xml:space="preserve">native </w:t>
        </w:r>
      </w:ins>
      <w:r>
        <w:t xml:space="preserve">species </w:t>
      </w:r>
      <w:del w:id="1409" w:author="Stefanie Lane" w:date="2022-08-26T15:19:00Z">
        <w:r w:rsidDel="00306F95">
          <w:delText>homogenization</w:delText>
        </w:r>
      </w:del>
      <w:ins w:id="1410" w:author="Stefanie Lane" w:date="2022-08-26T15:19:00Z">
        <w:r w:rsidR="00306F95">
          <w:t>biodiversity loss</w:t>
        </w:r>
      </w:ins>
      <w:r>
        <w:t xml:space="preserve">, and </w:t>
      </w:r>
      <w:del w:id="1411" w:author="Stefanie Lane" w:date="2022-09-22T16:24:00Z">
        <w:r w:rsidDel="00E72030">
          <w:delText xml:space="preserve">are </w:delText>
        </w:r>
      </w:del>
      <w:ins w:id="1412" w:author="Stefanie Lane" w:date="2022-09-22T16:24:00Z">
        <w:r w:rsidR="00E72030">
          <w:t xml:space="preserve">should be </w:t>
        </w:r>
      </w:ins>
      <w:r>
        <w:t xml:space="preserve">of </w:t>
      </w:r>
      <w:del w:id="1413" w:author="Stefanie Lane" w:date="2022-08-29T18:52:00Z">
        <w:r w:rsidDel="009C3D6D">
          <w:delText xml:space="preserve">critical </w:delText>
        </w:r>
      </w:del>
      <w:r>
        <w:t xml:space="preserve">concern </w:t>
      </w:r>
      <w:del w:id="1414" w:author="Stefanie Lane" w:date="2022-08-29T18:52:00Z">
        <w:r w:rsidDel="009C3D6D">
          <w:delText xml:space="preserve">to </w:delText>
        </w:r>
      </w:del>
      <w:ins w:id="1415" w:author="Stefanie Lane" w:date="2022-10-06T12:13:00Z">
        <w:r w:rsidR="00EF7BC5">
          <w:t>to</w:t>
        </w:r>
      </w:ins>
      <w:ins w:id="1416" w:author="Stefanie Lane" w:date="2022-08-29T18:52:00Z">
        <w:r w:rsidR="009C3D6D">
          <w:t xml:space="preserve"> </w:t>
        </w:r>
      </w:ins>
      <w:del w:id="1417" w:author="Stefanie Lane" w:date="2022-08-29T18:51:00Z">
        <w:r w:rsidDel="00746A34">
          <w:delText xml:space="preserve">local </w:delText>
        </w:r>
      </w:del>
      <w:ins w:id="1418" w:author="Stefanie Lane" w:date="2022-08-29T18:51:00Z">
        <w:r w:rsidR="00746A34">
          <w:t xml:space="preserve">estuary </w:t>
        </w:r>
      </w:ins>
      <w:del w:id="1419" w:author="Stefanie Lane" w:date="2022-08-29T18:52:00Z">
        <w:r w:rsidDel="009C3D6D">
          <w:delText xml:space="preserve">conservation </w:delText>
        </w:r>
      </w:del>
      <w:ins w:id="1420" w:author="Stefanie Lane" w:date="2022-10-06T12:13:00Z">
        <w:r w:rsidR="00EF7BC5">
          <w:t>managers whose</w:t>
        </w:r>
      </w:ins>
      <w:ins w:id="1421" w:author="Stefanie Lane" w:date="2022-08-29T18:52:00Z">
        <w:r w:rsidR="009C3D6D">
          <w:t xml:space="preserve"> </w:t>
        </w:r>
      </w:ins>
      <w:r>
        <w:t>objectives</w:t>
      </w:r>
      <w:ins w:id="1422" w:author="Stefanie Lane" w:date="2022-10-06T12:13:00Z">
        <w:r w:rsidR="00EF7BC5">
          <w:t xml:space="preserve"> are</w:t>
        </w:r>
      </w:ins>
      <w:del w:id="1423" w:author="Stefanie Lane" w:date="2022-08-29T18:51:00Z">
        <w:r w:rsidDel="009C3D6D">
          <w:delText xml:space="preserve"> in the Fraser River Estuary for salmon, water birds</w:delText>
        </w:r>
      </w:del>
      <w:ins w:id="1424" w:author="Stefanie Lane" w:date="2022-08-29T18:51:00Z">
        <w:r w:rsidR="009C3D6D">
          <w:t xml:space="preserve"> </w:t>
        </w:r>
      </w:ins>
      <w:ins w:id="1425" w:author="Stefanie Lane" w:date="2022-09-22T16:25:00Z">
        <w:r w:rsidR="000B6378">
          <w:t>to conserve</w:t>
        </w:r>
      </w:ins>
      <w:ins w:id="1426" w:author="Stefanie Lane" w:date="2022-08-29T18:51:00Z">
        <w:r w:rsidR="009C3D6D">
          <w:t xml:space="preserve"> wildlife </w:t>
        </w:r>
      </w:ins>
      <w:ins w:id="1427" w:author="Stefanie Lane" w:date="2022-08-29T18:52:00Z">
        <w:r w:rsidR="009C3D6D">
          <w:t>habitat</w:t>
        </w:r>
      </w:ins>
      <w:ins w:id="1428" w:author="Stefanie Lane" w:date="2022-08-29T18:51:00Z">
        <w:r w:rsidR="009C3D6D">
          <w:t xml:space="preserve"> </w:t>
        </w:r>
      </w:ins>
      <w:del w:id="1429" w:author="Stefanie Lane" w:date="2022-08-29T18:52:00Z">
        <w:r w:rsidDel="009C3D6D">
          <w:delText xml:space="preserve">, </w:delText>
        </w:r>
      </w:del>
      <w:r>
        <w:t xml:space="preserve">and </w:t>
      </w:r>
      <w:ins w:id="1430" w:author="Stefanie Lane" w:date="2022-10-06T12:13:00Z">
        <w:r w:rsidR="00EF7BC5">
          <w:t xml:space="preserve">intertidal </w:t>
        </w:r>
      </w:ins>
      <w:r>
        <w:t xml:space="preserve">shoreline stability. </w:t>
      </w:r>
    </w:p>
    <w:p w14:paraId="5DFABAFC" w14:textId="7D4D1D7B" w:rsidR="00180C15" w:rsidRDefault="00CB4E27" w:rsidP="00BE39A7">
      <w:pPr>
        <w:ind w:firstLine="360"/>
        <w:rPr>
          <w:ins w:id="1431" w:author="Stefanie Lane" w:date="2022-10-07T11:40:00Z"/>
        </w:rPr>
      </w:pPr>
      <w:ins w:id="1432" w:author="Stefanie Lane" w:date="2022-09-19T17:50:00Z">
        <w:r>
          <w:t xml:space="preserve">The changing identity of species or functional traits in an assemblage may offer clues to </w:t>
        </w:r>
      </w:ins>
      <w:ins w:id="1433" w:author="Stefanie Lane" w:date="2022-10-07T12:05:00Z">
        <w:r w:rsidR="007A2463">
          <w:t>shifting</w:t>
        </w:r>
      </w:ins>
      <w:ins w:id="1434" w:author="Stefanie Lane" w:date="2022-09-19T17:50:00Z">
        <w:r>
          <w:t xml:space="preserve"> abiotic conditions within or between assemblages.</w:t>
        </w:r>
      </w:ins>
      <w:commentRangeStart w:id="1435"/>
      <w:del w:id="1436" w:author="Stefanie Lane" w:date="2022-09-19T17:50:00Z">
        <w:r w:rsidR="00BE39A7" w:rsidDel="00CB4E27">
          <w:delText>The biodiversity loss of native species richness</w:delText>
        </w:r>
        <w:r w:rsidR="00BE39A7" w:rsidRPr="00DC317A" w:rsidDel="00CB4E27">
          <w:delText xml:space="preserve"> could </w:delText>
        </w:r>
      </w:del>
      <w:del w:id="1437" w:author="Stefanie Lane" w:date="2022-08-29T17:45:00Z">
        <w:r w:rsidR="00BE39A7" w:rsidRPr="00DC317A" w:rsidDel="00ED4FD3">
          <w:delText xml:space="preserve">potentially </w:delText>
        </w:r>
      </w:del>
      <w:del w:id="1438" w:author="Stefanie Lane" w:date="2022-08-29T17:46:00Z">
        <w:r w:rsidR="00BE39A7" w:rsidRPr="00DC317A" w:rsidDel="00DC317A">
          <w:delText>indicate</w:delText>
        </w:r>
      </w:del>
      <w:del w:id="1439" w:author="Stefanie Lane" w:date="2022-09-19T17:50:00Z">
        <w:r w:rsidR="00BE39A7" w:rsidRPr="00DC317A" w:rsidDel="00CB4E27">
          <w:delText xml:space="preserve"> </w:delText>
        </w:r>
      </w:del>
      <w:del w:id="1440" w:author="Stefanie Lane" w:date="2022-08-29T17:45:00Z">
        <w:r w:rsidR="00BE39A7" w:rsidRPr="00DC317A" w:rsidDel="0043332E">
          <w:delText xml:space="preserve">loss </w:delText>
        </w:r>
      </w:del>
      <w:commentRangeEnd w:id="1435"/>
      <w:del w:id="1441" w:author="Stefanie Lane" w:date="2022-09-19T17:50:00Z">
        <w:r w:rsidR="00C72556" w:rsidDel="00CB4E27">
          <w:rPr>
            <w:rStyle w:val="CommentReference"/>
          </w:rPr>
          <w:commentReference w:id="1435"/>
        </w:r>
      </w:del>
      <w:ins w:id="1442" w:author="Stefanie Lane" w:date="2022-08-29T17:45:00Z">
        <w:r w:rsidR="0043332E" w:rsidRPr="00DC317A">
          <w:rPr>
            <w:rPrChange w:id="1443" w:author="Stefanie Lane" w:date="2022-08-29T17:47:00Z">
              <w:rPr>
                <w:highlight w:val="cyan"/>
              </w:rPr>
            </w:rPrChange>
          </w:rPr>
          <w:t xml:space="preserve"> </w:t>
        </w:r>
      </w:ins>
      <w:del w:id="1444" w:author="Stefanie Lane" w:date="2022-08-29T17:45:00Z">
        <w:r w:rsidR="00BE39A7" w:rsidRPr="00DC317A" w:rsidDel="0043332E">
          <w:delText xml:space="preserve">of functional redundancy (and thus resilience) within the assemblage or marsh community as a whole, although </w:delText>
        </w:r>
      </w:del>
      <w:del w:id="1445" w:author="Stefanie Lane" w:date="2022-08-26T15:45:00Z">
        <w:r w:rsidR="00BE39A7" w:rsidRPr="00DC317A" w:rsidDel="0098597F">
          <w:rPr>
            <w:strike/>
            <w:rPrChange w:id="1446" w:author="Stefanie Lane" w:date="2022-08-29T17:47:00Z">
              <w:rPr/>
            </w:rPrChange>
          </w:rPr>
          <w:delText>many species gained and lost between years were comparable in terms of generalized plant function. That is,</w:delText>
        </w:r>
        <w:r w:rsidR="00BE39A7" w:rsidRPr="00DC317A" w:rsidDel="0098597F">
          <w:delText xml:space="preserve"> </w:delText>
        </w:r>
      </w:del>
      <w:del w:id="1447" w:author="Stefanie Lane" w:date="2022-08-29T17:45:00Z">
        <w:r w:rsidR="00BE39A7" w:rsidRPr="00DC317A" w:rsidDel="0043332E">
          <w:delText>the exchange of one perennial graminoid or forb species for another may not result in community-wide functional changes</w:delText>
        </w:r>
      </w:del>
      <w:r w:rsidR="00DC317A" w:rsidRPr="00DC317A">
        <w:rPr>
          <w:rPrChange w:id="1448" w:author="Stefanie Lane" w:date="2022-08-29T17:47:00Z">
            <w:rPr>
              <w:highlight w:val="cyan"/>
            </w:rPr>
          </w:rPrChange>
        </w:rPr>
        <w:fldChar w:fldCharType="begin"/>
      </w:r>
      <w:r w:rsidR="00DC317A" w:rsidRPr="00DC317A">
        <w:rPr>
          <w:rPrChange w:id="1449" w:author="Stefanie Lane" w:date="2022-08-29T17:47:00Z">
            <w:rPr>
              <w:highlight w:val="cyan"/>
            </w:rPr>
          </w:rPrChange>
        </w:rPr>
        <w:instrText xml:space="preserve"> ADDIN ZOTERO_ITEM CSL_CITATION {"citationID":"TeVDi4sF","properties":{"formattedCitation":"(Waller et al., 2020)","plainCitation":"(Waller et al., 2020)","noteIndex":0},"citationItems":[{"id":2730,"uris":["http://zotero.org/users/6092945/items/N4BSZH3F"],"itemData":{"id":2730,"type":"article-journal","container-title":"Science","DOI":"10.1126/science.aba2225","issue":"6494","note":"publisher: American Association for the Advancement of Science","page":"967-972","source":"science.org (Atypon)","title":"Biotic interactions drive ecosystem responses to exotic plant invaders","volume":"368","author":[{"family":"Waller","given":"L. P."},{"family":"Allen","given":"W. J."},{"family":"Barratt","given":"B. I. P."},{"family":"Condron","given":"L. M."},{"family":"França","given":"F. M."},{"family":"Hunt","given":"J. E."},{"family":"Koele","given":"N."},{"family":"Orwin","given":"K. H."},{"family":"Steel","given":"G. S."},{"family":"Tylianakis","given":"J. M."},{"family":"Wakelin","given":"S. A."},{"family":"Dickie","given":"I. A."}],"issued":{"date-parts":[["2020",5,29]]}}}],"schema":"https://github.com/citation-style-language/schema/raw/master/csl-citation.json"} </w:instrText>
      </w:r>
      <w:r w:rsidR="00DC317A" w:rsidRPr="00DC317A">
        <w:rPr>
          <w:rPrChange w:id="1450" w:author="Stefanie Lane" w:date="2022-08-29T17:47:00Z">
            <w:rPr>
              <w:highlight w:val="cyan"/>
            </w:rPr>
          </w:rPrChange>
        </w:rPr>
        <w:fldChar w:fldCharType="separate"/>
      </w:r>
      <w:r w:rsidR="00DC317A" w:rsidRPr="00DC317A">
        <w:rPr>
          <w:rFonts w:ascii="Calibri" w:hAnsi="Calibri" w:cs="Calibri"/>
          <w:rPrChange w:id="1451" w:author="Stefanie Lane" w:date="2022-08-29T17:47:00Z">
            <w:rPr>
              <w:rFonts w:ascii="Calibri" w:hAnsi="Calibri" w:cs="Calibri"/>
              <w:highlight w:val="cyan"/>
            </w:rPr>
          </w:rPrChange>
        </w:rPr>
        <w:t>(Waller et al., 2020)</w:t>
      </w:r>
      <w:r w:rsidR="00DC317A" w:rsidRPr="00DC317A">
        <w:rPr>
          <w:rPrChange w:id="1452" w:author="Stefanie Lane" w:date="2022-08-29T17:47:00Z">
            <w:rPr>
              <w:highlight w:val="cyan"/>
            </w:rPr>
          </w:rPrChange>
        </w:rPr>
        <w:fldChar w:fldCharType="end"/>
      </w:r>
      <w:r w:rsidR="00BE39A7" w:rsidRPr="00DC317A">
        <w:t>. One functional group to note were the woody species</w:t>
      </w:r>
      <w:del w:id="1453" w:author="Stefanie Lane" w:date="2022-08-29T18:20:00Z">
        <w:r w:rsidR="00BE39A7" w:rsidRPr="00DC317A" w:rsidDel="00BD25FC">
          <w:delText xml:space="preserve"> gained and lost</w:delText>
        </w:r>
      </w:del>
      <w:r w:rsidR="00BE39A7" w:rsidRPr="00DC317A">
        <w:t xml:space="preserve">, as </w:t>
      </w:r>
      <w:del w:id="1454" w:author="Stefanie Lane" w:date="2022-10-06T12:13:00Z">
        <w:r w:rsidR="00BE39A7" w:rsidRPr="00DC317A" w:rsidDel="00E36505">
          <w:delText>woody species</w:delText>
        </w:r>
      </w:del>
      <w:ins w:id="1455" w:author="Stefanie Lane" w:date="2022-10-06T12:13:00Z">
        <w:r w:rsidR="00E36505">
          <w:t>their</w:t>
        </w:r>
      </w:ins>
      <w:r w:rsidR="00BE39A7" w:rsidRPr="00DC317A">
        <w:t xml:space="preserve"> traits convey diff</w:t>
      </w:r>
      <w:r w:rsidR="00BE39A7" w:rsidRPr="009B1A8A">
        <w:t>erent st</w:t>
      </w:r>
      <w:r w:rsidR="00BE39A7">
        <w:t>ructural habitat qualities than herbaceous species. Willow (</w:t>
      </w:r>
      <w:r w:rsidR="00BE39A7">
        <w:rPr>
          <w:i/>
        </w:rPr>
        <w:t>Salix</w:t>
      </w:r>
      <w:del w:id="1456" w:author="Stefanie Lane" w:date="2022-08-30T12:57:00Z">
        <w:r w:rsidR="00BE39A7" w:rsidDel="007F2AFD">
          <w:rPr>
            <w:i/>
          </w:rPr>
          <w:delText xml:space="preserve"> </w:delText>
        </w:r>
        <w:r w:rsidR="00BE39A7" w:rsidDel="007F2AFD">
          <w:delText>sp.</w:delText>
        </w:r>
      </w:del>
      <w:ins w:id="1457" w:author="Stefanie Lane" w:date="2022-08-30T12:57:00Z">
        <w:r w:rsidR="007F2AFD">
          <w:t xml:space="preserve"> </w:t>
        </w:r>
        <w:r w:rsidR="007F2AFD">
          <w:rPr>
            <w:i/>
          </w:rPr>
          <w:t xml:space="preserve">lucida </w:t>
        </w:r>
      </w:ins>
      <w:proofErr w:type="spellStart"/>
      <w:ins w:id="1458" w:author="Stefanie Lane" w:date="2022-08-30T12:58:00Z">
        <w:r w:rsidR="007F2AFD">
          <w:t>Muhl</w:t>
        </w:r>
        <w:proofErr w:type="spellEnd"/>
        <w:r w:rsidR="007F2AFD">
          <w:t>.</w:t>
        </w:r>
      </w:ins>
      <w:r w:rsidR="00BE39A7">
        <w:t>) was most prevalent in the Fescue assemblage in 1979, but was most abundant in the</w:t>
      </w:r>
      <w:r w:rsidR="00CA06BF">
        <w:t xml:space="preserve"> </w:t>
      </w:r>
      <w:r w:rsidR="00BE39A7">
        <w:t xml:space="preserve">Sedge assemblage in 2019. This could suggest long-term shifts in edaphic factors and/or the </w:t>
      </w:r>
      <w:del w:id="1459" w:author="Stefanie Lane" w:date="2022-08-29T18:53:00Z">
        <w:r w:rsidR="00BE39A7" w:rsidDel="005A5EAC">
          <w:delText xml:space="preserve">subsequent </w:delText>
        </w:r>
      </w:del>
      <w:ins w:id="1460" w:author="Stefanie Lane" w:date="2022-08-29T18:53:00Z">
        <w:r w:rsidR="005A5EAC">
          <w:t xml:space="preserve">competitive </w:t>
        </w:r>
      </w:ins>
      <w:r w:rsidR="00BE39A7">
        <w:t>encroachment of exotic reed canary grass (</w:t>
      </w:r>
      <w:del w:id="1461" w:author="Stefanie Lane" w:date="2022-08-26T15:41:00Z">
        <w:r w:rsidR="00BE39A7" w:rsidDel="00AF13B8">
          <w:delText xml:space="preserve">“RCG,” </w:delText>
        </w:r>
      </w:del>
      <w:r w:rsidR="00BE39A7">
        <w:rPr>
          <w:i/>
        </w:rPr>
        <w:t>Phalaris arundinaceae</w:t>
      </w:r>
      <w:r w:rsidR="00BE39A7">
        <w:t>), making the Fescue assemblage less hospitable to willow</w:t>
      </w:r>
      <w:ins w:id="1462" w:author="Stefanie Lane" w:date="2022-08-26T15:42:00Z">
        <w:r w:rsidR="00AF13B8">
          <w:t xml:space="preserve"> recruitment</w:t>
        </w:r>
      </w:ins>
      <w:r w:rsidR="00BE39A7">
        <w:t xml:space="preserve">. </w:t>
      </w:r>
      <w:ins w:id="1463" w:author="Stefanie Lane" w:date="2022-08-28T16:52:00Z">
        <w:r w:rsidR="00086D6C">
          <w:t>Alternatively, this could indicate that environmental conditions are becoming more similar</w:t>
        </w:r>
      </w:ins>
      <w:ins w:id="1464" w:author="Stefanie Lane" w:date="2022-08-29T18:20:00Z">
        <w:r w:rsidR="00AD0FF4">
          <w:t xml:space="preserve"> between the two assemblages</w:t>
        </w:r>
      </w:ins>
      <w:ins w:id="1465" w:author="Stefanie Lane" w:date="2022-08-28T16:52:00Z">
        <w:r w:rsidR="00086D6C">
          <w:t xml:space="preserve">, as evidenced by the </w:t>
        </w:r>
        <w:r w:rsidR="00AB7C6D">
          <w:t>clustering of the Fescue and</w:t>
        </w:r>
      </w:ins>
      <w:ins w:id="1466" w:author="Stefanie Lane" w:date="2022-08-28T16:53:00Z">
        <w:r w:rsidR="00AB7C6D">
          <w:t xml:space="preserve"> Sedge groups on the same branch in the 2019 dendrogram (</w:t>
        </w:r>
      </w:ins>
      <w:ins w:id="1467" w:author="Stefanie Lane" w:date="2022-08-28T17:04:00Z">
        <w:r w:rsidR="00C46A58">
          <w:fldChar w:fldCharType="begin"/>
        </w:r>
        <w:r w:rsidR="00C46A58">
          <w:instrText xml:space="preserve"> REF _Ref94197029 \h </w:instrText>
        </w:r>
      </w:ins>
      <w:r w:rsidR="00C46A58">
        <w:fldChar w:fldCharType="separate"/>
      </w:r>
      <w:ins w:id="1468" w:author="Stefanie Lane" w:date="2022-08-28T17:04:00Z">
        <w:r w:rsidR="00C46A58">
          <w:t xml:space="preserve">Figure </w:t>
        </w:r>
        <w:r w:rsidR="00C46A58">
          <w:rPr>
            <w:noProof/>
          </w:rPr>
          <w:t>2</w:t>
        </w:r>
        <w:r w:rsidR="00C46A58">
          <w:fldChar w:fldCharType="end"/>
        </w:r>
      </w:ins>
      <w:ins w:id="1469" w:author="Stefanie Lane" w:date="2022-08-28T16:53:00Z">
        <w:r w:rsidR="00AB7C6D">
          <w:t>).</w:t>
        </w:r>
      </w:ins>
      <w:ins w:id="1470" w:author="Stefanie Lane" w:date="2022-08-28T16:52:00Z">
        <w:r w:rsidR="00086D6C">
          <w:t xml:space="preserve"> </w:t>
        </w:r>
      </w:ins>
      <w:del w:id="1471" w:author="Stefanie Lane" w:date="2022-09-19T17:50:00Z">
        <w:r w:rsidR="00BE39A7" w:rsidDel="00CB4E27">
          <w:delText>Th</w:delText>
        </w:r>
      </w:del>
      <w:commentRangeStart w:id="1472"/>
      <w:del w:id="1473" w:author="Stefanie Lane" w:date="2022-08-26T16:44:00Z">
        <w:r w:rsidR="00BE39A7" w:rsidDel="00565D1D">
          <w:delText>e</w:delText>
        </w:r>
      </w:del>
      <w:del w:id="1474" w:author="Stefanie Lane" w:date="2022-09-19T17:50:00Z">
        <w:r w:rsidR="00BE39A7" w:rsidDel="00CB4E27">
          <w:delText xml:space="preserve"> identity of </w:delText>
        </w:r>
      </w:del>
      <w:del w:id="1475" w:author="Stefanie Lane" w:date="2022-08-28T16:56:00Z">
        <w:r w:rsidR="00BE39A7" w:rsidDel="00492DA7">
          <w:delText xml:space="preserve">the shifting indicator </w:delText>
        </w:r>
      </w:del>
      <w:del w:id="1476" w:author="Stefanie Lane" w:date="2022-09-19T17:50:00Z">
        <w:r w:rsidR="00BE39A7" w:rsidDel="00CB4E27">
          <w:delText xml:space="preserve">species may </w:delText>
        </w:r>
      </w:del>
      <w:del w:id="1477" w:author="Stefanie Lane" w:date="2022-08-26T15:44:00Z">
        <w:r w:rsidR="00BE39A7" w:rsidDel="00FF6556">
          <w:delText xml:space="preserve">also </w:delText>
        </w:r>
      </w:del>
      <w:del w:id="1478" w:author="Stefanie Lane" w:date="2022-09-19T17:50:00Z">
        <w:r w:rsidR="00BE39A7" w:rsidDel="00CB4E27">
          <w:delText xml:space="preserve">offer clues to </w:delText>
        </w:r>
        <w:commentRangeEnd w:id="1472"/>
        <w:r w:rsidR="00C72556" w:rsidDel="00CB4E27">
          <w:rPr>
            <w:rStyle w:val="CommentReference"/>
          </w:rPr>
          <w:commentReference w:id="1472"/>
        </w:r>
        <w:r w:rsidR="00BE39A7" w:rsidDel="00CB4E27">
          <w:delText>changing abiotic conditions</w:delText>
        </w:r>
      </w:del>
      <w:del w:id="1479" w:author="Stefanie Lane" w:date="2022-08-26T15:52:00Z">
        <w:r w:rsidR="00BE39A7" w:rsidDel="004D05CA">
          <w:delText xml:space="preserve"> or </w:delText>
        </w:r>
      </w:del>
      <w:del w:id="1480" w:author="Stefanie Lane" w:date="2022-08-28T16:53:00Z">
        <w:r w:rsidR="00BE39A7" w:rsidDel="00D04874">
          <w:delText>functional</w:delText>
        </w:r>
      </w:del>
      <w:del w:id="1481" w:author="Stefanie Lane" w:date="2022-08-28T16:54:00Z">
        <w:r w:rsidR="00BE39A7" w:rsidDel="00D04874">
          <w:delText xml:space="preserve"> traits</w:delText>
        </w:r>
      </w:del>
      <w:del w:id="1482" w:author="Stefanie Lane" w:date="2022-09-19T17:50:00Z">
        <w:r w:rsidR="00BE39A7" w:rsidDel="00CB4E27">
          <w:delText xml:space="preserve">. </w:delText>
        </w:r>
      </w:del>
      <w:del w:id="1483" w:author="Stefanie Lane" w:date="2022-08-26T16:44:00Z">
        <w:r w:rsidR="00BE39A7" w:rsidDel="00845EA1">
          <w:delText xml:space="preserve">For </w:delText>
        </w:r>
      </w:del>
      <w:ins w:id="1484" w:author="Stefanie Lane" w:date="2022-09-19T17:51:00Z">
        <w:r w:rsidR="001D3B02">
          <w:t>The</w:t>
        </w:r>
      </w:ins>
      <w:del w:id="1485" w:author="Stefanie Lane" w:date="2022-09-19T17:51:00Z">
        <w:r w:rsidR="00BE39A7" w:rsidDel="001D3B02">
          <w:delText>example, the</w:delText>
        </w:r>
      </w:del>
      <w:r w:rsidR="00BE39A7">
        <w:t xml:space="preserve"> indicator species analysis for the Sedge assemblage in 1979 included indicators of hi</w:t>
      </w:r>
      <w:r w:rsidR="00BE39A7" w:rsidRPr="00020B45">
        <w:t>ghly saturated so</w:t>
      </w:r>
      <w:r w:rsidR="00BE39A7">
        <w:t>ils (</w:t>
      </w:r>
      <w:r w:rsidR="00BE39A7">
        <w:rPr>
          <w:i/>
        </w:rPr>
        <w:t>Sagittaria latifolia, Schoenoplectus tabernaemontani</w:t>
      </w:r>
      <w:r w:rsidR="00BE39A7">
        <w:t xml:space="preserve">), but in 1999 the assemblage indicators included species </w:t>
      </w:r>
      <w:ins w:id="1486" w:author="Stefanie Lane" w:date="2022-10-07T11:57:00Z">
        <w:r w:rsidR="00B95F38">
          <w:t xml:space="preserve">less </w:t>
        </w:r>
      </w:ins>
      <w:r w:rsidR="00BE39A7">
        <w:t>tolerant of</w:t>
      </w:r>
      <w:ins w:id="1487" w:author="Stefanie Lane" w:date="2022-10-07T11:56:00Z">
        <w:r w:rsidR="007438F6">
          <w:t xml:space="preserve"> </w:t>
        </w:r>
        <w:r w:rsidR="00B95F38">
          <w:t>aquatic</w:t>
        </w:r>
      </w:ins>
      <w:ins w:id="1488" w:author="Stefanie Lane" w:date="2022-10-07T11:57:00Z">
        <w:r w:rsidR="00B95F38">
          <w:t xml:space="preserve"> or constantly saturated soils</w:t>
        </w:r>
      </w:ins>
      <w:del w:id="1489" w:author="Stefanie Lane" w:date="2022-10-07T11:57:00Z">
        <w:r w:rsidR="00BE39A7" w:rsidDel="00B95F38">
          <w:delText xml:space="preserve"> drier conditions </w:delText>
        </w:r>
      </w:del>
      <w:ins w:id="1490" w:author="Stefanie Lane" w:date="2022-10-07T11:57:00Z">
        <w:r w:rsidR="00B95F38">
          <w:t xml:space="preserve"> </w:t>
        </w:r>
      </w:ins>
      <w:r w:rsidR="00BE39A7">
        <w:t>(</w:t>
      </w:r>
      <w:del w:id="1491" w:author="Stefanie Lane" w:date="2022-10-07T11:57:00Z">
        <w:r w:rsidR="00BE39A7" w:rsidRPr="00A63C79" w:rsidDel="00B95F38">
          <w:rPr>
            <w:i/>
            <w:highlight w:val="green"/>
            <w:rPrChange w:id="1492" w:author="Stefanie Lane" w:date="2022-10-07T11:31:00Z">
              <w:rPr>
                <w:i/>
              </w:rPr>
            </w:rPrChange>
          </w:rPr>
          <w:delText>Agrostis stolonifera</w:delText>
        </w:r>
        <w:r w:rsidR="00BE39A7" w:rsidDel="00B95F38">
          <w:rPr>
            <w:i/>
          </w:rPr>
          <w:delText xml:space="preserve">, </w:delText>
        </w:r>
      </w:del>
      <w:r w:rsidR="00BE39A7">
        <w:rPr>
          <w:i/>
        </w:rPr>
        <w:t>Impatiens capensis</w:t>
      </w:r>
      <w:r w:rsidR="00BE39A7">
        <w:t>)</w:t>
      </w:r>
      <w:ins w:id="1493" w:author="Stefanie Lane" w:date="2022-08-26T15:22:00Z">
        <w:r w:rsidR="00876513">
          <w:t xml:space="preserve"> (</w:t>
        </w:r>
      </w:ins>
      <w:ins w:id="1494" w:author="Stefanie Lane" w:date="2022-10-07T11:35:00Z">
        <w:r w:rsidR="00065197">
          <w:fldChar w:fldCharType="begin"/>
        </w:r>
        <w:r w:rsidR="00065197">
          <w:instrText xml:space="preserve"> REF _Ref112423328 \h </w:instrText>
        </w:r>
      </w:ins>
      <w:r w:rsidR="00065197">
        <w:fldChar w:fldCharType="separate"/>
      </w:r>
      <w:ins w:id="1495" w:author="Stefanie Lane" w:date="2022-10-07T11:35:00Z">
        <w:r w:rsidR="00065197">
          <w:t xml:space="preserve">Table </w:t>
        </w:r>
        <w:r w:rsidR="00065197">
          <w:rPr>
            <w:noProof/>
          </w:rPr>
          <w:t>3</w:t>
        </w:r>
        <w:r w:rsidR="00065197">
          <w:fldChar w:fldCharType="end"/>
        </w:r>
      </w:ins>
      <w:ins w:id="1496" w:author="Stefanie Lane" w:date="2022-08-26T15:22:00Z">
        <w:r w:rsidR="00876513">
          <w:t>)</w:t>
        </w:r>
      </w:ins>
      <w:r w:rsidR="00BE39A7">
        <w:t>.</w:t>
      </w:r>
      <w:ins w:id="1497" w:author="Stefanie Lane" w:date="2022-08-26T15:54:00Z">
        <w:r w:rsidR="00D4353A">
          <w:t xml:space="preserve"> </w:t>
        </w:r>
      </w:ins>
    </w:p>
    <w:p w14:paraId="7271A95F" w14:textId="5A337B64" w:rsidR="00C72556" w:rsidDel="00327456" w:rsidRDefault="00C72556" w:rsidP="00BE39A7">
      <w:pPr>
        <w:ind w:firstLine="360"/>
        <w:rPr>
          <w:del w:id="1498" w:author="Stefanie Lane" w:date="2022-09-19T17:55:00Z"/>
        </w:rPr>
      </w:pPr>
    </w:p>
    <w:p w14:paraId="528CD059" w14:textId="76BC30CE" w:rsidR="0024557E" w:rsidRDefault="008A576F" w:rsidP="007A2463">
      <w:pPr>
        <w:ind w:firstLine="360"/>
        <w:rPr>
          <w:ins w:id="1499" w:author="Stefanie Lane" w:date="2022-09-19T17:53:00Z"/>
        </w:rPr>
      </w:pPr>
      <w:ins w:id="1500" w:author="Stefanie Lane" w:date="2022-09-22T16:27:00Z">
        <w:r>
          <w:t>In contrast</w:t>
        </w:r>
      </w:ins>
      <w:ins w:id="1501" w:author="Stefanie Lane" w:date="2022-09-19T17:53:00Z">
        <w:r w:rsidR="00FD7A68">
          <w:t xml:space="preserve">, </w:t>
        </w:r>
      </w:ins>
      <w:moveToRangeStart w:id="1502" w:author="Stefanie Lane" w:date="2022-09-19T17:53:00Z" w:name="move114502400"/>
      <w:moveTo w:id="1503" w:author="Stefanie Lane" w:date="2022-09-19T17:53:00Z">
        <w:del w:id="1504" w:author="Stefanie Lane" w:date="2022-09-19T17:53:00Z">
          <w:r w:rsidR="00FD7A68" w:rsidDel="00FD7A68">
            <w:delText>T</w:delText>
          </w:r>
        </w:del>
      </w:moveTo>
      <w:ins w:id="1505" w:author="Stefanie Lane" w:date="2022-09-19T17:53:00Z">
        <w:r w:rsidR="00FD7A68">
          <w:t>t</w:t>
        </w:r>
      </w:ins>
      <w:moveTo w:id="1506" w:author="Stefanie Lane" w:date="2022-09-19T17:53:00Z">
        <w:r w:rsidR="00FD7A68">
          <w:t>he turnover of secondary indicator species may simply represent high interannual variation in species compositional abundance, despite being a perennial-dominated community.</w:t>
        </w:r>
      </w:moveTo>
      <w:moveToRangeEnd w:id="1502"/>
      <w:ins w:id="1507" w:author="Stefanie Lane" w:date="2022-09-19T17:53:00Z">
        <w:r w:rsidR="00FD7A68">
          <w:t xml:space="preserve"> </w:t>
        </w:r>
        <w:r w:rsidR="0024557E">
          <w:t>This</w:t>
        </w:r>
      </w:ins>
      <w:del w:id="1508" w:author="Stefanie Lane" w:date="2022-09-19T17:53:00Z">
        <w:r w:rsidR="00C72556" w:rsidDel="0024557E">
          <w:rPr>
            <w:rStyle w:val="CommentReference"/>
          </w:rPr>
          <w:commentReference w:id="1509"/>
        </w:r>
      </w:del>
      <w:ins w:id="1510" w:author="Stefanie Lane" w:date="2022-08-26T15:54:00Z">
        <w:r w:rsidR="00D4353A">
          <w:t xml:space="preserve"> </w:t>
        </w:r>
      </w:ins>
      <w:ins w:id="1511" w:author="Stefanie Lane" w:date="2022-08-26T15:55:00Z">
        <w:r w:rsidR="00AF19D2">
          <w:t xml:space="preserve">could be </w:t>
        </w:r>
      </w:ins>
      <w:ins w:id="1512" w:author="Stefanie Lane" w:date="2022-08-26T15:56:00Z">
        <w:r w:rsidR="00816C57">
          <w:t>evidenced in</w:t>
        </w:r>
      </w:ins>
      <w:ins w:id="1513" w:author="Stefanie Lane" w:date="2022-08-26T15:54:00Z">
        <w:r w:rsidR="00D4353A">
          <w:t xml:space="preserve"> the</w:t>
        </w:r>
      </w:ins>
      <w:ins w:id="1514" w:author="Stefanie Lane" w:date="2022-08-26T15:50:00Z">
        <w:r w:rsidR="006270A2">
          <w:t xml:space="preserve"> Bogbean assemblage</w:t>
        </w:r>
      </w:ins>
      <w:ins w:id="1515" w:author="Stefanie Lane" w:date="2022-08-26T15:54:00Z">
        <w:r w:rsidR="00D4353A">
          <w:t>, which</w:t>
        </w:r>
      </w:ins>
      <w:ins w:id="1516" w:author="Stefanie Lane" w:date="2022-08-26T15:50:00Z">
        <w:r w:rsidR="006270A2">
          <w:t xml:space="preserve"> </w:t>
        </w:r>
      </w:ins>
      <w:ins w:id="1517" w:author="Stefanie Lane" w:date="2022-09-19T18:01:00Z">
        <w:r w:rsidR="00327456">
          <w:t xml:space="preserve">was </w:t>
        </w:r>
      </w:ins>
      <w:ins w:id="1518" w:author="Stefanie Lane" w:date="2022-09-19T18:04:00Z">
        <w:r w:rsidR="003A476F">
          <w:t>indicated largely</w:t>
        </w:r>
      </w:ins>
      <w:ins w:id="1519" w:author="Stefanie Lane" w:date="2022-09-19T18:01:00Z">
        <w:r w:rsidR="00327456">
          <w:t xml:space="preserve"> by </w:t>
        </w:r>
      </w:ins>
      <w:ins w:id="1520" w:author="Stefanie Lane" w:date="2022-10-07T11:38:00Z">
        <w:r w:rsidR="000028FD">
          <w:t>unique</w:t>
        </w:r>
      </w:ins>
      <w:ins w:id="1521" w:author="Stefanie Lane" w:date="2022-10-07T11:37:00Z">
        <w:r w:rsidR="000028FD">
          <w:t xml:space="preserve"> </w:t>
        </w:r>
      </w:ins>
      <w:ins w:id="1522" w:author="Stefanie Lane" w:date="2022-09-19T18:01:00Z">
        <w:r w:rsidR="00327456">
          <w:t xml:space="preserve">forbs in 1979 and </w:t>
        </w:r>
      </w:ins>
      <w:ins w:id="1523" w:author="Stefanie Lane" w:date="2022-09-19T18:02:00Z">
        <w:r w:rsidR="00327456">
          <w:t xml:space="preserve">2019, and an even mix of </w:t>
        </w:r>
      </w:ins>
      <w:ins w:id="1524" w:author="Stefanie Lane" w:date="2022-10-07T11:38:00Z">
        <w:r w:rsidR="000028FD">
          <w:t xml:space="preserve">unique </w:t>
        </w:r>
      </w:ins>
      <w:ins w:id="1525" w:author="Stefanie Lane" w:date="2022-09-19T18:02:00Z">
        <w:r w:rsidR="00327456">
          <w:t>forbs and graminoids in 1999</w:t>
        </w:r>
        <w:r w:rsidR="00B86F02">
          <w:t xml:space="preserve"> </w:t>
        </w:r>
      </w:ins>
      <w:ins w:id="1526" w:author="Stefanie Lane" w:date="2022-09-19T18:03:00Z">
        <w:r w:rsidR="00B86F02">
          <w:t>(</w:t>
        </w:r>
        <w:r w:rsidR="00B86F02">
          <w:fldChar w:fldCharType="begin"/>
        </w:r>
        <w:r w:rsidR="00B86F02">
          <w:instrText xml:space="preserve"> REF _Ref112423328 \h </w:instrText>
        </w:r>
      </w:ins>
      <w:r w:rsidR="00B86F02">
        <w:fldChar w:fldCharType="separate"/>
      </w:r>
      <w:ins w:id="1527" w:author="Stefanie Lane" w:date="2022-09-19T18:03:00Z">
        <w:r w:rsidR="00B86F02">
          <w:t xml:space="preserve">Table </w:t>
        </w:r>
        <w:r w:rsidR="00B86F02">
          <w:rPr>
            <w:noProof/>
          </w:rPr>
          <w:t>3</w:t>
        </w:r>
        <w:r w:rsidR="00B86F02">
          <w:fldChar w:fldCharType="end"/>
        </w:r>
        <w:r w:rsidR="00B86F02">
          <w:t>)</w:t>
        </w:r>
      </w:ins>
      <w:ins w:id="1528" w:author="Stefanie Lane" w:date="2022-08-26T15:51:00Z">
        <w:r w:rsidR="00FB2867" w:rsidRPr="007A2463">
          <w:t>.</w:t>
        </w:r>
      </w:ins>
      <w:ins w:id="1529" w:author="Stefanie Lane" w:date="2022-09-19T18:03:00Z">
        <w:r w:rsidR="003A476F" w:rsidRPr="007A2463">
          <w:t xml:space="preserve"> </w:t>
        </w:r>
      </w:ins>
      <w:del w:id="1530" w:author="Stefanie Lane" w:date="2022-08-26T15:51:00Z">
        <w:r w:rsidR="00BE39A7" w:rsidRPr="000028FD" w:rsidDel="00FB2867">
          <w:delText xml:space="preserve"> </w:delText>
        </w:r>
      </w:del>
      <w:del w:id="1531" w:author="Stefanie Lane" w:date="2022-08-26T15:52:00Z">
        <w:r w:rsidR="00BE39A7" w:rsidRPr="000028FD" w:rsidDel="00A47155">
          <w:rPr>
            <w:i/>
          </w:rPr>
          <w:delText>[</w:delText>
        </w:r>
        <w:r w:rsidR="00BE39A7" w:rsidRPr="000028FD" w:rsidDel="00A47155">
          <w:rPr>
            <w:i/>
            <w:highlight w:val="lightGray"/>
          </w:rPr>
          <w:delText>that’s all, folks?</w:delText>
        </w:r>
        <w:r w:rsidR="00BE39A7" w:rsidRPr="000028FD" w:rsidDel="00A47155">
          <w:rPr>
            <w:i/>
          </w:rPr>
          <w:delText xml:space="preserve">] </w:delText>
        </w:r>
      </w:del>
      <w:moveFromRangeStart w:id="1532" w:author="Stefanie Lane" w:date="2022-09-19T17:53:00Z" w:name="move114502400"/>
      <w:moveFrom w:id="1533" w:author="Stefanie Lane" w:date="2022-09-19T17:53:00Z">
        <w:del w:id="1534" w:author="Stefanie Lane" w:date="2022-10-07T11:38:00Z">
          <w:r w:rsidR="00BE39A7" w:rsidRPr="000028FD" w:rsidDel="000028FD">
            <w:delText>The turnover of secondary indicator species may simply represent high interannual variation in species compositional abundance, despite being a perennial-dominated community.</w:delText>
          </w:r>
        </w:del>
      </w:moveFrom>
      <w:moveFromRangeEnd w:id="1532"/>
      <w:ins w:id="1535" w:author="Stefanie Lane" w:date="2022-09-22T16:31:00Z">
        <w:r w:rsidR="0025752A" w:rsidRPr="000028FD">
          <w:t>I</w:t>
        </w:r>
        <w:r w:rsidR="0025752A">
          <w:t>n the Bogbean assemblage i</w:t>
        </w:r>
      </w:ins>
      <w:ins w:id="1536" w:author="Stefanie Lane" w:date="2022-09-19T17:54:00Z">
        <w:r w:rsidR="0024557E">
          <w:t>t is harder to ascribe inference</w:t>
        </w:r>
      </w:ins>
      <w:ins w:id="1537" w:author="Stefanie Lane" w:date="2022-09-22T16:30:00Z">
        <w:r w:rsidR="0025752A">
          <w:t xml:space="preserve">, such as potential </w:t>
        </w:r>
      </w:ins>
      <w:ins w:id="1538" w:author="Stefanie Lane" w:date="2022-10-07T11:37:00Z">
        <w:r w:rsidR="000028FD">
          <w:t xml:space="preserve">woody </w:t>
        </w:r>
      </w:ins>
      <w:ins w:id="1539" w:author="Stefanie Lane" w:date="2022-09-22T16:30:00Z">
        <w:r w:rsidR="0025752A">
          <w:t>riparian succession,</w:t>
        </w:r>
      </w:ins>
      <w:ins w:id="1540" w:author="Stefanie Lane" w:date="2022-09-19T17:54:00Z">
        <w:r w:rsidR="0024557E">
          <w:t xml:space="preserve"> to </w:t>
        </w:r>
      </w:ins>
      <w:ins w:id="1541" w:author="Stefanie Lane" w:date="2022-09-22T16:30:00Z">
        <w:r w:rsidR="0025752A">
          <w:t xml:space="preserve">the </w:t>
        </w:r>
      </w:ins>
      <w:ins w:id="1542" w:author="Stefanie Lane" w:date="2022-09-19T17:53:00Z">
        <w:r w:rsidR="0024557E">
          <w:t>replacement of</w:t>
        </w:r>
      </w:ins>
      <w:ins w:id="1543" w:author="Stefanie Lane" w:date="2022-09-19T18:08:00Z">
        <w:r w:rsidR="00886BBD">
          <w:t xml:space="preserve"> forb</w:t>
        </w:r>
      </w:ins>
      <w:ins w:id="1544" w:author="Stefanie Lane" w:date="2022-09-19T17:53:00Z">
        <w:r w:rsidR="0024557E">
          <w:t xml:space="preserve"> indicator species</w:t>
        </w:r>
      </w:ins>
      <w:ins w:id="1545" w:author="Stefanie Lane" w:date="2022-09-22T16:31:00Z">
        <w:r w:rsidR="0025752A">
          <w:t xml:space="preserve"> </w:t>
        </w:r>
      </w:ins>
      <w:ins w:id="1546" w:author="Stefanie Lane" w:date="2022-09-22T16:30:00Z">
        <w:r w:rsidR="004517BA">
          <w:t>as in the Sedge and Fescue assemblages</w:t>
        </w:r>
      </w:ins>
      <w:ins w:id="1547" w:author="Stefanie Lane" w:date="2022-09-19T17:54:00Z">
        <w:r w:rsidR="00116F1A">
          <w:t xml:space="preserve">. </w:t>
        </w:r>
      </w:ins>
      <w:ins w:id="1548" w:author="Stefanie Lane" w:date="2022-09-19T18:08:00Z">
        <w:r w:rsidR="00344CC9">
          <w:t>T</w:t>
        </w:r>
        <w:r w:rsidR="00886BBD">
          <w:t>he</w:t>
        </w:r>
        <w:r w:rsidR="00344CC9">
          <w:t xml:space="preserve"> indicator graminoid</w:t>
        </w:r>
      </w:ins>
      <w:ins w:id="1549" w:author="Stefanie Lane" w:date="2022-09-19T18:09:00Z">
        <w:r w:rsidR="00344CC9">
          <w:t xml:space="preserve"> species</w:t>
        </w:r>
      </w:ins>
      <w:ins w:id="1550" w:author="Stefanie Lane" w:date="2022-09-19T18:12:00Z">
        <w:r w:rsidR="004440E6">
          <w:t xml:space="preserve"> </w:t>
        </w:r>
      </w:ins>
      <w:ins w:id="1551" w:author="Stefanie Lane" w:date="2022-09-19T18:25:00Z">
        <w:r w:rsidR="008A7ABD">
          <w:t>found only in 1999</w:t>
        </w:r>
      </w:ins>
      <w:ins w:id="1552" w:author="Stefanie Lane" w:date="2022-10-06T12:15:00Z">
        <w:r w:rsidR="00487436">
          <w:t xml:space="preserve"> in the Bogbean assemblage</w:t>
        </w:r>
      </w:ins>
      <w:ins w:id="1553" w:author="Stefanie Lane" w:date="2022-09-19T18:25:00Z">
        <w:r w:rsidR="008A7ABD">
          <w:t xml:space="preserve"> </w:t>
        </w:r>
      </w:ins>
      <w:ins w:id="1554" w:author="Stefanie Lane" w:date="2022-09-19T18:12:00Z">
        <w:r w:rsidR="004440E6">
          <w:t xml:space="preserve">(excluding </w:t>
        </w:r>
      </w:ins>
      <w:ins w:id="1555" w:author="Stefanie Lane" w:date="2022-09-19T18:24:00Z">
        <w:r w:rsidR="008A7ABD">
          <w:t xml:space="preserve">a </w:t>
        </w:r>
      </w:ins>
      <w:ins w:id="1556" w:author="Stefanie Lane" w:date="2022-09-19T18:12:00Z">
        <w:r w:rsidR="004440E6">
          <w:t>grass identified</w:t>
        </w:r>
      </w:ins>
      <w:ins w:id="1557" w:author="Stefanie Lane" w:date="2022-09-19T18:24:00Z">
        <w:r w:rsidR="008A7ABD">
          <w:t xml:space="preserve"> only</w:t>
        </w:r>
      </w:ins>
      <w:ins w:id="1558" w:author="Stefanie Lane" w:date="2022-09-19T18:12:00Z">
        <w:r w:rsidR="004440E6">
          <w:t xml:space="preserve"> to family)</w:t>
        </w:r>
      </w:ins>
      <w:ins w:id="1559" w:author="Stefanie Lane" w:date="2022-09-19T18:10:00Z">
        <w:r w:rsidR="00F35D6A">
          <w:t xml:space="preserve"> </w:t>
        </w:r>
      </w:ins>
      <w:ins w:id="1560" w:author="Stefanie Lane" w:date="2022-09-19T18:09:00Z">
        <w:r w:rsidR="00344CC9">
          <w:t xml:space="preserve">are all </w:t>
        </w:r>
        <w:r w:rsidR="007B08D6" w:rsidRPr="0071257D">
          <w:t>native</w:t>
        </w:r>
        <w:r w:rsidR="007B08D6">
          <w:t xml:space="preserve"> wetland species commonly found in high marshes</w:t>
        </w:r>
      </w:ins>
      <w:ins w:id="1561" w:author="Stefanie Lane" w:date="2022-09-19T18:25:00Z">
        <w:r w:rsidR="008A7ABD">
          <w:t>. R</w:t>
        </w:r>
      </w:ins>
      <w:ins w:id="1562" w:author="Stefanie Lane" w:date="2022-09-19T18:09:00Z">
        <w:r w:rsidR="007B08D6">
          <w:t>ather than indicating altered abiotic conditions</w:t>
        </w:r>
      </w:ins>
      <w:ins w:id="1563" w:author="Stefanie Lane" w:date="2022-09-19T18:25:00Z">
        <w:r w:rsidR="008A7ABD">
          <w:t>,</w:t>
        </w:r>
      </w:ins>
      <w:ins w:id="1564" w:author="Stefanie Lane" w:date="2022-09-19T18:09:00Z">
        <w:r w:rsidR="007B08D6">
          <w:t xml:space="preserve"> </w:t>
        </w:r>
      </w:ins>
      <w:ins w:id="1565" w:author="Stefanie Lane" w:date="2022-09-19T18:12:00Z">
        <w:r w:rsidR="00633FDF">
          <w:t xml:space="preserve">their inclusion as indicator species </w:t>
        </w:r>
      </w:ins>
      <w:ins w:id="1566" w:author="Stefanie Lane" w:date="2022-09-19T18:09:00Z">
        <w:r w:rsidR="007B08D6">
          <w:t>may represent</w:t>
        </w:r>
      </w:ins>
      <w:ins w:id="1567" w:author="Stefanie Lane" w:date="2022-09-19T18:10:00Z">
        <w:r w:rsidR="007B08D6">
          <w:t xml:space="preserve"> population dynamics of short-lived perennials</w:t>
        </w:r>
        <w:r w:rsidR="00F35D6A">
          <w:t xml:space="preserve"> such as dispersal and recruitment</w:t>
        </w:r>
        <w:r w:rsidR="007B08D6">
          <w:t>.</w:t>
        </w:r>
      </w:ins>
      <w:ins w:id="1568" w:author="Stefanie Lane" w:date="2022-10-07T11:41:00Z">
        <w:r w:rsidR="00180C15">
          <w:t xml:space="preserve"> Thus, </w:t>
        </w:r>
      </w:ins>
      <w:ins w:id="1569" w:author="Stefanie Lane" w:date="2022-10-07T11:45:00Z">
        <w:r w:rsidR="005569B1">
          <w:t>we propose</w:t>
        </w:r>
      </w:ins>
      <w:ins w:id="1570" w:author="Stefanie Lane" w:date="2022-10-07T11:41:00Z">
        <w:r w:rsidR="00180C15">
          <w:t xml:space="preserve"> two potential alternative hypotheses for </w:t>
        </w:r>
        <w:r w:rsidR="003E5EE4">
          <w:t xml:space="preserve">the observed </w:t>
        </w:r>
        <w:r w:rsidR="00180C15">
          <w:t xml:space="preserve">changes in floristic composition observed in the different assemblages: </w:t>
        </w:r>
      </w:ins>
      <w:ins w:id="1571" w:author="Stefanie Lane" w:date="2022-10-07T11:46:00Z">
        <w:r w:rsidR="006F52AD">
          <w:t xml:space="preserve">greater </w:t>
        </w:r>
      </w:ins>
      <w:ins w:id="1572" w:author="Stefanie Lane" w:date="2022-10-07T11:42:00Z">
        <w:r w:rsidR="00025568">
          <w:t xml:space="preserve">compositional abundance </w:t>
        </w:r>
      </w:ins>
      <w:ins w:id="1573" w:author="Stefanie Lane" w:date="2022-10-07T11:46:00Z">
        <w:r w:rsidR="006F52AD">
          <w:t>of</w:t>
        </w:r>
      </w:ins>
      <w:ins w:id="1574" w:author="Stefanie Lane" w:date="2022-10-07T11:42:00Z">
        <w:r w:rsidR="00025568">
          <w:t xml:space="preserve"> woody species or </w:t>
        </w:r>
      </w:ins>
      <w:ins w:id="1575" w:author="Stefanie Lane" w:date="2022-10-07T11:45:00Z">
        <w:r w:rsidR="0077580C">
          <w:t>species</w:t>
        </w:r>
      </w:ins>
      <w:ins w:id="1576" w:author="Stefanie Lane" w:date="2022-10-07T11:42:00Z">
        <w:r w:rsidR="00025568">
          <w:t xml:space="preserve"> tolerant of drier</w:t>
        </w:r>
      </w:ins>
      <w:ins w:id="1577" w:author="Stefanie Lane" w:date="2022-10-07T11:43:00Z">
        <w:r w:rsidR="00025568">
          <w:t xml:space="preserve"> conditions</w:t>
        </w:r>
      </w:ins>
      <w:ins w:id="1578" w:author="Stefanie Lane" w:date="2022-10-07T11:42:00Z">
        <w:r w:rsidR="003E5EE4">
          <w:t xml:space="preserve"> could be indicative of channel morphology processes</w:t>
        </w:r>
      </w:ins>
      <w:ins w:id="1579" w:author="Stefanie Lane" w:date="2022-10-07T11:45:00Z">
        <w:r w:rsidR="0077580C">
          <w:t xml:space="preserve"> </w:t>
        </w:r>
      </w:ins>
      <w:ins w:id="1580" w:author="Stefanie Lane" w:date="2022-10-07T11:47:00Z">
        <w:r w:rsidR="006F52AD">
          <w:t>limiting</w:t>
        </w:r>
      </w:ins>
      <w:ins w:id="1581" w:author="Stefanie Lane" w:date="2022-10-07T11:46:00Z">
        <w:r w:rsidR="0077580C">
          <w:t xml:space="preserve"> bank topography suitable for</w:t>
        </w:r>
      </w:ins>
      <w:ins w:id="1582" w:author="Stefanie Lane" w:date="2022-10-07T11:42:00Z">
        <w:r w:rsidR="003E5EE4">
          <w:t xml:space="preserve"> aquatic emergent plants</w:t>
        </w:r>
      </w:ins>
      <w:ins w:id="1583" w:author="Stefanie Lane" w:date="2022-10-07T11:43:00Z">
        <w:r w:rsidR="00EA2DD3">
          <w:t xml:space="preserve">, or sedimentation feedback processes </w:t>
        </w:r>
      </w:ins>
      <w:ins w:id="1584" w:author="Stefanie Lane" w:date="2022-10-07T11:47:00Z">
        <w:r w:rsidR="006F52AD">
          <w:t>increasing</w:t>
        </w:r>
      </w:ins>
      <w:ins w:id="1585" w:author="Stefanie Lane" w:date="2022-10-07T11:46:00Z">
        <w:r w:rsidR="006F52AD">
          <w:t xml:space="preserve"> elevation of</w:t>
        </w:r>
      </w:ins>
      <w:ins w:id="1586" w:author="Stefanie Lane" w:date="2022-10-07T11:43:00Z">
        <w:r w:rsidR="00EA2DD3">
          <w:t xml:space="preserve"> the marsh platform</w:t>
        </w:r>
      </w:ins>
      <w:ins w:id="1587" w:author="Stefanie Lane" w:date="2022-10-07T11:46:00Z">
        <w:r w:rsidR="006F52AD">
          <w:t xml:space="preserve"> relative to tidal inundation</w:t>
        </w:r>
      </w:ins>
      <w:ins w:id="1588" w:author="Stefanie Lane" w:date="2022-10-07T11:42:00Z">
        <w:r w:rsidR="003E5EE4">
          <w:t>.</w:t>
        </w:r>
      </w:ins>
      <w:ins w:id="1589" w:author="Stefanie Lane" w:date="2022-10-07T11:43:00Z">
        <w:r w:rsidR="00EA2DD3">
          <w:t xml:space="preserve"> Alternatively, population dynamics may</w:t>
        </w:r>
      </w:ins>
      <w:ins w:id="1590" w:author="Stefanie Lane" w:date="2022-10-07T11:44:00Z">
        <w:r w:rsidR="00EA2DD3">
          <w:t xml:space="preserve"> be operating independently of abiotic conditions, or have </w:t>
        </w:r>
      </w:ins>
      <w:ins w:id="1591" w:author="Stefanie Lane" w:date="2022-10-07T11:47:00Z">
        <w:r w:rsidR="00CB5F54">
          <w:t>different</w:t>
        </w:r>
      </w:ins>
      <w:ins w:id="1592" w:author="Stefanie Lane" w:date="2022-10-07T11:44:00Z">
        <w:r w:rsidR="005569B1">
          <w:t xml:space="preserve"> outcomes depending on edaphic conditions in </w:t>
        </w:r>
      </w:ins>
      <w:ins w:id="1593" w:author="Stefanie Lane" w:date="2022-10-07T11:47:00Z">
        <w:r w:rsidR="00CB5F54">
          <w:t>each</w:t>
        </w:r>
      </w:ins>
      <w:ins w:id="1594" w:author="Stefanie Lane" w:date="2022-10-07T11:44:00Z">
        <w:r w:rsidR="005569B1">
          <w:t xml:space="preserve"> assemblage. </w:t>
        </w:r>
      </w:ins>
      <w:ins w:id="1595" w:author="Stefanie Lane" w:date="2022-09-19T18:20:00Z">
        <w:r w:rsidR="00BE36CE">
          <w:t>T</w:t>
        </w:r>
      </w:ins>
      <w:ins w:id="1596" w:author="Stefanie Lane" w:date="2022-09-19T18:18:00Z">
        <w:r w:rsidR="007D3D81">
          <w:t>est</w:t>
        </w:r>
      </w:ins>
      <w:ins w:id="1597" w:author="Stefanie Lane" w:date="2022-09-19T18:20:00Z">
        <w:r w:rsidR="00BE36CE">
          <w:t>ing</w:t>
        </w:r>
      </w:ins>
      <w:ins w:id="1598" w:author="Stefanie Lane" w:date="2022-09-19T18:18:00Z">
        <w:r w:rsidR="007D3D81">
          <w:t xml:space="preserve"> how life histories </w:t>
        </w:r>
      </w:ins>
      <w:ins w:id="1599" w:author="Stefanie Lane" w:date="2022-09-19T18:19:00Z">
        <w:r w:rsidR="007D3D81">
          <w:t>(</w:t>
        </w:r>
      </w:ins>
      <w:ins w:id="1600" w:author="Stefanie Lane" w:date="2022-10-06T12:16:00Z">
        <w:r w:rsidR="000414B4">
          <w:t xml:space="preserve">e.g., </w:t>
        </w:r>
      </w:ins>
      <w:ins w:id="1601" w:author="Stefanie Lane" w:date="2022-09-19T18:19:00Z">
        <w:r w:rsidR="007D3D81">
          <w:t xml:space="preserve">species longevity) offer competitive </w:t>
        </w:r>
        <w:r w:rsidR="00BE36CE">
          <w:t>advantage in the context of changing abiotic conditions</w:t>
        </w:r>
      </w:ins>
      <w:ins w:id="1602" w:author="Stefanie Lane" w:date="2022-09-19T18:20:00Z">
        <w:r w:rsidR="00BE36CE">
          <w:t xml:space="preserve"> </w:t>
        </w:r>
        <w:r w:rsidR="00FF5C2F">
          <w:t xml:space="preserve">would be a valuable long-term </w:t>
        </w:r>
        <w:r w:rsidR="00FF5C2F">
          <w:lastRenderedPageBreak/>
          <w:t xml:space="preserve">addition to general interactions of </w:t>
        </w:r>
      </w:ins>
      <w:ins w:id="1603" w:author="Stefanie Lane" w:date="2022-09-19T18:21:00Z">
        <w:r w:rsidR="00FF5C2F">
          <w:t>competition and edaphic factors</w:t>
        </w:r>
      </w:ins>
      <w:ins w:id="1604" w:author="Stefanie Lane" w:date="2022-09-19T18:19:00Z">
        <w:r w:rsidR="00BE36CE">
          <w:t xml:space="preserve">. </w:t>
        </w:r>
      </w:ins>
      <w:ins w:id="1605" w:author="Stefanie Lane" w:date="2022-09-19T18:18:00Z">
        <w:r w:rsidR="007D3D81">
          <w:t xml:space="preserve"> </w:t>
        </w:r>
      </w:ins>
      <w:ins w:id="1606" w:author="Stefanie Lane" w:date="2022-10-07T11:48:00Z">
        <w:r w:rsidR="00CB5F54">
          <w:t xml:space="preserve">These interactions would present a valuable experimental test of </w:t>
        </w:r>
        <w:proofErr w:type="spellStart"/>
        <w:r w:rsidR="007700F0">
          <w:t>of</w:t>
        </w:r>
        <w:proofErr w:type="spellEnd"/>
        <w:r w:rsidR="00CB5F54">
          <w:t xml:space="preserve"> competitive advantage or edaphic conditions drive the dominance of native vs. exotic species in tidal wetlands. </w:t>
        </w:r>
      </w:ins>
      <w:del w:id="1607" w:author="Stefanie Lane" w:date="2022-09-19T17:53:00Z">
        <w:r w:rsidR="00BE39A7" w:rsidDel="0024557E">
          <w:delText xml:space="preserve"> </w:delText>
        </w:r>
      </w:del>
    </w:p>
    <w:p w14:paraId="2AAF3ADA" w14:textId="538333DC" w:rsidR="00BE39A7" w:rsidRPr="009D6D33" w:rsidRDefault="00BE39A7" w:rsidP="009D6D33">
      <w:pPr>
        <w:ind w:firstLine="360"/>
        <w:rPr>
          <w:rFonts w:cstheme="minorHAnsi"/>
        </w:rPr>
      </w:pPr>
      <w:del w:id="1608" w:author="Stefanie Lane" w:date="2022-09-19T18:13:00Z">
        <w:r w:rsidDel="0071257D">
          <w:delText>However</w:delText>
        </w:r>
      </w:del>
      <w:del w:id="1609" w:author="Stefanie Lane" w:date="2022-09-22T16:33:00Z">
        <w:r w:rsidDel="00D47477">
          <w:delText>, g</w:delText>
        </w:r>
      </w:del>
      <w:ins w:id="1610" w:author="Stefanie Lane" w:date="2022-09-22T16:33:00Z">
        <w:r w:rsidR="00D47477">
          <w:t>G</w:t>
        </w:r>
      </w:ins>
      <w:r>
        <w:t>reater homogeneity of cover abundance within assemblages, and greater</w:t>
      </w:r>
      <w:ins w:id="1611" w:author="Stefanie Lane" w:date="2022-10-06T16:20:00Z">
        <w:r w:rsidR="00253CA2">
          <w:t xml:space="preserve"> distinction in</w:t>
        </w:r>
      </w:ins>
      <w:r>
        <w:t xml:space="preserve"> compositional abundance </w:t>
      </w:r>
      <w:del w:id="1612" w:author="Stefanie Lane" w:date="2022-10-06T16:20:00Z">
        <w:r w:rsidDel="00253CA2">
          <w:delText xml:space="preserve">distinction </w:delText>
        </w:r>
      </w:del>
      <w:r>
        <w:t>between assemblages</w:t>
      </w:r>
      <w:ins w:id="1613" w:author="Stefanie Lane" w:date="2022-09-19T18:32:00Z">
        <w:r w:rsidR="009B1053">
          <w:t>,</w:t>
        </w:r>
      </w:ins>
      <w:r>
        <w:t xml:space="preserve"> may</w:t>
      </w:r>
      <w:ins w:id="1614" w:author="Stefanie Lane" w:date="2022-10-06T16:20:00Z">
        <w:r w:rsidR="0016567D">
          <w:t xml:space="preserve"> directly</w:t>
        </w:r>
      </w:ins>
      <w:r>
        <w:t xml:space="preserve"> result </w:t>
      </w:r>
      <w:del w:id="1615" w:author="Stefanie Lane" w:date="2022-10-06T16:20:00Z">
        <w:r w:rsidDel="0016567D">
          <w:delText xml:space="preserve">directly </w:delText>
        </w:r>
      </w:del>
      <w:r>
        <w:t xml:space="preserve">from overall loss of native floristic richness. </w:t>
      </w:r>
      <w:commentRangeStart w:id="1616"/>
      <w:ins w:id="1617" w:author="Stefanie Lane" w:date="2022-10-06T12:39:00Z">
        <w:r w:rsidR="00D15B85">
          <w:t xml:space="preserve">Across </w:t>
        </w:r>
      </w:ins>
      <w:commentRangeEnd w:id="1616"/>
      <w:ins w:id="1618" w:author="Stefanie Lane" w:date="2022-10-06T16:42:00Z">
        <w:r w:rsidR="003E42DD">
          <w:rPr>
            <w:rStyle w:val="CommentReference"/>
          </w:rPr>
          <w:commentReference w:id="1616"/>
        </w:r>
      </w:ins>
      <w:ins w:id="1619" w:author="Stefanie Lane" w:date="2022-10-06T13:18:00Z">
        <w:r w:rsidR="00D605C4">
          <w:t>all assemblages in</w:t>
        </w:r>
      </w:ins>
      <w:ins w:id="1620" w:author="Stefanie Lane" w:date="2022-10-06T12:39:00Z">
        <w:r w:rsidR="00D15B85">
          <w:t xml:space="preserve"> Ladner Marsh</w:t>
        </w:r>
      </w:ins>
      <w:ins w:id="1621" w:author="Stefanie Lane" w:date="2022-10-06T13:18:00Z">
        <w:r w:rsidR="007B1284">
          <w:t xml:space="preserve"> 1979-2019</w:t>
        </w:r>
      </w:ins>
      <w:ins w:id="1622" w:author="Stefanie Lane" w:date="2022-10-06T12:39:00Z">
        <w:r w:rsidR="00D15B85">
          <w:t>,</w:t>
        </w:r>
      </w:ins>
      <w:ins w:id="1623" w:author="Stefanie Lane" w:date="2022-10-06T12:40:00Z">
        <w:r w:rsidR="008A626A">
          <w:rPr>
            <w:rFonts w:cstheme="minorHAnsi"/>
          </w:rPr>
          <w:t xml:space="preserve"> plots</w:t>
        </w:r>
      </w:ins>
      <w:ins w:id="1624" w:author="Stefanie Lane" w:date="2022-10-06T16:03:00Z">
        <w:r w:rsidR="00CA2FD9">
          <w:rPr>
            <w:rFonts w:cstheme="minorHAnsi"/>
          </w:rPr>
          <w:t xml:space="preserve"> had</w:t>
        </w:r>
      </w:ins>
      <w:ins w:id="1625" w:author="Stefanie Lane" w:date="2022-10-06T12:40:00Z">
        <w:r w:rsidR="008A626A">
          <w:rPr>
            <w:rFonts w:cstheme="minorHAnsi"/>
          </w:rPr>
          <w:t xml:space="preserve"> on average</w:t>
        </w:r>
      </w:ins>
      <w:ins w:id="1626" w:author="Stefanie Lane" w:date="2022-10-06T16:03:00Z">
        <w:r w:rsidR="00CA2FD9">
          <w:rPr>
            <w:rFonts w:cstheme="minorHAnsi"/>
          </w:rPr>
          <w:t xml:space="preserve"> one to two </w:t>
        </w:r>
      </w:ins>
      <w:ins w:id="1627" w:author="Stefanie Lane" w:date="2022-10-06T12:40:00Z">
        <w:r w:rsidR="008A626A">
          <w:rPr>
            <w:rFonts w:cstheme="minorHAnsi"/>
          </w:rPr>
          <w:t>fewer species</w:t>
        </w:r>
      </w:ins>
      <w:ins w:id="1628" w:author="Stefanie Lane" w:date="2022-10-06T16:03:00Z">
        <w:r w:rsidR="00000D46">
          <w:rPr>
            <w:rFonts w:cstheme="minorHAnsi"/>
          </w:rPr>
          <w:t>,</w:t>
        </w:r>
      </w:ins>
      <w:ins w:id="1629" w:author="Stefanie Lane" w:date="2022-10-06T12:41:00Z">
        <w:r w:rsidR="007F4687">
          <w:rPr>
            <w:rFonts w:cstheme="minorHAnsi"/>
          </w:rPr>
          <w:t xml:space="preserve"> while β-diversity increased.</w:t>
        </w:r>
      </w:ins>
      <w:ins w:id="1630" w:author="Stefanie Lane" w:date="2022-10-06T16:03:00Z">
        <w:r w:rsidR="00000D46">
          <w:rPr>
            <w:rFonts w:cstheme="minorHAnsi"/>
          </w:rPr>
          <w:t xml:space="preserve"> This would indicate that</w:t>
        </w:r>
      </w:ins>
      <w:ins w:id="1631" w:author="Stefanie Lane" w:date="2022-10-06T12:42:00Z">
        <w:r w:rsidR="00615601">
          <w:rPr>
            <w:rFonts w:cstheme="minorHAnsi"/>
          </w:rPr>
          <w:t xml:space="preserve"> rare (infrequently found) species are becoming more locally rare</w:t>
        </w:r>
      </w:ins>
      <w:ins w:id="1632" w:author="Stefanie Lane" w:date="2022-10-06T12:43:00Z">
        <w:r w:rsidR="0024702D">
          <w:rPr>
            <w:rFonts w:cstheme="minorHAnsi"/>
          </w:rPr>
          <w:t>, which contributes to the loss of heterogene</w:t>
        </w:r>
      </w:ins>
      <w:ins w:id="1633" w:author="Stefanie Lane" w:date="2022-10-06T16:33:00Z">
        <w:r w:rsidR="007262A8">
          <w:rPr>
            <w:rFonts w:cstheme="minorHAnsi"/>
          </w:rPr>
          <w:t>ous cover abundance and increased β-diversity</w:t>
        </w:r>
      </w:ins>
      <w:ins w:id="1634" w:author="Stefanie Lane" w:date="2022-10-06T12:43:00Z">
        <w:r w:rsidR="0024702D">
          <w:rPr>
            <w:rFonts w:cstheme="minorHAnsi"/>
          </w:rPr>
          <w:t xml:space="preserve"> </w:t>
        </w:r>
      </w:ins>
      <w:ins w:id="1635" w:author="Stefanie Lane" w:date="2022-10-06T13:18:00Z">
        <w:r w:rsidR="007B1284">
          <w:rPr>
            <w:rFonts w:cstheme="minorHAnsi"/>
          </w:rPr>
          <w:t xml:space="preserve">observed </w:t>
        </w:r>
      </w:ins>
      <w:ins w:id="1636" w:author="Stefanie Lane" w:date="2022-10-06T12:43:00Z">
        <w:r w:rsidR="0024702D">
          <w:rPr>
            <w:rFonts w:cstheme="minorHAnsi"/>
          </w:rPr>
          <w:t>at the plot scale.</w:t>
        </w:r>
      </w:ins>
      <w:ins w:id="1637" w:author="Stefanie Lane" w:date="2022-10-06T16:27:00Z">
        <w:r w:rsidR="00EF240E">
          <w:rPr>
            <w:rFonts w:cstheme="minorHAnsi"/>
          </w:rPr>
          <w:t xml:space="preserve"> </w:t>
        </w:r>
      </w:ins>
      <w:ins w:id="1638" w:author="Stefanie Lane" w:date="2022-10-06T16:23:00Z">
        <w:r w:rsidR="00883C1A">
          <w:rPr>
            <w:rFonts w:cstheme="minorHAnsi"/>
          </w:rPr>
          <w:t>With the exception of woody species</w:t>
        </w:r>
      </w:ins>
      <w:ins w:id="1639" w:author="Stefanie Lane" w:date="2022-10-06T16:33:00Z">
        <w:r w:rsidR="00F01691">
          <w:rPr>
            <w:rFonts w:cstheme="minorHAnsi"/>
          </w:rPr>
          <w:t xml:space="preserve"> gained</w:t>
        </w:r>
      </w:ins>
      <w:ins w:id="1640" w:author="Stefanie Lane" w:date="2022-10-06T16:23:00Z">
        <w:r w:rsidR="00883C1A">
          <w:rPr>
            <w:rFonts w:cstheme="minorHAnsi"/>
          </w:rPr>
          <w:t>, t</w:t>
        </w:r>
      </w:ins>
      <w:ins w:id="1641" w:author="Stefanie Lane" w:date="2022-10-06T16:22:00Z">
        <w:r w:rsidR="00A71900">
          <w:rPr>
            <w:rFonts w:cstheme="minorHAnsi"/>
          </w:rPr>
          <w:t>he life histories</w:t>
        </w:r>
        <w:r w:rsidR="00883C1A">
          <w:rPr>
            <w:rFonts w:cstheme="minorHAnsi"/>
          </w:rPr>
          <w:t xml:space="preserve"> a</w:t>
        </w:r>
      </w:ins>
      <w:ins w:id="1642" w:author="Stefanie Lane" w:date="2022-10-06T16:23:00Z">
        <w:r w:rsidR="00883C1A">
          <w:rPr>
            <w:rFonts w:cstheme="minorHAnsi"/>
          </w:rPr>
          <w:t xml:space="preserve">nd ecosystem functional traits of the species gained are similar to those lost from Ladner Marsh. </w:t>
        </w:r>
      </w:ins>
      <w:ins w:id="1643" w:author="Stefanie Lane" w:date="2022-10-06T16:25:00Z">
        <w:r w:rsidR="00D005C3">
          <w:rPr>
            <w:rFonts w:cstheme="minorHAnsi"/>
          </w:rPr>
          <w:t>More</w:t>
        </w:r>
      </w:ins>
      <w:ins w:id="1644" w:author="Stefanie Lane" w:date="2022-10-06T16:23:00Z">
        <w:r w:rsidR="00883C1A">
          <w:rPr>
            <w:rFonts w:cstheme="minorHAnsi"/>
          </w:rPr>
          <w:t xml:space="preserve"> concerning is</w:t>
        </w:r>
      </w:ins>
      <w:ins w:id="1645" w:author="Stefanie Lane" w:date="2022-10-06T16:37:00Z">
        <w:r w:rsidR="004506A9">
          <w:rPr>
            <w:rFonts w:cstheme="minorHAnsi"/>
          </w:rPr>
          <w:t xml:space="preserve"> t</w:t>
        </w:r>
      </w:ins>
      <w:ins w:id="1646" w:author="Stefanie Lane" w:date="2022-10-06T16:36:00Z">
        <w:r w:rsidR="00F17B99">
          <w:rPr>
            <w:rFonts w:cstheme="minorHAnsi"/>
          </w:rPr>
          <w:t xml:space="preserve">he net loss of six </w:t>
        </w:r>
      </w:ins>
      <w:ins w:id="1647" w:author="Stefanie Lane" w:date="2022-10-06T16:35:00Z">
        <w:r w:rsidR="00F17B99">
          <w:rPr>
            <w:rFonts w:cstheme="minorHAnsi"/>
          </w:rPr>
          <w:t xml:space="preserve">perennial graminoid and forb </w:t>
        </w:r>
      </w:ins>
      <w:ins w:id="1648" w:author="Stefanie Lane" w:date="2022-10-06T16:36:00Z">
        <w:r w:rsidR="004506A9">
          <w:rPr>
            <w:rFonts w:cstheme="minorHAnsi"/>
          </w:rPr>
          <w:t>species over the study period</w:t>
        </w:r>
      </w:ins>
      <w:ins w:id="1649" w:author="Stefanie Lane" w:date="2022-10-06T16:37:00Z">
        <w:r w:rsidR="005C67FA">
          <w:rPr>
            <w:rFonts w:cstheme="minorHAnsi"/>
          </w:rPr>
          <w:t xml:space="preserve">, as this </w:t>
        </w:r>
      </w:ins>
      <w:ins w:id="1650" w:author="Stefanie Lane" w:date="2022-10-06T16:36:00Z">
        <w:r w:rsidR="00F17B99">
          <w:rPr>
            <w:rFonts w:cstheme="minorHAnsi"/>
          </w:rPr>
          <w:t xml:space="preserve">represents </w:t>
        </w:r>
        <w:r w:rsidR="004506A9">
          <w:rPr>
            <w:rFonts w:cstheme="minorHAnsi"/>
          </w:rPr>
          <w:t xml:space="preserve">a loss of functional redundancy </w:t>
        </w:r>
      </w:ins>
      <w:ins w:id="1651" w:author="Stefanie Lane" w:date="2022-10-06T16:37:00Z">
        <w:r w:rsidR="004506A9">
          <w:rPr>
            <w:rFonts w:cstheme="minorHAnsi"/>
          </w:rPr>
          <w:t xml:space="preserve">from the ecosystem. </w:t>
        </w:r>
      </w:ins>
      <w:ins w:id="1652" w:author="Stefanie Lane" w:date="2022-10-06T16:41:00Z">
        <w:r w:rsidR="00D472DA">
          <w:rPr>
            <w:rFonts w:cstheme="minorHAnsi"/>
          </w:rPr>
          <w:t>Biodiversity loss may reduce the d</w:t>
        </w:r>
      </w:ins>
      <w:ins w:id="1653" w:author="Stefanie Lane" w:date="2022-10-06T16:37:00Z">
        <w:r w:rsidR="004506A9">
          <w:rPr>
            <w:rFonts w:cstheme="minorHAnsi"/>
          </w:rPr>
          <w:t xml:space="preserve">ense root networks </w:t>
        </w:r>
      </w:ins>
      <w:ins w:id="1654" w:author="Stefanie Lane" w:date="2022-10-06T16:40:00Z">
        <w:r w:rsidR="005F2EB8">
          <w:rPr>
            <w:rFonts w:cstheme="minorHAnsi"/>
          </w:rPr>
          <w:t>to trap sediment in the marsh platform</w:t>
        </w:r>
      </w:ins>
      <w:ins w:id="1655" w:author="Stefanie Lane" w:date="2022-10-06T16:37:00Z">
        <w:r w:rsidR="004506A9">
          <w:rPr>
            <w:rFonts w:cstheme="minorHAnsi"/>
          </w:rPr>
          <w:t xml:space="preserve"> and</w:t>
        </w:r>
      </w:ins>
      <w:ins w:id="1656" w:author="Stefanie Lane" w:date="2022-10-06T16:39:00Z">
        <w:r w:rsidR="004243E3">
          <w:rPr>
            <w:rFonts w:cstheme="minorHAnsi"/>
          </w:rPr>
          <w:t xml:space="preserve"> seasonal</w:t>
        </w:r>
      </w:ins>
      <w:ins w:id="1657" w:author="Stefanie Lane" w:date="2022-10-06T16:37:00Z">
        <w:r w:rsidR="004506A9">
          <w:rPr>
            <w:rFonts w:cstheme="minorHAnsi"/>
          </w:rPr>
          <w:t xml:space="preserve"> pollinator value of forbs</w:t>
        </w:r>
      </w:ins>
      <w:ins w:id="1658" w:author="Stefanie Lane" w:date="2022-10-06T16:41:00Z">
        <w:r w:rsidR="00D472DA">
          <w:rPr>
            <w:rFonts w:cstheme="minorHAnsi"/>
          </w:rPr>
          <w:t xml:space="preserve">, although these contributions by the species lost in Ladner Marsh have not been quantified. </w:t>
        </w:r>
      </w:ins>
      <w:ins w:id="1659" w:author="Stefanie Lane" w:date="2022-10-06T16:26:00Z">
        <w:r w:rsidR="00D269F7">
          <w:rPr>
            <w:rFonts w:cstheme="minorHAnsi"/>
          </w:rPr>
          <w:t>Regardless of whether the loss is due to turnover or shifting abiotic conditions, trends</w:t>
        </w:r>
      </w:ins>
      <w:ins w:id="1660" w:author="Stefanie Lane" w:date="2022-10-06T16:27:00Z">
        <w:r w:rsidR="00D269F7">
          <w:rPr>
            <w:rFonts w:cstheme="minorHAnsi"/>
          </w:rPr>
          <w:t xml:space="preserve"> of lost species richness</w:t>
        </w:r>
      </w:ins>
      <w:ins w:id="1661" w:author="Stefanie Lane" w:date="2022-10-06T16:26:00Z">
        <w:r w:rsidR="00D269F7">
          <w:rPr>
            <w:rFonts w:cstheme="minorHAnsi"/>
          </w:rPr>
          <w:t xml:space="preserve"> </w:t>
        </w:r>
      </w:ins>
      <w:del w:id="1662" w:author="Stefanie Lane" w:date="2022-10-06T13:37:00Z">
        <w:r w:rsidDel="001B122A">
          <w:delText>T</w:delText>
        </w:r>
      </w:del>
      <w:del w:id="1663" w:author="Stefanie Lane" w:date="2022-10-06T16:26:00Z">
        <w:r w:rsidDel="00D269F7">
          <w:delText xml:space="preserve">hese trends of </w:delText>
        </w:r>
      </w:del>
      <w:del w:id="1664" w:author="Stefanie Lane" w:date="2022-10-06T13:39:00Z">
        <w:r w:rsidDel="00CE5FA4">
          <w:delText xml:space="preserve">high </w:delText>
        </w:r>
      </w:del>
      <w:del w:id="1665" w:author="Stefanie Lane" w:date="2022-10-06T16:26:00Z">
        <w:r w:rsidDel="00D269F7">
          <w:delText xml:space="preserve">turnover and loss of richness </w:delText>
        </w:r>
      </w:del>
      <w:r>
        <w:t xml:space="preserve">may indicate greater susceptibility to invasion </w:t>
      </w:r>
      <w:r w:rsidRPr="008D464D">
        <w:rPr>
          <w:rFonts w:ascii="Calibri" w:hAnsi="Calibri" w:cs="Calibri"/>
          <w:szCs w:val="24"/>
        </w:rPr>
        <w:t>(</w:t>
      </w:r>
      <w:proofErr w:type="spellStart"/>
      <w:r w:rsidRPr="008D464D">
        <w:rPr>
          <w:rFonts w:ascii="Calibri" w:hAnsi="Calibri" w:cs="Calibri"/>
          <w:szCs w:val="24"/>
        </w:rPr>
        <w:t>Kuiters</w:t>
      </w:r>
      <w:proofErr w:type="spellEnd"/>
      <w:r w:rsidRPr="008D464D">
        <w:rPr>
          <w:rFonts w:ascii="Calibri" w:hAnsi="Calibri" w:cs="Calibri"/>
          <w:szCs w:val="24"/>
        </w:rPr>
        <w:t xml:space="preserve">, </w:t>
      </w:r>
      <w:r>
        <w:rPr>
          <w:rFonts w:ascii="Calibri" w:hAnsi="Calibri" w:cs="Calibri"/>
          <w:i/>
          <w:szCs w:val="24"/>
        </w:rPr>
        <w:t>et al.</w:t>
      </w:r>
      <w:r w:rsidRPr="008D464D">
        <w:rPr>
          <w:rFonts w:ascii="Calibri" w:hAnsi="Calibri" w:cs="Calibri"/>
          <w:szCs w:val="24"/>
        </w:rPr>
        <w:t>, 2009)</w:t>
      </w:r>
      <w:r>
        <w:rPr>
          <w:rFonts w:ascii="Calibri" w:hAnsi="Calibri" w:cs="Calibri"/>
          <w:szCs w:val="24"/>
        </w:rPr>
        <w:t xml:space="preserve">, and thus a loss of resistance </w:t>
      </w:r>
      <w:del w:id="1666" w:author="Stefanie Lane" w:date="2022-08-30T12:59:00Z">
        <w:r w:rsidDel="00604724">
          <w:rPr>
            <w:rFonts w:ascii="Calibri" w:hAnsi="Calibri" w:cs="Calibri"/>
            <w:szCs w:val="24"/>
          </w:rPr>
          <w:delText xml:space="preserve">over time </w:delText>
        </w:r>
      </w:del>
      <w:r>
        <w:rPr>
          <w:rFonts w:ascii="Calibri" w:hAnsi="Calibri" w:cs="Calibri"/>
          <w:szCs w:val="24"/>
        </w:rPr>
        <w:t>to exotic species encroachment</w:t>
      </w:r>
      <w:ins w:id="1667" w:author="Stefanie Lane" w:date="2022-08-30T12:59:00Z">
        <w:r w:rsidR="00604724">
          <w:rPr>
            <w:rFonts w:ascii="Calibri" w:hAnsi="Calibri" w:cs="Calibri"/>
            <w:szCs w:val="24"/>
          </w:rPr>
          <w:t xml:space="preserve"> over time</w:t>
        </w:r>
      </w:ins>
      <w:r w:rsidRPr="006359FF">
        <w:rPr>
          <w:rFonts w:ascii="Calibri" w:hAnsi="Calibri" w:cs="Calibri"/>
          <w:szCs w:val="24"/>
        </w:rPr>
        <w:t xml:space="preserve">.  </w:t>
      </w:r>
      <w:del w:id="1668" w:author="Stefanie Lane" w:date="2022-08-30T13:00:00Z">
        <w:r w:rsidRPr="006359FF" w:rsidDel="00604724">
          <w:delText>Over time t</w:delText>
        </w:r>
      </w:del>
      <w:ins w:id="1669" w:author="Stefanie Lane" w:date="2022-10-06T16:33:00Z">
        <w:r w:rsidR="00F01691">
          <w:t>Th</w:t>
        </w:r>
      </w:ins>
      <w:ins w:id="1670" w:author="Stefanie Lane" w:date="2022-10-06T16:34:00Z">
        <w:r w:rsidR="00F01691">
          <w:t>is can be evidenced by the decreasing</w:t>
        </w:r>
      </w:ins>
      <w:del w:id="1671" w:author="Stefanie Lane" w:date="2022-10-06T16:33:00Z">
        <w:r w:rsidRPr="006359FF" w:rsidDel="00F01691">
          <w:delText>he</w:delText>
        </w:r>
      </w:del>
      <w:r w:rsidRPr="006359FF">
        <w:t xml:space="preserve"> ratio of native to exotic cover </w:t>
      </w:r>
      <w:del w:id="1672" w:author="Stefanie Lane" w:date="2022-08-29T19:27:00Z">
        <w:r w:rsidRPr="006359FF" w:rsidDel="00AB7CBC">
          <w:delText>within assemblage</w:delText>
        </w:r>
      </w:del>
      <w:del w:id="1673" w:author="Stefanie Lane" w:date="2022-08-26T16:46:00Z">
        <w:r w:rsidRPr="006359FF" w:rsidDel="006941AD">
          <w:delText>s</w:delText>
        </w:r>
      </w:del>
      <w:del w:id="1674" w:author="Stefanie Lane" w:date="2022-08-29T19:27:00Z">
        <w:r w:rsidRPr="006359FF" w:rsidDel="00AB7CBC">
          <w:delText xml:space="preserve"> </w:delText>
        </w:r>
      </w:del>
      <w:ins w:id="1675" w:author="Stefanie Lane" w:date="2022-08-29T19:27:00Z">
        <w:r w:rsidR="00AB7CBC">
          <w:t xml:space="preserve">across Ladner Marsh </w:t>
        </w:r>
      </w:ins>
      <w:del w:id="1676" w:author="Stefanie Lane" w:date="2022-10-06T16:34:00Z">
        <w:r w:rsidRPr="006359FF" w:rsidDel="00F01691">
          <w:delText>declined</w:delText>
        </w:r>
      </w:del>
      <w:ins w:id="1677" w:author="Stefanie Lane" w:date="2022-08-30T13:00:00Z">
        <w:r w:rsidR="00D1049A">
          <w:t>1979-2019</w:t>
        </w:r>
      </w:ins>
      <w:ins w:id="1678" w:author="Stefanie Lane" w:date="2022-08-29T19:28:00Z">
        <w:r w:rsidR="00CD7B22">
          <w:t xml:space="preserve"> </w:t>
        </w:r>
        <w:r w:rsidR="00CD7B22" w:rsidRPr="006359FF">
          <w:t>(</w:t>
        </w:r>
        <w:r w:rsidR="00CD7B22">
          <w:fldChar w:fldCharType="begin"/>
        </w:r>
        <w:r w:rsidR="00CD7B22">
          <w:instrText xml:space="preserve"> REF _Ref110786433 \h </w:instrText>
        </w:r>
      </w:ins>
      <w:ins w:id="1679" w:author="Stefanie Lane" w:date="2022-08-29T19:28:00Z">
        <w:r w:rsidR="00CD7B22">
          <w:fldChar w:fldCharType="separate"/>
        </w:r>
        <w:r w:rsidR="00CD7B22">
          <w:t xml:space="preserve">Figure </w:t>
        </w:r>
        <w:r w:rsidR="00CD7B22">
          <w:rPr>
            <w:noProof/>
          </w:rPr>
          <w:t>5</w:t>
        </w:r>
        <w:r w:rsidR="00CD7B22">
          <w:fldChar w:fldCharType="end"/>
        </w:r>
        <w:r w:rsidR="00CD7B22" w:rsidRPr="006359FF">
          <w:t>)</w:t>
        </w:r>
      </w:ins>
      <w:r w:rsidRPr="006359FF">
        <w:t>, although few species (native or exotic) represent the majority of cover within the assemblage</w:t>
      </w:r>
      <w:ins w:id="1680" w:author="Stefanie Lane" w:date="2022-08-29T19:28:00Z">
        <w:r w:rsidR="00CD7B22">
          <w:t xml:space="preserve"> (</w:t>
        </w:r>
        <w:r w:rsidR="00CD7B22">
          <w:fldChar w:fldCharType="begin"/>
        </w:r>
        <w:r w:rsidR="00CD7B22">
          <w:instrText xml:space="preserve"> REF _Ref103170147 \h </w:instrText>
        </w:r>
      </w:ins>
      <w:r w:rsidR="00CD7B22">
        <w:fldChar w:fldCharType="separate"/>
      </w:r>
      <w:ins w:id="1681" w:author="Stefanie Lane" w:date="2022-08-29T19:28:00Z">
        <w:r w:rsidR="00CD7B22">
          <w:t xml:space="preserve">Table </w:t>
        </w:r>
        <w:r w:rsidR="00CD7B22">
          <w:rPr>
            <w:noProof/>
          </w:rPr>
          <w:t>7</w:t>
        </w:r>
        <w:r w:rsidR="00CD7B22">
          <w:fldChar w:fldCharType="end"/>
        </w:r>
        <w:r w:rsidR="00CD7B22">
          <w:t>)</w:t>
        </w:r>
      </w:ins>
      <w:del w:id="1682" w:author="Stefanie Lane" w:date="2022-08-29T19:28:00Z">
        <w:r w:rsidRPr="006359FF" w:rsidDel="00CD7B22">
          <w:delText xml:space="preserve"> (</w:delText>
        </w:r>
      </w:del>
      <w:del w:id="1683" w:author="Stefanie Lane" w:date="2022-08-29T18:59:00Z">
        <w:r w:rsidRPr="006359FF" w:rsidDel="009E678D">
          <w:delText xml:space="preserve">Figure </w:delText>
        </w:r>
        <w:r w:rsidRPr="006359FF" w:rsidDel="009E678D">
          <w:rPr>
            <w:noProof/>
          </w:rPr>
          <w:delText>5</w:delText>
        </w:r>
        <w:r w:rsidRPr="006359FF" w:rsidDel="009E678D">
          <w:delText>b</w:delText>
        </w:r>
      </w:del>
      <w:del w:id="1684" w:author="Stefanie Lane" w:date="2022-08-29T19:28:00Z">
        <w:r w:rsidRPr="006359FF" w:rsidDel="00CD7B22">
          <w:delText>)</w:delText>
        </w:r>
      </w:del>
      <w:r w:rsidRPr="006359FF">
        <w:t xml:space="preserve">. Exotic species of </w:t>
      </w:r>
      <w:ins w:id="1685" w:author="Stefanie Lane" w:date="2022-08-29T18:23:00Z">
        <w:r w:rsidR="009B56EB">
          <w:t xml:space="preserve">significant </w:t>
        </w:r>
      </w:ins>
      <w:del w:id="1686" w:author="Stefanie Lane" w:date="2022-08-29T18:23:00Z">
        <w:r w:rsidRPr="006359FF" w:rsidDel="00B83ED7">
          <w:delText xml:space="preserve">local </w:delText>
        </w:r>
      </w:del>
      <w:r w:rsidRPr="006359FF">
        <w:t xml:space="preserve">management concern (e.g., </w:t>
      </w:r>
      <w:ins w:id="1687" w:author="Stefanie Lane" w:date="2022-08-26T15:57:00Z">
        <w:r w:rsidR="0027015A">
          <w:rPr>
            <w:i/>
          </w:rPr>
          <w:t>P. arundinaceae</w:t>
        </w:r>
        <w:r w:rsidR="0027015A">
          <w:t xml:space="preserve">, </w:t>
        </w:r>
      </w:ins>
      <w:del w:id="1688" w:author="Stefanie Lane" w:date="2022-08-26T15:57:00Z">
        <w:r w:rsidRPr="006359FF" w:rsidDel="0027015A">
          <w:delText>RCG, yellow flag iris (</w:delText>
        </w:r>
        <w:r w:rsidRPr="006359FF" w:rsidDel="0027015A">
          <w:rPr>
            <w:i/>
          </w:rPr>
          <w:delText>Iris</w:delText>
        </w:r>
      </w:del>
      <w:ins w:id="1689" w:author="Stefanie Lane" w:date="2022-08-26T15:57:00Z">
        <w:r w:rsidR="0027015A">
          <w:rPr>
            <w:i/>
          </w:rPr>
          <w:t>I.</w:t>
        </w:r>
      </w:ins>
      <w:r w:rsidRPr="006359FF">
        <w:rPr>
          <w:i/>
        </w:rPr>
        <w:t xml:space="preserve"> pseudacorus</w:t>
      </w:r>
      <w:r w:rsidRPr="006359FF">
        <w:t xml:space="preserve">)) were </w:t>
      </w:r>
      <w:r w:rsidRPr="006359FF">
        <w:rPr>
          <w:u w:val="single"/>
        </w:rPr>
        <w:t>&lt;</w:t>
      </w:r>
      <w:r w:rsidRPr="006359FF">
        <w:t xml:space="preserve"> 25% mean plot cover in 2019, however these species are notorious for </w:t>
      </w:r>
      <w:del w:id="1690" w:author="Stefanie Lane" w:date="2022-08-29T19:28:00Z">
        <w:r w:rsidRPr="006359FF" w:rsidDel="00E72694">
          <w:delText xml:space="preserve">quickly </w:delText>
        </w:r>
      </w:del>
      <w:r w:rsidRPr="006359FF">
        <w:t xml:space="preserve">spreading to the point of near-exclusion of other species (especially natives) </w:t>
      </w:r>
      <w:r w:rsidRPr="006359FF">
        <w:fldChar w:fldCharType="begin"/>
      </w:r>
      <w:r w:rsidRPr="006359FF">
        <w:instrText xml:space="preserve"> ADDIN ZOTERO_ITEM CSL_CITATION {"citationID":"O2bSDqSM","properties":{"formattedCitation":"(Apfelbaum &amp; Sams, 1987; Sinks et al., 2021)","plainCitation":"(Apfelbaum &amp; Sams, 1987; Sinks et al., 2021)","noteIndex":0},"citationItems":[{"id":2514,"uris":["http://zotero.org/users/6092945/items/X7TP8YFS"],"itemData":{"id":2514,"type":"article-journal","container-title":"Natural Areas Journal","issue":"2","language":"en","page":"69-74","source":"Zotero","title":"Ecology and Control of Reed Canary Grass (Phalaris arundinacea L.)","volume":"7","author":[{"family":"Apfelbaum","given":"Stephen I"},{"family":"Sams","given":"Charles E"}],"issued":{"date-parts":[["1987"]]}},"label":"act"},{"id":2371,"uris":["http://zotero.org/users/6092945/items/2KQ4T5YR"],"itemData":{"id":2371,"type":"article-journal","abstract":"Reed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P."}],"issued":{"date-parts":[["2021",8]]}},"label":"act"}],"schema":"https://github.com/citation-style-language/schema/raw/master/csl-citation.json"} </w:instrText>
      </w:r>
      <w:r w:rsidRPr="006359FF">
        <w:fldChar w:fldCharType="separate"/>
      </w:r>
      <w:r w:rsidR="000335B7" w:rsidRPr="000335B7">
        <w:rPr>
          <w:rFonts w:ascii="Calibri" w:hAnsi="Calibri" w:cs="Calibri"/>
        </w:rPr>
        <w:t>(Apfelbaum &amp; Sams, 1987; Sinks et al., 2021)</w:t>
      </w:r>
      <w:r w:rsidRPr="006359FF">
        <w:fldChar w:fldCharType="end"/>
      </w:r>
      <w:r w:rsidRPr="006359FF">
        <w:t xml:space="preserve">. </w:t>
      </w:r>
    </w:p>
    <w:p w14:paraId="1F717518" w14:textId="5165CC83" w:rsidR="00BE39A7" w:rsidDel="00B2311F" w:rsidRDefault="00BE39A7" w:rsidP="00BE39A7">
      <w:pPr>
        <w:ind w:firstLine="720"/>
        <w:rPr>
          <w:del w:id="1691" w:author="Stefanie Lane" w:date="2022-10-06T16:49:00Z"/>
        </w:rPr>
      </w:pPr>
      <w:del w:id="1692" w:author="Stefanie Lane" w:date="2022-10-06T16:49:00Z">
        <w:r w:rsidDel="00B2311F">
          <w:delText xml:space="preserve">Loss of sediment within estuaries including the Fraser River Estuary is driven by a combination of factors, such as increased impervious cover, bank dyking or armoring, and channel dredging </w:delText>
        </w:r>
        <w:r w:rsidDel="00B2311F">
          <w:fldChar w:fldCharType="begin"/>
        </w:r>
        <w:r w:rsidDel="00B2311F">
          <w:delInstrText xml:space="preserve"> ADDIN ZOTERO_ITEM CSL_CITATION {"citationID":"DHpdUV8W","properties":{"formattedCitation":"(Atkins et al., 2016)","plainCitation":"(Atkins et al., 2016)","noteIndex":0},"citationItems":[{"id":2597,"uris":["http://zotero.org/users/6092945/items/CCL5N5AY"],"itemData":{"id":2597,"type":"article-journal","abstract":"The Fraser River Delta in south western British Columbia, Canada, is a relatively recent geologic feature being only approximately 10,000 years old. The delta environment, and the intertidal banks, are the cumulative effect of flood and sediment discharges over the post-glacial interval. The salt marsh of Sturgeon Bank, on the northwest side of the delta, has been identified as under threat from erosion. The occurrence, cause and extent of erosion have been a subject of speculation, investigation and conclusion for several decades; however, dissenting opinions on the persistence of erosion over the last fifty years are numerous. To explore potential causes of the erosion further, publically available historical datasets of natural phenomena were re-examined relative to records of human activities to enable development of a conceptual model. Historical datasets of natural phenomena included sedimentary geology, post-glacial history, bathymetry, flood discharge records, sediment discharge/basin sediment yield, sediment grain size data, wind-waves, and tides. Human activity, stretching back to the late 1800's, included navigation dredging, aggregate resource dredging, river training, river diversion, flood protection dyking, land-use changes, and ongoing habitat management activities. From this review, a conceptual model of physical constraints on deltaic environments was developed. The various phenomena are discussed, the integration of those phenomena as processes affecting deltaic habitat explored, and potential management strategies identified to address the sedimentary consequences of the last 150 years of human influence on the salt marshes of Sturgeon Bank.","container-title":"Journal of Coastal Research","DOI":"https://doi.org/10.2112/SI75-159.1","ISSN":"07490208","issue":"75","language":"English","license":"Copyright Allen Press Publishing Services 2016","note":"number-of-pages: 5\npublisher-place: Fort Lauderdale, United Kingdom\npublisher: Allen Press Publishing Services","page":"790-794","source":"ProQuest","title":"Sturgeon Bank, Fraser River Delta, BC, Canada: 150 Years of Human Influences on Salt Marsh Sedimentation","title-short":"Sturgeon Bank, Fraser River Delta, BC, Canada","volume":"SI","author":[{"family":"Atkins","given":"Rowland J."},{"family":"Tidd","given":"Morgan"},{"family":"Ruffo","given":"Gord"}],"issued":{"date-parts":[["2016"]]}}}],"schema":"https://github.com/citation-style-language/schema/raw/master/csl-citation.json"} </w:delInstrText>
        </w:r>
        <w:r w:rsidDel="00B2311F">
          <w:fldChar w:fldCharType="separate"/>
        </w:r>
        <w:r w:rsidR="000335B7" w:rsidRPr="000335B7" w:rsidDel="00B2311F">
          <w:rPr>
            <w:rFonts w:ascii="Calibri" w:hAnsi="Calibri" w:cs="Calibri"/>
          </w:rPr>
          <w:delText>(Atkins et al., 2016)</w:delText>
        </w:r>
        <w:r w:rsidDel="00B2311F">
          <w:fldChar w:fldCharType="end"/>
        </w:r>
        <w:r w:rsidDel="00B2311F">
          <w:delText xml:space="preserve">. Sedimentary changes such as sediment starvation or subsidence would result in more saturated areas, which would likely drive the increased prevalence of Bogbean assemblage </w:delText>
        </w:r>
        <w:r w:rsidDel="00B2311F">
          <w:fldChar w:fldCharType="begin"/>
        </w:r>
        <w:r w:rsidDel="00B2311F">
          <w:delInstrText xml:space="preserve"> ADDIN ZOTERO_ITEM CSL_CITATION {"citationID":"nblPcoJs","properties":{"formattedCitation":"(Mendelssohn &amp; Kuhn, 2003)","plainCitation":"(Mendelssohn &amp; Kuhn, 2003)","noteIndex":0},"citationItems":[{"id":2586,"uris":["http://zotero.org/users/6092945/items/XWSKQ5BS"],"itemData":{"id":2586,"type":"article-journal","abstract":"The tidal energy subsidy hypothesis postulates that the high primary productivity of coastal salt marshes is the result of an energy subsidy provided by the tides. The sediment component of this subsidy is especially important in contributing to the elevation increase of the marsh surface, a process essential for the sustainability of salt marshes during periods of sea level rise. This research tested the hypothesis that sediment subsidies have an ameliorating effect on sea level rise-induced impacts to salt marsh vigor. We assessed the plant structural and soil physico-chemical responses to different intensities of sediment subsidy in a salt marsh experiencing a high rate of relative sea level rise. Sediments were hydraulically dredged with a high fluid to solids ratio (85%:15%) from the Gulf of Mexico and dispersed into a Spartina alterniflora dominated salt marsh. Approximately 2 years after this fluid-sediment-enrichment, maximum sediment elevation did not exceed 30cm above ambient and both plant cover and aboveground biomass responded positively. Sediment subsidy increased soil mineral matter, and, in turn, soil fertility and marsh elevation, and thereby reduced nutrient deficiency, flooding, and interstitial sulfide stresses. Thus, sediment subsidy generated a more favorable environment for plant growth and potentially, marsh sustainability.","container-title":"Ecological Engineering","DOI":"10.1016/j.ecoleng.2003.09.006","ISSN":"0925-8574","issue":"2","journalAbbreviation":"Ecological Engineering","language":"en","page":"115-128","source":"ScienceDirect","title":"Sediment subsidy: effects on soil–plant responses in a rapidly submerging coastal salt marsh","title-short":"Sediment subsidy","volume":"21","author":[{"family":"Mendelssohn","given":"Irving A"},{"family":"Kuhn","given":"Nathan L"}],"issued":{"date-parts":[["2003",12,1]]}}}],"schema":"https://github.com/citation-style-language/schema/raw/master/csl-citation.json"} </w:delInstrText>
        </w:r>
        <w:r w:rsidDel="00B2311F">
          <w:fldChar w:fldCharType="separate"/>
        </w:r>
        <w:r w:rsidR="000335B7" w:rsidRPr="000335B7" w:rsidDel="00B2311F">
          <w:rPr>
            <w:rFonts w:ascii="Calibri" w:hAnsi="Calibri" w:cs="Calibri"/>
          </w:rPr>
          <w:delText>(Mendelssohn &amp; Kuhn, 2003)</w:delText>
        </w:r>
        <w:r w:rsidDel="00B2311F">
          <w:fldChar w:fldCharType="end"/>
        </w:r>
        <w:r w:rsidDel="00B2311F">
          <w:delText>. Alternatively,</w:delText>
        </w:r>
        <w:r w:rsidRPr="00CC6258" w:rsidDel="00B2311F">
          <w:delText xml:space="preserve"> </w:delText>
        </w:r>
        <w:r w:rsidDel="00B2311F">
          <w:delText xml:space="preserve">positive feedbacks between vegetation and sedimentation could support areas of marsh accretion </w:delText>
        </w:r>
        <w:r w:rsidDel="00B2311F">
          <w:fldChar w:fldCharType="begin"/>
        </w:r>
        <w:r w:rsidDel="00B2311F">
          <w:delInstrText xml:space="preserve"> ADDIN ZOTERO_ITEM CSL_CITATION {"citationID":"zjIe5dBQ","properties":{"formattedCitation":"(Nyman et al., 2006)","plainCitation":"(Nyman et al., 2006)","noteIndex":0},"citationItems":[{"id":2590,"uris":["http://zotero.org/users/6092945/items/M559YY8K"],"itemData":{"id":2590,"type":"article-journal","abstract":"Coastal marshes accrete vertically in response to sea-level rise and subsidence. Inadequate accretion and subsequent conversion of coastal marshes to open water generally is attributed to inadequate mineral sedimentation because mineral sedimentation is widely assumed to control accretion. Using 137Cs dating to determine vertical accretion, mineral sedimentation, and organic matter accumulation, we found that accretion varied with organic accumulation rather than mineral sedimentation across a wide range of conditions in coastal Louisiana, including stable marshes where soil was 80% mineral matter. These results agreed with previous research, but no mechanism had been proposed to explain accretion via vegetative growth. In an exploratory greenhouse experiment, we found that flooding stimulated root growth above the marsh surface. These results indicated the need for additional work to determine if flooding controls accretion in some marshes by stimulating root growth on the marsh surface, rather than by mineral accumulation on the marsh surface. Restoration or management that focus on mineral sedimentation may be ineffective where a relationship between accretion and mineral sedimentation is assumed rather than tested.","collection-title":"Salt Marsh Geomorphology: Physical and ecological effects on landform","container-title":"Estuarine, Coastal and Shelf Science","DOI":"10.1016/j.ecss.2006.05.041","ISSN":"0272-7714","issue":"3","journalAbbreviation":"Estuarine, Coastal and Shelf Science","language":"en","page":"370-380","source":"ScienceDirect","title":"Marsh vertical accretion via vegetative growth","volume":"69","author":[{"family":"Nyman","given":"John A."},{"family":"Walters","given":"Russel J."},{"family":"Delaune","given":"Ronald D."},{"family":"Patrick","given":"William H."}],"issued":{"date-parts":[["2006",9,1]]}}}],"schema":"https://github.com/citation-style-language/schema/raw/master/csl-citation.json"} </w:delInstrText>
        </w:r>
        <w:r w:rsidDel="00B2311F">
          <w:fldChar w:fldCharType="separate"/>
        </w:r>
        <w:r w:rsidR="000335B7" w:rsidRPr="000335B7" w:rsidDel="00B2311F">
          <w:rPr>
            <w:rFonts w:ascii="Calibri" w:hAnsi="Calibri" w:cs="Calibri"/>
          </w:rPr>
          <w:delText>(Nyman et al., 2006)</w:delText>
        </w:r>
        <w:r w:rsidDel="00B2311F">
          <w:fldChar w:fldCharType="end"/>
        </w:r>
        <w:r w:rsidDel="00B2311F">
          <w:delText xml:space="preserve">, which may also be more likely to receive exotic propagules within the distributed sediment. </w:delText>
        </w:r>
      </w:del>
      <w:del w:id="1693" w:author="Stefanie Lane" w:date="2022-08-26T16:47:00Z">
        <w:r w:rsidDel="00C40B61">
          <w:delText xml:space="preserve">Whether or not seed propagules are present would depend on local and regional propagule pools. </w:delText>
        </w:r>
      </w:del>
      <w:del w:id="1694" w:author="Stefanie Lane" w:date="2022-10-06T16:49:00Z">
        <w:r w:rsidRPr="00B12DF8" w:rsidDel="00B2311F">
          <w:delText>If</w:delText>
        </w:r>
        <w:r w:rsidDel="00B2311F">
          <w:delText xml:space="preserve"> similar habitats within </w:delText>
        </w:r>
      </w:del>
      <w:del w:id="1695" w:author="Stefanie Lane" w:date="2022-08-26T16:47:00Z">
        <w:r w:rsidDel="00300D58">
          <w:delText xml:space="preserve">the </w:delText>
        </w:r>
      </w:del>
      <w:del w:id="1696" w:author="Stefanie Lane" w:date="2022-10-06T16:49:00Z">
        <w:r w:rsidDel="00B2311F">
          <w:delText xml:space="preserve">estuarine ecosystem are lost to the point where distance between patches exceeds propagule dispersal distance </w:delText>
        </w:r>
        <w:r w:rsidDel="00B2311F">
          <w:fldChar w:fldCharType="begin"/>
        </w:r>
        <w:r w:rsidDel="00B2311F">
          <w:delInstrText xml:space="preserve"> ADDIN ZOTERO_ITEM CSL_CITATION {"citationID":"AehiFwRj","properties":{"formattedCitation":"(Shi, Shao, Gualtieri, Purnama, &amp; Cui, 2020)","plainCitation":"(Shi, Shao, Gualtieri, Purnama, &amp; Cui, 2020)","dontUpdate":true,"noteIndex":0},"citationItems":[{"id":1291,"uris":["http://zotero.org/users/6092945/items/7352ESPA"],"itemData":{"id":1291,"type":"article-journal","abstract":"Seed dispersal is a primary factor influencing plant community development in salt-marshes. However, studies on seed dispersal in marsh-channel system are relatively scarce, and relevant mathematical modelling is particularly lacking. In this study, we developed a one-dimensional advection–dispersion model to explore the patterns of long-distance floating seed dispersal in tidal channels. Oscillatory tidal current velocity and water depth were assumed to represent the tidal effects. An exponential decay coefficient was introduced to account for the loss of floating seeds due to water-logged deposition and retention by trapping agents along the channel banks. An analytical solution in integral form was derived using the method of Green's function. The developed model was applied to simulate floating Spartina densiflora seed dispersal in a real tidal channel. Seed floating duration and seed collection data reported in the literature were used for model calibration and validation. The leptokurtic seed dispersal kernel in the marsh-channel system was quantified for the first time using the predicted spatio-temporal distribution of deposited and retained seeds. The range of the long-distance floating seed dispersal and its distribution concentration that have important implications for salt marsh protection and restoration activities were evaluated through statistical parameters such as the centroid displacement and the variance of the floating seed cloud and floating seed concentration contours. The developed model provides a useful tool for ecological management of tidal marshes, as data on the long-distance floating seed dispersal are rarely available and hard to gather.","container-title":"Ecohydrology","DOI":"https://doi.org/10.1002/eco.2157","ISSN":"1936-0592","issue":"1","language":"en","license":"© 2019 John Wiley &amp; Sons, Ltd.","page":"e2157","source":"Wiley Online Library","title":"Modelling long-distance floating seed dispersal in salt marsh tidal channels","volume":"13","author":[{"family":"Shi","given":"Wei"},{"family":"Shao","given":"Dongdong"},{"family":"Gualtieri","given":"Carlo"},{"family":"Purnama","given":"Anton"},{"family":"Cui","given":"Baoshan"}],"issued":{"date-parts":[["2020"]]}}}],"schema":"https://github.com/citation-style-language/schema/raw/master/csl-citation.json"} </w:delInstrText>
        </w:r>
        <w:r w:rsidDel="00B2311F">
          <w:fldChar w:fldCharType="separate"/>
        </w:r>
        <w:r w:rsidRPr="00EC470A" w:rsidDel="00B2311F">
          <w:rPr>
            <w:rFonts w:ascii="Calibri" w:hAnsi="Calibri" w:cs="Calibri"/>
          </w:rPr>
          <w:delText xml:space="preserve">(Shi, </w:delText>
        </w:r>
        <w:r w:rsidDel="00B2311F">
          <w:rPr>
            <w:rFonts w:ascii="Calibri" w:hAnsi="Calibri" w:cs="Calibri"/>
          </w:rPr>
          <w:delText>et al.</w:delText>
        </w:r>
        <w:r w:rsidRPr="00EC470A" w:rsidDel="00B2311F">
          <w:rPr>
            <w:rFonts w:ascii="Calibri" w:hAnsi="Calibri" w:cs="Calibri"/>
          </w:rPr>
          <w:delText>, 2020)</w:delText>
        </w:r>
        <w:r w:rsidDel="00B2311F">
          <w:fldChar w:fldCharType="end"/>
        </w:r>
        <w:r w:rsidDel="00B2311F">
          <w:delText xml:space="preserve">, then species colonization within the ecosystem is rare or lost. </w:delText>
        </w:r>
      </w:del>
      <w:del w:id="1697" w:author="Stefanie Lane" w:date="2022-08-26T15:58:00Z">
        <w:r w:rsidDel="00C41BD1">
          <w:delText>Similarly</w:delText>
        </w:r>
      </w:del>
      <w:del w:id="1698" w:author="Stefanie Lane" w:date="2022-10-06T16:49:00Z">
        <w:r w:rsidDel="00B2311F">
          <w:delText xml:space="preserve">, if exotic species are more prevalent throughout the regional dispersal network, then there is a greater chance of exotic species introduction over native within a local marsh community. Abiotic shifts may be altering the seed recruitment niches to favor exotics and limit native species recruitment </w:delText>
        </w:r>
        <w:r w:rsidDel="00B2311F">
          <w:fldChar w:fldCharType="begin"/>
        </w:r>
        <w:r w:rsidDel="00B2311F">
          <w:delInstrText xml:space="preserve"> ADDIN ZOTERO_ITEM CSL_CITATION {"citationID":"sq1KXjqr","properties":{"formattedCitation":"(S. L. Lane, 2022)","plainCitation":"(S. L. Lane, 2022)","dontUpdate":true,"noteIndex":0},"citationItems":[{"id":2671,"uris":["http://zotero.org/users/6092945/items/XFPV62BJ"],"itemData":{"id":2671,"type":"article-journal","abstract":"Premise Seed recruitment niches along estuarine elevation gradients are seldom experimentally field-tested under tidal regimes of the Pacific Northwest of North America. Addressing this knowledge gap is important to better understand estuary restoration and plant community response to sea level rise. Methods Germination was tested in marsh organ mesocosms across an elevation gradient (0.5–1.7 m above mean sea level). Seeds were sown on sterile peat moss, and the tops of pipes were secured with horticultural “frost cloth” to ensure no experimental seeds were washed out and no new seeds were introduced. The trials tested artificial and overwinter chilling regimes, as well as the presence and/or absence of a near-neighbor transplant. Results Carex lyngbyei had significant elevation-driven germination after overwinter and artificial chilling. Schoenoplectus tabernaemontani had near-significant germination across elevation after overwinter chilling, and germination in the absence of competition was significantly greater than with a near-neighbor transplant. Discussion Carex lyngbyei had the highest germination rate at higher elevations, which suggests restricted seed recruitment potential and required clonal expansion to extend into lower marsh elevations. Identifying species-specific recruitment niches provides insight for restoration opportunities or invasive species monitoring, as well as for estuary migration under sea level rise.","container-title":"Applications in Plant Sciences","DOI":"10.1002/aps3.11474","ISSN":"2168-0450","issue":"n/a","language":"en","note":"_eprint: https://onlinelibrary.wiley.com/doi/pdf/10.1002/aps3.11474","page":"e11474","source":"Wiley Online Library","title":"Using marsh organs to test seed recruitment in tidal freshwater marshes","author":[{"family":"Lane","given":"Stefanie L."}],"issued":{"date-parts":[["2022"]]}}}],"schema":"https://github.com/citation-style-language/schema/raw/master/csl-citation.json"} </w:delInstrText>
        </w:r>
        <w:r w:rsidDel="00B2311F">
          <w:fldChar w:fldCharType="separate"/>
        </w:r>
        <w:r w:rsidRPr="000D3AD7" w:rsidDel="00B2311F">
          <w:rPr>
            <w:rFonts w:ascii="Calibri" w:hAnsi="Calibri" w:cs="Calibri"/>
          </w:rPr>
          <w:delText>(Lane, 2022)</w:delText>
        </w:r>
        <w:r w:rsidDel="00B2311F">
          <w:fldChar w:fldCharType="end"/>
        </w:r>
        <w:r w:rsidDel="00B2311F">
          <w:delText>, while dispersal networks may be delivering disproportionately more exotic species</w:delText>
        </w:r>
      </w:del>
      <w:del w:id="1699" w:author="Stefanie Lane" w:date="2022-08-28T17:05:00Z">
        <w:r w:rsidDel="00A51337">
          <w:delText xml:space="preserve"> seed</w:delText>
        </w:r>
      </w:del>
      <w:del w:id="1700" w:author="Stefanie Lane" w:date="2022-10-06T16:49:00Z">
        <w:r w:rsidDel="00B2311F">
          <w:delText xml:space="preserve">. This reflects a general trend of exotic species’ competitive advantage in disturbed systems, and represents ongoing press disturbance by anthropogenic impacts with cumulative ecosystem effects. </w:delText>
        </w:r>
      </w:del>
    </w:p>
    <w:p w14:paraId="5EA5E086" w14:textId="5A84F0AD" w:rsidR="00BE39A7" w:rsidRPr="002275CC" w:rsidRDefault="00595899" w:rsidP="00BE39A7">
      <w:pPr>
        <w:pStyle w:val="Heading2"/>
      </w:pPr>
      <w:ins w:id="1701" w:author="Stefanie Lane" w:date="2022-10-06T16:47:00Z">
        <w:r>
          <w:t xml:space="preserve">Mechanisms, </w:t>
        </w:r>
      </w:ins>
      <w:r w:rsidR="00BE39A7">
        <w:t>Synthesis &amp; Recommendations</w:t>
      </w:r>
    </w:p>
    <w:p w14:paraId="1CA36779" w14:textId="7256F040" w:rsidR="00BE39A7" w:rsidRPr="002C5261" w:rsidRDefault="00A03200" w:rsidP="007A2463">
      <w:pPr>
        <w:ind w:firstLine="720"/>
      </w:pPr>
      <w:ins w:id="1702" w:author="Stefanie Lane" w:date="2022-08-30T13:02:00Z">
        <w:r>
          <w:t>Exotic s</w:t>
        </w:r>
      </w:ins>
      <w:del w:id="1703" w:author="Stefanie Lane" w:date="2022-08-30T13:02:00Z">
        <w:r w:rsidR="00BE39A7" w:rsidDel="00A03200">
          <w:delText>S</w:delText>
        </w:r>
      </w:del>
      <w:r w:rsidR="00BE39A7">
        <w:t>pecies</w:t>
      </w:r>
      <w:r w:rsidR="00BE39A7" w:rsidRPr="00757A6B">
        <w:t xml:space="preserve"> </w:t>
      </w:r>
      <w:del w:id="1704" w:author="Stefanie Lane" w:date="2022-08-30T13:02:00Z">
        <w:r w:rsidR="00BE39A7" w:rsidRPr="00757A6B" w:rsidDel="00A03200">
          <w:delText xml:space="preserve">invasion </w:delText>
        </w:r>
      </w:del>
      <w:ins w:id="1705" w:author="Stefanie Lane" w:date="2022-08-30T13:02:00Z">
        <w:r>
          <w:t>encroachment</w:t>
        </w:r>
        <w:r w:rsidRPr="00757A6B">
          <w:t xml:space="preserve"> </w:t>
        </w:r>
      </w:ins>
      <w:r w:rsidR="00BE39A7" w:rsidRPr="00757A6B">
        <w:t xml:space="preserve">and native species loss may </w:t>
      </w:r>
      <w:del w:id="1706" w:author="Stefanie Lane" w:date="2022-08-26T16:02:00Z">
        <w:r w:rsidR="00BE39A7" w:rsidDel="00DA6142">
          <w:delText xml:space="preserve">increase </w:delText>
        </w:r>
      </w:del>
      <w:ins w:id="1707" w:author="Stefanie Lane" w:date="2022-08-26T16:02:00Z">
        <w:r w:rsidR="00DA6142">
          <w:t>lead to</w:t>
        </w:r>
      </w:ins>
      <w:ins w:id="1708" w:author="Stefanie Lane" w:date="2022-08-26T16:03:00Z">
        <w:r w:rsidR="009B15E7">
          <w:t xml:space="preserve"> </w:t>
        </w:r>
      </w:ins>
      <w:ins w:id="1709" w:author="Stefanie Lane" w:date="2022-08-28T17:06:00Z">
        <w:r w:rsidR="0003331D">
          <w:t xml:space="preserve">instability in </w:t>
        </w:r>
      </w:ins>
      <w:ins w:id="1710" w:author="Stefanie Lane" w:date="2022-08-30T13:02:00Z">
        <w:r>
          <w:t xml:space="preserve">native </w:t>
        </w:r>
      </w:ins>
      <w:ins w:id="1711" w:author="Stefanie Lane" w:date="2022-08-26T16:03:00Z">
        <w:r w:rsidR="009B15E7">
          <w:t>population</w:t>
        </w:r>
      </w:ins>
      <w:ins w:id="1712" w:author="Stefanie Lane" w:date="2022-08-28T17:06:00Z">
        <w:r w:rsidR="0003331D">
          <w:t>s</w:t>
        </w:r>
      </w:ins>
      <w:ins w:id="1713" w:author="Stefanie Lane" w:date="2022-08-26T16:03:00Z">
        <w:r w:rsidR="009B15E7">
          <w:t xml:space="preserve"> </w:t>
        </w:r>
      </w:ins>
      <w:del w:id="1714" w:author="Stefanie Lane" w:date="2022-08-28T17:06:00Z">
        <w:r w:rsidR="00BE39A7" w:rsidDel="000822A0">
          <w:delText xml:space="preserve">ecosystem </w:delText>
        </w:r>
        <w:r w:rsidR="00BE39A7" w:rsidRPr="00757A6B" w:rsidDel="0003331D">
          <w:delText xml:space="preserve">instability </w:delText>
        </w:r>
      </w:del>
      <w:r w:rsidR="00BE39A7" w:rsidRPr="00757A6B">
        <w:t xml:space="preserve">through fragmented or lost propagule dispersal networks, </w:t>
      </w:r>
      <w:ins w:id="1715" w:author="Stefanie Lane" w:date="2022-08-26T16:04:00Z">
        <w:r w:rsidR="00363546">
          <w:t xml:space="preserve">resulting in </w:t>
        </w:r>
      </w:ins>
      <w:ins w:id="1716" w:author="Stefanie Lane" w:date="2022-08-28T17:06:00Z">
        <w:r w:rsidR="000822A0">
          <w:t xml:space="preserve">ecosystem instability through </w:t>
        </w:r>
      </w:ins>
      <w:ins w:id="1717" w:author="Stefanie Lane" w:date="2022-08-26T16:04:00Z">
        <w:r w:rsidR="00363546">
          <w:t>al</w:t>
        </w:r>
      </w:ins>
      <w:del w:id="1718" w:author="Stefanie Lane" w:date="2022-08-26T16:04:00Z">
        <w:r w:rsidR="00BE39A7" w:rsidRPr="00757A6B" w:rsidDel="00363546">
          <w:delText xml:space="preserve">and </w:delText>
        </w:r>
        <w:r w:rsidR="00BE39A7" w:rsidDel="00363546">
          <w:delText xml:space="preserve">result in </w:delText>
        </w:r>
        <w:r w:rsidR="00BE39A7" w:rsidRPr="00757A6B" w:rsidDel="00363546">
          <w:delText>al</w:delText>
        </w:r>
      </w:del>
      <w:r w:rsidR="00BE39A7" w:rsidRPr="00757A6B">
        <w:t>tered trophic cascades</w:t>
      </w:r>
      <w:ins w:id="1719" w:author="Stefanie Lane" w:date="2022-08-26T16:04:00Z">
        <w:r w:rsidR="00363546">
          <w:t xml:space="preserve"> </w:t>
        </w:r>
      </w:ins>
      <w:ins w:id="1720" w:author="Stefanie Lane" w:date="2022-08-26T16:06:00Z">
        <w:r w:rsidR="00D31AA5">
          <w:t>and</w:t>
        </w:r>
      </w:ins>
      <w:ins w:id="1721" w:author="Stefanie Lane" w:date="2022-08-26T16:04:00Z">
        <w:r w:rsidR="00363546">
          <w:t xml:space="preserve"> implications for endangered species. </w:t>
        </w:r>
      </w:ins>
      <w:del w:id="1722" w:author="Stefanie Lane" w:date="2022-08-26T16:06:00Z">
        <w:r w:rsidR="00BE39A7" w:rsidRPr="00757A6B" w:rsidDel="00D31AA5">
          <w:delText xml:space="preserve"> s</w:delText>
        </w:r>
        <w:r w:rsidR="00BE39A7" w:rsidRPr="00363546" w:rsidDel="00D31AA5">
          <w:rPr>
            <w:strike/>
            <w:rPrChange w:id="1723" w:author="Stefanie Lane" w:date="2022-08-26T16:04:00Z">
              <w:rPr/>
            </w:rPrChange>
          </w:rPr>
          <w:delText>uch as pollinator networks or primary production</w:delText>
        </w:r>
        <w:r w:rsidR="00BE39A7" w:rsidRPr="00956F76" w:rsidDel="00D31AA5">
          <w:rPr>
            <w:strike/>
            <w:rPrChange w:id="1724" w:author="Stefanie Lane" w:date="2022-08-26T16:05:00Z">
              <w:rPr/>
            </w:rPrChange>
          </w:rPr>
          <w:delText xml:space="preserve">. These changes will have implications for endangered species, such as </w:delText>
        </w:r>
        <w:r w:rsidR="00BE39A7" w:rsidRPr="00956F76" w:rsidDel="00D31AA5">
          <w:rPr>
            <w:i/>
            <w:strike/>
            <w:rPrChange w:id="1725" w:author="Stefanie Lane" w:date="2022-08-26T16:05:00Z">
              <w:rPr>
                <w:i/>
              </w:rPr>
            </w:rPrChange>
          </w:rPr>
          <w:delText>Sidalcea hendersonii</w:delText>
        </w:r>
        <w:r w:rsidR="00BE39A7" w:rsidRPr="00956F76" w:rsidDel="00D31AA5">
          <w:rPr>
            <w:strike/>
            <w:rPrChange w:id="1726" w:author="Stefanie Lane" w:date="2022-08-26T16:05:00Z">
              <w:rPr/>
            </w:rPrChange>
          </w:rPr>
          <w:delText xml:space="preserve">, a species of special concern under the </w:delText>
        </w:r>
        <w:commentRangeStart w:id="1727"/>
        <w:r w:rsidR="00BE39A7" w:rsidRPr="00956F76" w:rsidDel="00D31AA5">
          <w:rPr>
            <w:strike/>
            <w:rPrChange w:id="1728" w:author="Stefanie Lane" w:date="2022-08-26T16:05:00Z">
              <w:rPr/>
            </w:rPrChange>
          </w:rPr>
          <w:delText>Canadian Species at Risk Act</w:delText>
        </w:r>
        <w:commentRangeEnd w:id="1727"/>
        <w:r w:rsidR="00ED0CB9" w:rsidRPr="00956F76" w:rsidDel="00D31AA5">
          <w:rPr>
            <w:rStyle w:val="CommentReference"/>
            <w:strike/>
            <w:rPrChange w:id="1729" w:author="Stefanie Lane" w:date="2022-08-26T16:05:00Z">
              <w:rPr>
                <w:rStyle w:val="CommentReference"/>
              </w:rPr>
            </w:rPrChange>
          </w:rPr>
          <w:commentReference w:id="1727"/>
        </w:r>
        <w:r w:rsidR="00BE39A7" w:rsidRPr="00956F76" w:rsidDel="00D31AA5">
          <w:rPr>
            <w:strike/>
            <w:rPrChange w:id="1730" w:author="Stefanie Lane" w:date="2022-08-26T16:05:00Z">
              <w:rPr/>
            </w:rPrChange>
          </w:rPr>
          <w:delText xml:space="preserve"> found in Ladner Marsh. It is difficult to say </w:delText>
        </w:r>
      </w:del>
      <w:del w:id="1731" w:author="Stefanie Lane" w:date="2022-08-26T16:05:00Z">
        <w:r w:rsidR="00BE39A7" w:rsidRPr="00956F76" w:rsidDel="00363546">
          <w:rPr>
            <w:strike/>
            <w:rPrChange w:id="1732" w:author="Stefanie Lane" w:date="2022-08-26T16:05:00Z">
              <w:rPr/>
            </w:rPrChange>
          </w:rPr>
          <w:delText xml:space="preserve">whether </w:delText>
        </w:r>
      </w:del>
      <w:del w:id="1733" w:author="Stefanie Lane" w:date="2022-08-26T16:06:00Z">
        <w:r w:rsidR="00BE39A7" w:rsidRPr="00956F76" w:rsidDel="00D31AA5">
          <w:rPr>
            <w:strike/>
            <w:rPrChange w:id="1734" w:author="Stefanie Lane" w:date="2022-08-26T16:05:00Z">
              <w:rPr/>
            </w:rPrChange>
          </w:rPr>
          <w:delText xml:space="preserve">abiotic conditions or encroaching exotic species </w:delText>
        </w:r>
      </w:del>
      <w:del w:id="1735" w:author="Stefanie Lane" w:date="2022-08-26T16:05:00Z">
        <w:r w:rsidR="00BE39A7" w:rsidRPr="00956F76" w:rsidDel="00363546">
          <w:rPr>
            <w:strike/>
            <w:rPrChange w:id="1736" w:author="Stefanie Lane" w:date="2022-08-26T16:05:00Z">
              <w:rPr/>
            </w:rPrChange>
          </w:rPr>
          <w:delText xml:space="preserve">such as RCG </w:delText>
        </w:r>
      </w:del>
      <w:del w:id="1737" w:author="Stefanie Lane" w:date="2022-08-26T16:06:00Z">
        <w:r w:rsidR="00BE39A7" w:rsidRPr="00956F76" w:rsidDel="00D31AA5">
          <w:rPr>
            <w:strike/>
            <w:rPrChange w:id="1738" w:author="Stefanie Lane" w:date="2022-08-26T16:05:00Z">
              <w:rPr/>
            </w:rPrChange>
          </w:rPr>
          <w:delText xml:space="preserve">were responsible for </w:delText>
        </w:r>
      </w:del>
      <w:del w:id="1739" w:author="Stefanie Lane" w:date="2022-08-26T16:05:00Z">
        <w:r w:rsidR="00BE39A7" w:rsidRPr="00956F76" w:rsidDel="00956F76">
          <w:rPr>
            <w:strike/>
            <w:rPrChange w:id="1740" w:author="Stefanie Lane" w:date="2022-08-26T16:05:00Z">
              <w:rPr/>
            </w:rPrChange>
          </w:rPr>
          <w:delText xml:space="preserve">its </w:delText>
        </w:r>
      </w:del>
      <w:del w:id="1741" w:author="Stefanie Lane" w:date="2022-08-26T16:06:00Z">
        <w:r w:rsidR="00BE39A7" w:rsidRPr="00956F76" w:rsidDel="00D31AA5">
          <w:rPr>
            <w:strike/>
            <w:rPrChange w:id="1742" w:author="Stefanie Lane" w:date="2022-08-26T16:05:00Z">
              <w:rPr/>
            </w:rPrChange>
          </w:rPr>
          <w:delText>shift in greatest cover abundance from the Fescue (1979) to Sedge (2019) assemblage.</w:delText>
        </w:r>
        <w:r w:rsidR="00BE39A7" w:rsidDel="00D31AA5">
          <w:delText xml:space="preserve"> </w:delText>
        </w:r>
      </w:del>
      <w:r w:rsidR="00BE39A7">
        <w:t>Disentangling explicit impacts of sedimenta</w:t>
      </w:r>
      <w:ins w:id="1743" w:author="Stefanie Lane" w:date="2022-10-06T16:49:00Z">
        <w:r w:rsidR="00735705">
          <w:t>tion</w:t>
        </w:r>
      </w:ins>
      <w:del w:id="1744" w:author="Stefanie Lane" w:date="2022-10-06T16:49:00Z">
        <w:r w:rsidR="00BE39A7" w:rsidDel="00735705">
          <w:delText>ry</w:delText>
        </w:r>
      </w:del>
      <w:r w:rsidR="00BE39A7">
        <w:t xml:space="preserve">, </w:t>
      </w:r>
      <w:ins w:id="1745" w:author="Stefanie Lane" w:date="2022-10-06T16:49:00Z">
        <w:r w:rsidR="00735705">
          <w:t xml:space="preserve">propagule </w:t>
        </w:r>
      </w:ins>
      <w:r w:rsidR="00BE39A7">
        <w:t xml:space="preserve">dispersal, or </w:t>
      </w:r>
      <w:ins w:id="1746" w:author="Stefanie Lane" w:date="2022-10-06T16:49:00Z">
        <w:r w:rsidR="00735705">
          <w:t xml:space="preserve">propagule </w:t>
        </w:r>
      </w:ins>
      <w:r w:rsidR="00BE39A7">
        <w:t>recruitment processes would be no easy task</w:t>
      </w:r>
      <w:ins w:id="1747" w:author="Stefanie Lane" w:date="2022-08-26T16:06:00Z">
        <w:r w:rsidR="00D31AA5">
          <w:t xml:space="preserve"> in a tidal ecosystem</w:t>
        </w:r>
      </w:ins>
      <w:r w:rsidR="00BE39A7">
        <w:t xml:space="preserve">, however experimentally testing </w:t>
      </w:r>
      <w:ins w:id="1748" w:author="Stefanie Lane" w:date="2022-08-26T16:07:00Z">
        <w:r w:rsidR="00250355">
          <w:t xml:space="preserve">optimal </w:t>
        </w:r>
      </w:ins>
      <w:del w:id="1749" w:author="Stefanie Lane" w:date="2022-08-26T16:06:00Z">
        <w:r w:rsidR="00BE39A7" w:rsidDel="00D31AA5">
          <w:delText>effects of sediment loading</w:delText>
        </w:r>
      </w:del>
      <w:ins w:id="1750" w:author="Stefanie Lane" w:date="2022-08-26T16:06:00Z">
        <w:r w:rsidR="00D31AA5">
          <w:t>recruitment niches of</w:t>
        </w:r>
      </w:ins>
      <w:del w:id="1751" w:author="Stefanie Lane" w:date="2022-08-26T16:06:00Z">
        <w:r w:rsidR="00BE39A7" w:rsidDel="00D31AA5">
          <w:delText xml:space="preserve"> on </w:delText>
        </w:r>
      </w:del>
      <w:ins w:id="1752" w:author="Stefanie Lane" w:date="2022-08-26T16:06:00Z">
        <w:r w:rsidR="00D31AA5">
          <w:t xml:space="preserve"> </w:t>
        </w:r>
      </w:ins>
      <w:r w:rsidR="00BE39A7">
        <w:t>species-specific</w:t>
      </w:r>
      <w:ins w:id="1753" w:author="Stefanie Lane" w:date="2022-08-26T16:07:00Z">
        <w:r w:rsidR="00D31AA5">
          <w:t xml:space="preserve"> propagules </w:t>
        </w:r>
      </w:ins>
      <w:del w:id="1754" w:author="Stefanie Lane" w:date="2022-08-26T16:07:00Z">
        <w:r w:rsidR="00BE39A7" w:rsidDel="00D31AA5">
          <w:delText xml:space="preserve"> clonal or seed propagule recruitment </w:delText>
        </w:r>
      </w:del>
      <w:r w:rsidR="00BE39A7">
        <w:t>could prove valuable for understanding best practices to maintain</w:t>
      </w:r>
      <w:ins w:id="1755" w:author="Stefanie Lane" w:date="2022-08-26T16:06:00Z">
        <w:r w:rsidR="00956F76">
          <w:t xml:space="preserve"> at-risk</w:t>
        </w:r>
      </w:ins>
      <w:r w:rsidR="00BE39A7">
        <w:t xml:space="preserve"> populations or </w:t>
      </w:r>
      <w:ins w:id="1756" w:author="Stefanie Lane" w:date="2022-10-06T16:50:00Z">
        <w:r w:rsidR="00D95D14">
          <w:t xml:space="preserve">test </w:t>
        </w:r>
      </w:ins>
      <w:r w:rsidR="00BE39A7">
        <w:t xml:space="preserve">community function. </w:t>
      </w:r>
      <w:ins w:id="1757" w:author="Stefanie Lane" w:date="2022-10-06T16:49:00Z">
        <w:r w:rsidR="00B2311F">
          <w:t xml:space="preserve">Optimal abiotic conditions for the recruitment and spatial occupancy of native or exotic species may largely be driven by soil characteristics and related sedimentation processes. </w:t>
        </w:r>
        <w:r w:rsidR="00B2311F" w:rsidRPr="00D95D14">
          <w:rPr>
            <w:strike/>
            <w:rPrChange w:id="1758" w:author="Stefanie Lane" w:date="2022-10-06T16:50:00Z">
              <w:rPr/>
            </w:rPrChange>
          </w:rPr>
          <w:t xml:space="preserve">Loss of sediment within estuaries including the Fraser River Estuary is driven by a combination of factors, such as increased impervious cover, bank </w:t>
        </w:r>
        <w:proofErr w:type="spellStart"/>
        <w:r w:rsidR="00B2311F" w:rsidRPr="00D95D14">
          <w:rPr>
            <w:strike/>
            <w:rPrChange w:id="1759" w:author="Stefanie Lane" w:date="2022-10-06T16:50:00Z">
              <w:rPr/>
            </w:rPrChange>
          </w:rPr>
          <w:t>dyking</w:t>
        </w:r>
        <w:proofErr w:type="spellEnd"/>
        <w:r w:rsidR="00B2311F" w:rsidRPr="00D95D14">
          <w:rPr>
            <w:strike/>
            <w:rPrChange w:id="1760" w:author="Stefanie Lane" w:date="2022-10-06T16:50:00Z">
              <w:rPr/>
            </w:rPrChange>
          </w:rPr>
          <w:t xml:space="preserve"> or armoring, and channel dredging </w:t>
        </w:r>
        <w:r w:rsidR="00B2311F" w:rsidRPr="00D95D14">
          <w:rPr>
            <w:strike/>
            <w:rPrChange w:id="1761" w:author="Stefanie Lane" w:date="2022-10-06T16:50:00Z">
              <w:rPr/>
            </w:rPrChange>
          </w:rPr>
          <w:fldChar w:fldCharType="begin"/>
        </w:r>
        <w:r w:rsidR="00B2311F" w:rsidRPr="00D95D14">
          <w:rPr>
            <w:strike/>
            <w:rPrChange w:id="1762" w:author="Stefanie Lane" w:date="2022-10-06T16:50:00Z">
              <w:rPr/>
            </w:rPrChange>
          </w:rPr>
          <w:instrText xml:space="preserve"> ADDIN ZOTERO_ITEM CSL_CITATION {"citationID":"DHpdUV8W","properties":{"formattedCitation":"(Atkins et al., 2016)","plainCitation":"(Atkins et al., 2016)","noteIndex":0},"citationItems":[{"id":2597,"uris":["http://zotero.org/users/6092945/items/CCL5N5AY"],"itemData":{"id":2597,"type":"article-journal","abstract":"The Fraser River Delta in south western British Columbia, Canada, is a relatively recent geologic feature being only approximately 10,000 years old. The delta environment, and the intertidal banks, are the cumulative effect of flood and sediment discharges over the post-glacial interval. The salt marsh of Sturgeon Bank, on the northwest side of the delta, has been identified as under threat from erosion. The occurrence, cause and extent of erosion have been a subject of speculation, investigation and conclusion for several decades; however, dissenting opinions on the persistence of erosion over the last fifty years are numerous. To explore potential causes of the erosion further, publically available historical datasets of natural phenomena were re-examined relative to records of human activities to enable development of a conceptual model. Historical datasets of natural phenomena included sedimentary geology, post-glacial history, bathymetry, flood discharge records, sediment discharge/basin sediment yield, sediment grain size data, wind-waves, and tides. Human activity, stretching back to the late 1800's, included navigation dredging, aggregate resource dredging, river training, river diversion, flood protection dyking, land-use changes, and ongoing habitat management activities. From this review, a conceptual model of physical constraints on deltaic environments was developed. The various phenomena are discussed, the integration of those phenomena as processes affecting deltaic habitat explored, and potential management strategies identified to address the sedimentary consequences of the last 150 years of human influence on the salt marshes of Sturgeon Bank.","container-title":"Journal of Coastal Research","DOI":"https://doi.org/10.2112/SI75-159.1","ISSN":"07490208","issue":"75","language":"English","license":"Copyright Allen Press Publishing Services 2016","note":"number-of-pages: 5\npublisher-place: Fort Lauderdale, United Kingdom\npublisher: Allen Press Publishing Services","page":"790-794","source":"ProQuest","title":"Sturgeon Bank, Fraser River Delta, BC, Canada: 150 Years of Human Influences on Salt Marsh Sedimentation","title-short":"Sturgeon Bank, Fraser River Delta, BC, Canada","volume":"SI","author":[{"family":"Atkins","given":"Rowland J."},{"family":"Tidd","given":"Morgan"},{"family":"Ruffo","given":"Gord"}],"issued":{"date-parts":[["2016"]]}}}],"schema":"https://github.com/citation-style-language/schema/raw/master/csl-citation.json"} </w:instrText>
        </w:r>
        <w:r w:rsidR="00B2311F" w:rsidRPr="00D95D14">
          <w:rPr>
            <w:strike/>
            <w:rPrChange w:id="1763" w:author="Stefanie Lane" w:date="2022-10-06T16:50:00Z">
              <w:rPr/>
            </w:rPrChange>
          </w:rPr>
          <w:fldChar w:fldCharType="separate"/>
        </w:r>
        <w:r w:rsidR="00B2311F" w:rsidRPr="00D95D14">
          <w:rPr>
            <w:rFonts w:ascii="Calibri" w:hAnsi="Calibri" w:cs="Calibri"/>
            <w:strike/>
            <w:rPrChange w:id="1764" w:author="Stefanie Lane" w:date="2022-10-06T16:50:00Z">
              <w:rPr>
                <w:rFonts w:ascii="Calibri" w:hAnsi="Calibri" w:cs="Calibri"/>
              </w:rPr>
            </w:rPrChange>
          </w:rPr>
          <w:t>(Atkins et al., 2016)</w:t>
        </w:r>
        <w:r w:rsidR="00B2311F" w:rsidRPr="00D95D14">
          <w:rPr>
            <w:strike/>
            <w:rPrChange w:id="1765" w:author="Stefanie Lane" w:date="2022-10-06T16:50:00Z">
              <w:rPr/>
            </w:rPrChange>
          </w:rPr>
          <w:fldChar w:fldCharType="end"/>
        </w:r>
        <w:r w:rsidR="00B2311F" w:rsidRPr="00D95D14">
          <w:rPr>
            <w:strike/>
            <w:rPrChange w:id="1766" w:author="Stefanie Lane" w:date="2022-10-06T16:50:00Z">
              <w:rPr/>
            </w:rPrChange>
          </w:rPr>
          <w:t xml:space="preserve">. </w:t>
        </w:r>
        <w:commentRangeStart w:id="1767"/>
        <w:r w:rsidR="00B2311F">
          <w:t xml:space="preserve">Sedimentary </w:t>
        </w:r>
      </w:ins>
      <w:commentRangeEnd w:id="1767"/>
      <w:ins w:id="1768" w:author="Stefanie Lane" w:date="2022-10-07T12:51:00Z">
        <w:r w:rsidR="007A5BBC">
          <w:rPr>
            <w:rStyle w:val="CommentReference"/>
          </w:rPr>
          <w:commentReference w:id="1767"/>
        </w:r>
      </w:ins>
      <w:ins w:id="1770" w:author="Stefanie Lane" w:date="2022-10-06T16:49:00Z">
        <w:r w:rsidR="00B2311F">
          <w:t>changes such as sediment starvation or subsidence would result in more saturated areas, which would likely drive the increased prevalence of</w:t>
        </w:r>
      </w:ins>
      <w:ins w:id="1771" w:author="Stefanie Lane" w:date="2022-10-06T16:50:00Z">
        <w:r w:rsidR="00D95D14">
          <w:t xml:space="preserve"> saturated conditions favored by the</w:t>
        </w:r>
      </w:ins>
      <w:ins w:id="1772" w:author="Stefanie Lane" w:date="2022-10-06T16:49:00Z">
        <w:r w:rsidR="00B2311F">
          <w:t xml:space="preserve"> Bogbean assemblage </w:t>
        </w:r>
        <w:r w:rsidR="00B2311F">
          <w:fldChar w:fldCharType="begin"/>
        </w:r>
        <w:r w:rsidR="00B2311F">
          <w:instrText xml:space="preserve"> ADDIN ZOTERO_ITEM CSL_CITATION {"citationID":"nblPcoJs","properties":{"formattedCitation":"(Mendelssohn &amp; Kuhn, 2003)","plainCitation":"(Mendelssohn &amp; Kuhn, 2003)","noteIndex":0},"citationItems":[{"id":2586,"uris":["http://zotero.org/users/6092945/items/XWSKQ5BS"],"itemData":{"id":2586,"type":"article-journal","abstract":"The tidal energy subsidy hypothesis postulates that the high primary productivity of coastal salt marshes is the result of an energy subsidy provided by the tides. The sediment component of this subsidy is especially important in contributing to the elevation increase of the marsh surface, a process essential for the sustainability of salt marshes during periods of sea level rise. This research tested the hypothesis that sediment subsidies have an ameliorating effect on sea level rise-induced impacts to salt marsh vigor. We assessed the plant structural and soil physico-chemical responses to different intensities of sediment subsidy in a salt marsh experiencing a high rate of relative sea level rise. Sediments were hydraulically dredged with a high fluid to solids ratio (85%:15%) from the Gulf of Mexico and dispersed into a Spartina alterniflora dominated salt marsh. Approximately 2 years after this fluid-sediment-enrichment, maximum sediment elevation did not exceed 30cm above ambient and both plant cover and aboveground biomass responded positively. Sediment subsidy increased soil mineral matter, and, in turn, soil fertility and marsh elevation, and thereby reduced nutrient deficiency, flooding, and interstitial sulfide stresses. Thus, sediment subsidy generated a more favorable environment for plant growth and potentially, marsh sustainability.","container-title":"Ecological Engineering","DOI":"10.1016/j.ecoleng.2003.09.006","ISSN":"0925-8574","issue":"2","journalAbbreviation":"Ecological Engineering","language":"en","page":"115-128","source":"ScienceDirect","title":"Sediment subsidy: effects on soil–plant responses in a rapidly submerging coastal salt marsh","title-short":"Sediment subsidy","volume":"21","author":[{"family":"Mendelssohn","given":"Irving A"},{"family":"Kuhn","given":"Nathan L"}],"issued":{"date-parts":[["2003",12,1]]}}}],"schema":"https://github.com/citation-style-language/schema/raw/master/csl-citation.json"} </w:instrText>
        </w:r>
        <w:r w:rsidR="00B2311F">
          <w:fldChar w:fldCharType="separate"/>
        </w:r>
        <w:r w:rsidR="00B2311F" w:rsidRPr="000335B7">
          <w:rPr>
            <w:rFonts w:ascii="Calibri" w:hAnsi="Calibri" w:cs="Calibri"/>
          </w:rPr>
          <w:t>(Mendelssohn &amp; Kuhn, 2003)</w:t>
        </w:r>
        <w:r w:rsidR="00B2311F">
          <w:fldChar w:fldCharType="end"/>
        </w:r>
        <w:r w:rsidR="00B2311F">
          <w:t>. Alternatively,</w:t>
        </w:r>
        <w:r w:rsidR="00B2311F" w:rsidRPr="00CC6258">
          <w:t xml:space="preserve"> </w:t>
        </w:r>
        <w:r w:rsidR="00B2311F">
          <w:t xml:space="preserve">positive feedbacks between vegetation and sedimentation could support areas of marsh accretion </w:t>
        </w:r>
        <w:r w:rsidR="00B2311F">
          <w:fldChar w:fldCharType="begin"/>
        </w:r>
        <w:r w:rsidR="00B2311F">
          <w:instrText xml:space="preserve"> ADDIN ZOTERO_ITEM CSL_CITATION {"citationID":"zjIe5dBQ","properties":{"formattedCitation":"(Nyman et al., 2006)","plainCitation":"(Nyman et al., 2006)","noteIndex":0},"citationItems":[{"id":2590,"uris":["http://zotero.org/users/6092945/items/M559YY8K"],"itemData":{"id":2590,"type":"article-journal","abstract":"Coastal marshes accrete vertically in response to sea-level rise and subsidence. Inadequate accretion and subsequent conversion of coastal marshes to open water generally is attributed to inadequate mineral sedimentation because mineral sedimentation is widely assumed to control accretion. Using 137Cs dating to determine vertical accretion, mineral sedimentation, and organic matter accumulation, we found that accretion varied with organic accumulation rather than mineral sedimentation across a wide range of conditions in coastal Louisiana, including stable marshes where soil was 80% mineral matter. These results agreed with previous research, but no mechanism had been proposed to explain accretion via vegetative growth. In an exploratory greenhouse experiment, we found that flooding stimulated root growth above the marsh surface. These results indicated the need for additional work to determine if flooding controls accretion in some marshes by stimulating root growth on the marsh surface, rather than by mineral accumulation on the marsh surface. Restoration or management that focus on mineral sedimentation may be ineffective where a relationship between accretion and mineral sedimentation is assumed rather than tested.","collection-title":"Salt Marsh Geomorphology: Physical and ecological effects on landform","container-title":"Estuarine, Coastal and Shelf Science","DOI":"10.1016/j.ecss.2006.05.041","ISSN":"0272-7714","issue":"3","journalAbbreviation":"Estuarine, Coastal and Shelf Science","language":"en","page":"370-380","source":"ScienceDirect","title":"Marsh vertical accretion via vegetative growth","volume":"69","author":[{"family":"Nyman","given":"John A."},{"family":"Walters","given":"Russel J."},{"family":"Delaune","given":"Ronald D."},{"family":"Patrick","given":"William H."}],"issued":{"date-parts":[["2006",9,1]]}}}],"schema":"https://github.com/citation-style-language/schema/raw/master/csl-citation.json"} </w:instrText>
        </w:r>
        <w:r w:rsidR="00B2311F">
          <w:fldChar w:fldCharType="separate"/>
        </w:r>
        <w:r w:rsidR="00B2311F" w:rsidRPr="000335B7">
          <w:rPr>
            <w:rFonts w:ascii="Calibri" w:hAnsi="Calibri" w:cs="Calibri"/>
          </w:rPr>
          <w:t>(Nyman et al., 2006)</w:t>
        </w:r>
        <w:r w:rsidR="00B2311F">
          <w:fldChar w:fldCharType="end"/>
        </w:r>
        <w:r w:rsidR="00B2311F">
          <w:t xml:space="preserve">, which may also be more likely to receive exotic propagules within the distributed sediment. Propagule pools would depend on local and regional proximity. </w:t>
        </w:r>
        <w:r w:rsidR="00B2311F" w:rsidRPr="00B12DF8">
          <w:t>If</w:t>
        </w:r>
        <w:r w:rsidR="00B2311F">
          <w:t xml:space="preserve"> similar habitats within tidal estuarine ecosystems are lost to the point where distance between patches exceeds propagule dispersal distance </w:t>
        </w:r>
        <w:r w:rsidR="00B2311F">
          <w:fldChar w:fldCharType="begin"/>
        </w:r>
        <w:r w:rsidR="00B2311F">
          <w:instrText xml:space="preserve"> ADDIN ZOTERO_ITEM CSL_CITATION {"citationID":"AehiFwRj","properties":{"formattedCitation":"(Shi, Shao, Gualtieri, Purnama, &amp; Cui, 2020)","plainCitation":"(Shi, Shao, Gualtieri, Purnama, &amp; Cui, 2020)","dontUpdate":true,"noteIndex":0},"citationItems":[{"id":1291,"uris":["http://zotero.org/users/6092945/items/7352ESPA"],"itemData":{"id":1291,"type":"article-journal","abstract":"Seed dispersal is a primary factor influencing plant community development in salt-marshes. However, studies on seed dispersal in marsh-channel system are relatively scarce, and relevant mathematical modelling is particularly lacking. In this study, we developed a one-dimensional advection–dispersion model to explore the patterns of long-distance floating seed dispersal in tidal channels. Oscillatory tidal current velocity and water depth were assumed to represent the tidal effects. An exponential decay coefficient was introduced to account for the loss of floating seeds due to water-logged deposition and retention by trapping agents along the channel banks. An analytical solution in integral form was derived using the method of Green's function. The developed model was applied to simulate floating Spartina densiflora seed dispersal in a real tidal channel. Seed floating duration and seed collection data reported in the literature were used for model calibration and validation. The leptokurtic seed dispersal kernel in the marsh-channel system was quantified for the first time using the predicted spatio-temporal distribution of deposited and retained seeds. The range of the long-distance floating seed dispersal and its distribution concentration that have important implications for salt marsh protection and restoration activities were evaluated through statistical parameters such as the centroid displacement and the variance of the floating seed cloud and floating seed concentration contours. The developed model provides a useful tool for ecological management of tidal marshes, as data on the long-distance floating seed dispersal are rarely available and hard to gather.","container-title":"Ecohydrology","DOI":"https://doi.org/10.1002/eco.2157","ISSN":"1936-0592","issue":"1","language":"en","license":"© 2019 John Wiley &amp; Sons, Ltd.","page":"e2157","source":"Wiley Online Library","title":"Modelling long-distance floating seed dispersal in salt marsh tidal channels","volume":"13","author":[{"family":"Shi","given":"Wei"},{"family":"Shao","given":"Dongdong"},{"family":"Gualtieri","given":"Carlo"},{"family":"Purnama","given":"Anton"},{"family":"Cui","given":"Baoshan"}],"issued":{"date-parts":[["2020"]]}}}],"schema":"https://github.com/citation-style-language/schema/raw/master/csl-citation.json"} </w:instrText>
        </w:r>
        <w:r w:rsidR="00B2311F">
          <w:fldChar w:fldCharType="separate"/>
        </w:r>
        <w:r w:rsidR="00B2311F" w:rsidRPr="00EC470A">
          <w:rPr>
            <w:rFonts w:ascii="Calibri" w:hAnsi="Calibri" w:cs="Calibri"/>
          </w:rPr>
          <w:t xml:space="preserve">(Shi, </w:t>
        </w:r>
        <w:r w:rsidR="00B2311F">
          <w:rPr>
            <w:rFonts w:ascii="Calibri" w:hAnsi="Calibri" w:cs="Calibri"/>
          </w:rPr>
          <w:t>et al.</w:t>
        </w:r>
        <w:r w:rsidR="00B2311F" w:rsidRPr="00EC470A">
          <w:rPr>
            <w:rFonts w:ascii="Calibri" w:hAnsi="Calibri" w:cs="Calibri"/>
          </w:rPr>
          <w:t>, 2020)</w:t>
        </w:r>
        <w:r w:rsidR="00B2311F">
          <w:fldChar w:fldCharType="end"/>
        </w:r>
        <w:r w:rsidR="00B2311F">
          <w:t>, then species colonization within the ecosystem is rare or lost.</w:t>
        </w:r>
        <w:r w:rsidR="00B2311F" w:rsidRPr="0077726A">
          <w:rPr>
            <w:strike/>
            <w:rPrChange w:id="1773" w:author="Stefanie Lane" w:date="2022-10-06T16:51:00Z">
              <w:rPr/>
            </w:rPrChange>
          </w:rPr>
          <w:t xml:space="preserve"> Alternatively, if exotic species are more prevalent throughout the regional dispersal network, then there is a greater chance of exotic species introduction over native within a local marsh community.</w:t>
        </w:r>
      </w:ins>
      <w:ins w:id="1774" w:author="Stefanie Lane" w:date="2022-10-06T16:51:00Z">
        <w:r w:rsidR="0077726A">
          <w:t xml:space="preserve"> Thus, a</w:t>
        </w:r>
      </w:ins>
      <w:ins w:id="1775" w:author="Stefanie Lane" w:date="2022-10-06T16:49:00Z">
        <w:r w:rsidR="00B2311F">
          <w:t xml:space="preserve">biotic shifts may be altering the seed recruitment </w:t>
        </w:r>
        <w:r w:rsidR="00B2311F">
          <w:lastRenderedPageBreak/>
          <w:t xml:space="preserve">niches to favor exotics and limit native species recruitment </w:t>
        </w:r>
        <w:r w:rsidR="00B2311F">
          <w:fldChar w:fldCharType="begin"/>
        </w:r>
        <w:r w:rsidR="00B2311F">
          <w:instrText xml:space="preserve"> ADDIN ZOTERO_ITEM CSL_CITATION {"citationID":"sq1KXjqr","properties":{"formattedCitation":"(S. L. Lane, 2022)","plainCitation":"(S. L. Lane, 2022)","dontUpdate":true,"noteIndex":0},"citationItems":[{"id":2671,"uris":["http://zotero.org/users/6092945/items/XFPV62BJ"],"itemData":{"id":2671,"type":"article-journal","abstract":"Premise Seed recruitment niches along estuarine elevation gradients are seldom experimentally field-tested under tidal regimes of the Pacific Northwest of North America. Addressing this knowledge gap is important to better understand estuary restoration and plant community response to sea level rise. Methods Germination was tested in marsh organ mesocosms across an elevation gradient (0.5–1.7 m above mean sea level). Seeds were sown on sterile peat moss, and the tops of pipes were secured with horticultural “frost cloth” to ensure no experimental seeds were washed out and no new seeds were introduced. The trials tested artificial and overwinter chilling regimes, as well as the presence and/or absence of a near-neighbor transplant. Results Carex lyngbyei had significant elevation-driven germination after overwinter and artificial chilling. Schoenoplectus tabernaemontani had near-significant germination across elevation after overwinter chilling, and germination in the absence of competition was significantly greater than with a near-neighbor transplant. Discussion Carex lyngbyei had the highest germination rate at higher elevations, which suggests restricted seed recruitment potential and required clonal expansion to extend into lower marsh elevations. Identifying species-specific recruitment niches provides insight for restoration opportunities or invasive species monitoring, as well as for estuary migration under sea level rise.","container-title":"Applications in Plant Sciences","DOI":"10.1002/aps3.11474","ISSN":"2168-0450","issue":"n/a","language":"en","note":"_eprint: https://onlinelibrary.wiley.com/doi/pdf/10.1002/aps3.11474","page":"e11474","source":"Wiley Online Library","title":"Using marsh organs to test seed recruitment in tidal freshwater marshes","author":[{"family":"Lane","given":"Stefanie L."}],"issued":{"date-parts":[["2022"]]}}}],"schema":"https://github.com/citation-style-language/schema/raw/master/csl-citation.json"} </w:instrText>
        </w:r>
        <w:r w:rsidR="00B2311F">
          <w:fldChar w:fldCharType="separate"/>
        </w:r>
        <w:r w:rsidR="00B2311F" w:rsidRPr="000D3AD7">
          <w:rPr>
            <w:rFonts w:ascii="Calibri" w:hAnsi="Calibri" w:cs="Calibri"/>
          </w:rPr>
          <w:t>(Lane, 2022)</w:t>
        </w:r>
        <w:r w:rsidR="00B2311F">
          <w:fldChar w:fldCharType="end"/>
        </w:r>
        <w:r w:rsidR="00B2311F">
          <w:t xml:space="preserve">, while dispersal networks may be delivering disproportionately more seed of exotic species. This reflects a general trend of exotic species’ competitive advantage in disturbed systems, and represents ongoing press disturbance by anthropogenic impacts with cumulative ecosystem effects. </w:t>
        </w:r>
      </w:ins>
    </w:p>
    <w:p w14:paraId="43C54AEC" w14:textId="6D6A1D0D" w:rsidR="00BE39A7" w:rsidRDefault="00BE39A7" w:rsidP="00BE39A7">
      <w:pPr>
        <w:ind w:firstLine="720"/>
      </w:pPr>
      <w:r>
        <w:t xml:space="preserve">Despite our knowledge to the contrary, practitioners often erroneously assume no direct anthropogenic disturbance suffices to conserve an ecologically appropriate reference state </w:t>
      </w:r>
      <w:r>
        <w:fldChar w:fldCharType="begin"/>
      </w:r>
      <w:r>
        <w:instrText xml:space="preserve"> ADDIN ZOTERO_ITEM CSL_CITATION {"citationID":"VNaIJc7D","properties":{"formattedCitation":"(Stoddard, Larsen, Hawkins, Johnson, &amp; Norris, 2006)","plainCitation":"(Stoddard, Larsen, Hawkins, Johnson, &amp; Norris, 2006)","dontUpdate":true,"noteIndex":0},"citationItems":[{"id":2674,"uris":["http://zotero.org/users/6092945/items/LUN76VCV"],"itemData":{"id":2674,"type":"article-journal","abstract":"An important component of the biological assessment of stream condition is an evaluation of the direct or indirect effects of human activities or disturbances. The concept of a “reference condition” is increasingly used to describe the standard or benchmark against which current condition is compared. Many individual nations, and the European Union as a whole, have codified the concept of reference condition in legislation aimed at protecting and improving the ecological condition of streams. However, the phrase “reference condition” has many meanings in a variety of contexts. One of the primary purposes of this paper is to bring some consistency to the use of the term. We argue the need for a “reference condition” term that is reserved for referring to the “naturalness” of the biota (structure and function) and that naturalness implies the absence of significant human disturbance or alteration. To avoid the confusion that arises when alternative definitions of reference condition are used, we propose that the original concept of reference condition be preserved in this modified form of the term: “reference condition for biological integrity,” or RC(BI). We further urge that these specific terms be used to refer to the concepts and methods used in individual bioassessments to characterize the expected condition to which current conditions are compared: “minimally disturbed condition” (MDC); “historical condition” (HC); “least disturbed condition” (LDC); and “best attainable condition” (BAC). We argue that each of these concepts can be narrowly defined, and each implies specific methods for estimating expectations. We also describe current methods by which these expectations are estimated including: the reference-site approach (condition at minimally or least-disturbed sites); best professional judgment; interpretation of historical condition; extrapolation of empirical models; and evaluation of ambient distributions. Because different assumptions about what constitutes reference condition will have important effects on the final classification of streams into condition classes, we urge that bioassessments be consistent in describing the definitions and methods used to set expectations.","container-title":"Ecological Applications","DOI":"10.1890/1051-0761(2006)016[1267:SEFTEC]2.0.CO;2","ISSN":"1939-5582","issue":"4","language":"en","note":"_eprint: https://onlinelibrary.wiley.com/doi/pdf/10.1890/1051-0761%282006%29016%5B1267%3ASEFTEC%5D2.0.CO%3B2","page":"1267-1276","source":"Wiley Online Library","title":"Setting Expectations for the Ecological Condition of Streams: The Concept of Reference Condition","title-short":"Setting Expectations for the Ecological Condition of Streams","volume":"16","author":[{"family":"Stoddard","given":"John L."},{"family":"Larsen","given":"David P."},{"family":"Hawkins","given":"Charles P."},{"family":"Johnson","given":"Richard K."},{"family":"Norris","given":"Richard H."}],"issued":{"date-parts":[["2006"]]}}}],"schema":"https://github.com/citation-style-language/schema/raw/master/csl-citation.json"} </w:instrText>
      </w:r>
      <w:r>
        <w:fldChar w:fldCharType="separate"/>
      </w:r>
      <w:r w:rsidRPr="00D04961">
        <w:rPr>
          <w:rFonts w:ascii="Calibri" w:hAnsi="Calibri" w:cs="Calibri"/>
        </w:rPr>
        <w:t>(</w:t>
      </w:r>
      <w:r>
        <w:rPr>
          <w:rFonts w:ascii="Calibri" w:hAnsi="Calibri" w:cs="Calibri"/>
        </w:rPr>
        <w:t xml:space="preserve">e.g., </w:t>
      </w:r>
      <w:r w:rsidRPr="00D04961">
        <w:rPr>
          <w:rFonts w:ascii="Calibri" w:hAnsi="Calibri" w:cs="Calibri"/>
        </w:rPr>
        <w:t xml:space="preserve">Stoddard, </w:t>
      </w:r>
      <w:r>
        <w:rPr>
          <w:rFonts w:ascii="Calibri" w:hAnsi="Calibri" w:cs="Calibri"/>
        </w:rPr>
        <w:t>et al.</w:t>
      </w:r>
      <w:r w:rsidRPr="00D04961">
        <w:rPr>
          <w:rFonts w:ascii="Calibri" w:hAnsi="Calibri" w:cs="Calibri"/>
        </w:rPr>
        <w:t>, 2006</w:t>
      </w:r>
      <w:r>
        <w:rPr>
          <w:rFonts w:ascii="Calibri" w:hAnsi="Calibri" w:cs="Calibri"/>
        </w:rPr>
        <w:t>, and citations therein</w:t>
      </w:r>
      <w:r w:rsidRPr="00D04961">
        <w:rPr>
          <w:rFonts w:ascii="Calibri" w:hAnsi="Calibri" w:cs="Calibri"/>
        </w:rPr>
        <w:t>)</w:t>
      </w:r>
      <w:r>
        <w:fldChar w:fldCharType="end"/>
      </w:r>
      <w:r>
        <w:t>. These findings yet again confirm that contemporary “reference” sites are not sufficient benchmarks for restoration success</w:t>
      </w:r>
      <w:r>
        <w:rPr>
          <w:rFonts w:ascii="Calibri" w:hAnsi="Calibri" w:cs="Calibri"/>
        </w:rPr>
        <w:t xml:space="preserve"> </w:t>
      </w:r>
      <w:r>
        <w:rPr>
          <w:rFonts w:ascii="Calibri" w:hAnsi="Calibri" w:cs="Calibri"/>
        </w:rPr>
        <w:fldChar w:fldCharType="begin"/>
      </w:r>
      <w:r>
        <w:rPr>
          <w:rFonts w:ascii="Calibri" w:hAnsi="Calibri" w:cs="Calibri"/>
        </w:rPr>
        <w:instrText xml:space="preserve"> ADDIN ZOTERO_ITEM CSL_CITATION {"citationID":"WZOHJs2F","properties":{"formattedCitation":"(Shackelford, Dudney, Stueber, Temperton, &amp; Suding, 2021)","plainCitation":"(Shackelford, Dudney, Stueber, Temperton, &amp; Suding, 2021)","dontUpdate":true,"noteIndex":0},"citationItems":[{"id":2638,"uris":["http://zotero.org/users/6092945/items/HLB6X43B"],"itemData":{"id":2638,"type":"article-journal","abstract":"Restoration has long used the reference concept as a cornerstone in setting targets, designing interventions, and benchmarking success. Following the initial applications of restoration references, however, the definition and broader relevance has been debated. Particularly in an era of directional global change, using historic or even contemporary ecosystem models has been contentious among restoration scientists and practitioners. In response, there have been calls for increasing flexibility in how references are defined and diversifying sources of data used to describe a reference. Previous frameworks suggest reference information can be drawn from sources across two main axes of time and space, covering historic to contemporary sources, and near to far spatial scales. We extend these axes by including future projections of climate and species composition and regional ecological information that is spatially disconnected from defined ecosystem types. Using this new framework, we conducted a review of restoration literature published between 2010 and 2020, extracting the temporal and spatial scales of reference data and classifying reference metrics by data type. The studies overwhelmingly focused on contemporary, ecosystem-specific references to benchmark a completed project's success. The most commonly reported reference metrics were plant-based, and contemporary reference data sources were more diverse than historical or future reference data. As global conditions continue to shift, we suggest that restoration projects would benefit by expanding reference site information to include forecasted and spatially diverse data. A greater diversity of data sources can enable higher flexibility and long-term restoration success in the face of global change.","container-title":"Restoration Ecology","DOI":"10.1111/rec.13541","ISSN":"1526-100X","issue":"n/a","language":"en","note":"_eprint: https://onlinelibrary.wiley.com/doi/pdf/10.1111/rec.13541","page":"e13541","source":"Wiley Online Library","title":"Measuring at all scales: sourcing data for more flexible restoration references","title-short":"Measuring at all scales","volume":"n/a","author":[{"family":"Shackelford","given":"Nancy"},{"family":"Dudney","given":"Joan"},{"family":"Stueber","given":"Melinda M."},{"family":"Temperton","given":"Vicky M."},{"family":"Suding","given":"Katharine L."}],"issued":{"date-parts":[["2021"]]}}}],"schema":"https://github.com/citation-style-language/schema/raw/master/csl-citation.json"} </w:instrText>
      </w:r>
      <w:r>
        <w:rPr>
          <w:rFonts w:ascii="Calibri" w:hAnsi="Calibri" w:cs="Calibri"/>
        </w:rPr>
        <w:fldChar w:fldCharType="separate"/>
      </w:r>
      <w:r w:rsidRPr="00D41379">
        <w:rPr>
          <w:rFonts w:ascii="Calibri" w:hAnsi="Calibri" w:cs="Calibri"/>
        </w:rPr>
        <w:t xml:space="preserve">(Shackelford, </w:t>
      </w:r>
      <w:r>
        <w:rPr>
          <w:rFonts w:ascii="Calibri" w:hAnsi="Calibri" w:cs="Calibri"/>
        </w:rPr>
        <w:t>et al.</w:t>
      </w:r>
      <w:r w:rsidRPr="00D41379">
        <w:rPr>
          <w:rFonts w:ascii="Calibri" w:hAnsi="Calibri" w:cs="Calibri"/>
        </w:rPr>
        <w:t>, 2021)</w:t>
      </w:r>
      <w:r>
        <w:rPr>
          <w:rFonts w:ascii="Calibri" w:hAnsi="Calibri" w:cs="Calibri"/>
        </w:rPr>
        <w:fldChar w:fldCharType="end"/>
      </w:r>
      <w:r>
        <w:t xml:space="preserve">. The biodiversity loss described here presents real concerns for this </w:t>
      </w:r>
      <w:del w:id="1776" w:author="Stefanie Lane" w:date="2022-10-06T16:52:00Z">
        <w:r w:rsidDel="00782F3F">
          <w:delText>community</w:delText>
        </w:r>
      </w:del>
      <w:ins w:id="1777" w:author="Stefanie Lane" w:date="2022-10-06T16:52:00Z">
        <w:r w:rsidR="00782F3F">
          <w:t>conservation area</w:t>
        </w:r>
      </w:ins>
      <w:r>
        <w:t xml:space="preserve">, and </w:t>
      </w:r>
      <w:del w:id="1778" w:author="Stefanie Lane" w:date="2022-08-30T13:03:00Z">
        <w:r w:rsidDel="00336C31">
          <w:delText xml:space="preserve">highlights </w:delText>
        </w:r>
      </w:del>
      <w:ins w:id="1779" w:author="Stefanie Lane" w:date="2022-08-30T13:03:00Z">
        <w:r w:rsidR="00336C31">
          <w:t xml:space="preserve">provides another case example of </w:t>
        </w:r>
      </w:ins>
      <w:r>
        <w:t xml:space="preserve">negative </w:t>
      </w:r>
      <w:ins w:id="1780" w:author="Stefanie Lane" w:date="2022-08-26T16:49:00Z">
        <w:r w:rsidR="00AF1F4D">
          <w:t xml:space="preserve">biodiversity </w:t>
        </w:r>
      </w:ins>
      <w:proofErr w:type="gramStart"/>
      <w:r>
        <w:t>trends</w:t>
      </w:r>
      <w:proofErr w:type="gramEnd"/>
      <w:r>
        <w:t xml:space="preserve"> in </w:t>
      </w:r>
      <w:del w:id="1781" w:author="Stefanie Lane" w:date="2022-08-26T16:00:00Z">
        <w:r w:rsidDel="00132E99">
          <w:delText xml:space="preserve">unmanaged </w:delText>
        </w:r>
      </w:del>
      <w:del w:id="1782" w:author="Stefanie Lane" w:date="2022-08-28T17:07:00Z">
        <w:r w:rsidDel="000822A0">
          <w:delText>ecosystems</w:delText>
        </w:r>
      </w:del>
      <w:ins w:id="1783" w:author="Stefanie Lane" w:date="2022-08-28T17:07:00Z">
        <w:r w:rsidR="000822A0">
          <w:t>conservation habitat</w:t>
        </w:r>
      </w:ins>
      <w:r>
        <w:t xml:space="preserve"> thought to be relatively pristine. Most importantly: active management informed by experimental testing of hydrogeomorphologic drivers, dispersal networks, and recruitment strategies will be needed to maintain ecologically desired species composition in the face of climate change. If we are to prioritize conservation of functional coastal wetlands that include a significant representation of native species, we must seek new ways to actively manage habitats such as Ladner Marsh</w:t>
      </w:r>
      <w:ins w:id="1784" w:author="Stefanie Lane" w:date="2022-08-26T16:10:00Z">
        <w:r w:rsidR="0052296F">
          <w:t xml:space="preserve">. </w:t>
        </w:r>
      </w:ins>
      <w:del w:id="1785" w:author="Stefanie Lane" w:date="2022-08-26T16:10:00Z">
        <w:r w:rsidDel="0052296F">
          <w:delText xml:space="preserve"> t</w:delText>
        </w:r>
      </w:del>
      <w:ins w:id="1786" w:author="Stefanie Lane" w:date="2022-08-26T16:10:00Z">
        <w:r w:rsidR="0052296F">
          <w:t>T</w:t>
        </w:r>
      </w:ins>
      <w:r>
        <w:t xml:space="preserve">hrough </w:t>
      </w:r>
      <w:del w:id="1787" w:author="Stefanie Lane" w:date="2022-08-26T16:09:00Z">
        <w:r w:rsidDel="00D969DE">
          <w:delText xml:space="preserve">mechanical </w:delText>
        </w:r>
      </w:del>
      <w:r>
        <w:t>control of invasive species</w:t>
      </w:r>
      <w:del w:id="1788" w:author="Stefanie Lane" w:date="2022-08-26T16:10:00Z">
        <w:r w:rsidDel="0052296F">
          <w:delText>, combined with</w:delText>
        </w:r>
      </w:del>
      <w:ins w:id="1789" w:author="Stefanie Lane" w:date="2022-08-26T16:10:00Z">
        <w:r w:rsidR="0052296F">
          <w:t xml:space="preserve"> and</w:t>
        </w:r>
      </w:ins>
      <w:r>
        <w:t xml:space="preserve"> experimental management practices </w:t>
      </w:r>
      <w:del w:id="1790" w:author="Stefanie Lane" w:date="2022-08-26T16:10:00Z">
        <w:r w:rsidDel="0052296F">
          <w:delText xml:space="preserve">using </w:delText>
        </w:r>
      </w:del>
      <w:ins w:id="1791" w:author="Stefanie Lane" w:date="2022-08-26T16:10:00Z">
        <w:r w:rsidR="0052296F">
          <w:t xml:space="preserve">to employ </w:t>
        </w:r>
      </w:ins>
      <w:r>
        <w:t>sediment application and/or native species planting</w:t>
      </w:r>
      <w:ins w:id="1792" w:author="Stefanie Lane" w:date="2022-08-26T16:10:00Z">
        <w:r w:rsidR="0052296F">
          <w:t xml:space="preserve">, practitioners may </w:t>
        </w:r>
      </w:ins>
      <w:del w:id="1793" w:author="Stefanie Lane" w:date="2022-08-26T16:10:00Z">
        <w:r w:rsidDel="0052296F">
          <w:delText xml:space="preserve"> to </w:delText>
        </w:r>
      </w:del>
      <w:r>
        <w:t xml:space="preserve">enhance ecosystem processes within remnant </w:t>
      </w:r>
      <w:ins w:id="1794" w:author="Stefanie Lane" w:date="2022-08-26T16:11:00Z">
        <w:r w:rsidR="008A398F">
          <w:t>coastal</w:t>
        </w:r>
      </w:ins>
      <w:ins w:id="1795" w:author="Stefanie Lane" w:date="2022-08-26T16:10:00Z">
        <w:r w:rsidR="0052296F">
          <w:t xml:space="preserve"> </w:t>
        </w:r>
      </w:ins>
      <w:del w:id="1796" w:author="Stefanie Lane" w:date="2022-08-26T16:10:00Z">
        <w:r w:rsidDel="0052296F">
          <w:delText xml:space="preserve">marsh </w:delText>
        </w:r>
      </w:del>
      <w:ins w:id="1797" w:author="Stefanie Lane" w:date="2022-08-26T16:10:00Z">
        <w:r w:rsidR="0052296F">
          <w:t xml:space="preserve">wetland </w:t>
        </w:r>
      </w:ins>
      <w:r>
        <w:t xml:space="preserve">habitats. This active management process also presents a timely and necessary opportunity </w:t>
      </w:r>
      <w:ins w:id="1798" w:author="Stefanie Lane" w:date="2022-08-26T16:11:00Z">
        <w:r w:rsidR="008A398F">
          <w:t xml:space="preserve">in the Pacific Northwest of North America </w:t>
        </w:r>
      </w:ins>
      <w:r>
        <w:t>to engage with First Nations to revive traditional management practices</w:t>
      </w:r>
      <w:ins w:id="1799" w:author="Stefanie Lane" w:date="2022-08-26T16:12:00Z">
        <w:r w:rsidR="00680610">
          <w:t xml:space="preserve"> in tidal wetlands</w:t>
        </w:r>
      </w:ins>
      <w:r>
        <w:t xml:space="preserve">, such as select mechanical disturbance </w:t>
      </w:r>
      <w:r>
        <w:fldChar w:fldCharType="begin"/>
      </w:r>
      <w:r>
        <w:instrText xml:space="preserve"> ADDIN ZOTERO_ITEM CSL_CITATION {"citationID":"oHGLB8Zz","properties":{"formattedCitation":"(Turner, 2014)","plainCitation":"(Turner, 2014)","noteIndex":0},"citationItems":[{"id":164,"uris":["http://zotero.org/users/6092945/items/IVPS7CKQ"],"itemData":{"id":164,"type":"book","abstract":"Volume 1: The History and Practice of Indigenous Plant Knowledge Volume 2: The Place and Meaning of Plants in Indigenous Cultures and Worldviews Nancy Turner has studied Indigenous peoples' knowledge of plants and environments in northwestern North America for over forty years. In Ancient Pathways, Ancestral Knowledge, she integrates her research into a two-volume ethnobotanical tour-de-force. Drawing on information shared by Indigenous botanical experts and collaborators, the ethnographic and historical record, and from linguistics, palaeobotany, archaeology, phytogeography, and other fields, Turner weaves together a complex understanding of the traditions of use and management of plant resources in this vast region. She follows Indigenous inhabitants over time and through space, showing how they actively participated in their environments, managed and cultivated valued plant resources, and maintained key habitats that supported their dynamic cultures for thousands of years, as well as how knowledge was passed on from generation to generation and from one community to another. To understand the values and perspectives that have guided Indigenous ethnobotanical knowledge and practices, Turner looks beyond the details of individual plant species and their uses to determine the overall patterns and processes of their development, application, and adaptation. Volume 1 presents a historical overview of ethnobotonical knowledge in the region before and after European contact. The ways in which Indigenous peoples used and interacted with plants - for nutrition, technologies, and medicine - are examined. Drawing connections between similarities across languages, Turner compares the names of over 250 plant species in more than fifty Indigenous languages and dialects to demonstrate the prominence of certain plants in various cultures and the sharing of goods and ideas between peoples. She also examines the effects that introduced species and colonialism had on the region's Indigenous peoples and their ecologies. Volume 2 provides a sweeping account of how Indigenous organizational systems developed to facilitate the harvesting, use, and cultivation of plants, to establish economic connections across linguistic and cultural borders, and to preserve and manage resources and habitats. Turner describes the worldviews and philosophies that emerged from the interactions between peoples and plants, and how these understandings are expressed through cultures’ stories and narratives. Finally, she explores the ways in which botanical and ecological knowledge can be and are being maintained as living, adaptive systems that promote healthy cultures, environments, and indigenous plant populations. Ancient Pathways, Ancestral Knowledge both challenges and contributes to existing knowledge of Indigenous peoples' land stewardship while preserving information that might otherwise have been lost. Providing new and captivating insights into the anthropogenic systems of northwestern North America, it will stand as an authoritative reference work and contribute to a fuller understanding of the interactions between cultures and ecological systems.","ISBN":"978-0-7735-8539-3","language":"en","note":"Google-Books-ID: oJLdAwAAQBAJ","number-of-pages":"1161","publisher":"McGill-Queen's Press - MQUP","source":"Google Books","title":"Ancient Pathways, Ancestral Knowledge: Ethnobotany and Ecological Wisdom of Indigenous Peoples of Northwestern North America","title-short":"Ancient Pathways, Ancestral Knowledge","author":[{"family":"Turner","given":"Nancy"}],"issued":{"date-parts":[["2014",6]]}}}],"schema":"https://github.com/citation-style-language/schema/raw/master/csl-citation.json"} </w:instrText>
      </w:r>
      <w:r>
        <w:fldChar w:fldCharType="separate"/>
      </w:r>
      <w:r w:rsidR="000335B7" w:rsidRPr="000335B7">
        <w:rPr>
          <w:rFonts w:ascii="Calibri" w:hAnsi="Calibri" w:cs="Calibri"/>
        </w:rPr>
        <w:t>(Turner, 2014)</w:t>
      </w:r>
      <w:r>
        <w:fldChar w:fldCharType="end"/>
      </w:r>
      <w:r>
        <w:t xml:space="preserve">: working with traditional knowledge holders </w:t>
      </w:r>
      <w:ins w:id="1800" w:author="Stefanie Lane" w:date="2022-08-26T16:12:00Z">
        <w:r w:rsidR="00680610">
          <w:t xml:space="preserve">in these ecosystems </w:t>
        </w:r>
      </w:ins>
      <w:r>
        <w:t xml:space="preserve">may yield deeper understanding of plant community function and habitat stability, which would enhance ecosystem resilience and potentially lead to positive effects on </w:t>
      </w:r>
      <w:ins w:id="1801" w:author="Stefanie Lane" w:date="2022-08-26T16:13:00Z">
        <w:r w:rsidR="001D74D7">
          <w:t xml:space="preserve"> regional</w:t>
        </w:r>
        <w:r w:rsidR="00EB0285">
          <w:t xml:space="preserve">ly important </w:t>
        </w:r>
      </w:ins>
      <w:r>
        <w:t xml:space="preserve">salmonid </w:t>
      </w:r>
      <w:ins w:id="1802" w:author="Stefanie Lane" w:date="2022-08-26T16:12:00Z">
        <w:r w:rsidR="00680610">
          <w:t xml:space="preserve">and shorebird </w:t>
        </w:r>
      </w:ins>
      <w:r>
        <w:t xml:space="preserve">populations while contributing to reconciliation between Indigenous and colonial cultures. </w:t>
      </w:r>
    </w:p>
    <w:p w14:paraId="1B1A78AB" w14:textId="77777777" w:rsidR="00436FFB" w:rsidRPr="00436FFB" w:rsidDel="006F36A0" w:rsidRDefault="00436FFB" w:rsidP="00436FFB">
      <w:pPr>
        <w:rPr>
          <w:del w:id="1803" w:author="Stefanie Lane" w:date="2022-08-26T16:01:00Z"/>
        </w:rPr>
      </w:pPr>
    </w:p>
    <w:p w14:paraId="412BAA96" w14:textId="22632BBF" w:rsidR="00C71566" w:rsidDel="000F72BD" w:rsidRDefault="00C71566">
      <w:pPr>
        <w:rPr>
          <w:del w:id="1804" w:author="Stefanie Lane" w:date="2022-10-06T16:44:00Z"/>
          <w:rFonts w:asciiTheme="majorHAnsi" w:eastAsiaTheme="majorEastAsia" w:hAnsiTheme="majorHAnsi" w:cstheme="majorBidi"/>
          <w:color w:val="2F5496" w:themeColor="accent1" w:themeShade="BF"/>
          <w:sz w:val="32"/>
          <w:szCs w:val="32"/>
        </w:rPr>
      </w:pPr>
      <w:del w:id="1805" w:author="Stefanie Lane" w:date="2022-08-26T16:01:00Z">
        <w:r w:rsidDel="006F36A0">
          <w:br w:type="page"/>
        </w:r>
      </w:del>
    </w:p>
    <w:p w14:paraId="0C240E1B" w14:textId="77777777" w:rsidR="00EB1BCB" w:rsidRDefault="00EB1BCB">
      <w:pPr>
        <w:rPr>
          <w:ins w:id="1806" w:author="Stefanie Lane" w:date="2022-08-26T16:14:00Z"/>
          <w:rFonts w:asciiTheme="majorHAnsi" w:eastAsiaTheme="majorEastAsia" w:hAnsiTheme="majorHAnsi" w:cstheme="majorBidi"/>
          <w:color w:val="2F5496" w:themeColor="accent1" w:themeShade="BF"/>
          <w:sz w:val="32"/>
          <w:szCs w:val="32"/>
        </w:rPr>
      </w:pPr>
      <w:ins w:id="1807" w:author="Stefanie Lane" w:date="2022-08-26T16:14:00Z">
        <w:r>
          <w:br w:type="page"/>
        </w:r>
      </w:ins>
    </w:p>
    <w:p w14:paraId="074FB016" w14:textId="644026F9" w:rsidR="007A3D34" w:rsidRDefault="00694C2C" w:rsidP="00340BB0">
      <w:pPr>
        <w:pStyle w:val="Heading1"/>
      </w:pPr>
      <w:r>
        <w:lastRenderedPageBreak/>
        <w:t>Statements &amp; Declarations</w:t>
      </w:r>
    </w:p>
    <w:p w14:paraId="7DD6D5EB" w14:textId="0899C410" w:rsidR="00694C2C" w:rsidRDefault="00694C2C" w:rsidP="00694C2C"/>
    <w:p w14:paraId="0E0342F4" w14:textId="69BE0DA0" w:rsidR="00694C2C" w:rsidRDefault="00694C2C" w:rsidP="00694C2C">
      <w:pPr>
        <w:pStyle w:val="Heading2"/>
      </w:pPr>
      <w:r>
        <w:t>Funding</w:t>
      </w:r>
    </w:p>
    <w:p w14:paraId="3B1DB49A" w14:textId="2E7072D5" w:rsidR="00694C2C" w:rsidRDefault="000F2194" w:rsidP="00694C2C">
      <w:r>
        <w:t xml:space="preserve">Financial </w:t>
      </w:r>
      <w:r>
        <w:rPr>
          <w:rFonts w:cstheme="minorHAnsi"/>
        </w:rPr>
        <w:t>s</w:t>
      </w:r>
      <w:r w:rsidRPr="009454D9">
        <w:rPr>
          <w:rFonts w:cstheme="minorHAnsi"/>
        </w:rPr>
        <w:t xml:space="preserve">upport </w:t>
      </w:r>
      <w:r w:rsidR="007C0BBD">
        <w:rPr>
          <w:rFonts w:cstheme="minorHAnsi"/>
        </w:rPr>
        <w:t xml:space="preserve">for 2019 field surveys </w:t>
      </w:r>
      <w:r w:rsidRPr="009454D9">
        <w:rPr>
          <w:rFonts w:cstheme="minorHAnsi"/>
        </w:rPr>
        <w:t xml:space="preserve">was provided by </w:t>
      </w:r>
      <w:r w:rsidRPr="009454D9">
        <w:rPr>
          <w:rFonts w:cstheme="minorHAnsi"/>
          <w:iCs/>
        </w:rPr>
        <w:t>Natural Sciences and Engineering Research Council</w:t>
      </w:r>
      <w:r w:rsidRPr="009454D9">
        <w:rPr>
          <w:rFonts w:cstheme="minorHAnsi"/>
        </w:rPr>
        <w:t xml:space="preserve"> of Canada Discovery Grant RGPIN-2018-03838</w:t>
      </w:r>
      <w:r>
        <w:rPr>
          <w:rFonts w:cstheme="minorHAnsi"/>
        </w:rPr>
        <w:t xml:space="preserve"> to J. Richardson (University of British Columbia).</w:t>
      </w:r>
    </w:p>
    <w:p w14:paraId="64D40BFF" w14:textId="057600E9" w:rsidR="00694C2C" w:rsidRDefault="00694C2C" w:rsidP="00694C2C">
      <w:pPr>
        <w:pStyle w:val="Heading2"/>
      </w:pPr>
      <w:r>
        <w:t>Competing interests</w:t>
      </w:r>
    </w:p>
    <w:p w14:paraId="22E656C7" w14:textId="4932EC44" w:rsidR="00694C2C" w:rsidRPr="001760FB" w:rsidRDefault="0070593E" w:rsidP="00694C2C">
      <w:pPr>
        <w:rPr>
          <w:i/>
        </w:rPr>
      </w:pPr>
      <w:r w:rsidRPr="001760FB">
        <w:rPr>
          <w:rStyle w:val="Emphasis"/>
          <w:i w:val="0"/>
        </w:rPr>
        <w:t>The authors have no relevant financial or non-financial interests to disclose.</w:t>
      </w:r>
    </w:p>
    <w:p w14:paraId="477D024C" w14:textId="7ADB00E2" w:rsidR="00694C2C" w:rsidRDefault="00694C2C" w:rsidP="00694C2C">
      <w:pPr>
        <w:pStyle w:val="Heading2"/>
      </w:pPr>
      <w:r>
        <w:t>Author contributions</w:t>
      </w:r>
    </w:p>
    <w:p w14:paraId="217CD430" w14:textId="5894620F" w:rsidR="00694C2C" w:rsidRDefault="00A1025B" w:rsidP="00694C2C">
      <w:r>
        <w:t>Study conception, design</w:t>
      </w:r>
      <w:r w:rsidR="0014430F">
        <w:t xml:space="preserve">, 2019 data collection, and analysis </w:t>
      </w:r>
      <w:r>
        <w:t>were</w:t>
      </w:r>
      <w:r w:rsidR="0014430F">
        <w:t xml:space="preserve"> </w:t>
      </w:r>
      <w:del w:id="1808" w:author="Stefanie Lane" w:date="2022-08-29T17:01:00Z">
        <w:r w:rsidR="0014430F" w:rsidDel="00895AFF">
          <w:delText xml:space="preserve">performed </w:delText>
        </w:r>
      </w:del>
      <w:ins w:id="1809" w:author="Stefanie Lane" w:date="2022-08-29T17:01:00Z">
        <w:r w:rsidR="00441CBB">
          <w:t>exclusively</w:t>
        </w:r>
      </w:ins>
      <w:ins w:id="1810" w:author="Stefanie Lane" w:date="2022-08-29T17:02:00Z">
        <w:r w:rsidR="00441CBB">
          <w:t xml:space="preserve"> undertaken</w:t>
        </w:r>
      </w:ins>
      <w:ins w:id="1811" w:author="Stefanie Lane" w:date="2022-08-29T17:01:00Z">
        <w:r w:rsidR="00895AFF">
          <w:t xml:space="preserve"> </w:t>
        </w:r>
      </w:ins>
      <w:r w:rsidR="0014430F">
        <w:t>by Stefanie L. Lane. Original (1979)</w:t>
      </w:r>
      <w:r>
        <w:t xml:space="preserve"> study concept comparing pla</w:t>
      </w:r>
      <w:r w:rsidR="0014430F">
        <w:t xml:space="preserve">nt assemblages, data collection, and analysis were performed or overseen by Gary Bradfield. Madlen Denoth contributed </w:t>
      </w:r>
      <w:ins w:id="1812" w:author="Stefanie Lane" w:date="2022-08-30T13:05:00Z">
        <w:r w:rsidR="009F538B">
          <w:t>data collected in 1999</w:t>
        </w:r>
      </w:ins>
      <w:del w:id="1813" w:author="Stefanie Lane" w:date="2022-08-30T13:05:00Z">
        <w:r w:rsidR="0014430F" w:rsidDel="009F538B">
          <w:delText>1999 dataset</w:delText>
        </w:r>
      </w:del>
      <w:r w:rsidR="0014430F">
        <w:t xml:space="preserve">. Nancy Shackelford </w:t>
      </w:r>
      <w:r w:rsidR="001F4CD8">
        <w:t>assisted with theoretical framework</w:t>
      </w:r>
      <w:ins w:id="1814" w:author="Stefanie Lane" w:date="2022-08-29T17:02:00Z">
        <w:r w:rsidR="00441CBB">
          <w:t xml:space="preserve"> and manuscript revision</w:t>
        </w:r>
      </w:ins>
      <w:r w:rsidR="001F4CD8">
        <w:t xml:space="preserve">. Manuscript was drafted by Stefanie L. Lane; Nancy Shackelford and Tara G. Martin commented on previous versions of the manuscript. All authors read and approved the final manuscript. </w:t>
      </w:r>
    </w:p>
    <w:p w14:paraId="7DBEAC01" w14:textId="5218273E" w:rsidR="00694C2C" w:rsidRPr="00694C2C" w:rsidRDefault="00694C2C" w:rsidP="00694C2C">
      <w:pPr>
        <w:pStyle w:val="Heading2"/>
      </w:pPr>
      <w:r>
        <w:t>Data availability</w:t>
      </w:r>
    </w:p>
    <w:p w14:paraId="489EC96B" w14:textId="0282F405" w:rsidR="00694C2C" w:rsidRDefault="00EE06AB" w:rsidP="00694C2C">
      <w:r>
        <w:t xml:space="preserve">Data for </w:t>
      </w:r>
      <w:commentRangeStart w:id="1815"/>
      <w:r>
        <w:t xml:space="preserve">all </w:t>
      </w:r>
      <w:commentRangeEnd w:id="1815"/>
      <w:r w:rsidR="00126A23">
        <w:rPr>
          <w:rStyle w:val="CommentReference"/>
        </w:rPr>
        <w:commentReference w:id="1815"/>
      </w:r>
      <w:r>
        <w:t>years of observation are available on Dryad (</w:t>
      </w:r>
      <w:r w:rsidRPr="00126A23">
        <w:rPr>
          <w:highlight w:val="lightGray"/>
        </w:rPr>
        <w:t>DOI</w:t>
      </w:r>
      <w:r>
        <w:t>). Code is available on GitHub (</w:t>
      </w:r>
      <w:del w:id="1816" w:author="Stefanie Lane" w:date="2022-08-29T18:16:00Z">
        <w:r w:rsidRPr="00126A23" w:rsidDel="00E4663E">
          <w:rPr>
            <w:highlight w:val="lightGray"/>
          </w:rPr>
          <w:delText>LINK</w:delText>
        </w:r>
      </w:del>
      <w:ins w:id="1817" w:author="Stefanie Lane" w:date="2022-08-29T18:16:00Z">
        <w:r w:rsidR="00E4663E">
          <w:rPr>
            <w:highlight w:val="lightGray"/>
          </w:rPr>
          <w:t>REPO</w:t>
        </w:r>
      </w:ins>
      <w:r>
        <w:t xml:space="preserve">), or </w:t>
      </w:r>
      <w:r w:rsidR="00126A23">
        <w:t>via Dryad (</w:t>
      </w:r>
      <w:r w:rsidR="00126A23" w:rsidRPr="00126A23">
        <w:rPr>
          <w:highlight w:val="lightGray"/>
        </w:rPr>
        <w:t>DOI</w:t>
      </w:r>
      <w:r w:rsidR="00126A23">
        <w:t>)</w:t>
      </w:r>
    </w:p>
    <w:p w14:paraId="6BB1A7AD" w14:textId="77777777" w:rsidR="00694C2C" w:rsidRPr="00694C2C" w:rsidRDefault="00694C2C" w:rsidP="00694C2C"/>
    <w:p w14:paraId="558E9722" w14:textId="77777777" w:rsidR="00694C2C" w:rsidRDefault="00694C2C">
      <w:pPr>
        <w:rPr>
          <w:rFonts w:asciiTheme="majorHAnsi" w:eastAsiaTheme="majorEastAsia" w:hAnsiTheme="majorHAnsi" w:cstheme="majorBidi"/>
          <w:color w:val="2F5496" w:themeColor="accent1" w:themeShade="BF"/>
          <w:sz w:val="32"/>
          <w:szCs w:val="32"/>
        </w:rPr>
      </w:pPr>
      <w:r>
        <w:br w:type="page"/>
      </w:r>
    </w:p>
    <w:p w14:paraId="527F62BB" w14:textId="731A5DD5" w:rsidR="00D81CB7" w:rsidRDefault="00340BB0" w:rsidP="00340BB0">
      <w:pPr>
        <w:pStyle w:val="Heading1"/>
      </w:pPr>
      <w:r>
        <w:lastRenderedPageBreak/>
        <w:t>Literature Cited</w:t>
      </w:r>
    </w:p>
    <w:p w14:paraId="5438594B" w14:textId="77777777" w:rsidR="00DC317A" w:rsidRPr="00DC317A" w:rsidRDefault="00E8167E" w:rsidP="00DC317A">
      <w:pPr>
        <w:pStyle w:val="Bibliography"/>
        <w:rPr>
          <w:rFonts w:ascii="Calibri" w:hAnsi="Calibri" w:cs="Calibri"/>
        </w:rPr>
      </w:pPr>
      <w:r>
        <w:rPr>
          <w:rFonts w:ascii="Calibri" w:hAnsi="Calibri" w:cs="Calibri"/>
        </w:rPr>
        <w:fldChar w:fldCharType="begin"/>
      </w:r>
      <w:r w:rsidR="000335B7">
        <w:rPr>
          <w:rFonts w:ascii="Calibri" w:hAnsi="Calibri" w:cs="Calibri"/>
        </w:rPr>
        <w:instrText xml:space="preserve"> ADDIN ZOTERO_BIBL {"uncited":[],"omitted":[],"custom":[]} CSL_BIBLIOGRAPHY </w:instrText>
      </w:r>
      <w:r>
        <w:rPr>
          <w:rFonts w:ascii="Calibri" w:hAnsi="Calibri" w:cs="Calibri"/>
        </w:rPr>
        <w:fldChar w:fldCharType="separate"/>
      </w:r>
      <w:r w:rsidR="00DC317A" w:rsidRPr="00DC317A">
        <w:rPr>
          <w:rFonts w:ascii="Calibri" w:hAnsi="Calibri" w:cs="Calibri"/>
        </w:rPr>
        <w:t xml:space="preserve">Apfelbaum, S. I., &amp; Sams, C. E. (1987). Ecology and Control of Reed Canary Grass (Phalaris arundinacea L.). </w:t>
      </w:r>
      <w:r w:rsidR="00DC317A" w:rsidRPr="00DC317A">
        <w:rPr>
          <w:rFonts w:ascii="Calibri" w:hAnsi="Calibri" w:cs="Calibri"/>
          <w:i/>
          <w:iCs/>
        </w:rPr>
        <w:t>Natural Areas Journal</w:t>
      </w:r>
      <w:r w:rsidR="00DC317A" w:rsidRPr="00DC317A">
        <w:rPr>
          <w:rFonts w:ascii="Calibri" w:hAnsi="Calibri" w:cs="Calibri"/>
        </w:rPr>
        <w:t xml:space="preserve">, </w:t>
      </w:r>
      <w:r w:rsidR="00DC317A" w:rsidRPr="00DC317A">
        <w:rPr>
          <w:rFonts w:ascii="Calibri" w:hAnsi="Calibri" w:cs="Calibri"/>
          <w:i/>
          <w:iCs/>
        </w:rPr>
        <w:t>7</w:t>
      </w:r>
      <w:r w:rsidR="00DC317A" w:rsidRPr="00DC317A">
        <w:rPr>
          <w:rFonts w:ascii="Calibri" w:hAnsi="Calibri" w:cs="Calibri"/>
        </w:rPr>
        <w:t>(2), 69–74.</w:t>
      </w:r>
    </w:p>
    <w:p w14:paraId="10C66D70" w14:textId="77777777" w:rsidR="00DC317A" w:rsidRPr="00DC317A" w:rsidRDefault="00DC317A" w:rsidP="00DC317A">
      <w:pPr>
        <w:pStyle w:val="Bibliography"/>
        <w:rPr>
          <w:rFonts w:ascii="Calibri" w:hAnsi="Calibri" w:cs="Calibri"/>
        </w:rPr>
      </w:pPr>
      <w:r w:rsidRPr="00DC317A">
        <w:rPr>
          <w:rFonts w:ascii="Calibri" w:hAnsi="Calibri" w:cs="Calibri"/>
        </w:rPr>
        <w:t xml:space="preserve">Atkins, R. J., Tidd, M., &amp; Ruffo, G. (2016). Sturgeon Bank, Fraser River Delta, BC, Canada: 150 Years of Human Influences on Salt Marsh Sedimentation. </w:t>
      </w:r>
      <w:r w:rsidRPr="00DC317A">
        <w:rPr>
          <w:rFonts w:ascii="Calibri" w:hAnsi="Calibri" w:cs="Calibri"/>
          <w:i/>
          <w:iCs/>
        </w:rPr>
        <w:t>Journal of Coastal Research</w:t>
      </w:r>
      <w:r w:rsidRPr="00DC317A">
        <w:rPr>
          <w:rFonts w:ascii="Calibri" w:hAnsi="Calibri" w:cs="Calibri"/>
        </w:rPr>
        <w:t xml:space="preserve">, </w:t>
      </w:r>
      <w:r w:rsidRPr="00DC317A">
        <w:rPr>
          <w:rFonts w:ascii="Calibri" w:hAnsi="Calibri" w:cs="Calibri"/>
          <w:i/>
          <w:iCs/>
        </w:rPr>
        <w:t>SI</w:t>
      </w:r>
      <w:r w:rsidRPr="00DC317A">
        <w:rPr>
          <w:rFonts w:ascii="Calibri" w:hAnsi="Calibri" w:cs="Calibri"/>
        </w:rPr>
        <w:t>(75), 790–794. https://doi.org/10.2112/SI75-159.1</w:t>
      </w:r>
    </w:p>
    <w:p w14:paraId="27611757" w14:textId="77777777" w:rsidR="00DC317A" w:rsidRPr="00DC317A" w:rsidRDefault="00DC317A" w:rsidP="00DC317A">
      <w:pPr>
        <w:pStyle w:val="Bibliography"/>
        <w:rPr>
          <w:rFonts w:ascii="Calibri" w:hAnsi="Calibri" w:cs="Calibri"/>
        </w:rPr>
      </w:pPr>
      <w:r w:rsidRPr="00DC317A">
        <w:rPr>
          <w:rFonts w:ascii="Calibri" w:hAnsi="Calibri" w:cs="Calibri"/>
        </w:rPr>
        <w:t xml:space="preserve">Bradfield, G. E., &amp; Porter, G. L. (1982). Vegetation structure and diversity components of a Fraser estuary tidal marsh. </w:t>
      </w:r>
      <w:r w:rsidRPr="00DC317A">
        <w:rPr>
          <w:rFonts w:ascii="Calibri" w:hAnsi="Calibri" w:cs="Calibri"/>
          <w:i/>
          <w:iCs/>
        </w:rPr>
        <w:t>Canadian Journal of Botany</w:t>
      </w:r>
      <w:r w:rsidRPr="00DC317A">
        <w:rPr>
          <w:rFonts w:ascii="Calibri" w:hAnsi="Calibri" w:cs="Calibri"/>
        </w:rPr>
        <w:t xml:space="preserve">, </w:t>
      </w:r>
      <w:r w:rsidRPr="00DC317A">
        <w:rPr>
          <w:rFonts w:ascii="Calibri" w:hAnsi="Calibri" w:cs="Calibri"/>
          <w:i/>
          <w:iCs/>
        </w:rPr>
        <w:t>60</w:t>
      </w:r>
      <w:r w:rsidRPr="00DC317A">
        <w:rPr>
          <w:rFonts w:ascii="Calibri" w:hAnsi="Calibri" w:cs="Calibri"/>
        </w:rPr>
        <w:t>(4), 440–451. https://doi.org/10.1139/b82-060</w:t>
      </w:r>
    </w:p>
    <w:p w14:paraId="52C91A2E" w14:textId="77777777" w:rsidR="00DC317A" w:rsidRPr="00DC317A" w:rsidRDefault="00DC317A" w:rsidP="00DC317A">
      <w:pPr>
        <w:pStyle w:val="Bibliography"/>
        <w:rPr>
          <w:rFonts w:ascii="Calibri" w:hAnsi="Calibri" w:cs="Calibri"/>
        </w:rPr>
      </w:pPr>
      <w:r w:rsidRPr="00DC317A">
        <w:rPr>
          <w:rFonts w:ascii="Calibri" w:hAnsi="Calibri" w:cs="Calibri"/>
        </w:rPr>
        <w:t xml:space="preserve">Brophy, L. S., Greene, C. M., Hare, V. C., Holycross, B., Lanier, A., Heady, W. N., O’Connor, K., Imaki, H., Haddad, T., &amp; Dana, R. (2019). Insights into estuary habitat loss in the western United States using a new method for mapping maximum extent of tidal wetlands. </w:t>
      </w:r>
      <w:r w:rsidRPr="00DC317A">
        <w:rPr>
          <w:rFonts w:ascii="Calibri" w:hAnsi="Calibri" w:cs="Calibri"/>
          <w:i/>
          <w:iCs/>
        </w:rPr>
        <w:t>PLOS ONE</w:t>
      </w:r>
      <w:r w:rsidRPr="00DC317A">
        <w:rPr>
          <w:rFonts w:ascii="Calibri" w:hAnsi="Calibri" w:cs="Calibri"/>
        </w:rPr>
        <w:t xml:space="preserve">, </w:t>
      </w:r>
      <w:r w:rsidRPr="00DC317A">
        <w:rPr>
          <w:rFonts w:ascii="Calibri" w:hAnsi="Calibri" w:cs="Calibri"/>
          <w:i/>
          <w:iCs/>
        </w:rPr>
        <w:t>14</w:t>
      </w:r>
      <w:r w:rsidRPr="00DC317A">
        <w:rPr>
          <w:rFonts w:ascii="Calibri" w:hAnsi="Calibri" w:cs="Calibri"/>
        </w:rPr>
        <w:t>(8), e0218558. https://doi.org/10.1371/journal.pone.0218558</w:t>
      </w:r>
    </w:p>
    <w:p w14:paraId="07FE2BAF" w14:textId="77777777" w:rsidR="00DC317A" w:rsidRPr="00DC317A" w:rsidRDefault="00DC317A" w:rsidP="00DC317A">
      <w:pPr>
        <w:pStyle w:val="Bibliography"/>
        <w:rPr>
          <w:rFonts w:ascii="Calibri" w:hAnsi="Calibri" w:cs="Calibri"/>
        </w:rPr>
      </w:pPr>
      <w:r w:rsidRPr="00DC317A">
        <w:rPr>
          <w:rFonts w:ascii="Calibri" w:hAnsi="Calibri" w:cs="Calibri"/>
        </w:rPr>
        <w:t xml:space="preserve">Chalifour, L., Scott, D. C., MacDuffee, M., Iacarella, J. C., Martin, T. G., &amp; Baum, J. K. (2019). Habitat use by juvenile salmon, other migratory fish, and resident fish species underscores the importance of estuarine habitat mosaics. </w:t>
      </w:r>
      <w:r w:rsidRPr="00DC317A">
        <w:rPr>
          <w:rFonts w:ascii="Calibri" w:hAnsi="Calibri" w:cs="Calibri"/>
          <w:i/>
          <w:iCs/>
        </w:rPr>
        <w:t>Marine Ecology Progress Series</w:t>
      </w:r>
      <w:r w:rsidRPr="00DC317A">
        <w:rPr>
          <w:rFonts w:ascii="Calibri" w:hAnsi="Calibri" w:cs="Calibri"/>
        </w:rPr>
        <w:t xml:space="preserve">, </w:t>
      </w:r>
      <w:r w:rsidRPr="00DC317A">
        <w:rPr>
          <w:rFonts w:ascii="Calibri" w:hAnsi="Calibri" w:cs="Calibri"/>
          <w:i/>
          <w:iCs/>
        </w:rPr>
        <w:t>625</w:t>
      </w:r>
      <w:r w:rsidRPr="00DC317A">
        <w:rPr>
          <w:rFonts w:ascii="Calibri" w:hAnsi="Calibri" w:cs="Calibri"/>
        </w:rPr>
        <w:t>, 145–162. https://doi.org/10.3354/meps13064</w:t>
      </w:r>
    </w:p>
    <w:p w14:paraId="3CDE8B4D" w14:textId="77777777" w:rsidR="00DC317A" w:rsidRPr="00DC317A" w:rsidRDefault="00DC317A" w:rsidP="00DC317A">
      <w:pPr>
        <w:pStyle w:val="Bibliography"/>
        <w:rPr>
          <w:rFonts w:ascii="Calibri" w:hAnsi="Calibri" w:cs="Calibri"/>
        </w:rPr>
      </w:pPr>
      <w:r w:rsidRPr="00DC317A">
        <w:rPr>
          <w:rFonts w:ascii="Calibri" w:hAnsi="Calibri" w:cs="Calibri"/>
        </w:rPr>
        <w:t xml:space="preserve">Davis, M. J., Woo, I., Ellings, C. S., Hodgson, S., Beauchamp, D. A., Nakai, G., &amp; De La Cruz, S. E. W. (2021). A climate-mediated shift in the estuarine habitat mosaic limits prey availability and reduces nursery quality for juvenile salmon. </w:t>
      </w:r>
      <w:r w:rsidRPr="00DC317A">
        <w:rPr>
          <w:rFonts w:ascii="Calibri" w:hAnsi="Calibri" w:cs="Calibri"/>
          <w:i/>
          <w:iCs/>
        </w:rPr>
        <w:t>Estuaries and Coasts</w:t>
      </w:r>
      <w:r w:rsidRPr="00DC317A">
        <w:rPr>
          <w:rFonts w:ascii="Calibri" w:hAnsi="Calibri" w:cs="Calibri"/>
        </w:rPr>
        <w:t>. https://doi.org/10.1007/s12237-021-01003-3</w:t>
      </w:r>
    </w:p>
    <w:p w14:paraId="4092E1B0" w14:textId="77777777" w:rsidR="00DC317A" w:rsidRPr="00DC317A" w:rsidRDefault="00DC317A" w:rsidP="00DC317A">
      <w:pPr>
        <w:pStyle w:val="Bibliography"/>
        <w:rPr>
          <w:rFonts w:ascii="Calibri" w:hAnsi="Calibri" w:cs="Calibri"/>
        </w:rPr>
      </w:pPr>
      <w:r w:rsidRPr="00DC317A">
        <w:rPr>
          <w:rFonts w:ascii="Calibri" w:hAnsi="Calibri" w:cs="Calibri"/>
        </w:rPr>
        <w:t xml:space="preserve">De Cáceres, M., &amp; Jansen, F. (2016). </w:t>
      </w:r>
      <w:r w:rsidRPr="00DC317A">
        <w:rPr>
          <w:rFonts w:ascii="Calibri" w:hAnsi="Calibri" w:cs="Calibri"/>
          <w:i/>
          <w:iCs/>
        </w:rPr>
        <w:t>Indicspecies</w:t>
      </w:r>
      <w:r w:rsidRPr="00DC317A">
        <w:rPr>
          <w:rFonts w:ascii="Calibri" w:hAnsi="Calibri" w:cs="Calibri"/>
        </w:rPr>
        <w:t>. http://r.meteo.uni.wroc.pl/web/packages/indicspecies/indicspecies.pdf</w:t>
      </w:r>
    </w:p>
    <w:p w14:paraId="5DE8F92C" w14:textId="77777777" w:rsidR="00DC317A" w:rsidRPr="00DC317A" w:rsidRDefault="00DC317A" w:rsidP="00DC317A">
      <w:pPr>
        <w:pStyle w:val="Bibliography"/>
        <w:rPr>
          <w:rFonts w:ascii="Calibri" w:hAnsi="Calibri" w:cs="Calibri"/>
        </w:rPr>
      </w:pPr>
      <w:r w:rsidRPr="00DC317A">
        <w:rPr>
          <w:rFonts w:ascii="Calibri" w:hAnsi="Calibri" w:cs="Calibri"/>
        </w:rPr>
        <w:lastRenderedPageBreak/>
        <w:t xml:space="preserve">Denoth, M., &amp; Myers, J. H. (2007). Competition between Lythrum salicaria and a rare species: Combining evidence from experiments and long-term monitoring. </w:t>
      </w:r>
      <w:r w:rsidRPr="00DC317A">
        <w:rPr>
          <w:rFonts w:ascii="Calibri" w:hAnsi="Calibri" w:cs="Calibri"/>
          <w:i/>
          <w:iCs/>
        </w:rPr>
        <w:t>Plant Ecology</w:t>
      </w:r>
      <w:r w:rsidRPr="00DC317A">
        <w:rPr>
          <w:rFonts w:ascii="Calibri" w:hAnsi="Calibri" w:cs="Calibri"/>
        </w:rPr>
        <w:t xml:space="preserve">, </w:t>
      </w:r>
      <w:r w:rsidRPr="00DC317A">
        <w:rPr>
          <w:rFonts w:ascii="Calibri" w:hAnsi="Calibri" w:cs="Calibri"/>
          <w:i/>
          <w:iCs/>
        </w:rPr>
        <w:t>191</w:t>
      </w:r>
      <w:r w:rsidRPr="00DC317A">
        <w:rPr>
          <w:rFonts w:ascii="Calibri" w:hAnsi="Calibri" w:cs="Calibri"/>
        </w:rPr>
        <w:t>(2), 153–161. https://doi.org/10.1007/s11258-006-9232-2</w:t>
      </w:r>
    </w:p>
    <w:p w14:paraId="4DABFDD3" w14:textId="77777777" w:rsidR="00DC317A" w:rsidRPr="00DC317A" w:rsidRDefault="00DC317A" w:rsidP="00DC317A">
      <w:pPr>
        <w:pStyle w:val="Bibliography"/>
        <w:rPr>
          <w:rFonts w:ascii="Calibri" w:hAnsi="Calibri" w:cs="Calibri"/>
        </w:rPr>
      </w:pPr>
      <w:r w:rsidRPr="00DC317A">
        <w:rPr>
          <w:rFonts w:ascii="Calibri" w:hAnsi="Calibri" w:cs="Calibri"/>
        </w:rPr>
        <w:t xml:space="preserve">Donohue, I., Hillebrand, H., Montoya, J. M., Petchey, O. L., Pimm, S. L., Fowler, M. S., Healy, K., Jackson, A. L., Lurgi, M., McClean, D., O’Connor, N. E., O’Gorman, E. J., &amp; Yang, Q. (2016). Navigating the complexity of ecological stability. </w:t>
      </w:r>
      <w:r w:rsidRPr="00DC317A">
        <w:rPr>
          <w:rFonts w:ascii="Calibri" w:hAnsi="Calibri" w:cs="Calibri"/>
          <w:i/>
          <w:iCs/>
        </w:rPr>
        <w:t>Ecology Letters</w:t>
      </w:r>
      <w:r w:rsidRPr="00DC317A">
        <w:rPr>
          <w:rFonts w:ascii="Calibri" w:hAnsi="Calibri" w:cs="Calibri"/>
        </w:rPr>
        <w:t xml:space="preserve">, </w:t>
      </w:r>
      <w:r w:rsidRPr="00DC317A">
        <w:rPr>
          <w:rFonts w:ascii="Calibri" w:hAnsi="Calibri" w:cs="Calibri"/>
          <w:i/>
          <w:iCs/>
        </w:rPr>
        <w:t>19</w:t>
      </w:r>
      <w:r w:rsidRPr="00DC317A">
        <w:rPr>
          <w:rFonts w:ascii="Calibri" w:hAnsi="Calibri" w:cs="Calibri"/>
        </w:rPr>
        <w:t>(9), 1172–1185. https://doi.org/10.1111/ele.12648</w:t>
      </w:r>
    </w:p>
    <w:p w14:paraId="5A35769F" w14:textId="77777777" w:rsidR="00DC317A" w:rsidRPr="00DC317A" w:rsidRDefault="00DC317A" w:rsidP="00DC317A">
      <w:pPr>
        <w:pStyle w:val="Bibliography"/>
        <w:rPr>
          <w:rFonts w:ascii="Calibri" w:hAnsi="Calibri" w:cs="Calibri"/>
        </w:rPr>
      </w:pPr>
      <w:r w:rsidRPr="00DC317A">
        <w:rPr>
          <w:rFonts w:ascii="Calibri" w:hAnsi="Calibri" w:cs="Calibri"/>
        </w:rPr>
        <w:t xml:space="preserve">Douglas, T. J., Schuerholz, G., &amp; Juniper, S. K. (2022). Blue Carbon Storage in a Northern Temperate Estuary Subject to Habitat Loss and Chronic Habitat Disturbance: Cowichan Estuary, British Columbia, Canada. </w:t>
      </w:r>
      <w:r w:rsidRPr="00DC317A">
        <w:rPr>
          <w:rFonts w:ascii="Calibri" w:hAnsi="Calibri" w:cs="Calibri"/>
          <w:i/>
          <w:iCs/>
        </w:rPr>
        <w:t>Frontiers in Marine Science</w:t>
      </w:r>
      <w:r w:rsidRPr="00DC317A">
        <w:rPr>
          <w:rFonts w:ascii="Calibri" w:hAnsi="Calibri" w:cs="Calibri"/>
        </w:rPr>
        <w:t xml:space="preserve">, </w:t>
      </w:r>
      <w:r w:rsidRPr="00DC317A">
        <w:rPr>
          <w:rFonts w:ascii="Calibri" w:hAnsi="Calibri" w:cs="Calibri"/>
          <w:i/>
          <w:iCs/>
        </w:rPr>
        <w:t>9</w:t>
      </w:r>
      <w:r w:rsidRPr="00DC317A">
        <w:rPr>
          <w:rFonts w:ascii="Calibri" w:hAnsi="Calibri" w:cs="Calibri"/>
        </w:rPr>
        <w:t>. https://www.frontiersin.org/article/10.3389/fmars.2022.857586</w:t>
      </w:r>
    </w:p>
    <w:p w14:paraId="50148BFA" w14:textId="77777777" w:rsidR="00DC317A" w:rsidRPr="00DC317A" w:rsidRDefault="00DC317A" w:rsidP="00DC317A">
      <w:pPr>
        <w:pStyle w:val="Bibliography"/>
        <w:rPr>
          <w:rFonts w:ascii="Calibri" w:hAnsi="Calibri" w:cs="Calibri"/>
        </w:rPr>
      </w:pPr>
      <w:r w:rsidRPr="00DC317A">
        <w:rPr>
          <w:rFonts w:ascii="Calibri" w:hAnsi="Calibri" w:cs="Calibri"/>
        </w:rPr>
        <w:t xml:space="preserve">Dufrêne, M., &amp; Legendre, P. (1997). Species Assemblages and Indicator Species:the Need for a Flexible Asymmetrical Approach. </w:t>
      </w:r>
      <w:r w:rsidRPr="00DC317A">
        <w:rPr>
          <w:rFonts w:ascii="Calibri" w:hAnsi="Calibri" w:cs="Calibri"/>
          <w:i/>
          <w:iCs/>
        </w:rPr>
        <w:t>Ecological Monographs</w:t>
      </w:r>
      <w:r w:rsidRPr="00DC317A">
        <w:rPr>
          <w:rFonts w:ascii="Calibri" w:hAnsi="Calibri" w:cs="Calibri"/>
        </w:rPr>
        <w:t xml:space="preserve">, </w:t>
      </w:r>
      <w:r w:rsidRPr="00DC317A">
        <w:rPr>
          <w:rFonts w:ascii="Calibri" w:hAnsi="Calibri" w:cs="Calibri"/>
          <w:i/>
          <w:iCs/>
        </w:rPr>
        <w:t>67</w:t>
      </w:r>
      <w:r w:rsidRPr="00DC317A">
        <w:rPr>
          <w:rFonts w:ascii="Calibri" w:hAnsi="Calibri" w:cs="Calibri"/>
        </w:rPr>
        <w:t>(3), 345–366. https://doi.org/10.1890/0012-9615(1997)067[0345:SAAIST]2.0.CO;2</w:t>
      </w:r>
    </w:p>
    <w:p w14:paraId="3F4AC3F9" w14:textId="77777777" w:rsidR="00DC317A" w:rsidRPr="00DC317A" w:rsidRDefault="00DC317A" w:rsidP="00DC317A">
      <w:pPr>
        <w:pStyle w:val="Bibliography"/>
        <w:rPr>
          <w:rFonts w:ascii="Calibri" w:hAnsi="Calibri" w:cs="Calibri"/>
        </w:rPr>
      </w:pPr>
      <w:r w:rsidRPr="00DC317A">
        <w:rPr>
          <w:rFonts w:ascii="Calibri" w:hAnsi="Calibri" w:cs="Calibri"/>
        </w:rPr>
        <w:t xml:space="preserve">Emmett, R., Llansó, R., Newton, J., Thom, R., Hornberger, M., Morgan, C., Levings, C., Copping, A., &amp; Fishman, P. (2000). Geographic signatures of North American West Coast estuaries. </w:t>
      </w:r>
      <w:r w:rsidRPr="00DC317A">
        <w:rPr>
          <w:rFonts w:ascii="Calibri" w:hAnsi="Calibri" w:cs="Calibri"/>
          <w:i/>
          <w:iCs/>
        </w:rPr>
        <w:t>Estuaries</w:t>
      </w:r>
      <w:r w:rsidRPr="00DC317A">
        <w:rPr>
          <w:rFonts w:ascii="Calibri" w:hAnsi="Calibri" w:cs="Calibri"/>
        </w:rPr>
        <w:t xml:space="preserve">, </w:t>
      </w:r>
      <w:r w:rsidRPr="00DC317A">
        <w:rPr>
          <w:rFonts w:ascii="Calibri" w:hAnsi="Calibri" w:cs="Calibri"/>
          <w:i/>
          <w:iCs/>
        </w:rPr>
        <w:t>23</w:t>
      </w:r>
      <w:r w:rsidRPr="00DC317A">
        <w:rPr>
          <w:rFonts w:ascii="Calibri" w:hAnsi="Calibri" w:cs="Calibri"/>
        </w:rPr>
        <w:t>(6), 765–792. http://dx.doi.org/10.2307/1352998</w:t>
      </w:r>
    </w:p>
    <w:p w14:paraId="324CEC3E" w14:textId="77777777" w:rsidR="00DC317A" w:rsidRPr="00DC317A" w:rsidRDefault="00DC317A" w:rsidP="00DC317A">
      <w:pPr>
        <w:pStyle w:val="Bibliography"/>
        <w:rPr>
          <w:rFonts w:ascii="Calibri" w:hAnsi="Calibri" w:cs="Calibri"/>
        </w:rPr>
      </w:pPr>
      <w:r w:rsidRPr="00DC317A">
        <w:rPr>
          <w:rFonts w:ascii="Calibri" w:hAnsi="Calibri" w:cs="Calibri"/>
        </w:rPr>
        <w:t xml:space="preserve">Hallett, L. M., Jones, S. K., MacDonald, A. A. M., Jones, M. B., Flynn, D. F. B., Ripplinger, J., Slaughter, P., Gries, C., &amp; Collins, S. L. (2016). codyn: An r package of community dynamics metrics. </w:t>
      </w:r>
      <w:r w:rsidRPr="00DC317A">
        <w:rPr>
          <w:rFonts w:ascii="Calibri" w:hAnsi="Calibri" w:cs="Calibri"/>
          <w:i/>
          <w:iCs/>
        </w:rPr>
        <w:t>Methods in Ecology and Evolution</w:t>
      </w:r>
      <w:r w:rsidRPr="00DC317A">
        <w:rPr>
          <w:rFonts w:ascii="Calibri" w:hAnsi="Calibri" w:cs="Calibri"/>
        </w:rPr>
        <w:t xml:space="preserve">, </w:t>
      </w:r>
      <w:r w:rsidRPr="00DC317A">
        <w:rPr>
          <w:rFonts w:ascii="Calibri" w:hAnsi="Calibri" w:cs="Calibri"/>
          <w:i/>
          <w:iCs/>
        </w:rPr>
        <w:t>7</w:t>
      </w:r>
      <w:r w:rsidRPr="00DC317A">
        <w:rPr>
          <w:rFonts w:ascii="Calibri" w:hAnsi="Calibri" w:cs="Calibri"/>
        </w:rPr>
        <w:t>(10), 1146–1151. https://doi.org/10.1111/2041-210X.12569</w:t>
      </w:r>
    </w:p>
    <w:p w14:paraId="4C0FD69F" w14:textId="77777777" w:rsidR="00DC317A" w:rsidRPr="00DC317A" w:rsidRDefault="00DC317A" w:rsidP="00DC317A">
      <w:pPr>
        <w:pStyle w:val="Bibliography"/>
        <w:rPr>
          <w:rFonts w:ascii="Calibri" w:hAnsi="Calibri" w:cs="Calibri"/>
        </w:rPr>
      </w:pPr>
      <w:r w:rsidRPr="00DC317A">
        <w:rPr>
          <w:rFonts w:ascii="Calibri" w:hAnsi="Calibri" w:cs="Calibri"/>
        </w:rPr>
        <w:t xml:space="preserve">Hanski, I. (1982). Dynamics of Regional Distribution: The Core and Satellite Species Hypothesis. </w:t>
      </w:r>
      <w:r w:rsidRPr="00DC317A">
        <w:rPr>
          <w:rFonts w:ascii="Calibri" w:hAnsi="Calibri" w:cs="Calibri"/>
          <w:i/>
          <w:iCs/>
        </w:rPr>
        <w:t>Oikos</w:t>
      </w:r>
      <w:r w:rsidRPr="00DC317A">
        <w:rPr>
          <w:rFonts w:ascii="Calibri" w:hAnsi="Calibri" w:cs="Calibri"/>
        </w:rPr>
        <w:t xml:space="preserve">, </w:t>
      </w:r>
      <w:r w:rsidRPr="00DC317A">
        <w:rPr>
          <w:rFonts w:ascii="Calibri" w:hAnsi="Calibri" w:cs="Calibri"/>
          <w:i/>
          <w:iCs/>
        </w:rPr>
        <w:t>38</w:t>
      </w:r>
      <w:r w:rsidRPr="00DC317A">
        <w:rPr>
          <w:rFonts w:ascii="Calibri" w:hAnsi="Calibri" w:cs="Calibri"/>
        </w:rPr>
        <w:t>(2), 210–221. JSTOR. https://doi.org/10.2307/3544021</w:t>
      </w:r>
    </w:p>
    <w:p w14:paraId="16A97246" w14:textId="77777777" w:rsidR="00DC317A" w:rsidRPr="00DC317A" w:rsidRDefault="00DC317A" w:rsidP="00DC317A">
      <w:pPr>
        <w:pStyle w:val="Bibliography"/>
        <w:rPr>
          <w:rFonts w:ascii="Calibri" w:hAnsi="Calibri" w:cs="Calibri"/>
        </w:rPr>
      </w:pPr>
      <w:r w:rsidRPr="00DC317A">
        <w:rPr>
          <w:rFonts w:ascii="Calibri" w:hAnsi="Calibri" w:cs="Calibri"/>
        </w:rPr>
        <w:t xml:space="preserve">Hitchcock, C. L., &amp; Cronquist, A. (1973). </w:t>
      </w:r>
      <w:r w:rsidRPr="00DC317A">
        <w:rPr>
          <w:rFonts w:ascii="Calibri" w:hAnsi="Calibri" w:cs="Calibri"/>
          <w:i/>
          <w:iCs/>
        </w:rPr>
        <w:t>Flora of the Pacific Northwest, an illustrated manual</w:t>
      </w:r>
      <w:r w:rsidRPr="00DC317A">
        <w:rPr>
          <w:rFonts w:ascii="Calibri" w:hAnsi="Calibri" w:cs="Calibri"/>
        </w:rPr>
        <w:t>. University of Washington Press.</w:t>
      </w:r>
    </w:p>
    <w:p w14:paraId="7D91991B" w14:textId="77777777" w:rsidR="00DC317A" w:rsidRPr="00DC317A" w:rsidRDefault="00DC317A" w:rsidP="00DC317A">
      <w:pPr>
        <w:pStyle w:val="Bibliography"/>
        <w:rPr>
          <w:rFonts w:ascii="Calibri" w:hAnsi="Calibri" w:cs="Calibri"/>
        </w:rPr>
      </w:pPr>
      <w:r w:rsidRPr="00DC317A">
        <w:rPr>
          <w:rFonts w:ascii="Calibri" w:hAnsi="Calibri" w:cs="Calibri"/>
        </w:rPr>
        <w:lastRenderedPageBreak/>
        <w:t xml:space="preserve">Holling, C. S. (1973). Resilience and Stability of Ecological Systems. </w:t>
      </w:r>
      <w:r w:rsidRPr="00DC317A">
        <w:rPr>
          <w:rFonts w:ascii="Calibri" w:hAnsi="Calibri" w:cs="Calibri"/>
          <w:i/>
          <w:iCs/>
        </w:rPr>
        <w:t>Annual Review of Ecology and Systematics</w:t>
      </w:r>
      <w:r w:rsidRPr="00DC317A">
        <w:rPr>
          <w:rFonts w:ascii="Calibri" w:hAnsi="Calibri" w:cs="Calibri"/>
        </w:rPr>
        <w:t xml:space="preserve">, </w:t>
      </w:r>
      <w:r w:rsidRPr="00DC317A">
        <w:rPr>
          <w:rFonts w:ascii="Calibri" w:hAnsi="Calibri" w:cs="Calibri"/>
          <w:i/>
          <w:iCs/>
        </w:rPr>
        <w:t>4</w:t>
      </w:r>
      <w:r w:rsidRPr="00DC317A">
        <w:rPr>
          <w:rFonts w:ascii="Calibri" w:hAnsi="Calibri" w:cs="Calibri"/>
        </w:rPr>
        <w:t>(1), 1–23. https://doi.org/10.1146/annurev.es.04.110173.000245</w:t>
      </w:r>
    </w:p>
    <w:p w14:paraId="55AB8B0E" w14:textId="77777777" w:rsidR="00DC317A" w:rsidRPr="00DC317A" w:rsidRDefault="00DC317A" w:rsidP="00DC317A">
      <w:pPr>
        <w:pStyle w:val="Bibliography"/>
        <w:rPr>
          <w:rFonts w:ascii="Calibri" w:hAnsi="Calibri" w:cs="Calibri"/>
        </w:rPr>
      </w:pPr>
      <w:r w:rsidRPr="00DC317A">
        <w:rPr>
          <w:rFonts w:ascii="Calibri" w:hAnsi="Calibri" w:cs="Calibri"/>
        </w:rPr>
        <w:t xml:space="preserve">Kopecký, M., &amp; Macek, M. (2015). Vegetation resurvey is robust to plot location uncertainty. </w:t>
      </w:r>
      <w:r w:rsidRPr="00DC317A">
        <w:rPr>
          <w:rFonts w:ascii="Calibri" w:hAnsi="Calibri" w:cs="Calibri"/>
          <w:i/>
          <w:iCs/>
        </w:rPr>
        <w:t>Diversity and Distributions</w:t>
      </w:r>
      <w:r w:rsidRPr="00DC317A">
        <w:rPr>
          <w:rFonts w:ascii="Calibri" w:hAnsi="Calibri" w:cs="Calibri"/>
        </w:rPr>
        <w:t xml:space="preserve">, </w:t>
      </w:r>
      <w:r w:rsidRPr="00DC317A">
        <w:rPr>
          <w:rFonts w:ascii="Calibri" w:hAnsi="Calibri" w:cs="Calibri"/>
          <w:i/>
          <w:iCs/>
        </w:rPr>
        <w:t>21</w:t>
      </w:r>
      <w:r w:rsidRPr="00DC317A">
        <w:rPr>
          <w:rFonts w:ascii="Calibri" w:hAnsi="Calibri" w:cs="Calibri"/>
        </w:rPr>
        <w:t>(3), 322–330. https://doi.org/10.1111/ddi.12299</w:t>
      </w:r>
    </w:p>
    <w:p w14:paraId="310287CE" w14:textId="77777777" w:rsidR="00DC317A" w:rsidRPr="00DC317A" w:rsidRDefault="00DC317A" w:rsidP="00DC317A">
      <w:pPr>
        <w:pStyle w:val="Bibliography"/>
        <w:rPr>
          <w:rFonts w:ascii="Calibri" w:hAnsi="Calibri" w:cs="Calibri"/>
        </w:rPr>
      </w:pPr>
      <w:r w:rsidRPr="00DC317A">
        <w:rPr>
          <w:rFonts w:ascii="Calibri" w:hAnsi="Calibri" w:cs="Calibri"/>
        </w:rPr>
        <w:t xml:space="preserve">Lane, S. L. (2022). Using marsh organs to test seed recruitment in tidal freshwater marshes. </w:t>
      </w:r>
      <w:r w:rsidRPr="00DC317A">
        <w:rPr>
          <w:rFonts w:ascii="Calibri" w:hAnsi="Calibri" w:cs="Calibri"/>
          <w:i/>
          <w:iCs/>
        </w:rPr>
        <w:t>Applications in Plant Sciences</w:t>
      </w:r>
      <w:r w:rsidRPr="00DC317A">
        <w:rPr>
          <w:rFonts w:ascii="Calibri" w:hAnsi="Calibri" w:cs="Calibri"/>
        </w:rPr>
        <w:t xml:space="preserve">, </w:t>
      </w:r>
      <w:r w:rsidRPr="00DC317A">
        <w:rPr>
          <w:rFonts w:ascii="Calibri" w:hAnsi="Calibri" w:cs="Calibri"/>
          <w:i/>
          <w:iCs/>
        </w:rPr>
        <w:t>n/a</w:t>
      </w:r>
      <w:r w:rsidRPr="00DC317A">
        <w:rPr>
          <w:rFonts w:ascii="Calibri" w:hAnsi="Calibri" w:cs="Calibri"/>
        </w:rPr>
        <w:t>, e11474. https://doi.org/10.1002/aps3.11474</w:t>
      </w:r>
    </w:p>
    <w:p w14:paraId="4920BD02" w14:textId="77777777" w:rsidR="00DC317A" w:rsidRPr="00DC317A" w:rsidRDefault="00DC317A" w:rsidP="00DC317A">
      <w:pPr>
        <w:pStyle w:val="Bibliography"/>
        <w:rPr>
          <w:rFonts w:ascii="Calibri" w:hAnsi="Calibri" w:cs="Calibri"/>
        </w:rPr>
      </w:pPr>
      <w:r w:rsidRPr="00DC317A">
        <w:rPr>
          <w:rFonts w:ascii="Calibri" w:hAnsi="Calibri" w:cs="Calibri"/>
        </w:rPr>
        <w:t xml:space="preserve">Legendre, P., &amp; Legendre, L. (2012). </w:t>
      </w:r>
      <w:r w:rsidRPr="00DC317A">
        <w:rPr>
          <w:rFonts w:ascii="Calibri" w:hAnsi="Calibri" w:cs="Calibri"/>
          <w:i/>
          <w:iCs/>
        </w:rPr>
        <w:t>Numerical Ecology</w:t>
      </w:r>
      <w:r w:rsidRPr="00DC317A">
        <w:rPr>
          <w:rFonts w:ascii="Calibri" w:hAnsi="Calibri" w:cs="Calibri"/>
        </w:rPr>
        <w:t xml:space="preserve"> (3rd ed., Vol. 24). Elsevier.</w:t>
      </w:r>
    </w:p>
    <w:p w14:paraId="07FFC109" w14:textId="77777777" w:rsidR="00DC317A" w:rsidRPr="00DC317A" w:rsidRDefault="00DC317A" w:rsidP="00DC317A">
      <w:pPr>
        <w:pStyle w:val="Bibliography"/>
        <w:rPr>
          <w:rFonts w:ascii="Calibri" w:hAnsi="Calibri" w:cs="Calibri"/>
        </w:rPr>
      </w:pPr>
      <w:r w:rsidRPr="00DC317A">
        <w:rPr>
          <w:rFonts w:ascii="Calibri" w:hAnsi="Calibri" w:cs="Calibri"/>
        </w:rPr>
        <w:t xml:space="preserve">Lepš, J. (2004). What do the biodiversity experiments tell us about consequences of plant species loss in the real world? </w:t>
      </w:r>
      <w:r w:rsidRPr="00DC317A">
        <w:rPr>
          <w:rFonts w:ascii="Calibri" w:hAnsi="Calibri" w:cs="Calibri"/>
          <w:i/>
          <w:iCs/>
        </w:rPr>
        <w:t>Basic and Applied Ecology</w:t>
      </w:r>
      <w:r w:rsidRPr="00DC317A">
        <w:rPr>
          <w:rFonts w:ascii="Calibri" w:hAnsi="Calibri" w:cs="Calibri"/>
        </w:rPr>
        <w:t xml:space="preserve">, </w:t>
      </w:r>
      <w:r w:rsidRPr="00DC317A">
        <w:rPr>
          <w:rFonts w:ascii="Calibri" w:hAnsi="Calibri" w:cs="Calibri"/>
          <w:i/>
          <w:iCs/>
        </w:rPr>
        <w:t>5</w:t>
      </w:r>
      <w:r w:rsidRPr="00DC317A">
        <w:rPr>
          <w:rFonts w:ascii="Calibri" w:hAnsi="Calibri" w:cs="Calibri"/>
        </w:rPr>
        <w:t>(6), 529–534. https://doi.org/10.1016/j.baae.2004.06.003</w:t>
      </w:r>
    </w:p>
    <w:p w14:paraId="799D186F" w14:textId="77777777" w:rsidR="00DC317A" w:rsidRPr="00DC317A" w:rsidRDefault="00DC317A" w:rsidP="00DC317A">
      <w:pPr>
        <w:pStyle w:val="Bibliography"/>
        <w:rPr>
          <w:rFonts w:ascii="Calibri" w:hAnsi="Calibri" w:cs="Calibri"/>
        </w:rPr>
      </w:pPr>
      <w:r w:rsidRPr="00DC317A">
        <w:rPr>
          <w:rFonts w:ascii="Calibri" w:hAnsi="Calibri" w:cs="Calibri"/>
        </w:rPr>
        <w:t xml:space="preserve">Mendelssohn, I. A., &amp; Kuhn, N. L. (2003). Sediment subsidy: Effects on soil–plant responses in a rapidly submerging coastal salt marsh. </w:t>
      </w:r>
      <w:r w:rsidRPr="00DC317A">
        <w:rPr>
          <w:rFonts w:ascii="Calibri" w:hAnsi="Calibri" w:cs="Calibri"/>
          <w:i/>
          <w:iCs/>
        </w:rPr>
        <w:t>Ecological Engineering</w:t>
      </w:r>
      <w:r w:rsidRPr="00DC317A">
        <w:rPr>
          <w:rFonts w:ascii="Calibri" w:hAnsi="Calibri" w:cs="Calibri"/>
        </w:rPr>
        <w:t xml:space="preserve">, </w:t>
      </w:r>
      <w:r w:rsidRPr="00DC317A">
        <w:rPr>
          <w:rFonts w:ascii="Calibri" w:hAnsi="Calibri" w:cs="Calibri"/>
          <w:i/>
          <w:iCs/>
        </w:rPr>
        <w:t>21</w:t>
      </w:r>
      <w:r w:rsidRPr="00DC317A">
        <w:rPr>
          <w:rFonts w:ascii="Calibri" w:hAnsi="Calibri" w:cs="Calibri"/>
        </w:rPr>
        <w:t>(2), 115–128. https://doi.org/10.1016/j.ecoleng.2003.09.006</w:t>
      </w:r>
    </w:p>
    <w:p w14:paraId="1ABF53EF" w14:textId="77777777" w:rsidR="00DC317A" w:rsidRPr="00DC317A" w:rsidRDefault="00DC317A" w:rsidP="00DC317A">
      <w:pPr>
        <w:pStyle w:val="Bibliography"/>
        <w:rPr>
          <w:rFonts w:ascii="Calibri" w:hAnsi="Calibri" w:cs="Calibri"/>
        </w:rPr>
      </w:pPr>
      <w:r w:rsidRPr="00DC317A">
        <w:rPr>
          <w:rFonts w:ascii="Calibri" w:hAnsi="Calibri" w:cs="Calibri"/>
        </w:rPr>
        <w:t xml:space="preserve">Nyman, J. A., Walters, R. J., Delaune, R. D., &amp; Patrick, W. H. (2006). Marsh vertical accretion via vegetative growth. </w:t>
      </w:r>
      <w:r w:rsidRPr="00DC317A">
        <w:rPr>
          <w:rFonts w:ascii="Calibri" w:hAnsi="Calibri" w:cs="Calibri"/>
          <w:i/>
          <w:iCs/>
        </w:rPr>
        <w:t>Estuarine, Coastal and Shelf Science</w:t>
      </w:r>
      <w:r w:rsidRPr="00DC317A">
        <w:rPr>
          <w:rFonts w:ascii="Calibri" w:hAnsi="Calibri" w:cs="Calibri"/>
        </w:rPr>
        <w:t xml:space="preserve">, </w:t>
      </w:r>
      <w:r w:rsidRPr="00DC317A">
        <w:rPr>
          <w:rFonts w:ascii="Calibri" w:hAnsi="Calibri" w:cs="Calibri"/>
          <w:i/>
          <w:iCs/>
        </w:rPr>
        <w:t>69</w:t>
      </w:r>
      <w:r w:rsidRPr="00DC317A">
        <w:rPr>
          <w:rFonts w:ascii="Calibri" w:hAnsi="Calibri" w:cs="Calibri"/>
        </w:rPr>
        <w:t>(3), 370–380. https://doi.org/10.1016/j.ecss.2006.05.041</w:t>
      </w:r>
    </w:p>
    <w:p w14:paraId="3903CA2C" w14:textId="77777777" w:rsidR="00DC317A" w:rsidRPr="00DC317A" w:rsidRDefault="00DC317A" w:rsidP="00DC317A">
      <w:pPr>
        <w:pStyle w:val="Bibliography"/>
        <w:rPr>
          <w:rFonts w:ascii="Calibri" w:hAnsi="Calibri" w:cs="Calibri"/>
        </w:rPr>
      </w:pPr>
      <w:r w:rsidRPr="00DC317A">
        <w:rPr>
          <w:rFonts w:ascii="Calibri" w:hAnsi="Calibri" w:cs="Calibri"/>
        </w:rPr>
        <w:t xml:space="preserve">Ovaskainen, O., Rybicki, J., &amp; Abrego, N. (2019). What can observational data reveal about metacommunity processes? </w:t>
      </w:r>
      <w:r w:rsidRPr="00DC317A">
        <w:rPr>
          <w:rFonts w:ascii="Calibri" w:hAnsi="Calibri" w:cs="Calibri"/>
          <w:i/>
          <w:iCs/>
        </w:rPr>
        <w:t>Ecography</w:t>
      </w:r>
      <w:r w:rsidRPr="00DC317A">
        <w:rPr>
          <w:rFonts w:ascii="Calibri" w:hAnsi="Calibri" w:cs="Calibri"/>
        </w:rPr>
        <w:t xml:space="preserve">, </w:t>
      </w:r>
      <w:r w:rsidRPr="00DC317A">
        <w:rPr>
          <w:rFonts w:ascii="Calibri" w:hAnsi="Calibri" w:cs="Calibri"/>
          <w:i/>
          <w:iCs/>
        </w:rPr>
        <w:t>42</w:t>
      </w:r>
      <w:r w:rsidRPr="00DC317A">
        <w:rPr>
          <w:rFonts w:ascii="Calibri" w:hAnsi="Calibri" w:cs="Calibri"/>
        </w:rPr>
        <w:t>(11), 1877–1886. https://doi.org/10.1111/ecog.04444</w:t>
      </w:r>
    </w:p>
    <w:p w14:paraId="616FC55C" w14:textId="77777777" w:rsidR="00DC317A" w:rsidRPr="00DC317A" w:rsidRDefault="00DC317A" w:rsidP="00DC317A">
      <w:pPr>
        <w:pStyle w:val="Bibliography"/>
        <w:rPr>
          <w:rFonts w:ascii="Calibri" w:hAnsi="Calibri" w:cs="Calibri"/>
        </w:rPr>
      </w:pPr>
      <w:r w:rsidRPr="00DC317A">
        <w:rPr>
          <w:rFonts w:ascii="Calibri" w:hAnsi="Calibri" w:cs="Calibri"/>
        </w:rPr>
        <w:t xml:space="preserve">Pasternack, G. B. (2009). Chapter 3. Hydrogeomorphology and sedimentation in tidal freshwater wetlands. In A. Barendregt, D. F. Whigham, &amp; A. H. Baldwin (Eds.), </w:t>
      </w:r>
      <w:r w:rsidRPr="00DC317A">
        <w:rPr>
          <w:rFonts w:ascii="Calibri" w:hAnsi="Calibri" w:cs="Calibri"/>
          <w:i/>
          <w:iCs/>
        </w:rPr>
        <w:t>Tidal Freshwater Wetlands</w:t>
      </w:r>
      <w:r w:rsidRPr="00DC317A">
        <w:rPr>
          <w:rFonts w:ascii="Calibri" w:hAnsi="Calibri" w:cs="Calibri"/>
        </w:rPr>
        <w:t xml:space="preserve"> (pp. 31–40). Backhuys Publishers.</w:t>
      </w:r>
    </w:p>
    <w:p w14:paraId="17F35049" w14:textId="77777777" w:rsidR="00DC317A" w:rsidRPr="00DC317A" w:rsidRDefault="00DC317A" w:rsidP="00DC317A">
      <w:pPr>
        <w:pStyle w:val="Bibliography"/>
        <w:rPr>
          <w:rFonts w:ascii="Calibri" w:hAnsi="Calibri" w:cs="Calibri"/>
        </w:rPr>
      </w:pPr>
      <w:r w:rsidRPr="00DC317A">
        <w:rPr>
          <w:rFonts w:ascii="Calibri" w:hAnsi="Calibri" w:cs="Calibri"/>
        </w:rPr>
        <w:lastRenderedPageBreak/>
        <w:t xml:space="preserve">Schaefer, V. (2004). Ecological setting of the Fraser River delta and its urban estuary. In B. J. Groulx, D. C. Mosher, J. L. Luternauer, &amp; D. E. Bilderback (Eds.), </w:t>
      </w:r>
      <w:r w:rsidRPr="00DC317A">
        <w:rPr>
          <w:rFonts w:ascii="Calibri" w:hAnsi="Calibri" w:cs="Calibri"/>
          <w:i/>
          <w:iCs/>
        </w:rPr>
        <w:t>Fraser River Delta, British Columbia: Issues of an Urban Estuary</w:t>
      </w:r>
      <w:r w:rsidRPr="00DC317A">
        <w:rPr>
          <w:rFonts w:ascii="Calibri" w:hAnsi="Calibri" w:cs="Calibri"/>
        </w:rPr>
        <w:t xml:space="preserve"> (pp. 147–172). Geological Survey of Canada, Bulletin 547.</w:t>
      </w:r>
    </w:p>
    <w:p w14:paraId="6C5BCFA4" w14:textId="77777777" w:rsidR="00DC317A" w:rsidRPr="00DC317A" w:rsidRDefault="00DC317A" w:rsidP="00DC317A">
      <w:pPr>
        <w:pStyle w:val="Bibliography"/>
        <w:rPr>
          <w:rFonts w:ascii="Calibri" w:hAnsi="Calibri" w:cs="Calibri"/>
        </w:rPr>
      </w:pPr>
      <w:r w:rsidRPr="00DC317A">
        <w:rPr>
          <w:rFonts w:ascii="Calibri" w:hAnsi="Calibri" w:cs="Calibri"/>
        </w:rPr>
        <w:t xml:space="preserve">Shackelford, N., Dudney, J., Stueber, M. M., Temperton, V. M., &amp; Suding, K. L. (2021). Measuring at all scales: Sourcing data for more flexible restoration references. </w:t>
      </w:r>
      <w:r w:rsidRPr="00DC317A">
        <w:rPr>
          <w:rFonts w:ascii="Calibri" w:hAnsi="Calibri" w:cs="Calibri"/>
          <w:i/>
          <w:iCs/>
        </w:rPr>
        <w:t>Restoration Ecology</w:t>
      </w:r>
      <w:r w:rsidRPr="00DC317A">
        <w:rPr>
          <w:rFonts w:ascii="Calibri" w:hAnsi="Calibri" w:cs="Calibri"/>
        </w:rPr>
        <w:t xml:space="preserve">, </w:t>
      </w:r>
      <w:r w:rsidRPr="00DC317A">
        <w:rPr>
          <w:rFonts w:ascii="Calibri" w:hAnsi="Calibri" w:cs="Calibri"/>
          <w:i/>
          <w:iCs/>
        </w:rPr>
        <w:t>n/a</w:t>
      </w:r>
      <w:r w:rsidRPr="00DC317A">
        <w:rPr>
          <w:rFonts w:ascii="Calibri" w:hAnsi="Calibri" w:cs="Calibri"/>
        </w:rPr>
        <w:t>(n/a), e13541. https://doi.org/10.1111/rec.13541</w:t>
      </w:r>
    </w:p>
    <w:p w14:paraId="1939BF97" w14:textId="77777777" w:rsidR="00DC317A" w:rsidRPr="00DC317A" w:rsidRDefault="00DC317A" w:rsidP="00DC317A">
      <w:pPr>
        <w:pStyle w:val="Bibliography"/>
        <w:rPr>
          <w:rFonts w:ascii="Calibri" w:hAnsi="Calibri" w:cs="Calibri"/>
        </w:rPr>
      </w:pPr>
      <w:r w:rsidRPr="00DC317A">
        <w:rPr>
          <w:rFonts w:ascii="Calibri" w:hAnsi="Calibri" w:cs="Calibri"/>
        </w:rPr>
        <w:t xml:space="preserve">Shi, W., Shao, D., Gualtieri, C., Purnama, A., &amp; Cui, B. (2020). Modelling long-distance floating seed dispersal in salt marsh tidal channels. </w:t>
      </w:r>
      <w:r w:rsidRPr="00DC317A">
        <w:rPr>
          <w:rFonts w:ascii="Calibri" w:hAnsi="Calibri" w:cs="Calibri"/>
          <w:i/>
          <w:iCs/>
        </w:rPr>
        <w:t>Ecohydrology</w:t>
      </w:r>
      <w:r w:rsidRPr="00DC317A">
        <w:rPr>
          <w:rFonts w:ascii="Calibri" w:hAnsi="Calibri" w:cs="Calibri"/>
        </w:rPr>
        <w:t xml:space="preserve">, </w:t>
      </w:r>
      <w:r w:rsidRPr="00DC317A">
        <w:rPr>
          <w:rFonts w:ascii="Calibri" w:hAnsi="Calibri" w:cs="Calibri"/>
          <w:i/>
          <w:iCs/>
        </w:rPr>
        <w:t>13</w:t>
      </w:r>
      <w:r w:rsidRPr="00DC317A">
        <w:rPr>
          <w:rFonts w:ascii="Calibri" w:hAnsi="Calibri" w:cs="Calibri"/>
        </w:rPr>
        <w:t>(1), e2157. https://doi.org/10.1002/eco.2157</w:t>
      </w:r>
    </w:p>
    <w:p w14:paraId="5777C4D1" w14:textId="77777777" w:rsidR="00DC317A" w:rsidRPr="00DC317A" w:rsidRDefault="00DC317A" w:rsidP="00DC317A">
      <w:pPr>
        <w:pStyle w:val="Bibliography"/>
        <w:rPr>
          <w:rFonts w:ascii="Calibri" w:hAnsi="Calibri" w:cs="Calibri"/>
        </w:rPr>
      </w:pPr>
      <w:r w:rsidRPr="00DC317A">
        <w:rPr>
          <w:rFonts w:ascii="Calibri" w:hAnsi="Calibri" w:cs="Calibri"/>
        </w:rPr>
        <w:t xml:space="preserve">Sinks, I. A., Borde, A. B., Diefenderfer, H. L., &amp; Karnezis, J. P. (2021). Assessment of Methods to Control Invasive Reed Canarygrass (Phalaris arundinacea) in Tidal Freshwater Wetlands. </w:t>
      </w:r>
      <w:r w:rsidRPr="00DC317A">
        <w:rPr>
          <w:rFonts w:ascii="Calibri" w:hAnsi="Calibri" w:cs="Calibri"/>
          <w:i/>
          <w:iCs/>
        </w:rPr>
        <w:t>Natural Areas Journal</w:t>
      </w:r>
      <w:r w:rsidRPr="00DC317A">
        <w:rPr>
          <w:rFonts w:ascii="Calibri" w:hAnsi="Calibri" w:cs="Calibri"/>
        </w:rPr>
        <w:t xml:space="preserve">, </w:t>
      </w:r>
      <w:r w:rsidRPr="00DC317A">
        <w:rPr>
          <w:rFonts w:ascii="Calibri" w:hAnsi="Calibri" w:cs="Calibri"/>
          <w:i/>
          <w:iCs/>
        </w:rPr>
        <w:t>41</w:t>
      </w:r>
      <w:r w:rsidRPr="00DC317A">
        <w:rPr>
          <w:rFonts w:ascii="Calibri" w:hAnsi="Calibri" w:cs="Calibri"/>
        </w:rPr>
        <w:t>(3), 172–185. https://doi.org/10.3375/043.041.0303</w:t>
      </w:r>
    </w:p>
    <w:p w14:paraId="28C67246" w14:textId="77777777" w:rsidR="00DC317A" w:rsidRPr="00DC317A" w:rsidRDefault="00DC317A" w:rsidP="00DC317A">
      <w:pPr>
        <w:pStyle w:val="Bibliography"/>
        <w:rPr>
          <w:rFonts w:ascii="Calibri" w:hAnsi="Calibri" w:cs="Calibri"/>
        </w:rPr>
      </w:pPr>
      <w:r w:rsidRPr="00DC317A">
        <w:rPr>
          <w:rFonts w:ascii="Calibri" w:hAnsi="Calibri" w:cs="Calibri"/>
        </w:rPr>
        <w:t xml:space="preserve">Stoddard, J. L., Larsen, D. P., Hawkins, C. P., Johnson, R. K., &amp; Norris, R. H. (2006). Setting Expectations for the Ecological Condition of Streams: The Concept of Reference Condition. </w:t>
      </w:r>
      <w:r w:rsidRPr="00DC317A">
        <w:rPr>
          <w:rFonts w:ascii="Calibri" w:hAnsi="Calibri" w:cs="Calibri"/>
          <w:i/>
          <w:iCs/>
        </w:rPr>
        <w:t>Ecological Applications</w:t>
      </w:r>
      <w:r w:rsidRPr="00DC317A">
        <w:rPr>
          <w:rFonts w:ascii="Calibri" w:hAnsi="Calibri" w:cs="Calibri"/>
        </w:rPr>
        <w:t xml:space="preserve">, </w:t>
      </w:r>
      <w:r w:rsidRPr="00DC317A">
        <w:rPr>
          <w:rFonts w:ascii="Calibri" w:hAnsi="Calibri" w:cs="Calibri"/>
          <w:i/>
          <w:iCs/>
        </w:rPr>
        <w:t>16</w:t>
      </w:r>
      <w:r w:rsidRPr="00DC317A">
        <w:rPr>
          <w:rFonts w:ascii="Calibri" w:hAnsi="Calibri" w:cs="Calibri"/>
        </w:rPr>
        <w:t>(4), 1267–1276. https://doi.org/10.1890/1051-0761(2006)016[1267:SEFTEC]2.0.CO;2</w:t>
      </w:r>
    </w:p>
    <w:p w14:paraId="601AB3EE" w14:textId="77777777" w:rsidR="00DC317A" w:rsidRPr="00DC317A" w:rsidRDefault="00DC317A" w:rsidP="00DC317A">
      <w:pPr>
        <w:pStyle w:val="Bibliography"/>
        <w:rPr>
          <w:rFonts w:ascii="Calibri" w:hAnsi="Calibri" w:cs="Calibri"/>
        </w:rPr>
      </w:pPr>
      <w:r w:rsidRPr="00DC317A">
        <w:rPr>
          <w:rFonts w:ascii="Calibri" w:hAnsi="Calibri" w:cs="Calibri"/>
        </w:rPr>
        <w:t xml:space="preserve">Turner, N. (2014). </w:t>
      </w:r>
      <w:r w:rsidRPr="00DC317A">
        <w:rPr>
          <w:rFonts w:ascii="Calibri" w:hAnsi="Calibri" w:cs="Calibri"/>
          <w:i/>
          <w:iCs/>
        </w:rPr>
        <w:t>Ancient Pathways, Ancestral Knowledge: Ethnobotany and Ecological Wisdom of Indigenous Peoples of Northwestern North America</w:t>
      </w:r>
      <w:r w:rsidRPr="00DC317A">
        <w:rPr>
          <w:rFonts w:ascii="Calibri" w:hAnsi="Calibri" w:cs="Calibri"/>
        </w:rPr>
        <w:t>. McGill-Queen’s Press - MQUP.</w:t>
      </w:r>
    </w:p>
    <w:p w14:paraId="7B759CC1" w14:textId="77777777" w:rsidR="00DC317A" w:rsidRPr="00DC317A" w:rsidRDefault="00DC317A" w:rsidP="00DC317A">
      <w:pPr>
        <w:pStyle w:val="Bibliography"/>
        <w:rPr>
          <w:rFonts w:ascii="Calibri" w:hAnsi="Calibri" w:cs="Calibri"/>
        </w:rPr>
      </w:pPr>
      <w:r w:rsidRPr="00DC317A">
        <w:rPr>
          <w:rFonts w:ascii="Calibri" w:hAnsi="Calibri" w:cs="Calibri"/>
        </w:rPr>
        <w:t xml:space="preserve">Underwood, A. J., Chapman, M. G., &amp; Connell, S. D. (2000). Observations in ecology: You can’t make progress on processes without understanding the patterns. </w:t>
      </w:r>
      <w:r w:rsidRPr="00DC317A">
        <w:rPr>
          <w:rFonts w:ascii="Calibri" w:hAnsi="Calibri" w:cs="Calibri"/>
          <w:i/>
          <w:iCs/>
        </w:rPr>
        <w:t>Journal of Experimental Marine Biology and Ecology</w:t>
      </w:r>
      <w:r w:rsidRPr="00DC317A">
        <w:rPr>
          <w:rFonts w:ascii="Calibri" w:hAnsi="Calibri" w:cs="Calibri"/>
        </w:rPr>
        <w:t xml:space="preserve">, </w:t>
      </w:r>
      <w:r w:rsidRPr="00DC317A">
        <w:rPr>
          <w:rFonts w:ascii="Calibri" w:hAnsi="Calibri" w:cs="Calibri"/>
          <w:i/>
          <w:iCs/>
        </w:rPr>
        <w:t>250</w:t>
      </w:r>
      <w:r w:rsidRPr="00DC317A">
        <w:rPr>
          <w:rFonts w:ascii="Calibri" w:hAnsi="Calibri" w:cs="Calibri"/>
        </w:rPr>
        <w:t>(1), 97–115. https://doi.org/10.1016/S0022-0981(00)00181-7</w:t>
      </w:r>
    </w:p>
    <w:p w14:paraId="6A0B9C82" w14:textId="77777777" w:rsidR="00DC317A" w:rsidRPr="00DC317A" w:rsidRDefault="00DC317A" w:rsidP="00DC317A">
      <w:pPr>
        <w:pStyle w:val="Bibliography"/>
        <w:rPr>
          <w:rFonts w:ascii="Calibri" w:hAnsi="Calibri" w:cs="Calibri"/>
        </w:rPr>
      </w:pPr>
      <w:r w:rsidRPr="00DC317A">
        <w:rPr>
          <w:rFonts w:ascii="Calibri" w:hAnsi="Calibri" w:cs="Calibri"/>
        </w:rPr>
        <w:t xml:space="preserve">Waller, L. P., Allen, W. J., Barratt, B. I. P., Condron, L. M., França, F. M., Hunt, J. E., Koele, N., Orwin, K. H., Steel, G. S., Tylianakis, J. M., Wakelin, S. A., &amp; Dickie, I. A. (2020). Biotic interactions drive </w:t>
      </w:r>
      <w:r w:rsidRPr="00DC317A">
        <w:rPr>
          <w:rFonts w:ascii="Calibri" w:hAnsi="Calibri" w:cs="Calibri"/>
        </w:rPr>
        <w:lastRenderedPageBreak/>
        <w:t xml:space="preserve">ecosystem responses to exotic plant invaders. </w:t>
      </w:r>
      <w:r w:rsidRPr="00DC317A">
        <w:rPr>
          <w:rFonts w:ascii="Calibri" w:hAnsi="Calibri" w:cs="Calibri"/>
          <w:i/>
          <w:iCs/>
        </w:rPr>
        <w:t>Science</w:t>
      </w:r>
      <w:r w:rsidRPr="00DC317A">
        <w:rPr>
          <w:rFonts w:ascii="Calibri" w:hAnsi="Calibri" w:cs="Calibri"/>
        </w:rPr>
        <w:t xml:space="preserve">, </w:t>
      </w:r>
      <w:r w:rsidRPr="00DC317A">
        <w:rPr>
          <w:rFonts w:ascii="Calibri" w:hAnsi="Calibri" w:cs="Calibri"/>
          <w:i/>
          <w:iCs/>
        </w:rPr>
        <w:t>368</w:t>
      </w:r>
      <w:r w:rsidRPr="00DC317A">
        <w:rPr>
          <w:rFonts w:ascii="Calibri" w:hAnsi="Calibri" w:cs="Calibri"/>
        </w:rPr>
        <w:t>(6494), 967–972. https://doi.org/10.1126/science.aba2225</w:t>
      </w:r>
    </w:p>
    <w:p w14:paraId="5A8025EE" w14:textId="77777777" w:rsidR="00DC317A" w:rsidRPr="00DC317A" w:rsidRDefault="00DC317A" w:rsidP="00DC317A">
      <w:pPr>
        <w:pStyle w:val="Bibliography"/>
        <w:rPr>
          <w:rFonts w:ascii="Calibri" w:hAnsi="Calibri" w:cs="Calibri"/>
        </w:rPr>
      </w:pPr>
      <w:r w:rsidRPr="00DC317A">
        <w:rPr>
          <w:rFonts w:ascii="Calibri" w:hAnsi="Calibri" w:cs="Calibri"/>
        </w:rPr>
        <w:t xml:space="preserve">Whittaker, R. H. (1975). </w:t>
      </w:r>
      <w:r w:rsidRPr="00DC317A">
        <w:rPr>
          <w:rFonts w:ascii="Calibri" w:hAnsi="Calibri" w:cs="Calibri"/>
          <w:i/>
          <w:iCs/>
        </w:rPr>
        <w:t>Communities and Ecosystems</w:t>
      </w:r>
      <w:r w:rsidRPr="00DC317A">
        <w:rPr>
          <w:rFonts w:ascii="Calibri" w:hAnsi="Calibri" w:cs="Calibri"/>
        </w:rPr>
        <w:t xml:space="preserve"> (2nd ed.). Macmillan.</w:t>
      </w:r>
    </w:p>
    <w:p w14:paraId="1CE4119A" w14:textId="7521726D" w:rsidR="00340BB0" w:rsidRDefault="00E8167E" w:rsidP="00340BB0">
      <w:r>
        <w:rPr>
          <w:rFonts w:ascii="Calibri" w:hAnsi="Calibri" w:cs="Calibri"/>
        </w:rPr>
        <w:fldChar w:fldCharType="end"/>
      </w:r>
    </w:p>
    <w:p w14:paraId="63C82C9E" w14:textId="1164A7A8" w:rsidR="007D7FC0" w:rsidRDefault="007D7FC0" w:rsidP="00340BB0"/>
    <w:p w14:paraId="7DD2B655" w14:textId="6596A3DF" w:rsidR="007D7FC0" w:rsidRDefault="007D7FC0"/>
    <w:p w14:paraId="4B285698" w14:textId="77777777" w:rsidR="00E24A76" w:rsidRDefault="00E24A76">
      <w:pPr>
        <w:rPr>
          <w:rFonts w:asciiTheme="majorHAnsi" w:eastAsiaTheme="majorEastAsia" w:hAnsiTheme="majorHAnsi" w:cstheme="majorBidi"/>
          <w:color w:val="2F5496" w:themeColor="accent1" w:themeShade="BF"/>
          <w:sz w:val="32"/>
          <w:szCs w:val="32"/>
        </w:rPr>
      </w:pPr>
      <w:r>
        <w:br w:type="page"/>
      </w:r>
    </w:p>
    <w:p w14:paraId="6A634515" w14:textId="2D2DA539" w:rsidR="007D7FC0" w:rsidRDefault="007D7FC0" w:rsidP="007D7FC0">
      <w:pPr>
        <w:pStyle w:val="Heading1"/>
      </w:pPr>
      <w:r>
        <w:lastRenderedPageBreak/>
        <w:t>Supplemental</w:t>
      </w:r>
    </w:p>
    <w:p w14:paraId="4EC95476" w14:textId="20117C06" w:rsidR="00F222C0" w:rsidRDefault="00F222C0" w:rsidP="00F222C0"/>
    <w:p w14:paraId="59CFC580" w14:textId="08729747" w:rsidR="0038192E" w:rsidRDefault="0038192E" w:rsidP="0038192E">
      <w:pPr>
        <w:pStyle w:val="Caption"/>
      </w:pPr>
      <w:bookmarkStart w:id="1818" w:name="_Ref103763315"/>
      <w:r>
        <w:t xml:space="preserve">Table </w:t>
      </w:r>
      <w:fldSimple w:instr=" SEQ Table \* ARABIC ">
        <w:ins w:id="1819" w:author="Stefanie Lane" w:date="2022-08-26T16:20:00Z">
          <w:r w:rsidR="007C5BD3">
            <w:rPr>
              <w:noProof/>
            </w:rPr>
            <w:t>2</w:t>
          </w:r>
        </w:ins>
        <w:del w:id="1820" w:author="Stefanie Lane" w:date="2022-08-26T16:20:00Z">
          <w:r w:rsidR="00615FBC" w:rsidDel="007C5BD3">
            <w:rPr>
              <w:noProof/>
            </w:rPr>
            <w:delText>3</w:delText>
          </w:r>
        </w:del>
      </w:fldSimple>
      <w:bookmarkEnd w:id="1818"/>
      <w:r>
        <w:t xml:space="preserve">. </w:t>
      </w:r>
      <w:r w:rsidR="00B44909">
        <w:t xml:space="preserve">A total of 25 plots sampled in 1979 and 1999 were not sampled in 2019, mostly due to issues of accessibility. Transect names and </w:t>
      </w:r>
      <w:r w:rsidR="004952BF">
        <w:t xml:space="preserve">plot ID of plots omitted follow Fig. 3 in Bradfield &amp; Porter (1982). </w:t>
      </w:r>
    </w:p>
    <w:tbl>
      <w:tblPr>
        <w:tblW w:w="6520" w:type="dxa"/>
        <w:jc w:val="center"/>
        <w:tblLook w:val="04A0" w:firstRow="1" w:lastRow="0" w:firstColumn="1" w:lastColumn="0" w:noHBand="0" w:noVBand="1"/>
      </w:tblPr>
      <w:tblGrid>
        <w:gridCol w:w="997"/>
        <w:gridCol w:w="1203"/>
        <w:gridCol w:w="4600"/>
      </w:tblGrid>
      <w:tr w:rsidR="0038192E" w:rsidRPr="0038192E" w14:paraId="21732B29" w14:textId="77777777" w:rsidTr="007D52A9">
        <w:trPr>
          <w:trHeight w:val="290"/>
          <w:jc w:val="center"/>
        </w:trPr>
        <w:tc>
          <w:tcPr>
            <w:tcW w:w="960" w:type="dxa"/>
            <w:tcBorders>
              <w:top w:val="single" w:sz="4" w:space="0" w:color="auto"/>
              <w:left w:val="nil"/>
              <w:bottom w:val="single" w:sz="4" w:space="0" w:color="auto"/>
              <w:right w:val="nil"/>
            </w:tcBorders>
            <w:shd w:val="clear" w:color="auto" w:fill="auto"/>
            <w:noWrap/>
            <w:vAlign w:val="center"/>
            <w:hideMark/>
          </w:tcPr>
          <w:p w14:paraId="2D3D2BA6"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Transect</w:t>
            </w:r>
          </w:p>
        </w:tc>
        <w:tc>
          <w:tcPr>
            <w:tcW w:w="960" w:type="dxa"/>
            <w:tcBorders>
              <w:top w:val="single" w:sz="4" w:space="0" w:color="auto"/>
              <w:left w:val="nil"/>
              <w:bottom w:val="single" w:sz="4" w:space="0" w:color="auto"/>
              <w:right w:val="nil"/>
            </w:tcBorders>
            <w:shd w:val="clear" w:color="auto" w:fill="auto"/>
            <w:noWrap/>
            <w:vAlign w:val="center"/>
            <w:hideMark/>
          </w:tcPr>
          <w:p w14:paraId="3E9C7180" w14:textId="77777777" w:rsid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1979</w:t>
            </w:r>
            <w:r>
              <w:rPr>
                <w:rFonts w:ascii="Calibri" w:eastAsia="Times New Roman" w:hAnsi="Calibri" w:cs="Calibri"/>
                <w:b/>
                <w:bCs/>
                <w:color w:val="000000"/>
              </w:rPr>
              <w:t>/1999</w:t>
            </w:r>
          </w:p>
          <w:p w14:paraId="1EC038C7" w14:textId="4C1FEBDE" w:rsidR="0001042C" w:rsidRPr="0038192E" w:rsidRDefault="0001042C" w:rsidP="0038192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Plot No.</w:t>
            </w:r>
          </w:p>
        </w:tc>
        <w:tc>
          <w:tcPr>
            <w:tcW w:w="4600" w:type="dxa"/>
            <w:tcBorders>
              <w:top w:val="single" w:sz="4" w:space="0" w:color="auto"/>
              <w:left w:val="nil"/>
              <w:bottom w:val="single" w:sz="4" w:space="0" w:color="auto"/>
              <w:right w:val="nil"/>
            </w:tcBorders>
            <w:shd w:val="clear" w:color="auto" w:fill="auto"/>
            <w:noWrap/>
            <w:vAlign w:val="center"/>
            <w:hideMark/>
          </w:tcPr>
          <w:p w14:paraId="4F4EE9FB"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Reason omitted in 2019</w:t>
            </w:r>
          </w:p>
        </w:tc>
      </w:tr>
      <w:tr w:rsidR="0038192E" w:rsidRPr="0038192E" w14:paraId="0E3E8A23"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5A4B89B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Q</w:t>
            </w:r>
          </w:p>
        </w:tc>
        <w:tc>
          <w:tcPr>
            <w:tcW w:w="960" w:type="dxa"/>
            <w:tcBorders>
              <w:top w:val="nil"/>
              <w:left w:val="nil"/>
              <w:bottom w:val="nil"/>
              <w:right w:val="nil"/>
            </w:tcBorders>
            <w:shd w:val="clear" w:color="auto" w:fill="auto"/>
            <w:noWrap/>
            <w:vAlign w:val="center"/>
            <w:hideMark/>
          </w:tcPr>
          <w:p w14:paraId="1EEF898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w:t>
            </w:r>
          </w:p>
        </w:tc>
        <w:tc>
          <w:tcPr>
            <w:tcW w:w="4600" w:type="dxa"/>
            <w:tcBorders>
              <w:top w:val="nil"/>
              <w:left w:val="nil"/>
              <w:bottom w:val="nil"/>
              <w:right w:val="nil"/>
            </w:tcBorders>
            <w:shd w:val="clear" w:color="auto" w:fill="auto"/>
            <w:vAlign w:val="center"/>
            <w:hideMark/>
          </w:tcPr>
          <w:p w14:paraId="667AC0A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Transect in dense riparian thicket overgrown with Himalayan blackberry</w:t>
            </w:r>
          </w:p>
        </w:tc>
      </w:tr>
      <w:tr w:rsidR="0038192E" w:rsidRPr="0038192E" w14:paraId="4877C782" w14:textId="77777777" w:rsidTr="007D52A9">
        <w:trPr>
          <w:trHeight w:val="580"/>
          <w:jc w:val="center"/>
        </w:trPr>
        <w:tc>
          <w:tcPr>
            <w:tcW w:w="960" w:type="dxa"/>
            <w:tcBorders>
              <w:top w:val="single" w:sz="4" w:space="0" w:color="auto"/>
              <w:left w:val="nil"/>
              <w:bottom w:val="single" w:sz="4" w:space="0" w:color="auto"/>
              <w:right w:val="nil"/>
            </w:tcBorders>
            <w:shd w:val="clear" w:color="auto" w:fill="auto"/>
            <w:noWrap/>
            <w:vAlign w:val="center"/>
            <w:hideMark/>
          </w:tcPr>
          <w:p w14:paraId="104619A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single" w:sz="4" w:space="0" w:color="auto"/>
              <w:left w:val="nil"/>
              <w:bottom w:val="single" w:sz="4" w:space="0" w:color="auto"/>
              <w:right w:val="nil"/>
            </w:tcBorders>
            <w:shd w:val="clear" w:color="auto" w:fill="auto"/>
            <w:noWrap/>
            <w:vAlign w:val="center"/>
            <w:hideMark/>
          </w:tcPr>
          <w:p w14:paraId="6C53440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w:t>
            </w:r>
          </w:p>
        </w:tc>
        <w:tc>
          <w:tcPr>
            <w:tcW w:w="4600" w:type="dxa"/>
            <w:tcBorders>
              <w:top w:val="single" w:sz="4" w:space="0" w:color="auto"/>
              <w:left w:val="nil"/>
              <w:bottom w:val="single" w:sz="4" w:space="0" w:color="auto"/>
              <w:right w:val="nil"/>
            </w:tcBorders>
            <w:shd w:val="clear" w:color="auto" w:fill="auto"/>
            <w:vAlign w:val="bottom"/>
            <w:hideMark/>
          </w:tcPr>
          <w:p w14:paraId="5165C65D" w14:textId="11A9C8C5"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Plot on lower bench (&gt; 1 m lower than marsh platform), vegetation no longer exists</w:t>
            </w:r>
          </w:p>
        </w:tc>
      </w:tr>
      <w:tr w:rsidR="0038192E" w:rsidRPr="0038192E" w14:paraId="3624F28D"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362DAB6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nil"/>
              <w:left w:val="nil"/>
              <w:bottom w:val="nil"/>
              <w:right w:val="nil"/>
            </w:tcBorders>
            <w:shd w:val="clear" w:color="auto" w:fill="auto"/>
            <w:noWrap/>
            <w:vAlign w:val="center"/>
            <w:hideMark/>
          </w:tcPr>
          <w:p w14:paraId="11148A53"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17-19</w:t>
            </w:r>
          </w:p>
        </w:tc>
        <w:tc>
          <w:tcPr>
            <w:tcW w:w="4600" w:type="dxa"/>
            <w:tcBorders>
              <w:top w:val="nil"/>
              <w:left w:val="nil"/>
              <w:bottom w:val="nil"/>
              <w:right w:val="nil"/>
            </w:tcBorders>
            <w:shd w:val="clear" w:color="auto" w:fill="auto"/>
            <w:vAlign w:val="bottom"/>
            <w:hideMark/>
          </w:tcPr>
          <w:p w14:paraId="5C0B3CB6"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Plots in 1979 &amp; 1999 sampled across a channel. Ended transect in 2019 at channel edge. </w:t>
            </w:r>
          </w:p>
        </w:tc>
      </w:tr>
      <w:tr w:rsidR="0038192E" w:rsidRPr="0038192E" w14:paraId="67D28D30"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4279DC4C"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S</w:t>
            </w:r>
          </w:p>
        </w:tc>
        <w:tc>
          <w:tcPr>
            <w:tcW w:w="960" w:type="dxa"/>
            <w:tcBorders>
              <w:top w:val="single" w:sz="4" w:space="0" w:color="auto"/>
              <w:left w:val="nil"/>
              <w:bottom w:val="single" w:sz="4" w:space="0" w:color="auto"/>
              <w:right w:val="nil"/>
            </w:tcBorders>
            <w:shd w:val="clear" w:color="auto" w:fill="auto"/>
            <w:noWrap/>
            <w:vAlign w:val="center"/>
            <w:hideMark/>
          </w:tcPr>
          <w:p w14:paraId="5805179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33-36</w:t>
            </w:r>
          </w:p>
        </w:tc>
        <w:tc>
          <w:tcPr>
            <w:tcW w:w="4600" w:type="dxa"/>
            <w:tcBorders>
              <w:top w:val="single" w:sz="4" w:space="0" w:color="auto"/>
              <w:left w:val="nil"/>
              <w:bottom w:val="single" w:sz="4" w:space="0" w:color="auto"/>
              <w:right w:val="nil"/>
            </w:tcBorders>
            <w:shd w:val="clear" w:color="auto" w:fill="auto"/>
            <w:vAlign w:val="bottom"/>
            <w:hideMark/>
          </w:tcPr>
          <w:p w14:paraId="5667D13A"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575DFB7"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137F529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T</w:t>
            </w:r>
          </w:p>
        </w:tc>
        <w:tc>
          <w:tcPr>
            <w:tcW w:w="960" w:type="dxa"/>
            <w:tcBorders>
              <w:top w:val="nil"/>
              <w:left w:val="nil"/>
              <w:bottom w:val="nil"/>
              <w:right w:val="nil"/>
            </w:tcBorders>
            <w:shd w:val="clear" w:color="auto" w:fill="auto"/>
            <w:noWrap/>
            <w:vAlign w:val="center"/>
            <w:hideMark/>
          </w:tcPr>
          <w:p w14:paraId="169030C4"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45</w:t>
            </w:r>
          </w:p>
        </w:tc>
        <w:tc>
          <w:tcPr>
            <w:tcW w:w="4600" w:type="dxa"/>
            <w:tcBorders>
              <w:top w:val="nil"/>
              <w:left w:val="nil"/>
              <w:bottom w:val="nil"/>
              <w:right w:val="nil"/>
            </w:tcBorders>
            <w:shd w:val="clear" w:color="auto" w:fill="auto"/>
            <w:vAlign w:val="bottom"/>
            <w:hideMark/>
          </w:tcPr>
          <w:p w14:paraId="34AB94B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CA4B48B"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06144D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U</w:t>
            </w:r>
          </w:p>
        </w:tc>
        <w:tc>
          <w:tcPr>
            <w:tcW w:w="960" w:type="dxa"/>
            <w:tcBorders>
              <w:top w:val="single" w:sz="4" w:space="0" w:color="auto"/>
              <w:left w:val="nil"/>
              <w:bottom w:val="single" w:sz="4" w:space="0" w:color="auto"/>
              <w:right w:val="nil"/>
            </w:tcBorders>
            <w:shd w:val="clear" w:color="auto" w:fill="auto"/>
            <w:noWrap/>
            <w:vAlign w:val="center"/>
            <w:hideMark/>
          </w:tcPr>
          <w:p w14:paraId="53E039D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51-52</w:t>
            </w:r>
          </w:p>
        </w:tc>
        <w:tc>
          <w:tcPr>
            <w:tcW w:w="4600" w:type="dxa"/>
            <w:tcBorders>
              <w:top w:val="single" w:sz="4" w:space="0" w:color="auto"/>
              <w:left w:val="nil"/>
              <w:bottom w:val="single" w:sz="4" w:space="0" w:color="auto"/>
              <w:right w:val="nil"/>
            </w:tcBorders>
            <w:shd w:val="clear" w:color="auto" w:fill="auto"/>
            <w:vAlign w:val="bottom"/>
            <w:hideMark/>
          </w:tcPr>
          <w:p w14:paraId="5C18C0A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5B59F236" w14:textId="77777777" w:rsidTr="007D52A9">
        <w:trPr>
          <w:trHeight w:val="870"/>
          <w:jc w:val="center"/>
        </w:trPr>
        <w:tc>
          <w:tcPr>
            <w:tcW w:w="960" w:type="dxa"/>
            <w:tcBorders>
              <w:top w:val="nil"/>
              <w:left w:val="nil"/>
              <w:bottom w:val="nil"/>
              <w:right w:val="nil"/>
            </w:tcBorders>
            <w:shd w:val="clear" w:color="auto" w:fill="auto"/>
            <w:noWrap/>
            <w:vAlign w:val="center"/>
            <w:hideMark/>
          </w:tcPr>
          <w:p w14:paraId="15AF107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nil"/>
              <w:left w:val="nil"/>
              <w:bottom w:val="nil"/>
              <w:right w:val="nil"/>
            </w:tcBorders>
            <w:shd w:val="clear" w:color="auto" w:fill="auto"/>
            <w:noWrap/>
            <w:vAlign w:val="center"/>
            <w:hideMark/>
          </w:tcPr>
          <w:p w14:paraId="781762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53</w:t>
            </w:r>
          </w:p>
        </w:tc>
        <w:tc>
          <w:tcPr>
            <w:tcW w:w="4600" w:type="dxa"/>
            <w:tcBorders>
              <w:top w:val="nil"/>
              <w:left w:val="nil"/>
              <w:bottom w:val="nil"/>
              <w:right w:val="nil"/>
            </w:tcBorders>
            <w:shd w:val="clear" w:color="auto" w:fill="auto"/>
            <w:vAlign w:val="bottom"/>
            <w:hideMark/>
          </w:tcPr>
          <w:p w14:paraId="341D1922" w14:textId="5B431F6B"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 53 only plot across a channel. Increased channel width and likely erosion made crossing this channel dangerous; </w:t>
            </w:r>
            <w:r w:rsidR="0001042C" w:rsidRPr="0038192E">
              <w:rPr>
                <w:rFonts w:ascii="Calibri" w:eastAsia="Times New Roman" w:hAnsi="Calibri" w:cs="Calibri"/>
                <w:color w:val="000000"/>
              </w:rPr>
              <w:t>omitted</w:t>
            </w:r>
            <w:r w:rsidRPr="0038192E">
              <w:rPr>
                <w:rFonts w:ascii="Calibri" w:eastAsia="Times New Roman" w:hAnsi="Calibri" w:cs="Calibri"/>
                <w:color w:val="000000"/>
              </w:rPr>
              <w:t xml:space="preserve"> plot in 2019.  </w:t>
            </w:r>
          </w:p>
        </w:tc>
      </w:tr>
      <w:tr w:rsidR="0038192E" w:rsidRPr="0038192E" w14:paraId="446D5562"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4ADD8B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single" w:sz="4" w:space="0" w:color="auto"/>
              <w:left w:val="nil"/>
              <w:bottom w:val="single" w:sz="4" w:space="0" w:color="auto"/>
              <w:right w:val="nil"/>
            </w:tcBorders>
            <w:shd w:val="clear" w:color="auto" w:fill="auto"/>
            <w:noWrap/>
            <w:vAlign w:val="center"/>
            <w:hideMark/>
          </w:tcPr>
          <w:p w14:paraId="3C5E8DF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54, 70-71</w:t>
            </w:r>
          </w:p>
        </w:tc>
        <w:tc>
          <w:tcPr>
            <w:tcW w:w="4600" w:type="dxa"/>
            <w:tcBorders>
              <w:top w:val="single" w:sz="4" w:space="0" w:color="auto"/>
              <w:left w:val="nil"/>
              <w:bottom w:val="single" w:sz="4" w:space="0" w:color="auto"/>
              <w:right w:val="nil"/>
            </w:tcBorders>
            <w:shd w:val="clear" w:color="auto" w:fill="auto"/>
            <w:vAlign w:val="bottom"/>
            <w:hideMark/>
          </w:tcPr>
          <w:p w14:paraId="1278EEC9"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1284ADA"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31716B9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W</w:t>
            </w:r>
          </w:p>
        </w:tc>
        <w:tc>
          <w:tcPr>
            <w:tcW w:w="960" w:type="dxa"/>
            <w:tcBorders>
              <w:top w:val="nil"/>
              <w:left w:val="nil"/>
              <w:bottom w:val="nil"/>
              <w:right w:val="nil"/>
            </w:tcBorders>
            <w:shd w:val="clear" w:color="auto" w:fill="auto"/>
            <w:noWrap/>
            <w:vAlign w:val="center"/>
            <w:hideMark/>
          </w:tcPr>
          <w:p w14:paraId="673860C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89-92</w:t>
            </w:r>
          </w:p>
        </w:tc>
        <w:tc>
          <w:tcPr>
            <w:tcW w:w="4600" w:type="dxa"/>
            <w:tcBorders>
              <w:top w:val="nil"/>
              <w:left w:val="nil"/>
              <w:bottom w:val="nil"/>
              <w:right w:val="nil"/>
            </w:tcBorders>
            <w:shd w:val="clear" w:color="auto" w:fill="auto"/>
            <w:vAlign w:val="bottom"/>
            <w:hideMark/>
          </w:tcPr>
          <w:p w14:paraId="78E5C0F4"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2CE39BA"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1CC4A9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X</w:t>
            </w:r>
          </w:p>
        </w:tc>
        <w:tc>
          <w:tcPr>
            <w:tcW w:w="960" w:type="dxa"/>
            <w:tcBorders>
              <w:top w:val="single" w:sz="4" w:space="0" w:color="auto"/>
              <w:left w:val="nil"/>
              <w:bottom w:val="single" w:sz="4" w:space="0" w:color="auto"/>
              <w:right w:val="nil"/>
            </w:tcBorders>
            <w:shd w:val="clear" w:color="auto" w:fill="auto"/>
            <w:noWrap/>
            <w:vAlign w:val="center"/>
            <w:hideMark/>
          </w:tcPr>
          <w:p w14:paraId="3555471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93</w:t>
            </w:r>
          </w:p>
        </w:tc>
        <w:tc>
          <w:tcPr>
            <w:tcW w:w="4600" w:type="dxa"/>
            <w:tcBorders>
              <w:top w:val="single" w:sz="4" w:space="0" w:color="auto"/>
              <w:left w:val="nil"/>
              <w:bottom w:val="single" w:sz="4" w:space="0" w:color="auto"/>
              <w:right w:val="nil"/>
            </w:tcBorders>
            <w:shd w:val="clear" w:color="auto" w:fill="auto"/>
            <w:vAlign w:val="bottom"/>
            <w:hideMark/>
          </w:tcPr>
          <w:p w14:paraId="2394E97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bl>
    <w:p w14:paraId="2A918C35" w14:textId="77777777" w:rsidR="0038192E" w:rsidRPr="007D52A9" w:rsidRDefault="0038192E" w:rsidP="007D52A9"/>
    <w:p w14:paraId="264EF9D9" w14:textId="4DBFBFA0" w:rsidR="00F222C0" w:rsidRDefault="00F222C0" w:rsidP="00F222C0">
      <w:pPr>
        <w:pStyle w:val="Caption"/>
        <w:keepNext/>
      </w:pPr>
    </w:p>
    <w:p w14:paraId="5BB20118" w14:textId="7E18A503" w:rsidR="00F222C0" w:rsidRDefault="006B4B1A" w:rsidP="00F222C0">
      <w:commentRangeStart w:id="1821"/>
      <w:commentRangeEnd w:id="1821"/>
      <w:r>
        <w:rPr>
          <w:rStyle w:val="CommentReference"/>
        </w:rPr>
        <w:commentReference w:id="1821"/>
      </w:r>
      <w:r w:rsidR="007B228A" w:rsidRPr="007B228A" w:rsidDel="007B228A">
        <w:t xml:space="preserve"> </w:t>
      </w:r>
    </w:p>
    <w:p w14:paraId="6857E52F" w14:textId="77777777" w:rsidR="00354D05" w:rsidRDefault="00354D05" w:rsidP="00BC0673">
      <w:pPr>
        <w:pStyle w:val="Caption"/>
        <w:sectPr w:rsidR="00354D05" w:rsidSect="00173A95">
          <w:pgSz w:w="12240" w:h="15840"/>
          <w:pgMar w:top="1440" w:right="1440" w:bottom="1440" w:left="1440" w:header="720" w:footer="720" w:gutter="0"/>
          <w:lnNumType w:countBy="1" w:restart="continuous"/>
          <w:cols w:space="720"/>
          <w:docGrid w:linePitch="360"/>
        </w:sectPr>
      </w:pPr>
      <w:bookmarkStart w:id="1822" w:name="_Ref103856212"/>
    </w:p>
    <w:p w14:paraId="58A4AB22" w14:textId="60614434" w:rsidR="00AD127C" w:rsidRDefault="00AD127C" w:rsidP="00AD127C">
      <w:pPr>
        <w:pStyle w:val="Caption"/>
        <w:keepNext/>
        <w:rPr>
          <w:ins w:id="1823" w:author="Stefanie Lane" w:date="2022-08-26T16:18:00Z"/>
        </w:rPr>
      </w:pPr>
      <w:bookmarkStart w:id="1824" w:name="_Ref112423328"/>
      <w:bookmarkStart w:id="1825" w:name="_Ref104818673"/>
      <w:ins w:id="1826" w:author="Stefanie Lane" w:date="2022-08-26T16:18:00Z">
        <w:r>
          <w:lastRenderedPageBreak/>
          <w:t xml:space="preserve">Table </w:t>
        </w:r>
        <w:r>
          <w:fldChar w:fldCharType="begin"/>
        </w:r>
        <w:r>
          <w:instrText xml:space="preserve"> SEQ Table \* ARABIC </w:instrText>
        </w:r>
        <w:r>
          <w:fldChar w:fldCharType="separate"/>
        </w:r>
      </w:ins>
      <w:ins w:id="1827" w:author="Stefanie Lane" w:date="2022-08-26T16:20:00Z">
        <w:r w:rsidR="007C5BD3">
          <w:rPr>
            <w:noProof/>
          </w:rPr>
          <w:t>3</w:t>
        </w:r>
      </w:ins>
      <w:ins w:id="1828" w:author="Stefanie Lane" w:date="2022-08-26T16:18:00Z">
        <w:r>
          <w:rPr>
            <w:noProof/>
          </w:rPr>
          <w:fldChar w:fldCharType="end"/>
        </w:r>
        <w:bookmarkEnd w:id="1824"/>
        <w:r>
          <w:t xml:space="preserve">. Species significantly driving cluster groups (Euclidean distance) include the </w:t>
        </w:r>
      </w:ins>
      <w:ins w:id="1829" w:author="Stefanie Lane" w:date="2022-08-26T16:20:00Z">
        <w:r w:rsidR="005245AB">
          <w:t>same dominant</w:t>
        </w:r>
      </w:ins>
      <w:ins w:id="1830" w:author="Stefanie Lane" w:date="2022-08-26T16:18:00Z">
        <w:r>
          <w:t xml:space="preserve"> species in each assemblage type (Sedge by </w:t>
        </w:r>
        <w:r>
          <w:rPr>
            <w:i w:val="0"/>
          </w:rPr>
          <w:t>Carex lyngbyei</w:t>
        </w:r>
        <w:r>
          <w:t xml:space="preserve">, Fescue by </w:t>
        </w:r>
        <w:r>
          <w:rPr>
            <w:i w:val="0"/>
          </w:rPr>
          <w:t>Festuca arundinaceae</w:t>
        </w:r>
        <w:r>
          <w:t xml:space="preserve">, Bogbean by </w:t>
        </w:r>
        <w:r>
          <w:rPr>
            <w:i w:val="0"/>
          </w:rPr>
          <w:t>Menyanthes trifoliata</w:t>
        </w:r>
        <w:r>
          <w:t xml:space="preserve">). Indicator species significantly defining the assemblage reported for p &lt; 0.05.  </w:t>
        </w:r>
      </w:ins>
    </w:p>
    <w:tbl>
      <w:tblPr>
        <w:tblW w:w="10900" w:type="dxa"/>
        <w:tblLook w:val="04A0" w:firstRow="1" w:lastRow="0" w:firstColumn="1" w:lastColumn="0" w:noHBand="0" w:noVBand="1"/>
      </w:tblPr>
      <w:tblGrid>
        <w:gridCol w:w="1091"/>
        <w:gridCol w:w="2959"/>
        <w:gridCol w:w="774"/>
        <w:gridCol w:w="300"/>
        <w:gridCol w:w="2189"/>
        <w:gridCol w:w="774"/>
        <w:gridCol w:w="300"/>
        <w:gridCol w:w="2007"/>
        <w:gridCol w:w="774"/>
      </w:tblGrid>
      <w:tr w:rsidR="00767D63" w:rsidRPr="00767D63" w14:paraId="754C762E" w14:textId="77777777" w:rsidTr="00767D63">
        <w:trPr>
          <w:trHeight w:val="260"/>
          <w:ins w:id="1831" w:author="Stefanie Lane" w:date="2022-10-06T18:21:00Z"/>
        </w:trPr>
        <w:tc>
          <w:tcPr>
            <w:tcW w:w="1080" w:type="dxa"/>
            <w:tcBorders>
              <w:top w:val="nil"/>
              <w:left w:val="nil"/>
              <w:bottom w:val="single" w:sz="4" w:space="0" w:color="auto"/>
              <w:right w:val="nil"/>
            </w:tcBorders>
            <w:shd w:val="clear" w:color="auto" w:fill="auto"/>
            <w:noWrap/>
            <w:vAlign w:val="bottom"/>
            <w:hideMark/>
          </w:tcPr>
          <w:p w14:paraId="1AC030D0" w14:textId="77777777" w:rsidR="00767D63" w:rsidRPr="00767D63" w:rsidRDefault="00767D63" w:rsidP="00767D63">
            <w:pPr>
              <w:spacing w:after="0" w:line="240" w:lineRule="auto"/>
              <w:jc w:val="center"/>
              <w:rPr>
                <w:ins w:id="1832" w:author="Stefanie Lane" w:date="2022-10-06T18:21:00Z"/>
                <w:rFonts w:ascii="Calibri" w:eastAsia="Times New Roman" w:hAnsi="Calibri" w:cs="Calibri"/>
                <w:color w:val="000000"/>
                <w:sz w:val="20"/>
                <w:szCs w:val="20"/>
              </w:rPr>
            </w:pPr>
            <w:ins w:id="1833" w:author="Stefanie Lane" w:date="2022-10-06T18:21:00Z">
              <w:r w:rsidRPr="00767D63">
                <w:rPr>
                  <w:rFonts w:ascii="Calibri" w:eastAsia="Times New Roman" w:hAnsi="Calibri" w:cs="Calibri"/>
                  <w:color w:val="000000"/>
                  <w:sz w:val="20"/>
                  <w:szCs w:val="20"/>
                </w:rPr>
                <w:t> </w:t>
              </w:r>
            </w:ins>
          </w:p>
        </w:tc>
        <w:tc>
          <w:tcPr>
            <w:tcW w:w="3640" w:type="dxa"/>
            <w:gridSpan w:val="2"/>
            <w:tcBorders>
              <w:top w:val="single" w:sz="4" w:space="0" w:color="auto"/>
              <w:left w:val="nil"/>
              <w:bottom w:val="single" w:sz="4" w:space="0" w:color="auto"/>
              <w:right w:val="nil"/>
            </w:tcBorders>
            <w:shd w:val="clear" w:color="auto" w:fill="auto"/>
            <w:noWrap/>
            <w:vAlign w:val="bottom"/>
            <w:hideMark/>
          </w:tcPr>
          <w:p w14:paraId="5A1D53E8" w14:textId="77777777" w:rsidR="00767D63" w:rsidRPr="00767D63" w:rsidRDefault="00767D63" w:rsidP="00767D63">
            <w:pPr>
              <w:spacing w:after="0" w:line="240" w:lineRule="auto"/>
              <w:jc w:val="center"/>
              <w:rPr>
                <w:ins w:id="1834" w:author="Stefanie Lane" w:date="2022-10-06T18:21:00Z"/>
                <w:rFonts w:ascii="Calibri" w:eastAsia="Times New Roman" w:hAnsi="Calibri" w:cs="Calibri"/>
                <w:b/>
                <w:bCs/>
                <w:color w:val="000000"/>
                <w:sz w:val="20"/>
                <w:szCs w:val="20"/>
              </w:rPr>
            </w:pPr>
            <w:ins w:id="1835" w:author="Stefanie Lane" w:date="2022-10-06T18:21:00Z">
              <w:r w:rsidRPr="00767D63">
                <w:rPr>
                  <w:rFonts w:ascii="Calibri" w:eastAsia="Times New Roman" w:hAnsi="Calibri" w:cs="Calibri"/>
                  <w:b/>
                  <w:bCs/>
                  <w:color w:val="000000"/>
                  <w:sz w:val="20"/>
                  <w:szCs w:val="20"/>
                </w:rPr>
                <w:t>1979</w:t>
              </w:r>
            </w:ins>
          </w:p>
        </w:tc>
        <w:tc>
          <w:tcPr>
            <w:tcW w:w="300" w:type="dxa"/>
            <w:tcBorders>
              <w:top w:val="nil"/>
              <w:left w:val="nil"/>
              <w:bottom w:val="nil"/>
              <w:right w:val="nil"/>
            </w:tcBorders>
            <w:shd w:val="clear" w:color="auto" w:fill="auto"/>
            <w:noWrap/>
            <w:vAlign w:val="bottom"/>
            <w:hideMark/>
          </w:tcPr>
          <w:p w14:paraId="3228DBE6" w14:textId="77777777" w:rsidR="00767D63" w:rsidRPr="00767D63" w:rsidRDefault="00767D63" w:rsidP="00767D63">
            <w:pPr>
              <w:spacing w:after="0" w:line="240" w:lineRule="auto"/>
              <w:jc w:val="center"/>
              <w:rPr>
                <w:ins w:id="1836" w:author="Stefanie Lane" w:date="2022-10-06T18:21:00Z"/>
                <w:rFonts w:ascii="Calibri" w:eastAsia="Times New Roman" w:hAnsi="Calibri" w:cs="Calibri"/>
                <w:b/>
                <w:bCs/>
                <w:color w:val="000000"/>
                <w:sz w:val="20"/>
                <w:szCs w:val="20"/>
              </w:rPr>
            </w:pPr>
          </w:p>
        </w:tc>
        <w:tc>
          <w:tcPr>
            <w:tcW w:w="2880" w:type="dxa"/>
            <w:gridSpan w:val="2"/>
            <w:tcBorders>
              <w:top w:val="single" w:sz="4" w:space="0" w:color="auto"/>
              <w:left w:val="nil"/>
              <w:bottom w:val="single" w:sz="4" w:space="0" w:color="auto"/>
              <w:right w:val="nil"/>
            </w:tcBorders>
            <w:shd w:val="clear" w:color="auto" w:fill="auto"/>
            <w:noWrap/>
            <w:vAlign w:val="bottom"/>
            <w:hideMark/>
          </w:tcPr>
          <w:p w14:paraId="6488E09E" w14:textId="77777777" w:rsidR="00767D63" w:rsidRPr="00767D63" w:rsidRDefault="00767D63" w:rsidP="00767D63">
            <w:pPr>
              <w:spacing w:after="0" w:line="240" w:lineRule="auto"/>
              <w:jc w:val="center"/>
              <w:rPr>
                <w:ins w:id="1837" w:author="Stefanie Lane" w:date="2022-10-06T18:21:00Z"/>
                <w:rFonts w:ascii="Calibri" w:eastAsia="Times New Roman" w:hAnsi="Calibri" w:cs="Calibri"/>
                <w:b/>
                <w:bCs/>
                <w:color w:val="000000"/>
                <w:sz w:val="20"/>
                <w:szCs w:val="20"/>
              </w:rPr>
            </w:pPr>
            <w:ins w:id="1838" w:author="Stefanie Lane" w:date="2022-10-06T18:21:00Z">
              <w:r w:rsidRPr="00767D63">
                <w:rPr>
                  <w:rFonts w:ascii="Calibri" w:eastAsia="Times New Roman" w:hAnsi="Calibri" w:cs="Calibri"/>
                  <w:b/>
                  <w:bCs/>
                  <w:color w:val="000000"/>
                  <w:sz w:val="20"/>
                  <w:szCs w:val="20"/>
                </w:rPr>
                <w:t>1999</w:t>
              </w:r>
            </w:ins>
          </w:p>
        </w:tc>
        <w:tc>
          <w:tcPr>
            <w:tcW w:w="300" w:type="dxa"/>
            <w:tcBorders>
              <w:top w:val="nil"/>
              <w:left w:val="nil"/>
              <w:bottom w:val="nil"/>
              <w:right w:val="nil"/>
            </w:tcBorders>
            <w:shd w:val="clear" w:color="auto" w:fill="auto"/>
            <w:noWrap/>
            <w:vAlign w:val="bottom"/>
            <w:hideMark/>
          </w:tcPr>
          <w:p w14:paraId="721DF3F9" w14:textId="77777777" w:rsidR="00767D63" w:rsidRPr="00767D63" w:rsidRDefault="00767D63" w:rsidP="00767D63">
            <w:pPr>
              <w:spacing w:after="0" w:line="240" w:lineRule="auto"/>
              <w:jc w:val="center"/>
              <w:rPr>
                <w:ins w:id="1839" w:author="Stefanie Lane" w:date="2022-10-06T18:21:00Z"/>
                <w:rFonts w:ascii="Calibri" w:eastAsia="Times New Roman" w:hAnsi="Calibri" w:cs="Calibri"/>
                <w:b/>
                <w:bCs/>
                <w:color w:val="000000"/>
                <w:sz w:val="20"/>
                <w:szCs w:val="20"/>
              </w:rPr>
            </w:pPr>
          </w:p>
        </w:tc>
        <w:tc>
          <w:tcPr>
            <w:tcW w:w="2700" w:type="dxa"/>
            <w:gridSpan w:val="2"/>
            <w:tcBorders>
              <w:top w:val="single" w:sz="4" w:space="0" w:color="auto"/>
              <w:left w:val="nil"/>
              <w:bottom w:val="single" w:sz="4" w:space="0" w:color="auto"/>
              <w:right w:val="nil"/>
            </w:tcBorders>
            <w:shd w:val="clear" w:color="auto" w:fill="auto"/>
            <w:noWrap/>
            <w:vAlign w:val="bottom"/>
            <w:hideMark/>
          </w:tcPr>
          <w:p w14:paraId="02258ADA" w14:textId="77777777" w:rsidR="00767D63" w:rsidRPr="00767D63" w:rsidRDefault="00767D63" w:rsidP="00767D63">
            <w:pPr>
              <w:spacing w:after="0" w:line="240" w:lineRule="auto"/>
              <w:jc w:val="center"/>
              <w:rPr>
                <w:ins w:id="1840" w:author="Stefanie Lane" w:date="2022-10-06T18:21:00Z"/>
                <w:rFonts w:ascii="Calibri" w:eastAsia="Times New Roman" w:hAnsi="Calibri" w:cs="Calibri"/>
                <w:b/>
                <w:bCs/>
                <w:color w:val="000000"/>
                <w:sz w:val="20"/>
                <w:szCs w:val="20"/>
              </w:rPr>
            </w:pPr>
            <w:ins w:id="1841" w:author="Stefanie Lane" w:date="2022-10-06T18:21:00Z">
              <w:r w:rsidRPr="00767D63">
                <w:rPr>
                  <w:rFonts w:ascii="Calibri" w:eastAsia="Times New Roman" w:hAnsi="Calibri" w:cs="Calibri"/>
                  <w:b/>
                  <w:bCs/>
                  <w:color w:val="000000"/>
                  <w:sz w:val="20"/>
                  <w:szCs w:val="20"/>
                </w:rPr>
                <w:t>2019</w:t>
              </w:r>
            </w:ins>
          </w:p>
        </w:tc>
      </w:tr>
      <w:tr w:rsidR="00767D63" w:rsidRPr="00767D63" w14:paraId="50F72241" w14:textId="77777777" w:rsidTr="00767D63">
        <w:trPr>
          <w:trHeight w:val="780"/>
          <w:ins w:id="1842" w:author="Stefanie Lane" w:date="2022-10-06T18:21:00Z"/>
        </w:trPr>
        <w:tc>
          <w:tcPr>
            <w:tcW w:w="1080" w:type="dxa"/>
            <w:tcBorders>
              <w:top w:val="nil"/>
              <w:left w:val="nil"/>
              <w:bottom w:val="single" w:sz="4" w:space="0" w:color="auto"/>
              <w:right w:val="nil"/>
            </w:tcBorders>
            <w:shd w:val="clear" w:color="auto" w:fill="auto"/>
            <w:vAlign w:val="center"/>
            <w:hideMark/>
          </w:tcPr>
          <w:p w14:paraId="115EAA44" w14:textId="77777777" w:rsidR="00767D63" w:rsidRPr="00767D63" w:rsidRDefault="00767D63" w:rsidP="00767D63">
            <w:pPr>
              <w:spacing w:after="0" w:line="240" w:lineRule="auto"/>
              <w:jc w:val="center"/>
              <w:rPr>
                <w:ins w:id="1843" w:author="Stefanie Lane" w:date="2022-10-06T18:21:00Z"/>
                <w:rFonts w:ascii="Calibri" w:eastAsia="Times New Roman" w:hAnsi="Calibri" w:cs="Calibri"/>
                <w:color w:val="000000"/>
                <w:sz w:val="20"/>
                <w:szCs w:val="20"/>
              </w:rPr>
            </w:pPr>
            <w:ins w:id="1844" w:author="Stefanie Lane" w:date="2022-10-06T18:21:00Z">
              <w:r w:rsidRPr="00767D63">
                <w:rPr>
                  <w:rFonts w:ascii="Calibri" w:eastAsia="Times New Roman" w:hAnsi="Calibri" w:cs="Calibri"/>
                  <w:color w:val="000000"/>
                  <w:sz w:val="20"/>
                  <w:szCs w:val="20"/>
                </w:rPr>
                <w:t>Cluster Group Name</w:t>
              </w:r>
            </w:ins>
          </w:p>
        </w:tc>
        <w:tc>
          <w:tcPr>
            <w:tcW w:w="2959" w:type="dxa"/>
            <w:tcBorders>
              <w:top w:val="nil"/>
              <w:left w:val="nil"/>
              <w:bottom w:val="single" w:sz="4" w:space="0" w:color="auto"/>
              <w:right w:val="nil"/>
            </w:tcBorders>
            <w:shd w:val="clear" w:color="auto" w:fill="auto"/>
            <w:noWrap/>
            <w:vAlign w:val="center"/>
            <w:hideMark/>
          </w:tcPr>
          <w:p w14:paraId="77B6BE4D" w14:textId="77777777" w:rsidR="00767D63" w:rsidRPr="00767D63" w:rsidRDefault="00767D63" w:rsidP="00767D63">
            <w:pPr>
              <w:spacing w:after="0" w:line="240" w:lineRule="auto"/>
              <w:jc w:val="center"/>
              <w:rPr>
                <w:ins w:id="1845" w:author="Stefanie Lane" w:date="2022-10-06T18:21:00Z"/>
                <w:rFonts w:ascii="Calibri" w:eastAsia="Times New Roman" w:hAnsi="Calibri" w:cs="Calibri"/>
                <w:color w:val="000000"/>
                <w:sz w:val="20"/>
                <w:szCs w:val="20"/>
              </w:rPr>
            </w:pPr>
            <w:ins w:id="1846" w:author="Stefanie Lane" w:date="2022-10-06T18:21:00Z">
              <w:r w:rsidRPr="00767D63">
                <w:rPr>
                  <w:rFonts w:ascii="Calibri" w:eastAsia="Times New Roman" w:hAnsi="Calibri" w:cs="Calibri"/>
                  <w:color w:val="000000"/>
                  <w:sz w:val="20"/>
                  <w:szCs w:val="20"/>
                </w:rPr>
                <w:t>Species</w:t>
              </w:r>
            </w:ins>
          </w:p>
        </w:tc>
        <w:tc>
          <w:tcPr>
            <w:tcW w:w="681" w:type="dxa"/>
            <w:tcBorders>
              <w:top w:val="nil"/>
              <w:left w:val="nil"/>
              <w:bottom w:val="single" w:sz="4" w:space="0" w:color="auto"/>
              <w:right w:val="nil"/>
            </w:tcBorders>
            <w:shd w:val="clear" w:color="auto" w:fill="auto"/>
            <w:noWrap/>
            <w:vAlign w:val="center"/>
            <w:hideMark/>
          </w:tcPr>
          <w:p w14:paraId="38AF9ABE" w14:textId="77777777" w:rsidR="00767D63" w:rsidRPr="00767D63" w:rsidRDefault="00767D63" w:rsidP="00767D63">
            <w:pPr>
              <w:spacing w:after="0" w:line="240" w:lineRule="auto"/>
              <w:jc w:val="center"/>
              <w:rPr>
                <w:ins w:id="1847" w:author="Stefanie Lane" w:date="2022-10-06T18:21:00Z"/>
                <w:rFonts w:ascii="Calibri" w:eastAsia="Times New Roman" w:hAnsi="Calibri" w:cs="Calibri"/>
                <w:color w:val="000000"/>
                <w:sz w:val="20"/>
                <w:szCs w:val="20"/>
              </w:rPr>
            </w:pPr>
            <w:ins w:id="1848" w:author="Stefanie Lane" w:date="2022-10-06T18:21:00Z">
              <w:r w:rsidRPr="00767D63">
                <w:rPr>
                  <w:rFonts w:ascii="Calibri" w:eastAsia="Times New Roman" w:hAnsi="Calibri" w:cs="Calibri"/>
                  <w:color w:val="000000"/>
                  <w:sz w:val="20"/>
                  <w:szCs w:val="20"/>
                </w:rPr>
                <w:t>p-value</w:t>
              </w:r>
            </w:ins>
          </w:p>
        </w:tc>
        <w:tc>
          <w:tcPr>
            <w:tcW w:w="300" w:type="dxa"/>
            <w:tcBorders>
              <w:top w:val="nil"/>
              <w:left w:val="nil"/>
              <w:bottom w:val="nil"/>
              <w:right w:val="nil"/>
            </w:tcBorders>
            <w:shd w:val="clear" w:color="auto" w:fill="auto"/>
            <w:noWrap/>
            <w:vAlign w:val="bottom"/>
            <w:hideMark/>
          </w:tcPr>
          <w:p w14:paraId="43D02DC9" w14:textId="77777777" w:rsidR="00767D63" w:rsidRPr="00767D63" w:rsidRDefault="00767D63" w:rsidP="00767D63">
            <w:pPr>
              <w:spacing w:after="0" w:line="240" w:lineRule="auto"/>
              <w:jc w:val="center"/>
              <w:rPr>
                <w:ins w:id="1849" w:author="Stefanie Lane" w:date="2022-10-06T18:21:00Z"/>
                <w:rFonts w:ascii="Calibri" w:eastAsia="Times New Roman" w:hAnsi="Calibri" w:cs="Calibri"/>
                <w:color w:val="000000"/>
                <w:sz w:val="20"/>
                <w:szCs w:val="20"/>
              </w:rPr>
            </w:pPr>
          </w:p>
        </w:tc>
        <w:tc>
          <w:tcPr>
            <w:tcW w:w="2189" w:type="dxa"/>
            <w:tcBorders>
              <w:top w:val="nil"/>
              <w:left w:val="nil"/>
              <w:bottom w:val="single" w:sz="4" w:space="0" w:color="auto"/>
              <w:right w:val="nil"/>
            </w:tcBorders>
            <w:shd w:val="clear" w:color="auto" w:fill="auto"/>
            <w:noWrap/>
            <w:vAlign w:val="center"/>
            <w:hideMark/>
          </w:tcPr>
          <w:p w14:paraId="24794BCB" w14:textId="77777777" w:rsidR="00767D63" w:rsidRPr="00767D63" w:rsidRDefault="00767D63" w:rsidP="00767D63">
            <w:pPr>
              <w:spacing w:after="0" w:line="240" w:lineRule="auto"/>
              <w:jc w:val="center"/>
              <w:rPr>
                <w:ins w:id="1850" w:author="Stefanie Lane" w:date="2022-10-06T18:21:00Z"/>
                <w:rFonts w:ascii="Calibri" w:eastAsia="Times New Roman" w:hAnsi="Calibri" w:cs="Calibri"/>
                <w:color w:val="000000"/>
                <w:sz w:val="20"/>
                <w:szCs w:val="20"/>
              </w:rPr>
            </w:pPr>
            <w:ins w:id="1851" w:author="Stefanie Lane" w:date="2022-10-06T18:21:00Z">
              <w:r w:rsidRPr="00767D63">
                <w:rPr>
                  <w:rFonts w:ascii="Calibri" w:eastAsia="Times New Roman" w:hAnsi="Calibri" w:cs="Calibri"/>
                  <w:color w:val="000000"/>
                  <w:sz w:val="20"/>
                  <w:szCs w:val="20"/>
                </w:rPr>
                <w:t>Species</w:t>
              </w:r>
            </w:ins>
          </w:p>
        </w:tc>
        <w:tc>
          <w:tcPr>
            <w:tcW w:w="691" w:type="dxa"/>
            <w:tcBorders>
              <w:top w:val="nil"/>
              <w:left w:val="nil"/>
              <w:bottom w:val="single" w:sz="4" w:space="0" w:color="auto"/>
              <w:right w:val="nil"/>
            </w:tcBorders>
            <w:shd w:val="clear" w:color="auto" w:fill="auto"/>
            <w:noWrap/>
            <w:vAlign w:val="center"/>
            <w:hideMark/>
          </w:tcPr>
          <w:p w14:paraId="5C5D6111" w14:textId="77777777" w:rsidR="00767D63" w:rsidRPr="00767D63" w:rsidRDefault="00767D63" w:rsidP="00767D63">
            <w:pPr>
              <w:spacing w:after="0" w:line="240" w:lineRule="auto"/>
              <w:jc w:val="center"/>
              <w:rPr>
                <w:ins w:id="1852" w:author="Stefanie Lane" w:date="2022-10-06T18:21:00Z"/>
                <w:rFonts w:ascii="Calibri" w:eastAsia="Times New Roman" w:hAnsi="Calibri" w:cs="Calibri"/>
                <w:color w:val="000000"/>
                <w:sz w:val="20"/>
                <w:szCs w:val="20"/>
              </w:rPr>
            </w:pPr>
            <w:ins w:id="1853" w:author="Stefanie Lane" w:date="2022-10-06T18:21:00Z">
              <w:r w:rsidRPr="00767D63">
                <w:rPr>
                  <w:rFonts w:ascii="Calibri" w:eastAsia="Times New Roman" w:hAnsi="Calibri" w:cs="Calibri"/>
                  <w:color w:val="000000"/>
                  <w:sz w:val="20"/>
                  <w:szCs w:val="20"/>
                </w:rPr>
                <w:t>p-value</w:t>
              </w:r>
            </w:ins>
          </w:p>
        </w:tc>
        <w:tc>
          <w:tcPr>
            <w:tcW w:w="300" w:type="dxa"/>
            <w:tcBorders>
              <w:top w:val="nil"/>
              <w:left w:val="nil"/>
              <w:bottom w:val="nil"/>
              <w:right w:val="nil"/>
            </w:tcBorders>
            <w:shd w:val="clear" w:color="auto" w:fill="auto"/>
            <w:noWrap/>
            <w:vAlign w:val="center"/>
            <w:hideMark/>
          </w:tcPr>
          <w:p w14:paraId="0561BD78" w14:textId="77777777" w:rsidR="00767D63" w:rsidRPr="00767D63" w:rsidRDefault="00767D63" w:rsidP="00767D63">
            <w:pPr>
              <w:spacing w:after="0" w:line="240" w:lineRule="auto"/>
              <w:jc w:val="center"/>
              <w:rPr>
                <w:ins w:id="1854" w:author="Stefanie Lane" w:date="2022-10-06T18:21:00Z"/>
                <w:rFonts w:ascii="Calibri" w:eastAsia="Times New Roman" w:hAnsi="Calibri" w:cs="Calibri"/>
                <w:color w:val="000000"/>
                <w:sz w:val="20"/>
                <w:szCs w:val="20"/>
              </w:rPr>
            </w:pPr>
          </w:p>
        </w:tc>
        <w:tc>
          <w:tcPr>
            <w:tcW w:w="2007" w:type="dxa"/>
            <w:tcBorders>
              <w:top w:val="nil"/>
              <w:left w:val="nil"/>
              <w:bottom w:val="single" w:sz="4" w:space="0" w:color="auto"/>
              <w:right w:val="nil"/>
            </w:tcBorders>
            <w:shd w:val="clear" w:color="auto" w:fill="auto"/>
            <w:noWrap/>
            <w:vAlign w:val="center"/>
            <w:hideMark/>
          </w:tcPr>
          <w:p w14:paraId="11AE547A" w14:textId="77777777" w:rsidR="00767D63" w:rsidRPr="00767D63" w:rsidRDefault="00767D63" w:rsidP="00767D63">
            <w:pPr>
              <w:spacing w:after="0" w:line="240" w:lineRule="auto"/>
              <w:jc w:val="center"/>
              <w:rPr>
                <w:ins w:id="1855" w:author="Stefanie Lane" w:date="2022-10-06T18:21:00Z"/>
                <w:rFonts w:ascii="Calibri" w:eastAsia="Times New Roman" w:hAnsi="Calibri" w:cs="Calibri"/>
                <w:color w:val="000000"/>
                <w:sz w:val="20"/>
                <w:szCs w:val="20"/>
              </w:rPr>
            </w:pPr>
            <w:ins w:id="1856" w:author="Stefanie Lane" w:date="2022-10-06T18:21:00Z">
              <w:r w:rsidRPr="00767D63">
                <w:rPr>
                  <w:rFonts w:ascii="Calibri" w:eastAsia="Times New Roman" w:hAnsi="Calibri" w:cs="Calibri"/>
                  <w:color w:val="000000"/>
                  <w:sz w:val="20"/>
                  <w:szCs w:val="20"/>
                </w:rPr>
                <w:t>Species</w:t>
              </w:r>
            </w:ins>
          </w:p>
        </w:tc>
        <w:tc>
          <w:tcPr>
            <w:tcW w:w="693" w:type="dxa"/>
            <w:tcBorders>
              <w:top w:val="nil"/>
              <w:left w:val="nil"/>
              <w:bottom w:val="single" w:sz="4" w:space="0" w:color="auto"/>
              <w:right w:val="nil"/>
            </w:tcBorders>
            <w:shd w:val="clear" w:color="auto" w:fill="auto"/>
            <w:noWrap/>
            <w:vAlign w:val="center"/>
            <w:hideMark/>
          </w:tcPr>
          <w:p w14:paraId="67EB826B" w14:textId="77777777" w:rsidR="00767D63" w:rsidRPr="00767D63" w:rsidRDefault="00767D63" w:rsidP="00767D63">
            <w:pPr>
              <w:spacing w:after="0" w:line="240" w:lineRule="auto"/>
              <w:jc w:val="center"/>
              <w:rPr>
                <w:ins w:id="1857" w:author="Stefanie Lane" w:date="2022-10-06T18:21:00Z"/>
                <w:rFonts w:ascii="Calibri" w:eastAsia="Times New Roman" w:hAnsi="Calibri" w:cs="Calibri"/>
                <w:color w:val="000000"/>
                <w:sz w:val="20"/>
                <w:szCs w:val="20"/>
              </w:rPr>
            </w:pPr>
            <w:ins w:id="1858" w:author="Stefanie Lane" w:date="2022-10-06T18:21:00Z">
              <w:r w:rsidRPr="00767D63">
                <w:rPr>
                  <w:rFonts w:ascii="Calibri" w:eastAsia="Times New Roman" w:hAnsi="Calibri" w:cs="Calibri"/>
                  <w:color w:val="000000"/>
                  <w:sz w:val="20"/>
                  <w:szCs w:val="20"/>
                </w:rPr>
                <w:t>p-value</w:t>
              </w:r>
            </w:ins>
          </w:p>
        </w:tc>
      </w:tr>
      <w:tr w:rsidR="00767D63" w:rsidRPr="00767D63" w14:paraId="20789DE3" w14:textId="77777777" w:rsidTr="00767D63">
        <w:trPr>
          <w:trHeight w:val="270"/>
          <w:ins w:id="1859" w:author="Stefanie Lane" w:date="2022-10-06T18:21:00Z"/>
        </w:trPr>
        <w:tc>
          <w:tcPr>
            <w:tcW w:w="1080" w:type="dxa"/>
            <w:tcBorders>
              <w:top w:val="nil"/>
              <w:left w:val="nil"/>
              <w:bottom w:val="nil"/>
              <w:right w:val="nil"/>
            </w:tcBorders>
            <w:shd w:val="clear" w:color="auto" w:fill="auto"/>
            <w:vAlign w:val="bottom"/>
            <w:hideMark/>
          </w:tcPr>
          <w:p w14:paraId="33E9FA38" w14:textId="77777777" w:rsidR="00767D63" w:rsidRPr="00767D63" w:rsidRDefault="00767D63" w:rsidP="00767D63">
            <w:pPr>
              <w:spacing w:after="0" w:line="240" w:lineRule="auto"/>
              <w:jc w:val="center"/>
              <w:rPr>
                <w:ins w:id="1860" w:author="Stefanie Lane" w:date="2022-10-06T18:21: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323111AF" w14:textId="77777777" w:rsidR="00767D63" w:rsidRPr="00767D63" w:rsidRDefault="00767D63" w:rsidP="00767D63">
            <w:pPr>
              <w:spacing w:after="0" w:line="240" w:lineRule="auto"/>
              <w:rPr>
                <w:ins w:id="1861" w:author="Stefanie Lane" w:date="2022-10-06T18:21:00Z"/>
                <w:rFonts w:ascii="Times New Roman" w:eastAsia="Times New Roman" w:hAnsi="Times New Roman" w:cs="Times New Roman"/>
                <w:sz w:val="20"/>
                <w:szCs w:val="20"/>
              </w:rPr>
            </w:pPr>
          </w:p>
        </w:tc>
        <w:tc>
          <w:tcPr>
            <w:tcW w:w="681" w:type="dxa"/>
            <w:tcBorders>
              <w:top w:val="nil"/>
              <w:left w:val="nil"/>
              <w:bottom w:val="nil"/>
              <w:right w:val="nil"/>
            </w:tcBorders>
            <w:shd w:val="clear" w:color="auto" w:fill="auto"/>
            <w:noWrap/>
            <w:vAlign w:val="bottom"/>
            <w:hideMark/>
          </w:tcPr>
          <w:p w14:paraId="1F802A29" w14:textId="77777777" w:rsidR="00767D63" w:rsidRPr="00767D63" w:rsidRDefault="00767D63" w:rsidP="00767D63">
            <w:pPr>
              <w:spacing w:after="0" w:line="240" w:lineRule="auto"/>
              <w:rPr>
                <w:ins w:id="1862" w:author="Stefanie Lane" w:date="2022-10-06T18:2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2DE3A98" w14:textId="77777777" w:rsidR="00767D63" w:rsidRPr="00767D63" w:rsidRDefault="00767D63" w:rsidP="00767D63">
            <w:pPr>
              <w:spacing w:after="0" w:line="240" w:lineRule="auto"/>
              <w:jc w:val="center"/>
              <w:rPr>
                <w:ins w:id="1863" w:author="Stefanie Lane" w:date="2022-10-06T18:21: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727A8892" w14:textId="77777777" w:rsidR="00767D63" w:rsidRPr="00767D63" w:rsidRDefault="00767D63" w:rsidP="00767D63">
            <w:pPr>
              <w:spacing w:after="0" w:line="240" w:lineRule="auto"/>
              <w:rPr>
                <w:ins w:id="1864" w:author="Stefanie Lane" w:date="2022-10-06T18:21:00Z"/>
                <w:rFonts w:ascii="Times New Roman" w:eastAsia="Times New Roman" w:hAnsi="Times New Roman" w:cs="Times New Roman"/>
                <w:sz w:val="20"/>
                <w:szCs w:val="20"/>
              </w:rPr>
            </w:pPr>
          </w:p>
        </w:tc>
        <w:tc>
          <w:tcPr>
            <w:tcW w:w="691" w:type="dxa"/>
            <w:tcBorders>
              <w:top w:val="nil"/>
              <w:left w:val="nil"/>
              <w:bottom w:val="nil"/>
              <w:right w:val="nil"/>
            </w:tcBorders>
            <w:shd w:val="clear" w:color="auto" w:fill="auto"/>
            <w:noWrap/>
            <w:vAlign w:val="bottom"/>
            <w:hideMark/>
          </w:tcPr>
          <w:p w14:paraId="61D64172" w14:textId="77777777" w:rsidR="00767D63" w:rsidRPr="00767D63" w:rsidRDefault="00767D63" w:rsidP="00767D63">
            <w:pPr>
              <w:spacing w:after="0" w:line="240" w:lineRule="auto"/>
              <w:rPr>
                <w:ins w:id="1865" w:author="Stefanie Lane" w:date="2022-10-06T18:2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399AEB8" w14:textId="77777777" w:rsidR="00767D63" w:rsidRPr="00767D63" w:rsidRDefault="00767D63" w:rsidP="00767D63">
            <w:pPr>
              <w:spacing w:after="0" w:line="240" w:lineRule="auto"/>
              <w:jc w:val="center"/>
              <w:rPr>
                <w:ins w:id="1866" w:author="Stefanie Lane" w:date="2022-10-06T18:21: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69D0AFCB" w14:textId="77777777" w:rsidR="00767D63" w:rsidRPr="00767D63" w:rsidRDefault="00767D63" w:rsidP="00767D63">
            <w:pPr>
              <w:spacing w:after="0" w:line="240" w:lineRule="auto"/>
              <w:rPr>
                <w:ins w:id="1867" w:author="Stefanie Lane" w:date="2022-10-06T18:21:00Z"/>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05F4EEC5" w14:textId="77777777" w:rsidR="00767D63" w:rsidRPr="00767D63" w:rsidRDefault="00767D63" w:rsidP="00767D63">
            <w:pPr>
              <w:spacing w:after="0" w:line="240" w:lineRule="auto"/>
              <w:rPr>
                <w:ins w:id="1868" w:author="Stefanie Lane" w:date="2022-10-06T18:21:00Z"/>
                <w:rFonts w:ascii="Times New Roman" w:eastAsia="Times New Roman" w:hAnsi="Times New Roman" w:cs="Times New Roman"/>
                <w:sz w:val="20"/>
                <w:szCs w:val="20"/>
              </w:rPr>
            </w:pPr>
          </w:p>
        </w:tc>
      </w:tr>
      <w:tr w:rsidR="00767D63" w:rsidRPr="00767D63" w14:paraId="789BB527" w14:textId="77777777" w:rsidTr="00767D63">
        <w:trPr>
          <w:trHeight w:val="260"/>
          <w:ins w:id="1869" w:author="Stefanie Lane" w:date="2022-10-06T18:21: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4E4DC848" w14:textId="77777777" w:rsidR="00767D63" w:rsidRPr="00767D63" w:rsidRDefault="00767D63" w:rsidP="00767D63">
            <w:pPr>
              <w:spacing w:after="0" w:line="240" w:lineRule="auto"/>
              <w:jc w:val="center"/>
              <w:rPr>
                <w:ins w:id="1870" w:author="Stefanie Lane" w:date="2022-10-06T18:21:00Z"/>
                <w:rFonts w:ascii="Calibri" w:eastAsia="Times New Roman" w:hAnsi="Calibri" w:cs="Calibri"/>
                <w:color w:val="000000"/>
                <w:sz w:val="20"/>
                <w:szCs w:val="20"/>
              </w:rPr>
            </w:pPr>
            <w:ins w:id="1871" w:author="Stefanie Lane" w:date="2022-10-06T18:21:00Z">
              <w:r w:rsidRPr="00767D63">
                <w:rPr>
                  <w:rFonts w:ascii="Calibri" w:eastAsia="Times New Roman" w:hAnsi="Calibri" w:cs="Calibri"/>
                  <w:color w:val="000000"/>
                  <w:sz w:val="20"/>
                  <w:szCs w:val="20"/>
                </w:rPr>
                <w:t>"Sedge"</w:t>
              </w:r>
            </w:ins>
          </w:p>
        </w:tc>
        <w:tc>
          <w:tcPr>
            <w:tcW w:w="2959" w:type="dxa"/>
            <w:tcBorders>
              <w:top w:val="single" w:sz="8" w:space="0" w:color="auto"/>
              <w:left w:val="nil"/>
              <w:bottom w:val="nil"/>
              <w:right w:val="nil"/>
            </w:tcBorders>
            <w:shd w:val="clear" w:color="auto" w:fill="auto"/>
            <w:noWrap/>
            <w:vAlign w:val="bottom"/>
            <w:hideMark/>
          </w:tcPr>
          <w:p w14:paraId="1909628D" w14:textId="77777777" w:rsidR="00767D63" w:rsidRPr="00767D63" w:rsidRDefault="00767D63" w:rsidP="00767D63">
            <w:pPr>
              <w:spacing w:after="0" w:line="240" w:lineRule="auto"/>
              <w:rPr>
                <w:ins w:id="1872" w:author="Stefanie Lane" w:date="2022-10-06T18:21:00Z"/>
                <w:rFonts w:ascii="Calibri" w:eastAsia="Times New Roman" w:hAnsi="Calibri" w:cs="Calibri"/>
                <w:i/>
                <w:iCs/>
                <w:color w:val="000000"/>
                <w:sz w:val="20"/>
                <w:szCs w:val="20"/>
              </w:rPr>
            </w:pPr>
            <w:ins w:id="1873" w:author="Stefanie Lane" w:date="2022-10-06T18:21:00Z">
              <w:r w:rsidRPr="00767D63">
                <w:rPr>
                  <w:rFonts w:ascii="Calibri" w:eastAsia="Times New Roman" w:hAnsi="Calibri" w:cs="Calibri"/>
                  <w:i/>
                  <w:iCs/>
                  <w:color w:val="000000"/>
                  <w:sz w:val="20"/>
                  <w:szCs w:val="20"/>
                </w:rPr>
                <w:t>Carex lyngbyei</w:t>
              </w:r>
            </w:ins>
          </w:p>
        </w:tc>
        <w:tc>
          <w:tcPr>
            <w:tcW w:w="681" w:type="dxa"/>
            <w:tcBorders>
              <w:top w:val="single" w:sz="8" w:space="0" w:color="auto"/>
              <w:left w:val="nil"/>
              <w:bottom w:val="nil"/>
              <w:right w:val="nil"/>
            </w:tcBorders>
            <w:shd w:val="clear" w:color="auto" w:fill="auto"/>
            <w:noWrap/>
            <w:vAlign w:val="bottom"/>
            <w:hideMark/>
          </w:tcPr>
          <w:p w14:paraId="18168062" w14:textId="77777777" w:rsidR="00767D63" w:rsidRPr="00767D63" w:rsidRDefault="00767D63" w:rsidP="00767D63">
            <w:pPr>
              <w:spacing w:after="0" w:line="240" w:lineRule="auto"/>
              <w:jc w:val="center"/>
              <w:rPr>
                <w:ins w:id="1874" w:author="Stefanie Lane" w:date="2022-10-06T18:21:00Z"/>
                <w:rFonts w:ascii="Calibri" w:eastAsia="Times New Roman" w:hAnsi="Calibri" w:cs="Calibri"/>
                <w:color w:val="000000"/>
                <w:sz w:val="20"/>
                <w:szCs w:val="20"/>
              </w:rPr>
            </w:pPr>
            <w:ins w:id="1875" w:author="Stefanie Lane" w:date="2022-10-06T18:21:00Z">
              <w:r w:rsidRPr="00767D63">
                <w:rPr>
                  <w:rFonts w:ascii="Calibri" w:eastAsia="Times New Roman" w:hAnsi="Calibri" w:cs="Calibri"/>
                  <w:color w:val="000000"/>
                  <w:sz w:val="20"/>
                  <w:szCs w:val="20"/>
                </w:rPr>
                <w:t>0.0001</w:t>
              </w:r>
            </w:ins>
          </w:p>
        </w:tc>
        <w:tc>
          <w:tcPr>
            <w:tcW w:w="300" w:type="dxa"/>
            <w:tcBorders>
              <w:top w:val="single" w:sz="8" w:space="0" w:color="auto"/>
              <w:left w:val="nil"/>
              <w:bottom w:val="nil"/>
              <w:right w:val="nil"/>
            </w:tcBorders>
            <w:shd w:val="clear" w:color="auto" w:fill="auto"/>
            <w:noWrap/>
            <w:vAlign w:val="bottom"/>
            <w:hideMark/>
          </w:tcPr>
          <w:p w14:paraId="3247FC2E" w14:textId="77777777" w:rsidR="00767D63" w:rsidRPr="00767D63" w:rsidRDefault="00767D63" w:rsidP="00767D63">
            <w:pPr>
              <w:spacing w:after="0" w:line="240" w:lineRule="auto"/>
              <w:rPr>
                <w:ins w:id="1876" w:author="Stefanie Lane" w:date="2022-10-06T18:21:00Z"/>
                <w:rFonts w:ascii="Calibri" w:eastAsia="Times New Roman" w:hAnsi="Calibri" w:cs="Calibri"/>
                <w:color w:val="000000"/>
                <w:sz w:val="20"/>
                <w:szCs w:val="20"/>
              </w:rPr>
            </w:pPr>
            <w:ins w:id="1877" w:author="Stefanie Lane" w:date="2022-10-06T18:21:00Z">
              <w:r w:rsidRPr="00767D63">
                <w:rPr>
                  <w:rFonts w:ascii="Calibri" w:eastAsia="Times New Roman" w:hAnsi="Calibri" w:cs="Calibri"/>
                  <w:color w:val="000000"/>
                  <w:sz w:val="20"/>
                  <w:szCs w:val="20"/>
                </w:rPr>
                <w:t> </w:t>
              </w:r>
            </w:ins>
          </w:p>
        </w:tc>
        <w:tc>
          <w:tcPr>
            <w:tcW w:w="2189" w:type="dxa"/>
            <w:tcBorders>
              <w:top w:val="single" w:sz="8" w:space="0" w:color="auto"/>
              <w:left w:val="nil"/>
              <w:bottom w:val="nil"/>
              <w:right w:val="nil"/>
            </w:tcBorders>
            <w:shd w:val="clear" w:color="auto" w:fill="auto"/>
            <w:noWrap/>
            <w:vAlign w:val="bottom"/>
            <w:hideMark/>
          </w:tcPr>
          <w:p w14:paraId="0EA23C9E" w14:textId="77777777" w:rsidR="00767D63" w:rsidRPr="00767D63" w:rsidRDefault="00767D63" w:rsidP="00767D63">
            <w:pPr>
              <w:spacing w:after="0" w:line="240" w:lineRule="auto"/>
              <w:rPr>
                <w:ins w:id="1878" w:author="Stefanie Lane" w:date="2022-10-06T18:21:00Z"/>
                <w:rFonts w:ascii="Calibri" w:eastAsia="Times New Roman" w:hAnsi="Calibri" w:cs="Calibri"/>
                <w:i/>
                <w:iCs/>
                <w:color w:val="000000"/>
                <w:sz w:val="20"/>
                <w:szCs w:val="20"/>
              </w:rPr>
            </w:pPr>
            <w:ins w:id="1879" w:author="Stefanie Lane" w:date="2022-10-06T18:21:00Z">
              <w:r w:rsidRPr="00767D63">
                <w:rPr>
                  <w:rFonts w:ascii="Calibri" w:eastAsia="Times New Roman" w:hAnsi="Calibri" w:cs="Calibri"/>
                  <w:i/>
                  <w:iCs/>
                  <w:color w:val="000000"/>
                  <w:sz w:val="20"/>
                  <w:szCs w:val="20"/>
                </w:rPr>
                <w:t>Carex lyngbyei</w:t>
              </w:r>
            </w:ins>
          </w:p>
        </w:tc>
        <w:tc>
          <w:tcPr>
            <w:tcW w:w="691" w:type="dxa"/>
            <w:tcBorders>
              <w:top w:val="single" w:sz="8" w:space="0" w:color="auto"/>
              <w:left w:val="nil"/>
              <w:bottom w:val="nil"/>
              <w:right w:val="nil"/>
            </w:tcBorders>
            <w:shd w:val="clear" w:color="auto" w:fill="auto"/>
            <w:noWrap/>
            <w:vAlign w:val="bottom"/>
            <w:hideMark/>
          </w:tcPr>
          <w:p w14:paraId="00FC2CF4" w14:textId="77777777" w:rsidR="00767D63" w:rsidRPr="00767D63" w:rsidRDefault="00767D63" w:rsidP="00767D63">
            <w:pPr>
              <w:spacing w:after="0" w:line="240" w:lineRule="auto"/>
              <w:jc w:val="center"/>
              <w:rPr>
                <w:ins w:id="1880" w:author="Stefanie Lane" w:date="2022-10-06T18:21:00Z"/>
                <w:rFonts w:ascii="Calibri" w:eastAsia="Times New Roman" w:hAnsi="Calibri" w:cs="Calibri"/>
                <w:color w:val="000000"/>
                <w:sz w:val="20"/>
                <w:szCs w:val="20"/>
              </w:rPr>
            </w:pPr>
            <w:ins w:id="1881" w:author="Stefanie Lane" w:date="2022-10-06T18:21:00Z">
              <w:r w:rsidRPr="00767D63">
                <w:rPr>
                  <w:rFonts w:ascii="Calibri" w:eastAsia="Times New Roman" w:hAnsi="Calibri" w:cs="Calibri"/>
                  <w:color w:val="000000"/>
                  <w:sz w:val="20"/>
                  <w:szCs w:val="20"/>
                </w:rPr>
                <w:t>0.0001</w:t>
              </w:r>
            </w:ins>
          </w:p>
        </w:tc>
        <w:tc>
          <w:tcPr>
            <w:tcW w:w="300" w:type="dxa"/>
            <w:tcBorders>
              <w:top w:val="single" w:sz="8" w:space="0" w:color="auto"/>
              <w:left w:val="nil"/>
              <w:bottom w:val="nil"/>
              <w:right w:val="nil"/>
            </w:tcBorders>
            <w:shd w:val="clear" w:color="auto" w:fill="auto"/>
            <w:noWrap/>
            <w:vAlign w:val="bottom"/>
            <w:hideMark/>
          </w:tcPr>
          <w:p w14:paraId="65553EEA" w14:textId="77777777" w:rsidR="00767D63" w:rsidRPr="00767D63" w:rsidRDefault="00767D63" w:rsidP="00767D63">
            <w:pPr>
              <w:spacing w:after="0" w:line="240" w:lineRule="auto"/>
              <w:rPr>
                <w:ins w:id="1882" w:author="Stefanie Lane" w:date="2022-10-06T18:21:00Z"/>
                <w:rFonts w:ascii="Calibri" w:eastAsia="Times New Roman" w:hAnsi="Calibri" w:cs="Calibri"/>
                <w:color w:val="000000"/>
                <w:sz w:val="20"/>
                <w:szCs w:val="20"/>
              </w:rPr>
            </w:pPr>
            <w:ins w:id="1883" w:author="Stefanie Lane" w:date="2022-10-06T18:21:00Z">
              <w:r w:rsidRPr="00767D63">
                <w:rPr>
                  <w:rFonts w:ascii="Calibri" w:eastAsia="Times New Roman" w:hAnsi="Calibri" w:cs="Calibri"/>
                  <w:color w:val="000000"/>
                  <w:sz w:val="20"/>
                  <w:szCs w:val="20"/>
                </w:rPr>
                <w:t> </w:t>
              </w:r>
            </w:ins>
          </w:p>
        </w:tc>
        <w:tc>
          <w:tcPr>
            <w:tcW w:w="2007" w:type="dxa"/>
            <w:tcBorders>
              <w:top w:val="single" w:sz="8" w:space="0" w:color="auto"/>
              <w:left w:val="nil"/>
              <w:bottom w:val="single" w:sz="4" w:space="0" w:color="auto"/>
              <w:right w:val="nil"/>
            </w:tcBorders>
            <w:shd w:val="clear" w:color="auto" w:fill="auto"/>
            <w:noWrap/>
            <w:vAlign w:val="bottom"/>
            <w:hideMark/>
          </w:tcPr>
          <w:p w14:paraId="125B92A5" w14:textId="77777777" w:rsidR="00767D63" w:rsidRPr="00767D63" w:rsidRDefault="00767D63" w:rsidP="00767D63">
            <w:pPr>
              <w:spacing w:after="0" w:line="240" w:lineRule="auto"/>
              <w:rPr>
                <w:ins w:id="1884" w:author="Stefanie Lane" w:date="2022-10-06T18:21:00Z"/>
                <w:rFonts w:ascii="Calibri" w:eastAsia="Times New Roman" w:hAnsi="Calibri" w:cs="Calibri"/>
                <w:i/>
                <w:iCs/>
                <w:color w:val="000000"/>
                <w:sz w:val="20"/>
                <w:szCs w:val="20"/>
              </w:rPr>
            </w:pPr>
            <w:ins w:id="1885" w:author="Stefanie Lane" w:date="2022-10-06T18:21:00Z">
              <w:r w:rsidRPr="00767D63">
                <w:rPr>
                  <w:rFonts w:ascii="Calibri" w:eastAsia="Times New Roman" w:hAnsi="Calibri" w:cs="Calibri"/>
                  <w:i/>
                  <w:iCs/>
                  <w:color w:val="000000"/>
                  <w:sz w:val="20"/>
                  <w:szCs w:val="20"/>
                </w:rPr>
                <w:t>Carex lyngbyei</w:t>
              </w:r>
            </w:ins>
          </w:p>
        </w:tc>
        <w:tc>
          <w:tcPr>
            <w:tcW w:w="693" w:type="dxa"/>
            <w:tcBorders>
              <w:top w:val="single" w:sz="8" w:space="0" w:color="auto"/>
              <w:left w:val="nil"/>
              <w:bottom w:val="single" w:sz="4" w:space="0" w:color="auto"/>
              <w:right w:val="single" w:sz="8" w:space="0" w:color="auto"/>
            </w:tcBorders>
            <w:shd w:val="clear" w:color="auto" w:fill="auto"/>
            <w:noWrap/>
            <w:vAlign w:val="bottom"/>
            <w:hideMark/>
          </w:tcPr>
          <w:p w14:paraId="5E1577A4" w14:textId="77777777" w:rsidR="00767D63" w:rsidRPr="00767D63" w:rsidRDefault="00767D63" w:rsidP="00767D63">
            <w:pPr>
              <w:spacing w:after="0" w:line="240" w:lineRule="auto"/>
              <w:jc w:val="center"/>
              <w:rPr>
                <w:ins w:id="1886" w:author="Stefanie Lane" w:date="2022-10-06T18:21:00Z"/>
                <w:rFonts w:ascii="Calibri" w:eastAsia="Times New Roman" w:hAnsi="Calibri" w:cs="Calibri"/>
                <w:color w:val="000000"/>
                <w:sz w:val="20"/>
                <w:szCs w:val="20"/>
              </w:rPr>
            </w:pPr>
            <w:ins w:id="1887" w:author="Stefanie Lane" w:date="2022-10-06T18:21:00Z">
              <w:r w:rsidRPr="00767D63">
                <w:rPr>
                  <w:rFonts w:ascii="Calibri" w:eastAsia="Times New Roman" w:hAnsi="Calibri" w:cs="Calibri"/>
                  <w:color w:val="000000"/>
                  <w:sz w:val="20"/>
                  <w:szCs w:val="20"/>
                </w:rPr>
                <w:t>0.0001</w:t>
              </w:r>
            </w:ins>
          </w:p>
        </w:tc>
      </w:tr>
      <w:tr w:rsidR="00767D63" w:rsidRPr="00767D63" w14:paraId="10266AF3" w14:textId="77777777" w:rsidTr="00767D63">
        <w:trPr>
          <w:trHeight w:val="260"/>
          <w:ins w:id="1888" w:author="Stefanie Lane" w:date="2022-10-06T18:21:00Z"/>
        </w:trPr>
        <w:tc>
          <w:tcPr>
            <w:tcW w:w="1080" w:type="dxa"/>
            <w:vMerge/>
            <w:tcBorders>
              <w:top w:val="single" w:sz="8" w:space="0" w:color="auto"/>
              <w:left w:val="single" w:sz="8" w:space="0" w:color="auto"/>
              <w:bottom w:val="single" w:sz="8" w:space="0" w:color="000000"/>
              <w:right w:val="nil"/>
            </w:tcBorders>
            <w:vAlign w:val="center"/>
            <w:hideMark/>
          </w:tcPr>
          <w:p w14:paraId="08818C90" w14:textId="77777777" w:rsidR="00767D63" w:rsidRPr="00767D63" w:rsidRDefault="00767D63" w:rsidP="00767D63">
            <w:pPr>
              <w:spacing w:after="0" w:line="240" w:lineRule="auto"/>
              <w:rPr>
                <w:ins w:id="1889" w:author="Stefanie Lane" w:date="2022-10-06T18:21: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6CFA194C" w14:textId="77777777" w:rsidR="00767D63" w:rsidRPr="00767D63" w:rsidRDefault="00767D63" w:rsidP="00767D63">
            <w:pPr>
              <w:spacing w:after="0" w:line="240" w:lineRule="auto"/>
              <w:rPr>
                <w:ins w:id="1890" w:author="Stefanie Lane" w:date="2022-10-06T18:21:00Z"/>
                <w:rFonts w:ascii="Calibri" w:eastAsia="Times New Roman" w:hAnsi="Calibri" w:cs="Calibri"/>
                <w:i/>
                <w:iCs/>
                <w:color w:val="000000"/>
                <w:sz w:val="20"/>
                <w:szCs w:val="20"/>
              </w:rPr>
            </w:pPr>
            <w:ins w:id="1891" w:author="Stefanie Lane" w:date="2022-10-06T18:21:00Z">
              <w:r w:rsidRPr="00767D63">
                <w:rPr>
                  <w:rFonts w:ascii="Calibri" w:eastAsia="Times New Roman" w:hAnsi="Calibri" w:cs="Calibri"/>
                  <w:i/>
                  <w:iCs/>
                  <w:color w:val="000000"/>
                  <w:sz w:val="20"/>
                  <w:szCs w:val="20"/>
                </w:rPr>
                <w:t>Sagittaria latifolia</w:t>
              </w:r>
            </w:ins>
          </w:p>
        </w:tc>
        <w:tc>
          <w:tcPr>
            <w:tcW w:w="681" w:type="dxa"/>
            <w:tcBorders>
              <w:top w:val="single" w:sz="4" w:space="0" w:color="auto"/>
              <w:left w:val="nil"/>
              <w:bottom w:val="single" w:sz="4" w:space="0" w:color="auto"/>
              <w:right w:val="nil"/>
            </w:tcBorders>
            <w:shd w:val="clear" w:color="auto" w:fill="auto"/>
            <w:noWrap/>
            <w:vAlign w:val="bottom"/>
            <w:hideMark/>
          </w:tcPr>
          <w:p w14:paraId="51A96029" w14:textId="77777777" w:rsidR="00767D63" w:rsidRPr="00767D63" w:rsidRDefault="00767D63" w:rsidP="00767D63">
            <w:pPr>
              <w:spacing w:after="0" w:line="240" w:lineRule="auto"/>
              <w:jc w:val="center"/>
              <w:rPr>
                <w:ins w:id="1892" w:author="Stefanie Lane" w:date="2022-10-06T18:21:00Z"/>
                <w:rFonts w:ascii="Calibri" w:eastAsia="Times New Roman" w:hAnsi="Calibri" w:cs="Calibri"/>
                <w:color w:val="000000"/>
                <w:sz w:val="20"/>
                <w:szCs w:val="20"/>
              </w:rPr>
            </w:pPr>
            <w:ins w:id="1893" w:author="Stefanie Lane" w:date="2022-10-06T18:21:00Z">
              <w:r w:rsidRPr="00767D63">
                <w:rPr>
                  <w:rFonts w:ascii="Calibri" w:eastAsia="Times New Roman" w:hAnsi="Calibri" w:cs="Calibri"/>
                  <w:color w:val="000000"/>
                  <w:sz w:val="20"/>
                  <w:szCs w:val="20"/>
                </w:rPr>
                <w:t>0.0001</w:t>
              </w:r>
            </w:ins>
          </w:p>
        </w:tc>
        <w:tc>
          <w:tcPr>
            <w:tcW w:w="300" w:type="dxa"/>
            <w:tcBorders>
              <w:top w:val="nil"/>
              <w:left w:val="nil"/>
              <w:bottom w:val="nil"/>
              <w:right w:val="nil"/>
            </w:tcBorders>
            <w:shd w:val="clear" w:color="auto" w:fill="auto"/>
            <w:noWrap/>
            <w:vAlign w:val="bottom"/>
            <w:hideMark/>
          </w:tcPr>
          <w:p w14:paraId="69DADFEE" w14:textId="77777777" w:rsidR="00767D63" w:rsidRPr="00767D63" w:rsidRDefault="00767D63" w:rsidP="00767D63">
            <w:pPr>
              <w:spacing w:after="0" w:line="240" w:lineRule="auto"/>
              <w:jc w:val="center"/>
              <w:rPr>
                <w:ins w:id="1894" w:author="Stefanie Lane" w:date="2022-10-06T18:21: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0CCDA1E7" w14:textId="77777777" w:rsidR="00767D63" w:rsidRPr="00767D63" w:rsidRDefault="00767D63" w:rsidP="00767D63">
            <w:pPr>
              <w:spacing w:after="0" w:line="240" w:lineRule="auto"/>
              <w:rPr>
                <w:ins w:id="1895" w:author="Stefanie Lane" w:date="2022-10-06T18:21:00Z"/>
                <w:rFonts w:ascii="Calibri" w:eastAsia="Times New Roman" w:hAnsi="Calibri" w:cs="Calibri"/>
                <w:i/>
                <w:iCs/>
                <w:color w:val="000000"/>
                <w:sz w:val="20"/>
                <w:szCs w:val="20"/>
              </w:rPr>
            </w:pPr>
            <w:ins w:id="1896" w:author="Stefanie Lane" w:date="2022-10-06T18:21:00Z">
              <w:r w:rsidRPr="00767D63">
                <w:rPr>
                  <w:rFonts w:ascii="Calibri" w:eastAsia="Times New Roman" w:hAnsi="Calibri" w:cs="Calibri"/>
                  <w:i/>
                  <w:iCs/>
                  <w:color w:val="000000"/>
                  <w:sz w:val="20"/>
                  <w:szCs w:val="20"/>
                </w:rPr>
                <w:t>Impatiens capensis</w:t>
              </w:r>
            </w:ins>
          </w:p>
        </w:tc>
        <w:tc>
          <w:tcPr>
            <w:tcW w:w="691" w:type="dxa"/>
            <w:tcBorders>
              <w:top w:val="nil"/>
              <w:left w:val="nil"/>
              <w:bottom w:val="nil"/>
              <w:right w:val="nil"/>
            </w:tcBorders>
            <w:shd w:val="clear" w:color="auto" w:fill="auto"/>
            <w:noWrap/>
            <w:vAlign w:val="bottom"/>
            <w:hideMark/>
          </w:tcPr>
          <w:p w14:paraId="47C8D8BC" w14:textId="77777777" w:rsidR="00767D63" w:rsidRPr="00767D63" w:rsidRDefault="00767D63" w:rsidP="00767D63">
            <w:pPr>
              <w:spacing w:after="0" w:line="240" w:lineRule="auto"/>
              <w:jc w:val="center"/>
              <w:rPr>
                <w:ins w:id="1897" w:author="Stefanie Lane" w:date="2022-10-06T18:21:00Z"/>
                <w:rFonts w:ascii="Calibri" w:eastAsia="Times New Roman" w:hAnsi="Calibri" w:cs="Calibri"/>
                <w:color w:val="000000"/>
                <w:sz w:val="20"/>
                <w:szCs w:val="20"/>
              </w:rPr>
            </w:pPr>
            <w:ins w:id="1898" w:author="Stefanie Lane" w:date="2022-10-06T18:21:00Z">
              <w:r w:rsidRPr="00767D63">
                <w:rPr>
                  <w:rFonts w:ascii="Calibri" w:eastAsia="Times New Roman" w:hAnsi="Calibri" w:cs="Calibri"/>
                  <w:color w:val="000000"/>
                  <w:sz w:val="20"/>
                  <w:szCs w:val="20"/>
                </w:rPr>
                <w:t>0.0147</w:t>
              </w:r>
            </w:ins>
          </w:p>
        </w:tc>
        <w:tc>
          <w:tcPr>
            <w:tcW w:w="300" w:type="dxa"/>
            <w:tcBorders>
              <w:top w:val="nil"/>
              <w:left w:val="nil"/>
              <w:bottom w:val="nil"/>
              <w:right w:val="nil"/>
            </w:tcBorders>
            <w:shd w:val="clear" w:color="auto" w:fill="auto"/>
            <w:noWrap/>
            <w:vAlign w:val="bottom"/>
            <w:hideMark/>
          </w:tcPr>
          <w:p w14:paraId="7F2F7883" w14:textId="77777777" w:rsidR="00767D63" w:rsidRPr="00767D63" w:rsidRDefault="00767D63" w:rsidP="00767D63">
            <w:pPr>
              <w:spacing w:after="0" w:line="240" w:lineRule="auto"/>
              <w:jc w:val="center"/>
              <w:rPr>
                <w:ins w:id="1899" w:author="Stefanie Lane" w:date="2022-10-06T18:21: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5B2F4016" w14:textId="77777777" w:rsidR="00767D63" w:rsidRPr="00767D63" w:rsidRDefault="00767D63" w:rsidP="00767D63">
            <w:pPr>
              <w:spacing w:after="0" w:line="240" w:lineRule="auto"/>
              <w:rPr>
                <w:ins w:id="1900" w:author="Stefanie Lane" w:date="2022-10-06T18:21:00Z"/>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3EBA67A1" w14:textId="77777777" w:rsidR="00767D63" w:rsidRPr="00767D63" w:rsidRDefault="00767D63" w:rsidP="00767D63">
            <w:pPr>
              <w:spacing w:after="0" w:line="240" w:lineRule="auto"/>
              <w:jc w:val="center"/>
              <w:rPr>
                <w:ins w:id="1901" w:author="Stefanie Lane" w:date="2022-10-06T18:21:00Z"/>
                <w:rFonts w:ascii="Calibri" w:eastAsia="Times New Roman" w:hAnsi="Calibri" w:cs="Calibri"/>
                <w:color w:val="000000"/>
                <w:sz w:val="20"/>
                <w:szCs w:val="20"/>
              </w:rPr>
            </w:pPr>
            <w:ins w:id="1902" w:author="Stefanie Lane" w:date="2022-10-06T18:21:00Z">
              <w:r w:rsidRPr="00767D63">
                <w:rPr>
                  <w:rFonts w:ascii="Calibri" w:eastAsia="Times New Roman" w:hAnsi="Calibri" w:cs="Calibri"/>
                  <w:color w:val="000000"/>
                  <w:sz w:val="20"/>
                  <w:szCs w:val="20"/>
                </w:rPr>
                <w:t> </w:t>
              </w:r>
            </w:ins>
          </w:p>
        </w:tc>
      </w:tr>
      <w:tr w:rsidR="00767D63" w:rsidRPr="00767D63" w14:paraId="207CA9C1" w14:textId="77777777" w:rsidTr="00767D63">
        <w:trPr>
          <w:trHeight w:val="270"/>
          <w:ins w:id="1903" w:author="Stefanie Lane" w:date="2022-10-06T18:21:00Z"/>
        </w:trPr>
        <w:tc>
          <w:tcPr>
            <w:tcW w:w="1080" w:type="dxa"/>
            <w:vMerge/>
            <w:tcBorders>
              <w:top w:val="single" w:sz="8" w:space="0" w:color="auto"/>
              <w:left w:val="single" w:sz="8" w:space="0" w:color="auto"/>
              <w:bottom w:val="single" w:sz="8" w:space="0" w:color="000000"/>
              <w:right w:val="nil"/>
            </w:tcBorders>
            <w:vAlign w:val="center"/>
            <w:hideMark/>
          </w:tcPr>
          <w:p w14:paraId="2CE1AF7D" w14:textId="77777777" w:rsidR="00767D63" w:rsidRPr="00767D63" w:rsidRDefault="00767D63" w:rsidP="00767D63">
            <w:pPr>
              <w:spacing w:after="0" w:line="240" w:lineRule="auto"/>
              <w:rPr>
                <w:ins w:id="1904" w:author="Stefanie Lane" w:date="2022-10-06T18:21:00Z"/>
                <w:rFonts w:ascii="Calibri" w:eastAsia="Times New Roman" w:hAnsi="Calibri" w:cs="Calibri"/>
                <w:color w:val="000000"/>
                <w:sz w:val="20"/>
                <w:szCs w:val="20"/>
              </w:rPr>
            </w:pPr>
          </w:p>
        </w:tc>
        <w:tc>
          <w:tcPr>
            <w:tcW w:w="2959" w:type="dxa"/>
            <w:tcBorders>
              <w:top w:val="nil"/>
              <w:left w:val="nil"/>
              <w:bottom w:val="single" w:sz="8" w:space="0" w:color="auto"/>
              <w:right w:val="nil"/>
            </w:tcBorders>
            <w:shd w:val="clear" w:color="auto" w:fill="auto"/>
            <w:noWrap/>
            <w:vAlign w:val="bottom"/>
            <w:hideMark/>
          </w:tcPr>
          <w:p w14:paraId="691625A0" w14:textId="77777777" w:rsidR="00767D63" w:rsidRPr="00767D63" w:rsidRDefault="00767D63" w:rsidP="00767D63">
            <w:pPr>
              <w:spacing w:after="0" w:line="240" w:lineRule="auto"/>
              <w:rPr>
                <w:ins w:id="1905" w:author="Stefanie Lane" w:date="2022-10-06T18:21:00Z"/>
                <w:rFonts w:ascii="Calibri" w:eastAsia="Times New Roman" w:hAnsi="Calibri" w:cs="Calibri"/>
                <w:i/>
                <w:iCs/>
                <w:color w:val="000000"/>
                <w:sz w:val="20"/>
                <w:szCs w:val="20"/>
              </w:rPr>
            </w:pPr>
            <w:ins w:id="1906" w:author="Stefanie Lane" w:date="2022-10-06T18:21:00Z">
              <w:r w:rsidRPr="00767D63">
                <w:rPr>
                  <w:rFonts w:ascii="Calibri" w:eastAsia="Times New Roman" w:hAnsi="Calibri" w:cs="Calibri"/>
                  <w:i/>
                  <w:iCs/>
                  <w:color w:val="000000"/>
                  <w:sz w:val="20"/>
                  <w:szCs w:val="20"/>
                </w:rPr>
                <w:t>Schoenoplectus tabernaemontani</w:t>
              </w:r>
            </w:ins>
          </w:p>
        </w:tc>
        <w:tc>
          <w:tcPr>
            <w:tcW w:w="681" w:type="dxa"/>
            <w:tcBorders>
              <w:top w:val="nil"/>
              <w:left w:val="nil"/>
              <w:bottom w:val="single" w:sz="8" w:space="0" w:color="auto"/>
              <w:right w:val="nil"/>
            </w:tcBorders>
            <w:shd w:val="clear" w:color="auto" w:fill="auto"/>
            <w:noWrap/>
            <w:vAlign w:val="bottom"/>
            <w:hideMark/>
          </w:tcPr>
          <w:p w14:paraId="11AE5574" w14:textId="77777777" w:rsidR="00767D63" w:rsidRPr="00767D63" w:rsidRDefault="00767D63" w:rsidP="00767D63">
            <w:pPr>
              <w:spacing w:after="0" w:line="240" w:lineRule="auto"/>
              <w:jc w:val="center"/>
              <w:rPr>
                <w:ins w:id="1907" w:author="Stefanie Lane" w:date="2022-10-06T18:21:00Z"/>
                <w:rFonts w:ascii="Calibri" w:eastAsia="Times New Roman" w:hAnsi="Calibri" w:cs="Calibri"/>
                <w:color w:val="000000"/>
                <w:sz w:val="20"/>
                <w:szCs w:val="20"/>
              </w:rPr>
            </w:pPr>
            <w:ins w:id="1908" w:author="Stefanie Lane" w:date="2022-10-06T18:21:00Z">
              <w:r w:rsidRPr="00767D63">
                <w:rPr>
                  <w:rFonts w:ascii="Calibri" w:eastAsia="Times New Roman" w:hAnsi="Calibri" w:cs="Calibri"/>
                  <w:color w:val="000000"/>
                  <w:sz w:val="20"/>
                  <w:szCs w:val="20"/>
                </w:rPr>
                <w:t>0.0004</w:t>
              </w:r>
            </w:ins>
          </w:p>
        </w:tc>
        <w:tc>
          <w:tcPr>
            <w:tcW w:w="300" w:type="dxa"/>
            <w:tcBorders>
              <w:top w:val="nil"/>
              <w:left w:val="nil"/>
              <w:bottom w:val="single" w:sz="8" w:space="0" w:color="auto"/>
              <w:right w:val="nil"/>
            </w:tcBorders>
            <w:shd w:val="clear" w:color="auto" w:fill="auto"/>
            <w:noWrap/>
            <w:vAlign w:val="bottom"/>
            <w:hideMark/>
          </w:tcPr>
          <w:p w14:paraId="6810ECF3" w14:textId="77777777" w:rsidR="00767D63" w:rsidRPr="00767D63" w:rsidRDefault="00767D63" w:rsidP="00767D63">
            <w:pPr>
              <w:spacing w:after="0" w:line="240" w:lineRule="auto"/>
              <w:rPr>
                <w:ins w:id="1909" w:author="Stefanie Lane" w:date="2022-10-06T18:21:00Z"/>
                <w:rFonts w:ascii="Calibri" w:eastAsia="Times New Roman" w:hAnsi="Calibri" w:cs="Calibri"/>
                <w:color w:val="000000"/>
                <w:sz w:val="20"/>
                <w:szCs w:val="20"/>
              </w:rPr>
            </w:pPr>
            <w:ins w:id="1910" w:author="Stefanie Lane" w:date="2022-10-06T18:21:00Z">
              <w:r w:rsidRPr="00767D63">
                <w:rPr>
                  <w:rFonts w:ascii="Calibri" w:eastAsia="Times New Roman" w:hAnsi="Calibri" w:cs="Calibri"/>
                  <w:color w:val="000000"/>
                  <w:sz w:val="20"/>
                  <w:szCs w:val="20"/>
                </w:rPr>
                <w:t> </w:t>
              </w:r>
            </w:ins>
          </w:p>
        </w:tc>
        <w:tc>
          <w:tcPr>
            <w:tcW w:w="2189" w:type="dxa"/>
            <w:tcBorders>
              <w:top w:val="nil"/>
              <w:left w:val="nil"/>
              <w:bottom w:val="single" w:sz="8" w:space="0" w:color="auto"/>
              <w:right w:val="nil"/>
            </w:tcBorders>
            <w:shd w:val="clear" w:color="auto" w:fill="auto"/>
            <w:noWrap/>
            <w:vAlign w:val="bottom"/>
            <w:hideMark/>
          </w:tcPr>
          <w:p w14:paraId="6C5F0DC0" w14:textId="77777777" w:rsidR="00767D63" w:rsidRPr="00767D63" w:rsidRDefault="00767D63" w:rsidP="00767D63">
            <w:pPr>
              <w:spacing w:after="0" w:line="240" w:lineRule="auto"/>
              <w:rPr>
                <w:ins w:id="1911" w:author="Stefanie Lane" w:date="2022-10-06T18:21:00Z"/>
                <w:rFonts w:ascii="Calibri" w:eastAsia="Times New Roman" w:hAnsi="Calibri" w:cs="Calibri"/>
                <w:i/>
                <w:iCs/>
                <w:color w:val="000000"/>
                <w:sz w:val="20"/>
                <w:szCs w:val="20"/>
              </w:rPr>
            </w:pPr>
            <w:ins w:id="1912" w:author="Stefanie Lane" w:date="2022-10-06T18:21:00Z">
              <w:r w:rsidRPr="00767D63">
                <w:rPr>
                  <w:rFonts w:ascii="Calibri" w:eastAsia="Times New Roman" w:hAnsi="Calibri" w:cs="Calibri"/>
                  <w:i/>
                  <w:iCs/>
                  <w:color w:val="000000"/>
                  <w:sz w:val="20"/>
                  <w:szCs w:val="20"/>
                </w:rPr>
                <w:t> </w:t>
              </w:r>
            </w:ins>
          </w:p>
        </w:tc>
        <w:tc>
          <w:tcPr>
            <w:tcW w:w="691" w:type="dxa"/>
            <w:tcBorders>
              <w:top w:val="nil"/>
              <w:left w:val="nil"/>
              <w:bottom w:val="single" w:sz="8" w:space="0" w:color="auto"/>
              <w:right w:val="nil"/>
            </w:tcBorders>
            <w:shd w:val="clear" w:color="auto" w:fill="auto"/>
            <w:noWrap/>
            <w:vAlign w:val="bottom"/>
            <w:hideMark/>
          </w:tcPr>
          <w:p w14:paraId="159F7909" w14:textId="77777777" w:rsidR="00767D63" w:rsidRPr="00767D63" w:rsidRDefault="00767D63" w:rsidP="00767D63">
            <w:pPr>
              <w:spacing w:after="0" w:line="240" w:lineRule="auto"/>
              <w:jc w:val="center"/>
              <w:rPr>
                <w:ins w:id="1913" w:author="Stefanie Lane" w:date="2022-10-06T18:21:00Z"/>
                <w:rFonts w:ascii="Calibri" w:eastAsia="Times New Roman" w:hAnsi="Calibri" w:cs="Calibri"/>
                <w:color w:val="000000"/>
                <w:sz w:val="20"/>
                <w:szCs w:val="20"/>
              </w:rPr>
            </w:pPr>
            <w:ins w:id="1914" w:author="Stefanie Lane" w:date="2022-10-06T18:21:00Z">
              <w:r w:rsidRPr="00767D63">
                <w:rPr>
                  <w:rFonts w:ascii="Calibri" w:eastAsia="Times New Roman" w:hAnsi="Calibri" w:cs="Calibri"/>
                  <w:color w:val="000000"/>
                  <w:sz w:val="20"/>
                  <w:szCs w:val="20"/>
                </w:rPr>
                <w:t> </w:t>
              </w:r>
            </w:ins>
          </w:p>
        </w:tc>
        <w:tc>
          <w:tcPr>
            <w:tcW w:w="300" w:type="dxa"/>
            <w:tcBorders>
              <w:top w:val="nil"/>
              <w:left w:val="nil"/>
              <w:bottom w:val="single" w:sz="8" w:space="0" w:color="auto"/>
              <w:right w:val="nil"/>
            </w:tcBorders>
            <w:shd w:val="clear" w:color="auto" w:fill="auto"/>
            <w:noWrap/>
            <w:vAlign w:val="bottom"/>
            <w:hideMark/>
          </w:tcPr>
          <w:p w14:paraId="21F31288" w14:textId="77777777" w:rsidR="00767D63" w:rsidRPr="00767D63" w:rsidRDefault="00767D63" w:rsidP="00767D63">
            <w:pPr>
              <w:spacing w:after="0" w:line="240" w:lineRule="auto"/>
              <w:rPr>
                <w:ins w:id="1915" w:author="Stefanie Lane" w:date="2022-10-06T18:21:00Z"/>
                <w:rFonts w:ascii="Calibri" w:eastAsia="Times New Roman" w:hAnsi="Calibri" w:cs="Calibri"/>
                <w:color w:val="000000"/>
                <w:sz w:val="20"/>
                <w:szCs w:val="20"/>
              </w:rPr>
            </w:pPr>
            <w:ins w:id="1916" w:author="Stefanie Lane" w:date="2022-10-06T18:21:00Z">
              <w:r w:rsidRPr="00767D63">
                <w:rPr>
                  <w:rFonts w:ascii="Calibri" w:eastAsia="Times New Roman" w:hAnsi="Calibri" w:cs="Calibri"/>
                  <w:color w:val="000000"/>
                  <w:sz w:val="20"/>
                  <w:szCs w:val="20"/>
                </w:rPr>
                <w:t> </w:t>
              </w:r>
            </w:ins>
          </w:p>
        </w:tc>
        <w:tc>
          <w:tcPr>
            <w:tcW w:w="2007" w:type="dxa"/>
            <w:tcBorders>
              <w:top w:val="nil"/>
              <w:left w:val="nil"/>
              <w:bottom w:val="single" w:sz="8" w:space="0" w:color="auto"/>
              <w:right w:val="nil"/>
            </w:tcBorders>
            <w:shd w:val="clear" w:color="auto" w:fill="auto"/>
            <w:noWrap/>
            <w:vAlign w:val="bottom"/>
            <w:hideMark/>
          </w:tcPr>
          <w:p w14:paraId="051AB118" w14:textId="77777777" w:rsidR="00767D63" w:rsidRPr="00767D63" w:rsidRDefault="00767D63" w:rsidP="00767D63">
            <w:pPr>
              <w:spacing w:after="0" w:line="240" w:lineRule="auto"/>
              <w:rPr>
                <w:ins w:id="1917" w:author="Stefanie Lane" w:date="2022-10-06T18:21:00Z"/>
                <w:rFonts w:ascii="Calibri" w:eastAsia="Times New Roman" w:hAnsi="Calibri" w:cs="Calibri"/>
                <w:i/>
                <w:iCs/>
                <w:color w:val="000000"/>
                <w:sz w:val="20"/>
                <w:szCs w:val="20"/>
              </w:rPr>
            </w:pPr>
            <w:ins w:id="1918" w:author="Stefanie Lane" w:date="2022-10-06T18:21:00Z">
              <w:r w:rsidRPr="00767D63">
                <w:rPr>
                  <w:rFonts w:ascii="Calibri" w:eastAsia="Times New Roman" w:hAnsi="Calibri" w:cs="Calibri"/>
                  <w:i/>
                  <w:iCs/>
                  <w:color w:val="000000"/>
                  <w:sz w:val="20"/>
                  <w:szCs w:val="20"/>
                </w:rPr>
                <w:t> </w:t>
              </w:r>
            </w:ins>
          </w:p>
        </w:tc>
        <w:tc>
          <w:tcPr>
            <w:tcW w:w="693" w:type="dxa"/>
            <w:tcBorders>
              <w:top w:val="nil"/>
              <w:left w:val="nil"/>
              <w:bottom w:val="single" w:sz="8" w:space="0" w:color="auto"/>
              <w:right w:val="single" w:sz="8" w:space="0" w:color="auto"/>
            </w:tcBorders>
            <w:shd w:val="clear" w:color="auto" w:fill="auto"/>
            <w:noWrap/>
            <w:vAlign w:val="bottom"/>
            <w:hideMark/>
          </w:tcPr>
          <w:p w14:paraId="6C089658" w14:textId="77777777" w:rsidR="00767D63" w:rsidRPr="00767D63" w:rsidRDefault="00767D63" w:rsidP="00767D63">
            <w:pPr>
              <w:spacing w:after="0" w:line="240" w:lineRule="auto"/>
              <w:jc w:val="center"/>
              <w:rPr>
                <w:ins w:id="1919" w:author="Stefanie Lane" w:date="2022-10-06T18:21:00Z"/>
                <w:rFonts w:ascii="Calibri" w:eastAsia="Times New Roman" w:hAnsi="Calibri" w:cs="Calibri"/>
                <w:color w:val="000000"/>
                <w:sz w:val="20"/>
                <w:szCs w:val="20"/>
              </w:rPr>
            </w:pPr>
            <w:ins w:id="1920" w:author="Stefanie Lane" w:date="2022-10-06T18:21:00Z">
              <w:r w:rsidRPr="00767D63">
                <w:rPr>
                  <w:rFonts w:ascii="Calibri" w:eastAsia="Times New Roman" w:hAnsi="Calibri" w:cs="Calibri"/>
                  <w:color w:val="000000"/>
                  <w:sz w:val="20"/>
                  <w:szCs w:val="20"/>
                </w:rPr>
                <w:t> </w:t>
              </w:r>
            </w:ins>
          </w:p>
        </w:tc>
      </w:tr>
      <w:tr w:rsidR="00767D63" w:rsidRPr="00767D63" w14:paraId="5E64FB85" w14:textId="77777777" w:rsidTr="00767D63">
        <w:trPr>
          <w:trHeight w:val="270"/>
          <w:ins w:id="1921" w:author="Stefanie Lane" w:date="2022-10-06T18:21:00Z"/>
        </w:trPr>
        <w:tc>
          <w:tcPr>
            <w:tcW w:w="1080" w:type="dxa"/>
            <w:tcBorders>
              <w:top w:val="nil"/>
              <w:left w:val="nil"/>
              <w:bottom w:val="nil"/>
              <w:right w:val="nil"/>
            </w:tcBorders>
            <w:shd w:val="clear" w:color="auto" w:fill="auto"/>
            <w:vAlign w:val="bottom"/>
            <w:hideMark/>
          </w:tcPr>
          <w:p w14:paraId="69890749" w14:textId="77777777" w:rsidR="00767D63" w:rsidRPr="00767D63" w:rsidRDefault="00767D63" w:rsidP="00767D63">
            <w:pPr>
              <w:spacing w:after="0" w:line="240" w:lineRule="auto"/>
              <w:jc w:val="center"/>
              <w:rPr>
                <w:ins w:id="1922" w:author="Stefanie Lane" w:date="2022-10-06T18:21: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48E961DF" w14:textId="77777777" w:rsidR="00767D63" w:rsidRPr="00767D63" w:rsidRDefault="00767D63" w:rsidP="00767D63">
            <w:pPr>
              <w:spacing w:after="0" w:line="240" w:lineRule="auto"/>
              <w:rPr>
                <w:ins w:id="1923" w:author="Stefanie Lane" w:date="2022-10-06T18:21:00Z"/>
                <w:rFonts w:ascii="Times New Roman" w:eastAsia="Times New Roman" w:hAnsi="Times New Roman" w:cs="Times New Roman"/>
                <w:sz w:val="20"/>
                <w:szCs w:val="20"/>
              </w:rPr>
            </w:pPr>
          </w:p>
        </w:tc>
        <w:tc>
          <w:tcPr>
            <w:tcW w:w="681" w:type="dxa"/>
            <w:tcBorders>
              <w:top w:val="nil"/>
              <w:left w:val="nil"/>
              <w:bottom w:val="nil"/>
              <w:right w:val="nil"/>
            </w:tcBorders>
            <w:shd w:val="clear" w:color="auto" w:fill="auto"/>
            <w:noWrap/>
            <w:vAlign w:val="bottom"/>
            <w:hideMark/>
          </w:tcPr>
          <w:p w14:paraId="3C5C867F" w14:textId="77777777" w:rsidR="00767D63" w:rsidRPr="00767D63" w:rsidRDefault="00767D63" w:rsidP="00767D63">
            <w:pPr>
              <w:spacing w:after="0" w:line="240" w:lineRule="auto"/>
              <w:rPr>
                <w:ins w:id="1924" w:author="Stefanie Lane" w:date="2022-10-06T18:2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4A091D9" w14:textId="77777777" w:rsidR="00767D63" w:rsidRPr="00767D63" w:rsidRDefault="00767D63" w:rsidP="00767D63">
            <w:pPr>
              <w:spacing w:after="0" w:line="240" w:lineRule="auto"/>
              <w:jc w:val="center"/>
              <w:rPr>
                <w:ins w:id="1925" w:author="Stefanie Lane" w:date="2022-10-06T18:21: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5F081842" w14:textId="77777777" w:rsidR="00767D63" w:rsidRPr="00767D63" w:rsidRDefault="00767D63" w:rsidP="00767D63">
            <w:pPr>
              <w:spacing w:after="0" w:line="240" w:lineRule="auto"/>
              <w:rPr>
                <w:ins w:id="1926" w:author="Stefanie Lane" w:date="2022-10-06T18:21:00Z"/>
                <w:rFonts w:ascii="Times New Roman" w:eastAsia="Times New Roman" w:hAnsi="Times New Roman" w:cs="Times New Roman"/>
                <w:sz w:val="20"/>
                <w:szCs w:val="20"/>
              </w:rPr>
            </w:pPr>
          </w:p>
        </w:tc>
        <w:tc>
          <w:tcPr>
            <w:tcW w:w="691" w:type="dxa"/>
            <w:tcBorders>
              <w:top w:val="nil"/>
              <w:left w:val="nil"/>
              <w:bottom w:val="nil"/>
              <w:right w:val="nil"/>
            </w:tcBorders>
            <w:shd w:val="clear" w:color="auto" w:fill="auto"/>
            <w:noWrap/>
            <w:vAlign w:val="bottom"/>
            <w:hideMark/>
          </w:tcPr>
          <w:p w14:paraId="5497816E" w14:textId="77777777" w:rsidR="00767D63" w:rsidRPr="00767D63" w:rsidRDefault="00767D63" w:rsidP="00767D63">
            <w:pPr>
              <w:spacing w:after="0" w:line="240" w:lineRule="auto"/>
              <w:rPr>
                <w:ins w:id="1927" w:author="Stefanie Lane" w:date="2022-10-06T18:2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34D308D" w14:textId="77777777" w:rsidR="00767D63" w:rsidRPr="00767D63" w:rsidRDefault="00767D63" w:rsidP="00767D63">
            <w:pPr>
              <w:spacing w:after="0" w:line="240" w:lineRule="auto"/>
              <w:jc w:val="center"/>
              <w:rPr>
                <w:ins w:id="1928" w:author="Stefanie Lane" w:date="2022-10-06T18:21: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534C7806" w14:textId="77777777" w:rsidR="00767D63" w:rsidRPr="00767D63" w:rsidRDefault="00767D63" w:rsidP="00767D63">
            <w:pPr>
              <w:spacing w:after="0" w:line="240" w:lineRule="auto"/>
              <w:rPr>
                <w:ins w:id="1929" w:author="Stefanie Lane" w:date="2022-10-06T18:21:00Z"/>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37A5601D" w14:textId="77777777" w:rsidR="00767D63" w:rsidRPr="00767D63" w:rsidRDefault="00767D63" w:rsidP="00767D63">
            <w:pPr>
              <w:spacing w:after="0" w:line="240" w:lineRule="auto"/>
              <w:rPr>
                <w:ins w:id="1930" w:author="Stefanie Lane" w:date="2022-10-06T18:21:00Z"/>
                <w:rFonts w:ascii="Times New Roman" w:eastAsia="Times New Roman" w:hAnsi="Times New Roman" w:cs="Times New Roman"/>
                <w:sz w:val="20"/>
                <w:szCs w:val="20"/>
              </w:rPr>
            </w:pPr>
          </w:p>
        </w:tc>
      </w:tr>
      <w:tr w:rsidR="00767D63" w:rsidRPr="00767D63" w14:paraId="5FFFA0A7" w14:textId="77777777" w:rsidTr="00767D63">
        <w:trPr>
          <w:trHeight w:val="260"/>
          <w:ins w:id="1931" w:author="Stefanie Lane" w:date="2022-10-06T18:21: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631205FD" w14:textId="77777777" w:rsidR="00767D63" w:rsidRPr="00767D63" w:rsidRDefault="00767D63" w:rsidP="00767D63">
            <w:pPr>
              <w:spacing w:after="0" w:line="240" w:lineRule="auto"/>
              <w:jc w:val="center"/>
              <w:rPr>
                <w:ins w:id="1932" w:author="Stefanie Lane" w:date="2022-10-06T18:21:00Z"/>
                <w:rFonts w:ascii="Calibri" w:eastAsia="Times New Roman" w:hAnsi="Calibri" w:cs="Calibri"/>
                <w:color w:val="000000"/>
                <w:sz w:val="20"/>
                <w:szCs w:val="20"/>
              </w:rPr>
            </w:pPr>
            <w:ins w:id="1933" w:author="Stefanie Lane" w:date="2022-10-06T18:21:00Z">
              <w:r w:rsidRPr="00767D63">
                <w:rPr>
                  <w:rFonts w:ascii="Calibri" w:eastAsia="Times New Roman" w:hAnsi="Calibri" w:cs="Calibri"/>
                  <w:color w:val="000000"/>
                  <w:sz w:val="20"/>
                  <w:szCs w:val="20"/>
                </w:rPr>
                <w:t>"Fescue"</w:t>
              </w:r>
            </w:ins>
          </w:p>
        </w:tc>
        <w:tc>
          <w:tcPr>
            <w:tcW w:w="2959" w:type="dxa"/>
            <w:tcBorders>
              <w:top w:val="single" w:sz="8" w:space="0" w:color="auto"/>
              <w:left w:val="nil"/>
              <w:bottom w:val="nil"/>
              <w:right w:val="nil"/>
            </w:tcBorders>
            <w:shd w:val="clear" w:color="auto" w:fill="auto"/>
            <w:noWrap/>
            <w:vAlign w:val="bottom"/>
            <w:hideMark/>
          </w:tcPr>
          <w:p w14:paraId="457CB199" w14:textId="77777777" w:rsidR="00767D63" w:rsidRPr="00767D63" w:rsidRDefault="00767D63" w:rsidP="00767D63">
            <w:pPr>
              <w:spacing w:after="0" w:line="240" w:lineRule="auto"/>
              <w:rPr>
                <w:ins w:id="1934" w:author="Stefanie Lane" w:date="2022-10-06T18:21:00Z"/>
                <w:rFonts w:ascii="Calibri" w:eastAsia="Times New Roman" w:hAnsi="Calibri" w:cs="Calibri"/>
                <w:i/>
                <w:iCs/>
                <w:color w:val="000000"/>
                <w:sz w:val="20"/>
                <w:szCs w:val="20"/>
              </w:rPr>
            </w:pPr>
            <w:ins w:id="1935" w:author="Stefanie Lane" w:date="2022-10-06T18:21:00Z">
              <w:r w:rsidRPr="00767D63">
                <w:rPr>
                  <w:rFonts w:ascii="Calibri" w:eastAsia="Times New Roman" w:hAnsi="Calibri" w:cs="Calibri"/>
                  <w:i/>
                  <w:iCs/>
                  <w:color w:val="000000"/>
                  <w:sz w:val="20"/>
                  <w:szCs w:val="20"/>
                </w:rPr>
                <w:t>Festuca arundinaceae</w:t>
              </w:r>
            </w:ins>
          </w:p>
        </w:tc>
        <w:tc>
          <w:tcPr>
            <w:tcW w:w="681" w:type="dxa"/>
            <w:tcBorders>
              <w:top w:val="single" w:sz="8" w:space="0" w:color="auto"/>
              <w:left w:val="nil"/>
              <w:bottom w:val="nil"/>
              <w:right w:val="nil"/>
            </w:tcBorders>
            <w:shd w:val="clear" w:color="auto" w:fill="auto"/>
            <w:noWrap/>
            <w:vAlign w:val="bottom"/>
            <w:hideMark/>
          </w:tcPr>
          <w:p w14:paraId="5BB609A1" w14:textId="77777777" w:rsidR="00767D63" w:rsidRPr="00767D63" w:rsidRDefault="00767D63" w:rsidP="00767D63">
            <w:pPr>
              <w:spacing w:after="0" w:line="240" w:lineRule="auto"/>
              <w:jc w:val="center"/>
              <w:rPr>
                <w:ins w:id="1936" w:author="Stefanie Lane" w:date="2022-10-06T18:21:00Z"/>
                <w:rFonts w:ascii="Calibri" w:eastAsia="Times New Roman" w:hAnsi="Calibri" w:cs="Calibri"/>
                <w:color w:val="000000"/>
                <w:sz w:val="20"/>
                <w:szCs w:val="20"/>
              </w:rPr>
            </w:pPr>
            <w:ins w:id="1937" w:author="Stefanie Lane" w:date="2022-10-06T18:21:00Z">
              <w:r w:rsidRPr="00767D63">
                <w:rPr>
                  <w:rFonts w:ascii="Calibri" w:eastAsia="Times New Roman" w:hAnsi="Calibri" w:cs="Calibri"/>
                  <w:color w:val="000000"/>
                  <w:sz w:val="20"/>
                  <w:szCs w:val="20"/>
                </w:rPr>
                <w:t>0.0001</w:t>
              </w:r>
            </w:ins>
          </w:p>
        </w:tc>
        <w:tc>
          <w:tcPr>
            <w:tcW w:w="300" w:type="dxa"/>
            <w:tcBorders>
              <w:top w:val="single" w:sz="8" w:space="0" w:color="auto"/>
              <w:left w:val="nil"/>
              <w:bottom w:val="nil"/>
              <w:right w:val="nil"/>
            </w:tcBorders>
            <w:shd w:val="clear" w:color="auto" w:fill="auto"/>
            <w:noWrap/>
            <w:vAlign w:val="bottom"/>
            <w:hideMark/>
          </w:tcPr>
          <w:p w14:paraId="719C5787" w14:textId="77777777" w:rsidR="00767D63" w:rsidRPr="00767D63" w:rsidRDefault="00767D63" w:rsidP="00767D63">
            <w:pPr>
              <w:spacing w:after="0" w:line="240" w:lineRule="auto"/>
              <w:rPr>
                <w:ins w:id="1938" w:author="Stefanie Lane" w:date="2022-10-06T18:21:00Z"/>
                <w:rFonts w:ascii="Calibri" w:eastAsia="Times New Roman" w:hAnsi="Calibri" w:cs="Calibri"/>
                <w:color w:val="000000"/>
                <w:sz w:val="20"/>
                <w:szCs w:val="20"/>
              </w:rPr>
            </w:pPr>
            <w:ins w:id="1939" w:author="Stefanie Lane" w:date="2022-10-06T18:21:00Z">
              <w:r w:rsidRPr="00767D63">
                <w:rPr>
                  <w:rFonts w:ascii="Calibri" w:eastAsia="Times New Roman" w:hAnsi="Calibri" w:cs="Calibri"/>
                  <w:color w:val="000000"/>
                  <w:sz w:val="20"/>
                  <w:szCs w:val="20"/>
                </w:rPr>
                <w:t> </w:t>
              </w:r>
            </w:ins>
          </w:p>
        </w:tc>
        <w:tc>
          <w:tcPr>
            <w:tcW w:w="2189" w:type="dxa"/>
            <w:tcBorders>
              <w:top w:val="single" w:sz="8" w:space="0" w:color="auto"/>
              <w:left w:val="nil"/>
              <w:bottom w:val="nil"/>
              <w:right w:val="nil"/>
            </w:tcBorders>
            <w:shd w:val="clear" w:color="auto" w:fill="auto"/>
            <w:noWrap/>
            <w:vAlign w:val="bottom"/>
            <w:hideMark/>
          </w:tcPr>
          <w:p w14:paraId="15D6C16B" w14:textId="77777777" w:rsidR="00767D63" w:rsidRPr="00767D63" w:rsidRDefault="00767D63" w:rsidP="00767D63">
            <w:pPr>
              <w:spacing w:after="0" w:line="240" w:lineRule="auto"/>
              <w:rPr>
                <w:ins w:id="1940" w:author="Stefanie Lane" w:date="2022-10-06T18:21:00Z"/>
                <w:rFonts w:ascii="Calibri" w:eastAsia="Times New Roman" w:hAnsi="Calibri" w:cs="Calibri"/>
                <w:i/>
                <w:iCs/>
                <w:color w:val="000000"/>
                <w:sz w:val="20"/>
                <w:szCs w:val="20"/>
              </w:rPr>
            </w:pPr>
            <w:ins w:id="1941" w:author="Stefanie Lane" w:date="2022-10-06T18:21:00Z">
              <w:r w:rsidRPr="00767D63">
                <w:rPr>
                  <w:rFonts w:ascii="Calibri" w:eastAsia="Times New Roman" w:hAnsi="Calibri" w:cs="Calibri"/>
                  <w:i/>
                  <w:iCs/>
                  <w:color w:val="000000"/>
                  <w:sz w:val="20"/>
                  <w:szCs w:val="20"/>
                </w:rPr>
                <w:t>Poa palustris</w:t>
              </w:r>
            </w:ins>
          </w:p>
        </w:tc>
        <w:tc>
          <w:tcPr>
            <w:tcW w:w="691" w:type="dxa"/>
            <w:tcBorders>
              <w:top w:val="single" w:sz="8" w:space="0" w:color="auto"/>
              <w:left w:val="nil"/>
              <w:bottom w:val="nil"/>
              <w:right w:val="nil"/>
            </w:tcBorders>
            <w:shd w:val="clear" w:color="auto" w:fill="auto"/>
            <w:noWrap/>
            <w:vAlign w:val="bottom"/>
            <w:hideMark/>
          </w:tcPr>
          <w:p w14:paraId="6AC6E495" w14:textId="77777777" w:rsidR="00767D63" w:rsidRPr="00767D63" w:rsidRDefault="00767D63" w:rsidP="00767D63">
            <w:pPr>
              <w:spacing w:after="0" w:line="240" w:lineRule="auto"/>
              <w:jc w:val="center"/>
              <w:rPr>
                <w:ins w:id="1942" w:author="Stefanie Lane" w:date="2022-10-06T18:21:00Z"/>
                <w:rFonts w:ascii="Calibri" w:eastAsia="Times New Roman" w:hAnsi="Calibri" w:cs="Calibri"/>
                <w:color w:val="000000"/>
                <w:sz w:val="20"/>
                <w:szCs w:val="20"/>
              </w:rPr>
            </w:pPr>
            <w:ins w:id="1943" w:author="Stefanie Lane" w:date="2022-10-06T18:21:00Z">
              <w:r w:rsidRPr="00767D63">
                <w:rPr>
                  <w:rFonts w:ascii="Calibri" w:eastAsia="Times New Roman" w:hAnsi="Calibri" w:cs="Calibri"/>
                  <w:color w:val="000000"/>
                  <w:sz w:val="20"/>
                  <w:szCs w:val="20"/>
                </w:rPr>
                <w:t>0.0001</w:t>
              </w:r>
            </w:ins>
          </w:p>
        </w:tc>
        <w:tc>
          <w:tcPr>
            <w:tcW w:w="300" w:type="dxa"/>
            <w:tcBorders>
              <w:top w:val="single" w:sz="8" w:space="0" w:color="auto"/>
              <w:left w:val="nil"/>
              <w:bottom w:val="nil"/>
              <w:right w:val="nil"/>
            </w:tcBorders>
            <w:shd w:val="clear" w:color="auto" w:fill="auto"/>
            <w:noWrap/>
            <w:vAlign w:val="bottom"/>
            <w:hideMark/>
          </w:tcPr>
          <w:p w14:paraId="6B3C299A" w14:textId="77777777" w:rsidR="00767D63" w:rsidRPr="00767D63" w:rsidRDefault="00767D63" w:rsidP="00767D63">
            <w:pPr>
              <w:spacing w:after="0" w:line="240" w:lineRule="auto"/>
              <w:rPr>
                <w:ins w:id="1944" w:author="Stefanie Lane" w:date="2022-10-06T18:21:00Z"/>
                <w:rFonts w:ascii="Calibri" w:eastAsia="Times New Roman" w:hAnsi="Calibri" w:cs="Calibri"/>
                <w:color w:val="000000"/>
                <w:sz w:val="20"/>
                <w:szCs w:val="20"/>
              </w:rPr>
            </w:pPr>
            <w:ins w:id="1945" w:author="Stefanie Lane" w:date="2022-10-06T18:21:00Z">
              <w:r w:rsidRPr="00767D63">
                <w:rPr>
                  <w:rFonts w:ascii="Calibri" w:eastAsia="Times New Roman" w:hAnsi="Calibri" w:cs="Calibri"/>
                  <w:color w:val="000000"/>
                  <w:sz w:val="20"/>
                  <w:szCs w:val="20"/>
                </w:rPr>
                <w:t> </w:t>
              </w:r>
            </w:ins>
          </w:p>
        </w:tc>
        <w:tc>
          <w:tcPr>
            <w:tcW w:w="2007" w:type="dxa"/>
            <w:tcBorders>
              <w:top w:val="single" w:sz="8" w:space="0" w:color="auto"/>
              <w:left w:val="nil"/>
              <w:bottom w:val="nil"/>
              <w:right w:val="nil"/>
            </w:tcBorders>
            <w:shd w:val="clear" w:color="auto" w:fill="auto"/>
            <w:noWrap/>
            <w:vAlign w:val="bottom"/>
            <w:hideMark/>
          </w:tcPr>
          <w:p w14:paraId="7E14F459" w14:textId="77777777" w:rsidR="00767D63" w:rsidRPr="00767D63" w:rsidRDefault="00767D63" w:rsidP="00767D63">
            <w:pPr>
              <w:spacing w:after="0" w:line="240" w:lineRule="auto"/>
              <w:rPr>
                <w:ins w:id="1946" w:author="Stefanie Lane" w:date="2022-10-06T18:21:00Z"/>
                <w:rFonts w:ascii="Calibri" w:eastAsia="Times New Roman" w:hAnsi="Calibri" w:cs="Calibri"/>
                <w:i/>
                <w:iCs/>
                <w:color w:val="000000"/>
                <w:sz w:val="20"/>
                <w:szCs w:val="20"/>
              </w:rPr>
            </w:pPr>
            <w:ins w:id="1947" w:author="Stefanie Lane" w:date="2022-10-06T18:21:00Z">
              <w:r w:rsidRPr="00767D63">
                <w:rPr>
                  <w:rFonts w:ascii="Calibri" w:eastAsia="Times New Roman" w:hAnsi="Calibri" w:cs="Calibri"/>
                  <w:i/>
                  <w:iCs/>
                  <w:color w:val="000000"/>
                  <w:sz w:val="20"/>
                  <w:szCs w:val="20"/>
                </w:rPr>
                <w:t>Phalaris arundinaceae</w:t>
              </w:r>
            </w:ins>
          </w:p>
        </w:tc>
        <w:tc>
          <w:tcPr>
            <w:tcW w:w="693" w:type="dxa"/>
            <w:tcBorders>
              <w:top w:val="single" w:sz="8" w:space="0" w:color="auto"/>
              <w:left w:val="nil"/>
              <w:bottom w:val="nil"/>
              <w:right w:val="single" w:sz="8" w:space="0" w:color="auto"/>
            </w:tcBorders>
            <w:shd w:val="clear" w:color="auto" w:fill="auto"/>
            <w:noWrap/>
            <w:vAlign w:val="bottom"/>
            <w:hideMark/>
          </w:tcPr>
          <w:p w14:paraId="04EF00D5" w14:textId="77777777" w:rsidR="00767D63" w:rsidRPr="00767D63" w:rsidRDefault="00767D63" w:rsidP="00767D63">
            <w:pPr>
              <w:spacing w:after="0" w:line="240" w:lineRule="auto"/>
              <w:jc w:val="center"/>
              <w:rPr>
                <w:ins w:id="1948" w:author="Stefanie Lane" w:date="2022-10-06T18:21:00Z"/>
                <w:rFonts w:ascii="Calibri" w:eastAsia="Times New Roman" w:hAnsi="Calibri" w:cs="Calibri"/>
                <w:color w:val="000000"/>
                <w:sz w:val="20"/>
                <w:szCs w:val="20"/>
              </w:rPr>
            </w:pPr>
            <w:ins w:id="1949" w:author="Stefanie Lane" w:date="2022-10-06T18:21:00Z">
              <w:r w:rsidRPr="00767D63">
                <w:rPr>
                  <w:rFonts w:ascii="Calibri" w:eastAsia="Times New Roman" w:hAnsi="Calibri" w:cs="Calibri"/>
                  <w:color w:val="000000"/>
                  <w:sz w:val="20"/>
                  <w:szCs w:val="20"/>
                </w:rPr>
                <w:t>0.0001</w:t>
              </w:r>
            </w:ins>
          </w:p>
        </w:tc>
      </w:tr>
      <w:tr w:rsidR="00767D63" w:rsidRPr="00767D63" w14:paraId="372D58BB" w14:textId="77777777" w:rsidTr="00767D63">
        <w:trPr>
          <w:trHeight w:val="260"/>
          <w:ins w:id="1950" w:author="Stefanie Lane" w:date="2022-10-06T18:21:00Z"/>
        </w:trPr>
        <w:tc>
          <w:tcPr>
            <w:tcW w:w="1080" w:type="dxa"/>
            <w:vMerge/>
            <w:tcBorders>
              <w:top w:val="single" w:sz="8" w:space="0" w:color="auto"/>
              <w:left w:val="single" w:sz="8" w:space="0" w:color="auto"/>
              <w:bottom w:val="single" w:sz="8" w:space="0" w:color="000000"/>
              <w:right w:val="nil"/>
            </w:tcBorders>
            <w:vAlign w:val="center"/>
            <w:hideMark/>
          </w:tcPr>
          <w:p w14:paraId="6CC30620" w14:textId="77777777" w:rsidR="00767D63" w:rsidRPr="00767D63" w:rsidRDefault="00767D63" w:rsidP="00767D63">
            <w:pPr>
              <w:spacing w:after="0" w:line="240" w:lineRule="auto"/>
              <w:rPr>
                <w:ins w:id="1951" w:author="Stefanie Lane" w:date="2022-10-06T18:21: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10CEE334" w14:textId="77777777" w:rsidR="00767D63" w:rsidRPr="00767D63" w:rsidRDefault="00767D63" w:rsidP="00767D63">
            <w:pPr>
              <w:spacing w:after="0" w:line="240" w:lineRule="auto"/>
              <w:rPr>
                <w:ins w:id="1952" w:author="Stefanie Lane" w:date="2022-10-06T18:21:00Z"/>
                <w:rFonts w:ascii="Calibri" w:eastAsia="Times New Roman" w:hAnsi="Calibri" w:cs="Calibri"/>
                <w:i/>
                <w:iCs/>
                <w:color w:val="000000"/>
                <w:sz w:val="20"/>
                <w:szCs w:val="20"/>
              </w:rPr>
            </w:pPr>
            <w:ins w:id="1953" w:author="Stefanie Lane" w:date="2022-10-06T18:21:00Z">
              <w:r w:rsidRPr="00767D63">
                <w:rPr>
                  <w:rFonts w:ascii="Calibri" w:eastAsia="Times New Roman" w:hAnsi="Calibri" w:cs="Calibri"/>
                  <w:i/>
                  <w:iCs/>
                  <w:color w:val="000000"/>
                  <w:sz w:val="20"/>
                  <w:szCs w:val="20"/>
                </w:rPr>
                <w:t>Salix lasiandra</w:t>
              </w:r>
            </w:ins>
          </w:p>
        </w:tc>
        <w:tc>
          <w:tcPr>
            <w:tcW w:w="681" w:type="dxa"/>
            <w:tcBorders>
              <w:top w:val="single" w:sz="4" w:space="0" w:color="auto"/>
              <w:left w:val="nil"/>
              <w:bottom w:val="single" w:sz="4" w:space="0" w:color="auto"/>
              <w:right w:val="nil"/>
            </w:tcBorders>
            <w:shd w:val="clear" w:color="auto" w:fill="auto"/>
            <w:noWrap/>
            <w:vAlign w:val="bottom"/>
            <w:hideMark/>
          </w:tcPr>
          <w:p w14:paraId="6BEEF2D1" w14:textId="77777777" w:rsidR="00767D63" w:rsidRPr="00767D63" w:rsidRDefault="00767D63" w:rsidP="00767D63">
            <w:pPr>
              <w:spacing w:after="0" w:line="240" w:lineRule="auto"/>
              <w:jc w:val="center"/>
              <w:rPr>
                <w:ins w:id="1954" w:author="Stefanie Lane" w:date="2022-10-06T18:21:00Z"/>
                <w:rFonts w:ascii="Calibri" w:eastAsia="Times New Roman" w:hAnsi="Calibri" w:cs="Calibri"/>
                <w:color w:val="000000"/>
                <w:sz w:val="20"/>
                <w:szCs w:val="20"/>
              </w:rPr>
            </w:pPr>
            <w:ins w:id="1955" w:author="Stefanie Lane" w:date="2022-10-06T18:21:00Z">
              <w:r w:rsidRPr="00767D63">
                <w:rPr>
                  <w:rFonts w:ascii="Calibri" w:eastAsia="Times New Roman" w:hAnsi="Calibri" w:cs="Calibri"/>
                  <w:color w:val="000000"/>
                  <w:sz w:val="20"/>
                  <w:szCs w:val="20"/>
                </w:rPr>
                <w:t>0.0001</w:t>
              </w:r>
            </w:ins>
          </w:p>
        </w:tc>
        <w:tc>
          <w:tcPr>
            <w:tcW w:w="300" w:type="dxa"/>
            <w:tcBorders>
              <w:top w:val="nil"/>
              <w:left w:val="nil"/>
              <w:bottom w:val="nil"/>
              <w:right w:val="nil"/>
            </w:tcBorders>
            <w:shd w:val="clear" w:color="auto" w:fill="auto"/>
            <w:noWrap/>
            <w:vAlign w:val="bottom"/>
            <w:hideMark/>
          </w:tcPr>
          <w:p w14:paraId="48E62D38" w14:textId="77777777" w:rsidR="00767D63" w:rsidRPr="00767D63" w:rsidRDefault="00767D63" w:rsidP="00767D63">
            <w:pPr>
              <w:spacing w:after="0" w:line="240" w:lineRule="auto"/>
              <w:jc w:val="center"/>
              <w:rPr>
                <w:ins w:id="1956" w:author="Stefanie Lane" w:date="2022-10-06T18:21: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41618965" w14:textId="77777777" w:rsidR="00767D63" w:rsidRPr="00767D63" w:rsidRDefault="00767D63" w:rsidP="00767D63">
            <w:pPr>
              <w:spacing w:after="0" w:line="240" w:lineRule="auto"/>
              <w:rPr>
                <w:ins w:id="1957" w:author="Stefanie Lane" w:date="2022-10-06T18:21:00Z"/>
                <w:rFonts w:ascii="Calibri" w:eastAsia="Times New Roman" w:hAnsi="Calibri" w:cs="Calibri"/>
                <w:i/>
                <w:iCs/>
                <w:color w:val="000000"/>
                <w:sz w:val="20"/>
                <w:szCs w:val="20"/>
              </w:rPr>
            </w:pPr>
            <w:ins w:id="1958" w:author="Stefanie Lane" w:date="2022-10-06T18:21:00Z">
              <w:r w:rsidRPr="00767D63">
                <w:rPr>
                  <w:rFonts w:ascii="Calibri" w:eastAsia="Times New Roman" w:hAnsi="Calibri" w:cs="Calibri"/>
                  <w:i/>
                  <w:iCs/>
                  <w:color w:val="000000"/>
                  <w:sz w:val="20"/>
                  <w:szCs w:val="20"/>
                </w:rPr>
                <w:t>Festuca arundinaceae</w:t>
              </w:r>
            </w:ins>
          </w:p>
        </w:tc>
        <w:tc>
          <w:tcPr>
            <w:tcW w:w="691" w:type="dxa"/>
            <w:tcBorders>
              <w:top w:val="single" w:sz="4" w:space="0" w:color="auto"/>
              <w:left w:val="nil"/>
              <w:bottom w:val="single" w:sz="4" w:space="0" w:color="auto"/>
              <w:right w:val="nil"/>
            </w:tcBorders>
            <w:shd w:val="clear" w:color="auto" w:fill="auto"/>
            <w:noWrap/>
            <w:vAlign w:val="bottom"/>
            <w:hideMark/>
          </w:tcPr>
          <w:p w14:paraId="55E0CF8A" w14:textId="77777777" w:rsidR="00767D63" w:rsidRPr="00767D63" w:rsidRDefault="00767D63" w:rsidP="00767D63">
            <w:pPr>
              <w:spacing w:after="0" w:line="240" w:lineRule="auto"/>
              <w:jc w:val="center"/>
              <w:rPr>
                <w:ins w:id="1959" w:author="Stefanie Lane" w:date="2022-10-06T18:21:00Z"/>
                <w:rFonts w:ascii="Calibri" w:eastAsia="Times New Roman" w:hAnsi="Calibri" w:cs="Calibri"/>
                <w:color w:val="000000"/>
                <w:sz w:val="20"/>
                <w:szCs w:val="20"/>
              </w:rPr>
            </w:pPr>
            <w:ins w:id="1960" w:author="Stefanie Lane" w:date="2022-10-06T18:21:00Z">
              <w:r w:rsidRPr="00767D63">
                <w:rPr>
                  <w:rFonts w:ascii="Calibri" w:eastAsia="Times New Roman" w:hAnsi="Calibri" w:cs="Calibri"/>
                  <w:color w:val="000000"/>
                  <w:sz w:val="20"/>
                  <w:szCs w:val="20"/>
                </w:rPr>
                <w:t>0.0006</w:t>
              </w:r>
            </w:ins>
          </w:p>
        </w:tc>
        <w:tc>
          <w:tcPr>
            <w:tcW w:w="300" w:type="dxa"/>
            <w:tcBorders>
              <w:top w:val="nil"/>
              <w:left w:val="nil"/>
              <w:bottom w:val="nil"/>
              <w:right w:val="nil"/>
            </w:tcBorders>
            <w:shd w:val="clear" w:color="auto" w:fill="auto"/>
            <w:noWrap/>
            <w:vAlign w:val="bottom"/>
            <w:hideMark/>
          </w:tcPr>
          <w:p w14:paraId="2C86D7E5" w14:textId="77777777" w:rsidR="00767D63" w:rsidRPr="00767D63" w:rsidRDefault="00767D63" w:rsidP="00767D63">
            <w:pPr>
              <w:spacing w:after="0" w:line="240" w:lineRule="auto"/>
              <w:jc w:val="center"/>
              <w:rPr>
                <w:ins w:id="1961" w:author="Stefanie Lane" w:date="2022-10-06T18:21:00Z"/>
                <w:rFonts w:ascii="Calibri" w:eastAsia="Times New Roman" w:hAnsi="Calibri" w:cs="Calibri"/>
                <w:color w:val="000000"/>
                <w:sz w:val="20"/>
                <w:szCs w:val="20"/>
              </w:rPr>
            </w:pPr>
          </w:p>
        </w:tc>
        <w:tc>
          <w:tcPr>
            <w:tcW w:w="2007" w:type="dxa"/>
            <w:tcBorders>
              <w:top w:val="single" w:sz="4" w:space="0" w:color="auto"/>
              <w:left w:val="nil"/>
              <w:bottom w:val="nil"/>
              <w:right w:val="nil"/>
            </w:tcBorders>
            <w:shd w:val="clear" w:color="auto" w:fill="auto"/>
            <w:noWrap/>
            <w:vAlign w:val="bottom"/>
            <w:hideMark/>
          </w:tcPr>
          <w:p w14:paraId="4C154235" w14:textId="77777777" w:rsidR="00767D63" w:rsidRPr="00767D63" w:rsidRDefault="00767D63" w:rsidP="00767D63">
            <w:pPr>
              <w:spacing w:after="0" w:line="240" w:lineRule="auto"/>
              <w:rPr>
                <w:ins w:id="1962" w:author="Stefanie Lane" w:date="2022-10-06T18:21:00Z"/>
                <w:rFonts w:ascii="Calibri" w:eastAsia="Times New Roman" w:hAnsi="Calibri" w:cs="Calibri"/>
                <w:i/>
                <w:iCs/>
                <w:color w:val="000000"/>
                <w:sz w:val="20"/>
                <w:szCs w:val="20"/>
              </w:rPr>
            </w:pPr>
            <w:ins w:id="1963" w:author="Stefanie Lane" w:date="2022-10-06T18:21:00Z">
              <w:r w:rsidRPr="00767D63">
                <w:rPr>
                  <w:rFonts w:ascii="Calibri" w:eastAsia="Times New Roman" w:hAnsi="Calibri" w:cs="Calibri"/>
                  <w:i/>
                  <w:iCs/>
                  <w:color w:val="000000"/>
                  <w:sz w:val="20"/>
                  <w:szCs w:val="20"/>
                </w:rPr>
                <w:t>Festuca arundinaceae</w:t>
              </w:r>
            </w:ins>
          </w:p>
        </w:tc>
        <w:tc>
          <w:tcPr>
            <w:tcW w:w="693" w:type="dxa"/>
            <w:tcBorders>
              <w:top w:val="single" w:sz="4" w:space="0" w:color="auto"/>
              <w:left w:val="nil"/>
              <w:bottom w:val="nil"/>
              <w:right w:val="single" w:sz="8" w:space="0" w:color="auto"/>
            </w:tcBorders>
            <w:shd w:val="clear" w:color="auto" w:fill="auto"/>
            <w:noWrap/>
            <w:vAlign w:val="bottom"/>
            <w:hideMark/>
          </w:tcPr>
          <w:p w14:paraId="6699D92C" w14:textId="77777777" w:rsidR="00767D63" w:rsidRPr="00767D63" w:rsidRDefault="00767D63" w:rsidP="00767D63">
            <w:pPr>
              <w:spacing w:after="0" w:line="240" w:lineRule="auto"/>
              <w:jc w:val="center"/>
              <w:rPr>
                <w:ins w:id="1964" w:author="Stefanie Lane" w:date="2022-10-06T18:21:00Z"/>
                <w:rFonts w:ascii="Calibri" w:eastAsia="Times New Roman" w:hAnsi="Calibri" w:cs="Calibri"/>
                <w:color w:val="000000"/>
                <w:sz w:val="20"/>
                <w:szCs w:val="20"/>
              </w:rPr>
            </w:pPr>
            <w:ins w:id="1965" w:author="Stefanie Lane" w:date="2022-10-06T18:21:00Z">
              <w:r w:rsidRPr="00767D63">
                <w:rPr>
                  <w:rFonts w:ascii="Calibri" w:eastAsia="Times New Roman" w:hAnsi="Calibri" w:cs="Calibri"/>
                  <w:color w:val="000000"/>
                  <w:sz w:val="20"/>
                  <w:szCs w:val="20"/>
                </w:rPr>
                <w:t>0.0001</w:t>
              </w:r>
            </w:ins>
          </w:p>
        </w:tc>
      </w:tr>
      <w:tr w:rsidR="00767D63" w:rsidRPr="00767D63" w14:paraId="238BE403" w14:textId="77777777" w:rsidTr="00767D63">
        <w:trPr>
          <w:trHeight w:val="260"/>
          <w:ins w:id="1966" w:author="Stefanie Lane" w:date="2022-10-06T18:21:00Z"/>
        </w:trPr>
        <w:tc>
          <w:tcPr>
            <w:tcW w:w="1080" w:type="dxa"/>
            <w:vMerge/>
            <w:tcBorders>
              <w:top w:val="single" w:sz="8" w:space="0" w:color="auto"/>
              <w:left w:val="single" w:sz="8" w:space="0" w:color="auto"/>
              <w:bottom w:val="single" w:sz="8" w:space="0" w:color="000000"/>
              <w:right w:val="nil"/>
            </w:tcBorders>
            <w:vAlign w:val="center"/>
            <w:hideMark/>
          </w:tcPr>
          <w:p w14:paraId="61B1DF6A" w14:textId="77777777" w:rsidR="00767D63" w:rsidRPr="00767D63" w:rsidRDefault="00767D63" w:rsidP="00767D63">
            <w:pPr>
              <w:spacing w:after="0" w:line="240" w:lineRule="auto"/>
              <w:rPr>
                <w:ins w:id="1967" w:author="Stefanie Lane" w:date="2022-10-06T18:21: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7FD4CB68" w14:textId="77777777" w:rsidR="00767D63" w:rsidRPr="00767D63" w:rsidRDefault="00767D63" w:rsidP="00767D63">
            <w:pPr>
              <w:spacing w:after="0" w:line="240" w:lineRule="auto"/>
              <w:rPr>
                <w:ins w:id="1968" w:author="Stefanie Lane" w:date="2022-10-06T18:21:00Z"/>
                <w:rFonts w:ascii="Calibri" w:eastAsia="Times New Roman" w:hAnsi="Calibri" w:cs="Calibri"/>
                <w:i/>
                <w:iCs/>
                <w:color w:val="000000"/>
                <w:sz w:val="20"/>
                <w:szCs w:val="20"/>
              </w:rPr>
            </w:pPr>
            <w:ins w:id="1969" w:author="Stefanie Lane" w:date="2022-10-06T18:21:00Z">
              <w:r w:rsidRPr="00767D63">
                <w:rPr>
                  <w:rFonts w:ascii="Calibri" w:eastAsia="Times New Roman" w:hAnsi="Calibri" w:cs="Calibri"/>
                  <w:i/>
                  <w:iCs/>
                  <w:color w:val="000000"/>
                  <w:sz w:val="20"/>
                  <w:szCs w:val="20"/>
                </w:rPr>
                <w:t>Equisetum palustre</w:t>
              </w:r>
            </w:ins>
          </w:p>
        </w:tc>
        <w:tc>
          <w:tcPr>
            <w:tcW w:w="681" w:type="dxa"/>
            <w:tcBorders>
              <w:top w:val="nil"/>
              <w:left w:val="nil"/>
              <w:bottom w:val="nil"/>
              <w:right w:val="nil"/>
            </w:tcBorders>
            <w:shd w:val="clear" w:color="auto" w:fill="auto"/>
            <w:noWrap/>
            <w:vAlign w:val="bottom"/>
            <w:hideMark/>
          </w:tcPr>
          <w:p w14:paraId="218C562F" w14:textId="77777777" w:rsidR="00767D63" w:rsidRPr="00767D63" w:rsidRDefault="00767D63" w:rsidP="00767D63">
            <w:pPr>
              <w:spacing w:after="0" w:line="240" w:lineRule="auto"/>
              <w:jc w:val="center"/>
              <w:rPr>
                <w:ins w:id="1970" w:author="Stefanie Lane" w:date="2022-10-06T18:21:00Z"/>
                <w:rFonts w:ascii="Calibri" w:eastAsia="Times New Roman" w:hAnsi="Calibri" w:cs="Calibri"/>
                <w:color w:val="000000"/>
                <w:sz w:val="20"/>
                <w:szCs w:val="20"/>
              </w:rPr>
            </w:pPr>
            <w:ins w:id="1971" w:author="Stefanie Lane" w:date="2022-10-06T18:21:00Z">
              <w:r w:rsidRPr="00767D63">
                <w:rPr>
                  <w:rFonts w:ascii="Calibri" w:eastAsia="Times New Roman" w:hAnsi="Calibri" w:cs="Calibri"/>
                  <w:color w:val="000000"/>
                  <w:sz w:val="20"/>
                  <w:szCs w:val="20"/>
                </w:rPr>
                <w:t>0.0001</w:t>
              </w:r>
            </w:ins>
          </w:p>
        </w:tc>
        <w:tc>
          <w:tcPr>
            <w:tcW w:w="300" w:type="dxa"/>
            <w:tcBorders>
              <w:top w:val="nil"/>
              <w:left w:val="nil"/>
              <w:bottom w:val="nil"/>
              <w:right w:val="nil"/>
            </w:tcBorders>
            <w:shd w:val="clear" w:color="auto" w:fill="auto"/>
            <w:noWrap/>
            <w:vAlign w:val="bottom"/>
            <w:hideMark/>
          </w:tcPr>
          <w:p w14:paraId="1FD3173A" w14:textId="77777777" w:rsidR="00767D63" w:rsidRPr="00767D63" w:rsidRDefault="00767D63" w:rsidP="00767D63">
            <w:pPr>
              <w:spacing w:after="0" w:line="240" w:lineRule="auto"/>
              <w:jc w:val="center"/>
              <w:rPr>
                <w:ins w:id="1972" w:author="Stefanie Lane" w:date="2022-10-06T18:21: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002ED0DC" w14:textId="034C6FF3" w:rsidR="00767D63" w:rsidRPr="00767D63" w:rsidRDefault="00767D63" w:rsidP="00767D63">
            <w:pPr>
              <w:spacing w:after="0" w:line="240" w:lineRule="auto"/>
              <w:rPr>
                <w:ins w:id="1973" w:author="Stefanie Lane" w:date="2022-10-06T18:21:00Z"/>
                <w:rFonts w:ascii="Calibri" w:eastAsia="Times New Roman" w:hAnsi="Calibri" w:cs="Calibri"/>
                <w:i/>
                <w:iCs/>
                <w:color w:val="000000"/>
                <w:sz w:val="20"/>
                <w:szCs w:val="20"/>
              </w:rPr>
            </w:pPr>
            <w:ins w:id="1974" w:author="Stefanie Lane" w:date="2022-10-06T18:21:00Z">
              <w:r w:rsidRPr="00767D63">
                <w:rPr>
                  <w:rFonts w:ascii="Calibri" w:eastAsia="Times New Roman" w:hAnsi="Calibri" w:cs="Calibri"/>
                  <w:i/>
                  <w:iCs/>
                  <w:color w:val="000000"/>
                  <w:sz w:val="20"/>
                  <w:szCs w:val="20"/>
                </w:rPr>
                <w:t xml:space="preserve">Trifolium </w:t>
              </w:r>
            </w:ins>
            <w:ins w:id="1975" w:author="Stefanie Lane" w:date="2022-10-07T12:02:00Z">
              <w:r w:rsidR="00F37B38" w:rsidRPr="00767D63">
                <w:rPr>
                  <w:rFonts w:ascii="Calibri" w:eastAsia="Times New Roman" w:hAnsi="Calibri" w:cs="Calibri"/>
                  <w:i/>
                  <w:iCs/>
                  <w:color w:val="000000"/>
                  <w:sz w:val="20"/>
                  <w:szCs w:val="20"/>
                </w:rPr>
                <w:t>wormskioldii</w:t>
              </w:r>
            </w:ins>
          </w:p>
        </w:tc>
        <w:tc>
          <w:tcPr>
            <w:tcW w:w="691" w:type="dxa"/>
            <w:tcBorders>
              <w:top w:val="nil"/>
              <w:left w:val="nil"/>
              <w:bottom w:val="nil"/>
              <w:right w:val="nil"/>
            </w:tcBorders>
            <w:shd w:val="clear" w:color="auto" w:fill="auto"/>
            <w:noWrap/>
            <w:vAlign w:val="bottom"/>
            <w:hideMark/>
          </w:tcPr>
          <w:p w14:paraId="1F0F31A9" w14:textId="77777777" w:rsidR="00767D63" w:rsidRPr="00767D63" w:rsidRDefault="00767D63" w:rsidP="00767D63">
            <w:pPr>
              <w:spacing w:after="0" w:line="240" w:lineRule="auto"/>
              <w:jc w:val="center"/>
              <w:rPr>
                <w:ins w:id="1976" w:author="Stefanie Lane" w:date="2022-10-06T18:21:00Z"/>
                <w:rFonts w:ascii="Calibri" w:eastAsia="Times New Roman" w:hAnsi="Calibri" w:cs="Calibri"/>
                <w:color w:val="000000"/>
                <w:sz w:val="20"/>
                <w:szCs w:val="20"/>
              </w:rPr>
            </w:pPr>
            <w:ins w:id="1977" w:author="Stefanie Lane" w:date="2022-10-06T18:21:00Z">
              <w:r w:rsidRPr="00767D63">
                <w:rPr>
                  <w:rFonts w:ascii="Calibri" w:eastAsia="Times New Roman" w:hAnsi="Calibri" w:cs="Calibri"/>
                  <w:color w:val="000000"/>
                  <w:sz w:val="20"/>
                  <w:szCs w:val="20"/>
                </w:rPr>
                <w:t>0.0014</w:t>
              </w:r>
            </w:ins>
          </w:p>
        </w:tc>
        <w:tc>
          <w:tcPr>
            <w:tcW w:w="300" w:type="dxa"/>
            <w:tcBorders>
              <w:top w:val="nil"/>
              <w:left w:val="nil"/>
              <w:bottom w:val="nil"/>
              <w:right w:val="nil"/>
            </w:tcBorders>
            <w:shd w:val="clear" w:color="auto" w:fill="auto"/>
            <w:noWrap/>
            <w:vAlign w:val="bottom"/>
            <w:hideMark/>
          </w:tcPr>
          <w:p w14:paraId="24F0DA8B" w14:textId="77777777" w:rsidR="00767D63" w:rsidRPr="00767D63" w:rsidRDefault="00767D63" w:rsidP="00767D63">
            <w:pPr>
              <w:spacing w:after="0" w:line="240" w:lineRule="auto"/>
              <w:jc w:val="center"/>
              <w:rPr>
                <w:ins w:id="1978" w:author="Stefanie Lane" w:date="2022-10-06T18:21: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46FCC68F" w14:textId="77777777" w:rsidR="00767D63" w:rsidRPr="00767D63" w:rsidRDefault="00767D63" w:rsidP="00767D63">
            <w:pPr>
              <w:spacing w:after="0" w:line="240" w:lineRule="auto"/>
              <w:rPr>
                <w:ins w:id="1979" w:author="Stefanie Lane" w:date="2022-10-06T18:21:00Z"/>
                <w:rFonts w:ascii="Calibri" w:eastAsia="Times New Roman" w:hAnsi="Calibri" w:cs="Calibri"/>
                <w:i/>
                <w:iCs/>
                <w:color w:val="000000"/>
                <w:sz w:val="20"/>
                <w:szCs w:val="20"/>
              </w:rPr>
            </w:pPr>
            <w:ins w:id="1980" w:author="Stefanie Lane" w:date="2022-10-06T18:21:00Z">
              <w:r w:rsidRPr="00767D63">
                <w:rPr>
                  <w:rFonts w:ascii="Calibri" w:eastAsia="Times New Roman" w:hAnsi="Calibri" w:cs="Calibri"/>
                  <w:i/>
                  <w:iCs/>
                  <w:color w:val="000000"/>
                  <w:sz w:val="20"/>
                  <w:szCs w:val="20"/>
                </w:rPr>
                <w:t>Equisetum fluviatile</w:t>
              </w:r>
            </w:ins>
          </w:p>
        </w:tc>
        <w:tc>
          <w:tcPr>
            <w:tcW w:w="693" w:type="dxa"/>
            <w:tcBorders>
              <w:top w:val="single" w:sz="4" w:space="0" w:color="auto"/>
              <w:left w:val="nil"/>
              <w:bottom w:val="single" w:sz="4" w:space="0" w:color="auto"/>
              <w:right w:val="single" w:sz="8" w:space="0" w:color="auto"/>
            </w:tcBorders>
            <w:shd w:val="clear" w:color="auto" w:fill="auto"/>
            <w:noWrap/>
            <w:vAlign w:val="bottom"/>
            <w:hideMark/>
          </w:tcPr>
          <w:p w14:paraId="6A5A4166" w14:textId="77777777" w:rsidR="00767D63" w:rsidRPr="00767D63" w:rsidRDefault="00767D63" w:rsidP="00767D63">
            <w:pPr>
              <w:spacing w:after="0" w:line="240" w:lineRule="auto"/>
              <w:jc w:val="center"/>
              <w:rPr>
                <w:ins w:id="1981" w:author="Stefanie Lane" w:date="2022-10-06T18:21:00Z"/>
                <w:rFonts w:ascii="Calibri" w:eastAsia="Times New Roman" w:hAnsi="Calibri" w:cs="Calibri"/>
                <w:color w:val="000000"/>
                <w:sz w:val="20"/>
                <w:szCs w:val="20"/>
              </w:rPr>
            </w:pPr>
            <w:ins w:id="1982" w:author="Stefanie Lane" w:date="2022-10-06T18:21:00Z">
              <w:r w:rsidRPr="00767D63">
                <w:rPr>
                  <w:rFonts w:ascii="Calibri" w:eastAsia="Times New Roman" w:hAnsi="Calibri" w:cs="Calibri"/>
                  <w:color w:val="000000"/>
                  <w:sz w:val="20"/>
                  <w:szCs w:val="20"/>
                </w:rPr>
                <w:t>0.0127</w:t>
              </w:r>
            </w:ins>
          </w:p>
        </w:tc>
      </w:tr>
      <w:tr w:rsidR="00767D63" w:rsidRPr="00767D63" w14:paraId="09C0F3BA" w14:textId="77777777" w:rsidTr="00767D63">
        <w:trPr>
          <w:trHeight w:val="260"/>
          <w:ins w:id="1983" w:author="Stefanie Lane" w:date="2022-10-06T18:21:00Z"/>
        </w:trPr>
        <w:tc>
          <w:tcPr>
            <w:tcW w:w="1080" w:type="dxa"/>
            <w:vMerge/>
            <w:tcBorders>
              <w:top w:val="single" w:sz="8" w:space="0" w:color="auto"/>
              <w:left w:val="single" w:sz="8" w:space="0" w:color="auto"/>
              <w:bottom w:val="single" w:sz="8" w:space="0" w:color="000000"/>
              <w:right w:val="nil"/>
            </w:tcBorders>
            <w:vAlign w:val="center"/>
            <w:hideMark/>
          </w:tcPr>
          <w:p w14:paraId="48B70787" w14:textId="77777777" w:rsidR="00767D63" w:rsidRPr="00767D63" w:rsidRDefault="00767D63" w:rsidP="00767D63">
            <w:pPr>
              <w:spacing w:after="0" w:line="240" w:lineRule="auto"/>
              <w:rPr>
                <w:ins w:id="1984" w:author="Stefanie Lane" w:date="2022-10-06T18:21: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30A8A7FA" w14:textId="77777777" w:rsidR="00767D63" w:rsidRPr="00767D63" w:rsidRDefault="00767D63" w:rsidP="00767D63">
            <w:pPr>
              <w:spacing w:after="0" w:line="240" w:lineRule="auto"/>
              <w:rPr>
                <w:ins w:id="1985" w:author="Stefanie Lane" w:date="2022-10-06T18:21:00Z"/>
                <w:rFonts w:ascii="Calibri" w:eastAsia="Times New Roman" w:hAnsi="Calibri" w:cs="Calibri"/>
                <w:i/>
                <w:iCs/>
                <w:color w:val="000000"/>
                <w:sz w:val="20"/>
                <w:szCs w:val="20"/>
              </w:rPr>
            </w:pPr>
            <w:ins w:id="1986" w:author="Stefanie Lane" w:date="2022-10-06T18:21:00Z">
              <w:r w:rsidRPr="00767D63">
                <w:rPr>
                  <w:rFonts w:ascii="Calibri" w:eastAsia="Times New Roman" w:hAnsi="Calibri" w:cs="Calibri"/>
                  <w:i/>
                  <w:iCs/>
                  <w:color w:val="000000"/>
                  <w:sz w:val="20"/>
                  <w:szCs w:val="20"/>
                </w:rPr>
                <w:t>Lathyrus palustris</w:t>
              </w:r>
            </w:ins>
          </w:p>
        </w:tc>
        <w:tc>
          <w:tcPr>
            <w:tcW w:w="681" w:type="dxa"/>
            <w:tcBorders>
              <w:top w:val="single" w:sz="4" w:space="0" w:color="auto"/>
              <w:left w:val="nil"/>
              <w:bottom w:val="single" w:sz="4" w:space="0" w:color="auto"/>
              <w:right w:val="nil"/>
            </w:tcBorders>
            <w:shd w:val="clear" w:color="auto" w:fill="auto"/>
            <w:noWrap/>
            <w:vAlign w:val="bottom"/>
            <w:hideMark/>
          </w:tcPr>
          <w:p w14:paraId="5140E4CE" w14:textId="77777777" w:rsidR="00767D63" w:rsidRPr="00767D63" w:rsidRDefault="00767D63" w:rsidP="00767D63">
            <w:pPr>
              <w:spacing w:after="0" w:line="240" w:lineRule="auto"/>
              <w:jc w:val="center"/>
              <w:rPr>
                <w:ins w:id="1987" w:author="Stefanie Lane" w:date="2022-10-06T18:21:00Z"/>
                <w:rFonts w:ascii="Calibri" w:eastAsia="Times New Roman" w:hAnsi="Calibri" w:cs="Calibri"/>
                <w:color w:val="000000"/>
                <w:sz w:val="20"/>
                <w:szCs w:val="20"/>
              </w:rPr>
            </w:pPr>
            <w:ins w:id="1988" w:author="Stefanie Lane" w:date="2022-10-06T18:21:00Z">
              <w:r w:rsidRPr="00767D63">
                <w:rPr>
                  <w:rFonts w:ascii="Calibri" w:eastAsia="Times New Roman" w:hAnsi="Calibri" w:cs="Calibri"/>
                  <w:color w:val="000000"/>
                  <w:sz w:val="20"/>
                  <w:szCs w:val="20"/>
                </w:rPr>
                <w:t>0.0003</w:t>
              </w:r>
            </w:ins>
          </w:p>
        </w:tc>
        <w:tc>
          <w:tcPr>
            <w:tcW w:w="300" w:type="dxa"/>
            <w:tcBorders>
              <w:top w:val="nil"/>
              <w:left w:val="nil"/>
              <w:bottom w:val="nil"/>
              <w:right w:val="nil"/>
            </w:tcBorders>
            <w:shd w:val="clear" w:color="auto" w:fill="auto"/>
            <w:noWrap/>
            <w:vAlign w:val="bottom"/>
            <w:hideMark/>
          </w:tcPr>
          <w:p w14:paraId="41969B83" w14:textId="77777777" w:rsidR="00767D63" w:rsidRPr="00767D63" w:rsidRDefault="00767D63" w:rsidP="00767D63">
            <w:pPr>
              <w:spacing w:after="0" w:line="240" w:lineRule="auto"/>
              <w:jc w:val="center"/>
              <w:rPr>
                <w:ins w:id="1989" w:author="Stefanie Lane" w:date="2022-10-06T18:21: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49D8C0EA" w14:textId="77777777" w:rsidR="00767D63" w:rsidRPr="00767D63" w:rsidRDefault="00767D63" w:rsidP="00767D63">
            <w:pPr>
              <w:spacing w:after="0" w:line="240" w:lineRule="auto"/>
              <w:rPr>
                <w:ins w:id="1990" w:author="Stefanie Lane" w:date="2022-10-06T18:21:00Z"/>
                <w:rFonts w:ascii="Calibri" w:eastAsia="Times New Roman" w:hAnsi="Calibri" w:cs="Calibri"/>
                <w:i/>
                <w:iCs/>
                <w:color w:val="000000"/>
                <w:sz w:val="20"/>
                <w:szCs w:val="20"/>
              </w:rPr>
            </w:pPr>
            <w:ins w:id="1991" w:author="Stefanie Lane" w:date="2022-10-06T18:21:00Z">
              <w:r w:rsidRPr="00767D63">
                <w:rPr>
                  <w:rFonts w:ascii="Calibri" w:eastAsia="Times New Roman" w:hAnsi="Calibri" w:cs="Calibri"/>
                  <w:i/>
                  <w:iCs/>
                  <w:color w:val="000000"/>
                  <w:sz w:val="20"/>
                  <w:szCs w:val="20"/>
                </w:rPr>
                <w:t>Bidens cernua</w:t>
              </w:r>
            </w:ins>
          </w:p>
        </w:tc>
        <w:tc>
          <w:tcPr>
            <w:tcW w:w="691" w:type="dxa"/>
            <w:tcBorders>
              <w:top w:val="single" w:sz="4" w:space="0" w:color="auto"/>
              <w:left w:val="nil"/>
              <w:bottom w:val="single" w:sz="4" w:space="0" w:color="auto"/>
              <w:right w:val="nil"/>
            </w:tcBorders>
            <w:shd w:val="clear" w:color="auto" w:fill="auto"/>
            <w:noWrap/>
            <w:vAlign w:val="bottom"/>
            <w:hideMark/>
          </w:tcPr>
          <w:p w14:paraId="1B6DA00F" w14:textId="77777777" w:rsidR="00767D63" w:rsidRPr="00767D63" w:rsidRDefault="00767D63" w:rsidP="00767D63">
            <w:pPr>
              <w:spacing w:after="0" w:line="240" w:lineRule="auto"/>
              <w:jc w:val="center"/>
              <w:rPr>
                <w:ins w:id="1992" w:author="Stefanie Lane" w:date="2022-10-06T18:21:00Z"/>
                <w:rFonts w:ascii="Calibri" w:eastAsia="Times New Roman" w:hAnsi="Calibri" w:cs="Calibri"/>
                <w:color w:val="000000"/>
                <w:sz w:val="20"/>
                <w:szCs w:val="20"/>
              </w:rPr>
            </w:pPr>
            <w:ins w:id="1993" w:author="Stefanie Lane" w:date="2022-10-06T18:21:00Z">
              <w:r w:rsidRPr="00767D63">
                <w:rPr>
                  <w:rFonts w:ascii="Calibri" w:eastAsia="Times New Roman" w:hAnsi="Calibri" w:cs="Calibri"/>
                  <w:color w:val="000000"/>
                  <w:sz w:val="20"/>
                  <w:szCs w:val="20"/>
                </w:rPr>
                <w:t>0.0044</w:t>
              </w:r>
            </w:ins>
          </w:p>
        </w:tc>
        <w:tc>
          <w:tcPr>
            <w:tcW w:w="300" w:type="dxa"/>
            <w:tcBorders>
              <w:top w:val="nil"/>
              <w:left w:val="nil"/>
              <w:bottom w:val="nil"/>
              <w:right w:val="nil"/>
            </w:tcBorders>
            <w:shd w:val="clear" w:color="auto" w:fill="auto"/>
            <w:noWrap/>
            <w:vAlign w:val="bottom"/>
            <w:hideMark/>
          </w:tcPr>
          <w:p w14:paraId="57A22B20" w14:textId="77777777" w:rsidR="00767D63" w:rsidRPr="00767D63" w:rsidRDefault="00767D63" w:rsidP="00767D63">
            <w:pPr>
              <w:spacing w:after="0" w:line="240" w:lineRule="auto"/>
              <w:jc w:val="center"/>
              <w:rPr>
                <w:ins w:id="1994" w:author="Stefanie Lane" w:date="2022-10-06T18:21: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035D5600" w14:textId="77777777" w:rsidR="00767D63" w:rsidRPr="00767D63" w:rsidRDefault="00767D63" w:rsidP="00767D63">
            <w:pPr>
              <w:spacing w:after="0" w:line="240" w:lineRule="auto"/>
              <w:rPr>
                <w:ins w:id="1995" w:author="Stefanie Lane" w:date="2022-10-06T18:21:00Z"/>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2EB8FCA4" w14:textId="77777777" w:rsidR="00767D63" w:rsidRPr="00767D63" w:rsidRDefault="00767D63" w:rsidP="00767D63">
            <w:pPr>
              <w:spacing w:after="0" w:line="240" w:lineRule="auto"/>
              <w:jc w:val="center"/>
              <w:rPr>
                <w:ins w:id="1996" w:author="Stefanie Lane" w:date="2022-10-06T18:21:00Z"/>
                <w:rFonts w:ascii="Calibri" w:eastAsia="Times New Roman" w:hAnsi="Calibri" w:cs="Calibri"/>
                <w:color w:val="000000"/>
                <w:sz w:val="20"/>
                <w:szCs w:val="20"/>
              </w:rPr>
            </w:pPr>
            <w:ins w:id="1997" w:author="Stefanie Lane" w:date="2022-10-06T18:21:00Z">
              <w:r w:rsidRPr="00767D63">
                <w:rPr>
                  <w:rFonts w:ascii="Calibri" w:eastAsia="Times New Roman" w:hAnsi="Calibri" w:cs="Calibri"/>
                  <w:color w:val="000000"/>
                  <w:sz w:val="20"/>
                  <w:szCs w:val="20"/>
                </w:rPr>
                <w:t> </w:t>
              </w:r>
            </w:ins>
          </w:p>
        </w:tc>
      </w:tr>
      <w:tr w:rsidR="00767D63" w:rsidRPr="00767D63" w14:paraId="7AD3BC41" w14:textId="77777777" w:rsidTr="00767D63">
        <w:trPr>
          <w:trHeight w:val="260"/>
          <w:ins w:id="1998" w:author="Stefanie Lane" w:date="2022-10-06T18:21:00Z"/>
        </w:trPr>
        <w:tc>
          <w:tcPr>
            <w:tcW w:w="1080" w:type="dxa"/>
            <w:vMerge/>
            <w:tcBorders>
              <w:top w:val="single" w:sz="8" w:space="0" w:color="auto"/>
              <w:left w:val="single" w:sz="8" w:space="0" w:color="auto"/>
              <w:bottom w:val="single" w:sz="8" w:space="0" w:color="000000"/>
              <w:right w:val="nil"/>
            </w:tcBorders>
            <w:vAlign w:val="center"/>
            <w:hideMark/>
          </w:tcPr>
          <w:p w14:paraId="4A52D95F" w14:textId="77777777" w:rsidR="00767D63" w:rsidRPr="00767D63" w:rsidRDefault="00767D63" w:rsidP="00767D63">
            <w:pPr>
              <w:spacing w:after="0" w:line="240" w:lineRule="auto"/>
              <w:rPr>
                <w:ins w:id="1999" w:author="Stefanie Lane" w:date="2022-10-06T18:21: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6769F131" w14:textId="77777777" w:rsidR="00767D63" w:rsidRPr="00767D63" w:rsidRDefault="00767D63" w:rsidP="00767D63">
            <w:pPr>
              <w:spacing w:after="0" w:line="240" w:lineRule="auto"/>
              <w:rPr>
                <w:ins w:id="2000" w:author="Stefanie Lane" w:date="2022-10-06T18:21:00Z"/>
                <w:rFonts w:ascii="Calibri" w:eastAsia="Times New Roman" w:hAnsi="Calibri" w:cs="Calibri"/>
                <w:i/>
                <w:iCs/>
                <w:color w:val="000000"/>
                <w:sz w:val="20"/>
                <w:szCs w:val="20"/>
              </w:rPr>
            </w:pPr>
            <w:ins w:id="2001" w:author="Stefanie Lane" w:date="2022-10-06T18:21:00Z">
              <w:r w:rsidRPr="00767D63">
                <w:rPr>
                  <w:rFonts w:ascii="Calibri" w:eastAsia="Times New Roman" w:hAnsi="Calibri" w:cs="Calibri"/>
                  <w:i/>
                  <w:iCs/>
                  <w:color w:val="000000"/>
                  <w:sz w:val="20"/>
                  <w:szCs w:val="20"/>
                </w:rPr>
                <w:t>Sidalcea hendersonii</w:t>
              </w:r>
            </w:ins>
          </w:p>
        </w:tc>
        <w:tc>
          <w:tcPr>
            <w:tcW w:w="681" w:type="dxa"/>
            <w:tcBorders>
              <w:top w:val="nil"/>
              <w:left w:val="nil"/>
              <w:bottom w:val="nil"/>
              <w:right w:val="nil"/>
            </w:tcBorders>
            <w:shd w:val="clear" w:color="auto" w:fill="auto"/>
            <w:noWrap/>
            <w:vAlign w:val="bottom"/>
            <w:hideMark/>
          </w:tcPr>
          <w:p w14:paraId="6656E347" w14:textId="77777777" w:rsidR="00767D63" w:rsidRPr="00767D63" w:rsidRDefault="00767D63" w:rsidP="00767D63">
            <w:pPr>
              <w:spacing w:after="0" w:line="240" w:lineRule="auto"/>
              <w:jc w:val="center"/>
              <w:rPr>
                <w:ins w:id="2002" w:author="Stefanie Lane" w:date="2022-10-06T18:21:00Z"/>
                <w:rFonts w:ascii="Calibri" w:eastAsia="Times New Roman" w:hAnsi="Calibri" w:cs="Calibri"/>
                <w:color w:val="000000"/>
                <w:sz w:val="20"/>
                <w:szCs w:val="20"/>
              </w:rPr>
            </w:pPr>
            <w:ins w:id="2003" w:author="Stefanie Lane" w:date="2022-10-06T18:21:00Z">
              <w:r w:rsidRPr="00767D63">
                <w:rPr>
                  <w:rFonts w:ascii="Calibri" w:eastAsia="Times New Roman" w:hAnsi="Calibri" w:cs="Calibri"/>
                  <w:color w:val="000000"/>
                  <w:sz w:val="20"/>
                  <w:szCs w:val="20"/>
                </w:rPr>
                <w:t>0.0058</w:t>
              </w:r>
            </w:ins>
          </w:p>
        </w:tc>
        <w:tc>
          <w:tcPr>
            <w:tcW w:w="300" w:type="dxa"/>
            <w:tcBorders>
              <w:top w:val="nil"/>
              <w:left w:val="nil"/>
              <w:bottom w:val="nil"/>
              <w:right w:val="nil"/>
            </w:tcBorders>
            <w:shd w:val="clear" w:color="auto" w:fill="auto"/>
            <w:noWrap/>
            <w:vAlign w:val="bottom"/>
            <w:hideMark/>
          </w:tcPr>
          <w:p w14:paraId="2E5A0C03" w14:textId="77777777" w:rsidR="00767D63" w:rsidRPr="00767D63" w:rsidRDefault="00767D63" w:rsidP="00767D63">
            <w:pPr>
              <w:spacing w:after="0" w:line="240" w:lineRule="auto"/>
              <w:jc w:val="center"/>
              <w:rPr>
                <w:ins w:id="2004" w:author="Stefanie Lane" w:date="2022-10-06T18:21: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4F8B942C" w14:textId="77777777" w:rsidR="00767D63" w:rsidRPr="00767D63" w:rsidRDefault="00767D63" w:rsidP="00767D63">
            <w:pPr>
              <w:spacing w:after="0" w:line="240" w:lineRule="auto"/>
              <w:rPr>
                <w:ins w:id="2005" w:author="Stefanie Lane" w:date="2022-10-06T18:21:00Z"/>
                <w:rFonts w:ascii="Times New Roman" w:eastAsia="Times New Roman" w:hAnsi="Times New Roman" w:cs="Times New Roman"/>
                <w:sz w:val="20"/>
                <w:szCs w:val="20"/>
              </w:rPr>
            </w:pPr>
          </w:p>
        </w:tc>
        <w:tc>
          <w:tcPr>
            <w:tcW w:w="691" w:type="dxa"/>
            <w:tcBorders>
              <w:top w:val="nil"/>
              <w:left w:val="nil"/>
              <w:bottom w:val="nil"/>
              <w:right w:val="nil"/>
            </w:tcBorders>
            <w:shd w:val="clear" w:color="auto" w:fill="auto"/>
            <w:noWrap/>
            <w:vAlign w:val="bottom"/>
            <w:hideMark/>
          </w:tcPr>
          <w:p w14:paraId="38C047F5" w14:textId="77777777" w:rsidR="00767D63" w:rsidRPr="00767D63" w:rsidRDefault="00767D63" w:rsidP="00767D63">
            <w:pPr>
              <w:spacing w:after="0" w:line="240" w:lineRule="auto"/>
              <w:rPr>
                <w:ins w:id="2006" w:author="Stefanie Lane" w:date="2022-10-06T18:2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3955207" w14:textId="77777777" w:rsidR="00767D63" w:rsidRPr="00767D63" w:rsidRDefault="00767D63" w:rsidP="00767D63">
            <w:pPr>
              <w:spacing w:after="0" w:line="240" w:lineRule="auto"/>
              <w:jc w:val="center"/>
              <w:rPr>
                <w:ins w:id="2007" w:author="Stefanie Lane" w:date="2022-10-06T18:21: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5278B015" w14:textId="77777777" w:rsidR="00767D63" w:rsidRPr="00767D63" w:rsidRDefault="00767D63" w:rsidP="00767D63">
            <w:pPr>
              <w:spacing w:after="0" w:line="240" w:lineRule="auto"/>
              <w:rPr>
                <w:ins w:id="2008" w:author="Stefanie Lane" w:date="2022-10-06T18:21:00Z"/>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7B07F1CA" w14:textId="77777777" w:rsidR="00767D63" w:rsidRPr="00767D63" w:rsidRDefault="00767D63" w:rsidP="00767D63">
            <w:pPr>
              <w:spacing w:after="0" w:line="240" w:lineRule="auto"/>
              <w:jc w:val="center"/>
              <w:rPr>
                <w:ins w:id="2009" w:author="Stefanie Lane" w:date="2022-10-06T18:21:00Z"/>
                <w:rFonts w:ascii="Calibri" w:eastAsia="Times New Roman" w:hAnsi="Calibri" w:cs="Calibri"/>
                <w:color w:val="000000"/>
                <w:sz w:val="20"/>
                <w:szCs w:val="20"/>
              </w:rPr>
            </w:pPr>
            <w:ins w:id="2010" w:author="Stefanie Lane" w:date="2022-10-06T18:21:00Z">
              <w:r w:rsidRPr="00767D63">
                <w:rPr>
                  <w:rFonts w:ascii="Calibri" w:eastAsia="Times New Roman" w:hAnsi="Calibri" w:cs="Calibri"/>
                  <w:color w:val="000000"/>
                  <w:sz w:val="20"/>
                  <w:szCs w:val="20"/>
                </w:rPr>
                <w:t> </w:t>
              </w:r>
            </w:ins>
          </w:p>
        </w:tc>
      </w:tr>
      <w:tr w:rsidR="00767D63" w:rsidRPr="00767D63" w14:paraId="2BEF02AD" w14:textId="77777777" w:rsidTr="00767D63">
        <w:trPr>
          <w:trHeight w:val="260"/>
          <w:ins w:id="2011" w:author="Stefanie Lane" w:date="2022-10-06T18:21:00Z"/>
        </w:trPr>
        <w:tc>
          <w:tcPr>
            <w:tcW w:w="1080" w:type="dxa"/>
            <w:vMerge/>
            <w:tcBorders>
              <w:top w:val="single" w:sz="8" w:space="0" w:color="auto"/>
              <w:left w:val="single" w:sz="8" w:space="0" w:color="auto"/>
              <w:bottom w:val="single" w:sz="8" w:space="0" w:color="000000"/>
              <w:right w:val="nil"/>
            </w:tcBorders>
            <w:vAlign w:val="center"/>
            <w:hideMark/>
          </w:tcPr>
          <w:p w14:paraId="27E9FCC8" w14:textId="77777777" w:rsidR="00767D63" w:rsidRPr="00767D63" w:rsidRDefault="00767D63" w:rsidP="00767D63">
            <w:pPr>
              <w:spacing w:after="0" w:line="240" w:lineRule="auto"/>
              <w:rPr>
                <w:ins w:id="2012" w:author="Stefanie Lane" w:date="2022-10-06T18:21: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56933F2D" w14:textId="77777777" w:rsidR="00767D63" w:rsidRPr="00767D63" w:rsidRDefault="00767D63" w:rsidP="00767D63">
            <w:pPr>
              <w:spacing w:after="0" w:line="240" w:lineRule="auto"/>
              <w:rPr>
                <w:ins w:id="2013" w:author="Stefanie Lane" w:date="2022-10-06T18:21:00Z"/>
                <w:rFonts w:ascii="Calibri" w:eastAsia="Times New Roman" w:hAnsi="Calibri" w:cs="Calibri"/>
                <w:i/>
                <w:iCs/>
                <w:sz w:val="20"/>
                <w:szCs w:val="20"/>
              </w:rPr>
            </w:pPr>
            <w:ins w:id="2014" w:author="Stefanie Lane" w:date="2022-10-06T18:21:00Z">
              <w:r w:rsidRPr="00767D63">
                <w:rPr>
                  <w:rFonts w:ascii="Calibri" w:eastAsia="Times New Roman" w:hAnsi="Calibri" w:cs="Calibri"/>
                  <w:i/>
                  <w:iCs/>
                  <w:sz w:val="20"/>
                  <w:szCs w:val="20"/>
                </w:rPr>
                <w:t>Hordeum brachyantherum</w:t>
              </w:r>
            </w:ins>
          </w:p>
        </w:tc>
        <w:tc>
          <w:tcPr>
            <w:tcW w:w="681" w:type="dxa"/>
            <w:tcBorders>
              <w:top w:val="single" w:sz="4" w:space="0" w:color="auto"/>
              <w:left w:val="nil"/>
              <w:bottom w:val="single" w:sz="4" w:space="0" w:color="auto"/>
              <w:right w:val="nil"/>
            </w:tcBorders>
            <w:shd w:val="clear" w:color="auto" w:fill="auto"/>
            <w:noWrap/>
            <w:vAlign w:val="bottom"/>
            <w:hideMark/>
          </w:tcPr>
          <w:p w14:paraId="69EB75DD" w14:textId="77777777" w:rsidR="00767D63" w:rsidRPr="00767D63" w:rsidRDefault="00767D63" w:rsidP="00767D63">
            <w:pPr>
              <w:spacing w:after="0" w:line="240" w:lineRule="auto"/>
              <w:jc w:val="center"/>
              <w:rPr>
                <w:ins w:id="2015" w:author="Stefanie Lane" w:date="2022-10-06T18:21:00Z"/>
                <w:rFonts w:ascii="Calibri" w:eastAsia="Times New Roman" w:hAnsi="Calibri" w:cs="Calibri"/>
                <w:color w:val="000000"/>
                <w:sz w:val="20"/>
                <w:szCs w:val="20"/>
              </w:rPr>
            </w:pPr>
            <w:ins w:id="2016" w:author="Stefanie Lane" w:date="2022-10-06T18:21:00Z">
              <w:r w:rsidRPr="00767D63">
                <w:rPr>
                  <w:rFonts w:ascii="Calibri" w:eastAsia="Times New Roman" w:hAnsi="Calibri" w:cs="Calibri"/>
                  <w:color w:val="000000"/>
                  <w:sz w:val="20"/>
                  <w:szCs w:val="20"/>
                </w:rPr>
                <w:t>0.0157</w:t>
              </w:r>
            </w:ins>
          </w:p>
        </w:tc>
        <w:tc>
          <w:tcPr>
            <w:tcW w:w="300" w:type="dxa"/>
            <w:tcBorders>
              <w:top w:val="nil"/>
              <w:left w:val="nil"/>
              <w:bottom w:val="nil"/>
              <w:right w:val="nil"/>
            </w:tcBorders>
            <w:shd w:val="clear" w:color="auto" w:fill="auto"/>
            <w:noWrap/>
            <w:vAlign w:val="bottom"/>
            <w:hideMark/>
          </w:tcPr>
          <w:p w14:paraId="09159B4C" w14:textId="77777777" w:rsidR="00767D63" w:rsidRPr="00767D63" w:rsidRDefault="00767D63" w:rsidP="00767D63">
            <w:pPr>
              <w:spacing w:after="0" w:line="240" w:lineRule="auto"/>
              <w:jc w:val="center"/>
              <w:rPr>
                <w:ins w:id="2017" w:author="Stefanie Lane" w:date="2022-10-06T18:21: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1CF35754" w14:textId="77777777" w:rsidR="00767D63" w:rsidRPr="00767D63" w:rsidRDefault="00767D63" w:rsidP="00767D63">
            <w:pPr>
              <w:spacing w:after="0" w:line="240" w:lineRule="auto"/>
              <w:rPr>
                <w:ins w:id="2018" w:author="Stefanie Lane" w:date="2022-10-06T18:21:00Z"/>
                <w:rFonts w:ascii="Times New Roman" w:eastAsia="Times New Roman" w:hAnsi="Times New Roman" w:cs="Times New Roman"/>
                <w:sz w:val="20"/>
                <w:szCs w:val="20"/>
              </w:rPr>
            </w:pPr>
          </w:p>
        </w:tc>
        <w:tc>
          <w:tcPr>
            <w:tcW w:w="691" w:type="dxa"/>
            <w:tcBorders>
              <w:top w:val="nil"/>
              <w:left w:val="nil"/>
              <w:bottom w:val="nil"/>
              <w:right w:val="nil"/>
            </w:tcBorders>
            <w:shd w:val="clear" w:color="auto" w:fill="auto"/>
            <w:noWrap/>
            <w:vAlign w:val="bottom"/>
            <w:hideMark/>
          </w:tcPr>
          <w:p w14:paraId="3E69E524" w14:textId="77777777" w:rsidR="00767D63" w:rsidRPr="00767D63" w:rsidRDefault="00767D63" w:rsidP="00767D63">
            <w:pPr>
              <w:spacing w:after="0" w:line="240" w:lineRule="auto"/>
              <w:rPr>
                <w:ins w:id="2019" w:author="Stefanie Lane" w:date="2022-10-06T18:2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F8875AF" w14:textId="77777777" w:rsidR="00767D63" w:rsidRPr="00767D63" w:rsidRDefault="00767D63" w:rsidP="00767D63">
            <w:pPr>
              <w:spacing w:after="0" w:line="240" w:lineRule="auto"/>
              <w:jc w:val="center"/>
              <w:rPr>
                <w:ins w:id="2020" w:author="Stefanie Lane" w:date="2022-10-06T18:21: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3117B216" w14:textId="77777777" w:rsidR="00767D63" w:rsidRPr="00767D63" w:rsidRDefault="00767D63" w:rsidP="00767D63">
            <w:pPr>
              <w:spacing w:after="0" w:line="240" w:lineRule="auto"/>
              <w:rPr>
                <w:ins w:id="2021" w:author="Stefanie Lane" w:date="2022-10-06T18:21:00Z"/>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7517C50A" w14:textId="77777777" w:rsidR="00767D63" w:rsidRPr="00767D63" w:rsidRDefault="00767D63" w:rsidP="00767D63">
            <w:pPr>
              <w:spacing w:after="0" w:line="240" w:lineRule="auto"/>
              <w:jc w:val="center"/>
              <w:rPr>
                <w:ins w:id="2022" w:author="Stefanie Lane" w:date="2022-10-06T18:21:00Z"/>
                <w:rFonts w:ascii="Calibri" w:eastAsia="Times New Roman" w:hAnsi="Calibri" w:cs="Calibri"/>
                <w:color w:val="000000"/>
                <w:sz w:val="20"/>
                <w:szCs w:val="20"/>
              </w:rPr>
            </w:pPr>
            <w:ins w:id="2023" w:author="Stefanie Lane" w:date="2022-10-06T18:21:00Z">
              <w:r w:rsidRPr="00767D63">
                <w:rPr>
                  <w:rFonts w:ascii="Calibri" w:eastAsia="Times New Roman" w:hAnsi="Calibri" w:cs="Calibri"/>
                  <w:color w:val="000000"/>
                  <w:sz w:val="20"/>
                  <w:szCs w:val="20"/>
                </w:rPr>
                <w:t> </w:t>
              </w:r>
            </w:ins>
          </w:p>
        </w:tc>
      </w:tr>
      <w:tr w:rsidR="00767D63" w:rsidRPr="00767D63" w14:paraId="2529978D" w14:textId="77777777" w:rsidTr="00767D63">
        <w:trPr>
          <w:trHeight w:val="270"/>
          <w:ins w:id="2024" w:author="Stefanie Lane" w:date="2022-10-06T18:21:00Z"/>
        </w:trPr>
        <w:tc>
          <w:tcPr>
            <w:tcW w:w="1080" w:type="dxa"/>
            <w:vMerge/>
            <w:tcBorders>
              <w:top w:val="single" w:sz="8" w:space="0" w:color="auto"/>
              <w:left w:val="single" w:sz="8" w:space="0" w:color="auto"/>
              <w:bottom w:val="single" w:sz="8" w:space="0" w:color="000000"/>
              <w:right w:val="nil"/>
            </w:tcBorders>
            <w:vAlign w:val="center"/>
            <w:hideMark/>
          </w:tcPr>
          <w:p w14:paraId="0B466C03" w14:textId="77777777" w:rsidR="00767D63" w:rsidRPr="00767D63" w:rsidRDefault="00767D63" w:rsidP="00767D63">
            <w:pPr>
              <w:spacing w:after="0" w:line="240" w:lineRule="auto"/>
              <w:rPr>
                <w:ins w:id="2025" w:author="Stefanie Lane" w:date="2022-10-06T18:21:00Z"/>
                <w:rFonts w:ascii="Calibri" w:eastAsia="Times New Roman" w:hAnsi="Calibri" w:cs="Calibri"/>
                <w:color w:val="000000"/>
                <w:sz w:val="20"/>
                <w:szCs w:val="20"/>
              </w:rPr>
            </w:pPr>
          </w:p>
        </w:tc>
        <w:tc>
          <w:tcPr>
            <w:tcW w:w="2959" w:type="dxa"/>
            <w:tcBorders>
              <w:top w:val="nil"/>
              <w:left w:val="nil"/>
              <w:bottom w:val="single" w:sz="8" w:space="0" w:color="auto"/>
              <w:right w:val="nil"/>
            </w:tcBorders>
            <w:shd w:val="clear" w:color="auto" w:fill="auto"/>
            <w:noWrap/>
            <w:vAlign w:val="bottom"/>
            <w:hideMark/>
          </w:tcPr>
          <w:p w14:paraId="27AA554E" w14:textId="77777777" w:rsidR="00767D63" w:rsidRPr="00767D63" w:rsidRDefault="00767D63" w:rsidP="00767D63">
            <w:pPr>
              <w:spacing w:after="0" w:line="240" w:lineRule="auto"/>
              <w:rPr>
                <w:ins w:id="2026" w:author="Stefanie Lane" w:date="2022-10-06T18:21:00Z"/>
                <w:rFonts w:ascii="Calibri" w:eastAsia="Times New Roman" w:hAnsi="Calibri" w:cs="Calibri"/>
                <w:i/>
                <w:iCs/>
                <w:sz w:val="20"/>
                <w:szCs w:val="20"/>
              </w:rPr>
            </w:pPr>
            <w:ins w:id="2027" w:author="Stefanie Lane" w:date="2022-10-06T18:21:00Z">
              <w:r w:rsidRPr="00767D63">
                <w:rPr>
                  <w:rFonts w:ascii="Calibri" w:eastAsia="Times New Roman" w:hAnsi="Calibri" w:cs="Calibri"/>
                  <w:i/>
                  <w:iCs/>
                  <w:sz w:val="20"/>
                  <w:szCs w:val="20"/>
                </w:rPr>
                <w:t>Deschampsia caespitosa</w:t>
              </w:r>
            </w:ins>
          </w:p>
        </w:tc>
        <w:tc>
          <w:tcPr>
            <w:tcW w:w="681" w:type="dxa"/>
            <w:tcBorders>
              <w:top w:val="nil"/>
              <w:left w:val="nil"/>
              <w:bottom w:val="single" w:sz="8" w:space="0" w:color="auto"/>
              <w:right w:val="nil"/>
            </w:tcBorders>
            <w:shd w:val="clear" w:color="auto" w:fill="auto"/>
            <w:noWrap/>
            <w:vAlign w:val="bottom"/>
            <w:hideMark/>
          </w:tcPr>
          <w:p w14:paraId="4C975D3D" w14:textId="77777777" w:rsidR="00767D63" w:rsidRPr="00767D63" w:rsidRDefault="00767D63" w:rsidP="00767D63">
            <w:pPr>
              <w:spacing w:after="0" w:line="240" w:lineRule="auto"/>
              <w:jc w:val="center"/>
              <w:rPr>
                <w:ins w:id="2028" w:author="Stefanie Lane" w:date="2022-10-06T18:21:00Z"/>
                <w:rFonts w:ascii="Calibri" w:eastAsia="Times New Roman" w:hAnsi="Calibri" w:cs="Calibri"/>
                <w:color w:val="000000"/>
                <w:sz w:val="20"/>
                <w:szCs w:val="20"/>
              </w:rPr>
            </w:pPr>
            <w:ins w:id="2029" w:author="Stefanie Lane" w:date="2022-10-06T18:21:00Z">
              <w:r w:rsidRPr="00767D63">
                <w:rPr>
                  <w:rFonts w:ascii="Calibri" w:eastAsia="Times New Roman" w:hAnsi="Calibri" w:cs="Calibri"/>
                  <w:color w:val="000000"/>
                  <w:sz w:val="20"/>
                  <w:szCs w:val="20"/>
                </w:rPr>
                <w:t>0.0455</w:t>
              </w:r>
            </w:ins>
          </w:p>
        </w:tc>
        <w:tc>
          <w:tcPr>
            <w:tcW w:w="300" w:type="dxa"/>
            <w:tcBorders>
              <w:top w:val="nil"/>
              <w:left w:val="nil"/>
              <w:bottom w:val="single" w:sz="8" w:space="0" w:color="auto"/>
              <w:right w:val="nil"/>
            </w:tcBorders>
            <w:shd w:val="clear" w:color="auto" w:fill="auto"/>
            <w:noWrap/>
            <w:vAlign w:val="bottom"/>
            <w:hideMark/>
          </w:tcPr>
          <w:p w14:paraId="65E0C712" w14:textId="77777777" w:rsidR="00767D63" w:rsidRPr="00767D63" w:rsidRDefault="00767D63" w:rsidP="00767D63">
            <w:pPr>
              <w:spacing w:after="0" w:line="240" w:lineRule="auto"/>
              <w:rPr>
                <w:ins w:id="2030" w:author="Stefanie Lane" w:date="2022-10-06T18:21:00Z"/>
                <w:rFonts w:ascii="Calibri" w:eastAsia="Times New Roman" w:hAnsi="Calibri" w:cs="Calibri"/>
                <w:color w:val="000000"/>
                <w:sz w:val="20"/>
                <w:szCs w:val="20"/>
              </w:rPr>
            </w:pPr>
            <w:ins w:id="2031" w:author="Stefanie Lane" w:date="2022-10-06T18:21:00Z">
              <w:r w:rsidRPr="00767D63">
                <w:rPr>
                  <w:rFonts w:ascii="Calibri" w:eastAsia="Times New Roman" w:hAnsi="Calibri" w:cs="Calibri"/>
                  <w:color w:val="000000"/>
                  <w:sz w:val="20"/>
                  <w:szCs w:val="20"/>
                </w:rPr>
                <w:t> </w:t>
              </w:r>
            </w:ins>
          </w:p>
        </w:tc>
        <w:tc>
          <w:tcPr>
            <w:tcW w:w="2189" w:type="dxa"/>
            <w:tcBorders>
              <w:top w:val="nil"/>
              <w:left w:val="nil"/>
              <w:bottom w:val="single" w:sz="8" w:space="0" w:color="auto"/>
              <w:right w:val="nil"/>
            </w:tcBorders>
            <w:shd w:val="clear" w:color="auto" w:fill="auto"/>
            <w:noWrap/>
            <w:vAlign w:val="bottom"/>
            <w:hideMark/>
          </w:tcPr>
          <w:p w14:paraId="7B41FC8A" w14:textId="77777777" w:rsidR="00767D63" w:rsidRPr="00767D63" w:rsidRDefault="00767D63" w:rsidP="00767D63">
            <w:pPr>
              <w:spacing w:after="0" w:line="240" w:lineRule="auto"/>
              <w:rPr>
                <w:ins w:id="2032" w:author="Stefanie Lane" w:date="2022-10-06T18:21:00Z"/>
                <w:rFonts w:ascii="Calibri" w:eastAsia="Times New Roman" w:hAnsi="Calibri" w:cs="Calibri"/>
                <w:color w:val="000000"/>
                <w:sz w:val="20"/>
                <w:szCs w:val="20"/>
              </w:rPr>
            </w:pPr>
            <w:ins w:id="2033" w:author="Stefanie Lane" w:date="2022-10-06T18:21:00Z">
              <w:r w:rsidRPr="00767D63">
                <w:rPr>
                  <w:rFonts w:ascii="Calibri" w:eastAsia="Times New Roman" w:hAnsi="Calibri" w:cs="Calibri"/>
                  <w:color w:val="000000"/>
                  <w:sz w:val="20"/>
                  <w:szCs w:val="20"/>
                </w:rPr>
                <w:t> </w:t>
              </w:r>
            </w:ins>
          </w:p>
        </w:tc>
        <w:tc>
          <w:tcPr>
            <w:tcW w:w="691" w:type="dxa"/>
            <w:tcBorders>
              <w:top w:val="nil"/>
              <w:left w:val="nil"/>
              <w:bottom w:val="single" w:sz="8" w:space="0" w:color="auto"/>
              <w:right w:val="nil"/>
            </w:tcBorders>
            <w:shd w:val="clear" w:color="auto" w:fill="auto"/>
            <w:noWrap/>
            <w:vAlign w:val="bottom"/>
            <w:hideMark/>
          </w:tcPr>
          <w:p w14:paraId="2D8235C4" w14:textId="77777777" w:rsidR="00767D63" w:rsidRPr="00767D63" w:rsidRDefault="00767D63" w:rsidP="00767D63">
            <w:pPr>
              <w:spacing w:after="0" w:line="240" w:lineRule="auto"/>
              <w:jc w:val="center"/>
              <w:rPr>
                <w:ins w:id="2034" w:author="Stefanie Lane" w:date="2022-10-06T18:21:00Z"/>
                <w:rFonts w:ascii="Calibri" w:eastAsia="Times New Roman" w:hAnsi="Calibri" w:cs="Calibri"/>
                <w:color w:val="000000"/>
                <w:sz w:val="20"/>
                <w:szCs w:val="20"/>
              </w:rPr>
            </w:pPr>
            <w:ins w:id="2035" w:author="Stefanie Lane" w:date="2022-10-06T18:21:00Z">
              <w:r w:rsidRPr="00767D63">
                <w:rPr>
                  <w:rFonts w:ascii="Calibri" w:eastAsia="Times New Roman" w:hAnsi="Calibri" w:cs="Calibri"/>
                  <w:color w:val="000000"/>
                  <w:sz w:val="20"/>
                  <w:szCs w:val="20"/>
                </w:rPr>
                <w:t> </w:t>
              </w:r>
            </w:ins>
          </w:p>
        </w:tc>
        <w:tc>
          <w:tcPr>
            <w:tcW w:w="300" w:type="dxa"/>
            <w:tcBorders>
              <w:top w:val="nil"/>
              <w:left w:val="nil"/>
              <w:bottom w:val="single" w:sz="8" w:space="0" w:color="auto"/>
              <w:right w:val="nil"/>
            </w:tcBorders>
            <w:shd w:val="clear" w:color="auto" w:fill="auto"/>
            <w:noWrap/>
            <w:vAlign w:val="bottom"/>
            <w:hideMark/>
          </w:tcPr>
          <w:p w14:paraId="77556EF3" w14:textId="77777777" w:rsidR="00767D63" w:rsidRPr="00767D63" w:rsidRDefault="00767D63" w:rsidP="00767D63">
            <w:pPr>
              <w:spacing w:after="0" w:line="240" w:lineRule="auto"/>
              <w:rPr>
                <w:ins w:id="2036" w:author="Stefanie Lane" w:date="2022-10-06T18:21:00Z"/>
                <w:rFonts w:ascii="Calibri" w:eastAsia="Times New Roman" w:hAnsi="Calibri" w:cs="Calibri"/>
                <w:color w:val="000000"/>
                <w:sz w:val="20"/>
                <w:szCs w:val="20"/>
              </w:rPr>
            </w:pPr>
            <w:ins w:id="2037" w:author="Stefanie Lane" w:date="2022-10-06T18:21:00Z">
              <w:r w:rsidRPr="00767D63">
                <w:rPr>
                  <w:rFonts w:ascii="Calibri" w:eastAsia="Times New Roman" w:hAnsi="Calibri" w:cs="Calibri"/>
                  <w:color w:val="000000"/>
                  <w:sz w:val="20"/>
                  <w:szCs w:val="20"/>
                </w:rPr>
                <w:t> </w:t>
              </w:r>
            </w:ins>
          </w:p>
        </w:tc>
        <w:tc>
          <w:tcPr>
            <w:tcW w:w="2007" w:type="dxa"/>
            <w:tcBorders>
              <w:top w:val="nil"/>
              <w:left w:val="nil"/>
              <w:bottom w:val="single" w:sz="8" w:space="0" w:color="auto"/>
              <w:right w:val="nil"/>
            </w:tcBorders>
            <w:shd w:val="clear" w:color="auto" w:fill="auto"/>
            <w:noWrap/>
            <w:vAlign w:val="bottom"/>
            <w:hideMark/>
          </w:tcPr>
          <w:p w14:paraId="238E5CCF" w14:textId="77777777" w:rsidR="00767D63" w:rsidRPr="00767D63" w:rsidRDefault="00767D63" w:rsidP="00767D63">
            <w:pPr>
              <w:spacing w:after="0" w:line="240" w:lineRule="auto"/>
              <w:rPr>
                <w:ins w:id="2038" w:author="Stefanie Lane" w:date="2022-10-06T18:21:00Z"/>
                <w:rFonts w:ascii="Calibri" w:eastAsia="Times New Roman" w:hAnsi="Calibri" w:cs="Calibri"/>
                <w:i/>
                <w:iCs/>
                <w:color w:val="000000"/>
                <w:sz w:val="20"/>
                <w:szCs w:val="20"/>
              </w:rPr>
            </w:pPr>
            <w:ins w:id="2039" w:author="Stefanie Lane" w:date="2022-10-06T18:21:00Z">
              <w:r w:rsidRPr="00767D63">
                <w:rPr>
                  <w:rFonts w:ascii="Calibri" w:eastAsia="Times New Roman" w:hAnsi="Calibri" w:cs="Calibri"/>
                  <w:i/>
                  <w:iCs/>
                  <w:color w:val="000000"/>
                  <w:sz w:val="20"/>
                  <w:szCs w:val="20"/>
                </w:rPr>
                <w:t> </w:t>
              </w:r>
            </w:ins>
          </w:p>
        </w:tc>
        <w:tc>
          <w:tcPr>
            <w:tcW w:w="693" w:type="dxa"/>
            <w:tcBorders>
              <w:top w:val="nil"/>
              <w:left w:val="nil"/>
              <w:bottom w:val="single" w:sz="8" w:space="0" w:color="auto"/>
              <w:right w:val="single" w:sz="8" w:space="0" w:color="auto"/>
            </w:tcBorders>
            <w:shd w:val="clear" w:color="auto" w:fill="auto"/>
            <w:noWrap/>
            <w:vAlign w:val="bottom"/>
            <w:hideMark/>
          </w:tcPr>
          <w:p w14:paraId="278B46D8" w14:textId="77777777" w:rsidR="00767D63" w:rsidRPr="00767D63" w:rsidRDefault="00767D63" w:rsidP="00767D63">
            <w:pPr>
              <w:spacing w:after="0" w:line="240" w:lineRule="auto"/>
              <w:jc w:val="center"/>
              <w:rPr>
                <w:ins w:id="2040" w:author="Stefanie Lane" w:date="2022-10-06T18:21:00Z"/>
                <w:rFonts w:ascii="Calibri" w:eastAsia="Times New Roman" w:hAnsi="Calibri" w:cs="Calibri"/>
                <w:color w:val="000000"/>
                <w:sz w:val="20"/>
                <w:szCs w:val="20"/>
              </w:rPr>
            </w:pPr>
            <w:ins w:id="2041" w:author="Stefanie Lane" w:date="2022-10-06T18:21:00Z">
              <w:r w:rsidRPr="00767D63">
                <w:rPr>
                  <w:rFonts w:ascii="Calibri" w:eastAsia="Times New Roman" w:hAnsi="Calibri" w:cs="Calibri"/>
                  <w:color w:val="000000"/>
                  <w:sz w:val="20"/>
                  <w:szCs w:val="20"/>
                </w:rPr>
                <w:t> </w:t>
              </w:r>
            </w:ins>
          </w:p>
        </w:tc>
      </w:tr>
      <w:tr w:rsidR="00767D63" w:rsidRPr="00767D63" w14:paraId="379AD767" w14:textId="77777777" w:rsidTr="00767D63">
        <w:trPr>
          <w:trHeight w:val="270"/>
          <w:ins w:id="2042" w:author="Stefanie Lane" w:date="2022-10-06T18:21:00Z"/>
        </w:trPr>
        <w:tc>
          <w:tcPr>
            <w:tcW w:w="1080" w:type="dxa"/>
            <w:tcBorders>
              <w:top w:val="nil"/>
              <w:left w:val="nil"/>
              <w:bottom w:val="nil"/>
              <w:right w:val="nil"/>
            </w:tcBorders>
            <w:shd w:val="clear" w:color="auto" w:fill="auto"/>
            <w:vAlign w:val="bottom"/>
            <w:hideMark/>
          </w:tcPr>
          <w:p w14:paraId="47A7AFD9" w14:textId="77777777" w:rsidR="00767D63" w:rsidRPr="00767D63" w:rsidRDefault="00767D63" w:rsidP="00767D63">
            <w:pPr>
              <w:spacing w:after="0" w:line="240" w:lineRule="auto"/>
              <w:jc w:val="center"/>
              <w:rPr>
                <w:ins w:id="2043" w:author="Stefanie Lane" w:date="2022-10-06T18:21: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0711F772" w14:textId="77777777" w:rsidR="00767D63" w:rsidRPr="00767D63" w:rsidRDefault="00767D63" w:rsidP="00767D63">
            <w:pPr>
              <w:spacing w:after="0" w:line="240" w:lineRule="auto"/>
              <w:rPr>
                <w:ins w:id="2044" w:author="Stefanie Lane" w:date="2022-10-06T18:21:00Z"/>
                <w:rFonts w:ascii="Times New Roman" w:eastAsia="Times New Roman" w:hAnsi="Times New Roman" w:cs="Times New Roman"/>
                <w:sz w:val="20"/>
                <w:szCs w:val="20"/>
              </w:rPr>
            </w:pPr>
          </w:p>
        </w:tc>
        <w:tc>
          <w:tcPr>
            <w:tcW w:w="681" w:type="dxa"/>
            <w:tcBorders>
              <w:top w:val="nil"/>
              <w:left w:val="nil"/>
              <w:bottom w:val="nil"/>
              <w:right w:val="nil"/>
            </w:tcBorders>
            <w:shd w:val="clear" w:color="auto" w:fill="auto"/>
            <w:noWrap/>
            <w:vAlign w:val="bottom"/>
            <w:hideMark/>
          </w:tcPr>
          <w:p w14:paraId="574E7B32" w14:textId="77777777" w:rsidR="00767D63" w:rsidRPr="00767D63" w:rsidRDefault="00767D63" w:rsidP="00767D63">
            <w:pPr>
              <w:spacing w:after="0" w:line="240" w:lineRule="auto"/>
              <w:rPr>
                <w:ins w:id="2045" w:author="Stefanie Lane" w:date="2022-10-06T18:2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8D92280" w14:textId="77777777" w:rsidR="00767D63" w:rsidRPr="00767D63" w:rsidRDefault="00767D63" w:rsidP="00767D63">
            <w:pPr>
              <w:spacing w:after="0" w:line="240" w:lineRule="auto"/>
              <w:jc w:val="center"/>
              <w:rPr>
                <w:ins w:id="2046" w:author="Stefanie Lane" w:date="2022-10-06T18:21: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3D0D7393" w14:textId="77777777" w:rsidR="00767D63" w:rsidRPr="00767D63" w:rsidRDefault="00767D63" w:rsidP="00767D63">
            <w:pPr>
              <w:spacing w:after="0" w:line="240" w:lineRule="auto"/>
              <w:rPr>
                <w:ins w:id="2047" w:author="Stefanie Lane" w:date="2022-10-06T18:21:00Z"/>
                <w:rFonts w:ascii="Times New Roman" w:eastAsia="Times New Roman" w:hAnsi="Times New Roman" w:cs="Times New Roman"/>
                <w:sz w:val="20"/>
                <w:szCs w:val="20"/>
              </w:rPr>
            </w:pPr>
          </w:p>
        </w:tc>
        <w:tc>
          <w:tcPr>
            <w:tcW w:w="691" w:type="dxa"/>
            <w:tcBorders>
              <w:top w:val="nil"/>
              <w:left w:val="nil"/>
              <w:bottom w:val="nil"/>
              <w:right w:val="nil"/>
            </w:tcBorders>
            <w:shd w:val="clear" w:color="auto" w:fill="auto"/>
            <w:noWrap/>
            <w:vAlign w:val="bottom"/>
            <w:hideMark/>
          </w:tcPr>
          <w:p w14:paraId="4817979B" w14:textId="77777777" w:rsidR="00767D63" w:rsidRPr="00767D63" w:rsidRDefault="00767D63" w:rsidP="00767D63">
            <w:pPr>
              <w:spacing w:after="0" w:line="240" w:lineRule="auto"/>
              <w:rPr>
                <w:ins w:id="2048" w:author="Stefanie Lane" w:date="2022-10-06T18:2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C2000E8" w14:textId="77777777" w:rsidR="00767D63" w:rsidRPr="00767D63" w:rsidRDefault="00767D63" w:rsidP="00767D63">
            <w:pPr>
              <w:spacing w:after="0" w:line="240" w:lineRule="auto"/>
              <w:jc w:val="center"/>
              <w:rPr>
                <w:ins w:id="2049" w:author="Stefanie Lane" w:date="2022-10-06T18:21: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02CF97D5" w14:textId="77777777" w:rsidR="00767D63" w:rsidRPr="00767D63" w:rsidRDefault="00767D63" w:rsidP="00767D63">
            <w:pPr>
              <w:spacing w:after="0" w:line="240" w:lineRule="auto"/>
              <w:rPr>
                <w:ins w:id="2050" w:author="Stefanie Lane" w:date="2022-10-06T18:21:00Z"/>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710067CB" w14:textId="77777777" w:rsidR="00767D63" w:rsidRPr="00767D63" w:rsidRDefault="00767D63" w:rsidP="00767D63">
            <w:pPr>
              <w:spacing w:after="0" w:line="240" w:lineRule="auto"/>
              <w:rPr>
                <w:ins w:id="2051" w:author="Stefanie Lane" w:date="2022-10-06T18:21:00Z"/>
                <w:rFonts w:ascii="Times New Roman" w:eastAsia="Times New Roman" w:hAnsi="Times New Roman" w:cs="Times New Roman"/>
                <w:sz w:val="20"/>
                <w:szCs w:val="20"/>
              </w:rPr>
            </w:pPr>
          </w:p>
        </w:tc>
      </w:tr>
      <w:tr w:rsidR="00767D63" w:rsidRPr="00767D63" w14:paraId="5B2253A8" w14:textId="77777777" w:rsidTr="00767D63">
        <w:trPr>
          <w:trHeight w:val="260"/>
          <w:ins w:id="2052" w:author="Stefanie Lane" w:date="2022-10-06T18:21: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4A46502D" w14:textId="77777777" w:rsidR="00767D63" w:rsidRPr="00767D63" w:rsidRDefault="00767D63" w:rsidP="00767D63">
            <w:pPr>
              <w:spacing w:after="0" w:line="240" w:lineRule="auto"/>
              <w:jc w:val="center"/>
              <w:rPr>
                <w:ins w:id="2053" w:author="Stefanie Lane" w:date="2022-10-06T18:21:00Z"/>
                <w:rFonts w:ascii="Calibri" w:eastAsia="Times New Roman" w:hAnsi="Calibri" w:cs="Calibri"/>
                <w:color w:val="000000"/>
                <w:sz w:val="20"/>
                <w:szCs w:val="20"/>
              </w:rPr>
            </w:pPr>
            <w:ins w:id="2054" w:author="Stefanie Lane" w:date="2022-10-06T18:21:00Z">
              <w:r w:rsidRPr="00767D63">
                <w:rPr>
                  <w:rFonts w:ascii="Calibri" w:eastAsia="Times New Roman" w:hAnsi="Calibri" w:cs="Calibri"/>
                  <w:color w:val="000000"/>
                  <w:sz w:val="20"/>
                  <w:szCs w:val="20"/>
                </w:rPr>
                <w:t>"Bogbean"</w:t>
              </w:r>
            </w:ins>
          </w:p>
        </w:tc>
        <w:tc>
          <w:tcPr>
            <w:tcW w:w="2959" w:type="dxa"/>
            <w:tcBorders>
              <w:top w:val="single" w:sz="8" w:space="0" w:color="auto"/>
              <w:left w:val="nil"/>
              <w:bottom w:val="nil"/>
              <w:right w:val="nil"/>
            </w:tcBorders>
            <w:shd w:val="clear" w:color="auto" w:fill="auto"/>
            <w:noWrap/>
            <w:vAlign w:val="bottom"/>
            <w:hideMark/>
          </w:tcPr>
          <w:p w14:paraId="067EAC50" w14:textId="77777777" w:rsidR="00767D63" w:rsidRPr="00767D63" w:rsidRDefault="00767D63" w:rsidP="00767D63">
            <w:pPr>
              <w:spacing w:after="0" w:line="240" w:lineRule="auto"/>
              <w:rPr>
                <w:ins w:id="2055" w:author="Stefanie Lane" w:date="2022-10-06T18:21:00Z"/>
                <w:rFonts w:ascii="Calibri" w:eastAsia="Times New Roman" w:hAnsi="Calibri" w:cs="Calibri"/>
                <w:i/>
                <w:iCs/>
                <w:sz w:val="20"/>
                <w:szCs w:val="20"/>
              </w:rPr>
            </w:pPr>
            <w:ins w:id="2056" w:author="Stefanie Lane" w:date="2022-10-06T18:21:00Z">
              <w:r w:rsidRPr="00767D63">
                <w:rPr>
                  <w:rFonts w:ascii="Calibri" w:eastAsia="Times New Roman" w:hAnsi="Calibri" w:cs="Calibri"/>
                  <w:i/>
                  <w:iCs/>
                  <w:sz w:val="20"/>
                  <w:szCs w:val="20"/>
                </w:rPr>
                <w:t>Menyanthes trifoliata</w:t>
              </w:r>
            </w:ins>
          </w:p>
        </w:tc>
        <w:tc>
          <w:tcPr>
            <w:tcW w:w="681" w:type="dxa"/>
            <w:tcBorders>
              <w:top w:val="single" w:sz="8" w:space="0" w:color="auto"/>
              <w:left w:val="nil"/>
              <w:bottom w:val="nil"/>
              <w:right w:val="nil"/>
            </w:tcBorders>
            <w:shd w:val="clear" w:color="auto" w:fill="auto"/>
            <w:noWrap/>
            <w:vAlign w:val="bottom"/>
            <w:hideMark/>
          </w:tcPr>
          <w:p w14:paraId="44A523FF" w14:textId="77777777" w:rsidR="00767D63" w:rsidRPr="00767D63" w:rsidRDefault="00767D63" w:rsidP="00767D63">
            <w:pPr>
              <w:spacing w:after="0" w:line="240" w:lineRule="auto"/>
              <w:jc w:val="center"/>
              <w:rPr>
                <w:ins w:id="2057" w:author="Stefanie Lane" w:date="2022-10-06T18:21:00Z"/>
                <w:rFonts w:ascii="Calibri" w:eastAsia="Times New Roman" w:hAnsi="Calibri" w:cs="Calibri"/>
                <w:color w:val="000000"/>
                <w:sz w:val="20"/>
                <w:szCs w:val="20"/>
              </w:rPr>
            </w:pPr>
            <w:ins w:id="2058" w:author="Stefanie Lane" w:date="2022-10-06T18:21:00Z">
              <w:r w:rsidRPr="00767D63">
                <w:rPr>
                  <w:rFonts w:ascii="Calibri" w:eastAsia="Times New Roman" w:hAnsi="Calibri" w:cs="Calibri"/>
                  <w:color w:val="000000"/>
                  <w:sz w:val="20"/>
                  <w:szCs w:val="20"/>
                </w:rPr>
                <w:t>0.0001</w:t>
              </w:r>
            </w:ins>
          </w:p>
        </w:tc>
        <w:tc>
          <w:tcPr>
            <w:tcW w:w="300" w:type="dxa"/>
            <w:tcBorders>
              <w:top w:val="single" w:sz="8" w:space="0" w:color="auto"/>
              <w:left w:val="nil"/>
              <w:bottom w:val="nil"/>
              <w:right w:val="nil"/>
            </w:tcBorders>
            <w:shd w:val="clear" w:color="auto" w:fill="auto"/>
            <w:noWrap/>
            <w:vAlign w:val="bottom"/>
            <w:hideMark/>
          </w:tcPr>
          <w:p w14:paraId="0E62CA8D" w14:textId="77777777" w:rsidR="00767D63" w:rsidRPr="00767D63" w:rsidRDefault="00767D63" w:rsidP="00767D63">
            <w:pPr>
              <w:spacing w:after="0" w:line="240" w:lineRule="auto"/>
              <w:rPr>
                <w:ins w:id="2059" w:author="Stefanie Lane" w:date="2022-10-06T18:21:00Z"/>
                <w:rFonts w:ascii="Calibri" w:eastAsia="Times New Roman" w:hAnsi="Calibri" w:cs="Calibri"/>
                <w:color w:val="000000"/>
                <w:sz w:val="20"/>
                <w:szCs w:val="20"/>
              </w:rPr>
            </w:pPr>
            <w:ins w:id="2060" w:author="Stefanie Lane" w:date="2022-10-06T18:21:00Z">
              <w:r w:rsidRPr="00767D63">
                <w:rPr>
                  <w:rFonts w:ascii="Calibri" w:eastAsia="Times New Roman" w:hAnsi="Calibri" w:cs="Calibri"/>
                  <w:color w:val="000000"/>
                  <w:sz w:val="20"/>
                  <w:szCs w:val="20"/>
                </w:rPr>
                <w:t> </w:t>
              </w:r>
            </w:ins>
          </w:p>
        </w:tc>
        <w:tc>
          <w:tcPr>
            <w:tcW w:w="2189" w:type="dxa"/>
            <w:tcBorders>
              <w:top w:val="single" w:sz="8" w:space="0" w:color="auto"/>
              <w:left w:val="nil"/>
              <w:bottom w:val="nil"/>
              <w:right w:val="nil"/>
            </w:tcBorders>
            <w:shd w:val="clear" w:color="auto" w:fill="auto"/>
            <w:noWrap/>
            <w:vAlign w:val="bottom"/>
            <w:hideMark/>
          </w:tcPr>
          <w:p w14:paraId="7F013FB0" w14:textId="77777777" w:rsidR="00767D63" w:rsidRPr="00767D63" w:rsidRDefault="00767D63" w:rsidP="00767D63">
            <w:pPr>
              <w:spacing w:after="0" w:line="240" w:lineRule="auto"/>
              <w:rPr>
                <w:ins w:id="2061" w:author="Stefanie Lane" w:date="2022-10-06T18:21:00Z"/>
                <w:rFonts w:ascii="Calibri" w:eastAsia="Times New Roman" w:hAnsi="Calibri" w:cs="Calibri"/>
                <w:i/>
                <w:iCs/>
                <w:color w:val="000000"/>
                <w:sz w:val="20"/>
                <w:szCs w:val="20"/>
              </w:rPr>
            </w:pPr>
            <w:ins w:id="2062" w:author="Stefanie Lane" w:date="2022-10-06T18:21:00Z">
              <w:r w:rsidRPr="00767D63">
                <w:rPr>
                  <w:rFonts w:ascii="Calibri" w:eastAsia="Times New Roman" w:hAnsi="Calibri" w:cs="Calibri"/>
                  <w:i/>
                  <w:iCs/>
                  <w:color w:val="000000"/>
                  <w:sz w:val="20"/>
                  <w:szCs w:val="20"/>
                </w:rPr>
                <w:t>Mentha aquatica</w:t>
              </w:r>
            </w:ins>
          </w:p>
        </w:tc>
        <w:tc>
          <w:tcPr>
            <w:tcW w:w="691" w:type="dxa"/>
            <w:tcBorders>
              <w:top w:val="single" w:sz="8" w:space="0" w:color="auto"/>
              <w:left w:val="nil"/>
              <w:bottom w:val="nil"/>
              <w:right w:val="nil"/>
            </w:tcBorders>
            <w:shd w:val="clear" w:color="auto" w:fill="auto"/>
            <w:noWrap/>
            <w:vAlign w:val="bottom"/>
            <w:hideMark/>
          </w:tcPr>
          <w:p w14:paraId="6DF5332D" w14:textId="77777777" w:rsidR="00767D63" w:rsidRPr="00767D63" w:rsidRDefault="00767D63" w:rsidP="00767D63">
            <w:pPr>
              <w:spacing w:after="0" w:line="240" w:lineRule="auto"/>
              <w:jc w:val="center"/>
              <w:rPr>
                <w:ins w:id="2063" w:author="Stefanie Lane" w:date="2022-10-06T18:21:00Z"/>
                <w:rFonts w:ascii="Calibri" w:eastAsia="Times New Roman" w:hAnsi="Calibri" w:cs="Calibri"/>
                <w:color w:val="000000"/>
                <w:sz w:val="20"/>
                <w:szCs w:val="20"/>
              </w:rPr>
            </w:pPr>
            <w:ins w:id="2064" w:author="Stefanie Lane" w:date="2022-10-06T18:21:00Z">
              <w:r w:rsidRPr="00767D63">
                <w:rPr>
                  <w:rFonts w:ascii="Calibri" w:eastAsia="Times New Roman" w:hAnsi="Calibri" w:cs="Calibri"/>
                  <w:color w:val="000000"/>
                  <w:sz w:val="20"/>
                  <w:szCs w:val="20"/>
                </w:rPr>
                <w:t>0.0001</w:t>
              </w:r>
            </w:ins>
          </w:p>
        </w:tc>
        <w:tc>
          <w:tcPr>
            <w:tcW w:w="300" w:type="dxa"/>
            <w:tcBorders>
              <w:top w:val="single" w:sz="8" w:space="0" w:color="auto"/>
              <w:left w:val="nil"/>
              <w:bottom w:val="nil"/>
              <w:right w:val="nil"/>
            </w:tcBorders>
            <w:shd w:val="clear" w:color="auto" w:fill="auto"/>
            <w:noWrap/>
            <w:vAlign w:val="bottom"/>
            <w:hideMark/>
          </w:tcPr>
          <w:p w14:paraId="72B94972" w14:textId="77777777" w:rsidR="00767D63" w:rsidRPr="00767D63" w:rsidRDefault="00767D63" w:rsidP="00767D63">
            <w:pPr>
              <w:spacing w:after="0" w:line="240" w:lineRule="auto"/>
              <w:rPr>
                <w:ins w:id="2065" w:author="Stefanie Lane" w:date="2022-10-06T18:21:00Z"/>
                <w:rFonts w:ascii="Calibri" w:eastAsia="Times New Roman" w:hAnsi="Calibri" w:cs="Calibri"/>
                <w:color w:val="000000"/>
                <w:sz w:val="20"/>
                <w:szCs w:val="20"/>
              </w:rPr>
            </w:pPr>
            <w:ins w:id="2066" w:author="Stefanie Lane" w:date="2022-10-06T18:21:00Z">
              <w:r w:rsidRPr="00767D63">
                <w:rPr>
                  <w:rFonts w:ascii="Calibri" w:eastAsia="Times New Roman" w:hAnsi="Calibri" w:cs="Calibri"/>
                  <w:color w:val="000000"/>
                  <w:sz w:val="20"/>
                  <w:szCs w:val="20"/>
                </w:rPr>
                <w:t> </w:t>
              </w:r>
            </w:ins>
          </w:p>
        </w:tc>
        <w:tc>
          <w:tcPr>
            <w:tcW w:w="2007" w:type="dxa"/>
            <w:tcBorders>
              <w:top w:val="single" w:sz="8" w:space="0" w:color="auto"/>
              <w:left w:val="nil"/>
              <w:bottom w:val="nil"/>
              <w:right w:val="nil"/>
            </w:tcBorders>
            <w:shd w:val="clear" w:color="auto" w:fill="auto"/>
            <w:noWrap/>
            <w:vAlign w:val="bottom"/>
            <w:hideMark/>
          </w:tcPr>
          <w:p w14:paraId="49437D3F" w14:textId="77777777" w:rsidR="00767D63" w:rsidRPr="00767D63" w:rsidRDefault="00767D63" w:rsidP="00767D63">
            <w:pPr>
              <w:spacing w:after="0" w:line="240" w:lineRule="auto"/>
              <w:rPr>
                <w:ins w:id="2067" w:author="Stefanie Lane" w:date="2022-10-06T18:21:00Z"/>
                <w:rFonts w:ascii="Calibri" w:eastAsia="Times New Roman" w:hAnsi="Calibri" w:cs="Calibri"/>
                <w:i/>
                <w:iCs/>
                <w:sz w:val="20"/>
                <w:szCs w:val="20"/>
              </w:rPr>
            </w:pPr>
            <w:ins w:id="2068" w:author="Stefanie Lane" w:date="2022-10-06T18:21:00Z">
              <w:r w:rsidRPr="00767D63">
                <w:rPr>
                  <w:rFonts w:ascii="Calibri" w:eastAsia="Times New Roman" w:hAnsi="Calibri" w:cs="Calibri"/>
                  <w:i/>
                  <w:iCs/>
                  <w:sz w:val="20"/>
                  <w:szCs w:val="20"/>
                </w:rPr>
                <w:t>Menyanthes trifoliata</w:t>
              </w:r>
            </w:ins>
          </w:p>
        </w:tc>
        <w:tc>
          <w:tcPr>
            <w:tcW w:w="693" w:type="dxa"/>
            <w:tcBorders>
              <w:top w:val="single" w:sz="8" w:space="0" w:color="auto"/>
              <w:left w:val="nil"/>
              <w:bottom w:val="nil"/>
              <w:right w:val="single" w:sz="8" w:space="0" w:color="auto"/>
            </w:tcBorders>
            <w:shd w:val="clear" w:color="auto" w:fill="auto"/>
            <w:noWrap/>
            <w:vAlign w:val="bottom"/>
            <w:hideMark/>
          </w:tcPr>
          <w:p w14:paraId="3D28A3D7" w14:textId="77777777" w:rsidR="00767D63" w:rsidRPr="00767D63" w:rsidRDefault="00767D63" w:rsidP="00767D63">
            <w:pPr>
              <w:spacing w:after="0" w:line="240" w:lineRule="auto"/>
              <w:jc w:val="center"/>
              <w:rPr>
                <w:ins w:id="2069" w:author="Stefanie Lane" w:date="2022-10-06T18:21:00Z"/>
                <w:rFonts w:ascii="Calibri" w:eastAsia="Times New Roman" w:hAnsi="Calibri" w:cs="Calibri"/>
                <w:color w:val="000000"/>
                <w:sz w:val="20"/>
                <w:szCs w:val="20"/>
              </w:rPr>
            </w:pPr>
            <w:ins w:id="2070" w:author="Stefanie Lane" w:date="2022-10-06T18:21:00Z">
              <w:r w:rsidRPr="00767D63">
                <w:rPr>
                  <w:rFonts w:ascii="Calibri" w:eastAsia="Times New Roman" w:hAnsi="Calibri" w:cs="Calibri"/>
                  <w:color w:val="000000"/>
                  <w:sz w:val="20"/>
                  <w:szCs w:val="20"/>
                </w:rPr>
                <w:t>0.0001</w:t>
              </w:r>
            </w:ins>
          </w:p>
        </w:tc>
      </w:tr>
      <w:tr w:rsidR="00767D63" w:rsidRPr="00767D63" w14:paraId="77646446" w14:textId="77777777" w:rsidTr="00767D63">
        <w:trPr>
          <w:trHeight w:val="260"/>
          <w:ins w:id="2071" w:author="Stefanie Lane" w:date="2022-10-06T18:21:00Z"/>
        </w:trPr>
        <w:tc>
          <w:tcPr>
            <w:tcW w:w="1080" w:type="dxa"/>
            <w:vMerge/>
            <w:tcBorders>
              <w:top w:val="single" w:sz="8" w:space="0" w:color="auto"/>
              <w:left w:val="single" w:sz="8" w:space="0" w:color="auto"/>
              <w:bottom w:val="single" w:sz="8" w:space="0" w:color="000000"/>
              <w:right w:val="nil"/>
            </w:tcBorders>
            <w:vAlign w:val="center"/>
            <w:hideMark/>
          </w:tcPr>
          <w:p w14:paraId="4EF04B17" w14:textId="77777777" w:rsidR="00767D63" w:rsidRPr="00767D63" w:rsidRDefault="00767D63" w:rsidP="00767D63">
            <w:pPr>
              <w:spacing w:after="0" w:line="240" w:lineRule="auto"/>
              <w:rPr>
                <w:ins w:id="2072" w:author="Stefanie Lane" w:date="2022-10-06T18:21: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737DA33E" w14:textId="4805EBE2" w:rsidR="00767D63" w:rsidRPr="00767D63" w:rsidRDefault="00767D63" w:rsidP="00767D63">
            <w:pPr>
              <w:spacing w:after="0" w:line="240" w:lineRule="auto"/>
              <w:rPr>
                <w:ins w:id="2073" w:author="Stefanie Lane" w:date="2022-10-06T18:21:00Z"/>
                <w:rFonts w:ascii="Calibri" w:eastAsia="Times New Roman" w:hAnsi="Calibri" w:cs="Calibri"/>
                <w:i/>
                <w:iCs/>
                <w:sz w:val="20"/>
                <w:szCs w:val="20"/>
              </w:rPr>
            </w:pPr>
            <w:ins w:id="2074" w:author="Stefanie Lane" w:date="2022-10-06T18:21:00Z">
              <w:r w:rsidRPr="00767D63">
                <w:rPr>
                  <w:rFonts w:ascii="Calibri" w:eastAsia="Times New Roman" w:hAnsi="Calibri" w:cs="Calibri"/>
                  <w:i/>
                  <w:iCs/>
                  <w:sz w:val="20"/>
                  <w:szCs w:val="20"/>
                </w:rPr>
                <w:t xml:space="preserve">Myosotis </w:t>
              </w:r>
            </w:ins>
            <w:ins w:id="2075" w:author="Stefanie Lane" w:date="2022-10-07T12:02:00Z">
              <w:r w:rsidR="00F37B38" w:rsidRPr="00767D63">
                <w:rPr>
                  <w:rFonts w:ascii="Calibri" w:eastAsia="Times New Roman" w:hAnsi="Calibri" w:cs="Calibri"/>
                  <w:i/>
                  <w:iCs/>
                  <w:sz w:val="20"/>
                  <w:szCs w:val="20"/>
                </w:rPr>
                <w:t>scorpioides</w:t>
              </w:r>
            </w:ins>
          </w:p>
        </w:tc>
        <w:tc>
          <w:tcPr>
            <w:tcW w:w="681" w:type="dxa"/>
            <w:tcBorders>
              <w:top w:val="single" w:sz="4" w:space="0" w:color="auto"/>
              <w:left w:val="nil"/>
              <w:bottom w:val="single" w:sz="4" w:space="0" w:color="auto"/>
              <w:right w:val="nil"/>
            </w:tcBorders>
            <w:shd w:val="clear" w:color="auto" w:fill="auto"/>
            <w:noWrap/>
            <w:vAlign w:val="bottom"/>
            <w:hideMark/>
          </w:tcPr>
          <w:p w14:paraId="35EC8553" w14:textId="77777777" w:rsidR="00767D63" w:rsidRPr="00767D63" w:rsidRDefault="00767D63" w:rsidP="00767D63">
            <w:pPr>
              <w:spacing w:after="0" w:line="240" w:lineRule="auto"/>
              <w:jc w:val="center"/>
              <w:rPr>
                <w:ins w:id="2076" w:author="Stefanie Lane" w:date="2022-10-06T18:21:00Z"/>
                <w:rFonts w:ascii="Calibri" w:eastAsia="Times New Roman" w:hAnsi="Calibri" w:cs="Calibri"/>
                <w:color w:val="000000"/>
                <w:sz w:val="20"/>
                <w:szCs w:val="20"/>
              </w:rPr>
            </w:pPr>
            <w:ins w:id="2077" w:author="Stefanie Lane" w:date="2022-10-06T18:21:00Z">
              <w:r w:rsidRPr="00767D63">
                <w:rPr>
                  <w:rFonts w:ascii="Calibri" w:eastAsia="Times New Roman" w:hAnsi="Calibri" w:cs="Calibri"/>
                  <w:color w:val="000000"/>
                  <w:sz w:val="20"/>
                  <w:szCs w:val="20"/>
                </w:rPr>
                <w:t>0.0003</w:t>
              </w:r>
            </w:ins>
          </w:p>
        </w:tc>
        <w:tc>
          <w:tcPr>
            <w:tcW w:w="300" w:type="dxa"/>
            <w:tcBorders>
              <w:top w:val="nil"/>
              <w:left w:val="nil"/>
              <w:bottom w:val="nil"/>
              <w:right w:val="nil"/>
            </w:tcBorders>
            <w:shd w:val="clear" w:color="auto" w:fill="auto"/>
            <w:noWrap/>
            <w:vAlign w:val="bottom"/>
            <w:hideMark/>
          </w:tcPr>
          <w:p w14:paraId="4DC3881C" w14:textId="77777777" w:rsidR="00767D63" w:rsidRPr="00767D63" w:rsidRDefault="00767D63" w:rsidP="00767D63">
            <w:pPr>
              <w:spacing w:after="0" w:line="240" w:lineRule="auto"/>
              <w:jc w:val="center"/>
              <w:rPr>
                <w:ins w:id="2078" w:author="Stefanie Lane" w:date="2022-10-06T18:21: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1497489" w14:textId="77777777" w:rsidR="00767D63" w:rsidRPr="00767D63" w:rsidRDefault="00767D63" w:rsidP="00767D63">
            <w:pPr>
              <w:spacing w:after="0" w:line="240" w:lineRule="auto"/>
              <w:rPr>
                <w:ins w:id="2079" w:author="Stefanie Lane" w:date="2022-10-06T18:21:00Z"/>
                <w:rFonts w:ascii="Calibri" w:eastAsia="Times New Roman" w:hAnsi="Calibri" w:cs="Calibri"/>
                <w:i/>
                <w:iCs/>
                <w:sz w:val="20"/>
                <w:szCs w:val="20"/>
              </w:rPr>
            </w:pPr>
            <w:ins w:id="2080" w:author="Stefanie Lane" w:date="2022-10-06T18:21:00Z">
              <w:r w:rsidRPr="00767D63">
                <w:rPr>
                  <w:rFonts w:ascii="Calibri" w:eastAsia="Times New Roman" w:hAnsi="Calibri" w:cs="Calibri"/>
                  <w:i/>
                  <w:iCs/>
                  <w:sz w:val="20"/>
                  <w:szCs w:val="20"/>
                </w:rPr>
                <w:t>Menyanthes trifoliata</w:t>
              </w:r>
            </w:ins>
          </w:p>
        </w:tc>
        <w:tc>
          <w:tcPr>
            <w:tcW w:w="691" w:type="dxa"/>
            <w:tcBorders>
              <w:top w:val="single" w:sz="4" w:space="0" w:color="auto"/>
              <w:left w:val="nil"/>
              <w:bottom w:val="single" w:sz="4" w:space="0" w:color="auto"/>
              <w:right w:val="nil"/>
            </w:tcBorders>
            <w:shd w:val="clear" w:color="auto" w:fill="auto"/>
            <w:noWrap/>
            <w:vAlign w:val="bottom"/>
            <w:hideMark/>
          </w:tcPr>
          <w:p w14:paraId="5A0887DB" w14:textId="77777777" w:rsidR="00767D63" w:rsidRPr="00767D63" w:rsidRDefault="00767D63" w:rsidP="00767D63">
            <w:pPr>
              <w:spacing w:after="0" w:line="240" w:lineRule="auto"/>
              <w:jc w:val="center"/>
              <w:rPr>
                <w:ins w:id="2081" w:author="Stefanie Lane" w:date="2022-10-06T18:21:00Z"/>
                <w:rFonts w:ascii="Calibri" w:eastAsia="Times New Roman" w:hAnsi="Calibri" w:cs="Calibri"/>
                <w:color w:val="000000"/>
                <w:sz w:val="20"/>
                <w:szCs w:val="20"/>
              </w:rPr>
            </w:pPr>
            <w:ins w:id="2082" w:author="Stefanie Lane" w:date="2022-10-06T18:21:00Z">
              <w:r w:rsidRPr="00767D63">
                <w:rPr>
                  <w:rFonts w:ascii="Calibri" w:eastAsia="Times New Roman" w:hAnsi="Calibri" w:cs="Calibri"/>
                  <w:color w:val="000000"/>
                  <w:sz w:val="20"/>
                  <w:szCs w:val="20"/>
                </w:rPr>
                <w:t>0.0001</w:t>
              </w:r>
            </w:ins>
          </w:p>
        </w:tc>
        <w:tc>
          <w:tcPr>
            <w:tcW w:w="300" w:type="dxa"/>
            <w:tcBorders>
              <w:top w:val="nil"/>
              <w:left w:val="nil"/>
              <w:bottom w:val="nil"/>
              <w:right w:val="nil"/>
            </w:tcBorders>
            <w:shd w:val="clear" w:color="auto" w:fill="auto"/>
            <w:noWrap/>
            <w:vAlign w:val="bottom"/>
            <w:hideMark/>
          </w:tcPr>
          <w:p w14:paraId="1450BF78" w14:textId="77777777" w:rsidR="00767D63" w:rsidRPr="00767D63" w:rsidRDefault="00767D63" w:rsidP="00767D63">
            <w:pPr>
              <w:spacing w:after="0" w:line="240" w:lineRule="auto"/>
              <w:jc w:val="center"/>
              <w:rPr>
                <w:ins w:id="2083" w:author="Stefanie Lane" w:date="2022-10-06T18:21: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78CE0913" w14:textId="77777777" w:rsidR="00767D63" w:rsidRPr="00767D63" w:rsidRDefault="00767D63" w:rsidP="00767D63">
            <w:pPr>
              <w:spacing w:after="0" w:line="240" w:lineRule="auto"/>
              <w:rPr>
                <w:ins w:id="2084" w:author="Stefanie Lane" w:date="2022-10-06T18:21:00Z"/>
                <w:rFonts w:ascii="Calibri" w:eastAsia="Times New Roman" w:hAnsi="Calibri" w:cs="Calibri"/>
                <w:i/>
                <w:iCs/>
                <w:color w:val="000000"/>
                <w:sz w:val="20"/>
                <w:szCs w:val="20"/>
              </w:rPr>
            </w:pPr>
            <w:ins w:id="2085" w:author="Stefanie Lane" w:date="2022-10-06T18:21:00Z">
              <w:r w:rsidRPr="00767D63">
                <w:rPr>
                  <w:rFonts w:ascii="Calibri" w:eastAsia="Times New Roman" w:hAnsi="Calibri" w:cs="Calibri"/>
                  <w:i/>
                  <w:iCs/>
                  <w:color w:val="000000"/>
                  <w:sz w:val="20"/>
                  <w:szCs w:val="20"/>
                </w:rPr>
                <w:t>Mentha aquatica</w:t>
              </w:r>
            </w:ins>
          </w:p>
        </w:tc>
        <w:tc>
          <w:tcPr>
            <w:tcW w:w="693" w:type="dxa"/>
            <w:tcBorders>
              <w:top w:val="single" w:sz="4" w:space="0" w:color="auto"/>
              <w:left w:val="nil"/>
              <w:bottom w:val="single" w:sz="4" w:space="0" w:color="auto"/>
              <w:right w:val="single" w:sz="8" w:space="0" w:color="auto"/>
            </w:tcBorders>
            <w:shd w:val="clear" w:color="auto" w:fill="auto"/>
            <w:noWrap/>
            <w:vAlign w:val="bottom"/>
            <w:hideMark/>
          </w:tcPr>
          <w:p w14:paraId="133F1DBC" w14:textId="77777777" w:rsidR="00767D63" w:rsidRPr="00767D63" w:rsidRDefault="00767D63" w:rsidP="00767D63">
            <w:pPr>
              <w:spacing w:after="0" w:line="240" w:lineRule="auto"/>
              <w:jc w:val="center"/>
              <w:rPr>
                <w:ins w:id="2086" w:author="Stefanie Lane" w:date="2022-10-06T18:21:00Z"/>
                <w:rFonts w:ascii="Calibri" w:eastAsia="Times New Roman" w:hAnsi="Calibri" w:cs="Calibri"/>
                <w:color w:val="000000"/>
                <w:sz w:val="20"/>
                <w:szCs w:val="20"/>
              </w:rPr>
            </w:pPr>
            <w:ins w:id="2087" w:author="Stefanie Lane" w:date="2022-10-06T18:21:00Z">
              <w:r w:rsidRPr="00767D63">
                <w:rPr>
                  <w:rFonts w:ascii="Calibri" w:eastAsia="Times New Roman" w:hAnsi="Calibri" w:cs="Calibri"/>
                  <w:color w:val="000000"/>
                  <w:sz w:val="20"/>
                  <w:szCs w:val="20"/>
                </w:rPr>
                <w:t>0.0001</w:t>
              </w:r>
            </w:ins>
          </w:p>
        </w:tc>
      </w:tr>
      <w:tr w:rsidR="00767D63" w:rsidRPr="00767D63" w14:paraId="2CED682F" w14:textId="77777777" w:rsidTr="00767D63">
        <w:trPr>
          <w:trHeight w:val="260"/>
          <w:ins w:id="2088" w:author="Stefanie Lane" w:date="2022-10-06T18:21:00Z"/>
        </w:trPr>
        <w:tc>
          <w:tcPr>
            <w:tcW w:w="1080" w:type="dxa"/>
            <w:vMerge/>
            <w:tcBorders>
              <w:top w:val="single" w:sz="8" w:space="0" w:color="auto"/>
              <w:left w:val="single" w:sz="8" w:space="0" w:color="auto"/>
              <w:bottom w:val="single" w:sz="8" w:space="0" w:color="000000"/>
              <w:right w:val="nil"/>
            </w:tcBorders>
            <w:vAlign w:val="center"/>
            <w:hideMark/>
          </w:tcPr>
          <w:p w14:paraId="6167CD5C" w14:textId="77777777" w:rsidR="00767D63" w:rsidRPr="00767D63" w:rsidRDefault="00767D63" w:rsidP="00767D63">
            <w:pPr>
              <w:spacing w:after="0" w:line="240" w:lineRule="auto"/>
              <w:rPr>
                <w:ins w:id="2089" w:author="Stefanie Lane" w:date="2022-10-06T18:21: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663E2D0B" w14:textId="77777777" w:rsidR="00767D63" w:rsidRPr="00767D63" w:rsidRDefault="00767D63" w:rsidP="00767D63">
            <w:pPr>
              <w:spacing w:after="0" w:line="240" w:lineRule="auto"/>
              <w:rPr>
                <w:ins w:id="2090" w:author="Stefanie Lane" w:date="2022-10-06T18:21:00Z"/>
                <w:rFonts w:ascii="Calibri" w:eastAsia="Times New Roman" w:hAnsi="Calibri" w:cs="Calibri"/>
                <w:i/>
                <w:iCs/>
                <w:color w:val="000000"/>
                <w:sz w:val="20"/>
                <w:szCs w:val="20"/>
              </w:rPr>
            </w:pPr>
            <w:ins w:id="2091" w:author="Stefanie Lane" w:date="2022-10-06T18:21:00Z">
              <w:r w:rsidRPr="00767D63">
                <w:rPr>
                  <w:rFonts w:ascii="Calibri" w:eastAsia="Times New Roman" w:hAnsi="Calibri" w:cs="Calibri"/>
                  <w:i/>
                  <w:iCs/>
                  <w:color w:val="000000"/>
                  <w:sz w:val="20"/>
                  <w:szCs w:val="20"/>
                </w:rPr>
                <w:t>Bidens cernua</w:t>
              </w:r>
            </w:ins>
          </w:p>
        </w:tc>
        <w:tc>
          <w:tcPr>
            <w:tcW w:w="681" w:type="dxa"/>
            <w:tcBorders>
              <w:top w:val="nil"/>
              <w:left w:val="nil"/>
              <w:bottom w:val="nil"/>
              <w:right w:val="nil"/>
            </w:tcBorders>
            <w:shd w:val="clear" w:color="auto" w:fill="auto"/>
            <w:noWrap/>
            <w:vAlign w:val="bottom"/>
            <w:hideMark/>
          </w:tcPr>
          <w:p w14:paraId="7A52EB0A" w14:textId="77777777" w:rsidR="00767D63" w:rsidRPr="00767D63" w:rsidRDefault="00767D63" w:rsidP="00767D63">
            <w:pPr>
              <w:spacing w:after="0" w:line="240" w:lineRule="auto"/>
              <w:jc w:val="center"/>
              <w:rPr>
                <w:ins w:id="2092" w:author="Stefanie Lane" w:date="2022-10-06T18:21:00Z"/>
                <w:rFonts w:ascii="Calibri" w:eastAsia="Times New Roman" w:hAnsi="Calibri" w:cs="Calibri"/>
                <w:color w:val="000000"/>
                <w:sz w:val="20"/>
                <w:szCs w:val="20"/>
              </w:rPr>
            </w:pPr>
            <w:ins w:id="2093" w:author="Stefanie Lane" w:date="2022-10-06T18:21:00Z">
              <w:r w:rsidRPr="00767D63">
                <w:rPr>
                  <w:rFonts w:ascii="Calibri" w:eastAsia="Times New Roman" w:hAnsi="Calibri" w:cs="Calibri"/>
                  <w:color w:val="000000"/>
                  <w:sz w:val="20"/>
                  <w:szCs w:val="20"/>
                </w:rPr>
                <w:t>0.0012</w:t>
              </w:r>
            </w:ins>
          </w:p>
        </w:tc>
        <w:tc>
          <w:tcPr>
            <w:tcW w:w="300" w:type="dxa"/>
            <w:tcBorders>
              <w:top w:val="nil"/>
              <w:left w:val="nil"/>
              <w:bottom w:val="nil"/>
              <w:right w:val="nil"/>
            </w:tcBorders>
            <w:shd w:val="clear" w:color="auto" w:fill="auto"/>
            <w:noWrap/>
            <w:vAlign w:val="bottom"/>
            <w:hideMark/>
          </w:tcPr>
          <w:p w14:paraId="5A0FDBFD" w14:textId="77777777" w:rsidR="00767D63" w:rsidRPr="00767D63" w:rsidRDefault="00767D63" w:rsidP="00767D63">
            <w:pPr>
              <w:spacing w:after="0" w:line="240" w:lineRule="auto"/>
              <w:jc w:val="center"/>
              <w:rPr>
                <w:ins w:id="2094" w:author="Stefanie Lane" w:date="2022-10-06T18:21: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2D774E68" w14:textId="77777777" w:rsidR="00767D63" w:rsidRPr="00767D63" w:rsidRDefault="00767D63" w:rsidP="00767D63">
            <w:pPr>
              <w:spacing w:after="0" w:line="240" w:lineRule="auto"/>
              <w:rPr>
                <w:ins w:id="2095" w:author="Stefanie Lane" w:date="2022-10-06T18:21:00Z"/>
                <w:rFonts w:ascii="Calibri" w:eastAsia="Times New Roman" w:hAnsi="Calibri" w:cs="Calibri"/>
                <w:sz w:val="20"/>
                <w:szCs w:val="20"/>
              </w:rPr>
            </w:pPr>
            <w:ins w:id="2096" w:author="Stefanie Lane" w:date="2022-10-06T18:21:00Z">
              <w:r w:rsidRPr="00767D63">
                <w:rPr>
                  <w:rFonts w:ascii="Calibri" w:eastAsia="Times New Roman" w:hAnsi="Calibri" w:cs="Calibri"/>
                  <w:sz w:val="20"/>
                  <w:szCs w:val="20"/>
                </w:rPr>
                <w:t>Grass (unidentified)</w:t>
              </w:r>
            </w:ins>
          </w:p>
        </w:tc>
        <w:tc>
          <w:tcPr>
            <w:tcW w:w="691" w:type="dxa"/>
            <w:tcBorders>
              <w:top w:val="nil"/>
              <w:left w:val="nil"/>
              <w:bottom w:val="nil"/>
              <w:right w:val="nil"/>
            </w:tcBorders>
            <w:shd w:val="clear" w:color="auto" w:fill="auto"/>
            <w:noWrap/>
            <w:vAlign w:val="bottom"/>
            <w:hideMark/>
          </w:tcPr>
          <w:p w14:paraId="5507A8EC" w14:textId="77777777" w:rsidR="00767D63" w:rsidRPr="00767D63" w:rsidRDefault="00767D63" w:rsidP="00767D63">
            <w:pPr>
              <w:spacing w:after="0" w:line="240" w:lineRule="auto"/>
              <w:jc w:val="center"/>
              <w:rPr>
                <w:ins w:id="2097" w:author="Stefanie Lane" w:date="2022-10-06T18:21:00Z"/>
                <w:rFonts w:ascii="Calibri" w:eastAsia="Times New Roman" w:hAnsi="Calibri" w:cs="Calibri"/>
                <w:color w:val="000000"/>
                <w:sz w:val="20"/>
                <w:szCs w:val="20"/>
              </w:rPr>
            </w:pPr>
            <w:ins w:id="2098" w:author="Stefanie Lane" w:date="2022-10-06T18:21:00Z">
              <w:r w:rsidRPr="00767D63">
                <w:rPr>
                  <w:rFonts w:ascii="Calibri" w:eastAsia="Times New Roman" w:hAnsi="Calibri" w:cs="Calibri"/>
                  <w:color w:val="000000"/>
                  <w:sz w:val="20"/>
                  <w:szCs w:val="20"/>
                </w:rPr>
                <w:t>0.0005</w:t>
              </w:r>
            </w:ins>
          </w:p>
        </w:tc>
        <w:tc>
          <w:tcPr>
            <w:tcW w:w="300" w:type="dxa"/>
            <w:tcBorders>
              <w:top w:val="nil"/>
              <w:left w:val="nil"/>
              <w:bottom w:val="nil"/>
              <w:right w:val="nil"/>
            </w:tcBorders>
            <w:shd w:val="clear" w:color="auto" w:fill="auto"/>
            <w:noWrap/>
            <w:vAlign w:val="bottom"/>
            <w:hideMark/>
          </w:tcPr>
          <w:p w14:paraId="21E847F8" w14:textId="77777777" w:rsidR="00767D63" w:rsidRPr="00767D63" w:rsidRDefault="00767D63" w:rsidP="00767D63">
            <w:pPr>
              <w:spacing w:after="0" w:line="240" w:lineRule="auto"/>
              <w:jc w:val="center"/>
              <w:rPr>
                <w:ins w:id="2099" w:author="Stefanie Lane" w:date="2022-10-06T18:21: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671DAD96" w14:textId="77777777" w:rsidR="00767D63" w:rsidRPr="00767D63" w:rsidRDefault="00767D63" w:rsidP="00767D63">
            <w:pPr>
              <w:spacing w:after="0" w:line="240" w:lineRule="auto"/>
              <w:rPr>
                <w:ins w:id="2100" w:author="Stefanie Lane" w:date="2022-10-06T18:21:00Z"/>
                <w:rFonts w:ascii="Calibri" w:eastAsia="Times New Roman" w:hAnsi="Calibri" w:cs="Calibri"/>
                <w:i/>
                <w:iCs/>
                <w:color w:val="000000"/>
                <w:sz w:val="20"/>
                <w:szCs w:val="20"/>
              </w:rPr>
            </w:pPr>
            <w:ins w:id="2101" w:author="Stefanie Lane" w:date="2022-10-06T18:21:00Z">
              <w:r w:rsidRPr="00767D63">
                <w:rPr>
                  <w:rFonts w:ascii="Calibri" w:eastAsia="Times New Roman" w:hAnsi="Calibri" w:cs="Calibri"/>
                  <w:i/>
                  <w:iCs/>
                  <w:color w:val="000000"/>
                  <w:sz w:val="20"/>
                  <w:szCs w:val="20"/>
                </w:rPr>
                <w:t>Lysimachia thyrsiflora</w:t>
              </w:r>
            </w:ins>
          </w:p>
        </w:tc>
        <w:tc>
          <w:tcPr>
            <w:tcW w:w="693" w:type="dxa"/>
            <w:tcBorders>
              <w:top w:val="nil"/>
              <w:left w:val="nil"/>
              <w:bottom w:val="nil"/>
              <w:right w:val="single" w:sz="8" w:space="0" w:color="auto"/>
            </w:tcBorders>
            <w:shd w:val="clear" w:color="auto" w:fill="auto"/>
            <w:noWrap/>
            <w:vAlign w:val="bottom"/>
            <w:hideMark/>
          </w:tcPr>
          <w:p w14:paraId="7899520B" w14:textId="77777777" w:rsidR="00767D63" w:rsidRPr="00767D63" w:rsidRDefault="00767D63" w:rsidP="00767D63">
            <w:pPr>
              <w:spacing w:after="0" w:line="240" w:lineRule="auto"/>
              <w:jc w:val="center"/>
              <w:rPr>
                <w:ins w:id="2102" w:author="Stefanie Lane" w:date="2022-10-06T18:21:00Z"/>
                <w:rFonts w:ascii="Calibri" w:eastAsia="Times New Roman" w:hAnsi="Calibri" w:cs="Calibri"/>
                <w:color w:val="000000"/>
                <w:sz w:val="20"/>
                <w:szCs w:val="20"/>
              </w:rPr>
            </w:pPr>
            <w:ins w:id="2103" w:author="Stefanie Lane" w:date="2022-10-06T18:21:00Z">
              <w:r w:rsidRPr="00767D63">
                <w:rPr>
                  <w:rFonts w:ascii="Calibri" w:eastAsia="Times New Roman" w:hAnsi="Calibri" w:cs="Calibri"/>
                  <w:color w:val="000000"/>
                  <w:sz w:val="20"/>
                  <w:szCs w:val="20"/>
                </w:rPr>
                <w:t>0.0001</w:t>
              </w:r>
            </w:ins>
          </w:p>
        </w:tc>
      </w:tr>
      <w:tr w:rsidR="00767D63" w:rsidRPr="00767D63" w14:paraId="3F863066" w14:textId="77777777" w:rsidTr="00767D63">
        <w:trPr>
          <w:trHeight w:val="260"/>
          <w:ins w:id="2104" w:author="Stefanie Lane" w:date="2022-10-06T18:21:00Z"/>
        </w:trPr>
        <w:tc>
          <w:tcPr>
            <w:tcW w:w="1080" w:type="dxa"/>
            <w:vMerge/>
            <w:tcBorders>
              <w:top w:val="single" w:sz="8" w:space="0" w:color="auto"/>
              <w:left w:val="single" w:sz="8" w:space="0" w:color="auto"/>
              <w:bottom w:val="single" w:sz="8" w:space="0" w:color="000000"/>
              <w:right w:val="nil"/>
            </w:tcBorders>
            <w:vAlign w:val="center"/>
            <w:hideMark/>
          </w:tcPr>
          <w:p w14:paraId="2AC2940A" w14:textId="77777777" w:rsidR="00767D63" w:rsidRPr="00767D63" w:rsidRDefault="00767D63" w:rsidP="00767D63">
            <w:pPr>
              <w:spacing w:after="0" w:line="240" w:lineRule="auto"/>
              <w:rPr>
                <w:ins w:id="2105" w:author="Stefanie Lane" w:date="2022-10-06T18:21: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05B6099F" w14:textId="77777777" w:rsidR="00767D63" w:rsidRPr="00767D63" w:rsidRDefault="00767D63" w:rsidP="00767D63">
            <w:pPr>
              <w:spacing w:after="0" w:line="240" w:lineRule="auto"/>
              <w:rPr>
                <w:ins w:id="2106" w:author="Stefanie Lane" w:date="2022-10-06T18:21:00Z"/>
                <w:rFonts w:ascii="Calibri" w:eastAsia="Times New Roman" w:hAnsi="Calibri" w:cs="Calibri"/>
                <w:i/>
                <w:iCs/>
                <w:sz w:val="20"/>
                <w:szCs w:val="20"/>
              </w:rPr>
            </w:pPr>
            <w:ins w:id="2107" w:author="Stefanie Lane" w:date="2022-10-06T18:21:00Z">
              <w:r w:rsidRPr="00767D63">
                <w:rPr>
                  <w:rFonts w:ascii="Calibri" w:eastAsia="Times New Roman" w:hAnsi="Calibri" w:cs="Calibri"/>
                  <w:i/>
                  <w:iCs/>
                  <w:sz w:val="20"/>
                  <w:szCs w:val="20"/>
                </w:rPr>
                <w:t>Lythrum salicaria</w:t>
              </w:r>
            </w:ins>
          </w:p>
        </w:tc>
        <w:tc>
          <w:tcPr>
            <w:tcW w:w="681" w:type="dxa"/>
            <w:tcBorders>
              <w:top w:val="single" w:sz="4" w:space="0" w:color="auto"/>
              <w:left w:val="nil"/>
              <w:bottom w:val="single" w:sz="4" w:space="0" w:color="auto"/>
              <w:right w:val="nil"/>
            </w:tcBorders>
            <w:shd w:val="clear" w:color="auto" w:fill="auto"/>
            <w:noWrap/>
            <w:vAlign w:val="bottom"/>
            <w:hideMark/>
          </w:tcPr>
          <w:p w14:paraId="339BBEE7" w14:textId="77777777" w:rsidR="00767D63" w:rsidRPr="00767D63" w:rsidRDefault="00767D63" w:rsidP="00767D63">
            <w:pPr>
              <w:spacing w:after="0" w:line="240" w:lineRule="auto"/>
              <w:jc w:val="center"/>
              <w:rPr>
                <w:ins w:id="2108" w:author="Stefanie Lane" w:date="2022-10-06T18:21:00Z"/>
                <w:rFonts w:ascii="Calibri" w:eastAsia="Times New Roman" w:hAnsi="Calibri" w:cs="Calibri"/>
                <w:color w:val="000000"/>
                <w:sz w:val="20"/>
                <w:szCs w:val="20"/>
              </w:rPr>
            </w:pPr>
            <w:ins w:id="2109" w:author="Stefanie Lane" w:date="2022-10-06T18:21:00Z">
              <w:r w:rsidRPr="00767D63">
                <w:rPr>
                  <w:rFonts w:ascii="Calibri" w:eastAsia="Times New Roman" w:hAnsi="Calibri" w:cs="Calibri"/>
                  <w:color w:val="000000"/>
                  <w:sz w:val="20"/>
                  <w:szCs w:val="20"/>
                </w:rPr>
                <w:t>0.0012</w:t>
              </w:r>
            </w:ins>
          </w:p>
        </w:tc>
        <w:tc>
          <w:tcPr>
            <w:tcW w:w="300" w:type="dxa"/>
            <w:tcBorders>
              <w:top w:val="nil"/>
              <w:left w:val="nil"/>
              <w:bottom w:val="nil"/>
              <w:right w:val="nil"/>
            </w:tcBorders>
            <w:shd w:val="clear" w:color="auto" w:fill="auto"/>
            <w:noWrap/>
            <w:vAlign w:val="bottom"/>
            <w:hideMark/>
          </w:tcPr>
          <w:p w14:paraId="78F768D9" w14:textId="77777777" w:rsidR="00767D63" w:rsidRPr="00767D63" w:rsidRDefault="00767D63" w:rsidP="00767D63">
            <w:pPr>
              <w:spacing w:after="0" w:line="240" w:lineRule="auto"/>
              <w:jc w:val="center"/>
              <w:rPr>
                <w:ins w:id="2110" w:author="Stefanie Lane" w:date="2022-10-06T18:21: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467E513B" w14:textId="77777777" w:rsidR="00767D63" w:rsidRPr="00767D63" w:rsidRDefault="00767D63" w:rsidP="00767D63">
            <w:pPr>
              <w:spacing w:after="0" w:line="240" w:lineRule="auto"/>
              <w:rPr>
                <w:ins w:id="2111" w:author="Stefanie Lane" w:date="2022-10-06T18:21:00Z"/>
                <w:rFonts w:ascii="Calibri" w:eastAsia="Times New Roman" w:hAnsi="Calibri" w:cs="Calibri"/>
                <w:i/>
                <w:iCs/>
                <w:sz w:val="20"/>
                <w:szCs w:val="20"/>
              </w:rPr>
            </w:pPr>
            <w:ins w:id="2112" w:author="Stefanie Lane" w:date="2022-10-06T18:21:00Z">
              <w:r w:rsidRPr="00767D63">
                <w:rPr>
                  <w:rFonts w:ascii="Calibri" w:eastAsia="Times New Roman" w:hAnsi="Calibri" w:cs="Calibri"/>
                  <w:i/>
                  <w:iCs/>
                  <w:sz w:val="20"/>
                  <w:szCs w:val="20"/>
                </w:rPr>
                <w:t>Lythrum salicaria</w:t>
              </w:r>
            </w:ins>
          </w:p>
        </w:tc>
        <w:tc>
          <w:tcPr>
            <w:tcW w:w="691" w:type="dxa"/>
            <w:tcBorders>
              <w:top w:val="single" w:sz="4" w:space="0" w:color="auto"/>
              <w:left w:val="nil"/>
              <w:bottom w:val="single" w:sz="4" w:space="0" w:color="auto"/>
              <w:right w:val="nil"/>
            </w:tcBorders>
            <w:shd w:val="clear" w:color="auto" w:fill="auto"/>
            <w:noWrap/>
            <w:vAlign w:val="bottom"/>
            <w:hideMark/>
          </w:tcPr>
          <w:p w14:paraId="76FF1CC5" w14:textId="77777777" w:rsidR="00767D63" w:rsidRPr="00767D63" w:rsidRDefault="00767D63" w:rsidP="00767D63">
            <w:pPr>
              <w:spacing w:after="0" w:line="240" w:lineRule="auto"/>
              <w:jc w:val="center"/>
              <w:rPr>
                <w:ins w:id="2113" w:author="Stefanie Lane" w:date="2022-10-06T18:21:00Z"/>
                <w:rFonts w:ascii="Calibri" w:eastAsia="Times New Roman" w:hAnsi="Calibri" w:cs="Calibri"/>
                <w:color w:val="000000"/>
                <w:sz w:val="20"/>
                <w:szCs w:val="20"/>
              </w:rPr>
            </w:pPr>
            <w:ins w:id="2114" w:author="Stefanie Lane" w:date="2022-10-06T18:21:00Z">
              <w:r w:rsidRPr="00767D63">
                <w:rPr>
                  <w:rFonts w:ascii="Calibri" w:eastAsia="Times New Roman" w:hAnsi="Calibri" w:cs="Calibri"/>
                  <w:color w:val="000000"/>
                  <w:sz w:val="20"/>
                  <w:szCs w:val="20"/>
                </w:rPr>
                <w:t>0.0012</w:t>
              </w:r>
            </w:ins>
          </w:p>
        </w:tc>
        <w:tc>
          <w:tcPr>
            <w:tcW w:w="300" w:type="dxa"/>
            <w:tcBorders>
              <w:top w:val="nil"/>
              <w:left w:val="nil"/>
              <w:bottom w:val="nil"/>
              <w:right w:val="nil"/>
            </w:tcBorders>
            <w:shd w:val="clear" w:color="auto" w:fill="auto"/>
            <w:noWrap/>
            <w:vAlign w:val="bottom"/>
            <w:hideMark/>
          </w:tcPr>
          <w:p w14:paraId="33FFB7B0" w14:textId="77777777" w:rsidR="00767D63" w:rsidRPr="00767D63" w:rsidRDefault="00767D63" w:rsidP="00767D63">
            <w:pPr>
              <w:spacing w:after="0" w:line="240" w:lineRule="auto"/>
              <w:jc w:val="center"/>
              <w:rPr>
                <w:ins w:id="2115" w:author="Stefanie Lane" w:date="2022-10-06T18:21: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7436BA2B" w14:textId="77777777" w:rsidR="00767D63" w:rsidRPr="00767D63" w:rsidRDefault="00767D63" w:rsidP="00767D63">
            <w:pPr>
              <w:spacing w:after="0" w:line="240" w:lineRule="auto"/>
              <w:rPr>
                <w:ins w:id="2116" w:author="Stefanie Lane" w:date="2022-10-06T18:21:00Z"/>
                <w:rFonts w:ascii="Calibri" w:eastAsia="Times New Roman" w:hAnsi="Calibri" w:cs="Calibri"/>
                <w:i/>
                <w:iCs/>
                <w:color w:val="000000"/>
                <w:sz w:val="20"/>
                <w:szCs w:val="20"/>
              </w:rPr>
            </w:pPr>
            <w:ins w:id="2117" w:author="Stefanie Lane" w:date="2022-10-06T18:21:00Z">
              <w:r w:rsidRPr="00767D63">
                <w:rPr>
                  <w:rFonts w:ascii="Calibri" w:eastAsia="Times New Roman" w:hAnsi="Calibri" w:cs="Calibri"/>
                  <w:i/>
                  <w:iCs/>
                  <w:color w:val="000000"/>
                  <w:sz w:val="20"/>
                  <w:szCs w:val="20"/>
                </w:rPr>
                <w:t>Galium trifidum</w:t>
              </w:r>
            </w:ins>
          </w:p>
        </w:tc>
        <w:tc>
          <w:tcPr>
            <w:tcW w:w="693" w:type="dxa"/>
            <w:tcBorders>
              <w:top w:val="single" w:sz="4" w:space="0" w:color="auto"/>
              <w:left w:val="nil"/>
              <w:bottom w:val="single" w:sz="4" w:space="0" w:color="auto"/>
              <w:right w:val="single" w:sz="8" w:space="0" w:color="auto"/>
            </w:tcBorders>
            <w:shd w:val="clear" w:color="auto" w:fill="auto"/>
            <w:noWrap/>
            <w:vAlign w:val="bottom"/>
            <w:hideMark/>
          </w:tcPr>
          <w:p w14:paraId="7290FEA7" w14:textId="77777777" w:rsidR="00767D63" w:rsidRPr="00767D63" w:rsidRDefault="00767D63" w:rsidP="00767D63">
            <w:pPr>
              <w:spacing w:after="0" w:line="240" w:lineRule="auto"/>
              <w:jc w:val="center"/>
              <w:rPr>
                <w:ins w:id="2118" w:author="Stefanie Lane" w:date="2022-10-06T18:21:00Z"/>
                <w:rFonts w:ascii="Calibri" w:eastAsia="Times New Roman" w:hAnsi="Calibri" w:cs="Calibri"/>
                <w:color w:val="000000"/>
                <w:sz w:val="20"/>
                <w:szCs w:val="20"/>
              </w:rPr>
            </w:pPr>
            <w:ins w:id="2119" w:author="Stefanie Lane" w:date="2022-10-06T18:21:00Z">
              <w:r w:rsidRPr="00767D63">
                <w:rPr>
                  <w:rFonts w:ascii="Calibri" w:eastAsia="Times New Roman" w:hAnsi="Calibri" w:cs="Calibri"/>
                  <w:color w:val="000000"/>
                  <w:sz w:val="20"/>
                  <w:szCs w:val="20"/>
                </w:rPr>
                <w:t>0.0006</w:t>
              </w:r>
            </w:ins>
          </w:p>
        </w:tc>
      </w:tr>
      <w:tr w:rsidR="00767D63" w:rsidRPr="00767D63" w14:paraId="66BC2D71" w14:textId="77777777" w:rsidTr="00767D63">
        <w:trPr>
          <w:trHeight w:val="260"/>
          <w:ins w:id="2120" w:author="Stefanie Lane" w:date="2022-10-06T18:21:00Z"/>
        </w:trPr>
        <w:tc>
          <w:tcPr>
            <w:tcW w:w="1080" w:type="dxa"/>
            <w:vMerge/>
            <w:tcBorders>
              <w:top w:val="single" w:sz="8" w:space="0" w:color="auto"/>
              <w:left w:val="single" w:sz="8" w:space="0" w:color="auto"/>
              <w:bottom w:val="single" w:sz="8" w:space="0" w:color="000000"/>
              <w:right w:val="nil"/>
            </w:tcBorders>
            <w:vAlign w:val="center"/>
            <w:hideMark/>
          </w:tcPr>
          <w:p w14:paraId="19FB89E8" w14:textId="77777777" w:rsidR="00767D63" w:rsidRPr="00767D63" w:rsidRDefault="00767D63" w:rsidP="00767D63">
            <w:pPr>
              <w:spacing w:after="0" w:line="240" w:lineRule="auto"/>
              <w:rPr>
                <w:ins w:id="2121" w:author="Stefanie Lane" w:date="2022-10-06T18:21: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61E63C61" w14:textId="77777777" w:rsidR="00767D63" w:rsidRPr="00767D63" w:rsidRDefault="00767D63" w:rsidP="00767D63">
            <w:pPr>
              <w:spacing w:after="0" w:line="240" w:lineRule="auto"/>
              <w:rPr>
                <w:ins w:id="2122" w:author="Stefanie Lane" w:date="2022-10-06T18:21:00Z"/>
                <w:rFonts w:ascii="Calibri" w:eastAsia="Times New Roman" w:hAnsi="Calibri" w:cs="Calibri"/>
                <w:i/>
                <w:iCs/>
                <w:color w:val="000000"/>
                <w:sz w:val="20"/>
                <w:szCs w:val="20"/>
              </w:rPr>
            </w:pPr>
            <w:ins w:id="2123" w:author="Stefanie Lane" w:date="2022-10-06T18:21:00Z">
              <w:r w:rsidRPr="00767D63">
                <w:rPr>
                  <w:rFonts w:ascii="Calibri" w:eastAsia="Times New Roman" w:hAnsi="Calibri" w:cs="Calibri"/>
                  <w:i/>
                  <w:iCs/>
                  <w:color w:val="000000"/>
                  <w:sz w:val="20"/>
                  <w:szCs w:val="20"/>
                </w:rPr>
                <w:t>Equisetum fluviatile</w:t>
              </w:r>
            </w:ins>
          </w:p>
        </w:tc>
        <w:tc>
          <w:tcPr>
            <w:tcW w:w="681" w:type="dxa"/>
            <w:tcBorders>
              <w:top w:val="nil"/>
              <w:left w:val="nil"/>
              <w:bottom w:val="nil"/>
              <w:right w:val="nil"/>
            </w:tcBorders>
            <w:shd w:val="clear" w:color="auto" w:fill="auto"/>
            <w:noWrap/>
            <w:vAlign w:val="bottom"/>
            <w:hideMark/>
          </w:tcPr>
          <w:p w14:paraId="58A750CB" w14:textId="77777777" w:rsidR="00767D63" w:rsidRPr="00767D63" w:rsidRDefault="00767D63" w:rsidP="00767D63">
            <w:pPr>
              <w:spacing w:after="0" w:line="240" w:lineRule="auto"/>
              <w:jc w:val="center"/>
              <w:rPr>
                <w:ins w:id="2124" w:author="Stefanie Lane" w:date="2022-10-06T18:21:00Z"/>
                <w:rFonts w:ascii="Calibri" w:eastAsia="Times New Roman" w:hAnsi="Calibri" w:cs="Calibri"/>
                <w:color w:val="000000"/>
                <w:sz w:val="20"/>
                <w:szCs w:val="20"/>
              </w:rPr>
            </w:pPr>
            <w:ins w:id="2125" w:author="Stefanie Lane" w:date="2022-10-06T18:21:00Z">
              <w:r w:rsidRPr="00767D63">
                <w:rPr>
                  <w:rFonts w:ascii="Calibri" w:eastAsia="Times New Roman" w:hAnsi="Calibri" w:cs="Calibri"/>
                  <w:color w:val="000000"/>
                  <w:sz w:val="20"/>
                  <w:szCs w:val="20"/>
                </w:rPr>
                <w:t>0.0106</w:t>
              </w:r>
            </w:ins>
          </w:p>
        </w:tc>
        <w:tc>
          <w:tcPr>
            <w:tcW w:w="300" w:type="dxa"/>
            <w:tcBorders>
              <w:top w:val="nil"/>
              <w:left w:val="nil"/>
              <w:bottom w:val="nil"/>
              <w:right w:val="nil"/>
            </w:tcBorders>
            <w:shd w:val="clear" w:color="auto" w:fill="auto"/>
            <w:noWrap/>
            <w:vAlign w:val="bottom"/>
            <w:hideMark/>
          </w:tcPr>
          <w:p w14:paraId="25D369BE" w14:textId="77777777" w:rsidR="00767D63" w:rsidRPr="00767D63" w:rsidRDefault="00767D63" w:rsidP="00767D63">
            <w:pPr>
              <w:spacing w:after="0" w:line="240" w:lineRule="auto"/>
              <w:jc w:val="center"/>
              <w:rPr>
                <w:ins w:id="2126" w:author="Stefanie Lane" w:date="2022-10-06T18:21: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3A8C6A60" w14:textId="77777777" w:rsidR="00767D63" w:rsidRPr="00767D63" w:rsidRDefault="00767D63" w:rsidP="00767D63">
            <w:pPr>
              <w:spacing w:after="0" w:line="240" w:lineRule="auto"/>
              <w:rPr>
                <w:ins w:id="2127" w:author="Stefanie Lane" w:date="2022-10-06T18:21:00Z"/>
                <w:rFonts w:ascii="Calibri" w:eastAsia="Times New Roman" w:hAnsi="Calibri" w:cs="Calibri"/>
                <w:i/>
                <w:iCs/>
                <w:color w:val="000000"/>
                <w:sz w:val="20"/>
                <w:szCs w:val="20"/>
              </w:rPr>
            </w:pPr>
            <w:ins w:id="2128" w:author="Stefanie Lane" w:date="2022-10-06T18:21:00Z">
              <w:r w:rsidRPr="00767D63">
                <w:rPr>
                  <w:rFonts w:ascii="Calibri" w:eastAsia="Times New Roman" w:hAnsi="Calibri" w:cs="Calibri"/>
                  <w:i/>
                  <w:iCs/>
                  <w:color w:val="000000"/>
                  <w:sz w:val="20"/>
                  <w:szCs w:val="20"/>
                </w:rPr>
                <w:t>Juncus articulatus</w:t>
              </w:r>
            </w:ins>
          </w:p>
        </w:tc>
        <w:tc>
          <w:tcPr>
            <w:tcW w:w="691" w:type="dxa"/>
            <w:tcBorders>
              <w:top w:val="nil"/>
              <w:left w:val="nil"/>
              <w:bottom w:val="nil"/>
              <w:right w:val="nil"/>
            </w:tcBorders>
            <w:shd w:val="clear" w:color="auto" w:fill="auto"/>
            <w:noWrap/>
            <w:vAlign w:val="bottom"/>
            <w:hideMark/>
          </w:tcPr>
          <w:p w14:paraId="37D9C23D" w14:textId="77777777" w:rsidR="00767D63" w:rsidRPr="00767D63" w:rsidRDefault="00767D63" w:rsidP="00767D63">
            <w:pPr>
              <w:spacing w:after="0" w:line="240" w:lineRule="auto"/>
              <w:jc w:val="center"/>
              <w:rPr>
                <w:ins w:id="2129" w:author="Stefanie Lane" w:date="2022-10-06T18:21:00Z"/>
                <w:rFonts w:ascii="Calibri" w:eastAsia="Times New Roman" w:hAnsi="Calibri" w:cs="Calibri"/>
                <w:color w:val="000000"/>
                <w:sz w:val="20"/>
                <w:szCs w:val="20"/>
              </w:rPr>
            </w:pPr>
            <w:ins w:id="2130" w:author="Stefanie Lane" w:date="2022-10-06T18:21:00Z">
              <w:r w:rsidRPr="00767D63">
                <w:rPr>
                  <w:rFonts w:ascii="Calibri" w:eastAsia="Times New Roman" w:hAnsi="Calibri" w:cs="Calibri"/>
                  <w:color w:val="000000"/>
                  <w:sz w:val="20"/>
                  <w:szCs w:val="20"/>
                </w:rPr>
                <w:t>0.0005</w:t>
              </w:r>
            </w:ins>
          </w:p>
        </w:tc>
        <w:tc>
          <w:tcPr>
            <w:tcW w:w="300" w:type="dxa"/>
            <w:tcBorders>
              <w:top w:val="nil"/>
              <w:left w:val="nil"/>
              <w:bottom w:val="nil"/>
              <w:right w:val="nil"/>
            </w:tcBorders>
            <w:shd w:val="clear" w:color="auto" w:fill="auto"/>
            <w:noWrap/>
            <w:vAlign w:val="bottom"/>
            <w:hideMark/>
          </w:tcPr>
          <w:p w14:paraId="37FD5E13" w14:textId="77777777" w:rsidR="00767D63" w:rsidRPr="00767D63" w:rsidRDefault="00767D63" w:rsidP="00767D63">
            <w:pPr>
              <w:spacing w:after="0" w:line="240" w:lineRule="auto"/>
              <w:jc w:val="center"/>
              <w:rPr>
                <w:ins w:id="2131" w:author="Stefanie Lane" w:date="2022-10-06T18:21: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0E0ED66C" w14:textId="77777777" w:rsidR="00767D63" w:rsidRPr="00767D63" w:rsidRDefault="00767D63" w:rsidP="00767D63">
            <w:pPr>
              <w:spacing w:after="0" w:line="240" w:lineRule="auto"/>
              <w:rPr>
                <w:ins w:id="2132" w:author="Stefanie Lane" w:date="2022-10-06T18:21:00Z"/>
                <w:rFonts w:ascii="Calibri" w:eastAsia="Times New Roman" w:hAnsi="Calibri" w:cs="Calibri"/>
                <w:i/>
                <w:iCs/>
                <w:color w:val="000000"/>
                <w:sz w:val="20"/>
                <w:szCs w:val="20"/>
              </w:rPr>
            </w:pPr>
            <w:ins w:id="2133" w:author="Stefanie Lane" w:date="2022-10-06T18:21:00Z">
              <w:r w:rsidRPr="00767D63">
                <w:rPr>
                  <w:rFonts w:ascii="Calibri" w:eastAsia="Times New Roman" w:hAnsi="Calibri" w:cs="Calibri"/>
                  <w:i/>
                  <w:iCs/>
                  <w:color w:val="000000"/>
                  <w:sz w:val="20"/>
                  <w:szCs w:val="20"/>
                </w:rPr>
                <w:t>Myosotis scorpioides</w:t>
              </w:r>
            </w:ins>
          </w:p>
        </w:tc>
        <w:tc>
          <w:tcPr>
            <w:tcW w:w="693" w:type="dxa"/>
            <w:tcBorders>
              <w:top w:val="nil"/>
              <w:left w:val="nil"/>
              <w:bottom w:val="nil"/>
              <w:right w:val="single" w:sz="8" w:space="0" w:color="auto"/>
            </w:tcBorders>
            <w:shd w:val="clear" w:color="auto" w:fill="auto"/>
            <w:noWrap/>
            <w:vAlign w:val="bottom"/>
            <w:hideMark/>
          </w:tcPr>
          <w:p w14:paraId="6A44A6B4" w14:textId="77777777" w:rsidR="00767D63" w:rsidRPr="00767D63" w:rsidRDefault="00767D63" w:rsidP="00767D63">
            <w:pPr>
              <w:spacing w:after="0" w:line="240" w:lineRule="auto"/>
              <w:jc w:val="center"/>
              <w:rPr>
                <w:ins w:id="2134" w:author="Stefanie Lane" w:date="2022-10-06T18:21:00Z"/>
                <w:rFonts w:ascii="Calibri" w:eastAsia="Times New Roman" w:hAnsi="Calibri" w:cs="Calibri"/>
                <w:color w:val="000000"/>
                <w:sz w:val="20"/>
                <w:szCs w:val="20"/>
              </w:rPr>
            </w:pPr>
            <w:ins w:id="2135" w:author="Stefanie Lane" w:date="2022-10-06T18:21:00Z">
              <w:r w:rsidRPr="00767D63">
                <w:rPr>
                  <w:rFonts w:ascii="Calibri" w:eastAsia="Times New Roman" w:hAnsi="Calibri" w:cs="Calibri"/>
                  <w:color w:val="000000"/>
                  <w:sz w:val="20"/>
                  <w:szCs w:val="20"/>
                </w:rPr>
                <w:t>0.0056</w:t>
              </w:r>
            </w:ins>
          </w:p>
        </w:tc>
      </w:tr>
      <w:tr w:rsidR="00767D63" w:rsidRPr="00767D63" w14:paraId="7111991C" w14:textId="77777777" w:rsidTr="00767D63">
        <w:trPr>
          <w:trHeight w:val="260"/>
          <w:ins w:id="2136" w:author="Stefanie Lane" w:date="2022-10-06T18:21:00Z"/>
        </w:trPr>
        <w:tc>
          <w:tcPr>
            <w:tcW w:w="1080" w:type="dxa"/>
            <w:vMerge/>
            <w:tcBorders>
              <w:top w:val="single" w:sz="8" w:space="0" w:color="auto"/>
              <w:left w:val="single" w:sz="8" w:space="0" w:color="auto"/>
              <w:bottom w:val="single" w:sz="8" w:space="0" w:color="000000"/>
              <w:right w:val="nil"/>
            </w:tcBorders>
            <w:vAlign w:val="center"/>
            <w:hideMark/>
          </w:tcPr>
          <w:p w14:paraId="5C283106" w14:textId="77777777" w:rsidR="00767D63" w:rsidRPr="00767D63" w:rsidRDefault="00767D63" w:rsidP="00767D63">
            <w:pPr>
              <w:spacing w:after="0" w:line="240" w:lineRule="auto"/>
              <w:rPr>
                <w:ins w:id="2137" w:author="Stefanie Lane" w:date="2022-10-06T18:21: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0CED9F61" w14:textId="77777777" w:rsidR="00767D63" w:rsidRPr="00767D63" w:rsidRDefault="00767D63" w:rsidP="00767D63">
            <w:pPr>
              <w:spacing w:after="0" w:line="240" w:lineRule="auto"/>
              <w:rPr>
                <w:ins w:id="2138" w:author="Stefanie Lane" w:date="2022-10-06T18:21:00Z"/>
                <w:rFonts w:ascii="Calibri" w:eastAsia="Times New Roman" w:hAnsi="Calibri" w:cs="Calibri"/>
                <w:i/>
                <w:iCs/>
                <w:color w:val="000000"/>
                <w:sz w:val="20"/>
                <w:szCs w:val="20"/>
              </w:rPr>
            </w:pPr>
            <w:ins w:id="2139" w:author="Stefanie Lane" w:date="2022-10-06T18:21:00Z">
              <w:r w:rsidRPr="00767D63">
                <w:rPr>
                  <w:rFonts w:ascii="Calibri" w:eastAsia="Times New Roman" w:hAnsi="Calibri" w:cs="Calibri"/>
                  <w:i/>
                  <w:iCs/>
                  <w:color w:val="000000"/>
                  <w:sz w:val="20"/>
                  <w:szCs w:val="20"/>
                </w:rPr>
                <w:t>Lysimachia thyrsiflora</w:t>
              </w:r>
            </w:ins>
          </w:p>
        </w:tc>
        <w:tc>
          <w:tcPr>
            <w:tcW w:w="681" w:type="dxa"/>
            <w:tcBorders>
              <w:top w:val="single" w:sz="4" w:space="0" w:color="auto"/>
              <w:left w:val="nil"/>
              <w:bottom w:val="single" w:sz="4" w:space="0" w:color="auto"/>
              <w:right w:val="nil"/>
            </w:tcBorders>
            <w:shd w:val="clear" w:color="auto" w:fill="auto"/>
            <w:noWrap/>
            <w:vAlign w:val="bottom"/>
            <w:hideMark/>
          </w:tcPr>
          <w:p w14:paraId="13080ACE" w14:textId="77777777" w:rsidR="00767D63" w:rsidRPr="00767D63" w:rsidRDefault="00767D63" w:rsidP="00767D63">
            <w:pPr>
              <w:spacing w:after="0" w:line="240" w:lineRule="auto"/>
              <w:jc w:val="center"/>
              <w:rPr>
                <w:ins w:id="2140" w:author="Stefanie Lane" w:date="2022-10-06T18:21:00Z"/>
                <w:rFonts w:ascii="Calibri" w:eastAsia="Times New Roman" w:hAnsi="Calibri" w:cs="Calibri"/>
                <w:color w:val="000000"/>
                <w:sz w:val="20"/>
                <w:szCs w:val="20"/>
              </w:rPr>
            </w:pPr>
            <w:ins w:id="2141" w:author="Stefanie Lane" w:date="2022-10-06T18:21:00Z">
              <w:r w:rsidRPr="00767D63">
                <w:rPr>
                  <w:rFonts w:ascii="Calibri" w:eastAsia="Times New Roman" w:hAnsi="Calibri" w:cs="Calibri"/>
                  <w:color w:val="000000"/>
                  <w:sz w:val="20"/>
                  <w:szCs w:val="20"/>
                </w:rPr>
                <w:t>0.0103</w:t>
              </w:r>
            </w:ins>
          </w:p>
        </w:tc>
        <w:tc>
          <w:tcPr>
            <w:tcW w:w="300" w:type="dxa"/>
            <w:tcBorders>
              <w:top w:val="nil"/>
              <w:left w:val="nil"/>
              <w:bottom w:val="nil"/>
              <w:right w:val="nil"/>
            </w:tcBorders>
            <w:shd w:val="clear" w:color="auto" w:fill="auto"/>
            <w:noWrap/>
            <w:vAlign w:val="bottom"/>
            <w:hideMark/>
          </w:tcPr>
          <w:p w14:paraId="36934E03" w14:textId="77777777" w:rsidR="00767D63" w:rsidRPr="00767D63" w:rsidRDefault="00767D63" w:rsidP="00767D63">
            <w:pPr>
              <w:spacing w:after="0" w:line="240" w:lineRule="auto"/>
              <w:jc w:val="center"/>
              <w:rPr>
                <w:ins w:id="2142" w:author="Stefanie Lane" w:date="2022-10-06T18:21: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4C24A660" w14:textId="77777777" w:rsidR="00767D63" w:rsidRPr="00767D63" w:rsidRDefault="00767D63" w:rsidP="00767D63">
            <w:pPr>
              <w:spacing w:after="0" w:line="240" w:lineRule="auto"/>
              <w:rPr>
                <w:ins w:id="2143" w:author="Stefanie Lane" w:date="2022-10-06T18:21:00Z"/>
                <w:rFonts w:ascii="Calibri" w:eastAsia="Times New Roman" w:hAnsi="Calibri" w:cs="Calibri"/>
                <w:i/>
                <w:iCs/>
                <w:color w:val="000000"/>
                <w:sz w:val="20"/>
                <w:szCs w:val="20"/>
              </w:rPr>
            </w:pPr>
            <w:ins w:id="2144" w:author="Stefanie Lane" w:date="2022-10-06T18:21:00Z">
              <w:r w:rsidRPr="00767D63">
                <w:rPr>
                  <w:rFonts w:ascii="Calibri" w:eastAsia="Times New Roman" w:hAnsi="Calibri" w:cs="Calibri"/>
                  <w:i/>
                  <w:iCs/>
                  <w:color w:val="000000"/>
                  <w:sz w:val="20"/>
                  <w:szCs w:val="20"/>
                </w:rPr>
                <w:t>Equisetum fluviatile</w:t>
              </w:r>
            </w:ins>
          </w:p>
        </w:tc>
        <w:tc>
          <w:tcPr>
            <w:tcW w:w="691" w:type="dxa"/>
            <w:tcBorders>
              <w:top w:val="single" w:sz="4" w:space="0" w:color="auto"/>
              <w:left w:val="nil"/>
              <w:bottom w:val="single" w:sz="4" w:space="0" w:color="auto"/>
              <w:right w:val="nil"/>
            </w:tcBorders>
            <w:shd w:val="clear" w:color="auto" w:fill="auto"/>
            <w:noWrap/>
            <w:vAlign w:val="bottom"/>
            <w:hideMark/>
          </w:tcPr>
          <w:p w14:paraId="350F902F" w14:textId="77777777" w:rsidR="00767D63" w:rsidRPr="00767D63" w:rsidRDefault="00767D63" w:rsidP="00767D63">
            <w:pPr>
              <w:spacing w:after="0" w:line="240" w:lineRule="auto"/>
              <w:jc w:val="center"/>
              <w:rPr>
                <w:ins w:id="2145" w:author="Stefanie Lane" w:date="2022-10-06T18:21:00Z"/>
                <w:rFonts w:ascii="Calibri" w:eastAsia="Times New Roman" w:hAnsi="Calibri" w:cs="Calibri"/>
                <w:color w:val="000000"/>
                <w:sz w:val="20"/>
                <w:szCs w:val="20"/>
              </w:rPr>
            </w:pPr>
            <w:ins w:id="2146" w:author="Stefanie Lane" w:date="2022-10-06T18:21:00Z">
              <w:r w:rsidRPr="00767D63">
                <w:rPr>
                  <w:rFonts w:ascii="Calibri" w:eastAsia="Times New Roman" w:hAnsi="Calibri" w:cs="Calibri"/>
                  <w:color w:val="000000"/>
                  <w:sz w:val="20"/>
                  <w:szCs w:val="20"/>
                </w:rPr>
                <w:t>0.0016</w:t>
              </w:r>
            </w:ins>
          </w:p>
        </w:tc>
        <w:tc>
          <w:tcPr>
            <w:tcW w:w="300" w:type="dxa"/>
            <w:tcBorders>
              <w:top w:val="nil"/>
              <w:left w:val="nil"/>
              <w:bottom w:val="nil"/>
              <w:right w:val="nil"/>
            </w:tcBorders>
            <w:shd w:val="clear" w:color="auto" w:fill="auto"/>
            <w:noWrap/>
            <w:vAlign w:val="bottom"/>
            <w:hideMark/>
          </w:tcPr>
          <w:p w14:paraId="311B36B6" w14:textId="77777777" w:rsidR="00767D63" w:rsidRPr="00767D63" w:rsidRDefault="00767D63" w:rsidP="00767D63">
            <w:pPr>
              <w:spacing w:after="0" w:line="240" w:lineRule="auto"/>
              <w:jc w:val="center"/>
              <w:rPr>
                <w:ins w:id="2147" w:author="Stefanie Lane" w:date="2022-10-06T18:21: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7C0EC393" w14:textId="77777777" w:rsidR="00767D63" w:rsidRPr="00767D63" w:rsidRDefault="00767D63" w:rsidP="00767D63">
            <w:pPr>
              <w:spacing w:after="0" w:line="240" w:lineRule="auto"/>
              <w:rPr>
                <w:ins w:id="2148" w:author="Stefanie Lane" w:date="2022-10-06T18:21:00Z"/>
                <w:rFonts w:ascii="Calibri" w:eastAsia="Times New Roman" w:hAnsi="Calibri" w:cs="Calibri"/>
                <w:i/>
                <w:iCs/>
                <w:color w:val="000000"/>
                <w:sz w:val="20"/>
                <w:szCs w:val="20"/>
              </w:rPr>
            </w:pPr>
            <w:ins w:id="2149" w:author="Stefanie Lane" w:date="2022-10-06T18:21:00Z">
              <w:r w:rsidRPr="00767D63">
                <w:rPr>
                  <w:rFonts w:ascii="Calibri" w:eastAsia="Times New Roman" w:hAnsi="Calibri" w:cs="Calibri"/>
                  <w:i/>
                  <w:iCs/>
                  <w:color w:val="000000"/>
                  <w:sz w:val="20"/>
                  <w:szCs w:val="20"/>
                </w:rPr>
                <w:t>Juncus articulatus</w:t>
              </w:r>
            </w:ins>
          </w:p>
        </w:tc>
        <w:tc>
          <w:tcPr>
            <w:tcW w:w="693" w:type="dxa"/>
            <w:tcBorders>
              <w:top w:val="single" w:sz="4" w:space="0" w:color="auto"/>
              <w:left w:val="nil"/>
              <w:bottom w:val="single" w:sz="4" w:space="0" w:color="auto"/>
              <w:right w:val="single" w:sz="8" w:space="0" w:color="auto"/>
            </w:tcBorders>
            <w:shd w:val="clear" w:color="auto" w:fill="auto"/>
            <w:noWrap/>
            <w:vAlign w:val="bottom"/>
            <w:hideMark/>
          </w:tcPr>
          <w:p w14:paraId="5D71C7FA" w14:textId="77777777" w:rsidR="00767D63" w:rsidRPr="00767D63" w:rsidRDefault="00767D63" w:rsidP="00767D63">
            <w:pPr>
              <w:spacing w:after="0" w:line="240" w:lineRule="auto"/>
              <w:jc w:val="center"/>
              <w:rPr>
                <w:ins w:id="2150" w:author="Stefanie Lane" w:date="2022-10-06T18:21:00Z"/>
                <w:rFonts w:ascii="Calibri" w:eastAsia="Times New Roman" w:hAnsi="Calibri" w:cs="Calibri"/>
                <w:color w:val="000000"/>
                <w:sz w:val="20"/>
                <w:szCs w:val="20"/>
              </w:rPr>
            </w:pPr>
            <w:ins w:id="2151" w:author="Stefanie Lane" w:date="2022-10-06T18:21:00Z">
              <w:r w:rsidRPr="00767D63">
                <w:rPr>
                  <w:rFonts w:ascii="Calibri" w:eastAsia="Times New Roman" w:hAnsi="Calibri" w:cs="Calibri"/>
                  <w:color w:val="000000"/>
                  <w:sz w:val="20"/>
                  <w:szCs w:val="20"/>
                </w:rPr>
                <w:t>0.0151</w:t>
              </w:r>
            </w:ins>
          </w:p>
        </w:tc>
      </w:tr>
      <w:tr w:rsidR="00767D63" w:rsidRPr="00767D63" w14:paraId="7A269BD0" w14:textId="77777777" w:rsidTr="00767D63">
        <w:trPr>
          <w:trHeight w:val="260"/>
          <w:ins w:id="2152" w:author="Stefanie Lane" w:date="2022-10-06T18:21:00Z"/>
        </w:trPr>
        <w:tc>
          <w:tcPr>
            <w:tcW w:w="1080" w:type="dxa"/>
            <w:vMerge/>
            <w:tcBorders>
              <w:top w:val="single" w:sz="8" w:space="0" w:color="auto"/>
              <w:left w:val="single" w:sz="8" w:space="0" w:color="auto"/>
              <w:bottom w:val="single" w:sz="8" w:space="0" w:color="000000"/>
              <w:right w:val="nil"/>
            </w:tcBorders>
            <w:vAlign w:val="center"/>
            <w:hideMark/>
          </w:tcPr>
          <w:p w14:paraId="4B2BB877" w14:textId="77777777" w:rsidR="00767D63" w:rsidRPr="00767D63" w:rsidRDefault="00767D63" w:rsidP="00767D63">
            <w:pPr>
              <w:spacing w:after="0" w:line="240" w:lineRule="auto"/>
              <w:rPr>
                <w:ins w:id="2153" w:author="Stefanie Lane" w:date="2022-10-06T18:21: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67507948" w14:textId="77777777" w:rsidR="00767D63" w:rsidRPr="00767D63" w:rsidRDefault="00767D63" w:rsidP="00767D63">
            <w:pPr>
              <w:spacing w:after="0" w:line="240" w:lineRule="auto"/>
              <w:jc w:val="center"/>
              <w:rPr>
                <w:ins w:id="2154" w:author="Stefanie Lane" w:date="2022-10-06T18:21:00Z"/>
                <w:rFonts w:ascii="Calibri" w:eastAsia="Times New Roman" w:hAnsi="Calibri" w:cs="Calibri"/>
                <w:color w:val="000000"/>
                <w:sz w:val="20"/>
                <w:szCs w:val="20"/>
              </w:rPr>
            </w:pPr>
          </w:p>
        </w:tc>
        <w:tc>
          <w:tcPr>
            <w:tcW w:w="681" w:type="dxa"/>
            <w:tcBorders>
              <w:top w:val="nil"/>
              <w:left w:val="nil"/>
              <w:bottom w:val="nil"/>
              <w:right w:val="nil"/>
            </w:tcBorders>
            <w:shd w:val="clear" w:color="auto" w:fill="auto"/>
            <w:noWrap/>
            <w:vAlign w:val="bottom"/>
            <w:hideMark/>
          </w:tcPr>
          <w:p w14:paraId="1549A703" w14:textId="77777777" w:rsidR="00767D63" w:rsidRPr="00767D63" w:rsidRDefault="00767D63" w:rsidP="00767D63">
            <w:pPr>
              <w:spacing w:after="0" w:line="240" w:lineRule="auto"/>
              <w:rPr>
                <w:ins w:id="2155" w:author="Stefanie Lane" w:date="2022-10-06T18:2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598C820" w14:textId="77777777" w:rsidR="00767D63" w:rsidRPr="00767D63" w:rsidRDefault="00767D63" w:rsidP="00767D63">
            <w:pPr>
              <w:spacing w:after="0" w:line="240" w:lineRule="auto"/>
              <w:jc w:val="center"/>
              <w:rPr>
                <w:ins w:id="2156" w:author="Stefanie Lane" w:date="2022-10-06T18:21: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114249A5" w14:textId="77777777" w:rsidR="00767D63" w:rsidRPr="00767D63" w:rsidRDefault="00767D63" w:rsidP="00767D63">
            <w:pPr>
              <w:spacing w:after="0" w:line="240" w:lineRule="auto"/>
              <w:rPr>
                <w:ins w:id="2157" w:author="Stefanie Lane" w:date="2022-10-06T18:21:00Z"/>
                <w:rFonts w:ascii="Calibri" w:eastAsia="Times New Roman" w:hAnsi="Calibri" w:cs="Calibri"/>
                <w:i/>
                <w:iCs/>
                <w:color w:val="000000"/>
                <w:sz w:val="20"/>
                <w:szCs w:val="20"/>
              </w:rPr>
            </w:pPr>
            <w:ins w:id="2158" w:author="Stefanie Lane" w:date="2022-10-06T18:21:00Z">
              <w:r w:rsidRPr="00767D63">
                <w:rPr>
                  <w:rFonts w:ascii="Calibri" w:eastAsia="Times New Roman" w:hAnsi="Calibri" w:cs="Calibri"/>
                  <w:i/>
                  <w:iCs/>
                  <w:color w:val="000000"/>
                  <w:sz w:val="20"/>
                  <w:szCs w:val="20"/>
                </w:rPr>
                <w:t>Myosotis scorpioides</w:t>
              </w:r>
            </w:ins>
          </w:p>
        </w:tc>
        <w:tc>
          <w:tcPr>
            <w:tcW w:w="691" w:type="dxa"/>
            <w:tcBorders>
              <w:top w:val="nil"/>
              <w:left w:val="nil"/>
              <w:bottom w:val="nil"/>
              <w:right w:val="nil"/>
            </w:tcBorders>
            <w:shd w:val="clear" w:color="auto" w:fill="auto"/>
            <w:noWrap/>
            <w:vAlign w:val="bottom"/>
            <w:hideMark/>
          </w:tcPr>
          <w:p w14:paraId="37100680" w14:textId="77777777" w:rsidR="00767D63" w:rsidRPr="00767D63" w:rsidRDefault="00767D63" w:rsidP="00767D63">
            <w:pPr>
              <w:spacing w:after="0" w:line="240" w:lineRule="auto"/>
              <w:jc w:val="center"/>
              <w:rPr>
                <w:ins w:id="2159" w:author="Stefanie Lane" w:date="2022-10-06T18:21:00Z"/>
                <w:rFonts w:ascii="Calibri" w:eastAsia="Times New Roman" w:hAnsi="Calibri" w:cs="Calibri"/>
                <w:color w:val="000000"/>
                <w:sz w:val="20"/>
                <w:szCs w:val="20"/>
              </w:rPr>
            </w:pPr>
            <w:ins w:id="2160" w:author="Stefanie Lane" w:date="2022-10-06T18:21:00Z">
              <w:r w:rsidRPr="00767D63">
                <w:rPr>
                  <w:rFonts w:ascii="Calibri" w:eastAsia="Times New Roman" w:hAnsi="Calibri" w:cs="Calibri"/>
                  <w:color w:val="000000"/>
                  <w:sz w:val="20"/>
                  <w:szCs w:val="20"/>
                </w:rPr>
                <w:t>0.0046</w:t>
              </w:r>
            </w:ins>
          </w:p>
        </w:tc>
        <w:tc>
          <w:tcPr>
            <w:tcW w:w="300" w:type="dxa"/>
            <w:tcBorders>
              <w:top w:val="nil"/>
              <w:left w:val="nil"/>
              <w:bottom w:val="nil"/>
              <w:right w:val="nil"/>
            </w:tcBorders>
            <w:shd w:val="clear" w:color="auto" w:fill="auto"/>
            <w:noWrap/>
            <w:vAlign w:val="bottom"/>
            <w:hideMark/>
          </w:tcPr>
          <w:p w14:paraId="7CD621E1" w14:textId="77777777" w:rsidR="00767D63" w:rsidRPr="00767D63" w:rsidRDefault="00767D63" w:rsidP="00767D63">
            <w:pPr>
              <w:spacing w:after="0" w:line="240" w:lineRule="auto"/>
              <w:jc w:val="center"/>
              <w:rPr>
                <w:ins w:id="2161" w:author="Stefanie Lane" w:date="2022-10-06T18:21: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3DDEBC95" w14:textId="77777777" w:rsidR="00767D63" w:rsidRPr="00767D63" w:rsidRDefault="00767D63" w:rsidP="00767D63">
            <w:pPr>
              <w:spacing w:after="0" w:line="240" w:lineRule="auto"/>
              <w:rPr>
                <w:ins w:id="2162" w:author="Stefanie Lane" w:date="2022-10-06T18:21:00Z"/>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24F5861C" w14:textId="77777777" w:rsidR="00767D63" w:rsidRPr="00767D63" w:rsidRDefault="00767D63" w:rsidP="00767D63">
            <w:pPr>
              <w:spacing w:after="0" w:line="240" w:lineRule="auto"/>
              <w:jc w:val="center"/>
              <w:rPr>
                <w:ins w:id="2163" w:author="Stefanie Lane" w:date="2022-10-06T18:21:00Z"/>
                <w:rFonts w:ascii="Calibri" w:eastAsia="Times New Roman" w:hAnsi="Calibri" w:cs="Calibri"/>
                <w:color w:val="000000"/>
                <w:sz w:val="20"/>
                <w:szCs w:val="20"/>
              </w:rPr>
            </w:pPr>
            <w:ins w:id="2164" w:author="Stefanie Lane" w:date="2022-10-06T18:21:00Z">
              <w:r w:rsidRPr="00767D63">
                <w:rPr>
                  <w:rFonts w:ascii="Calibri" w:eastAsia="Times New Roman" w:hAnsi="Calibri" w:cs="Calibri"/>
                  <w:color w:val="000000"/>
                  <w:sz w:val="20"/>
                  <w:szCs w:val="20"/>
                </w:rPr>
                <w:t> </w:t>
              </w:r>
            </w:ins>
          </w:p>
        </w:tc>
      </w:tr>
      <w:tr w:rsidR="00767D63" w:rsidRPr="00767D63" w14:paraId="32691743" w14:textId="77777777" w:rsidTr="00767D63">
        <w:trPr>
          <w:trHeight w:val="260"/>
          <w:ins w:id="2165" w:author="Stefanie Lane" w:date="2022-10-06T18:21:00Z"/>
        </w:trPr>
        <w:tc>
          <w:tcPr>
            <w:tcW w:w="1080" w:type="dxa"/>
            <w:vMerge/>
            <w:tcBorders>
              <w:top w:val="single" w:sz="8" w:space="0" w:color="auto"/>
              <w:left w:val="single" w:sz="8" w:space="0" w:color="auto"/>
              <w:bottom w:val="single" w:sz="8" w:space="0" w:color="000000"/>
              <w:right w:val="nil"/>
            </w:tcBorders>
            <w:vAlign w:val="center"/>
            <w:hideMark/>
          </w:tcPr>
          <w:p w14:paraId="36346AE2" w14:textId="77777777" w:rsidR="00767D63" w:rsidRPr="00767D63" w:rsidRDefault="00767D63" w:rsidP="00767D63">
            <w:pPr>
              <w:spacing w:after="0" w:line="240" w:lineRule="auto"/>
              <w:rPr>
                <w:ins w:id="2166" w:author="Stefanie Lane" w:date="2022-10-06T18:21: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13F51E5F" w14:textId="77777777" w:rsidR="00767D63" w:rsidRPr="00767D63" w:rsidRDefault="00767D63" w:rsidP="00767D63">
            <w:pPr>
              <w:spacing w:after="0" w:line="240" w:lineRule="auto"/>
              <w:jc w:val="center"/>
              <w:rPr>
                <w:ins w:id="2167" w:author="Stefanie Lane" w:date="2022-10-06T18:21:00Z"/>
                <w:rFonts w:ascii="Calibri" w:eastAsia="Times New Roman" w:hAnsi="Calibri" w:cs="Calibri"/>
                <w:color w:val="000000"/>
                <w:sz w:val="20"/>
                <w:szCs w:val="20"/>
              </w:rPr>
            </w:pPr>
          </w:p>
        </w:tc>
        <w:tc>
          <w:tcPr>
            <w:tcW w:w="681" w:type="dxa"/>
            <w:tcBorders>
              <w:top w:val="nil"/>
              <w:left w:val="nil"/>
              <w:bottom w:val="nil"/>
              <w:right w:val="nil"/>
            </w:tcBorders>
            <w:shd w:val="clear" w:color="auto" w:fill="auto"/>
            <w:noWrap/>
            <w:vAlign w:val="bottom"/>
            <w:hideMark/>
          </w:tcPr>
          <w:p w14:paraId="3D9AD3D1" w14:textId="77777777" w:rsidR="00767D63" w:rsidRPr="00767D63" w:rsidRDefault="00767D63" w:rsidP="00767D63">
            <w:pPr>
              <w:spacing w:after="0" w:line="240" w:lineRule="auto"/>
              <w:rPr>
                <w:ins w:id="2168" w:author="Stefanie Lane" w:date="2022-10-06T18:2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7BCC054" w14:textId="77777777" w:rsidR="00767D63" w:rsidRPr="00767D63" w:rsidRDefault="00767D63" w:rsidP="00767D63">
            <w:pPr>
              <w:spacing w:after="0" w:line="240" w:lineRule="auto"/>
              <w:jc w:val="center"/>
              <w:rPr>
                <w:ins w:id="2169" w:author="Stefanie Lane" w:date="2022-10-06T18:21:00Z"/>
                <w:rFonts w:ascii="Times New Roman" w:eastAsia="Times New Roman" w:hAnsi="Times New Roman" w:cs="Times New Roman"/>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1F2B5AB1" w14:textId="77777777" w:rsidR="00767D63" w:rsidRPr="00767D63" w:rsidRDefault="00767D63" w:rsidP="00767D63">
            <w:pPr>
              <w:spacing w:after="0" w:line="240" w:lineRule="auto"/>
              <w:rPr>
                <w:ins w:id="2170" w:author="Stefanie Lane" w:date="2022-10-06T18:21:00Z"/>
                <w:rFonts w:ascii="Calibri" w:eastAsia="Times New Roman" w:hAnsi="Calibri" w:cs="Calibri"/>
                <w:i/>
                <w:iCs/>
                <w:sz w:val="20"/>
                <w:szCs w:val="20"/>
              </w:rPr>
            </w:pPr>
            <w:ins w:id="2171" w:author="Stefanie Lane" w:date="2022-10-06T18:21:00Z">
              <w:r w:rsidRPr="00767D63">
                <w:rPr>
                  <w:rFonts w:ascii="Calibri" w:eastAsia="Times New Roman" w:hAnsi="Calibri" w:cs="Calibri"/>
                  <w:i/>
                  <w:iCs/>
                  <w:sz w:val="20"/>
                  <w:szCs w:val="20"/>
                </w:rPr>
                <w:t>Eleocharis palustris</w:t>
              </w:r>
            </w:ins>
          </w:p>
        </w:tc>
        <w:tc>
          <w:tcPr>
            <w:tcW w:w="691" w:type="dxa"/>
            <w:tcBorders>
              <w:top w:val="single" w:sz="4" w:space="0" w:color="auto"/>
              <w:left w:val="nil"/>
              <w:bottom w:val="single" w:sz="4" w:space="0" w:color="auto"/>
              <w:right w:val="nil"/>
            </w:tcBorders>
            <w:shd w:val="clear" w:color="auto" w:fill="auto"/>
            <w:noWrap/>
            <w:vAlign w:val="bottom"/>
            <w:hideMark/>
          </w:tcPr>
          <w:p w14:paraId="5D42FBA9" w14:textId="77777777" w:rsidR="00767D63" w:rsidRPr="00767D63" w:rsidRDefault="00767D63" w:rsidP="00767D63">
            <w:pPr>
              <w:spacing w:after="0" w:line="240" w:lineRule="auto"/>
              <w:jc w:val="center"/>
              <w:rPr>
                <w:ins w:id="2172" w:author="Stefanie Lane" w:date="2022-10-06T18:21:00Z"/>
                <w:rFonts w:ascii="Calibri" w:eastAsia="Times New Roman" w:hAnsi="Calibri" w:cs="Calibri"/>
                <w:color w:val="000000"/>
                <w:sz w:val="20"/>
                <w:szCs w:val="20"/>
              </w:rPr>
            </w:pPr>
            <w:ins w:id="2173" w:author="Stefanie Lane" w:date="2022-10-06T18:21:00Z">
              <w:r w:rsidRPr="00767D63">
                <w:rPr>
                  <w:rFonts w:ascii="Calibri" w:eastAsia="Times New Roman" w:hAnsi="Calibri" w:cs="Calibri"/>
                  <w:color w:val="000000"/>
                  <w:sz w:val="20"/>
                  <w:szCs w:val="20"/>
                </w:rPr>
                <w:t>0.0224</w:t>
              </w:r>
            </w:ins>
          </w:p>
        </w:tc>
        <w:tc>
          <w:tcPr>
            <w:tcW w:w="300" w:type="dxa"/>
            <w:tcBorders>
              <w:top w:val="nil"/>
              <w:left w:val="nil"/>
              <w:bottom w:val="nil"/>
              <w:right w:val="nil"/>
            </w:tcBorders>
            <w:shd w:val="clear" w:color="auto" w:fill="auto"/>
            <w:noWrap/>
            <w:vAlign w:val="bottom"/>
            <w:hideMark/>
          </w:tcPr>
          <w:p w14:paraId="6DBD678C" w14:textId="77777777" w:rsidR="00767D63" w:rsidRPr="00767D63" w:rsidRDefault="00767D63" w:rsidP="00767D63">
            <w:pPr>
              <w:spacing w:after="0" w:line="240" w:lineRule="auto"/>
              <w:jc w:val="center"/>
              <w:rPr>
                <w:ins w:id="2174" w:author="Stefanie Lane" w:date="2022-10-06T18:21: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163A47F2" w14:textId="77777777" w:rsidR="00767D63" w:rsidRPr="00767D63" w:rsidRDefault="00767D63" w:rsidP="00767D63">
            <w:pPr>
              <w:spacing w:after="0" w:line="240" w:lineRule="auto"/>
              <w:rPr>
                <w:ins w:id="2175" w:author="Stefanie Lane" w:date="2022-10-06T18:21:00Z"/>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54E6B98C" w14:textId="77777777" w:rsidR="00767D63" w:rsidRPr="00767D63" w:rsidRDefault="00767D63" w:rsidP="00767D63">
            <w:pPr>
              <w:spacing w:after="0" w:line="240" w:lineRule="auto"/>
              <w:jc w:val="center"/>
              <w:rPr>
                <w:ins w:id="2176" w:author="Stefanie Lane" w:date="2022-10-06T18:21:00Z"/>
                <w:rFonts w:ascii="Calibri" w:eastAsia="Times New Roman" w:hAnsi="Calibri" w:cs="Calibri"/>
                <w:color w:val="000000"/>
                <w:sz w:val="20"/>
                <w:szCs w:val="20"/>
              </w:rPr>
            </w:pPr>
            <w:ins w:id="2177" w:author="Stefanie Lane" w:date="2022-10-06T18:21:00Z">
              <w:r w:rsidRPr="00767D63">
                <w:rPr>
                  <w:rFonts w:ascii="Calibri" w:eastAsia="Times New Roman" w:hAnsi="Calibri" w:cs="Calibri"/>
                  <w:color w:val="000000"/>
                  <w:sz w:val="20"/>
                  <w:szCs w:val="20"/>
                </w:rPr>
                <w:t> </w:t>
              </w:r>
            </w:ins>
          </w:p>
        </w:tc>
      </w:tr>
      <w:tr w:rsidR="00767D63" w:rsidRPr="00767D63" w14:paraId="2C831C5E" w14:textId="77777777" w:rsidTr="00767D63">
        <w:trPr>
          <w:trHeight w:val="260"/>
          <w:ins w:id="2178" w:author="Stefanie Lane" w:date="2022-10-06T18:21:00Z"/>
        </w:trPr>
        <w:tc>
          <w:tcPr>
            <w:tcW w:w="1080" w:type="dxa"/>
            <w:vMerge/>
            <w:tcBorders>
              <w:top w:val="single" w:sz="8" w:space="0" w:color="auto"/>
              <w:left w:val="single" w:sz="8" w:space="0" w:color="auto"/>
              <w:bottom w:val="single" w:sz="8" w:space="0" w:color="000000"/>
              <w:right w:val="nil"/>
            </w:tcBorders>
            <w:vAlign w:val="center"/>
            <w:hideMark/>
          </w:tcPr>
          <w:p w14:paraId="04AE324C" w14:textId="77777777" w:rsidR="00767D63" w:rsidRPr="00767D63" w:rsidRDefault="00767D63" w:rsidP="00767D63">
            <w:pPr>
              <w:spacing w:after="0" w:line="240" w:lineRule="auto"/>
              <w:rPr>
                <w:ins w:id="2179" w:author="Stefanie Lane" w:date="2022-10-06T18:21: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29CC2FA1" w14:textId="77777777" w:rsidR="00767D63" w:rsidRPr="00767D63" w:rsidRDefault="00767D63" w:rsidP="00767D63">
            <w:pPr>
              <w:spacing w:after="0" w:line="240" w:lineRule="auto"/>
              <w:jc w:val="center"/>
              <w:rPr>
                <w:ins w:id="2180" w:author="Stefanie Lane" w:date="2022-10-06T18:21:00Z"/>
                <w:rFonts w:ascii="Calibri" w:eastAsia="Times New Roman" w:hAnsi="Calibri" w:cs="Calibri"/>
                <w:color w:val="000000"/>
                <w:sz w:val="20"/>
                <w:szCs w:val="20"/>
              </w:rPr>
            </w:pPr>
          </w:p>
        </w:tc>
        <w:tc>
          <w:tcPr>
            <w:tcW w:w="681" w:type="dxa"/>
            <w:tcBorders>
              <w:top w:val="nil"/>
              <w:left w:val="nil"/>
              <w:bottom w:val="nil"/>
              <w:right w:val="nil"/>
            </w:tcBorders>
            <w:shd w:val="clear" w:color="auto" w:fill="auto"/>
            <w:noWrap/>
            <w:vAlign w:val="bottom"/>
            <w:hideMark/>
          </w:tcPr>
          <w:p w14:paraId="194BF8CD" w14:textId="77777777" w:rsidR="00767D63" w:rsidRPr="00767D63" w:rsidRDefault="00767D63" w:rsidP="00767D63">
            <w:pPr>
              <w:spacing w:after="0" w:line="240" w:lineRule="auto"/>
              <w:rPr>
                <w:ins w:id="2181" w:author="Stefanie Lane" w:date="2022-10-06T18:2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29484A0" w14:textId="77777777" w:rsidR="00767D63" w:rsidRPr="00767D63" w:rsidRDefault="00767D63" w:rsidP="00767D63">
            <w:pPr>
              <w:spacing w:after="0" w:line="240" w:lineRule="auto"/>
              <w:jc w:val="center"/>
              <w:rPr>
                <w:ins w:id="2182" w:author="Stefanie Lane" w:date="2022-10-06T18:21:00Z"/>
                <w:rFonts w:ascii="Times New Roman" w:eastAsia="Times New Roman" w:hAnsi="Times New Roman" w:cs="Times New Roman"/>
                <w:sz w:val="20"/>
                <w:szCs w:val="20"/>
              </w:rPr>
            </w:pPr>
          </w:p>
        </w:tc>
        <w:tc>
          <w:tcPr>
            <w:tcW w:w="2189" w:type="dxa"/>
            <w:tcBorders>
              <w:top w:val="nil"/>
              <w:left w:val="nil"/>
              <w:bottom w:val="single" w:sz="4" w:space="0" w:color="auto"/>
              <w:right w:val="nil"/>
            </w:tcBorders>
            <w:shd w:val="clear" w:color="auto" w:fill="auto"/>
            <w:noWrap/>
            <w:vAlign w:val="bottom"/>
            <w:hideMark/>
          </w:tcPr>
          <w:p w14:paraId="66B0B1C9" w14:textId="77777777" w:rsidR="00767D63" w:rsidRPr="00767D63" w:rsidRDefault="00767D63" w:rsidP="00767D63">
            <w:pPr>
              <w:spacing w:after="0" w:line="240" w:lineRule="auto"/>
              <w:rPr>
                <w:ins w:id="2183" w:author="Stefanie Lane" w:date="2022-10-06T18:21:00Z"/>
                <w:rFonts w:ascii="Calibri" w:eastAsia="Times New Roman" w:hAnsi="Calibri" w:cs="Calibri"/>
                <w:i/>
                <w:iCs/>
                <w:sz w:val="20"/>
                <w:szCs w:val="20"/>
              </w:rPr>
            </w:pPr>
            <w:ins w:id="2184" w:author="Stefanie Lane" w:date="2022-10-06T18:21:00Z">
              <w:r w:rsidRPr="00767D63">
                <w:rPr>
                  <w:rFonts w:ascii="Calibri" w:eastAsia="Times New Roman" w:hAnsi="Calibri" w:cs="Calibri"/>
                  <w:i/>
                  <w:iCs/>
                  <w:sz w:val="20"/>
                  <w:szCs w:val="20"/>
                </w:rPr>
                <w:t>Equisetum variegatum</w:t>
              </w:r>
            </w:ins>
          </w:p>
        </w:tc>
        <w:tc>
          <w:tcPr>
            <w:tcW w:w="691" w:type="dxa"/>
            <w:tcBorders>
              <w:top w:val="nil"/>
              <w:left w:val="nil"/>
              <w:bottom w:val="single" w:sz="4" w:space="0" w:color="auto"/>
              <w:right w:val="nil"/>
            </w:tcBorders>
            <w:shd w:val="clear" w:color="auto" w:fill="auto"/>
            <w:noWrap/>
            <w:vAlign w:val="bottom"/>
            <w:hideMark/>
          </w:tcPr>
          <w:p w14:paraId="23A146AF" w14:textId="77777777" w:rsidR="00767D63" w:rsidRPr="00767D63" w:rsidRDefault="00767D63" w:rsidP="00767D63">
            <w:pPr>
              <w:spacing w:after="0" w:line="240" w:lineRule="auto"/>
              <w:jc w:val="center"/>
              <w:rPr>
                <w:ins w:id="2185" w:author="Stefanie Lane" w:date="2022-10-06T18:21:00Z"/>
                <w:rFonts w:ascii="Calibri" w:eastAsia="Times New Roman" w:hAnsi="Calibri" w:cs="Calibri"/>
                <w:color w:val="000000"/>
                <w:sz w:val="20"/>
                <w:szCs w:val="20"/>
              </w:rPr>
            </w:pPr>
            <w:ins w:id="2186" w:author="Stefanie Lane" w:date="2022-10-06T18:21:00Z">
              <w:r w:rsidRPr="00767D63">
                <w:rPr>
                  <w:rFonts w:ascii="Calibri" w:eastAsia="Times New Roman" w:hAnsi="Calibri" w:cs="Calibri"/>
                  <w:color w:val="000000"/>
                  <w:sz w:val="20"/>
                  <w:szCs w:val="20"/>
                </w:rPr>
                <w:t>0.0447</w:t>
              </w:r>
            </w:ins>
          </w:p>
        </w:tc>
        <w:tc>
          <w:tcPr>
            <w:tcW w:w="300" w:type="dxa"/>
            <w:tcBorders>
              <w:top w:val="nil"/>
              <w:left w:val="nil"/>
              <w:bottom w:val="nil"/>
              <w:right w:val="nil"/>
            </w:tcBorders>
            <w:shd w:val="clear" w:color="auto" w:fill="auto"/>
            <w:noWrap/>
            <w:vAlign w:val="bottom"/>
            <w:hideMark/>
          </w:tcPr>
          <w:p w14:paraId="7D21792B" w14:textId="77777777" w:rsidR="00767D63" w:rsidRPr="00767D63" w:rsidRDefault="00767D63" w:rsidP="00767D63">
            <w:pPr>
              <w:spacing w:after="0" w:line="240" w:lineRule="auto"/>
              <w:jc w:val="center"/>
              <w:rPr>
                <w:ins w:id="2187" w:author="Stefanie Lane" w:date="2022-10-06T18:21: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08325F69" w14:textId="77777777" w:rsidR="00767D63" w:rsidRPr="00767D63" w:rsidRDefault="00767D63" w:rsidP="00767D63">
            <w:pPr>
              <w:spacing w:after="0" w:line="240" w:lineRule="auto"/>
              <w:rPr>
                <w:ins w:id="2188" w:author="Stefanie Lane" w:date="2022-10-06T18:21:00Z"/>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0F82EB21" w14:textId="77777777" w:rsidR="00767D63" w:rsidRPr="00767D63" w:rsidRDefault="00767D63" w:rsidP="00767D63">
            <w:pPr>
              <w:spacing w:after="0" w:line="240" w:lineRule="auto"/>
              <w:jc w:val="center"/>
              <w:rPr>
                <w:ins w:id="2189" w:author="Stefanie Lane" w:date="2022-10-06T18:21:00Z"/>
                <w:rFonts w:ascii="Calibri" w:eastAsia="Times New Roman" w:hAnsi="Calibri" w:cs="Calibri"/>
                <w:color w:val="000000"/>
                <w:sz w:val="20"/>
                <w:szCs w:val="20"/>
              </w:rPr>
            </w:pPr>
            <w:ins w:id="2190" w:author="Stefanie Lane" w:date="2022-10-06T18:21:00Z">
              <w:r w:rsidRPr="00767D63">
                <w:rPr>
                  <w:rFonts w:ascii="Calibri" w:eastAsia="Times New Roman" w:hAnsi="Calibri" w:cs="Calibri"/>
                  <w:color w:val="000000"/>
                  <w:sz w:val="20"/>
                  <w:szCs w:val="20"/>
                </w:rPr>
                <w:t> </w:t>
              </w:r>
            </w:ins>
          </w:p>
        </w:tc>
      </w:tr>
      <w:tr w:rsidR="00767D63" w:rsidRPr="00767D63" w14:paraId="0B53ED50" w14:textId="77777777" w:rsidTr="00767D63">
        <w:trPr>
          <w:trHeight w:val="270"/>
          <w:ins w:id="2191" w:author="Stefanie Lane" w:date="2022-10-06T18:21:00Z"/>
        </w:trPr>
        <w:tc>
          <w:tcPr>
            <w:tcW w:w="1080" w:type="dxa"/>
            <w:vMerge/>
            <w:tcBorders>
              <w:top w:val="single" w:sz="8" w:space="0" w:color="auto"/>
              <w:left w:val="single" w:sz="8" w:space="0" w:color="auto"/>
              <w:bottom w:val="single" w:sz="8" w:space="0" w:color="000000"/>
              <w:right w:val="nil"/>
            </w:tcBorders>
            <w:vAlign w:val="center"/>
            <w:hideMark/>
          </w:tcPr>
          <w:p w14:paraId="3CE411A6" w14:textId="77777777" w:rsidR="00767D63" w:rsidRPr="00767D63" w:rsidRDefault="00767D63" w:rsidP="00767D63">
            <w:pPr>
              <w:spacing w:after="0" w:line="240" w:lineRule="auto"/>
              <w:rPr>
                <w:ins w:id="2192" w:author="Stefanie Lane" w:date="2022-10-06T18:21:00Z"/>
                <w:rFonts w:ascii="Calibri" w:eastAsia="Times New Roman" w:hAnsi="Calibri" w:cs="Calibri"/>
                <w:color w:val="000000"/>
                <w:sz w:val="20"/>
                <w:szCs w:val="20"/>
              </w:rPr>
            </w:pPr>
          </w:p>
        </w:tc>
        <w:tc>
          <w:tcPr>
            <w:tcW w:w="2959" w:type="dxa"/>
            <w:tcBorders>
              <w:top w:val="nil"/>
              <w:left w:val="nil"/>
              <w:bottom w:val="single" w:sz="8" w:space="0" w:color="auto"/>
              <w:right w:val="nil"/>
            </w:tcBorders>
            <w:shd w:val="clear" w:color="auto" w:fill="auto"/>
            <w:noWrap/>
            <w:vAlign w:val="bottom"/>
            <w:hideMark/>
          </w:tcPr>
          <w:p w14:paraId="1485DC6F" w14:textId="77777777" w:rsidR="00767D63" w:rsidRPr="00767D63" w:rsidRDefault="00767D63" w:rsidP="00767D63">
            <w:pPr>
              <w:spacing w:after="0" w:line="240" w:lineRule="auto"/>
              <w:rPr>
                <w:ins w:id="2193" w:author="Stefanie Lane" w:date="2022-10-06T18:21:00Z"/>
                <w:rFonts w:ascii="Calibri" w:eastAsia="Times New Roman" w:hAnsi="Calibri" w:cs="Calibri"/>
                <w:color w:val="000000"/>
                <w:sz w:val="20"/>
                <w:szCs w:val="20"/>
              </w:rPr>
            </w:pPr>
            <w:ins w:id="2194" w:author="Stefanie Lane" w:date="2022-10-06T18:21:00Z">
              <w:r w:rsidRPr="00767D63">
                <w:rPr>
                  <w:rFonts w:ascii="Calibri" w:eastAsia="Times New Roman" w:hAnsi="Calibri" w:cs="Calibri"/>
                  <w:color w:val="000000"/>
                  <w:sz w:val="20"/>
                  <w:szCs w:val="20"/>
                </w:rPr>
                <w:t> </w:t>
              </w:r>
            </w:ins>
          </w:p>
        </w:tc>
        <w:tc>
          <w:tcPr>
            <w:tcW w:w="681" w:type="dxa"/>
            <w:tcBorders>
              <w:top w:val="nil"/>
              <w:left w:val="nil"/>
              <w:bottom w:val="single" w:sz="8" w:space="0" w:color="auto"/>
              <w:right w:val="nil"/>
            </w:tcBorders>
            <w:shd w:val="clear" w:color="auto" w:fill="auto"/>
            <w:noWrap/>
            <w:vAlign w:val="bottom"/>
            <w:hideMark/>
          </w:tcPr>
          <w:p w14:paraId="6E663A9B" w14:textId="77777777" w:rsidR="00767D63" w:rsidRPr="00767D63" w:rsidRDefault="00767D63" w:rsidP="00767D63">
            <w:pPr>
              <w:spacing w:after="0" w:line="240" w:lineRule="auto"/>
              <w:jc w:val="center"/>
              <w:rPr>
                <w:ins w:id="2195" w:author="Stefanie Lane" w:date="2022-10-06T18:21:00Z"/>
                <w:rFonts w:ascii="Calibri" w:eastAsia="Times New Roman" w:hAnsi="Calibri" w:cs="Calibri"/>
                <w:color w:val="000000"/>
                <w:sz w:val="20"/>
                <w:szCs w:val="20"/>
              </w:rPr>
            </w:pPr>
            <w:ins w:id="2196" w:author="Stefanie Lane" w:date="2022-10-06T18:21:00Z">
              <w:r w:rsidRPr="00767D63">
                <w:rPr>
                  <w:rFonts w:ascii="Calibri" w:eastAsia="Times New Roman" w:hAnsi="Calibri" w:cs="Calibri"/>
                  <w:color w:val="000000"/>
                  <w:sz w:val="20"/>
                  <w:szCs w:val="20"/>
                </w:rPr>
                <w:t> </w:t>
              </w:r>
            </w:ins>
          </w:p>
        </w:tc>
        <w:tc>
          <w:tcPr>
            <w:tcW w:w="300" w:type="dxa"/>
            <w:tcBorders>
              <w:top w:val="nil"/>
              <w:left w:val="nil"/>
              <w:bottom w:val="single" w:sz="8" w:space="0" w:color="auto"/>
              <w:right w:val="nil"/>
            </w:tcBorders>
            <w:shd w:val="clear" w:color="auto" w:fill="auto"/>
            <w:noWrap/>
            <w:vAlign w:val="bottom"/>
            <w:hideMark/>
          </w:tcPr>
          <w:p w14:paraId="62E3338F" w14:textId="77777777" w:rsidR="00767D63" w:rsidRPr="00767D63" w:rsidRDefault="00767D63" w:rsidP="00767D63">
            <w:pPr>
              <w:spacing w:after="0" w:line="240" w:lineRule="auto"/>
              <w:rPr>
                <w:ins w:id="2197" w:author="Stefanie Lane" w:date="2022-10-06T18:21:00Z"/>
                <w:rFonts w:ascii="Calibri" w:eastAsia="Times New Roman" w:hAnsi="Calibri" w:cs="Calibri"/>
                <w:color w:val="000000"/>
                <w:sz w:val="20"/>
                <w:szCs w:val="20"/>
              </w:rPr>
            </w:pPr>
            <w:ins w:id="2198" w:author="Stefanie Lane" w:date="2022-10-06T18:21:00Z">
              <w:r w:rsidRPr="00767D63">
                <w:rPr>
                  <w:rFonts w:ascii="Calibri" w:eastAsia="Times New Roman" w:hAnsi="Calibri" w:cs="Calibri"/>
                  <w:color w:val="000000"/>
                  <w:sz w:val="20"/>
                  <w:szCs w:val="20"/>
                </w:rPr>
                <w:t> </w:t>
              </w:r>
            </w:ins>
          </w:p>
        </w:tc>
        <w:tc>
          <w:tcPr>
            <w:tcW w:w="2189" w:type="dxa"/>
            <w:tcBorders>
              <w:top w:val="nil"/>
              <w:left w:val="nil"/>
              <w:bottom w:val="single" w:sz="8" w:space="0" w:color="auto"/>
              <w:right w:val="nil"/>
            </w:tcBorders>
            <w:shd w:val="clear" w:color="auto" w:fill="auto"/>
            <w:noWrap/>
            <w:vAlign w:val="bottom"/>
            <w:hideMark/>
          </w:tcPr>
          <w:p w14:paraId="413DDA7A" w14:textId="77777777" w:rsidR="00767D63" w:rsidRPr="00767D63" w:rsidRDefault="00767D63" w:rsidP="00767D63">
            <w:pPr>
              <w:spacing w:after="0" w:line="240" w:lineRule="auto"/>
              <w:rPr>
                <w:ins w:id="2199" w:author="Stefanie Lane" w:date="2022-10-06T18:21:00Z"/>
                <w:rFonts w:ascii="Calibri" w:eastAsia="Times New Roman" w:hAnsi="Calibri" w:cs="Calibri"/>
                <w:i/>
                <w:iCs/>
                <w:sz w:val="20"/>
                <w:szCs w:val="20"/>
              </w:rPr>
            </w:pPr>
            <w:ins w:id="2200" w:author="Stefanie Lane" w:date="2022-10-06T18:21:00Z">
              <w:r w:rsidRPr="00767D63">
                <w:rPr>
                  <w:rFonts w:ascii="Calibri" w:eastAsia="Times New Roman" w:hAnsi="Calibri" w:cs="Calibri"/>
                  <w:i/>
                  <w:iCs/>
                  <w:sz w:val="20"/>
                  <w:szCs w:val="20"/>
                </w:rPr>
                <w:t>Deschampsia caespitosa</w:t>
              </w:r>
            </w:ins>
          </w:p>
        </w:tc>
        <w:tc>
          <w:tcPr>
            <w:tcW w:w="691" w:type="dxa"/>
            <w:tcBorders>
              <w:top w:val="nil"/>
              <w:left w:val="nil"/>
              <w:bottom w:val="single" w:sz="8" w:space="0" w:color="auto"/>
              <w:right w:val="nil"/>
            </w:tcBorders>
            <w:shd w:val="clear" w:color="auto" w:fill="auto"/>
            <w:noWrap/>
            <w:vAlign w:val="bottom"/>
            <w:hideMark/>
          </w:tcPr>
          <w:p w14:paraId="7CF358E0" w14:textId="77777777" w:rsidR="00767D63" w:rsidRPr="00767D63" w:rsidRDefault="00767D63" w:rsidP="00767D63">
            <w:pPr>
              <w:spacing w:after="0" w:line="240" w:lineRule="auto"/>
              <w:jc w:val="center"/>
              <w:rPr>
                <w:ins w:id="2201" w:author="Stefanie Lane" w:date="2022-10-06T18:21:00Z"/>
                <w:rFonts w:ascii="Calibri" w:eastAsia="Times New Roman" w:hAnsi="Calibri" w:cs="Calibri"/>
                <w:color w:val="000000"/>
                <w:sz w:val="20"/>
                <w:szCs w:val="20"/>
              </w:rPr>
            </w:pPr>
            <w:ins w:id="2202" w:author="Stefanie Lane" w:date="2022-10-06T18:21:00Z">
              <w:r w:rsidRPr="00767D63">
                <w:rPr>
                  <w:rFonts w:ascii="Calibri" w:eastAsia="Times New Roman" w:hAnsi="Calibri" w:cs="Calibri"/>
                  <w:color w:val="000000"/>
                  <w:sz w:val="20"/>
                  <w:szCs w:val="20"/>
                </w:rPr>
                <w:t>0.0270</w:t>
              </w:r>
            </w:ins>
          </w:p>
        </w:tc>
        <w:tc>
          <w:tcPr>
            <w:tcW w:w="300" w:type="dxa"/>
            <w:tcBorders>
              <w:top w:val="nil"/>
              <w:left w:val="nil"/>
              <w:bottom w:val="single" w:sz="8" w:space="0" w:color="auto"/>
              <w:right w:val="nil"/>
            </w:tcBorders>
            <w:shd w:val="clear" w:color="auto" w:fill="auto"/>
            <w:noWrap/>
            <w:vAlign w:val="bottom"/>
            <w:hideMark/>
          </w:tcPr>
          <w:p w14:paraId="1EA5926C" w14:textId="77777777" w:rsidR="00767D63" w:rsidRPr="00767D63" w:rsidRDefault="00767D63" w:rsidP="00767D63">
            <w:pPr>
              <w:spacing w:after="0" w:line="240" w:lineRule="auto"/>
              <w:rPr>
                <w:ins w:id="2203" w:author="Stefanie Lane" w:date="2022-10-06T18:21:00Z"/>
                <w:rFonts w:ascii="Calibri" w:eastAsia="Times New Roman" w:hAnsi="Calibri" w:cs="Calibri"/>
                <w:color w:val="000000"/>
                <w:sz w:val="20"/>
                <w:szCs w:val="20"/>
              </w:rPr>
            </w:pPr>
            <w:ins w:id="2204" w:author="Stefanie Lane" w:date="2022-10-06T18:21:00Z">
              <w:r w:rsidRPr="00767D63">
                <w:rPr>
                  <w:rFonts w:ascii="Calibri" w:eastAsia="Times New Roman" w:hAnsi="Calibri" w:cs="Calibri"/>
                  <w:color w:val="000000"/>
                  <w:sz w:val="20"/>
                  <w:szCs w:val="20"/>
                </w:rPr>
                <w:t> </w:t>
              </w:r>
            </w:ins>
          </w:p>
        </w:tc>
        <w:tc>
          <w:tcPr>
            <w:tcW w:w="2007" w:type="dxa"/>
            <w:tcBorders>
              <w:top w:val="nil"/>
              <w:left w:val="nil"/>
              <w:bottom w:val="single" w:sz="8" w:space="0" w:color="auto"/>
              <w:right w:val="nil"/>
            </w:tcBorders>
            <w:shd w:val="clear" w:color="auto" w:fill="auto"/>
            <w:noWrap/>
            <w:vAlign w:val="bottom"/>
            <w:hideMark/>
          </w:tcPr>
          <w:p w14:paraId="50EEF540" w14:textId="77777777" w:rsidR="00767D63" w:rsidRPr="00767D63" w:rsidRDefault="00767D63" w:rsidP="00767D63">
            <w:pPr>
              <w:spacing w:after="0" w:line="240" w:lineRule="auto"/>
              <w:rPr>
                <w:ins w:id="2205" w:author="Stefanie Lane" w:date="2022-10-06T18:21:00Z"/>
                <w:rFonts w:ascii="Calibri" w:eastAsia="Times New Roman" w:hAnsi="Calibri" w:cs="Calibri"/>
                <w:color w:val="000000"/>
                <w:sz w:val="20"/>
                <w:szCs w:val="20"/>
              </w:rPr>
            </w:pPr>
            <w:ins w:id="2206" w:author="Stefanie Lane" w:date="2022-10-06T18:21:00Z">
              <w:r w:rsidRPr="00767D63">
                <w:rPr>
                  <w:rFonts w:ascii="Calibri" w:eastAsia="Times New Roman" w:hAnsi="Calibri" w:cs="Calibri"/>
                  <w:color w:val="000000"/>
                  <w:sz w:val="20"/>
                  <w:szCs w:val="20"/>
                </w:rPr>
                <w:t> </w:t>
              </w:r>
            </w:ins>
          </w:p>
        </w:tc>
        <w:tc>
          <w:tcPr>
            <w:tcW w:w="693" w:type="dxa"/>
            <w:tcBorders>
              <w:top w:val="nil"/>
              <w:left w:val="nil"/>
              <w:bottom w:val="single" w:sz="8" w:space="0" w:color="auto"/>
              <w:right w:val="single" w:sz="8" w:space="0" w:color="auto"/>
            </w:tcBorders>
            <w:shd w:val="clear" w:color="auto" w:fill="auto"/>
            <w:noWrap/>
            <w:vAlign w:val="bottom"/>
            <w:hideMark/>
          </w:tcPr>
          <w:p w14:paraId="7A43850B" w14:textId="77777777" w:rsidR="00767D63" w:rsidRPr="00767D63" w:rsidRDefault="00767D63" w:rsidP="00767D63">
            <w:pPr>
              <w:spacing w:after="0" w:line="240" w:lineRule="auto"/>
              <w:jc w:val="center"/>
              <w:rPr>
                <w:ins w:id="2207" w:author="Stefanie Lane" w:date="2022-10-06T18:21:00Z"/>
                <w:rFonts w:ascii="Calibri" w:eastAsia="Times New Roman" w:hAnsi="Calibri" w:cs="Calibri"/>
                <w:color w:val="000000"/>
                <w:sz w:val="20"/>
                <w:szCs w:val="20"/>
              </w:rPr>
            </w:pPr>
            <w:ins w:id="2208" w:author="Stefanie Lane" w:date="2022-10-06T18:21:00Z">
              <w:r w:rsidRPr="00767D63">
                <w:rPr>
                  <w:rFonts w:ascii="Calibri" w:eastAsia="Times New Roman" w:hAnsi="Calibri" w:cs="Calibri"/>
                  <w:color w:val="000000"/>
                  <w:sz w:val="20"/>
                  <w:szCs w:val="20"/>
                </w:rPr>
                <w:t> </w:t>
              </w:r>
            </w:ins>
          </w:p>
        </w:tc>
      </w:tr>
    </w:tbl>
    <w:p w14:paraId="1310FCF2" w14:textId="77777777" w:rsidR="00AD127C" w:rsidRDefault="00AD127C">
      <w:pPr>
        <w:rPr>
          <w:ins w:id="2209" w:author="Stefanie Lane" w:date="2022-08-26T16:18:00Z"/>
          <w:i/>
          <w:iCs/>
          <w:color w:val="44546A" w:themeColor="text2"/>
          <w:sz w:val="18"/>
          <w:szCs w:val="18"/>
        </w:rPr>
      </w:pPr>
      <w:ins w:id="2210" w:author="Stefanie Lane" w:date="2022-08-26T16:18:00Z">
        <w:r>
          <w:rPr>
            <w:i/>
            <w:iCs/>
            <w:color w:val="44546A" w:themeColor="text2"/>
            <w:sz w:val="18"/>
            <w:szCs w:val="18"/>
          </w:rPr>
          <w:br w:type="page"/>
        </w:r>
      </w:ins>
    </w:p>
    <w:p w14:paraId="696A8E3B" w14:textId="77E31EBE" w:rsidR="00377AD3" w:rsidDel="00A65867" w:rsidRDefault="00BC0673" w:rsidP="00F752B9">
      <w:pPr>
        <w:rPr>
          <w:del w:id="2211" w:author="Stefanie Lane" w:date="2022-08-26T16:22:00Z"/>
          <w:i/>
          <w:iCs/>
          <w:color w:val="44546A" w:themeColor="text2"/>
          <w:sz w:val="18"/>
          <w:szCs w:val="18"/>
        </w:rPr>
      </w:pPr>
      <w:r w:rsidRPr="00DC704D">
        <w:rPr>
          <w:i/>
          <w:iCs/>
          <w:color w:val="44546A" w:themeColor="text2"/>
          <w:sz w:val="18"/>
          <w:szCs w:val="18"/>
        </w:rPr>
        <w:lastRenderedPageBreak/>
        <w:t xml:space="preserve">Table </w:t>
      </w:r>
      <w:r w:rsidR="00F507C0" w:rsidRPr="00DC704D">
        <w:rPr>
          <w:i/>
          <w:iCs/>
          <w:color w:val="44546A" w:themeColor="text2"/>
          <w:sz w:val="18"/>
          <w:szCs w:val="18"/>
        </w:rPr>
        <w:fldChar w:fldCharType="begin"/>
      </w:r>
      <w:r w:rsidR="00F507C0" w:rsidRPr="00DC704D">
        <w:rPr>
          <w:i/>
          <w:iCs/>
          <w:color w:val="44546A" w:themeColor="text2"/>
          <w:sz w:val="18"/>
          <w:szCs w:val="18"/>
        </w:rPr>
        <w:instrText xml:space="preserve"> SEQ Table \* ARABIC </w:instrText>
      </w:r>
      <w:r w:rsidR="00F507C0" w:rsidRPr="00DC704D">
        <w:rPr>
          <w:i/>
          <w:iCs/>
          <w:color w:val="44546A" w:themeColor="text2"/>
          <w:sz w:val="18"/>
          <w:szCs w:val="18"/>
        </w:rPr>
        <w:fldChar w:fldCharType="separate"/>
      </w:r>
      <w:r w:rsidR="007C5BD3">
        <w:rPr>
          <w:i/>
          <w:iCs/>
          <w:noProof/>
          <w:color w:val="44546A" w:themeColor="text2"/>
          <w:sz w:val="18"/>
          <w:szCs w:val="18"/>
        </w:rPr>
        <w:t>4</w:t>
      </w:r>
      <w:r w:rsidR="00F507C0" w:rsidRPr="00DC704D">
        <w:rPr>
          <w:i/>
          <w:iCs/>
          <w:color w:val="44546A" w:themeColor="text2"/>
          <w:sz w:val="18"/>
          <w:szCs w:val="18"/>
        </w:rPr>
        <w:fldChar w:fldCharType="end"/>
      </w:r>
      <w:bookmarkEnd w:id="1822"/>
      <w:bookmarkEnd w:id="1825"/>
      <w:r w:rsidRPr="00DC704D">
        <w:rPr>
          <w:i/>
          <w:iCs/>
          <w:color w:val="44546A" w:themeColor="text2"/>
          <w:sz w:val="18"/>
          <w:szCs w:val="18"/>
        </w:rPr>
        <w:t>. Species indicator</w:t>
      </w:r>
      <w:r w:rsidR="00F41B59" w:rsidRPr="00DC704D">
        <w:rPr>
          <w:i/>
          <w:iCs/>
          <w:color w:val="44546A" w:themeColor="text2"/>
          <w:sz w:val="18"/>
          <w:szCs w:val="18"/>
        </w:rPr>
        <w:t xml:space="preserve"> analysis of cluster groups using Bray-Curtis </w:t>
      </w:r>
      <w:r w:rsidR="009434BA" w:rsidRPr="00DC704D">
        <w:rPr>
          <w:i/>
          <w:iCs/>
          <w:color w:val="44546A" w:themeColor="text2"/>
          <w:sz w:val="18"/>
          <w:szCs w:val="18"/>
        </w:rPr>
        <w:t xml:space="preserve">distance </w:t>
      </w:r>
      <w:r w:rsidR="00F41B59" w:rsidRPr="00DC704D">
        <w:rPr>
          <w:i/>
          <w:iCs/>
          <w:color w:val="44546A" w:themeColor="text2"/>
          <w:sz w:val="18"/>
          <w:szCs w:val="18"/>
        </w:rPr>
        <w:t xml:space="preserve">identifies the same dominant species in each assemblage type (Sedge, Fescue, Bogbean), however Bray-Curtis </w:t>
      </w:r>
      <w:r w:rsidR="009434BA" w:rsidRPr="00DC704D">
        <w:rPr>
          <w:i/>
          <w:iCs/>
          <w:color w:val="44546A" w:themeColor="text2"/>
          <w:sz w:val="18"/>
          <w:szCs w:val="18"/>
        </w:rPr>
        <w:t>distance</w:t>
      </w:r>
      <w:r w:rsidR="004E511D" w:rsidRPr="00DC704D">
        <w:rPr>
          <w:i/>
          <w:iCs/>
          <w:color w:val="44546A" w:themeColor="text2"/>
          <w:sz w:val="18"/>
          <w:szCs w:val="18"/>
        </w:rPr>
        <w:t xml:space="preserve"> </w:t>
      </w:r>
      <w:r w:rsidR="00F41B59" w:rsidRPr="00DC704D">
        <w:rPr>
          <w:i/>
          <w:iCs/>
          <w:color w:val="44546A" w:themeColor="text2"/>
          <w:sz w:val="18"/>
          <w:szCs w:val="18"/>
        </w:rPr>
        <w:t>identifies different associated indicator species than those identified by Euclidean distance</w:t>
      </w:r>
      <w:del w:id="2212" w:author="Stefanie Lane" w:date="2022-08-26T16:21:00Z">
        <w:r w:rsidR="00CB72B2" w:rsidRPr="00DC704D" w:rsidDel="005245AB">
          <w:rPr>
            <w:i/>
            <w:iCs/>
            <w:color w:val="44546A" w:themeColor="text2"/>
            <w:sz w:val="18"/>
            <w:szCs w:val="18"/>
          </w:rPr>
          <w:delText xml:space="preserve"> </w:delText>
        </w:r>
        <w:r w:rsidR="00F41B59" w:rsidRPr="00DC704D" w:rsidDel="005245AB">
          <w:rPr>
            <w:i/>
            <w:iCs/>
            <w:color w:val="44546A" w:themeColor="text2"/>
            <w:sz w:val="18"/>
            <w:szCs w:val="18"/>
          </w:rPr>
          <w:delText>(</w:delText>
        </w:r>
        <w:r w:rsidR="00615FBC" w:rsidRPr="00615FBC" w:rsidDel="005245AB">
          <w:rPr>
            <w:i/>
            <w:iCs/>
            <w:color w:val="44546A" w:themeColor="text2"/>
            <w:sz w:val="18"/>
            <w:szCs w:val="18"/>
          </w:rPr>
          <w:delText>Table 1</w:delText>
        </w:r>
        <w:r w:rsidR="00615FBC" w:rsidRPr="005245AB" w:rsidDel="005245AB">
          <w:rPr>
            <w:i/>
            <w:iCs/>
            <w:color w:val="44546A" w:themeColor="text2"/>
            <w:sz w:val="18"/>
            <w:szCs w:val="18"/>
            <w:rPrChange w:id="2213" w:author="Stefanie Lane" w:date="2022-08-26T16:22:00Z">
              <w:rPr>
                <w:b/>
                <w:bCs/>
                <w:i/>
                <w:iCs/>
                <w:color w:val="44546A" w:themeColor="text2"/>
                <w:sz w:val="18"/>
                <w:szCs w:val="18"/>
              </w:rPr>
            </w:rPrChange>
          </w:rPr>
          <w:delText>Error! Reference source not found.</w:delText>
        </w:r>
        <w:r w:rsidR="00F41B59" w:rsidRPr="00DC704D" w:rsidDel="005245AB">
          <w:rPr>
            <w:i/>
            <w:iCs/>
            <w:color w:val="44546A" w:themeColor="text2"/>
            <w:sz w:val="18"/>
            <w:szCs w:val="18"/>
          </w:rPr>
          <w:delText>)</w:delText>
        </w:r>
      </w:del>
      <w:ins w:id="2214" w:author="Stefanie Lane" w:date="2022-08-26T16:21:00Z">
        <w:r w:rsidR="005245AB">
          <w:rPr>
            <w:i/>
            <w:iCs/>
            <w:color w:val="44546A" w:themeColor="text2"/>
            <w:sz w:val="18"/>
            <w:szCs w:val="18"/>
          </w:rPr>
          <w:t xml:space="preserve"> (</w:t>
        </w:r>
        <w:r w:rsidR="005245AB">
          <w:rPr>
            <w:i/>
            <w:iCs/>
            <w:color w:val="44546A" w:themeColor="text2"/>
            <w:sz w:val="18"/>
            <w:szCs w:val="18"/>
          </w:rPr>
          <w:fldChar w:fldCharType="begin"/>
        </w:r>
        <w:r w:rsidR="005245AB">
          <w:rPr>
            <w:i/>
            <w:iCs/>
            <w:color w:val="44546A" w:themeColor="text2"/>
            <w:sz w:val="18"/>
            <w:szCs w:val="18"/>
          </w:rPr>
          <w:instrText xml:space="preserve"> REF _Ref112423328 \h </w:instrText>
        </w:r>
      </w:ins>
      <w:r w:rsidR="005245AB">
        <w:rPr>
          <w:i/>
          <w:iCs/>
          <w:color w:val="44546A" w:themeColor="text2"/>
          <w:sz w:val="18"/>
          <w:szCs w:val="18"/>
        </w:rPr>
        <w:instrText xml:space="preserve"> \* MERGEFORMAT </w:instrText>
      </w:r>
      <w:r w:rsidR="005245AB">
        <w:rPr>
          <w:i/>
          <w:iCs/>
          <w:color w:val="44546A" w:themeColor="text2"/>
          <w:sz w:val="18"/>
          <w:szCs w:val="18"/>
        </w:rPr>
      </w:r>
      <w:r w:rsidR="005245AB">
        <w:rPr>
          <w:i/>
          <w:iCs/>
          <w:color w:val="44546A" w:themeColor="text2"/>
          <w:sz w:val="18"/>
          <w:szCs w:val="18"/>
        </w:rPr>
        <w:fldChar w:fldCharType="separate"/>
      </w:r>
      <w:ins w:id="2215" w:author="Stefanie Lane" w:date="2022-08-26T16:21:00Z">
        <w:r w:rsidR="005245AB" w:rsidRPr="005245AB">
          <w:rPr>
            <w:i/>
            <w:iCs/>
            <w:color w:val="44546A" w:themeColor="text2"/>
            <w:sz w:val="18"/>
            <w:szCs w:val="18"/>
            <w:rPrChange w:id="2216" w:author="Stefanie Lane" w:date="2022-08-26T16:22:00Z">
              <w:rPr/>
            </w:rPrChange>
          </w:rPr>
          <w:t xml:space="preserve">Table </w:t>
        </w:r>
        <w:r w:rsidR="005245AB" w:rsidRPr="005245AB">
          <w:rPr>
            <w:i/>
            <w:iCs/>
            <w:color w:val="44546A" w:themeColor="text2"/>
            <w:sz w:val="18"/>
            <w:szCs w:val="18"/>
            <w:rPrChange w:id="2217" w:author="Stefanie Lane" w:date="2022-08-26T16:22:00Z">
              <w:rPr>
                <w:noProof/>
              </w:rPr>
            </w:rPrChange>
          </w:rPr>
          <w:t>3</w:t>
        </w:r>
        <w:r w:rsidR="005245AB">
          <w:rPr>
            <w:i/>
            <w:iCs/>
            <w:color w:val="44546A" w:themeColor="text2"/>
            <w:sz w:val="18"/>
            <w:szCs w:val="18"/>
          </w:rPr>
          <w:fldChar w:fldCharType="end"/>
        </w:r>
        <w:r w:rsidR="005245AB">
          <w:rPr>
            <w:i/>
            <w:iCs/>
            <w:color w:val="44546A" w:themeColor="text2"/>
            <w:sz w:val="18"/>
            <w:szCs w:val="18"/>
          </w:rPr>
          <w:t>)</w:t>
        </w:r>
      </w:ins>
      <w:r w:rsidR="00F41B59" w:rsidRPr="00DC704D">
        <w:rPr>
          <w:i/>
          <w:iCs/>
          <w:color w:val="44546A" w:themeColor="text2"/>
          <w:sz w:val="18"/>
          <w:szCs w:val="18"/>
        </w:rPr>
        <w:t>.</w:t>
      </w:r>
    </w:p>
    <w:p w14:paraId="64FBDFA0" w14:textId="77777777" w:rsidR="00F752B9" w:rsidRDefault="00F752B9" w:rsidP="00F752B9"/>
    <w:p w14:paraId="655BBA6D" w14:textId="02F197C7" w:rsidR="00CB11B1" w:rsidRDefault="00CB11B1" w:rsidP="00791A3B"/>
    <w:tbl>
      <w:tblPr>
        <w:tblW w:w="13400" w:type="dxa"/>
        <w:tblLook w:val="04A0" w:firstRow="1" w:lastRow="0" w:firstColumn="1" w:lastColumn="0" w:noHBand="0" w:noVBand="1"/>
      </w:tblPr>
      <w:tblGrid>
        <w:gridCol w:w="1091"/>
        <w:gridCol w:w="3077"/>
        <w:gridCol w:w="751"/>
        <w:gridCol w:w="727"/>
        <w:gridCol w:w="262"/>
        <w:gridCol w:w="2437"/>
        <w:gridCol w:w="751"/>
        <w:gridCol w:w="737"/>
        <w:gridCol w:w="262"/>
        <w:gridCol w:w="2043"/>
        <w:gridCol w:w="751"/>
        <w:gridCol w:w="724"/>
      </w:tblGrid>
      <w:tr w:rsidR="00CB11B1" w:rsidRPr="00CB11B1" w14:paraId="31208E1B" w14:textId="77777777" w:rsidTr="00CB11B1">
        <w:trPr>
          <w:trHeight w:val="260"/>
        </w:trPr>
        <w:tc>
          <w:tcPr>
            <w:tcW w:w="1080" w:type="dxa"/>
            <w:tcBorders>
              <w:top w:val="nil"/>
              <w:left w:val="nil"/>
              <w:bottom w:val="single" w:sz="4" w:space="0" w:color="auto"/>
              <w:right w:val="nil"/>
            </w:tcBorders>
            <w:shd w:val="clear" w:color="auto" w:fill="auto"/>
            <w:noWrap/>
            <w:vAlign w:val="bottom"/>
            <w:hideMark/>
          </w:tcPr>
          <w:p w14:paraId="69B38D59" w14:textId="4E5D1E2E"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4500" w:type="dxa"/>
            <w:gridSpan w:val="3"/>
            <w:tcBorders>
              <w:top w:val="single" w:sz="4" w:space="0" w:color="auto"/>
              <w:left w:val="nil"/>
              <w:bottom w:val="single" w:sz="4" w:space="0" w:color="auto"/>
              <w:right w:val="nil"/>
            </w:tcBorders>
            <w:shd w:val="clear" w:color="auto" w:fill="auto"/>
            <w:noWrap/>
            <w:vAlign w:val="bottom"/>
            <w:hideMark/>
          </w:tcPr>
          <w:p w14:paraId="284270E4"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1979</w:t>
            </w:r>
          </w:p>
        </w:tc>
        <w:tc>
          <w:tcPr>
            <w:tcW w:w="240" w:type="dxa"/>
            <w:tcBorders>
              <w:top w:val="nil"/>
              <w:left w:val="nil"/>
              <w:bottom w:val="nil"/>
              <w:right w:val="nil"/>
            </w:tcBorders>
            <w:shd w:val="clear" w:color="auto" w:fill="auto"/>
            <w:noWrap/>
            <w:vAlign w:val="bottom"/>
            <w:hideMark/>
          </w:tcPr>
          <w:p w14:paraId="17F1A15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880" w:type="dxa"/>
            <w:gridSpan w:val="3"/>
            <w:tcBorders>
              <w:top w:val="single" w:sz="4" w:space="0" w:color="auto"/>
              <w:left w:val="nil"/>
              <w:bottom w:val="single" w:sz="4" w:space="0" w:color="auto"/>
              <w:right w:val="nil"/>
            </w:tcBorders>
            <w:shd w:val="clear" w:color="auto" w:fill="auto"/>
            <w:noWrap/>
            <w:vAlign w:val="bottom"/>
            <w:hideMark/>
          </w:tcPr>
          <w:p w14:paraId="2BC73729"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1999</w:t>
            </w:r>
          </w:p>
        </w:tc>
        <w:tc>
          <w:tcPr>
            <w:tcW w:w="240" w:type="dxa"/>
            <w:tcBorders>
              <w:top w:val="nil"/>
              <w:left w:val="nil"/>
              <w:bottom w:val="nil"/>
              <w:right w:val="nil"/>
            </w:tcBorders>
            <w:shd w:val="clear" w:color="auto" w:fill="auto"/>
            <w:noWrap/>
            <w:vAlign w:val="bottom"/>
            <w:hideMark/>
          </w:tcPr>
          <w:p w14:paraId="149BEE59"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460" w:type="dxa"/>
            <w:gridSpan w:val="3"/>
            <w:tcBorders>
              <w:top w:val="single" w:sz="4" w:space="0" w:color="auto"/>
              <w:left w:val="nil"/>
              <w:bottom w:val="single" w:sz="4" w:space="0" w:color="auto"/>
              <w:right w:val="nil"/>
            </w:tcBorders>
            <w:shd w:val="clear" w:color="auto" w:fill="auto"/>
            <w:noWrap/>
            <w:vAlign w:val="bottom"/>
            <w:hideMark/>
          </w:tcPr>
          <w:p w14:paraId="3D1386A0"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2019</w:t>
            </w:r>
          </w:p>
        </w:tc>
      </w:tr>
      <w:tr w:rsidR="00CB11B1" w:rsidRPr="00CB11B1" w14:paraId="778CE705" w14:textId="77777777" w:rsidTr="00CB11B1">
        <w:trPr>
          <w:trHeight w:val="780"/>
        </w:trPr>
        <w:tc>
          <w:tcPr>
            <w:tcW w:w="1080" w:type="dxa"/>
            <w:tcBorders>
              <w:top w:val="nil"/>
              <w:left w:val="nil"/>
              <w:bottom w:val="single" w:sz="4" w:space="0" w:color="auto"/>
              <w:right w:val="nil"/>
            </w:tcBorders>
            <w:shd w:val="clear" w:color="auto" w:fill="auto"/>
            <w:vAlign w:val="center"/>
            <w:hideMark/>
          </w:tcPr>
          <w:p w14:paraId="48F85D74"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Cluster Group Name</w:t>
            </w:r>
          </w:p>
        </w:tc>
        <w:tc>
          <w:tcPr>
            <w:tcW w:w="3077" w:type="dxa"/>
            <w:tcBorders>
              <w:top w:val="nil"/>
              <w:left w:val="nil"/>
              <w:bottom w:val="single" w:sz="4" w:space="0" w:color="auto"/>
              <w:right w:val="nil"/>
            </w:tcBorders>
            <w:shd w:val="clear" w:color="auto" w:fill="auto"/>
            <w:noWrap/>
            <w:vAlign w:val="center"/>
            <w:hideMark/>
          </w:tcPr>
          <w:p w14:paraId="7B25F51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696" w:type="dxa"/>
            <w:tcBorders>
              <w:top w:val="nil"/>
              <w:left w:val="nil"/>
              <w:bottom w:val="single" w:sz="4" w:space="0" w:color="auto"/>
              <w:right w:val="nil"/>
            </w:tcBorders>
            <w:shd w:val="clear" w:color="auto" w:fill="auto"/>
            <w:vAlign w:val="center"/>
            <w:hideMark/>
          </w:tcPr>
          <w:p w14:paraId="7A387E45"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roofErr w:type="spellStart"/>
            <w:r w:rsidRPr="00DC704D">
              <w:rPr>
                <w:rFonts w:ascii="Calibri" w:eastAsia="Times New Roman" w:hAnsi="Calibri" w:cs="Calibri"/>
                <w:b/>
                <w:bCs/>
                <w:color w:val="000000"/>
                <w:sz w:val="20"/>
                <w:szCs w:val="20"/>
              </w:rPr>
              <w:t>IndVal</w:t>
            </w:r>
            <w:proofErr w:type="spellEnd"/>
            <w:r w:rsidRPr="00DC704D">
              <w:rPr>
                <w:rFonts w:ascii="Calibri" w:eastAsia="Times New Roman" w:hAnsi="Calibri" w:cs="Calibri"/>
                <w:b/>
                <w:bCs/>
                <w:color w:val="000000"/>
                <w:sz w:val="20"/>
                <w:szCs w:val="20"/>
              </w:rPr>
              <w:t xml:space="preserve"> stat</w:t>
            </w:r>
          </w:p>
        </w:tc>
        <w:tc>
          <w:tcPr>
            <w:tcW w:w="727" w:type="dxa"/>
            <w:tcBorders>
              <w:top w:val="nil"/>
              <w:left w:val="nil"/>
              <w:bottom w:val="single" w:sz="4" w:space="0" w:color="auto"/>
              <w:right w:val="nil"/>
            </w:tcBorders>
            <w:shd w:val="clear" w:color="auto" w:fill="auto"/>
            <w:noWrap/>
            <w:vAlign w:val="center"/>
            <w:hideMark/>
          </w:tcPr>
          <w:p w14:paraId="6451144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bottom"/>
            <w:hideMark/>
          </w:tcPr>
          <w:p w14:paraId="1583C156"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2437" w:type="dxa"/>
            <w:tcBorders>
              <w:top w:val="nil"/>
              <w:left w:val="nil"/>
              <w:bottom w:val="single" w:sz="4" w:space="0" w:color="auto"/>
              <w:right w:val="nil"/>
            </w:tcBorders>
            <w:shd w:val="clear" w:color="auto" w:fill="auto"/>
            <w:noWrap/>
            <w:vAlign w:val="center"/>
            <w:hideMark/>
          </w:tcPr>
          <w:p w14:paraId="7A9CB60A"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706" w:type="dxa"/>
            <w:tcBorders>
              <w:top w:val="nil"/>
              <w:left w:val="nil"/>
              <w:bottom w:val="single" w:sz="4" w:space="0" w:color="auto"/>
              <w:right w:val="nil"/>
            </w:tcBorders>
            <w:shd w:val="clear" w:color="auto" w:fill="auto"/>
            <w:vAlign w:val="center"/>
            <w:hideMark/>
          </w:tcPr>
          <w:p w14:paraId="69008781"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roofErr w:type="spellStart"/>
            <w:r w:rsidRPr="00DC704D">
              <w:rPr>
                <w:rFonts w:ascii="Calibri" w:eastAsia="Times New Roman" w:hAnsi="Calibri" w:cs="Calibri"/>
                <w:b/>
                <w:bCs/>
                <w:color w:val="000000"/>
                <w:sz w:val="20"/>
                <w:szCs w:val="20"/>
              </w:rPr>
              <w:t>IndVal</w:t>
            </w:r>
            <w:proofErr w:type="spellEnd"/>
            <w:r w:rsidRPr="00DC704D">
              <w:rPr>
                <w:rFonts w:ascii="Calibri" w:eastAsia="Times New Roman" w:hAnsi="Calibri" w:cs="Calibri"/>
                <w:b/>
                <w:bCs/>
                <w:color w:val="000000"/>
                <w:sz w:val="20"/>
                <w:szCs w:val="20"/>
              </w:rPr>
              <w:t xml:space="preserve"> stat</w:t>
            </w:r>
          </w:p>
        </w:tc>
        <w:tc>
          <w:tcPr>
            <w:tcW w:w="737" w:type="dxa"/>
            <w:tcBorders>
              <w:top w:val="nil"/>
              <w:left w:val="nil"/>
              <w:bottom w:val="single" w:sz="4" w:space="0" w:color="auto"/>
              <w:right w:val="nil"/>
            </w:tcBorders>
            <w:shd w:val="clear" w:color="auto" w:fill="auto"/>
            <w:noWrap/>
            <w:vAlign w:val="center"/>
            <w:hideMark/>
          </w:tcPr>
          <w:p w14:paraId="545B530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center"/>
            <w:hideMark/>
          </w:tcPr>
          <w:p w14:paraId="4E8D145A"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2043" w:type="dxa"/>
            <w:tcBorders>
              <w:top w:val="nil"/>
              <w:left w:val="nil"/>
              <w:bottom w:val="single" w:sz="4" w:space="0" w:color="auto"/>
              <w:right w:val="nil"/>
            </w:tcBorders>
            <w:shd w:val="clear" w:color="auto" w:fill="auto"/>
            <w:noWrap/>
            <w:vAlign w:val="center"/>
            <w:hideMark/>
          </w:tcPr>
          <w:p w14:paraId="15528E40"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693" w:type="dxa"/>
            <w:tcBorders>
              <w:top w:val="nil"/>
              <w:left w:val="nil"/>
              <w:bottom w:val="single" w:sz="4" w:space="0" w:color="auto"/>
              <w:right w:val="nil"/>
            </w:tcBorders>
            <w:shd w:val="clear" w:color="auto" w:fill="auto"/>
            <w:vAlign w:val="center"/>
            <w:hideMark/>
          </w:tcPr>
          <w:p w14:paraId="1B27E0A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roofErr w:type="spellStart"/>
            <w:r w:rsidRPr="00DC704D">
              <w:rPr>
                <w:rFonts w:ascii="Calibri" w:eastAsia="Times New Roman" w:hAnsi="Calibri" w:cs="Calibri"/>
                <w:b/>
                <w:bCs/>
                <w:color w:val="000000"/>
                <w:sz w:val="20"/>
                <w:szCs w:val="20"/>
              </w:rPr>
              <w:t>IndVal</w:t>
            </w:r>
            <w:proofErr w:type="spellEnd"/>
            <w:r w:rsidRPr="00DC704D">
              <w:rPr>
                <w:rFonts w:ascii="Calibri" w:eastAsia="Times New Roman" w:hAnsi="Calibri" w:cs="Calibri"/>
                <w:b/>
                <w:bCs/>
                <w:color w:val="000000"/>
                <w:sz w:val="20"/>
                <w:szCs w:val="20"/>
              </w:rPr>
              <w:t xml:space="preserve"> stat</w:t>
            </w:r>
          </w:p>
        </w:tc>
        <w:tc>
          <w:tcPr>
            <w:tcW w:w="724" w:type="dxa"/>
            <w:tcBorders>
              <w:top w:val="nil"/>
              <w:left w:val="nil"/>
              <w:bottom w:val="single" w:sz="4" w:space="0" w:color="auto"/>
              <w:right w:val="nil"/>
            </w:tcBorders>
            <w:shd w:val="clear" w:color="auto" w:fill="auto"/>
            <w:noWrap/>
            <w:vAlign w:val="center"/>
            <w:hideMark/>
          </w:tcPr>
          <w:p w14:paraId="63E2315F"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r>
      <w:tr w:rsidR="00CB11B1" w:rsidRPr="00CB11B1" w14:paraId="07B3C325" w14:textId="77777777" w:rsidTr="00CB11B1">
        <w:trPr>
          <w:trHeight w:val="270"/>
        </w:trPr>
        <w:tc>
          <w:tcPr>
            <w:tcW w:w="1080" w:type="dxa"/>
            <w:tcBorders>
              <w:top w:val="nil"/>
              <w:left w:val="nil"/>
              <w:bottom w:val="nil"/>
              <w:right w:val="nil"/>
            </w:tcBorders>
            <w:shd w:val="clear" w:color="auto" w:fill="auto"/>
            <w:noWrap/>
            <w:vAlign w:val="bottom"/>
            <w:hideMark/>
          </w:tcPr>
          <w:p w14:paraId="73879F0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077" w:type="dxa"/>
            <w:tcBorders>
              <w:top w:val="nil"/>
              <w:left w:val="nil"/>
              <w:bottom w:val="nil"/>
              <w:right w:val="nil"/>
            </w:tcBorders>
            <w:shd w:val="clear" w:color="auto" w:fill="auto"/>
            <w:noWrap/>
            <w:vAlign w:val="bottom"/>
            <w:hideMark/>
          </w:tcPr>
          <w:p w14:paraId="34ECC54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7A58363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2525A40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0120FF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3FFC0AEB"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33BA11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619F4F9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7BD06B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69B81A9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56E0C07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nil"/>
            </w:tcBorders>
            <w:shd w:val="clear" w:color="auto" w:fill="auto"/>
            <w:noWrap/>
            <w:vAlign w:val="bottom"/>
            <w:hideMark/>
          </w:tcPr>
          <w:p w14:paraId="074546A4" w14:textId="77777777" w:rsidR="00CB11B1" w:rsidRPr="00DC704D" w:rsidRDefault="00CB11B1" w:rsidP="00DC704D">
            <w:pPr>
              <w:spacing w:after="0" w:line="240" w:lineRule="auto"/>
              <w:rPr>
                <w:rFonts w:ascii="Times New Roman" w:eastAsia="Times New Roman" w:hAnsi="Times New Roman" w:cs="Times New Roman"/>
                <w:sz w:val="20"/>
                <w:szCs w:val="20"/>
              </w:rPr>
            </w:pPr>
          </w:p>
        </w:tc>
      </w:tr>
      <w:tr w:rsidR="00CB11B1" w:rsidRPr="00CB11B1" w14:paraId="68E90285"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1652137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"Sedge"</w:t>
            </w:r>
          </w:p>
        </w:tc>
        <w:tc>
          <w:tcPr>
            <w:tcW w:w="3077" w:type="dxa"/>
            <w:tcBorders>
              <w:top w:val="single" w:sz="8" w:space="0" w:color="auto"/>
              <w:left w:val="nil"/>
              <w:bottom w:val="nil"/>
              <w:right w:val="nil"/>
            </w:tcBorders>
            <w:shd w:val="clear" w:color="auto" w:fill="auto"/>
            <w:noWrap/>
            <w:vAlign w:val="bottom"/>
            <w:hideMark/>
          </w:tcPr>
          <w:p w14:paraId="65C0CE4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696" w:type="dxa"/>
            <w:tcBorders>
              <w:top w:val="single" w:sz="8" w:space="0" w:color="auto"/>
              <w:left w:val="nil"/>
              <w:bottom w:val="nil"/>
              <w:right w:val="nil"/>
            </w:tcBorders>
            <w:shd w:val="clear" w:color="auto" w:fill="auto"/>
            <w:noWrap/>
            <w:vAlign w:val="bottom"/>
            <w:hideMark/>
          </w:tcPr>
          <w:p w14:paraId="30B79AF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0.678</w:t>
            </w:r>
          </w:p>
        </w:tc>
        <w:tc>
          <w:tcPr>
            <w:tcW w:w="727" w:type="dxa"/>
            <w:tcBorders>
              <w:top w:val="single" w:sz="8" w:space="0" w:color="auto"/>
              <w:left w:val="nil"/>
              <w:bottom w:val="nil"/>
              <w:right w:val="nil"/>
            </w:tcBorders>
            <w:shd w:val="clear" w:color="auto" w:fill="auto"/>
            <w:noWrap/>
            <w:vAlign w:val="bottom"/>
            <w:hideMark/>
          </w:tcPr>
          <w:p w14:paraId="0EC1EA8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404DFD60"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nil"/>
              <w:right w:val="nil"/>
            </w:tcBorders>
            <w:shd w:val="clear" w:color="auto" w:fill="auto"/>
            <w:noWrap/>
            <w:vAlign w:val="bottom"/>
            <w:hideMark/>
          </w:tcPr>
          <w:p w14:paraId="0AFE33A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706" w:type="dxa"/>
            <w:tcBorders>
              <w:top w:val="single" w:sz="8" w:space="0" w:color="auto"/>
              <w:left w:val="nil"/>
              <w:bottom w:val="nil"/>
              <w:right w:val="nil"/>
            </w:tcBorders>
            <w:shd w:val="clear" w:color="auto" w:fill="auto"/>
            <w:noWrap/>
            <w:vAlign w:val="bottom"/>
            <w:hideMark/>
          </w:tcPr>
          <w:p w14:paraId="551057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0.804</w:t>
            </w:r>
          </w:p>
        </w:tc>
        <w:tc>
          <w:tcPr>
            <w:tcW w:w="737" w:type="dxa"/>
            <w:tcBorders>
              <w:top w:val="single" w:sz="8" w:space="0" w:color="auto"/>
              <w:left w:val="nil"/>
              <w:bottom w:val="nil"/>
              <w:right w:val="nil"/>
            </w:tcBorders>
            <w:shd w:val="clear" w:color="auto" w:fill="auto"/>
            <w:noWrap/>
            <w:vAlign w:val="bottom"/>
            <w:hideMark/>
          </w:tcPr>
          <w:p w14:paraId="6EEA343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29E235E4"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663A34E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693" w:type="dxa"/>
            <w:tcBorders>
              <w:top w:val="single" w:sz="8" w:space="0" w:color="auto"/>
              <w:left w:val="nil"/>
              <w:bottom w:val="nil"/>
              <w:right w:val="nil"/>
            </w:tcBorders>
            <w:shd w:val="clear" w:color="auto" w:fill="auto"/>
            <w:noWrap/>
            <w:vAlign w:val="bottom"/>
            <w:hideMark/>
          </w:tcPr>
          <w:p w14:paraId="620B9FC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0.714</w:t>
            </w:r>
          </w:p>
        </w:tc>
        <w:tc>
          <w:tcPr>
            <w:tcW w:w="724" w:type="dxa"/>
            <w:tcBorders>
              <w:top w:val="single" w:sz="8" w:space="0" w:color="auto"/>
              <w:left w:val="nil"/>
              <w:bottom w:val="nil"/>
              <w:right w:val="single" w:sz="8" w:space="0" w:color="auto"/>
            </w:tcBorders>
            <w:shd w:val="clear" w:color="auto" w:fill="auto"/>
            <w:noWrap/>
            <w:vAlign w:val="bottom"/>
            <w:hideMark/>
          </w:tcPr>
          <w:p w14:paraId="72FCD7A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5040D1F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4E1289A6"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38377D45"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Sagittaria latifolia</w:t>
            </w:r>
          </w:p>
        </w:tc>
        <w:tc>
          <w:tcPr>
            <w:tcW w:w="696" w:type="dxa"/>
            <w:tcBorders>
              <w:top w:val="single" w:sz="4" w:space="0" w:color="auto"/>
              <w:left w:val="nil"/>
              <w:bottom w:val="single" w:sz="4" w:space="0" w:color="auto"/>
              <w:right w:val="nil"/>
            </w:tcBorders>
            <w:shd w:val="clear" w:color="auto" w:fill="auto"/>
            <w:noWrap/>
            <w:vAlign w:val="bottom"/>
            <w:hideMark/>
          </w:tcPr>
          <w:p w14:paraId="43CDA3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0.559</w:t>
            </w:r>
          </w:p>
        </w:tc>
        <w:tc>
          <w:tcPr>
            <w:tcW w:w="727" w:type="dxa"/>
            <w:tcBorders>
              <w:top w:val="single" w:sz="4" w:space="0" w:color="auto"/>
              <w:left w:val="nil"/>
              <w:bottom w:val="single" w:sz="4" w:space="0" w:color="auto"/>
              <w:right w:val="nil"/>
            </w:tcBorders>
            <w:shd w:val="clear" w:color="auto" w:fill="auto"/>
            <w:noWrap/>
            <w:vAlign w:val="bottom"/>
            <w:hideMark/>
          </w:tcPr>
          <w:p w14:paraId="43005AA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7FA2CA4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2335F6A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Agrostis stolonifera</w:t>
            </w:r>
          </w:p>
        </w:tc>
        <w:tc>
          <w:tcPr>
            <w:tcW w:w="706" w:type="dxa"/>
            <w:tcBorders>
              <w:top w:val="single" w:sz="4" w:space="0" w:color="auto"/>
              <w:left w:val="nil"/>
              <w:bottom w:val="single" w:sz="4" w:space="0" w:color="auto"/>
              <w:right w:val="nil"/>
            </w:tcBorders>
            <w:shd w:val="clear" w:color="auto" w:fill="auto"/>
            <w:noWrap/>
            <w:vAlign w:val="bottom"/>
            <w:hideMark/>
          </w:tcPr>
          <w:p w14:paraId="68454D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0.434</w:t>
            </w:r>
          </w:p>
        </w:tc>
        <w:tc>
          <w:tcPr>
            <w:tcW w:w="737" w:type="dxa"/>
            <w:tcBorders>
              <w:top w:val="single" w:sz="4" w:space="0" w:color="auto"/>
              <w:left w:val="nil"/>
              <w:bottom w:val="single" w:sz="4" w:space="0" w:color="auto"/>
              <w:right w:val="nil"/>
            </w:tcBorders>
            <w:shd w:val="clear" w:color="auto" w:fill="auto"/>
            <w:noWrap/>
            <w:vAlign w:val="bottom"/>
            <w:hideMark/>
          </w:tcPr>
          <w:p w14:paraId="45C47EB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1E3EF726"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709C222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Mentha arvensis</w:t>
            </w:r>
          </w:p>
        </w:tc>
        <w:tc>
          <w:tcPr>
            <w:tcW w:w="693" w:type="dxa"/>
            <w:tcBorders>
              <w:top w:val="single" w:sz="4" w:space="0" w:color="auto"/>
              <w:left w:val="nil"/>
              <w:bottom w:val="single" w:sz="4" w:space="0" w:color="auto"/>
              <w:right w:val="nil"/>
            </w:tcBorders>
            <w:shd w:val="clear" w:color="auto" w:fill="auto"/>
            <w:noWrap/>
            <w:vAlign w:val="bottom"/>
            <w:hideMark/>
          </w:tcPr>
          <w:p w14:paraId="30D7189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0.322</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46D764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0.033</w:t>
            </w:r>
          </w:p>
        </w:tc>
      </w:tr>
      <w:tr w:rsidR="00CB11B1" w:rsidRPr="00CB11B1" w14:paraId="6D2D1F9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1C31398"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13D3908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Schoenoplectus tabernaemontani</w:t>
            </w:r>
          </w:p>
        </w:tc>
        <w:tc>
          <w:tcPr>
            <w:tcW w:w="696" w:type="dxa"/>
            <w:tcBorders>
              <w:top w:val="nil"/>
              <w:left w:val="nil"/>
              <w:bottom w:val="nil"/>
              <w:right w:val="nil"/>
            </w:tcBorders>
            <w:shd w:val="clear" w:color="auto" w:fill="auto"/>
            <w:noWrap/>
            <w:vAlign w:val="bottom"/>
            <w:hideMark/>
          </w:tcPr>
          <w:p w14:paraId="365C4A8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0.391</w:t>
            </w:r>
          </w:p>
        </w:tc>
        <w:tc>
          <w:tcPr>
            <w:tcW w:w="727" w:type="dxa"/>
            <w:tcBorders>
              <w:top w:val="nil"/>
              <w:left w:val="nil"/>
              <w:bottom w:val="nil"/>
              <w:right w:val="nil"/>
            </w:tcBorders>
            <w:shd w:val="clear" w:color="auto" w:fill="auto"/>
            <w:noWrap/>
            <w:vAlign w:val="bottom"/>
            <w:hideMark/>
          </w:tcPr>
          <w:p w14:paraId="0DA3314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48A702CE"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4A237C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E71775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71FB5329"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1B24BF2"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40186D1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041DCD9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0665099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7F81AC60"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772115B4"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8" w:space="0" w:color="auto"/>
              <w:right w:val="nil"/>
            </w:tcBorders>
            <w:shd w:val="clear" w:color="auto" w:fill="auto"/>
            <w:noWrap/>
            <w:vAlign w:val="bottom"/>
            <w:hideMark/>
          </w:tcPr>
          <w:p w14:paraId="4B4A895C"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6" w:type="dxa"/>
            <w:tcBorders>
              <w:top w:val="single" w:sz="4" w:space="0" w:color="auto"/>
              <w:left w:val="nil"/>
              <w:bottom w:val="single" w:sz="8" w:space="0" w:color="auto"/>
              <w:right w:val="nil"/>
            </w:tcBorders>
            <w:shd w:val="clear" w:color="auto" w:fill="auto"/>
            <w:noWrap/>
            <w:vAlign w:val="bottom"/>
            <w:hideMark/>
          </w:tcPr>
          <w:p w14:paraId="058468B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7" w:type="dxa"/>
            <w:tcBorders>
              <w:top w:val="single" w:sz="4" w:space="0" w:color="auto"/>
              <w:left w:val="nil"/>
              <w:bottom w:val="single" w:sz="8" w:space="0" w:color="auto"/>
              <w:right w:val="nil"/>
            </w:tcBorders>
            <w:shd w:val="clear" w:color="auto" w:fill="auto"/>
            <w:noWrap/>
            <w:vAlign w:val="bottom"/>
            <w:hideMark/>
          </w:tcPr>
          <w:p w14:paraId="43B1E33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1A675BD3"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nil"/>
              <w:left w:val="nil"/>
              <w:bottom w:val="single" w:sz="8" w:space="0" w:color="auto"/>
              <w:right w:val="nil"/>
            </w:tcBorders>
            <w:shd w:val="clear" w:color="auto" w:fill="auto"/>
            <w:noWrap/>
            <w:vAlign w:val="bottom"/>
            <w:hideMark/>
          </w:tcPr>
          <w:p w14:paraId="0A3A7E2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706" w:type="dxa"/>
            <w:tcBorders>
              <w:top w:val="nil"/>
              <w:left w:val="nil"/>
              <w:bottom w:val="single" w:sz="8" w:space="0" w:color="auto"/>
              <w:right w:val="nil"/>
            </w:tcBorders>
            <w:shd w:val="clear" w:color="auto" w:fill="auto"/>
            <w:noWrap/>
            <w:vAlign w:val="bottom"/>
            <w:hideMark/>
          </w:tcPr>
          <w:p w14:paraId="01056E9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37" w:type="dxa"/>
            <w:tcBorders>
              <w:top w:val="nil"/>
              <w:left w:val="nil"/>
              <w:bottom w:val="single" w:sz="8" w:space="0" w:color="auto"/>
              <w:right w:val="nil"/>
            </w:tcBorders>
            <w:shd w:val="clear" w:color="auto" w:fill="auto"/>
            <w:noWrap/>
            <w:vAlign w:val="bottom"/>
            <w:hideMark/>
          </w:tcPr>
          <w:p w14:paraId="4871407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3BC327B8"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48D780E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0E790D9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550A198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00B436D" w14:textId="77777777" w:rsidTr="00CB11B1">
        <w:trPr>
          <w:trHeight w:val="270"/>
        </w:trPr>
        <w:tc>
          <w:tcPr>
            <w:tcW w:w="1080" w:type="dxa"/>
            <w:tcBorders>
              <w:top w:val="nil"/>
              <w:left w:val="nil"/>
              <w:bottom w:val="nil"/>
              <w:right w:val="nil"/>
            </w:tcBorders>
            <w:shd w:val="clear" w:color="auto" w:fill="auto"/>
            <w:vAlign w:val="bottom"/>
            <w:hideMark/>
          </w:tcPr>
          <w:p w14:paraId="2CBECD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2EDA728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0D68B941"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0597B10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76F3F26"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71D653F7"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06" w:type="dxa"/>
            <w:tcBorders>
              <w:top w:val="nil"/>
              <w:left w:val="nil"/>
              <w:bottom w:val="nil"/>
              <w:right w:val="nil"/>
            </w:tcBorders>
            <w:shd w:val="clear" w:color="auto" w:fill="auto"/>
            <w:noWrap/>
            <w:vAlign w:val="bottom"/>
            <w:hideMark/>
          </w:tcPr>
          <w:p w14:paraId="46602FA7"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737" w:type="dxa"/>
            <w:tcBorders>
              <w:top w:val="nil"/>
              <w:left w:val="nil"/>
              <w:bottom w:val="nil"/>
              <w:right w:val="nil"/>
            </w:tcBorders>
            <w:shd w:val="clear" w:color="auto" w:fill="auto"/>
            <w:noWrap/>
            <w:vAlign w:val="bottom"/>
            <w:hideMark/>
          </w:tcPr>
          <w:p w14:paraId="7310FC7F"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DB38460"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1AEA5AF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nil"/>
              <w:right w:val="nil"/>
            </w:tcBorders>
            <w:shd w:val="clear" w:color="auto" w:fill="auto"/>
            <w:noWrap/>
            <w:vAlign w:val="bottom"/>
            <w:hideMark/>
          </w:tcPr>
          <w:p w14:paraId="2BB0E54A" w14:textId="77777777" w:rsidR="00CB11B1" w:rsidRPr="00DC704D" w:rsidRDefault="00CB11B1" w:rsidP="00DC704D">
            <w:pPr>
              <w:spacing w:after="0" w:line="240" w:lineRule="auto"/>
              <w:rPr>
                <w:rFonts w:ascii="Calibri" w:eastAsia="Times New Roman" w:hAnsi="Calibri" w:cs="Calibri"/>
                <w:i/>
                <w:iCs/>
                <w:color w:val="000000"/>
                <w:sz w:val="20"/>
                <w:szCs w:val="20"/>
              </w:rPr>
            </w:pPr>
          </w:p>
        </w:tc>
        <w:tc>
          <w:tcPr>
            <w:tcW w:w="724" w:type="dxa"/>
            <w:tcBorders>
              <w:top w:val="nil"/>
              <w:left w:val="nil"/>
              <w:bottom w:val="nil"/>
              <w:right w:val="nil"/>
            </w:tcBorders>
            <w:shd w:val="clear" w:color="auto" w:fill="auto"/>
            <w:noWrap/>
            <w:vAlign w:val="bottom"/>
            <w:hideMark/>
          </w:tcPr>
          <w:p w14:paraId="3C5911C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r>
      <w:tr w:rsidR="00CB11B1" w:rsidRPr="00CB11B1" w14:paraId="407A3FD7"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B26816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"Fescue"</w:t>
            </w:r>
          </w:p>
        </w:tc>
        <w:tc>
          <w:tcPr>
            <w:tcW w:w="3077" w:type="dxa"/>
            <w:tcBorders>
              <w:top w:val="single" w:sz="8" w:space="0" w:color="auto"/>
              <w:left w:val="nil"/>
              <w:bottom w:val="nil"/>
              <w:right w:val="nil"/>
            </w:tcBorders>
            <w:shd w:val="clear" w:color="auto" w:fill="auto"/>
            <w:noWrap/>
            <w:vAlign w:val="bottom"/>
            <w:hideMark/>
          </w:tcPr>
          <w:p w14:paraId="5F3FB10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Festuca </w:t>
            </w:r>
            <w:proofErr w:type="spellStart"/>
            <w:r w:rsidRPr="00DC704D">
              <w:rPr>
                <w:rFonts w:ascii="Calibri" w:eastAsia="Times New Roman" w:hAnsi="Calibri" w:cs="Calibri"/>
                <w:i/>
                <w:iCs/>
                <w:color w:val="000000"/>
                <w:sz w:val="20"/>
                <w:szCs w:val="20"/>
              </w:rPr>
              <w:t>arundinacea</w:t>
            </w:r>
            <w:proofErr w:type="spellEnd"/>
          </w:p>
        </w:tc>
        <w:tc>
          <w:tcPr>
            <w:tcW w:w="696" w:type="dxa"/>
            <w:tcBorders>
              <w:top w:val="single" w:sz="8" w:space="0" w:color="auto"/>
              <w:left w:val="nil"/>
              <w:bottom w:val="nil"/>
              <w:right w:val="nil"/>
            </w:tcBorders>
            <w:shd w:val="clear" w:color="auto" w:fill="auto"/>
            <w:noWrap/>
            <w:vAlign w:val="bottom"/>
            <w:hideMark/>
          </w:tcPr>
          <w:p w14:paraId="2977142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0.753</w:t>
            </w:r>
          </w:p>
        </w:tc>
        <w:tc>
          <w:tcPr>
            <w:tcW w:w="727" w:type="dxa"/>
            <w:tcBorders>
              <w:top w:val="single" w:sz="8" w:space="0" w:color="auto"/>
              <w:left w:val="nil"/>
              <w:bottom w:val="nil"/>
              <w:right w:val="nil"/>
            </w:tcBorders>
            <w:shd w:val="clear" w:color="auto" w:fill="auto"/>
            <w:noWrap/>
            <w:vAlign w:val="bottom"/>
            <w:hideMark/>
          </w:tcPr>
          <w:p w14:paraId="584C5E3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04C6C26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nil"/>
              <w:right w:val="nil"/>
            </w:tcBorders>
            <w:shd w:val="clear" w:color="auto" w:fill="auto"/>
            <w:noWrap/>
            <w:vAlign w:val="bottom"/>
            <w:hideMark/>
          </w:tcPr>
          <w:p w14:paraId="581D27F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Festuca </w:t>
            </w:r>
            <w:proofErr w:type="spellStart"/>
            <w:r w:rsidRPr="00DC704D">
              <w:rPr>
                <w:rFonts w:ascii="Calibri" w:eastAsia="Times New Roman" w:hAnsi="Calibri" w:cs="Calibri"/>
                <w:i/>
                <w:iCs/>
                <w:color w:val="000000"/>
                <w:sz w:val="20"/>
                <w:szCs w:val="20"/>
              </w:rPr>
              <w:t>arundinacea</w:t>
            </w:r>
            <w:proofErr w:type="spellEnd"/>
          </w:p>
        </w:tc>
        <w:tc>
          <w:tcPr>
            <w:tcW w:w="706" w:type="dxa"/>
            <w:tcBorders>
              <w:top w:val="single" w:sz="8" w:space="0" w:color="auto"/>
              <w:left w:val="nil"/>
              <w:bottom w:val="nil"/>
              <w:right w:val="nil"/>
            </w:tcBorders>
            <w:shd w:val="clear" w:color="auto" w:fill="auto"/>
            <w:noWrap/>
            <w:vAlign w:val="bottom"/>
            <w:hideMark/>
          </w:tcPr>
          <w:p w14:paraId="7192DED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0.765</w:t>
            </w:r>
          </w:p>
        </w:tc>
        <w:tc>
          <w:tcPr>
            <w:tcW w:w="737" w:type="dxa"/>
            <w:tcBorders>
              <w:top w:val="single" w:sz="8" w:space="0" w:color="auto"/>
              <w:left w:val="nil"/>
              <w:bottom w:val="nil"/>
              <w:right w:val="nil"/>
            </w:tcBorders>
            <w:shd w:val="clear" w:color="auto" w:fill="auto"/>
            <w:noWrap/>
            <w:vAlign w:val="bottom"/>
            <w:hideMark/>
          </w:tcPr>
          <w:p w14:paraId="2A7B82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5F53AC7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280CD56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Phalaris arundinaceae</w:t>
            </w:r>
          </w:p>
        </w:tc>
        <w:tc>
          <w:tcPr>
            <w:tcW w:w="693" w:type="dxa"/>
            <w:tcBorders>
              <w:top w:val="single" w:sz="8" w:space="0" w:color="auto"/>
              <w:left w:val="nil"/>
              <w:bottom w:val="nil"/>
              <w:right w:val="nil"/>
            </w:tcBorders>
            <w:shd w:val="clear" w:color="auto" w:fill="auto"/>
            <w:noWrap/>
            <w:vAlign w:val="bottom"/>
            <w:hideMark/>
          </w:tcPr>
          <w:p w14:paraId="0F62DD4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0.584</w:t>
            </w:r>
          </w:p>
        </w:tc>
        <w:tc>
          <w:tcPr>
            <w:tcW w:w="724" w:type="dxa"/>
            <w:tcBorders>
              <w:top w:val="single" w:sz="8" w:space="0" w:color="auto"/>
              <w:left w:val="nil"/>
              <w:bottom w:val="nil"/>
              <w:right w:val="single" w:sz="8" w:space="0" w:color="auto"/>
            </w:tcBorders>
            <w:shd w:val="clear" w:color="auto" w:fill="auto"/>
            <w:noWrap/>
            <w:vAlign w:val="bottom"/>
            <w:hideMark/>
          </w:tcPr>
          <w:p w14:paraId="5ECED97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88D9D4D"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CEFF41F"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C751B0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Salix lucida</w:t>
            </w:r>
          </w:p>
        </w:tc>
        <w:tc>
          <w:tcPr>
            <w:tcW w:w="696" w:type="dxa"/>
            <w:tcBorders>
              <w:top w:val="single" w:sz="4" w:space="0" w:color="auto"/>
              <w:left w:val="nil"/>
              <w:bottom w:val="single" w:sz="4" w:space="0" w:color="auto"/>
              <w:right w:val="nil"/>
            </w:tcBorders>
            <w:shd w:val="clear" w:color="auto" w:fill="auto"/>
            <w:noWrap/>
            <w:vAlign w:val="bottom"/>
            <w:hideMark/>
          </w:tcPr>
          <w:p w14:paraId="0399FC1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0.586</w:t>
            </w:r>
          </w:p>
        </w:tc>
        <w:tc>
          <w:tcPr>
            <w:tcW w:w="727" w:type="dxa"/>
            <w:tcBorders>
              <w:top w:val="single" w:sz="4" w:space="0" w:color="auto"/>
              <w:left w:val="nil"/>
              <w:bottom w:val="single" w:sz="4" w:space="0" w:color="auto"/>
              <w:right w:val="nil"/>
            </w:tcBorders>
            <w:shd w:val="clear" w:color="auto" w:fill="auto"/>
            <w:noWrap/>
            <w:vAlign w:val="bottom"/>
            <w:hideMark/>
          </w:tcPr>
          <w:p w14:paraId="4568A2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A1F653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017A9114"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Phalaris arundinaceae</w:t>
            </w:r>
          </w:p>
        </w:tc>
        <w:tc>
          <w:tcPr>
            <w:tcW w:w="706" w:type="dxa"/>
            <w:tcBorders>
              <w:top w:val="single" w:sz="4" w:space="0" w:color="auto"/>
              <w:left w:val="nil"/>
              <w:bottom w:val="single" w:sz="4" w:space="0" w:color="auto"/>
              <w:right w:val="nil"/>
            </w:tcBorders>
            <w:shd w:val="clear" w:color="auto" w:fill="auto"/>
            <w:noWrap/>
            <w:vAlign w:val="bottom"/>
            <w:hideMark/>
          </w:tcPr>
          <w:p w14:paraId="561C522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0.334</w:t>
            </w:r>
          </w:p>
        </w:tc>
        <w:tc>
          <w:tcPr>
            <w:tcW w:w="737" w:type="dxa"/>
            <w:tcBorders>
              <w:top w:val="single" w:sz="4" w:space="0" w:color="auto"/>
              <w:left w:val="nil"/>
              <w:bottom w:val="single" w:sz="4" w:space="0" w:color="auto"/>
              <w:right w:val="nil"/>
            </w:tcBorders>
            <w:shd w:val="clear" w:color="auto" w:fill="auto"/>
            <w:noWrap/>
            <w:vAlign w:val="bottom"/>
            <w:hideMark/>
          </w:tcPr>
          <w:p w14:paraId="1789851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0.019</w:t>
            </w:r>
          </w:p>
        </w:tc>
        <w:tc>
          <w:tcPr>
            <w:tcW w:w="240" w:type="dxa"/>
            <w:tcBorders>
              <w:top w:val="nil"/>
              <w:left w:val="nil"/>
              <w:bottom w:val="nil"/>
              <w:right w:val="nil"/>
            </w:tcBorders>
            <w:shd w:val="clear" w:color="auto" w:fill="auto"/>
            <w:noWrap/>
            <w:vAlign w:val="bottom"/>
            <w:hideMark/>
          </w:tcPr>
          <w:p w14:paraId="11C42C5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2DE4A1D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Festuca </w:t>
            </w:r>
            <w:proofErr w:type="spellStart"/>
            <w:r w:rsidRPr="00DC704D">
              <w:rPr>
                <w:rFonts w:ascii="Calibri" w:eastAsia="Times New Roman" w:hAnsi="Calibri" w:cs="Calibri"/>
                <w:i/>
                <w:iCs/>
                <w:color w:val="000000"/>
                <w:sz w:val="20"/>
                <w:szCs w:val="20"/>
              </w:rPr>
              <w:t>arundinacea</w:t>
            </w:r>
            <w:proofErr w:type="spellEnd"/>
          </w:p>
        </w:tc>
        <w:tc>
          <w:tcPr>
            <w:tcW w:w="693" w:type="dxa"/>
            <w:tcBorders>
              <w:top w:val="single" w:sz="4" w:space="0" w:color="auto"/>
              <w:left w:val="nil"/>
              <w:bottom w:val="single" w:sz="4" w:space="0" w:color="auto"/>
              <w:right w:val="nil"/>
            </w:tcBorders>
            <w:shd w:val="clear" w:color="auto" w:fill="auto"/>
            <w:noWrap/>
            <w:vAlign w:val="bottom"/>
            <w:hideMark/>
          </w:tcPr>
          <w:p w14:paraId="3720EE4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0.416</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0562C0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78151E18"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BD86399"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2771A925"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Lathyrus palustris</w:t>
            </w:r>
          </w:p>
        </w:tc>
        <w:tc>
          <w:tcPr>
            <w:tcW w:w="696" w:type="dxa"/>
            <w:tcBorders>
              <w:top w:val="nil"/>
              <w:left w:val="nil"/>
              <w:bottom w:val="nil"/>
              <w:right w:val="nil"/>
            </w:tcBorders>
            <w:shd w:val="clear" w:color="auto" w:fill="auto"/>
            <w:noWrap/>
            <w:vAlign w:val="bottom"/>
            <w:hideMark/>
          </w:tcPr>
          <w:p w14:paraId="4E72ABA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0.543</w:t>
            </w:r>
          </w:p>
        </w:tc>
        <w:tc>
          <w:tcPr>
            <w:tcW w:w="727" w:type="dxa"/>
            <w:tcBorders>
              <w:top w:val="nil"/>
              <w:left w:val="nil"/>
              <w:bottom w:val="nil"/>
              <w:right w:val="nil"/>
            </w:tcBorders>
            <w:shd w:val="clear" w:color="auto" w:fill="auto"/>
            <w:noWrap/>
            <w:vAlign w:val="bottom"/>
            <w:hideMark/>
          </w:tcPr>
          <w:p w14:paraId="202F52B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2855A1F"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60DF4C1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7176558F"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63BD34E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CA44A2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75BE97A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nil"/>
              <w:right w:val="nil"/>
            </w:tcBorders>
            <w:shd w:val="clear" w:color="auto" w:fill="auto"/>
            <w:noWrap/>
            <w:vAlign w:val="bottom"/>
            <w:hideMark/>
          </w:tcPr>
          <w:p w14:paraId="2BCC024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nil"/>
              <w:right w:val="single" w:sz="8" w:space="0" w:color="auto"/>
            </w:tcBorders>
            <w:shd w:val="clear" w:color="auto" w:fill="auto"/>
            <w:noWrap/>
            <w:vAlign w:val="bottom"/>
            <w:hideMark/>
          </w:tcPr>
          <w:p w14:paraId="4C807BA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384F899"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D3069CA"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255759F4"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Equisetum palustre</w:t>
            </w:r>
          </w:p>
        </w:tc>
        <w:tc>
          <w:tcPr>
            <w:tcW w:w="696" w:type="dxa"/>
            <w:tcBorders>
              <w:top w:val="single" w:sz="4" w:space="0" w:color="auto"/>
              <w:left w:val="nil"/>
              <w:bottom w:val="single" w:sz="4" w:space="0" w:color="auto"/>
              <w:right w:val="nil"/>
            </w:tcBorders>
            <w:shd w:val="clear" w:color="auto" w:fill="auto"/>
            <w:noWrap/>
            <w:vAlign w:val="bottom"/>
            <w:hideMark/>
          </w:tcPr>
          <w:p w14:paraId="2322AAE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0.475</w:t>
            </w:r>
          </w:p>
        </w:tc>
        <w:tc>
          <w:tcPr>
            <w:tcW w:w="727" w:type="dxa"/>
            <w:tcBorders>
              <w:top w:val="single" w:sz="4" w:space="0" w:color="auto"/>
              <w:left w:val="nil"/>
              <w:bottom w:val="single" w:sz="4" w:space="0" w:color="auto"/>
              <w:right w:val="nil"/>
            </w:tcBorders>
            <w:shd w:val="clear" w:color="auto" w:fill="auto"/>
            <w:noWrap/>
            <w:vAlign w:val="bottom"/>
            <w:hideMark/>
          </w:tcPr>
          <w:p w14:paraId="040226E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619BF384"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36D9E93E"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60D5C4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03E5AE9C"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D6840C9"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438A15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36D1E61"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2C333500"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67030805"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F41D6E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7BDD52A5"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Impatiens capensis</w:t>
            </w:r>
          </w:p>
        </w:tc>
        <w:tc>
          <w:tcPr>
            <w:tcW w:w="696" w:type="dxa"/>
            <w:tcBorders>
              <w:top w:val="nil"/>
              <w:left w:val="nil"/>
              <w:bottom w:val="nil"/>
              <w:right w:val="nil"/>
            </w:tcBorders>
            <w:shd w:val="clear" w:color="auto" w:fill="auto"/>
            <w:noWrap/>
            <w:vAlign w:val="bottom"/>
            <w:hideMark/>
          </w:tcPr>
          <w:p w14:paraId="74B88D2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0.391</w:t>
            </w:r>
          </w:p>
        </w:tc>
        <w:tc>
          <w:tcPr>
            <w:tcW w:w="727" w:type="dxa"/>
            <w:tcBorders>
              <w:top w:val="nil"/>
              <w:left w:val="nil"/>
              <w:bottom w:val="nil"/>
              <w:right w:val="nil"/>
            </w:tcBorders>
            <w:shd w:val="clear" w:color="auto" w:fill="auto"/>
            <w:noWrap/>
            <w:vAlign w:val="bottom"/>
            <w:hideMark/>
          </w:tcPr>
          <w:p w14:paraId="670B41A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35E321C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65929A6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43AC24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1D3BFB9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1302CAC"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502E814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3223C8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73783E8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2901607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7A579F5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0E88287E"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Sidalcia</w:t>
            </w:r>
            <w:proofErr w:type="spellEnd"/>
            <w:r w:rsidRPr="00DC704D">
              <w:rPr>
                <w:rFonts w:ascii="Calibri" w:eastAsia="Times New Roman" w:hAnsi="Calibri" w:cs="Calibri"/>
                <w:i/>
                <w:iCs/>
                <w:sz w:val="20"/>
                <w:szCs w:val="20"/>
              </w:rPr>
              <w:t xml:space="preserve"> hendersonii</w:t>
            </w:r>
          </w:p>
        </w:tc>
        <w:tc>
          <w:tcPr>
            <w:tcW w:w="696" w:type="dxa"/>
            <w:tcBorders>
              <w:top w:val="single" w:sz="4" w:space="0" w:color="auto"/>
              <w:left w:val="nil"/>
              <w:bottom w:val="single" w:sz="4" w:space="0" w:color="auto"/>
              <w:right w:val="nil"/>
            </w:tcBorders>
            <w:shd w:val="clear" w:color="auto" w:fill="auto"/>
            <w:noWrap/>
            <w:vAlign w:val="bottom"/>
            <w:hideMark/>
          </w:tcPr>
          <w:p w14:paraId="18862EA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0.387</w:t>
            </w:r>
          </w:p>
        </w:tc>
        <w:tc>
          <w:tcPr>
            <w:tcW w:w="727" w:type="dxa"/>
            <w:tcBorders>
              <w:top w:val="single" w:sz="4" w:space="0" w:color="auto"/>
              <w:left w:val="nil"/>
              <w:bottom w:val="single" w:sz="4" w:space="0" w:color="auto"/>
              <w:right w:val="nil"/>
            </w:tcBorders>
            <w:shd w:val="clear" w:color="auto" w:fill="auto"/>
            <w:noWrap/>
            <w:vAlign w:val="bottom"/>
            <w:hideMark/>
          </w:tcPr>
          <w:p w14:paraId="6EB7D3E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1D49BAC3"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308E7CF8"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655CFD6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3B731571"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90A578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2CCCE130"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4AE7ADAD"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34FEAB6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2F530DE"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34DD650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8" w:space="0" w:color="auto"/>
              <w:right w:val="nil"/>
            </w:tcBorders>
            <w:shd w:val="clear" w:color="auto" w:fill="auto"/>
            <w:noWrap/>
            <w:vAlign w:val="bottom"/>
            <w:hideMark/>
          </w:tcPr>
          <w:p w14:paraId="2C78B9AC"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Platanthera</w:t>
            </w:r>
            <w:proofErr w:type="spellEnd"/>
            <w:r w:rsidRPr="00DC704D">
              <w:rPr>
                <w:rFonts w:ascii="Calibri" w:eastAsia="Times New Roman" w:hAnsi="Calibri" w:cs="Calibri"/>
                <w:i/>
                <w:iCs/>
                <w:sz w:val="20"/>
                <w:szCs w:val="20"/>
              </w:rPr>
              <w:t xml:space="preserve"> </w:t>
            </w:r>
            <w:proofErr w:type="spellStart"/>
            <w:r w:rsidRPr="00DC704D">
              <w:rPr>
                <w:rFonts w:ascii="Calibri" w:eastAsia="Times New Roman" w:hAnsi="Calibri" w:cs="Calibri"/>
                <w:i/>
                <w:iCs/>
                <w:sz w:val="20"/>
                <w:szCs w:val="20"/>
              </w:rPr>
              <w:t>dilatata</w:t>
            </w:r>
            <w:proofErr w:type="spellEnd"/>
          </w:p>
        </w:tc>
        <w:tc>
          <w:tcPr>
            <w:tcW w:w="696" w:type="dxa"/>
            <w:tcBorders>
              <w:top w:val="nil"/>
              <w:left w:val="nil"/>
              <w:bottom w:val="single" w:sz="8" w:space="0" w:color="auto"/>
              <w:right w:val="nil"/>
            </w:tcBorders>
            <w:shd w:val="clear" w:color="auto" w:fill="auto"/>
            <w:noWrap/>
            <w:vAlign w:val="bottom"/>
            <w:hideMark/>
          </w:tcPr>
          <w:p w14:paraId="2E77BAF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0.308</w:t>
            </w:r>
          </w:p>
        </w:tc>
        <w:tc>
          <w:tcPr>
            <w:tcW w:w="727" w:type="dxa"/>
            <w:tcBorders>
              <w:top w:val="nil"/>
              <w:left w:val="nil"/>
              <w:bottom w:val="single" w:sz="8" w:space="0" w:color="auto"/>
              <w:right w:val="nil"/>
            </w:tcBorders>
            <w:shd w:val="clear" w:color="auto" w:fill="auto"/>
            <w:noWrap/>
            <w:vAlign w:val="bottom"/>
            <w:hideMark/>
          </w:tcPr>
          <w:p w14:paraId="424BD0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0.020</w:t>
            </w:r>
          </w:p>
        </w:tc>
        <w:tc>
          <w:tcPr>
            <w:tcW w:w="240" w:type="dxa"/>
            <w:tcBorders>
              <w:top w:val="nil"/>
              <w:left w:val="nil"/>
              <w:bottom w:val="single" w:sz="8" w:space="0" w:color="auto"/>
              <w:right w:val="nil"/>
            </w:tcBorders>
            <w:shd w:val="clear" w:color="auto" w:fill="auto"/>
            <w:noWrap/>
            <w:vAlign w:val="bottom"/>
            <w:hideMark/>
          </w:tcPr>
          <w:p w14:paraId="7184B887"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nil"/>
              <w:left w:val="nil"/>
              <w:bottom w:val="single" w:sz="8" w:space="0" w:color="auto"/>
              <w:right w:val="nil"/>
            </w:tcBorders>
            <w:shd w:val="clear" w:color="auto" w:fill="auto"/>
            <w:noWrap/>
            <w:vAlign w:val="bottom"/>
            <w:hideMark/>
          </w:tcPr>
          <w:p w14:paraId="0BA7F6DA"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06" w:type="dxa"/>
            <w:tcBorders>
              <w:top w:val="nil"/>
              <w:left w:val="nil"/>
              <w:bottom w:val="single" w:sz="8" w:space="0" w:color="auto"/>
              <w:right w:val="nil"/>
            </w:tcBorders>
            <w:shd w:val="clear" w:color="auto" w:fill="auto"/>
            <w:noWrap/>
            <w:vAlign w:val="bottom"/>
            <w:hideMark/>
          </w:tcPr>
          <w:p w14:paraId="45B5BA9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37" w:type="dxa"/>
            <w:tcBorders>
              <w:top w:val="nil"/>
              <w:left w:val="nil"/>
              <w:bottom w:val="single" w:sz="8" w:space="0" w:color="auto"/>
              <w:right w:val="nil"/>
            </w:tcBorders>
            <w:shd w:val="clear" w:color="auto" w:fill="auto"/>
            <w:noWrap/>
            <w:vAlign w:val="bottom"/>
            <w:hideMark/>
          </w:tcPr>
          <w:p w14:paraId="67C367C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4E7116F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638B854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7A84FCC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5AE29ED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2BD90A56" w14:textId="77777777" w:rsidTr="00CB11B1">
        <w:trPr>
          <w:trHeight w:val="270"/>
        </w:trPr>
        <w:tc>
          <w:tcPr>
            <w:tcW w:w="1080" w:type="dxa"/>
            <w:tcBorders>
              <w:top w:val="nil"/>
              <w:left w:val="nil"/>
              <w:bottom w:val="nil"/>
              <w:right w:val="nil"/>
            </w:tcBorders>
            <w:shd w:val="clear" w:color="auto" w:fill="auto"/>
            <w:vAlign w:val="bottom"/>
            <w:hideMark/>
          </w:tcPr>
          <w:p w14:paraId="53609169"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3AB73E0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22D3D7C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3408E3F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41DBD2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13EDDC1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2720C87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2FB7C8A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899DB2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0179464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488F25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nil"/>
            </w:tcBorders>
            <w:shd w:val="clear" w:color="auto" w:fill="auto"/>
            <w:noWrap/>
            <w:vAlign w:val="bottom"/>
            <w:hideMark/>
          </w:tcPr>
          <w:p w14:paraId="34C605C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r>
      <w:tr w:rsidR="00CB11B1" w:rsidRPr="00CB11B1" w14:paraId="7616B2B3"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406E4F4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"Bogbean"</w:t>
            </w:r>
          </w:p>
        </w:tc>
        <w:tc>
          <w:tcPr>
            <w:tcW w:w="3077" w:type="dxa"/>
            <w:tcBorders>
              <w:top w:val="single" w:sz="8" w:space="0" w:color="auto"/>
              <w:left w:val="nil"/>
              <w:bottom w:val="nil"/>
              <w:right w:val="nil"/>
            </w:tcBorders>
            <w:shd w:val="clear" w:color="auto" w:fill="auto"/>
            <w:noWrap/>
            <w:vAlign w:val="bottom"/>
            <w:hideMark/>
          </w:tcPr>
          <w:p w14:paraId="62E5658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696" w:type="dxa"/>
            <w:tcBorders>
              <w:top w:val="single" w:sz="8" w:space="0" w:color="auto"/>
              <w:left w:val="nil"/>
              <w:bottom w:val="nil"/>
              <w:right w:val="nil"/>
            </w:tcBorders>
            <w:shd w:val="clear" w:color="auto" w:fill="auto"/>
            <w:noWrap/>
            <w:vAlign w:val="bottom"/>
            <w:hideMark/>
          </w:tcPr>
          <w:p w14:paraId="1574A35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0.807</w:t>
            </w:r>
          </w:p>
        </w:tc>
        <w:tc>
          <w:tcPr>
            <w:tcW w:w="727" w:type="dxa"/>
            <w:tcBorders>
              <w:top w:val="single" w:sz="8" w:space="0" w:color="auto"/>
              <w:left w:val="nil"/>
              <w:bottom w:val="nil"/>
              <w:right w:val="nil"/>
            </w:tcBorders>
            <w:shd w:val="clear" w:color="auto" w:fill="auto"/>
            <w:noWrap/>
            <w:vAlign w:val="bottom"/>
            <w:hideMark/>
          </w:tcPr>
          <w:p w14:paraId="36AB1C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5D6D15B9"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single" w:sz="4" w:space="0" w:color="auto"/>
              <w:right w:val="nil"/>
            </w:tcBorders>
            <w:shd w:val="clear" w:color="auto" w:fill="auto"/>
            <w:noWrap/>
            <w:vAlign w:val="bottom"/>
            <w:hideMark/>
          </w:tcPr>
          <w:p w14:paraId="3CE73B8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706" w:type="dxa"/>
            <w:tcBorders>
              <w:top w:val="single" w:sz="8" w:space="0" w:color="auto"/>
              <w:left w:val="nil"/>
              <w:bottom w:val="single" w:sz="4" w:space="0" w:color="auto"/>
              <w:right w:val="nil"/>
            </w:tcBorders>
            <w:shd w:val="clear" w:color="auto" w:fill="auto"/>
            <w:noWrap/>
            <w:vAlign w:val="bottom"/>
            <w:hideMark/>
          </w:tcPr>
          <w:p w14:paraId="0DE3F51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0.782</w:t>
            </w:r>
          </w:p>
        </w:tc>
        <w:tc>
          <w:tcPr>
            <w:tcW w:w="737" w:type="dxa"/>
            <w:tcBorders>
              <w:top w:val="single" w:sz="8" w:space="0" w:color="auto"/>
              <w:left w:val="nil"/>
              <w:bottom w:val="single" w:sz="4" w:space="0" w:color="auto"/>
              <w:right w:val="nil"/>
            </w:tcBorders>
            <w:shd w:val="clear" w:color="auto" w:fill="auto"/>
            <w:noWrap/>
            <w:vAlign w:val="bottom"/>
            <w:hideMark/>
          </w:tcPr>
          <w:p w14:paraId="7D3EA35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670DF41C"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1D5AC166"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693" w:type="dxa"/>
            <w:tcBorders>
              <w:top w:val="single" w:sz="8" w:space="0" w:color="auto"/>
              <w:left w:val="nil"/>
              <w:bottom w:val="nil"/>
              <w:right w:val="nil"/>
            </w:tcBorders>
            <w:shd w:val="clear" w:color="auto" w:fill="auto"/>
            <w:noWrap/>
            <w:vAlign w:val="bottom"/>
            <w:hideMark/>
          </w:tcPr>
          <w:p w14:paraId="3DBA16C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0.752</w:t>
            </w:r>
          </w:p>
        </w:tc>
        <w:tc>
          <w:tcPr>
            <w:tcW w:w="724" w:type="dxa"/>
            <w:tcBorders>
              <w:top w:val="single" w:sz="8" w:space="0" w:color="auto"/>
              <w:left w:val="nil"/>
              <w:bottom w:val="nil"/>
              <w:right w:val="single" w:sz="8" w:space="0" w:color="auto"/>
            </w:tcBorders>
            <w:shd w:val="clear" w:color="auto" w:fill="auto"/>
            <w:noWrap/>
            <w:vAlign w:val="bottom"/>
            <w:hideMark/>
          </w:tcPr>
          <w:p w14:paraId="2707EC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2E7BEB1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FD263C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2549BE27"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Myosotis scorpioides</w:t>
            </w:r>
          </w:p>
        </w:tc>
        <w:tc>
          <w:tcPr>
            <w:tcW w:w="696" w:type="dxa"/>
            <w:tcBorders>
              <w:top w:val="single" w:sz="4" w:space="0" w:color="auto"/>
              <w:left w:val="nil"/>
              <w:bottom w:val="single" w:sz="4" w:space="0" w:color="auto"/>
              <w:right w:val="nil"/>
            </w:tcBorders>
            <w:shd w:val="clear" w:color="auto" w:fill="auto"/>
            <w:noWrap/>
            <w:vAlign w:val="bottom"/>
            <w:hideMark/>
          </w:tcPr>
          <w:p w14:paraId="1910AC3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0.577</w:t>
            </w:r>
          </w:p>
        </w:tc>
        <w:tc>
          <w:tcPr>
            <w:tcW w:w="727" w:type="dxa"/>
            <w:tcBorders>
              <w:top w:val="single" w:sz="4" w:space="0" w:color="auto"/>
              <w:left w:val="nil"/>
              <w:bottom w:val="single" w:sz="4" w:space="0" w:color="auto"/>
              <w:right w:val="nil"/>
            </w:tcBorders>
            <w:shd w:val="clear" w:color="auto" w:fill="auto"/>
            <w:noWrap/>
            <w:vAlign w:val="bottom"/>
            <w:hideMark/>
          </w:tcPr>
          <w:p w14:paraId="2FACAAB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0E1D8F9D"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1F1B33CF"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Leersia</w:t>
            </w:r>
            <w:proofErr w:type="spellEnd"/>
            <w:r w:rsidRPr="00DC704D">
              <w:rPr>
                <w:rFonts w:ascii="Calibri" w:eastAsia="Times New Roman" w:hAnsi="Calibri" w:cs="Calibri"/>
                <w:i/>
                <w:iCs/>
                <w:sz w:val="20"/>
                <w:szCs w:val="20"/>
              </w:rPr>
              <w:t xml:space="preserve"> </w:t>
            </w:r>
            <w:proofErr w:type="spellStart"/>
            <w:r w:rsidRPr="00DC704D">
              <w:rPr>
                <w:rFonts w:ascii="Calibri" w:eastAsia="Times New Roman" w:hAnsi="Calibri" w:cs="Calibri"/>
                <w:i/>
                <w:iCs/>
                <w:sz w:val="20"/>
                <w:szCs w:val="20"/>
              </w:rPr>
              <w:t>oryzoides</w:t>
            </w:r>
            <w:proofErr w:type="spellEnd"/>
          </w:p>
        </w:tc>
        <w:tc>
          <w:tcPr>
            <w:tcW w:w="706" w:type="dxa"/>
            <w:tcBorders>
              <w:top w:val="nil"/>
              <w:left w:val="nil"/>
              <w:bottom w:val="nil"/>
              <w:right w:val="nil"/>
            </w:tcBorders>
            <w:shd w:val="clear" w:color="auto" w:fill="auto"/>
            <w:noWrap/>
            <w:vAlign w:val="bottom"/>
            <w:hideMark/>
          </w:tcPr>
          <w:p w14:paraId="719F41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0.495</w:t>
            </w:r>
          </w:p>
        </w:tc>
        <w:tc>
          <w:tcPr>
            <w:tcW w:w="737" w:type="dxa"/>
            <w:tcBorders>
              <w:top w:val="nil"/>
              <w:left w:val="nil"/>
              <w:bottom w:val="nil"/>
              <w:right w:val="nil"/>
            </w:tcBorders>
            <w:shd w:val="clear" w:color="auto" w:fill="auto"/>
            <w:noWrap/>
            <w:vAlign w:val="bottom"/>
            <w:hideMark/>
          </w:tcPr>
          <w:p w14:paraId="059CBE8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946C844"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5B7DB68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693" w:type="dxa"/>
            <w:tcBorders>
              <w:top w:val="single" w:sz="4" w:space="0" w:color="auto"/>
              <w:left w:val="nil"/>
              <w:bottom w:val="single" w:sz="4" w:space="0" w:color="auto"/>
              <w:right w:val="nil"/>
            </w:tcBorders>
            <w:shd w:val="clear" w:color="auto" w:fill="auto"/>
            <w:noWrap/>
            <w:vAlign w:val="bottom"/>
            <w:hideMark/>
          </w:tcPr>
          <w:p w14:paraId="00CFA95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0.709</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399F473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142478E9"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2F5A13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0435F9F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696" w:type="dxa"/>
            <w:tcBorders>
              <w:top w:val="nil"/>
              <w:left w:val="nil"/>
              <w:bottom w:val="nil"/>
              <w:right w:val="nil"/>
            </w:tcBorders>
            <w:shd w:val="clear" w:color="auto" w:fill="auto"/>
            <w:noWrap/>
            <w:vAlign w:val="bottom"/>
            <w:hideMark/>
          </w:tcPr>
          <w:p w14:paraId="25C2794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0.523</w:t>
            </w:r>
          </w:p>
        </w:tc>
        <w:tc>
          <w:tcPr>
            <w:tcW w:w="727" w:type="dxa"/>
            <w:tcBorders>
              <w:top w:val="nil"/>
              <w:left w:val="nil"/>
              <w:bottom w:val="nil"/>
              <w:right w:val="nil"/>
            </w:tcBorders>
            <w:shd w:val="clear" w:color="auto" w:fill="auto"/>
            <w:noWrap/>
            <w:vAlign w:val="bottom"/>
            <w:hideMark/>
          </w:tcPr>
          <w:p w14:paraId="30B373C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F6CA0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35595C6E"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706" w:type="dxa"/>
            <w:tcBorders>
              <w:top w:val="single" w:sz="4" w:space="0" w:color="auto"/>
              <w:left w:val="nil"/>
              <w:bottom w:val="single" w:sz="4" w:space="0" w:color="auto"/>
              <w:right w:val="nil"/>
            </w:tcBorders>
            <w:shd w:val="clear" w:color="auto" w:fill="auto"/>
            <w:noWrap/>
            <w:vAlign w:val="bottom"/>
            <w:hideMark/>
          </w:tcPr>
          <w:p w14:paraId="403BBBC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0.492</w:t>
            </w:r>
          </w:p>
        </w:tc>
        <w:tc>
          <w:tcPr>
            <w:tcW w:w="737" w:type="dxa"/>
            <w:tcBorders>
              <w:top w:val="single" w:sz="4" w:space="0" w:color="auto"/>
              <w:left w:val="nil"/>
              <w:bottom w:val="single" w:sz="4" w:space="0" w:color="auto"/>
              <w:right w:val="nil"/>
            </w:tcBorders>
            <w:shd w:val="clear" w:color="auto" w:fill="auto"/>
            <w:noWrap/>
            <w:vAlign w:val="bottom"/>
            <w:hideMark/>
          </w:tcPr>
          <w:p w14:paraId="4EA0B17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05C5F8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single" w:sz="4" w:space="0" w:color="auto"/>
              <w:right w:val="nil"/>
            </w:tcBorders>
            <w:shd w:val="clear" w:color="auto" w:fill="auto"/>
            <w:noWrap/>
            <w:vAlign w:val="bottom"/>
            <w:hideMark/>
          </w:tcPr>
          <w:p w14:paraId="16DE1C6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693" w:type="dxa"/>
            <w:tcBorders>
              <w:top w:val="nil"/>
              <w:left w:val="nil"/>
              <w:bottom w:val="nil"/>
              <w:right w:val="nil"/>
            </w:tcBorders>
            <w:shd w:val="clear" w:color="auto" w:fill="auto"/>
            <w:noWrap/>
            <w:vAlign w:val="bottom"/>
            <w:hideMark/>
          </w:tcPr>
          <w:p w14:paraId="61F3B48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0.547</w:t>
            </w:r>
          </w:p>
        </w:tc>
        <w:tc>
          <w:tcPr>
            <w:tcW w:w="724" w:type="dxa"/>
            <w:tcBorders>
              <w:top w:val="nil"/>
              <w:left w:val="nil"/>
              <w:bottom w:val="nil"/>
              <w:right w:val="single" w:sz="8" w:space="0" w:color="auto"/>
            </w:tcBorders>
            <w:shd w:val="clear" w:color="auto" w:fill="auto"/>
            <w:noWrap/>
            <w:vAlign w:val="bottom"/>
            <w:hideMark/>
          </w:tcPr>
          <w:p w14:paraId="5D62034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FB217A7"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63F4C5F"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5561CE86"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Lythrum salicaria</w:t>
            </w:r>
          </w:p>
        </w:tc>
        <w:tc>
          <w:tcPr>
            <w:tcW w:w="696" w:type="dxa"/>
            <w:tcBorders>
              <w:top w:val="single" w:sz="4" w:space="0" w:color="auto"/>
              <w:left w:val="nil"/>
              <w:bottom w:val="single" w:sz="4" w:space="0" w:color="auto"/>
              <w:right w:val="nil"/>
            </w:tcBorders>
            <w:shd w:val="clear" w:color="auto" w:fill="auto"/>
            <w:noWrap/>
            <w:vAlign w:val="bottom"/>
            <w:hideMark/>
          </w:tcPr>
          <w:p w14:paraId="243CC7B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0.400</w:t>
            </w:r>
          </w:p>
        </w:tc>
        <w:tc>
          <w:tcPr>
            <w:tcW w:w="727" w:type="dxa"/>
            <w:tcBorders>
              <w:top w:val="single" w:sz="4" w:space="0" w:color="auto"/>
              <w:left w:val="nil"/>
              <w:bottom w:val="single" w:sz="4" w:space="0" w:color="auto"/>
              <w:right w:val="nil"/>
            </w:tcBorders>
            <w:shd w:val="clear" w:color="auto" w:fill="auto"/>
            <w:noWrap/>
            <w:vAlign w:val="bottom"/>
            <w:hideMark/>
          </w:tcPr>
          <w:p w14:paraId="4AC78E6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64AFD399"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single" w:sz="4" w:space="0" w:color="auto"/>
              <w:right w:val="nil"/>
            </w:tcBorders>
            <w:shd w:val="clear" w:color="auto" w:fill="auto"/>
            <w:noWrap/>
            <w:vAlign w:val="bottom"/>
            <w:hideMark/>
          </w:tcPr>
          <w:p w14:paraId="485572EB"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Bidens cernua</w:t>
            </w:r>
          </w:p>
        </w:tc>
        <w:tc>
          <w:tcPr>
            <w:tcW w:w="706" w:type="dxa"/>
            <w:tcBorders>
              <w:top w:val="nil"/>
              <w:left w:val="nil"/>
              <w:bottom w:val="single" w:sz="4" w:space="0" w:color="auto"/>
              <w:right w:val="nil"/>
            </w:tcBorders>
            <w:shd w:val="clear" w:color="auto" w:fill="auto"/>
            <w:noWrap/>
            <w:vAlign w:val="bottom"/>
            <w:hideMark/>
          </w:tcPr>
          <w:p w14:paraId="11266F2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0.489</w:t>
            </w:r>
          </w:p>
        </w:tc>
        <w:tc>
          <w:tcPr>
            <w:tcW w:w="737" w:type="dxa"/>
            <w:tcBorders>
              <w:top w:val="nil"/>
              <w:left w:val="nil"/>
              <w:bottom w:val="single" w:sz="4" w:space="0" w:color="auto"/>
              <w:right w:val="nil"/>
            </w:tcBorders>
            <w:shd w:val="clear" w:color="auto" w:fill="auto"/>
            <w:noWrap/>
            <w:vAlign w:val="bottom"/>
            <w:hideMark/>
          </w:tcPr>
          <w:p w14:paraId="0A82CD1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57038FE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3EB3630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Salix lucida</w:t>
            </w:r>
          </w:p>
        </w:tc>
        <w:tc>
          <w:tcPr>
            <w:tcW w:w="693" w:type="dxa"/>
            <w:tcBorders>
              <w:top w:val="single" w:sz="4" w:space="0" w:color="auto"/>
              <w:left w:val="nil"/>
              <w:bottom w:val="nil"/>
              <w:right w:val="nil"/>
            </w:tcBorders>
            <w:shd w:val="clear" w:color="auto" w:fill="auto"/>
            <w:noWrap/>
            <w:vAlign w:val="bottom"/>
            <w:hideMark/>
          </w:tcPr>
          <w:p w14:paraId="02EA2D6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0.465</w:t>
            </w:r>
          </w:p>
        </w:tc>
        <w:tc>
          <w:tcPr>
            <w:tcW w:w="724" w:type="dxa"/>
            <w:tcBorders>
              <w:top w:val="single" w:sz="4" w:space="0" w:color="auto"/>
              <w:left w:val="nil"/>
              <w:bottom w:val="nil"/>
              <w:right w:val="single" w:sz="8" w:space="0" w:color="auto"/>
            </w:tcBorders>
            <w:shd w:val="clear" w:color="auto" w:fill="auto"/>
            <w:noWrap/>
            <w:vAlign w:val="bottom"/>
            <w:hideMark/>
          </w:tcPr>
          <w:p w14:paraId="6CDB9A0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547E5C5"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E42494C"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4002A41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696" w:type="dxa"/>
            <w:tcBorders>
              <w:top w:val="nil"/>
              <w:left w:val="nil"/>
              <w:bottom w:val="nil"/>
              <w:right w:val="nil"/>
            </w:tcBorders>
            <w:shd w:val="clear" w:color="auto" w:fill="auto"/>
            <w:noWrap/>
            <w:vAlign w:val="bottom"/>
            <w:hideMark/>
          </w:tcPr>
          <w:p w14:paraId="405E5BD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0.400</w:t>
            </w:r>
          </w:p>
        </w:tc>
        <w:tc>
          <w:tcPr>
            <w:tcW w:w="727" w:type="dxa"/>
            <w:tcBorders>
              <w:top w:val="nil"/>
              <w:left w:val="nil"/>
              <w:bottom w:val="nil"/>
              <w:right w:val="nil"/>
            </w:tcBorders>
            <w:shd w:val="clear" w:color="auto" w:fill="auto"/>
            <w:noWrap/>
            <w:vAlign w:val="bottom"/>
            <w:hideMark/>
          </w:tcPr>
          <w:p w14:paraId="7EF59A7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2F32FDBA"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523C9B3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706" w:type="dxa"/>
            <w:tcBorders>
              <w:top w:val="nil"/>
              <w:left w:val="nil"/>
              <w:bottom w:val="nil"/>
              <w:right w:val="nil"/>
            </w:tcBorders>
            <w:shd w:val="clear" w:color="auto" w:fill="auto"/>
            <w:noWrap/>
            <w:vAlign w:val="bottom"/>
            <w:hideMark/>
          </w:tcPr>
          <w:p w14:paraId="7A1B743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0.478</w:t>
            </w:r>
          </w:p>
        </w:tc>
        <w:tc>
          <w:tcPr>
            <w:tcW w:w="737" w:type="dxa"/>
            <w:tcBorders>
              <w:top w:val="nil"/>
              <w:left w:val="nil"/>
              <w:bottom w:val="nil"/>
              <w:right w:val="nil"/>
            </w:tcBorders>
            <w:shd w:val="clear" w:color="auto" w:fill="auto"/>
            <w:noWrap/>
            <w:vAlign w:val="bottom"/>
            <w:hideMark/>
          </w:tcPr>
          <w:p w14:paraId="0A46E0D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C2B5C42"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067F41D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Eleocharis palustris</w:t>
            </w:r>
          </w:p>
        </w:tc>
        <w:tc>
          <w:tcPr>
            <w:tcW w:w="693" w:type="dxa"/>
            <w:tcBorders>
              <w:top w:val="single" w:sz="4" w:space="0" w:color="auto"/>
              <w:left w:val="nil"/>
              <w:bottom w:val="single" w:sz="4" w:space="0" w:color="auto"/>
              <w:right w:val="nil"/>
            </w:tcBorders>
            <w:shd w:val="clear" w:color="auto" w:fill="auto"/>
            <w:noWrap/>
            <w:vAlign w:val="bottom"/>
            <w:hideMark/>
          </w:tcPr>
          <w:p w14:paraId="5B0EBF1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0.460</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5FC575D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9A586A1"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24696C7"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9130C77"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 xml:space="preserve">Trifolium </w:t>
            </w:r>
            <w:proofErr w:type="spellStart"/>
            <w:r w:rsidRPr="00DC704D">
              <w:rPr>
                <w:rFonts w:ascii="Calibri" w:eastAsia="Times New Roman" w:hAnsi="Calibri" w:cs="Calibri"/>
                <w:i/>
                <w:iCs/>
                <w:sz w:val="20"/>
                <w:szCs w:val="20"/>
              </w:rPr>
              <w:t>wormskjoldii</w:t>
            </w:r>
            <w:proofErr w:type="spellEnd"/>
          </w:p>
        </w:tc>
        <w:tc>
          <w:tcPr>
            <w:tcW w:w="696" w:type="dxa"/>
            <w:tcBorders>
              <w:top w:val="single" w:sz="4" w:space="0" w:color="auto"/>
              <w:left w:val="nil"/>
              <w:bottom w:val="single" w:sz="4" w:space="0" w:color="auto"/>
              <w:right w:val="nil"/>
            </w:tcBorders>
            <w:shd w:val="clear" w:color="auto" w:fill="auto"/>
            <w:noWrap/>
            <w:vAlign w:val="bottom"/>
            <w:hideMark/>
          </w:tcPr>
          <w:p w14:paraId="3AD1DF3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0.381</w:t>
            </w:r>
          </w:p>
        </w:tc>
        <w:tc>
          <w:tcPr>
            <w:tcW w:w="727" w:type="dxa"/>
            <w:tcBorders>
              <w:top w:val="single" w:sz="4" w:space="0" w:color="auto"/>
              <w:left w:val="nil"/>
              <w:bottom w:val="single" w:sz="4" w:space="0" w:color="auto"/>
              <w:right w:val="nil"/>
            </w:tcBorders>
            <w:shd w:val="clear" w:color="auto" w:fill="auto"/>
            <w:noWrap/>
            <w:vAlign w:val="bottom"/>
            <w:hideMark/>
          </w:tcPr>
          <w:p w14:paraId="206DEED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34718DF8"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03603C5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706" w:type="dxa"/>
            <w:tcBorders>
              <w:top w:val="single" w:sz="4" w:space="0" w:color="auto"/>
              <w:left w:val="nil"/>
              <w:bottom w:val="single" w:sz="4" w:space="0" w:color="auto"/>
              <w:right w:val="nil"/>
            </w:tcBorders>
            <w:shd w:val="clear" w:color="auto" w:fill="auto"/>
            <w:noWrap/>
            <w:vAlign w:val="bottom"/>
            <w:hideMark/>
          </w:tcPr>
          <w:p w14:paraId="1DF76F8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0.438</w:t>
            </w:r>
          </w:p>
        </w:tc>
        <w:tc>
          <w:tcPr>
            <w:tcW w:w="737" w:type="dxa"/>
            <w:tcBorders>
              <w:top w:val="single" w:sz="4" w:space="0" w:color="auto"/>
              <w:left w:val="nil"/>
              <w:bottom w:val="single" w:sz="4" w:space="0" w:color="auto"/>
              <w:right w:val="nil"/>
            </w:tcBorders>
            <w:shd w:val="clear" w:color="auto" w:fill="auto"/>
            <w:noWrap/>
            <w:vAlign w:val="bottom"/>
            <w:hideMark/>
          </w:tcPr>
          <w:p w14:paraId="387E886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943A2A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62C37BDD"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693" w:type="dxa"/>
            <w:tcBorders>
              <w:top w:val="nil"/>
              <w:left w:val="nil"/>
              <w:bottom w:val="nil"/>
              <w:right w:val="nil"/>
            </w:tcBorders>
            <w:shd w:val="clear" w:color="auto" w:fill="auto"/>
            <w:noWrap/>
            <w:vAlign w:val="bottom"/>
            <w:hideMark/>
          </w:tcPr>
          <w:p w14:paraId="0073CB0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0.373</w:t>
            </w:r>
          </w:p>
        </w:tc>
        <w:tc>
          <w:tcPr>
            <w:tcW w:w="724" w:type="dxa"/>
            <w:tcBorders>
              <w:top w:val="nil"/>
              <w:left w:val="nil"/>
              <w:bottom w:val="nil"/>
              <w:right w:val="single" w:sz="8" w:space="0" w:color="auto"/>
            </w:tcBorders>
            <w:shd w:val="clear" w:color="auto" w:fill="auto"/>
            <w:noWrap/>
            <w:vAlign w:val="bottom"/>
            <w:hideMark/>
          </w:tcPr>
          <w:p w14:paraId="75402A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0.004</w:t>
            </w:r>
          </w:p>
        </w:tc>
      </w:tr>
      <w:tr w:rsidR="00CB11B1" w:rsidRPr="00CB11B1" w14:paraId="659215F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1E2A9BE4"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63AB45A7"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Lilaeopsis</w:t>
            </w:r>
            <w:proofErr w:type="spellEnd"/>
            <w:r w:rsidRPr="00DC704D">
              <w:rPr>
                <w:rFonts w:ascii="Calibri" w:eastAsia="Times New Roman" w:hAnsi="Calibri" w:cs="Calibri"/>
                <w:i/>
                <w:iCs/>
                <w:sz w:val="20"/>
                <w:szCs w:val="20"/>
              </w:rPr>
              <w:t xml:space="preserve"> </w:t>
            </w:r>
            <w:proofErr w:type="spellStart"/>
            <w:r w:rsidRPr="00DC704D">
              <w:rPr>
                <w:rFonts w:ascii="Calibri" w:eastAsia="Times New Roman" w:hAnsi="Calibri" w:cs="Calibri"/>
                <w:i/>
                <w:iCs/>
                <w:sz w:val="20"/>
                <w:szCs w:val="20"/>
              </w:rPr>
              <w:t>occidentalis</w:t>
            </w:r>
            <w:proofErr w:type="spellEnd"/>
          </w:p>
        </w:tc>
        <w:tc>
          <w:tcPr>
            <w:tcW w:w="696" w:type="dxa"/>
            <w:tcBorders>
              <w:top w:val="nil"/>
              <w:left w:val="nil"/>
              <w:bottom w:val="nil"/>
              <w:right w:val="nil"/>
            </w:tcBorders>
            <w:shd w:val="clear" w:color="auto" w:fill="auto"/>
            <w:noWrap/>
            <w:vAlign w:val="bottom"/>
            <w:hideMark/>
          </w:tcPr>
          <w:p w14:paraId="3C9C10F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0.360</w:t>
            </w:r>
          </w:p>
        </w:tc>
        <w:tc>
          <w:tcPr>
            <w:tcW w:w="727" w:type="dxa"/>
            <w:tcBorders>
              <w:top w:val="nil"/>
              <w:left w:val="nil"/>
              <w:bottom w:val="nil"/>
              <w:right w:val="nil"/>
            </w:tcBorders>
            <w:shd w:val="clear" w:color="auto" w:fill="auto"/>
            <w:noWrap/>
            <w:vAlign w:val="bottom"/>
            <w:hideMark/>
          </w:tcPr>
          <w:p w14:paraId="4A4423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0.004</w:t>
            </w:r>
          </w:p>
        </w:tc>
        <w:tc>
          <w:tcPr>
            <w:tcW w:w="240" w:type="dxa"/>
            <w:tcBorders>
              <w:top w:val="nil"/>
              <w:left w:val="nil"/>
              <w:bottom w:val="nil"/>
              <w:right w:val="nil"/>
            </w:tcBorders>
            <w:shd w:val="clear" w:color="auto" w:fill="auto"/>
            <w:noWrap/>
            <w:vAlign w:val="bottom"/>
            <w:hideMark/>
          </w:tcPr>
          <w:p w14:paraId="3315E006"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single" w:sz="4" w:space="0" w:color="auto"/>
              <w:right w:val="nil"/>
            </w:tcBorders>
            <w:shd w:val="clear" w:color="auto" w:fill="auto"/>
            <w:noWrap/>
            <w:vAlign w:val="bottom"/>
            <w:hideMark/>
          </w:tcPr>
          <w:p w14:paraId="6940184D"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Juncus </w:t>
            </w:r>
            <w:proofErr w:type="spellStart"/>
            <w:r w:rsidRPr="00DC704D">
              <w:rPr>
                <w:rFonts w:ascii="Calibri" w:eastAsia="Times New Roman" w:hAnsi="Calibri" w:cs="Calibri"/>
                <w:i/>
                <w:iCs/>
                <w:color w:val="000000"/>
                <w:sz w:val="20"/>
                <w:szCs w:val="20"/>
              </w:rPr>
              <w:t>oxymeris</w:t>
            </w:r>
            <w:proofErr w:type="spellEnd"/>
          </w:p>
        </w:tc>
        <w:tc>
          <w:tcPr>
            <w:tcW w:w="706" w:type="dxa"/>
            <w:tcBorders>
              <w:top w:val="nil"/>
              <w:left w:val="nil"/>
              <w:bottom w:val="single" w:sz="4" w:space="0" w:color="auto"/>
              <w:right w:val="nil"/>
            </w:tcBorders>
            <w:shd w:val="clear" w:color="auto" w:fill="auto"/>
            <w:noWrap/>
            <w:vAlign w:val="bottom"/>
            <w:hideMark/>
          </w:tcPr>
          <w:p w14:paraId="5AF11EC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nil"/>
              <w:left w:val="nil"/>
              <w:bottom w:val="single" w:sz="4" w:space="0" w:color="auto"/>
              <w:right w:val="nil"/>
            </w:tcBorders>
            <w:shd w:val="clear" w:color="auto" w:fill="auto"/>
            <w:noWrap/>
            <w:vAlign w:val="bottom"/>
            <w:hideMark/>
          </w:tcPr>
          <w:p w14:paraId="6F37C70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0.015</w:t>
            </w:r>
          </w:p>
        </w:tc>
        <w:tc>
          <w:tcPr>
            <w:tcW w:w="240" w:type="dxa"/>
            <w:tcBorders>
              <w:top w:val="nil"/>
              <w:left w:val="nil"/>
              <w:bottom w:val="nil"/>
              <w:right w:val="nil"/>
            </w:tcBorders>
            <w:shd w:val="clear" w:color="auto" w:fill="auto"/>
            <w:noWrap/>
            <w:vAlign w:val="bottom"/>
            <w:hideMark/>
          </w:tcPr>
          <w:p w14:paraId="49DC7ED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2AF9CED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Galium trifidum</w:t>
            </w:r>
          </w:p>
        </w:tc>
        <w:tc>
          <w:tcPr>
            <w:tcW w:w="693" w:type="dxa"/>
            <w:tcBorders>
              <w:top w:val="single" w:sz="4" w:space="0" w:color="auto"/>
              <w:left w:val="nil"/>
              <w:bottom w:val="single" w:sz="4" w:space="0" w:color="auto"/>
              <w:right w:val="nil"/>
            </w:tcBorders>
            <w:shd w:val="clear" w:color="auto" w:fill="auto"/>
            <w:noWrap/>
            <w:vAlign w:val="bottom"/>
            <w:hideMark/>
          </w:tcPr>
          <w:p w14:paraId="4C813A2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0.348</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14A052B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0.008</w:t>
            </w:r>
          </w:p>
        </w:tc>
      </w:tr>
      <w:tr w:rsidR="00CB11B1" w:rsidRPr="00CB11B1" w14:paraId="6423772C"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06081C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15EED0F"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696" w:type="dxa"/>
            <w:tcBorders>
              <w:top w:val="single" w:sz="4" w:space="0" w:color="auto"/>
              <w:left w:val="nil"/>
              <w:bottom w:val="single" w:sz="4" w:space="0" w:color="auto"/>
              <w:right w:val="nil"/>
            </w:tcBorders>
            <w:shd w:val="clear" w:color="auto" w:fill="auto"/>
            <w:noWrap/>
            <w:vAlign w:val="bottom"/>
            <w:hideMark/>
          </w:tcPr>
          <w:p w14:paraId="31B91C6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0.313</w:t>
            </w:r>
          </w:p>
        </w:tc>
        <w:tc>
          <w:tcPr>
            <w:tcW w:w="727" w:type="dxa"/>
            <w:tcBorders>
              <w:top w:val="single" w:sz="4" w:space="0" w:color="auto"/>
              <w:left w:val="nil"/>
              <w:bottom w:val="single" w:sz="4" w:space="0" w:color="auto"/>
              <w:right w:val="nil"/>
            </w:tcBorders>
            <w:shd w:val="clear" w:color="auto" w:fill="auto"/>
            <w:noWrap/>
            <w:vAlign w:val="bottom"/>
            <w:hideMark/>
          </w:tcPr>
          <w:p w14:paraId="2583B85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0.010</w:t>
            </w:r>
          </w:p>
        </w:tc>
        <w:tc>
          <w:tcPr>
            <w:tcW w:w="240" w:type="dxa"/>
            <w:tcBorders>
              <w:top w:val="nil"/>
              <w:left w:val="nil"/>
              <w:bottom w:val="nil"/>
              <w:right w:val="nil"/>
            </w:tcBorders>
            <w:shd w:val="clear" w:color="auto" w:fill="auto"/>
            <w:noWrap/>
            <w:vAlign w:val="bottom"/>
            <w:hideMark/>
          </w:tcPr>
          <w:p w14:paraId="4942EE67"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27C0C7FD"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Myosotis scorpioides</w:t>
            </w:r>
          </w:p>
        </w:tc>
        <w:tc>
          <w:tcPr>
            <w:tcW w:w="706" w:type="dxa"/>
            <w:tcBorders>
              <w:top w:val="nil"/>
              <w:left w:val="nil"/>
              <w:bottom w:val="nil"/>
              <w:right w:val="nil"/>
            </w:tcBorders>
            <w:shd w:val="clear" w:color="auto" w:fill="auto"/>
            <w:noWrap/>
            <w:vAlign w:val="bottom"/>
            <w:hideMark/>
          </w:tcPr>
          <w:p w14:paraId="29C4F98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nil"/>
              <w:left w:val="nil"/>
              <w:bottom w:val="nil"/>
              <w:right w:val="nil"/>
            </w:tcBorders>
            <w:shd w:val="clear" w:color="auto" w:fill="auto"/>
            <w:noWrap/>
            <w:vAlign w:val="bottom"/>
            <w:hideMark/>
          </w:tcPr>
          <w:p w14:paraId="04A6320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0.019</w:t>
            </w:r>
          </w:p>
        </w:tc>
        <w:tc>
          <w:tcPr>
            <w:tcW w:w="240" w:type="dxa"/>
            <w:tcBorders>
              <w:top w:val="nil"/>
              <w:left w:val="nil"/>
              <w:bottom w:val="nil"/>
              <w:right w:val="nil"/>
            </w:tcBorders>
            <w:shd w:val="clear" w:color="auto" w:fill="auto"/>
            <w:noWrap/>
            <w:vAlign w:val="bottom"/>
            <w:hideMark/>
          </w:tcPr>
          <w:p w14:paraId="76D9D29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single" w:sz="4" w:space="0" w:color="auto"/>
              <w:right w:val="nil"/>
            </w:tcBorders>
            <w:shd w:val="clear" w:color="auto" w:fill="auto"/>
            <w:noWrap/>
            <w:vAlign w:val="bottom"/>
            <w:hideMark/>
          </w:tcPr>
          <w:p w14:paraId="1D6FDBF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Bidens cernua</w:t>
            </w:r>
          </w:p>
        </w:tc>
        <w:tc>
          <w:tcPr>
            <w:tcW w:w="693" w:type="dxa"/>
            <w:tcBorders>
              <w:top w:val="nil"/>
              <w:left w:val="nil"/>
              <w:bottom w:val="single" w:sz="4" w:space="0" w:color="auto"/>
              <w:right w:val="nil"/>
            </w:tcBorders>
            <w:shd w:val="clear" w:color="auto" w:fill="auto"/>
            <w:noWrap/>
            <w:vAlign w:val="bottom"/>
            <w:hideMark/>
          </w:tcPr>
          <w:p w14:paraId="6756841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0.323</w:t>
            </w:r>
          </w:p>
        </w:tc>
        <w:tc>
          <w:tcPr>
            <w:tcW w:w="724" w:type="dxa"/>
            <w:tcBorders>
              <w:top w:val="nil"/>
              <w:left w:val="nil"/>
              <w:bottom w:val="single" w:sz="4" w:space="0" w:color="auto"/>
              <w:right w:val="single" w:sz="8" w:space="0" w:color="auto"/>
            </w:tcBorders>
            <w:shd w:val="clear" w:color="auto" w:fill="auto"/>
            <w:noWrap/>
            <w:vAlign w:val="bottom"/>
            <w:hideMark/>
          </w:tcPr>
          <w:p w14:paraId="7D1686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0.012</w:t>
            </w:r>
          </w:p>
        </w:tc>
      </w:tr>
      <w:tr w:rsidR="00CB11B1" w:rsidRPr="00CB11B1" w14:paraId="180F6E21"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F9FCA32"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701CB9A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696" w:type="dxa"/>
            <w:tcBorders>
              <w:top w:val="nil"/>
              <w:left w:val="nil"/>
              <w:bottom w:val="nil"/>
              <w:right w:val="nil"/>
            </w:tcBorders>
            <w:shd w:val="clear" w:color="auto" w:fill="auto"/>
            <w:noWrap/>
            <w:vAlign w:val="bottom"/>
            <w:hideMark/>
          </w:tcPr>
          <w:p w14:paraId="190A2AAF"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3614434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265F47A"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5C60C58F" w14:textId="77777777" w:rsidR="00CB11B1" w:rsidRPr="00DC704D" w:rsidRDefault="00CB11B1" w:rsidP="00DC704D">
            <w:pPr>
              <w:spacing w:after="0" w:line="240" w:lineRule="auto"/>
              <w:rPr>
                <w:rFonts w:ascii="Calibri" w:eastAsia="Times New Roman" w:hAnsi="Calibri" w:cs="Calibri"/>
                <w:sz w:val="20"/>
                <w:szCs w:val="20"/>
              </w:rPr>
            </w:pPr>
            <w:proofErr w:type="spellStart"/>
            <w:r w:rsidRPr="00DC704D">
              <w:rPr>
                <w:rFonts w:ascii="Calibri" w:eastAsia="Times New Roman" w:hAnsi="Calibri" w:cs="Calibri"/>
                <w:sz w:val="20"/>
                <w:szCs w:val="20"/>
              </w:rPr>
              <w:t>Poaceae</w:t>
            </w:r>
            <w:proofErr w:type="spellEnd"/>
            <w:r w:rsidRPr="00DC704D">
              <w:rPr>
                <w:rFonts w:ascii="Calibri" w:eastAsia="Times New Roman" w:hAnsi="Calibri" w:cs="Calibri"/>
                <w:sz w:val="20"/>
                <w:szCs w:val="20"/>
              </w:rPr>
              <w:t xml:space="preserve"> (unidentified sp.)</w:t>
            </w:r>
          </w:p>
        </w:tc>
        <w:tc>
          <w:tcPr>
            <w:tcW w:w="706" w:type="dxa"/>
            <w:tcBorders>
              <w:top w:val="single" w:sz="4" w:space="0" w:color="auto"/>
              <w:left w:val="nil"/>
              <w:bottom w:val="single" w:sz="4" w:space="0" w:color="auto"/>
              <w:right w:val="nil"/>
            </w:tcBorders>
            <w:shd w:val="clear" w:color="auto" w:fill="auto"/>
            <w:noWrap/>
            <w:vAlign w:val="bottom"/>
            <w:hideMark/>
          </w:tcPr>
          <w:p w14:paraId="0787E59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single" w:sz="4" w:space="0" w:color="auto"/>
              <w:left w:val="nil"/>
              <w:bottom w:val="single" w:sz="4" w:space="0" w:color="auto"/>
              <w:right w:val="nil"/>
            </w:tcBorders>
            <w:shd w:val="clear" w:color="auto" w:fill="auto"/>
            <w:noWrap/>
            <w:vAlign w:val="bottom"/>
            <w:hideMark/>
          </w:tcPr>
          <w:p w14:paraId="038018F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0.013</w:t>
            </w:r>
          </w:p>
        </w:tc>
        <w:tc>
          <w:tcPr>
            <w:tcW w:w="240" w:type="dxa"/>
            <w:tcBorders>
              <w:top w:val="nil"/>
              <w:left w:val="nil"/>
              <w:bottom w:val="nil"/>
              <w:right w:val="nil"/>
            </w:tcBorders>
            <w:shd w:val="clear" w:color="auto" w:fill="auto"/>
            <w:noWrap/>
            <w:vAlign w:val="bottom"/>
            <w:hideMark/>
          </w:tcPr>
          <w:p w14:paraId="6449A0C7"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77A9DA3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4A256DB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18EEB12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53925B9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300A19C"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6A44AB4C"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696" w:type="dxa"/>
            <w:tcBorders>
              <w:top w:val="nil"/>
              <w:left w:val="nil"/>
              <w:bottom w:val="nil"/>
              <w:right w:val="nil"/>
            </w:tcBorders>
            <w:shd w:val="clear" w:color="auto" w:fill="auto"/>
            <w:noWrap/>
            <w:vAlign w:val="bottom"/>
            <w:hideMark/>
          </w:tcPr>
          <w:p w14:paraId="676C635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442BED8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445181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49BAB480"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Deschampsia caespitosa</w:t>
            </w:r>
          </w:p>
        </w:tc>
        <w:tc>
          <w:tcPr>
            <w:tcW w:w="706" w:type="dxa"/>
            <w:tcBorders>
              <w:top w:val="nil"/>
              <w:left w:val="nil"/>
              <w:bottom w:val="nil"/>
              <w:right w:val="nil"/>
            </w:tcBorders>
            <w:shd w:val="clear" w:color="auto" w:fill="auto"/>
            <w:noWrap/>
            <w:vAlign w:val="bottom"/>
            <w:hideMark/>
          </w:tcPr>
          <w:p w14:paraId="1AAB738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0.354</w:t>
            </w:r>
          </w:p>
        </w:tc>
        <w:tc>
          <w:tcPr>
            <w:tcW w:w="737" w:type="dxa"/>
            <w:tcBorders>
              <w:top w:val="nil"/>
              <w:left w:val="nil"/>
              <w:bottom w:val="nil"/>
              <w:right w:val="nil"/>
            </w:tcBorders>
            <w:shd w:val="clear" w:color="auto" w:fill="auto"/>
            <w:noWrap/>
            <w:vAlign w:val="bottom"/>
            <w:hideMark/>
          </w:tcPr>
          <w:p w14:paraId="3E7C0A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0.014</w:t>
            </w:r>
          </w:p>
        </w:tc>
        <w:tc>
          <w:tcPr>
            <w:tcW w:w="240" w:type="dxa"/>
            <w:tcBorders>
              <w:top w:val="nil"/>
              <w:left w:val="nil"/>
              <w:bottom w:val="nil"/>
              <w:right w:val="nil"/>
            </w:tcBorders>
            <w:shd w:val="clear" w:color="auto" w:fill="auto"/>
            <w:noWrap/>
            <w:vAlign w:val="bottom"/>
            <w:hideMark/>
          </w:tcPr>
          <w:p w14:paraId="37B98DB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647D64C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398F862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521A3C9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7AA606BB"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30CFC229"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8" w:space="0" w:color="auto"/>
              <w:right w:val="nil"/>
            </w:tcBorders>
            <w:shd w:val="clear" w:color="auto" w:fill="auto"/>
            <w:noWrap/>
            <w:vAlign w:val="bottom"/>
            <w:hideMark/>
          </w:tcPr>
          <w:p w14:paraId="2D587BB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96" w:type="dxa"/>
            <w:tcBorders>
              <w:top w:val="nil"/>
              <w:left w:val="nil"/>
              <w:bottom w:val="single" w:sz="8" w:space="0" w:color="auto"/>
              <w:right w:val="nil"/>
            </w:tcBorders>
            <w:shd w:val="clear" w:color="auto" w:fill="auto"/>
            <w:noWrap/>
            <w:vAlign w:val="bottom"/>
            <w:hideMark/>
          </w:tcPr>
          <w:p w14:paraId="368F90C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7" w:type="dxa"/>
            <w:tcBorders>
              <w:top w:val="nil"/>
              <w:left w:val="nil"/>
              <w:bottom w:val="single" w:sz="8" w:space="0" w:color="auto"/>
              <w:right w:val="nil"/>
            </w:tcBorders>
            <w:shd w:val="clear" w:color="auto" w:fill="auto"/>
            <w:noWrap/>
            <w:vAlign w:val="bottom"/>
            <w:hideMark/>
          </w:tcPr>
          <w:p w14:paraId="3CB2B01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2E1AFF62"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4" w:space="0" w:color="auto"/>
              <w:left w:val="nil"/>
              <w:bottom w:val="single" w:sz="8" w:space="0" w:color="auto"/>
              <w:right w:val="nil"/>
            </w:tcBorders>
            <w:shd w:val="clear" w:color="auto" w:fill="auto"/>
            <w:noWrap/>
            <w:vAlign w:val="bottom"/>
            <w:hideMark/>
          </w:tcPr>
          <w:p w14:paraId="5CC42AF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Sagittaria latifolia</w:t>
            </w:r>
          </w:p>
        </w:tc>
        <w:tc>
          <w:tcPr>
            <w:tcW w:w="706" w:type="dxa"/>
            <w:tcBorders>
              <w:top w:val="single" w:sz="4" w:space="0" w:color="auto"/>
              <w:left w:val="nil"/>
              <w:bottom w:val="single" w:sz="8" w:space="0" w:color="auto"/>
              <w:right w:val="nil"/>
            </w:tcBorders>
            <w:shd w:val="clear" w:color="auto" w:fill="auto"/>
            <w:noWrap/>
            <w:vAlign w:val="bottom"/>
            <w:hideMark/>
          </w:tcPr>
          <w:p w14:paraId="6CB03F4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0.301</w:t>
            </w:r>
          </w:p>
        </w:tc>
        <w:tc>
          <w:tcPr>
            <w:tcW w:w="737" w:type="dxa"/>
            <w:tcBorders>
              <w:top w:val="single" w:sz="4" w:space="0" w:color="auto"/>
              <w:left w:val="nil"/>
              <w:bottom w:val="single" w:sz="8" w:space="0" w:color="auto"/>
              <w:right w:val="nil"/>
            </w:tcBorders>
            <w:shd w:val="clear" w:color="auto" w:fill="auto"/>
            <w:noWrap/>
            <w:vAlign w:val="bottom"/>
            <w:hideMark/>
          </w:tcPr>
          <w:p w14:paraId="407998C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0.046</w:t>
            </w:r>
          </w:p>
        </w:tc>
        <w:tc>
          <w:tcPr>
            <w:tcW w:w="240" w:type="dxa"/>
            <w:tcBorders>
              <w:top w:val="nil"/>
              <w:left w:val="nil"/>
              <w:bottom w:val="single" w:sz="8" w:space="0" w:color="auto"/>
              <w:right w:val="nil"/>
            </w:tcBorders>
            <w:shd w:val="clear" w:color="auto" w:fill="auto"/>
            <w:noWrap/>
            <w:vAlign w:val="bottom"/>
            <w:hideMark/>
          </w:tcPr>
          <w:p w14:paraId="13E71DD4"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24701A72"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7BB3456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27797C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bl>
    <w:p w14:paraId="23CB0B2F" w14:textId="7A860819" w:rsidR="00F752B9" w:rsidRDefault="00F752B9" w:rsidP="00791A3B">
      <w:pPr>
        <w:sectPr w:rsidR="00F752B9" w:rsidSect="00354D05">
          <w:pgSz w:w="15840" w:h="12240" w:orient="landscape"/>
          <w:pgMar w:top="1080" w:right="1080" w:bottom="1080" w:left="1080" w:header="720" w:footer="720" w:gutter="0"/>
          <w:lnNumType w:countBy="1" w:restart="continuous"/>
          <w:cols w:space="720"/>
          <w:docGrid w:linePitch="360"/>
        </w:sectPr>
      </w:pPr>
    </w:p>
    <w:p w14:paraId="215F4F01" w14:textId="6066917C" w:rsidR="00876D65" w:rsidRPr="00046624" w:rsidRDefault="00876D65" w:rsidP="00DC704D"/>
    <w:p w14:paraId="45185DC9" w14:textId="12BA8BF1" w:rsidR="00163B51" w:rsidRDefault="00163B51" w:rsidP="00F222C0"/>
    <w:p w14:paraId="39D9FFF3" w14:textId="77777777" w:rsidR="00811F80" w:rsidRDefault="003F2561" w:rsidP="00811F80">
      <w:pPr>
        <w:keepNext/>
      </w:pPr>
      <w:r>
        <w:rPr>
          <w:noProof/>
        </w:rPr>
        <w:drawing>
          <wp:inline distT="0" distB="0" distL="0" distR="0" wp14:anchorId="348D5818" wp14:editId="471FD82B">
            <wp:extent cx="6377432" cy="398589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6377432" cy="3985895"/>
                    </a:xfrm>
                    <a:prstGeom prst="rect">
                      <a:avLst/>
                    </a:prstGeom>
                  </pic:spPr>
                </pic:pic>
              </a:graphicData>
            </a:graphic>
          </wp:inline>
        </w:drawing>
      </w:r>
    </w:p>
    <w:p w14:paraId="7B3CEC48" w14:textId="30917BFD" w:rsidR="00811F80" w:rsidRDefault="00811F80" w:rsidP="00811F80">
      <w:pPr>
        <w:pStyle w:val="Caption"/>
      </w:pPr>
      <w:bookmarkStart w:id="2218" w:name="_Ref103857626"/>
      <w:r>
        <w:t xml:space="preserve">Figure </w:t>
      </w:r>
      <w:fldSimple w:instr=" SEQ Figure \* ARABIC ">
        <w:r w:rsidR="007C5BD3">
          <w:rPr>
            <w:noProof/>
          </w:rPr>
          <w:t>4</w:t>
        </w:r>
      </w:fldSimple>
      <w:bookmarkEnd w:id="2218"/>
      <w:r>
        <w:t>.</w:t>
      </w:r>
      <w:r w:rsidR="00AF5903">
        <w:t xml:space="preserve"> Cluster analysis using </w:t>
      </w:r>
      <w:r w:rsidR="007D2D1E">
        <w:t xml:space="preserve">Bray-Curtis </w:t>
      </w:r>
      <w:r w:rsidR="00AF5903">
        <w:t>distance measure</w:t>
      </w:r>
      <w:r w:rsidR="0054402A">
        <w:t xml:space="preserve"> </w:t>
      </w:r>
      <w:r w:rsidR="007D2D1E">
        <w:t xml:space="preserve">shows similar trends of increasing dissimilarity over time as when using Euclidean </w:t>
      </w:r>
      <w:r w:rsidR="00AF5903">
        <w:t>d</w:t>
      </w:r>
      <w:r w:rsidR="007D2D1E">
        <w:t>istance (</w:t>
      </w:r>
      <w:r w:rsidR="00615FBC">
        <w:t xml:space="preserve">Figure </w:t>
      </w:r>
      <w:r w:rsidR="00615FBC">
        <w:rPr>
          <w:noProof/>
        </w:rPr>
        <w:t>2</w:t>
      </w:r>
      <w:r w:rsidR="007D2D1E">
        <w:t xml:space="preserve">). </w:t>
      </w:r>
    </w:p>
    <w:p w14:paraId="3DFBA252" w14:textId="238B7179" w:rsidR="000C5906" w:rsidRDefault="000C5906">
      <w:r>
        <w:br w:type="page"/>
      </w:r>
    </w:p>
    <w:tbl>
      <w:tblPr>
        <w:tblpPr w:leftFromText="180" w:rightFromText="180" w:vertAnchor="text" w:horzAnchor="page" w:tblpX="3194" w:tblpY="1081"/>
        <w:tblW w:w="6311" w:type="dxa"/>
        <w:tblLook w:val="04A0" w:firstRow="1" w:lastRow="0" w:firstColumn="1" w:lastColumn="0" w:noHBand="0" w:noVBand="1"/>
      </w:tblPr>
      <w:tblGrid>
        <w:gridCol w:w="1211"/>
        <w:gridCol w:w="960"/>
        <w:gridCol w:w="960"/>
        <w:gridCol w:w="300"/>
        <w:gridCol w:w="960"/>
        <w:gridCol w:w="960"/>
        <w:gridCol w:w="960"/>
      </w:tblGrid>
      <w:tr w:rsidR="00D449DB" w:rsidRPr="00D449DB" w14:paraId="229BD786" w14:textId="77777777" w:rsidTr="00D449DB">
        <w:trPr>
          <w:trHeight w:val="470"/>
        </w:trPr>
        <w:tc>
          <w:tcPr>
            <w:tcW w:w="1211" w:type="dxa"/>
            <w:tcBorders>
              <w:top w:val="nil"/>
              <w:left w:val="nil"/>
              <w:bottom w:val="nil"/>
              <w:right w:val="nil"/>
            </w:tcBorders>
            <w:shd w:val="clear" w:color="auto" w:fill="auto"/>
            <w:noWrap/>
            <w:vAlign w:val="bottom"/>
            <w:hideMark/>
          </w:tcPr>
          <w:p w14:paraId="13686EFD" w14:textId="77777777" w:rsidR="00D449DB" w:rsidRPr="00D449DB" w:rsidRDefault="00D449DB" w:rsidP="00D449DB">
            <w:pPr>
              <w:spacing w:after="0" w:line="240" w:lineRule="auto"/>
              <w:rPr>
                <w:rFonts w:ascii="Times New Roman" w:eastAsia="Times New Roman" w:hAnsi="Times New Roman" w:cs="Times New Roman"/>
                <w:sz w:val="24"/>
                <w:szCs w:val="24"/>
              </w:rPr>
            </w:pPr>
            <w:bookmarkStart w:id="2219" w:name="_Hlk106053567"/>
            <w:bookmarkStart w:id="2220" w:name="_Ref105160032"/>
          </w:p>
        </w:tc>
        <w:tc>
          <w:tcPr>
            <w:tcW w:w="1920" w:type="dxa"/>
            <w:gridSpan w:val="2"/>
            <w:tcBorders>
              <w:top w:val="nil"/>
              <w:left w:val="nil"/>
              <w:bottom w:val="nil"/>
              <w:right w:val="nil"/>
            </w:tcBorders>
            <w:shd w:val="clear" w:color="auto" w:fill="auto"/>
            <w:noWrap/>
            <w:vAlign w:val="center"/>
            <w:hideMark/>
          </w:tcPr>
          <w:p w14:paraId="2876AC1D"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Plot-level components</w:t>
            </w:r>
          </w:p>
        </w:tc>
        <w:tc>
          <w:tcPr>
            <w:tcW w:w="300" w:type="dxa"/>
            <w:tcBorders>
              <w:top w:val="nil"/>
              <w:left w:val="nil"/>
              <w:bottom w:val="nil"/>
              <w:right w:val="nil"/>
            </w:tcBorders>
            <w:shd w:val="clear" w:color="auto" w:fill="auto"/>
            <w:noWrap/>
            <w:vAlign w:val="bottom"/>
            <w:hideMark/>
          </w:tcPr>
          <w:p w14:paraId="6BB5A3F5"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p>
        </w:tc>
        <w:tc>
          <w:tcPr>
            <w:tcW w:w="2880" w:type="dxa"/>
            <w:gridSpan w:val="3"/>
            <w:tcBorders>
              <w:top w:val="nil"/>
              <w:left w:val="nil"/>
              <w:bottom w:val="nil"/>
              <w:right w:val="nil"/>
            </w:tcBorders>
            <w:shd w:val="clear" w:color="auto" w:fill="auto"/>
            <w:noWrap/>
            <w:vAlign w:val="center"/>
            <w:hideMark/>
          </w:tcPr>
          <w:p w14:paraId="325FDC86"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Diversity components</w:t>
            </w:r>
          </w:p>
        </w:tc>
      </w:tr>
      <w:tr w:rsidR="00D449DB" w:rsidRPr="00D449DB" w14:paraId="77288227" w14:textId="77777777" w:rsidTr="00D449DB">
        <w:trPr>
          <w:trHeight w:val="780"/>
        </w:trPr>
        <w:tc>
          <w:tcPr>
            <w:tcW w:w="1211" w:type="dxa"/>
            <w:tcBorders>
              <w:top w:val="nil"/>
              <w:left w:val="nil"/>
              <w:bottom w:val="nil"/>
              <w:right w:val="nil"/>
            </w:tcBorders>
            <w:shd w:val="clear" w:color="auto" w:fill="auto"/>
            <w:vAlign w:val="center"/>
            <w:hideMark/>
          </w:tcPr>
          <w:p w14:paraId="4FA7F729"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Assemblage</w:t>
            </w:r>
          </w:p>
        </w:tc>
        <w:tc>
          <w:tcPr>
            <w:tcW w:w="960" w:type="dxa"/>
            <w:tcBorders>
              <w:top w:val="nil"/>
              <w:left w:val="nil"/>
              <w:bottom w:val="nil"/>
              <w:right w:val="nil"/>
            </w:tcBorders>
            <w:shd w:val="clear" w:color="auto" w:fill="auto"/>
            <w:vAlign w:val="center"/>
            <w:hideMark/>
          </w:tcPr>
          <w:p w14:paraId="79C1C4AB"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No. quadrats</w:t>
            </w:r>
          </w:p>
        </w:tc>
        <w:tc>
          <w:tcPr>
            <w:tcW w:w="960" w:type="dxa"/>
            <w:tcBorders>
              <w:top w:val="nil"/>
              <w:left w:val="nil"/>
              <w:bottom w:val="nil"/>
              <w:right w:val="nil"/>
            </w:tcBorders>
            <w:shd w:val="clear" w:color="auto" w:fill="auto"/>
            <w:vAlign w:val="center"/>
            <w:hideMark/>
          </w:tcPr>
          <w:p w14:paraId="19A2E017"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No. species</w:t>
            </w:r>
          </w:p>
        </w:tc>
        <w:tc>
          <w:tcPr>
            <w:tcW w:w="300" w:type="dxa"/>
            <w:tcBorders>
              <w:top w:val="nil"/>
              <w:left w:val="nil"/>
              <w:bottom w:val="nil"/>
              <w:right w:val="nil"/>
            </w:tcBorders>
            <w:shd w:val="clear" w:color="auto" w:fill="auto"/>
            <w:vAlign w:val="center"/>
            <w:hideMark/>
          </w:tcPr>
          <w:p w14:paraId="187B9186"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vAlign w:val="center"/>
            <w:hideMark/>
          </w:tcPr>
          <w:p w14:paraId="578A79E0"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α diversity</w:t>
            </w:r>
          </w:p>
        </w:tc>
        <w:tc>
          <w:tcPr>
            <w:tcW w:w="960" w:type="dxa"/>
            <w:tcBorders>
              <w:top w:val="nil"/>
              <w:left w:val="nil"/>
              <w:bottom w:val="nil"/>
              <w:right w:val="nil"/>
            </w:tcBorders>
            <w:shd w:val="clear" w:color="auto" w:fill="auto"/>
            <w:vAlign w:val="center"/>
            <w:hideMark/>
          </w:tcPr>
          <w:p w14:paraId="7672690D"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 xml:space="preserve">α diversity </w:t>
            </w:r>
            <w:proofErr w:type="spellStart"/>
            <w:r w:rsidRPr="00D449DB">
              <w:rPr>
                <w:rFonts w:ascii="Calibri" w:eastAsia="Times New Roman" w:hAnsi="Calibri" w:cs="Calibri"/>
                <w:b/>
                <w:bCs/>
                <w:color w:val="000000"/>
                <w:sz w:val="20"/>
                <w:szCs w:val="20"/>
              </w:rPr>
              <w:t>sd</w:t>
            </w:r>
            <w:proofErr w:type="spellEnd"/>
          </w:p>
        </w:tc>
        <w:tc>
          <w:tcPr>
            <w:tcW w:w="960" w:type="dxa"/>
            <w:tcBorders>
              <w:top w:val="nil"/>
              <w:left w:val="nil"/>
              <w:bottom w:val="nil"/>
              <w:right w:val="nil"/>
            </w:tcBorders>
            <w:shd w:val="clear" w:color="auto" w:fill="auto"/>
            <w:vAlign w:val="center"/>
            <w:hideMark/>
          </w:tcPr>
          <w:p w14:paraId="1E352065"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β diversity</w:t>
            </w:r>
          </w:p>
        </w:tc>
      </w:tr>
      <w:tr w:rsidR="00D449DB" w:rsidRPr="00D449DB" w14:paraId="7C5D7D6D" w14:textId="77777777" w:rsidTr="00D449DB">
        <w:trPr>
          <w:trHeight w:val="290"/>
        </w:trPr>
        <w:tc>
          <w:tcPr>
            <w:tcW w:w="1211" w:type="dxa"/>
            <w:tcBorders>
              <w:top w:val="nil"/>
              <w:left w:val="nil"/>
              <w:bottom w:val="nil"/>
              <w:right w:val="nil"/>
            </w:tcBorders>
            <w:shd w:val="clear" w:color="auto" w:fill="auto"/>
            <w:vAlign w:val="bottom"/>
            <w:hideMark/>
          </w:tcPr>
          <w:p w14:paraId="68160C99"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Sedge</w:t>
            </w:r>
          </w:p>
        </w:tc>
        <w:tc>
          <w:tcPr>
            <w:tcW w:w="960" w:type="dxa"/>
            <w:tcBorders>
              <w:top w:val="nil"/>
              <w:left w:val="nil"/>
              <w:bottom w:val="nil"/>
              <w:right w:val="nil"/>
            </w:tcBorders>
            <w:shd w:val="clear" w:color="auto" w:fill="auto"/>
            <w:noWrap/>
            <w:vAlign w:val="bottom"/>
            <w:hideMark/>
          </w:tcPr>
          <w:p w14:paraId="30EE424B"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3F7202A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3DB83A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755603F"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15A49E5"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FD1BD72"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5910E18D"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29A1B596"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3BC0000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4FCED44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32.3</w:t>
            </w:r>
          </w:p>
        </w:tc>
        <w:tc>
          <w:tcPr>
            <w:tcW w:w="300" w:type="dxa"/>
            <w:tcBorders>
              <w:top w:val="nil"/>
              <w:left w:val="nil"/>
              <w:bottom w:val="nil"/>
              <w:right w:val="nil"/>
            </w:tcBorders>
            <w:shd w:val="clear" w:color="auto" w:fill="auto"/>
            <w:noWrap/>
            <w:vAlign w:val="bottom"/>
            <w:hideMark/>
          </w:tcPr>
          <w:p w14:paraId="4CB294AA"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79FE14A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10.67</w:t>
            </w:r>
          </w:p>
        </w:tc>
        <w:tc>
          <w:tcPr>
            <w:tcW w:w="960" w:type="dxa"/>
            <w:tcBorders>
              <w:top w:val="single" w:sz="4" w:space="0" w:color="auto"/>
              <w:left w:val="nil"/>
              <w:bottom w:val="single" w:sz="4" w:space="0" w:color="auto"/>
              <w:right w:val="nil"/>
            </w:tcBorders>
            <w:shd w:val="clear" w:color="auto" w:fill="auto"/>
            <w:noWrap/>
            <w:vAlign w:val="bottom"/>
            <w:hideMark/>
          </w:tcPr>
          <w:p w14:paraId="236BFF4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2.34</w:t>
            </w:r>
          </w:p>
        </w:tc>
        <w:tc>
          <w:tcPr>
            <w:tcW w:w="960" w:type="dxa"/>
            <w:tcBorders>
              <w:top w:val="single" w:sz="4" w:space="0" w:color="auto"/>
              <w:left w:val="nil"/>
              <w:bottom w:val="single" w:sz="4" w:space="0" w:color="auto"/>
              <w:right w:val="nil"/>
            </w:tcBorders>
            <w:shd w:val="clear" w:color="auto" w:fill="auto"/>
            <w:noWrap/>
            <w:vAlign w:val="bottom"/>
            <w:hideMark/>
          </w:tcPr>
          <w:p w14:paraId="012DE75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3.03</w:t>
            </w:r>
          </w:p>
        </w:tc>
      </w:tr>
      <w:tr w:rsidR="00D449DB" w:rsidRPr="00D449DB" w14:paraId="4FCA8AD8" w14:textId="77777777" w:rsidTr="00DC704D">
        <w:trPr>
          <w:trHeight w:val="290"/>
        </w:trPr>
        <w:tc>
          <w:tcPr>
            <w:tcW w:w="1211" w:type="dxa"/>
            <w:tcBorders>
              <w:top w:val="nil"/>
              <w:left w:val="nil"/>
              <w:bottom w:val="nil"/>
              <w:right w:val="nil"/>
            </w:tcBorders>
            <w:shd w:val="clear" w:color="auto" w:fill="auto"/>
            <w:noWrap/>
            <w:vAlign w:val="bottom"/>
            <w:hideMark/>
          </w:tcPr>
          <w:p w14:paraId="77A9BC1B"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45A253F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7F7C03D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31.6</w:t>
            </w:r>
          </w:p>
        </w:tc>
        <w:tc>
          <w:tcPr>
            <w:tcW w:w="300" w:type="dxa"/>
            <w:tcBorders>
              <w:top w:val="nil"/>
              <w:left w:val="nil"/>
              <w:bottom w:val="nil"/>
              <w:right w:val="nil"/>
            </w:tcBorders>
            <w:shd w:val="clear" w:color="auto" w:fill="auto"/>
            <w:noWrap/>
            <w:vAlign w:val="bottom"/>
            <w:hideMark/>
          </w:tcPr>
          <w:p w14:paraId="53AB6801"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71C1CA9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8.31</w:t>
            </w:r>
          </w:p>
        </w:tc>
        <w:tc>
          <w:tcPr>
            <w:tcW w:w="960" w:type="dxa"/>
            <w:tcBorders>
              <w:top w:val="nil"/>
              <w:left w:val="nil"/>
              <w:bottom w:val="single" w:sz="4" w:space="0" w:color="auto"/>
              <w:right w:val="nil"/>
            </w:tcBorders>
            <w:shd w:val="clear" w:color="auto" w:fill="auto"/>
            <w:noWrap/>
            <w:vAlign w:val="bottom"/>
            <w:hideMark/>
          </w:tcPr>
          <w:p w14:paraId="3286406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1.98</w:t>
            </w:r>
          </w:p>
        </w:tc>
        <w:tc>
          <w:tcPr>
            <w:tcW w:w="960" w:type="dxa"/>
            <w:tcBorders>
              <w:top w:val="nil"/>
              <w:left w:val="nil"/>
              <w:bottom w:val="single" w:sz="4" w:space="0" w:color="auto"/>
              <w:right w:val="nil"/>
            </w:tcBorders>
            <w:shd w:val="clear" w:color="auto" w:fill="auto"/>
            <w:noWrap/>
            <w:vAlign w:val="bottom"/>
            <w:hideMark/>
          </w:tcPr>
          <w:p w14:paraId="63625E5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3.81</w:t>
            </w:r>
          </w:p>
        </w:tc>
      </w:tr>
      <w:tr w:rsidR="00D449DB" w:rsidRPr="00D449DB" w14:paraId="056721F9"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283D6CBE"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57817A8E"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1D47890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30.8</w:t>
            </w:r>
          </w:p>
        </w:tc>
        <w:tc>
          <w:tcPr>
            <w:tcW w:w="300" w:type="dxa"/>
            <w:tcBorders>
              <w:top w:val="nil"/>
              <w:left w:val="nil"/>
              <w:bottom w:val="nil"/>
              <w:right w:val="nil"/>
            </w:tcBorders>
            <w:shd w:val="clear" w:color="auto" w:fill="auto"/>
            <w:noWrap/>
            <w:vAlign w:val="bottom"/>
            <w:hideMark/>
          </w:tcPr>
          <w:p w14:paraId="5C5FC906"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61AFC6F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8.18</w:t>
            </w:r>
          </w:p>
        </w:tc>
        <w:tc>
          <w:tcPr>
            <w:tcW w:w="960" w:type="dxa"/>
            <w:tcBorders>
              <w:top w:val="nil"/>
              <w:left w:val="nil"/>
              <w:bottom w:val="single" w:sz="4" w:space="0" w:color="auto"/>
              <w:right w:val="nil"/>
            </w:tcBorders>
            <w:shd w:val="clear" w:color="auto" w:fill="auto"/>
            <w:noWrap/>
            <w:vAlign w:val="bottom"/>
            <w:hideMark/>
          </w:tcPr>
          <w:p w14:paraId="2F70DF2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2.51</w:t>
            </w:r>
          </w:p>
        </w:tc>
        <w:tc>
          <w:tcPr>
            <w:tcW w:w="960" w:type="dxa"/>
            <w:tcBorders>
              <w:top w:val="nil"/>
              <w:left w:val="nil"/>
              <w:bottom w:val="single" w:sz="4" w:space="0" w:color="auto"/>
              <w:right w:val="nil"/>
            </w:tcBorders>
            <w:shd w:val="clear" w:color="auto" w:fill="auto"/>
            <w:noWrap/>
            <w:vAlign w:val="bottom"/>
            <w:hideMark/>
          </w:tcPr>
          <w:p w14:paraId="182CAFF6"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3.77</w:t>
            </w:r>
          </w:p>
        </w:tc>
      </w:tr>
      <w:tr w:rsidR="00D449DB" w:rsidRPr="00D449DB" w14:paraId="172C1E53" w14:textId="77777777" w:rsidTr="00D449DB">
        <w:trPr>
          <w:trHeight w:val="200"/>
        </w:trPr>
        <w:tc>
          <w:tcPr>
            <w:tcW w:w="1211" w:type="dxa"/>
            <w:tcBorders>
              <w:top w:val="nil"/>
              <w:left w:val="nil"/>
              <w:bottom w:val="nil"/>
              <w:right w:val="nil"/>
            </w:tcBorders>
            <w:shd w:val="clear" w:color="auto" w:fill="auto"/>
            <w:noWrap/>
            <w:vAlign w:val="bottom"/>
            <w:hideMark/>
          </w:tcPr>
          <w:p w14:paraId="608F0A5F"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6A8DD23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DC5D9C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A3F71D2"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EFE3B5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A36447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EEDE30C"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7A98A076" w14:textId="77777777" w:rsidTr="00D449DB">
        <w:trPr>
          <w:trHeight w:val="290"/>
        </w:trPr>
        <w:tc>
          <w:tcPr>
            <w:tcW w:w="1211" w:type="dxa"/>
            <w:tcBorders>
              <w:top w:val="nil"/>
              <w:left w:val="nil"/>
              <w:bottom w:val="nil"/>
              <w:right w:val="nil"/>
            </w:tcBorders>
            <w:shd w:val="clear" w:color="auto" w:fill="auto"/>
            <w:noWrap/>
            <w:vAlign w:val="bottom"/>
            <w:hideMark/>
          </w:tcPr>
          <w:p w14:paraId="12941D43"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Fescue</w:t>
            </w:r>
          </w:p>
        </w:tc>
        <w:tc>
          <w:tcPr>
            <w:tcW w:w="960" w:type="dxa"/>
            <w:tcBorders>
              <w:top w:val="nil"/>
              <w:left w:val="nil"/>
              <w:bottom w:val="nil"/>
              <w:right w:val="nil"/>
            </w:tcBorders>
            <w:shd w:val="clear" w:color="auto" w:fill="auto"/>
            <w:noWrap/>
            <w:vAlign w:val="bottom"/>
            <w:hideMark/>
          </w:tcPr>
          <w:p w14:paraId="57335547"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675B58A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66448DF"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04C5CD1"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91948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7FC7171"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188AB353" w14:textId="77777777" w:rsidTr="00D449DB">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4C50D9B5"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54BCE4E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6DA7085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43.3</w:t>
            </w:r>
          </w:p>
        </w:tc>
        <w:tc>
          <w:tcPr>
            <w:tcW w:w="300" w:type="dxa"/>
            <w:tcBorders>
              <w:top w:val="nil"/>
              <w:left w:val="nil"/>
              <w:bottom w:val="nil"/>
              <w:right w:val="nil"/>
            </w:tcBorders>
            <w:shd w:val="clear" w:color="auto" w:fill="auto"/>
            <w:noWrap/>
            <w:vAlign w:val="bottom"/>
            <w:hideMark/>
          </w:tcPr>
          <w:p w14:paraId="3BF83DA3"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3D61611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12.96</w:t>
            </w:r>
          </w:p>
        </w:tc>
        <w:tc>
          <w:tcPr>
            <w:tcW w:w="960" w:type="dxa"/>
            <w:tcBorders>
              <w:top w:val="single" w:sz="4" w:space="0" w:color="auto"/>
              <w:left w:val="nil"/>
              <w:bottom w:val="single" w:sz="4" w:space="0" w:color="auto"/>
              <w:right w:val="nil"/>
            </w:tcBorders>
            <w:shd w:val="clear" w:color="auto" w:fill="auto"/>
            <w:noWrap/>
            <w:vAlign w:val="bottom"/>
            <w:hideMark/>
          </w:tcPr>
          <w:p w14:paraId="5BD5B49F"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3.91</w:t>
            </w:r>
          </w:p>
        </w:tc>
        <w:tc>
          <w:tcPr>
            <w:tcW w:w="960" w:type="dxa"/>
            <w:tcBorders>
              <w:top w:val="single" w:sz="4" w:space="0" w:color="auto"/>
              <w:left w:val="nil"/>
              <w:bottom w:val="single" w:sz="4" w:space="0" w:color="auto"/>
              <w:right w:val="nil"/>
            </w:tcBorders>
            <w:shd w:val="clear" w:color="auto" w:fill="auto"/>
            <w:noWrap/>
            <w:vAlign w:val="bottom"/>
            <w:hideMark/>
          </w:tcPr>
          <w:p w14:paraId="307F23B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3.35</w:t>
            </w:r>
          </w:p>
        </w:tc>
      </w:tr>
      <w:tr w:rsidR="00D449DB" w:rsidRPr="00D449DB" w14:paraId="7382A7FE" w14:textId="77777777" w:rsidTr="00D449DB">
        <w:trPr>
          <w:trHeight w:val="290"/>
        </w:trPr>
        <w:tc>
          <w:tcPr>
            <w:tcW w:w="1211" w:type="dxa"/>
            <w:tcBorders>
              <w:top w:val="nil"/>
              <w:left w:val="nil"/>
              <w:bottom w:val="nil"/>
              <w:right w:val="nil"/>
            </w:tcBorders>
            <w:shd w:val="clear" w:color="auto" w:fill="auto"/>
            <w:noWrap/>
            <w:vAlign w:val="bottom"/>
            <w:hideMark/>
          </w:tcPr>
          <w:p w14:paraId="1C0E2A55"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667AB4A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0C723AB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36.4</w:t>
            </w:r>
          </w:p>
        </w:tc>
        <w:tc>
          <w:tcPr>
            <w:tcW w:w="300" w:type="dxa"/>
            <w:tcBorders>
              <w:top w:val="nil"/>
              <w:left w:val="nil"/>
              <w:bottom w:val="nil"/>
              <w:right w:val="nil"/>
            </w:tcBorders>
            <w:shd w:val="clear" w:color="auto" w:fill="auto"/>
            <w:noWrap/>
            <w:vAlign w:val="bottom"/>
            <w:hideMark/>
          </w:tcPr>
          <w:p w14:paraId="154397F0"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5D2885A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9.72</w:t>
            </w:r>
          </w:p>
        </w:tc>
        <w:tc>
          <w:tcPr>
            <w:tcW w:w="960" w:type="dxa"/>
            <w:tcBorders>
              <w:top w:val="nil"/>
              <w:left w:val="nil"/>
              <w:bottom w:val="single" w:sz="4" w:space="0" w:color="auto"/>
              <w:right w:val="nil"/>
            </w:tcBorders>
            <w:shd w:val="clear" w:color="auto" w:fill="auto"/>
            <w:noWrap/>
            <w:vAlign w:val="bottom"/>
            <w:hideMark/>
          </w:tcPr>
          <w:p w14:paraId="769C9C6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3.92</w:t>
            </w:r>
          </w:p>
        </w:tc>
        <w:tc>
          <w:tcPr>
            <w:tcW w:w="960" w:type="dxa"/>
            <w:tcBorders>
              <w:top w:val="nil"/>
              <w:left w:val="nil"/>
              <w:bottom w:val="single" w:sz="4" w:space="0" w:color="auto"/>
              <w:right w:val="nil"/>
            </w:tcBorders>
            <w:shd w:val="clear" w:color="auto" w:fill="auto"/>
            <w:noWrap/>
            <w:vAlign w:val="bottom"/>
            <w:hideMark/>
          </w:tcPr>
          <w:p w14:paraId="712A015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3.76</w:t>
            </w:r>
          </w:p>
        </w:tc>
      </w:tr>
      <w:tr w:rsidR="00D449DB" w:rsidRPr="00D449DB" w14:paraId="4302B8B4" w14:textId="77777777" w:rsidTr="00D449DB">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7673B46E"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4FDDD53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0C49CFE4"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27</w:t>
            </w:r>
          </w:p>
        </w:tc>
        <w:tc>
          <w:tcPr>
            <w:tcW w:w="300" w:type="dxa"/>
            <w:tcBorders>
              <w:top w:val="nil"/>
              <w:left w:val="nil"/>
              <w:bottom w:val="nil"/>
              <w:right w:val="nil"/>
            </w:tcBorders>
            <w:shd w:val="clear" w:color="auto" w:fill="auto"/>
            <w:noWrap/>
            <w:vAlign w:val="bottom"/>
            <w:hideMark/>
          </w:tcPr>
          <w:p w14:paraId="06B90BB0"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040218B6"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5.83</w:t>
            </w:r>
          </w:p>
        </w:tc>
        <w:tc>
          <w:tcPr>
            <w:tcW w:w="960" w:type="dxa"/>
            <w:tcBorders>
              <w:top w:val="nil"/>
              <w:left w:val="nil"/>
              <w:bottom w:val="single" w:sz="4" w:space="0" w:color="auto"/>
              <w:right w:val="nil"/>
            </w:tcBorders>
            <w:shd w:val="clear" w:color="auto" w:fill="auto"/>
            <w:noWrap/>
            <w:vAlign w:val="bottom"/>
            <w:hideMark/>
          </w:tcPr>
          <w:p w14:paraId="5F7AB35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2.79</w:t>
            </w:r>
          </w:p>
        </w:tc>
        <w:tc>
          <w:tcPr>
            <w:tcW w:w="960" w:type="dxa"/>
            <w:tcBorders>
              <w:top w:val="nil"/>
              <w:left w:val="nil"/>
              <w:bottom w:val="single" w:sz="4" w:space="0" w:color="auto"/>
              <w:right w:val="nil"/>
            </w:tcBorders>
            <w:shd w:val="clear" w:color="auto" w:fill="auto"/>
            <w:noWrap/>
            <w:vAlign w:val="bottom"/>
            <w:hideMark/>
          </w:tcPr>
          <w:p w14:paraId="013E02E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4.63</w:t>
            </w:r>
          </w:p>
        </w:tc>
      </w:tr>
      <w:tr w:rsidR="00D449DB" w:rsidRPr="00D449DB" w14:paraId="2BCD40F4" w14:textId="77777777" w:rsidTr="00D449DB">
        <w:trPr>
          <w:trHeight w:val="200"/>
        </w:trPr>
        <w:tc>
          <w:tcPr>
            <w:tcW w:w="1211" w:type="dxa"/>
            <w:tcBorders>
              <w:top w:val="nil"/>
              <w:left w:val="nil"/>
              <w:bottom w:val="nil"/>
              <w:right w:val="nil"/>
            </w:tcBorders>
            <w:shd w:val="clear" w:color="auto" w:fill="auto"/>
            <w:noWrap/>
            <w:vAlign w:val="bottom"/>
            <w:hideMark/>
          </w:tcPr>
          <w:p w14:paraId="5A74A83B"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4866D8BE"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C95CDC9"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A046CE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6D31F21"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5E11D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FDEA784"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1CC47218" w14:textId="77777777" w:rsidTr="00D449DB">
        <w:trPr>
          <w:trHeight w:val="290"/>
        </w:trPr>
        <w:tc>
          <w:tcPr>
            <w:tcW w:w="1211" w:type="dxa"/>
            <w:tcBorders>
              <w:top w:val="nil"/>
              <w:left w:val="nil"/>
              <w:bottom w:val="nil"/>
              <w:right w:val="nil"/>
            </w:tcBorders>
            <w:shd w:val="clear" w:color="auto" w:fill="auto"/>
            <w:noWrap/>
            <w:vAlign w:val="bottom"/>
            <w:hideMark/>
          </w:tcPr>
          <w:p w14:paraId="7C41ADD9"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Bogbean</w:t>
            </w:r>
          </w:p>
        </w:tc>
        <w:tc>
          <w:tcPr>
            <w:tcW w:w="960" w:type="dxa"/>
            <w:tcBorders>
              <w:top w:val="nil"/>
              <w:left w:val="nil"/>
              <w:bottom w:val="nil"/>
              <w:right w:val="nil"/>
            </w:tcBorders>
            <w:shd w:val="clear" w:color="auto" w:fill="auto"/>
            <w:noWrap/>
            <w:vAlign w:val="bottom"/>
            <w:hideMark/>
          </w:tcPr>
          <w:p w14:paraId="7EB75C88"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5B65D39A"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C73A112"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F71F7C"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57F99E8"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B404C85"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628624E6"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3759CC39"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0AFC87D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14F31FF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31.7</w:t>
            </w:r>
          </w:p>
        </w:tc>
        <w:tc>
          <w:tcPr>
            <w:tcW w:w="300" w:type="dxa"/>
            <w:tcBorders>
              <w:top w:val="nil"/>
              <w:left w:val="nil"/>
              <w:bottom w:val="nil"/>
              <w:right w:val="nil"/>
            </w:tcBorders>
            <w:shd w:val="clear" w:color="auto" w:fill="auto"/>
            <w:noWrap/>
            <w:vAlign w:val="bottom"/>
            <w:hideMark/>
          </w:tcPr>
          <w:p w14:paraId="4E1EF631"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14D7820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12.83</w:t>
            </w:r>
          </w:p>
        </w:tc>
        <w:tc>
          <w:tcPr>
            <w:tcW w:w="960" w:type="dxa"/>
            <w:tcBorders>
              <w:top w:val="single" w:sz="4" w:space="0" w:color="auto"/>
              <w:left w:val="nil"/>
              <w:bottom w:val="single" w:sz="4" w:space="0" w:color="auto"/>
              <w:right w:val="nil"/>
            </w:tcBorders>
            <w:shd w:val="clear" w:color="auto" w:fill="auto"/>
            <w:noWrap/>
            <w:vAlign w:val="bottom"/>
            <w:hideMark/>
          </w:tcPr>
          <w:p w14:paraId="2AA32FC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3.63</w:t>
            </w:r>
          </w:p>
        </w:tc>
        <w:tc>
          <w:tcPr>
            <w:tcW w:w="960" w:type="dxa"/>
            <w:tcBorders>
              <w:top w:val="single" w:sz="4" w:space="0" w:color="auto"/>
              <w:left w:val="nil"/>
              <w:bottom w:val="single" w:sz="4" w:space="0" w:color="auto"/>
              <w:right w:val="nil"/>
            </w:tcBorders>
            <w:shd w:val="clear" w:color="auto" w:fill="auto"/>
            <w:noWrap/>
            <w:vAlign w:val="bottom"/>
            <w:hideMark/>
          </w:tcPr>
          <w:p w14:paraId="516D208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2.47</w:t>
            </w:r>
          </w:p>
        </w:tc>
      </w:tr>
      <w:tr w:rsidR="00D449DB" w:rsidRPr="00D449DB" w14:paraId="3BD43250" w14:textId="77777777" w:rsidTr="00DC704D">
        <w:trPr>
          <w:trHeight w:val="290"/>
        </w:trPr>
        <w:tc>
          <w:tcPr>
            <w:tcW w:w="1211" w:type="dxa"/>
            <w:tcBorders>
              <w:top w:val="nil"/>
              <w:left w:val="nil"/>
              <w:bottom w:val="nil"/>
              <w:right w:val="nil"/>
            </w:tcBorders>
            <w:shd w:val="clear" w:color="auto" w:fill="auto"/>
            <w:noWrap/>
            <w:vAlign w:val="bottom"/>
            <w:hideMark/>
          </w:tcPr>
          <w:p w14:paraId="4F42726E"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432CCED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2908B32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4DCDA1DB"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64C71B5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11.50</w:t>
            </w:r>
          </w:p>
        </w:tc>
        <w:tc>
          <w:tcPr>
            <w:tcW w:w="960" w:type="dxa"/>
            <w:tcBorders>
              <w:top w:val="nil"/>
              <w:left w:val="nil"/>
              <w:bottom w:val="single" w:sz="4" w:space="0" w:color="auto"/>
              <w:right w:val="nil"/>
            </w:tcBorders>
            <w:shd w:val="clear" w:color="auto" w:fill="auto"/>
            <w:noWrap/>
            <w:vAlign w:val="bottom"/>
            <w:hideMark/>
          </w:tcPr>
          <w:p w14:paraId="4571793B"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2.92</w:t>
            </w:r>
          </w:p>
        </w:tc>
        <w:tc>
          <w:tcPr>
            <w:tcW w:w="960" w:type="dxa"/>
            <w:tcBorders>
              <w:top w:val="nil"/>
              <w:left w:val="nil"/>
              <w:bottom w:val="single" w:sz="4" w:space="0" w:color="auto"/>
              <w:right w:val="nil"/>
            </w:tcBorders>
            <w:shd w:val="clear" w:color="auto" w:fill="auto"/>
            <w:noWrap/>
            <w:vAlign w:val="bottom"/>
            <w:hideMark/>
          </w:tcPr>
          <w:p w14:paraId="2D4499F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3.13</w:t>
            </w:r>
          </w:p>
        </w:tc>
      </w:tr>
      <w:tr w:rsidR="00D449DB" w:rsidRPr="00D449DB" w14:paraId="08A8B74D"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569AF1C4"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1139C9B8"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70FC3F54"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31.4</w:t>
            </w:r>
          </w:p>
        </w:tc>
        <w:tc>
          <w:tcPr>
            <w:tcW w:w="300" w:type="dxa"/>
            <w:tcBorders>
              <w:top w:val="nil"/>
              <w:left w:val="nil"/>
              <w:bottom w:val="nil"/>
              <w:right w:val="nil"/>
            </w:tcBorders>
            <w:shd w:val="clear" w:color="auto" w:fill="auto"/>
            <w:noWrap/>
            <w:vAlign w:val="bottom"/>
            <w:hideMark/>
          </w:tcPr>
          <w:p w14:paraId="18166F28"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2FB30BE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10.52</w:t>
            </w:r>
          </w:p>
        </w:tc>
        <w:tc>
          <w:tcPr>
            <w:tcW w:w="960" w:type="dxa"/>
            <w:tcBorders>
              <w:top w:val="nil"/>
              <w:left w:val="nil"/>
              <w:bottom w:val="single" w:sz="4" w:space="0" w:color="auto"/>
              <w:right w:val="nil"/>
            </w:tcBorders>
            <w:shd w:val="clear" w:color="auto" w:fill="auto"/>
            <w:noWrap/>
            <w:vAlign w:val="bottom"/>
            <w:hideMark/>
          </w:tcPr>
          <w:p w14:paraId="02DC638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1.90</w:t>
            </w:r>
          </w:p>
        </w:tc>
        <w:tc>
          <w:tcPr>
            <w:tcW w:w="960" w:type="dxa"/>
            <w:tcBorders>
              <w:top w:val="nil"/>
              <w:left w:val="nil"/>
              <w:bottom w:val="single" w:sz="4" w:space="0" w:color="auto"/>
              <w:right w:val="nil"/>
            </w:tcBorders>
            <w:shd w:val="clear" w:color="auto" w:fill="auto"/>
            <w:noWrap/>
            <w:vAlign w:val="bottom"/>
            <w:hideMark/>
          </w:tcPr>
          <w:p w14:paraId="5BE2036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2.99</w:t>
            </w:r>
          </w:p>
        </w:tc>
      </w:tr>
      <w:tr w:rsidR="00D449DB" w:rsidRPr="00D449DB" w14:paraId="2B867B6D" w14:textId="77777777" w:rsidTr="00D449DB">
        <w:trPr>
          <w:trHeight w:val="200"/>
        </w:trPr>
        <w:tc>
          <w:tcPr>
            <w:tcW w:w="1211" w:type="dxa"/>
            <w:tcBorders>
              <w:top w:val="nil"/>
              <w:left w:val="nil"/>
              <w:bottom w:val="nil"/>
              <w:right w:val="nil"/>
            </w:tcBorders>
            <w:shd w:val="clear" w:color="auto" w:fill="auto"/>
            <w:noWrap/>
            <w:vAlign w:val="bottom"/>
            <w:hideMark/>
          </w:tcPr>
          <w:p w14:paraId="4B8CB048"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6F53938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4503015"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35187BF"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9D17671"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3B98E89"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09E1487"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484B6AA8" w14:textId="77777777" w:rsidTr="00D449DB">
        <w:trPr>
          <w:trHeight w:val="290"/>
        </w:trPr>
        <w:tc>
          <w:tcPr>
            <w:tcW w:w="1211" w:type="dxa"/>
            <w:tcBorders>
              <w:top w:val="nil"/>
              <w:left w:val="nil"/>
              <w:bottom w:val="nil"/>
              <w:right w:val="nil"/>
            </w:tcBorders>
            <w:shd w:val="clear" w:color="auto" w:fill="auto"/>
            <w:noWrap/>
            <w:vAlign w:val="bottom"/>
            <w:hideMark/>
          </w:tcPr>
          <w:p w14:paraId="6139CC27"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Total</w:t>
            </w:r>
          </w:p>
        </w:tc>
        <w:tc>
          <w:tcPr>
            <w:tcW w:w="960" w:type="dxa"/>
            <w:tcBorders>
              <w:top w:val="nil"/>
              <w:left w:val="nil"/>
              <w:bottom w:val="nil"/>
              <w:right w:val="nil"/>
            </w:tcBorders>
            <w:shd w:val="clear" w:color="auto" w:fill="auto"/>
            <w:noWrap/>
            <w:vAlign w:val="bottom"/>
            <w:hideMark/>
          </w:tcPr>
          <w:p w14:paraId="0159DFEB"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6FEFF57D"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3A9A25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DC4BDA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FAC099A"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5F94EA9"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4C6A8F6A"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104790E4"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248E36D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single" w:sz="4" w:space="0" w:color="auto"/>
              <w:left w:val="nil"/>
              <w:bottom w:val="single" w:sz="4" w:space="0" w:color="auto"/>
              <w:right w:val="nil"/>
            </w:tcBorders>
            <w:shd w:val="clear" w:color="auto" w:fill="auto"/>
            <w:noWrap/>
            <w:vAlign w:val="bottom"/>
            <w:hideMark/>
          </w:tcPr>
          <w:p w14:paraId="7EDAE943"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47.6</w:t>
            </w:r>
          </w:p>
        </w:tc>
        <w:tc>
          <w:tcPr>
            <w:tcW w:w="300" w:type="dxa"/>
            <w:tcBorders>
              <w:top w:val="nil"/>
              <w:left w:val="nil"/>
              <w:bottom w:val="nil"/>
              <w:right w:val="nil"/>
            </w:tcBorders>
            <w:shd w:val="clear" w:color="auto" w:fill="auto"/>
            <w:noWrap/>
            <w:vAlign w:val="bottom"/>
            <w:hideMark/>
          </w:tcPr>
          <w:p w14:paraId="2F33A5A7"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6B66CA50"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12.15</w:t>
            </w:r>
          </w:p>
        </w:tc>
        <w:tc>
          <w:tcPr>
            <w:tcW w:w="960" w:type="dxa"/>
            <w:tcBorders>
              <w:top w:val="single" w:sz="4" w:space="0" w:color="auto"/>
              <w:left w:val="nil"/>
              <w:bottom w:val="single" w:sz="4" w:space="0" w:color="auto"/>
              <w:right w:val="nil"/>
            </w:tcBorders>
            <w:shd w:val="clear" w:color="auto" w:fill="auto"/>
            <w:noWrap/>
            <w:vAlign w:val="bottom"/>
            <w:hideMark/>
          </w:tcPr>
          <w:p w14:paraId="616C4650"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3.49</w:t>
            </w:r>
          </w:p>
        </w:tc>
        <w:tc>
          <w:tcPr>
            <w:tcW w:w="960" w:type="dxa"/>
            <w:tcBorders>
              <w:top w:val="single" w:sz="4" w:space="0" w:color="auto"/>
              <w:left w:val="nil"/>
              <w:bottom w:val="single" w:sz="4" w:space="0" w:color="auto"/>
              <w:right w:val="nil"/>
            </w:tcBorders>
            <w:shd w:val="clear" w:color="auto" w:fill="auto"/>
            <w:noWrap/>
            <w:vAlign w:val="bottom"/>
            <w:hideMark/>
          </w:tcPr>
          <w:p w14:paraId="11D25098"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3.92</w:t>
            </w:r>
          </w:p>
        </w:tc>
      </w:tr>
      <w:tr w:rsidR="00D449DB" w:rsidRPr="00D449DB" w14:paraId="26D0BBA2" w14:textId="77777777" w:rsidTr="00DC704D">
        <w:trPr>
          <w:trHeight w:val="290"/>
        </w:trPr>
        <w:tc>
          <w:tcPr>
            <w:tcW w:w="1211" w:type="dxa"/>
            <w:tcBorders>
              <w:top w:val="nil"/>
              <w:left w:val="nil"/>
              <w:bottom w:val="nil"/>
              <w:right w:val="nil"/>
            </w:tcBorders>
            <w:shd w:val="clear" w:color="auto" w:fill="auto"/>
            <w:noWrap/>
            <w:vAlign w:val="bottom"/>
            <w:hideMark/>
          </w:tcPr>
          <w:p w14:paraId="2F0CB831"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1602EBBF"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nil"/>
              <w:left w:val="nil"/>
              <w:bottom w:val="nil"/>
              <w:right w:val="nil"/>
            </w:tcBorders>
            <w:shd w:val="clear" w:color="auto" w:fill="auto"/>
            <w:noWrap/>
            <w:vAlign w:val="bottom"/>
            <w:hideMark/>
          </w:tcPr>
          <w:p w14:paraId="091ABDDB"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42.1</w:t>
            </w:r>
          </w:p>
        </w:tc>
        <w:tc>
          <w:tcPr>
            <w:tcW w:w="300" w:type="dxa"/>
            <w:tcBorders>
              <w:top w:val="nil"/>
              <w:left w:val="nil"/>
              <w:bottom w:val="nil"/>
              <w:right w:val="nil"/>
            </w:tcBorders>
            <w:shd w:val="clear" w:color="auto" w:fill="auto"/>
            <w:noWrap/>
            <w:vAlign w:val="bottom"/>
            <w:hideMark/>
          </w:tcPr>
          <w:p w14:paraId="61F22843"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21FF8AE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10.02</w:t>
            </w:r>
          </w:p>
        </w:tc>
        <w:tc>
          <w:tcPr>
            <w:tcW w:w="960" w:type="dxa"/>
            <w:tcBorders>
              <w:top w:val="nil"/>
              <w:left w:val="nil"/>
              <w:bottom w:val="nil"/>
              <w:right w:val="nil"/>
            </w:tcBorders>
            <w:shd w:val="clear" w:color="auto" w:fill="auto"/>
            <w:noWrap/>
            <w:vAlign w:val="bottom"/>
            <w:hideMark/>
          </w:tcPr>
          <w:p w14:paraId="63807D5B"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3.35</w:t>
            </w:r>
          </w:p>
        </w:tc>
        <w:tc>
          <w:tcPr>
            <w:tcW w:w="960" w:type="dxa"/>
            <w:tcBorders>
              <w:top w:val="nil"/>
              <w:left w:val="nil"/>
              <w:bottom w:val="nil"/>
              <w:right w:val="nil"/>
            </w:tcBorders>
            <w:shd w:val="clear" w:color="auto" w:fill="auto"/>
            <w:noWrap/>
            <w:vAlign w:val="bottom"/>
            <w:hideMark/>
          </w:tcPr>
          <w:p w14:paraId="53560A2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4.22</w:t>
            </w:r>
          </w:p>
        </w:tc>
      </w:tr>
      <w:tr w:rsidR="00D449DB" w:rsidRPr="00D449DB" w14:paraId="4DB93A55"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30BB0F8B"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13500B3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single" w:sz="4" w:space="0" w:color="auto"/>
              <w:left w:val="nil"/>
              <w:bottom w:val="single" w:sz="4" w:space="0" w:color="auto"/>
              <w:right w:val="nil"/>
            </w:tcBorders>
            <w:shd w:val="clear" w:color="auto" w:fill="auto"/>
            <w:noWrap/>
            <w:vAlign w:val="bottom"/>
            <w:hideMark/>
          </w:tcPr>
          <w:p w14:paraId="00CBB81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41.7</w:t>
            </w:r>
          </w:p>
        </w:tc>
        <w:tc>
          <w:tcPr>
            <w:tcW w:w="300" w:type="dxa"/>
            <w:tcBorders>
              <w:top w:val="nil"/>
              <w:left w:val="nil"/>
              <w:bottom w:val="nil"/>
              <w:right w:val="nil"/>
            </w:tcBorders>
            <w:shd w:val="clear" w:color="auto" w:fill="auto"/>
            <w:noWrap/>
            <w:vAlign w:val="bottom"/>
            <w:hideMark/>
          </w:tcPr>
          <w:p w14:paraId="226131A7"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05BAA678"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8.18</w:t>
            </w:r>
          </w:p>
        </w:tc>
        <w:tc>
          <w:tcPr>
            <w:tcW w:w="960" w:type="dxa"/>
            <w:tcBorders>
              <w:top w:val="single" w:sz="4" w:space="0" w:color="auto"/>
              <w:left w:val="nil"/>
              <w:bottom w:val="single" w:sz="4" w:space="0" w:color="auto"/>
              <w:right w:val="nil"/>
            </w:tcBorders>
            <w:shd w:val="clear" w:color="auto" w:fill="auto"/>
            <w:noWrap/>
            <w:vAlign w:val="bottom"/>
            <w:hideMark/>
          </w:tcPr>
          <w:p w14:paraId="6490FD8E"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3.08</w:t>
            </w:r>
          </w:p>
        </w:tc>
        <w:tc>
          <w:tcPr>
            <w:tcW w:w="960" w:type="dxa"/>
            <w:tcBorders>
              <w:top w:val="single" w:sz="4" w:space="0" w:color="auto"/>
              <w:left w:val="nil"/>
              <w:bottom w:val="single" w:sz="4" w:space="0" w:color="auto"/>
              <w:right w:val="nil"/>
            </w:tcBorders>
            <w:shd w:val="clear" w:color="auto" w:fill="auto"/>
            <w:noWrap/>
            <w:vAlign w:val="bottom"/>
            <w:hideMark/>
          </w:tcPr>
          <w:p w14:paraId="295C1C5F"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5.10</w:t>
            </w:r>
          </w:p>
        </w:tc>
      </w:tr>
    </w:tbl>
    <w:p w14:paraId="4DB496C8" w14:textId="0F7D0ADA" w:rsidR="000C5906" w:rsidRDefault="000C5906" w:rsidP="000C5906">
      <w:pPr>
        <w:pStyle w:val="Caption"/>
      </w:pPr>
      <w:bookmarkStart w:id="2221" w:name="_Ref110784178"/>
      <w:bookmarkStart w:id="2222" w:name="_Hlk106053555"/>
      <w:bookmarkEnd w:id="2219"/>
      <w:r>
        <w:t xml:space="preserve">Table </w:t>
      </w:r>
      <w:fldSimple w:instr=" SEQ Table \* ARABIC ">
        <w:r w:rsidR="007C5BD3">
          <w:rPr>
            <w:noProof/>
          </w:rPr>
          <w:t>5</w:t>
        </w:r>
      </w:fldSimple>
      <w:bookmarkEnd w:id="2220"/>
      <w:bookmarkEnd w:id="2221"/>
      <w:r>
        <w:t>. Bootstrapping 1</w:t>
      </w:r>
      <w:r w:rsidR="00F661DD">
        <w:t>8</w:t>
      </w:r>
      <w:r>
        <w:t xml:space="preserve"> randomly selected plots 1</w:t>
      </w:r>
      <w:r w:rsidR="00F661DD">
        <w:t>0</w:t>
      </w:r>
      <w:r>
        <w:t xml:space="preserve"> times </w:t>
      </w:r>
      <w:r w:rsidR="00980A64">
        <w:t>shows consistent overall trend in loss of species and alpha diversity over time</w:t>
      </w:r>
      <w:r w:rsidR="00F661DD">
        <w:t xml:space="preserve">, and overall increase in beta diversity between 1979 and 2019 in all </w:t>
      </w:r>
      <w:r w:rsidR="00FC0A3B">
        <w:t>assemblages and across the entire Ladner Marsh plant community</w:t>
      </w:r>
      <w:r w:rsidR="00980A64">
        <w:t>. Therefore, loss of plots due to sampling re-location or</w:t>
      </w:r>
      <w:r w:rsidR="00493F79">
        <w:t xml:space="preserve"> how number of plots clustered into assemblages</w:t>
      </w:r>
      <w:r w:rsidR="00FC0A3B">
        <w:t xml:space="preserve"> as reported in </w:t>
      </w:r>
      <w:r w:rsidR="00615FBC">
        <w:t xml:space="preserve">Table </w:t>
      </w:r>
      <w:r w:rsidR="00615FBC">
        <w:rPr>
          <w:noProof/>
        </w:rPr>
        <w:t>2</w:t>
      </w:r>
      <w:r w:rsidR="00493F79">
        <w:t xml:space="preserve"> is not expected to affect loss of species or plot-based diversity metrics.</w:t>
      </w:r>
      <w:bookmarkEnd w:id="2222"/>
      <w:r w:rsidR="00493F79">
        <w:t xml:space="preserve"> </w:t>
      </w:r>
      <w:r w:rsidR="00980A64">
        <w:t xml:space="preserve"> </w:t>
      </w:r>
    </w:p>
    <w:p w14:paraId="6B145EE8" w14:textId="1B823D19" w:rsidR="00DD16EB" w:rsidRDefault="00DD16EB">
      <w:pPr>
        <w:pStyle w:val="Caption"/>
      </w:pPr>
    </w:p>
    <w:p w14:paraId="6E6EA7D8" w14:textId="7EDF1126" w:rsidR="00DD16EB" w:rsidRDefault="00DD16EB" w:rsidP="00DD16EB"/>
    <w:p w14:paraId="4EA1C83A" w14:textId="729F8364" w:rsidR="00DD16EB" w:rsidRDefault="00DD16EB" w:rsidP="00DD16EB"/>
    <w:p w14:paraId="6C807E19" w14:textId="0FC05EC8" w:rsidR="00DD16EB" w:rsidRDefault="00DD16EB" w:rsidP="00DD16EB"/>
    <w:p w14:paraId="6200D25B" w14:textId="1D8B6E08" w:rsidR="00DD16EB" w:rsidRDefault="00DD16EB" w:rsidP="00DD16EB"/>
    <w:p w14:paraId="0908EEF8" w14:textId="3EBE7A3B" w:rsidR="00DD16EB" w:rsidRDefault="00DD16EB" w:rsidP="00DD16EB"/>
    <w:p w14:paraId="2C6411A9" w14:textId="0F2E57BE" w:rsidR="00DD16EB" w:rsidRDefault="00DD16EB" w:rsidP="00DD16EB"/>
    <w:p w14:paraId="7FE8BD61" w14:textId="0FD60644" w:rsidR="00DD16EB" w:rsidRDefault="00DD16EB" w:rsidP="00DD16EB"/>
    <w:p w14:paraId="20BB1D32" w14:textId="11F3EF56" w:rsidR="00DD16EB" w:rsidRDefault="00DD16EB" w:rsidP="00DD16EB"/>
    <w:p w14:paraId="56317914" w14:textId="42FECF01" w:rsidR="00DD16EB" w:rsidRDefault="00DD16EB" w:rsidP="00DD16EB"/>
    <w:p w14:paraId="445831EE" w14:textId="4BA6574D" w:rsidR="00DD16EB" w:rsidRDefault="00DD16EB" w:rsidP="00DD16EB"/>
    <w:p w14:paraId="47701404" w14:textId="56CC5645" w:rsidR="00DD16EB" w:rsidRDefault="00DD16EB" w:rsidP="00DD16EB"/>
    <w:p w14:paraId="78166DB4" w14:textId="7A9E092A" w:rsidR="00DD16EB" w:rsidRDefault="00DD16EB" w:rsidP="00DD16EB"/>
    <w:p w14:paraId="1BD2957C" w14:textId="5BE47456" w:rsidR="00DD16EB" w:rsidRDefault="00DD16EB" w:rsidP="00DD16EB"/>
    <w:p w14:paraId="664FE1FA" w14:textId="01631527" w:rsidR="00DD16EB" w:rsidRDefault="00DD16EB" w:rsidP="00DD16EB"/>
    <w:p w14:paraId="512F3A48" w14:textId="124EC7EE" w:rsidR="00DD16EB" w:rsidRDefault="00DD16EB" w:rsidP="00DD16EB"/>
    <w:p w14:paraId="7358AEA1" w14:textId="14D9422A" w:rsidR="00DD16EB" w:rsidRDefault="00DD16EB" w:rsidP="00DD16EB"/>
    <w:p w14:paraId="6C7DE1CB" w14:textId="21DA0BAC" w:rsidR="00DD16EB" w:rsidRDefault="00DD16EB" w:rsidP="00DD16EB">
      <w:pPr>
        <w:pStyle w:val="Caption"/>
        <w:keepNext/>
      </w:pPr>
      <w:bookmarkStart w:id="2223" w:name="_Ref94197100"/>
      <w:bookmarkStart w:id="2224" w:name="_Ref94197081"/>
      <w:commentRangeStart w:id="2225"/>
      <w:r>
        <w:t xml:space="preserve">Table </w:t>
      </w:r>
      <w:commentRangeEnd w:id="2225"/>
      <w:r w:rsidR="00044FA6">
        <w:rPr>
          <w:rStyle w:val="CommentReference"/>
          <w:i w:val="0"/>
          <w:iCs w:val="0"/>
          <w:color w:val="auto"/>
        </w:rPr>
        <w:commentReference w:id="2225"/>
      </w:r>
      <w:r>
        <w:rPr>
          <w:i w:val="0"/>
          <w:iCs w:val="0"/>
        </w:rPr>
        <w:fldChar w:fldCharType="begin"/>
      </w:r>
      <w:r>
        <w:rPr>
          <w:i w:val="0"/>
          <w:iCs w:val="0"/>
        </w:rPr>
        <w:instrText xml:space="preserve"> SEQ Table \* ARABIC </w:instrText>
      </w:r>
      <w:r>
        <w:rPr>
          <w:i w:val="0"/>
          <w:iCs w:val="0"/>
        </w:rPr>
        <w:fldChar w:fldCharType="separate"/>
      </w:r>
      <w:r w:rsidR="007C5BD3">
        <w:rPr>
          <w:i w:val="0"/>
          <w:iCs w:val="0"/>
          <w:noProof/>
        </w:rPr>
        <w:t>6</w:t>
      </w:r>
      <w:r>
        <w:rPr>
          <w:i w:val="0"/>
          <w:iCs w:val="0"/>
          <w:noProof/>
          <w:color w:val="auto"/>
          <w:sz w:val="22"/>
          <w:szCs w:val="22"/>
        </w:rPr>
        <w:fldChar w:fldCharType="end"/>
      </w:r>
      <w:bookmarkEnd w:id="2223"/>
      <w:r>
        <w:t>. Total turnover and rates of species disappearance (loss) was always greater between 1999 and 2019 than between 1979 and 1999. However, fewer species were gained in the Bogbean assemblage 1999-2019 than 1979-1999.</w:t>
      </w:r>
      <w:bookmarkEnd w:id="2224"/>
      <w:r>
        <w:t xml:space="preserve"> </w:t>
      </w:r>
    </w:p>
    <w:tbl>
      <w:tblPr>
        <w:tblW w:w="8910" w:type="dxa"/>
        <w:jc w:val="center"/>
        <w:tblLayout w:type="fixed"/>
        <w:tblLook w:val="04A0" w:firstRow="1" w:lastRow="0" w:firstColumn="1" w:lastColumn="0" w:noHBand="0" w:noVBand="1"/>
        <w:tblPrChange w:id="2226" w:author="Stefanie Lane" w:date="2022-10-06T18:36:00Z">
          <w:tblPr>
            <w:tblW w:w="6660" w:type="dxa"/>
            <w:jc w:val="center"/>
            <w:tblLayout w:type="fixed"/>
            <w:tblLook w:val="04A0" w:firstRow="1" w:lastRow="0" w:firstColumn="1" w:lastColumn="0" w:noHBand="0" w:noVBand="1"/>
          </w:tblPr>
        </w:tblPrChange>
      </w:tblPr>
      <w:tblGrid>
        <w:gridCol w:w="1311"/>
        <w:gridCol w:w="489"/>
        <w:gridCol w:w="1710"/>
        <w:gridCol w:w="1530"/>
        <w:gridCol w:w="1890"/>
        <w:gridCol w:w="1980"/>
        <w:tblGridChange w:id="2227">
          <w:tblGrid>
            <w:gridCol w:w="1311"/>
            <w:gridCol w:w="489"/>
            <w:gridCol w:w="1710"/>
            <w:gridCol w:w="1530"/>
            <w:gridCol w:w="1890"/>
            <w:gridCol w:w="1980"/>
          </w:tblGrid>
        </w:tblGridChange>
      </w:tblGrid>
      <w:tr w:rsidR="00C533CA" w:rsidRPr="009560F5" w:rsidDel="005726B7" w14:paraId="5A05C3F2" w14:textId="77777777" w:rsidTr="00C533CA">
        <w:trPr>
          <w:gridAfter w:val="5"/>
          <w:wAfter w:w="7599" w:type="dxa"/>
          <w:trHeight w:val="580"/>
          <w:jc w:val="center"/>
          <w:del w:id="2228" w:author="Stefanie Lane" w:date="2022-10-06T18:34:00Z"/>
          <w:trPrChange w:id="2229" w:author="Stefanie Lane" w:date="2022-10-06T18:36:00Z">
            <w:trPr>
              <w:gridAfter w:val="5"/>
              <w:trHeight w:val="580"/>
              <w:jc w:val="center"/>
            </w:trPr>
          </w:trPrChange>
        </w:trPr>
        <w:tc>
          <w:tcPr>
            <w:tcW w:w="1311" w:type="dxa"/>
            <w:tcBorders>
              <w:top w:val="nil"/>
              <w:left w:val="nil"/>
              <w:bottom w:val="nil"/>
              <w:right w:val="nil"/>
            </w:tcBorders>
            <w:shd w:val="clear" w:color="auto" w:fill="auto"/>
            <w:vAlign w:val="center"/>
            <w:tcPrChange w:id="2230" w:author="Stefanie Lane" w:date="2022-10-06T18:36:00Z">
              <w:tcPr>
                <w:tcW w:w="1311" w:type="dxa"/>
                <w:tcBorders>
                  <w:top w:val="nil"/>
                  <w:left w:val="nil"/>
                  <w:bottom w:val="nil"/>
                  <w:right w:val="nil"/>
                </w:tcBorders>
                <w:shd w:val="clear" w:color="auto" w:fill="auto"/>
                <w:vAlign w:val="center"/>
              </w:tcPr>
            </w:tcPrChange>
          </w:tcPr>
          <w:p w14:paraId="344C280D" w14:textId="5907C6B1" w:rsidR="00C533CA" w:rsidRPr="00DC704D" w:rsidDel="005726B7" w:rsidRDefault="00C533CA" w:rsidP="00615FBC">
            <w:pPr>
              <w:spacing w:after="0" w:line="240" w:lineRule="auto"/>
              <w:jc w:val="center"/>
              <w:rPr>
                <w:del w:id="2231" w:author="Stefanie Lane" w:date="2022-10-06T18:34:00Z"/>
                <w:rFonts w:ascii="Calibri" w:eastAsia="Times New Roman" w:hAnsi="Calibri" w:cs="Calibri"/>
                <w:b/>
                <w:bCs/>
                <w:color w:val="000000"/>
              </w:rPr>
            </w:pPr>
            <w:del w:id="2232" w:author="Stefanie Lane" w:date="2022-10-06T18:34:00Z">
              <w:r w:rsidRPr="00DC704D" w:rsidDel="005726B7">
                <w:rPr>
                  <w:rFonts w:ascii="Calibri" w:eastAsia="Times New Roman" w:hAnsi="Calibri" w:cs="Calibri"/>
                  <w:b/>
                  <w:bCs/>
                  <w:color w:val="000000"/>
                </w:rPr>
                <w:delText>Assemblage</w:delText>
              </w:r>
            </w:del>
          </w:p>
        </w:tc>
      </w:tr>
      <w:tr w:rsidR="00C533CA" w:rsidRPr="009560F5" w:rsidDel="005726B7" w14:paraId="2A3B022B" w14:textId="77777777" w:rsidTr="00C533CA">
        <w:trPr>
          <w:gridAfter w:val="5"/>
          <w:wAfter w:w="7599" w:type="dxa"/>
          <w:trHeight w:val="290"/>
          <w:jc w:val="center"/>
          <w:del w:id="2233" w:author="Stefanie Lane" w:date="2022-10-06T18:34:00Z"/>
          <w:trPrChange w:id="2234" w:author="Stefanie Lane" w:date="2022-10-06T18:36:00Z">
            <w:trPr>
              <w:gridAfter w:val="5"/>
              <w:trHeight w:val="290"/>
              <w:jc w:val="center"/>
            </w:trPr>
          </w:trPrChange>
        </w:trPr>
        <w:tc>
          <w:tcPr>
            <w:tcW w:w="1311" w:type="dxa"/>
            <w:vMerge w:val="restart"/>
            <w:tcBorders>
              <w:top w:val="single" w:sz="4" w:space="0" w:color="auto"/>
              <w:left w:val="nil"/>
              <w:bottom w:val="single" w:sz="4" w:space="0" w:color="000000"/>
              <w:right w:val="nil"/>
            </w:tcBorders>
            <w:shd w:val="clear" w:color="auto" w:fill="auto"/>
            <w:noWrap/>
            <w:vAlign w:val="center"/>
            <w:tcPrChange w:id="2235" w:author="Stefanie Lane" w:date="2022-10-06T18:36:00Z">
              <w:tcPr>
                <w:tcW w:w="1311" w:type="dxa"/>
                <w:vMerge w:val="restart"/>
                <w:tcBorders>
                  <w:top w:val="single" w:sz="4" w:space="0" w:color="auto"/>
                  <w:left w:val="nil"/>
                  <w:bottom w:val="single" w:sz="4" w:space="0" w:color="000000"/>
                  <w:right w:val="nil"/>
                </w:tcBorders>
                <w:shd w:val="clear" w:color="auto" w:fill="auto"/>
                <w:noWrap/>
                <w:vAlign w:val="center"/>
              </w:tcPr>
            </w:tcPrChange>
          </w:tcPr>
          <w:p w14:paraId="1634B908" w14:textId="4C14C4E1" w:rsidR="00C533CA" w:rsidRPr="00DC704D" w:rsidDel="005726B7" w:rsidRDefault="00C533CA" w:rsidP="00615FBC">
            <w:pPr>
              <w:spacing w:after="0" w:line="240" w:lineRule="auto"/>
              <w:jc w:val="center"/>
              <w:rPr>
                <w:del w:id="2236" w:author="Stefanie Lane" w:date="2022-10-06T18:34:00Z"/>
                <w:rFonts w:ascii="Calibri" w:eastAsia="Times New Roman" w:hAnsi="Calibri" w:cs="Calibri"/>
                <w:color w:val="000000"/>
              </w:rPr>
            </w:pPr>
            <w:del w:id="2237" w:author="Stefanie Lane" w:date="2022-10-06T18:34:00Z">
              <w:r w:rsidRPr="00DC704D" w:rsidDel="005726B7">
                <w:rPr>
                  <w:rFonts w:ascii="Calibri" w:eastAsia="Times New Roman" w:hAnsi="Calibri" w:cs="Calibri"/>
                  <w:color w:val="000000"/>
                </w:rPr>
                <w:delText>Bogbean</w:delText>
              </w:r>
            </w:del>
          </w:p>
        </w:tc>
      </w:tr>
      <w:tr w:rsidR="00C533CA" w:rsidRPr="009560F5" w:rsidDel="005726B7" w14:paraId="34CEEAA3" w14:textId="77777777" w:rsidTr="00C533CA">
        <w:trPr>
          <w:gridAfter w:val="5"/>
          <w:wAfter w:w="7599" w:type="dxa"/>
          <w:trHeight w:val="290"/>
          <w:jc w:val="center"/>
          <w:del w:id="2238" w:author="Stefanie Lane" w:date="2022-10-06T18:34:00Z"/>
          <w:trPrChange w:id="2239" w:author="Stefanie Lane" w:date="2022-10-06T18:36:00Z">
            <w:trPr>
              <w:gridAfter w:val="5"/>
              <w:trHeight w:val="290"/>
              <w:jc w:val="center"/>
            </w:trPr>
          </w:trPrChange>
        </w:trPr>
        <w:tc>
          <w:tcPr>
            <w:tcW w:w="1311" w:type="dxa"/>
            <w:vMerge/>
            <w:tcBorders>
              <w:top w:val="single" w:sz="4" w:space="0" w:color="auto"/>
              <w:left w:val="nil"/>
              <w:bottom w:val="single" w:sz="4" w:space="0" w:color="000000"/>
              <w:right w:val="nil"/>
            </w:tcBorders>
            <w:vAlign w:val="center"/>
            <w:tcPrChange w:id="2240" w:author="Stefanie Lane" w:date="2022-10-06T18:36:00Z">
              <w:tcPr>
                <w:tcW w:w="1311" w:type="dxa"/>
                <w:vMerge/>
                <w:tcBorders>
                  <w:top w:val="single" w:sz="4" w:space="0" w:color="auto"/>
                  <w:left w:val="nil"/>
                  <w:bottom w:val="single" w:sz="4" w:space="0" w:color="000000"/>
                  <w:right w:val="nil"/>
                </w:tcBorders>
                <w:vAlign w:val="center"/>
              </w:tcPr>
            </w:tcPrChange>
          </w:tcPr>
          <w:p w14:paraId="3AFDF487" w14:textId="716EB176" w:rsidR="00C533CA" w:rsidRPr="00DC704D" w:rsidDel="005726B7" w:rsidRDefault="00C533CA" w:rsidP="00615FBC">
            <w:pPr>
              <w:spacing w:after="0" w:line="240" w:lineRule="auto"/>
              <w:rPr>
                <w:del w:id="2241" w:author="Stefanie Lane" w:date="2022-10-06T18:34:00Z"/>
                <w:rFonts w:ascii="Calibri" w:eastAsia="Times New Roman" w:hAnsi="Calibri" w:cs="Calibri"/>
                <w:color w:val="000000"/>
              </w:rPr>
            </w:pPr>
          </w:p>
        </w:tc>
      </w:tr>
      <w:tr w:rsidR="00C533CA" w:rsidRPr="009560F5" w:rsidDel="005726B7" w14:paraId="010C3FD8" w14:textId="77777777" w:rsidTr="00C533CA">
        <w:trPr>
          <w:gridAfter w:val="5"/>
          <w:wAfter w:w="7599" w:type="dxa"/>
          <w:trHeight w:val="290"/>
          <w:jc w:val="center"/>
          <w:del w:id="2242" w:author="Stefanie Lane" w:date="2022-10-06T18:34:00Z"/>
          <w:trPrChange w:id="2243" w:author="Stefanie Lane" w:date="2022-10-06T18:36:00Z">
            <w:trPr>
              <w:gridAfter w:val="5"/>
              <w:trHeight w:val="290"/>
              <w:jc w:val="center"/>
            </w:trPr>
          </w:trPrChange>
        </w:trPr>
        <w:tc>
          <w:tcPr>
            <w:tcW w:w="1311" w:type="dxa"/>
            <w:vMerge w:val="restart"/>
            <w:tcBorders>
              <w:top w:val="nil"/>
              <w:left w:val="nil"/>
              <w:bottom w:val="single" w:sz="4" w:space="0" w:color="000000"/>
              <w:right w:val="nil"/>
            </w:tcBorders>
            <w:shd w:val="clear" w:color="auto" w:fill="auto"/>
            <w:noWrap/>
            <w:vAlign w:val="center"/>
            <w:tcPrChange w:id="2244" w:author="Stefanie Lane" w:date="2022-10-06T18:36:00Z">
              <w:tcPr>
                <w:tcW w:w="1311" w:type="dxa"/>
                <w:vMerge w:val="restart"/>
                <w:tcBorders>
                  <w:top w:val="nil"/>
                  <w:left w:val="nil"/>
                  <w:bottom w:val="single" w:sz="4" w:space="0" w:color="000000"/>
                  <w:right w:val="nil"/>
                </w:tcBorders>
                <w:shd w:val="clear" w:color="auto" w:fill="auto"/>
                <w:noWrap/>
                <w:vAlign w:val="center"/>
              </w:tcPr>
            </w:tcPrChange>
          </w:tcPr>
          <w:p w14:paraId="3D178269" w14:textId="534795B4" w:rsidR="00C533CA" w:rsidRPr="00DC704D" w:rsidDel="005726B7" w:rsidRDefault="00C533CA" w:rsidP="00615FBC">
            <w:pPr>
              <w:spacing w:after="0" w:line="240" w:lineRule="auto"/>
              <w:jc w:val="center"/>
              <w:rPr>
                <w:del w:id="2245" w:author="Stefanie Lane" w:date="2022-10-06T18:34:00Z"/>
                <w:rFonts w:ascii="Calibri" w:eastAsia="Times New Roman" w:hAnsi="Calibri" w:cs="Calibri"/>
                <w:color w:val="000000"/>
              </w:rPr>
            </w:pPr>
            <w:del w:id="2246" w:author="Stefanie Lane" w:date="2022-10-06T18:34:00Z">
              <w:r w:rsidRPr="00DC704D" w:rsidDel="005726B7">
                <w:rPr>
                  <w:rFonts w:ascii="Calibri" w:eastAsia="Times New Roman" w:hAnsi="Calibri" w:cs="Calibri"/>
                  <w:color w:val="000000"/>
                </w:rPr>
                <w:delText>Fescue</w:delText>
              </w:r>
            </w:del>
          </w:p>
        </w:tc>
      </w:tr>
      <w:tr w:rsidR="00C533CA" w:rsidRPr="009560F5" w:rsidDel="005726B7" w14:paraId="4DF9DFAA" w14:textId="77777777" w:rsidTr="00C533CA">
        <w:trPr>
          <w:gridAfter w:val="5"/>
          <w:wAfter w:w="7599" w:type="dxa"/>
          <w:trHeight w:val="290"/>
          <w:jc w:val="center"/>
          <w:del w:id="2247" w:author="Stefanie Lane" w:date="2022-10-06T18:34:00Z"/>
          <w:trPrChange w:id="2248" w:author="Stefanie Lane" w:date="2022-10-06T18:36:00Z">
            <w:trPr>
              <w:gridAfter w:val="5"/>
              <w:trHeight w:val="290"/>
              <w:jc w:val="center"/>
            </w:trPr>
          </w:trPrChange>
        </w:trPr>
        <w:tc>
          <w:tcPr>
            <w:tcW w:w="1311" w:type="dxa"/>
            <w:vMerge/>
            <w:tcBorders>
              <w:top w:val="nil"/>
              <w:left w:val="nil"/>
              <w:bottom w:val="single" w:sz="4" w:space="0" w:color="000000"/>
              <w:right w:val="nil"/>
            </w:tcBorders>
            <w:vAlign w:val="center"/>
            <w:tcPrChange w:id="2249" w:author="Stefanie Lane" w:date="2022-10-06T18:36:00Z">
              <w:tcPr>
                <w:tcW w:w="1311" w:type="dxa"/>
                <w:vMerge/>
                <w:tcBorders>
                  <w:top w:val="nil"/>
                  <w:left w:val="nil"/>
                  <w:bottom w:val="single" w:sz="4" w:space="0" w:color="000000"/>
                  <w:right w:val="nil"/>
                </w:tcBorders>
                <w:vAlign w:val="center"/>
              </w:tcPr>
            </w:tcPrChange>
          </w:tcPr>
          <w:p w14:paraId="711F16E1" w14:textId="1D2E6AFF" w:rsidR="00C533CA" w:rsidRPr="00DC704D" w:rsidDel="005726B7" w:rsidRDefault="00C533CA" w:rsidP="00615FBC">
            <w:pPr>
              <w:spacing w:after="0" w:line="240" w:lineRule="auto"/>
              <w:rPr>
                <w:del w:id="2250" w:author="Stefanie Lane" w:date="2022-10-06T18:34:00Z"/>
                <w:rFonts w:ascii="Calibri" w:eastAsia="Times New Roman" w:hAnsi="Calibri" w:cs="Calibri"/>
                <w:color w:val="000000"/>
              </w:rPr>
            </w:pPr>
          </w:p>
        </w:tc>
      </w:tr>
      <w:tr w:rsidR="00C533CA" w:rsidRPr="009560F5" w:rsidDel="005726B7" w14:paraId="06065E52" w14:textId="77777777" w:rsidTr="00C533CA">
        <w:trPr>
          <w:gridAfter w:val="5"/>
          <w:wAfter w:w="7599" w:type="dxa"/>
          <w:trHeight w:val="290"/>
          <w:jc w:val="center"/>
          <w:del w:id="2251" w:author="Stefanie Lane" w:date="2022-10-06T18:34:00Z"/>
          <w:trPrChange w:id="2252" w:author="Stefanie Lane" w:date="2022-10-06T18:36:00Z">
            <w:trPr>
              <w:gridAfter w:val="5"/>
              <w:trHeight w:val="290"/>
              <w:jc w:val="center"/>
            </w:trPr>
          </w:trPrChange>
        </w:trPr>
        <w:tc>
          <w:tcPr>
            <w:tcW w:w="1311" w:type="dxa"/>
            <w:vMerge w:val="restart"/>
            <w:tcBorders>
              <w:top w:val="nil"/>
              <w:left w:val="nil"/>
              <w:bottom w:val="single" w:sz="4" w:space="0" w:color="000000"/>
              <w:right w:val="nil"/>
            </w:tcBorders>
            <w:shd w:val="clear" w:color="auto" w:fill="auto"/>
            <w:noWrap/>
            <w:vAlign w:val="center"/>
            <w:tcPrChange w:id="2253" w:author="Stefanie Lane" w:date="2022-10-06T18:36:00Z">
              <w:tcPr>
                <w:tcW w:w="1311" w:type="dxa"/>
                <w:vMerge w:val="restart"/>
                <w:tcBorders>
                  <w:top w:val="nil"/>
                  <w:left w:val="nil"/>
                  <w:bottom w:val="single" w:sz="4" w:space="0" w:color="000000"/>
                  <w:right w:val="nil"/>
                </w:tcBorders>
                <w:shd w:val="clear" w:color="auto" w:fill="auto"/>
                <w:noWrap/>
                <w:vAlign w:val="center"/>
              </w:tcPr>
            </w:tcPrChange>
          </w:tcPr>
          <w:p w14:paraId="39C0C4B2" w14:textId="20F6E35D" w:rsidR="00C533CA" w:rsidRPr="00DC704D" w:rsidDel="005726B7" w:rsidRDefault="00C533CA" w:rsidP="00615FBC">
            <w:pPr>
              <w:spacing w:after="0" w:line="240" w:lineRule="auto"/>
              <w:jc w:val="center"/>
              <w:rPr>
                <w:del w:id="2254" w:author="Stefanie Lane" w:date="2022-10-06T18:34:00Z"/>
                <w:rFonts w:ascii="Calibri" w:eastAsia="Times New Roman" w:hAnsi="Calibri" w:cs="Calibri"/>
                <w:color w:val="000000"/>
              </w:rPr>
            </w:pPr>
            <w:del w:id="2255" w:author="Stefanie Lane" w:date="2022-10-06T18:34:00Z">
              <w:r w:rsidRPr="00DC704D" w:rsidDel="005726B7">
                <w:rPr>
                  <w:rFonts w:ascii="Calibri" w:eastAsia="Times New Roman" w:hAnsi="Calibri" w:cs="Calibri"/>
                  <w:color w:val="000000"/>
                </w:rPr>
                <w:delText>Sedge</w:delText>
              </w:r>
            </w:del>
          </w:p>
        </w:tc>
      </w:tr>
      <w:tr w:rsidR="00C533CA" w:rsidRPr="009560F5" w:rsidDel="005726B7" w14:paraId="3D5D1B66" w14:textId="77777777" w:rsidTr="00C533CA">
        <w:trPr>
          <w:gridAfter w:val="5"/>
          <w:wAfter w:w="7599" w:type="dxa"/>
          <w:trHeight w:val="290"/>
          <w:jc w:val="center"/>
          <w:del w:id="2256" w:author="Stefanie Lane" w:date="2022-10-06T18:34:00Z"/>
          <w:trPrChange w:id="2257" w:author="Stefanie Lane" w:date="2022-10-06T18:36:00Z">
            <w:trPr>
              <w:gridAfter w:val="5"/>
              <w:trHeight w:val="290"/>
              <w:jc w:val="center"/>
            </w:trPr>
          </w:trPrChange>
        </w:trPr>
        <w:tc>
          <w:tcPr>
            <w:tcW w:w="1311" w:type="dxa"/>
            <w:vMerge/>
            <w:tcBorders>
              <w:top w:val="nil"/>
              <w:left w:val="nil"/>
              <w:bottom w:val="single" w:sz="4" w:space="0" w:color="000000"/>
              <w:right w:val="nil"/>
            </w:tcBorders>
            <w:vAlign w:val="center"/>
            <w:tcPrChange w:id="2258" w:author="Stefanie Lane" w:date="2022-10-06T18:36:00Z">
              <w:tcPr>
                <w:tcW w:w="1311" w:type="dxa"/>
                <w:vMerge/>
                <w:tcBorders>
                  <w:top w:val="nil"/>
                  <w:left w:val="nil"/>
                  <w:bottom w:val="single" w:sz="4" w:space="0" w:color="000000"/>
                  <w:right w:val="nil"/>
                </w:tcBorders>
                <w:vAlign w:val="center"/>
              </w:tcPr>
            </w:tcPrChange>
          </w:tcPr>
          <w:p w14:paraId="37DD8E88" w14:textId="092173D1" w:rsidR="00C533CA" w:rsidRPr="00DC704D" w:rsidDel="005726B7" w:rsidRDefault="00C533CA" w:rsidP="00615FBC">
            <w:pPr>
              <w:spacing w:after="0" w:line="240" w:lineRule="auto"/>
              <w:rPr>
                <w:del w:id="2259" w:author="Stefanie Lane" w:date="2022-10-06T18:34:00Z"/>
                <w:rFonts w:ascii="Calibri" w:eastAsia="Times New Roman" w:hAnsi="Calibri" w:cs="Calibri"/>
                <w:color w:val="000000"/>
              </w:rPr>
            </w:pPr>
          </w:p>
        </w:tc>
      </w:tr>
      <w:tr w:rsidR="00C533CA" w:rsidRPr="00C533CA" w14:paraId="54B8EDDD" w14:textId="77777777" w:rsidTr="00C533CA">
        <w:tblPrEx>
          <w:jc w:val="left"/>
        </w:tblPrEx>
        <w:trPr>
          <w:trHeight w:val="580"/>
          <w:ins w:id="2260" w:author="Stefanie Lane" w:date="2022-10-06T18:36:00Z"/>
        </w:trPr>
        <w:tc>
          <w:tcPr>
            <w:tcW w:w="1800" w:type="dxa"/>
            <w:gridSpan w:val="2"/>
            <w:tcBorders>
              <w:top w:val="nil"/>
              <w:left w:val="nil"/>
              <w:bottom w:val="nil"/>
              <w:right w:val="nil"/>
            </w:tcBorders>
            <w:shd w:val="clear" w:color="auto" w:fill="auto"/>
            <w:vAlign w:val="center"/>
            <w:hideMark/>
          </w:tcPr>
          <w:p w14:paraId="03F99DCA" w14:textId="77777777" w:rsidR="00C533CA" w:rsidRPr="00C533CA" w:rsidRDefault="00C533CA" w:rsidP="00C533CA">
            <w:pPr>
              <w:spacing w:after="0" w:line="240" w:lineRule="auto"/>
              <w:jc w:val="center"/>
              <w:rPr>
                <w:ins w:id="2261" w:author="Stefanie Lane" w:date="2022-10-06T18:36:00Z"/>
                <w:rFonts w:ascii="Calibri" w:eastAsia="Times New Roman" w:hAnsi="Calibri" w:cs="Calibri"/>
                <w:b/>
                <w:bCs/>
                <w:color w:val="000000"/>
              </w:rPr>
            </w:pPr>
            <w:ins w:id="2262" w:author="Stefanie Lane" w:date="2022-10-06T18:36:00Z">
              <w:r w:rsidRPr="00C533CA">
                <w:rPr>
                  <w:rFonts w:ascii="Calibri" w:eastAsia="Times New Roman" w:hAnsi="Calibri" w:cs="Calibri"/>
                  <w:b/>
                  <w:bCs/>
                  <w:color w:val="000000"/>
                </w:rPr>
                <w:t>Assemblage</w:t>
              </w:r>
            </w:ins>
          </w:p>
        </w:tc>
        <w:tc>
          <w:tcPr>
            <w:tcW w:w="1710" w:type="dxa"/>
            <w:tcBorders>
              <w:top w:val="nil"/>
              <w:left w:val="nil"/>
              <w:bottom w:val="nil"/>
              <w:right w:val="nil"/>
            </w:tcBorders>
            <w:shd w:val="clear" w:color="auto" w:fill="auto"/>
            <w:vAlign w:val="center"/>
            <w:hideMark/>
          </w:tcPr>
          <w:p w14:paraId="1A2705D5" w14:textId="77777777" w:rsidR="00C533CA" w:rsidRPr="00C533CA" w:rsidRDefault="00C533CA" w:rsidP="00C533CA">
            <w:pPr>
              <w:spacing w:after="0" w:line="240" w:lineRule="auto"/>
              <w:jc w:val="center"/>
              <w:rPr>
                <w:ins w:id="2263" w:author="Stefanie Lane" w:date="2022-10-06T18:36:00Z"/>
                <w:rFonts w:ascii="Calibri" w:eastAsia="Times New Roman" w:hAnsi="Calibri" w:cs="Calibri"/>
                <w:b/>
                <w:bCs/>
                <w:color w:val="000000"/>
              </w:rPr>
            </w:pPr>
            <w:ins w:id="2264" w:author="Stefanie Lane" w:date="2022-10-06T18:36:00Z">
              <w:r w:rsidRPr="00C533CA">
                <w:rPr>
                  <w:rFonts w:ascii="Calibri" w:eastAsia="Times New Roman" w:hAnsi="Calibri" w:cs="Calibri"/>
                  <w:b/>
                  <w:bCs/>
                  <w:color w:val="000000"/>
                </w:rPr>
                <w:t>Year</w:t>
              </w:r>
            </w:ins>
          </w:p>
        </w:tc>
        <w:tc>
          <w:tcPr>
            <w:tcW w:w="1530" w:type="dxa"/>
            <w:tcBorders>
              <w:top w:val="nil"/>
              <w:left w:val="nil"/>
              <w:bottom w:val="nil"/>
              <w:right w:val="nil"/>
            </w:tcBorders>
            <w:shd w:val="clear" w:color="auto" w:fill="auto"/>
            <w:vAlign w:val="center"/>
            <w:hideMark/>
          </w:tcPr>
          <w:p w14:paraId="66177FBD" w14:textId="77777777" w:rsidR="00C533CA" w:rsidRPr="00C533CA" w:rsidRDefault="00C533CA" w:rsidP="00C533CA">
            <w:pPr>
              <w:spacing w:after="0" w:line="240" w:lineRule="auto"/>
              <w:jc w:val="center"/>
              <w:rPr>
                <w:ins w:id="2265" w:author="Stefanie Lane" w:date="2022-10-06T18:36:00Z"/>
                <w:rFonts w:ascii="Calibri" w:eastAsia="Times New Roman" w:hAnsi="Calibri" w:cs="Calibri"/>
                <w:b/>
                <w:bCs/>
                <w:color w:val="000000"/>
              </w:rPr>
            </w:pPr>
            <w:ins w:id="2266" w:author="Stefanie Lane" w:date="2022-10-06T18:36:00Z">
              <w:r w:rsidRPr="00C533CA">
                <w:rPr>
                  <w:rFonts w:ascii="Calibri" w:eastAsia="Times New Roman" w:hAnsi="Calibri" w:cs="Calibri"/>
                  <w:b/>
                  <w:bCs/>
                  <w:color w:val="000000"/>
                </w:rPr>
                <w:t>Total turnover</w:t>
              </w:r>
            </w:ins>
          </w:p>
        </w:tc>
        <w:tc>
          <w:tcPr>
            <w:tcW w:w="1890" w:type="dxa"/>
            <w:tcBorders>
              <w:top w:val="nil"/>
              <w:left w:val="nil"/>
              <w:bottom w:val="nil"/>
              <w:right w:val="nil"/>
            </w:tcBorders>
            <w:shd w:val="clear" w:color="auto" w:fill="auto"/>
            <w:vAlign w:val="center"/>
            <w:hideMark/>
          </w:tcPr>
          <w:p w14:paraId="2E8C5AD1" w14:textId="77777777" w:rsidR="00C533CA" w:rsidRPr="00C533CA" w:rsidRDefault="00C533CA" w:rsidP="00C533CA">
            <w:pPr>
              <w:spacing w:after="0" w:line="240" w:lineRule="auto"/>
              <w:jc w:val="center"/>
              <w:rPr>
                <w:ins w:id="2267" w:author="Stefanie Lane" w:date="2022-10-06T18:36:00Z"/>
                <w:rFonts w:ascii="Calibri" w:eastAsia="Times New Roman" w:hAnsi="Calibri" w:cs="Calibri"/>
                <w:b/>
                <w:bCs/>
                <w:color w:val="000000"/>
              </w:rPr>
            </w:pPr>
            <w:ins w:id="2268" w:author="Stefanie Lane" w:date="2022-10-06T18:36:00Z">
              <w:r w:rsidRPr="00C533CA">
                <w:rPr>
                  <w:rFonts w:ascii="Calibri" w:eastAsia="Times New Roman" w:hAnsi="Calibri" w:cs="Calibri"/>
                  <w:b/>
                  <w:bCs/>
                  <w:color w:val="000000"/>
                </w:rPr>
                <w:t>Species Appearance</w:t>
              </w:r>
            </w:ins>
          </w:p>
        </w:tc>
        <w:tc>
          <w:tcPr>
            <w:tcW w:w="1980" w:type="dxa"/>
            <w:tcBorders>
              <w:top w:val="nil"/>
              <w:left w:val="nil"/>
              <w:bottom w:val="nil"/>
              <w:right w:val="nil"/>
            </w:tcBorders>
            <w:shd w:val="clear" w:color="auto" w:fill="auto"/>
            <w:vAlign w:val="center"/>
            <w:hideMark/>
          </w:tcPr>
          <w:p w14:paraId="5984BFA4" w14:textId="77777777" w:rsidR="00C533CA" w:rsidRPr="00C533CA" w:rsidRDefault="00C533CA" w:rsidP="00C533CA">
            <w:pPr>
              <w:spacing w:after="0" w:line="240" w:lineRule="auto"/>
              <w:jc w:val="center"/>
              <w:rPr>
                <w:ins w:id="2269" w:author="Stefanie Lane" w:date="2022-10-06T18:36:00Z"/>
                <w:rFonts w:ascii="Calibri" w:eastAsia="Times New Roman" w:hAnsi="Calibri" w:cs="Calibri"/>
                <w:b/>
                <w:bCs/>
                <w:color w:val="000000"/>
              </w:rPr>
            </w:pPr>
            <w:ins w:id="2270" w:author="Stefanie Lane" w:date="2022-10-06T18:36:00Z">
              <w:r w:rsidRPr="00C533CA">
                <w:rPr>
                  <w:rFonts w:ascii="Calibri" w:eastAsia="Times New Roman" w:hAnsi="Calibri" w:cs="Calibri"/>
                  <w:b/>
                  <w:bCs/>
                  <w:color w:val="000000"/>
                </w:rPr>
                <w:t>Species Disappearance</w:t>
              </w:r>
            </w:ins>
          </w:p>
        </w:tc>
      </w:tr>
      <w:tr w:rsidR="00C533CA" w:rsidRPr="00C533CA" w14:paraId="19A84F66" w14:textId="77777777" w:rsidTr="00C533CA">
        <w:tblPrEx>
          <w:jc w:val="left"/>
        </w:tblPrEx>
        <w:trPr>
          <w:trHeight w:val="290"/>
          <w:ins w:id="2271" w:author="Stefanie Lane" w:date="2022-10-06T18:36:00Z"/>
        </w:trPr>
        <w:tc>
          <w:tcPr>
            <w:tcW w:w="1800" w:type="dxa"/>
            <w:gridSpan w:val="2"/>
            <w:vMerge w:val="restart"/>
            <w:tcBorders>
              <w:top w:val="single" w:sz="4" w:space="0" w:color="auto"/>
              <w:left w:val="nil"/>
              <w:bottom w:val="single" w:sz="4" w:space="0" w:color="000000"/>
              <w:right w:val="nil"/>
            </w:tcBorders>
            <w:shd w:val="clear" w:color="auto" w:fill="auto"/>
            <w:noWrap/>
            <w:vAlign w:val="center"/>
            <w:hideMark/>
          </w:tcPr>
          <w:p w14:paraId="558A17B8" w14:textId="77777777" w:rsidR="00C533CA" w:rsidRPr="00C533CA" w:rsidRDefault="00C533CA" w:rsidP="00C533CA">
            <w:pPr>
              <w:spacing w:after="0" w:line="240" w:lineRule="auto"/>
              <w:jc w:val="center"/>
              <w:rPr>
                <w:ins w:id="2272" w:author="Stefanie Lane" w:date="2022-10-06T18:36:00Z"/>
                <w:rFonts w:ascii="Calibri" w:eastAsia="Times New Roman" w:hAnsi="Calibri" w:cs="Calibri"/>
                <w:color w:val="000000"/>
              </w:rPr>
            </w:pPr>
            <w:ins w:id="2273" w:author="Stefanie Lane" w:date="2022-10-06T18:36:00Z">
              <w:r w:rsidRPr="00C533CA">
                <w:rPr>
                  <w:rFonts w:ascii="Calibri" w:eastAsia="Times New Roman" w:hAnsi="Calibri" w:cs="Calibri"/>
                  <w:color w:val="000000"/>
                </w:rPr>
                <w:t>Bogbean</w:t>
              </w:r>
            </w:ins>
          </w:p>
        </w:tc>
        <w:tc>
          <w:tcPr>
            <w:tcW w:w="1710" w:type="dxa"/>
            <w:tcBorders>
              <w:top w:val="single" w:sz="4" w:space="0" w:color="auto"/>
              <w:left w:val="nil"/>
              <w:bottom w:val="nil"/>
              <w:right w:val="nil"/>
            </w:tcBorders>
            <w:shd w:val="clear" w:color="auto" w:fill="auto"/>
            <w:noWrap/>
            <w:vAlign w:val="center"/>
            <w:hideMark/>
          </w:tcPr>
          <w:p w14:paraId="2DBCBEEB" w14:textId="77777777" w:rsidR="00C533CA" w:rsidRPr="00C533CA" w:rsidRDefault="00C533CA" w:rsidP="00C533CA">
            <w:pPr>
              <w:spacing w:after="0" w:line="240" w:lineRule="auto"/>
              <w:jc w:val="center"/>
              <w:rPr>
                <w:ins w:id="2274" w:author="Stefanie Lane" w:date="2022-10-06T18:36:00Z"/>
                <w:rFonts w:ascii="Calibri" w:eastAsia="Times New Roman" w:hAnsi="Calibri" w:cs="Calibri"/>
                <w:color w:val="000000"/>
              </w:rPr>
            </w:pPr>
            <w:ins w:id="2275" w:author="Stefanie Lane" w:date="2022-10-06T18:36:00Z">
              <w:r w:rsidRPr="00C533CA">
                <w:rPr>
                  <w:rFonts w:ascii="Calibri" w:eastAsia="Times New Roman" w:hAnsi="Calibri" w:cs="Calibri"/>
                  <w:color w:val="000000"/>
                </w:rPr>
                <w:t>1979-1999</w:t>
              </w:r>
            </w:ins>
          </w:p>
        </w:tc>
        <w:tc>
          <w:tcPr>
            <w:tcW w:w="1530" w:type="dxa"/>
            <w:tcBorders>
              <w:top w:val="single" w:sz="4" w:space="0" w:color="auto"/>
              <w:left w:val="nil"/>
              <w:bottom w:val="nil"/>
              <w:right w:val="nil"/>
            </w:tcBorders>
            <w:shd w:val="clear" w:color="auto" w:fill="auto"/>
            <w:noWrap/>
            <w:vAlign w:val="center"/>
            <w:hideMark/>
          </w:tcPr>
          <w:p w14:paraId="3CF50561" w14:textId="77777777" w:rsidR="00C533CA" w:rsidRPr="00C533CA" w:rsidRDefault="00C533CA" w:rsidP="00C533CA">
            <w:pPr>
              <w:spacing w:after="0" w:line="240" w:lineRule="auto"/>
              <w:jc w:val="center"/>
              <w:rPr>
                <w:ins w:id="2276" w:author="Stefanie Lane" w:date="2022-10-06T18:36:00Z"/>
                <w:rFonts w:ascii="Calibri" w:eastAsia="Times New Roman" w:hAnsi="Calibri" w:cs="Calibri"/>
                <w:color w:val="000000"/>
              </w:rPr>
            </w:pPr>
            <w:ins w:id="2277" w:author="Stefanie Lane" w:date="2022-10-06T18:36:00Z">
              <w:r w:rsidRPr="00C533CA">
                <w:rPr>
                  <w:rFonts w:ascii="Calibri" w:eastAsia="Times New Roman" w:hAnsi="Calibri" w:cs="Calibri"/>
                  <w:color w:val="000000"/>
                </w:rPr>
                <w:t>0.56</w:t>
              </w:r>
            </w:ins>
          </w:p>
        </w:tc>
        <w:tc>
          <w:tcPr>
            <w:tcW w:w="1890" w:type="dxa"/>
            <w:tcBorders>
              <w:top w:val="single" w:sz="4" w:space="0" w:color="auto"/>
              <w:left w:val="nil"/>
              <w:bottom w:val="nil"/>
              <w:right w:val="nil"/>
            </w:tcBorders>
            <w:shd w:val="clear" w:color="auto" w:fill="auto"/>
            <w:noWrap/>
            <w:vAlign w:val="bottom"/>
            <w:hideMark/>
          </w:tcPr>
          <w:p w14:paraId="1EDC2312" w14:textId="77777777" w:rsidR="00C533CA" w:rsidRPr="00C533CA" w:rsidRDefault="00C533CA" w:rsidP="00C533CA">
            <w:pPr>
              <w:spacing w:after="0" w:line="240" w:lineRule="auto"/>
              <w:jc w:val="center"/>
              <w:rPr>
                <w:ins w:id="2278" w:author="Stefanie Lane" w:date="2022-10-06T18:36:00Z"/>
                <w:rFonts w:ascii="Calibri" w:eastAsia="Times New Roman" w:hAnsi="Calibri" w:cs="Calibri"/>
                <w:color w:val="000000"/>
              </w:rPr>
            </w:pPr>
            <w:ins w:id="2279" w:author="Stefanie Lane" w:date="2022-10-06T18:36:00Z">
              <w:r w:rsidRPr="00C533CA">
                <w:rPr>
                  <w:rFonts w:ascii="Calibri" w:eastAsia="Times New Roman" w:hAnsi="Calibri" w:cs="Calibri"/>
                  <w:color w:val="000000"/>
                </w:rPr>
                <w:t>0.35</w:t>
              </w:r>
            </w:ins>
          </w:p>
        </w:tc>
        <w:tc>
          <w:tcPr>
            <w:tcW w:w="1980" w:type="dxa"/>
            <w:tcBorders>
              <w:top w:val="single" w:sz="4" w:space="0" w:color="auto"/>
              <w:left w:val="nil"/>
              <w:bottom w:val="nil"/>
              <w:right w:val="nil"/>
            </w:tcBorders>
            <w:shd w:val="clear" w:color="auto" w:fill="auto"/>
            <w:noWrap/>
            <w:vAlign w:val="bottom"/>
            <w:hideMark/>
          </w:tcPr>
          <w:p w14:paraId="7E3A324A" w14:textId="77777777" w:rsidR="00C533CA" w:rsidRPr="00C533CA" w:rsidRDefault="00C533CA" w:rsidP="00C533CA">
            <w:pPr>
              <w:spacing w:after="0" w:line="240" w:lineRule="auto"/>
              <w:jc w:val="center"/>
              <w:rPr>
                <w:ins w:id="2280" w:author="Stefanie Lane" w:date="2022-10-06T18:36:00Z"/>
                <w:rFonts w:ascii="Calibri" w:eastAsia="Times New Roman" w:hAnsi="Calibri" w:cs="Calibri"/>
                <w:color w:val="000000"/>
              </w:rPr>
            </w:pPr>
            <w:ins w:id="2281" w:author="Stefanie Lane" w:date="2022-10-06T18:36:00Z">
              <w:r w:rsidRPr="00C533CA">
                <w:rPr>
                  <w:rFonts w:ascii="Calibri" w:eastAsia="Times New Roman" w:hAnsi="Calibri" w:cs="Calibri"/>
                  <w:color w:val="000000"/>
                </w:rPr>
                <w:t>0.22</w:t>
              </w:r>
            </w:ins>
          </w:p>
        </w:tc>
      </w:tr>
      <w:tr w:rsidR="00C533CA" w:rsidRPr="00C533CA" w14:paraId="0E1F909A" w14:textId="77777777" w:rsidTr="00C533CA">
        <w:tblPrEx>
          <w:jc w:val="left"/>
        </w:tblPrEx>
        <w:trPr>
          <w:trHeight w:val="290"/>
          <w:ins w:id="2282" w:author="Stefanie Lane" w:date="2022-10-06T18:36:00Z"/>
        </w:trPr>
        <w:tc>
          <w:tcPr>
            <w:tcW w:w="1800" w:type="dxa"/>
            <w:gridSpan w:val="2"/>
            <w:vMerge/>
            <w:tcBorders>
              <w:top w:val="single" w:sz="4" w:space="0" w:color="auto"/>
              <w:left w:val="nil"/>
              <w:bottom w:val="single" w:sz="4" w:space="0" w:color="000000"/>
              <w:right w:val="nil"/>
            </w:tcBorders>
            <w:vAlign w:val="center"/>
            <w:hideMark/>
          </w:tcPr>
          <w:p w14:paraId="68FAC21C" w14:textId="77777777" w:rsidR="00C533CA" w:rsidRPr="00C533CA" w:rsidRDefault="00C533CA" w:rsidP="00C533CA">
            <w:pPr>
              <w:spacing w:after="0" w:line="240" w:lineRule="auto"/>
              <w:rPr>
                <w:ins w:id="2283" w:author="Stefanie Lane" w:date="2022-10-06T18:36:00Z"/>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76F5A601" w14:textId="77777777" w:rsidR="00C533CA" w:rsidRPr="00C533CA" w:rsidRDefault="00C533CA" w:rsidP="00C533CA">
            <w:pPr>
              <w:spacing w:after="0" w:line="240" w:lineRule="auto"/>
              <w:jc w:val="center"/>
              <w:rPr>
                <w:ins w:id="2284" w:author="Stefanie Lane" w:date="2022-10-06T18:36:00Z"/>
                <w:rFonts w:ascii="Calibri" w:eastAsia="Times New Roman" w:hAnsi="Calibri" w:cs="Calibri"/>
                <w:color w:val="000000"/>
              </w:rPr>
            </w:pPr>
            <w:ins w:id="2285" w:author="Stefanie Lane" w:date="2022-10-06T18:36:00Z">
              <w:r w:rsidRPr="00C533CA">
                <w:rPr>
                  <w:rFonts w:ascii="Calibri" w:eastAsia="Times New Roman" w:hAnsi="Calibri" w:cs="Calibri"/>
                  <w:color w:val="000000"/>
                </w:rPr>
                <w:t>1999-2019</w:t>
              </w:r>
            </w:ins>
          </w:p>
        </w:tc>
        <w:tc>
          <w:tcPr>
            <w:tcW w:w="1530" w:type="dxa"/>
            <w:tcBorders>
              <w:top w:val="nil"/>
              <w:left w:val="nil"/>
              <w:bottom w:val="single" w:sz="4" w:space="0" w:color="auto"/>
              <w:right w:val="nil"/>
            </w:tcBorders>
            <w:shd w:val="clear" w:color="auto" w:fill="auto"/>
            <w:noWrap/>
            <w:vAlign w:val="center"/>
            <w:hideMark/>
          </w:tcPr>
          <w:p w14:paraId="48EE5B8A" w14:textId="77777777" w:rsidR="00C533CA" w:rsidRPr="00C533CA" w:rsidRDefault="00C533CA" w:rsidP="00C533CA">
            <w:pPr>
              <w:spacing w:after="0" w:line="240" w:lineRule="auto"/>
              <w:jc w:val="center"/>
              <w:rPr>
                <w:ins w:id="2286" w:author="Stefanie Lane" w:date="2022-10-06T18:36:00Z"/>
                <w:rFonts w:ascii="Calibri" w:eastAsia="Times New Roman" w:hAnsi="Calibri" w:cs="Calibri"/>
                <w:color w:val="000000"/>
              </w:rPr>
            </w:pPr>
            <w:ins w:id="2287" w:author="Stefanie Lane" w:date="2022-10-06T18:36:00Z">
              <w:r w:rsidRPr="00C533CA">
                <w:rPr>
                  <w:rFonts w:ascii="Calibri" w:eastAsia="Times New Roman" w:hAnsi="Calibri" w:cs="Calibri"/>
                  <w:color w:val="000000"/>
                </w:rPr>
                <w:t>0.60</w:t>
              </w:r>
            </w:ins>
          </w:p>
        </w:tc>
        <w:tc>
          <w:tcPr>
            <w:tcW w:w="1890" w:type="dxa"/>
            <w:tcBorders>
              <w:top w:val="nil"/>
              <w:left w:val="nil"/>
              <w:bottom w:val="single" w:sz="4" w:space="0" w:color="auto"/>
              <w:right w:val="nil"/>
            </w:tcBorders>
            <w:shd w:val="clear" w:color="auto" w:fill="auto"/>
            <w:noWrap/>
            <w:vAlign w:val="bottom"/>
            <w:hideMark/>
          </w:tcPr>
          <w:p w14:paraId="7B3A9B9D" w14:textId="77777777" w:rsidR="00C533CA" w:rsidRPr="00C533CA" w:rsidRDefault="00C533CA" w:rsidP="00C533CA">
            <w:pPr>
              <w:spacing w:after="0" w:line="240" w:lineRule="auto"/>
              <w:jc w:val="center"/>
              <w:rPr>
                <w:ins w:id="2288" w:author="Stefanie Lane" w:date="2022-10-06T18:36:00Z"/>
                <w:rFonts w:ascii="Calibri" w:eastAsia="Times New Roman" w:hAnsi="Calibri" w:cs="Calibri"/>
                <w:color w:val="000000"/>
              </w:rPr>
            </w:pPr>
            <w:ins w:id="2289" w:author="Stefanie Lane" w:date="2022-10-06T18:36:00Z">
              <w:r w:rsidRPr="00C533CA">
                <w:rPr>
                  <w:rFonts w:ascii="Calibri" w:eastAsia="Times New Roman" w:hAnsi="Calibri" w:cs="Calibri"/>
                  <w:color w:val="000000"/>
                </w:rPr>
                <w:t>0.28</w:t>
              </w:r>
            </w:ins>
          </w:p>
        </w:tc>
        <w:tc>
          <w:tcPr>
            <w:tcW w:w="1980" w:type="dxa"/>
            <w:tcBorders>
              <w:top w:val="nil"/>
              <w:left w:val="nil"/>
              <w:bottom w:val="single" w:sz="4" w:space="0" w:color="auto"/>
              <w:right w:val="nil"/>
            </w:tcBorders>
            <w:shd w:val="clear" w:color="auto" w:fill="auto"/>
            <w:noWrap/>
            <w:vAlign w:val="bottom"/>
            <w:hideMark/>
          </w:tcPr>
          <w:p w14:paraId="1270D81D" w14:textId="77777777" w:rsidR="00C533CA" w:rsidRPr="00C533CA" w:rsidRDefault="00C533CA" w:rsidP="00C533CA">
            <w:pPr>
              <w:spacing w:after="0" w:line="240" w:lineRule="auto"/>
              <w:jc w:val="center"/>
              <w:rPr>
                <w:ins w:id="2290" w:author="Stefanie Lane" w:date="2022-10-06T18:36:00Z"/>
                <w:rFonts w:ascii="Calibri" w:eastAsia="Times New Roman" w:hAnsi="Calibri" w:cs="Calibri"/>
                <w:color w:val="000000"/>
              </w:rPr>
            </w:pPr>
            <w:ins w:id="2291" w:author="Stefanie Lane" w:date="2022-10-06T18:36:00Z">
              <w:r w:rsidRPr="00C533CA">
                <w:rPr>
                  <w:rFonts w:ascii="Calibri" w:eastAsia="Times New Roman" w:hAnsi="Calibri" w:cs="Calibri"/>
                  <w:color w:val="000000"/>
                </w:rPr>
                <w:t>0.32</w:t>
              </w:r>
            </w:ins>
          </w:p>
        </w:tc>
      </w:tr>
      <w:tr w:rsidR="00C533CA" w:rsidRPr="00C533CA" w14:paraId="6AA2C6C3" w14:textId="77777777" w:rsidTr="00C533CA">
        <w:tblPrEx>
          <w:jc w:val="left"/>
        </w:tblPrEx>
        <w:trPr>
          <w:trHeight w:val="290"/>
          <w:ins w:id="2292" w:author="Stefanie Lane" w:date="2022-10-06T18:36:00Z"/>
        </w:trPr>
        <w:tc>
          <w:tcPr>
            <w:tcW w:w="1800" w:type="dxa"/>
            <w:gridSpan w:val="2"/>
            <w:vMerge w:val="restart"/>
            <w:tcBorders>
              <w:top w:val="nil"/>
              <w:left w:val="nil"/>
              <w:bottom w:val="single" w:sz="4" w:space="0" w:color="000000"/>
              <w:right w:val="nil"/>
            </w:tcBorders>
            <w:shd w:val="clear" w:color="auto" w:fill="auto"/>
            <w:noWrap/>
            <w:vAlign w:val="center"/>
            <w:hideMark/>
          </w:tcPr>
          <w:p w14:paraId="6BFB2308" w14:textId="77777777" w:rsidR="00C533CA" w:rsidRPr="00C533CA" w:rsidRDefault="00C533CA" w:rsidP="00C533CA">
            <w:pPr>
              <w:spacing w:after="0" w:line="240" w:lineRule="auto"/>
              <w:jc w:val="center"/>
              <w:rPr>
                <w:ins w:id="2293" w:author="Stefanie Lane" w:date="2022-10-06T18:36:00Z"/>
                <w:rFonts w:ascii="Calibri" w:eastAsia="Times New Roman" w:hAnsi="Calibri" w:cs="Calibri"/>
                <w:color w:val="000000"/>
              </w:rPr>
            </w:pPr>
            <w:ins w:id="2294" w:author="Stefanie Lane" w:date="2022-10-06T18:36:00Z">
              <w:r w:rsidRPr="00C533CA">
                <w:rPr>
                  <w:rFonts w:ascii="Calibri" w:eastAsia="Times New Roman" w:hAnsi="Calibri" w:cs="Calibri"/>
                  <w:color w:val="000000"/>
                </w:rPr>
                <w:t>Fescue</w:t>
              </w:r>
            </w:ins>
          </w:p>
        </w:tc>
        <w:tc>
          <w:tcPr>
            <w:tcW w:w="1710" w:type="dxa"/>
            <w:tcBorders>
              <w:top w:val="nil"/>
              <w:left w:val="nil"/>
              <w:bottom w:val="nil"/>
              <w:right w:val="nil"/>
            </w:tcBorders>
            <w:shd w:val="clear" w:color="auto" w:fill="auto"/>
            <w:noWrap/>
            <w:vAlign w:val="center"/>
            <w:hideMark/>
          </w:tcPr>
          <w:p w14:paraId="1C7BE7DD" w14:textId="77777777" w:rsidR="00C533CA" w:rsidRPr="00C533CA" w:rsidRDefault="00C533CA" w:rsidP="00C533CA">
            <w:pPr>
              <w:spacing w:after="0" w:line="240" w:lineRule="auto"/>
              <w:jc w:val="center"/>
              <w:rPr>
                <w:ins w:id="2295" w:author="Stefanie Lane" w:date="2022-10-06T18:36:00Z"/>
                <w:rFonts w:ascii="Calibri" w:eastAsia="Times New Roman" w:hAnsi="Calibri" w:cs="Calibri"/>
                <w:color w:val="000000"/>
              </w:rPr>
            </w:pPr>
            <w:ins w:id="2296" w:author="Stefanie Lane" w:date="2022-10-06T18:36:00Z">
              <w:r w:rsidRPr="00C533CA">
                <w:rPr>
                  <w:rFonts w:ascii="Calibri" w:eastAsia="Times New Roman" w:hAnsi="Calibri" w:cs="Calibri"/>
                  <w:color w:val="000000"/>
                </w:rPr>
                <w:t>1979-1999</w:t>
              </w:r>
            </w:ins>
          </w:p>
        </w:tc>
        <w:tc>
          <w:tcPr>
            <w:tcW w:w="1530" w:type="dxa"/>
            <w:tcBorders>
              <w:top w:val="nil"/>
              <w:left w:val="nil"/>
              <w:bottom w:val="nil"/>
              <w:right w:val="nil"/>
            </w:tcBorders>
            <w:shd w:val="clear" w:color="auto" w:fill="auto"/>
            <w:noWrap/>
            <w:vAlign w:val="center"/>
            <w:hideMark/>
          </w:tcPr>
          <w:p w14:paraId="587AC9CC" w14:textId="77777777" w:rsidR="00C533CA" w:rsidRPr="00C533CA" w:rsidRDefault="00C533CA" w:rsidP="00C533CA">
            <w:pPr>
              <w:spacing w:after="0" w:line="240" w:lineRule="auto"/>
              <w:jc w:val="center"/>
              <w:rPr>
                <w:ins w:id="2297" w:author="Stefanie Lane" w:date="2022-10-06T18:36:00Z"/>
                <w:rFonts w:ascii="Calibri" w:eastAsia="Times New Roman" w:hAnsi="Calibri" w:cs="Calibri"/>
                <w:color w:val="000000"/>
              </w:rPr>
            </w:pPr>
            <w:ins w:id="2298" w:author="Stefanie Lane" w:date="2022-10-06T18:36:00Z">
              <w:r w:rsidRPr="00C533CA">
                <w:rPr>
                  <w:rFonts w:ascii="Calibri" w:eastAsia="Times New Roman" w:hAnsi="Calibri" w:cs="Calibri"/>
                  <w:color w:val="000000"/>
                </w:rPr>
                <w:t>0.46</w:t>
              </w:r>
            </w:ins>
          </w:p>
        </w:tc>
        <w:tc>
          <w:tcPr>
            <w:tcW w:w="1890" w:type="dxa"/>
            <w:tcBorders>
              <w:top w:val="nil"/>
              <w:left w:val="nil"/>
              <w:bottom w:val="nil"/>
              <w:right w:val="nil"/>
            </w:tcBorders>
            <w:shd w:val="clear" w:color="auto" w:fill="auto"/>
            <w:noWrap/>
            <w:vAlign w:val="bottom"/>
            <w:hideMark/>
          </w:tcPr>
          <w:p w14:paraId="799C8001" w14:textId="77777777" w:rsidR="00C533CA" w:rsidRPr="00C533CA" w:rsidRDefault="00C533CA" w:rsidP="00C533CA">
            <w:pPr>
              <w:spacing w:after="0" w:line="240" w:lineRule="auto"/>
              <w:jc w:val="center"/>
              <w:rPr>
                <w:ins w:id="2299" w:author="Stefanie Lane" w:date="2022-10-06T18:36:00Z"/>
                <w:rFonts w:ascii="Calibri" w:eastAsia="Times New Roman" w:hAnsi="Calibri" w:cs="Calibri"/>
                <w:color w:val="000000"/>
              </w:rPr>
            </w:pPr>
            <w:ins w:id="2300" w:author="Stefanie Lane" w:date="2022-10-06T18:36:00Z">
              <w:r w:rsidRPr="00C533CA">
                <w:rPr>
                  <w:rFonts w:ascii="Calibri" w:eastAsia="Times New Roman" w:hAnsi="Calibri" w:cs="Calibri"/>
                  <w:color w:val="000000"/>
                </w:rPr>
                <w:t>0.20</w:t>
              </w:r>
            </w:ins>
          </w:p>
        </w:tc>
        <w:tc>
          <w:tcPr>
            <w:tcW w:w="1980" w:type="dxa"/>
            <w:tcBorders>
              <w:top w:val="nil"/>
              <w:left w:val="nil"/>
              <w:bottom w:val="nil"/>
              <w:right w:val="nil"/>
            </w:tcBorders>
            <w:shd w:val="clear" w:color="auto" w:fill="auto"/>
            <w:noWrap/>
            <w:vAlign w:val="bottom"/>
            <w:hideMark/>
          </w:tcPr>
          <w:p w14:paraId="03E7B1F5" w14:textId="77777777" w:rsidR="00C533CA" w:rsidRPr="00C533CA" w:rsidRDefault="00C533CA" w:rsidP="00C533CA">
            <w:pPr>
              <w:spacing w:after="0" w:line="240" w:lineRule="auto"/>
              <w:jc w:val="center"/>
              <w:rPr>
                <w:ins w:id="2301" w:author="Stefanie Lane" w:date="2022-10-06T18:36:00Z"/>
                <w:rFonts w:ascii="Calibri" w:eastAsia="Times New Roman" w:hAnsi="Calibri" w:cs="Calibri"/>
                <w:color w:val="000000"/>
              </w:rPr>
            </w:pPr>
            <w:ins w:id="2302" w:author="Stefanie Lane" w:date="2022-10-06T18:36:00Z">
              <w:r w:rsidRPr="00C533CA">
                <w:rPr>
                  <w:rFonts w:ascii="Calibri" w:eastAsia="Times New Roman" w:hAnsi="Calibri" w:cs="Calibri"/>
                  <w:color w:val="000000"/>
                </w:rPr>
                <w:t>0.27</w:t>
              </w:r>
            </w:ins>
          </w:p>
        </w:tc>
      </w:tr>
      <w:tr w:rsidR="00C533CA" w:rsidRPr="00C533CA" w14:paraId="74ABFF32" w14:textId="77777777" w:rsidTr="00C533CA">
        <w:tblPrEx>
          <w:jc w:val="left"/>
        </w:tblPrEx>
        <w:trPr>
          <w:trHeight w:val="290"/>
          <w:ins w:id="2303" w:author="Stefanie Lane" w:date="2022-10-06T18:36:00Z"/>
        </w:trPr>
        <w:tc>
          <w:tcPr>
            <w:tcW w:w="1800" w:type="dxa"/>
            <w:gridSpan w:val="2"/>
            <w:vMerge/>
            <w:tcBorders>
              <w:top w:val="nil"/>
              <w:left w:val="nil"/>
              <w:bottom w:val="single" w:sz="4" w:space="0" w:color="000000"/>
              <w:right w:val="nil"/>
            </w:tcBorders>
            <w:vAlign w:val="center"/>
            <w:hideMark/>
          </w:tcPr>
          <w:p w14:paraId="01B020FA" w14:textId="77777777" w:rsidR="00C533CA" w:rsidRPr="00C533CA" w:rsidRDefault="00C533CA" w:rsidP="00C533CA">
            <w:pPr>
              <w:spacing w:after="0" w:line="240" w:lineRule="auto"/>
              <w:rPr>
                <w:ins w:id="2304" w:author="Stefanie Lane" w:date="2022-10-06T18:36:00Z"/>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5CEDCD24" w14:textId="77777777" w:rsidR="00C533CA" w:rsidRPr="00C533CA" w:rsidRDefault="00C533CA" w:rsidP="00C533CA">
            <w:pPr>
              <w:spacing w:after="0" w:line="240" w:lineRule="auto"/>
              <w:jc w:val="center"/>
              <w:rPr>
                <w:ins w:id="2305" w:author="Stefanie Lane" w:date="2022-10-06T18:36:00Z"/>
                <w:rFonts w:ascii="Calibri" w:eastAsia="Times New Roman" w:hAnsi="Calibri" w:cs="Calibri"/>
                <w:color w:val="000000"/>
              </w:rPr>
            </w:pPr>
            <w:ins w:id="2306" w:author="Stefanie Lane" w:date="2022-10-06T18:36:00Z">
              <w:r w:rsidRPr="00C533CA">
                <w:rPr>
                  <w:rFonts w:ascii="Calibri" w:eastAsia="Times New Roman" w:hAnsi="Calibri" w:cs="Calibri"/>
                  <w:color w:val="000000"/>
                </w:rPr>
                <w:t>1999-2019</w:t>
              </w:r>
            </w:ins>
          </w:p>
        </w:tc>
        <w:tc>
          <w:tcPr>
            <w:tcW w:w="1530" w:type="dxa"/>
            <w:tcBorders>
              <w:top w:val="nil"/>
              <w:left w:val="nil"/>
              <w:bottom w:val="nil"/>
              <w:right w:val="nil"/>
            </w:tcBorders>
            <w:shd w:val="clear" w:color="auto" w:fill="auto"/>
            <w:noWrap/>
            <w:vAlign w:val="center"/>
            <w:hideMark/>
          </w:tcPr>
          <w:p w14:paraId="29E3D25F" w14:textId="77777777" w:rsidR="00C533CA" w:rsidRPr="00C533CA" w:rsidRDefault="00C533CA" w:rsidP="00C533CA">
            <w:pPr>
              <w:spacing w:after="0" w:line="240" w:lineRule="auto"/>
              <w:jc w:val="center"/>
              <w:rPr>
                <w:ins w:id="2307" w:author="Stefanie Lane" w:date="2022-10-06T18:36:00Z"/>
                <w:rFonts w:ascii="Calibri" w:eastAsia="Times New Roman" w:hAnsi="Calibri" w:cs="Calibri"/>
                <w:color w:val="000000"/>
              </w:rPr>
            </w:pPr>
            <w:ins w:id="2308" w:author="Stefanie Lane" w:date="2022-10-06T18:36:00Z">
              <w:r w:rsidRPr="00C533CA">
                <w:rPr>
                  <w:rFonts w:ascii="Calibri" w:eastAsia="Times New Roman" w:hAnsi="Calibri" w:cs="Calibri"/>
                  <w:color w:val="000000"/>
                </w:rPr>
                <w:t>0.64</w:t>
              </w:r>
            </w:ins>
          </w:p>
        </w:tc>
        <w:tc>
          <w:tcPr>
            <w:tcW w:w="1890" w:type="dxa"/>
            <w:tcBorders>
              <w:top w:val="nil"/>
              <w:left w:val="nil"/>
              <w:bottom w:val="nil"/>
              <w:right w:val="nil"/>
            </w:tcBorders>
            <w:shd w:val="clear" w:color="auto" w:fill="auto"/>
            <w:noWrap/>
            <w:vAlign w:val="bottom"/>
            <w:hideMark/>
          </w:tcPr>
          <w:p w14:paraId="240A4D65" w14:textId="77777777" w:rsidR="00C533CA" w:rsidRPr="00C533CA" w:rsidRDefault="00C533CA" w:rsidP="00C533CA">
            <w:pPr>
              <w:spacing w:after="0" w:line="240" w:lineRule="auto"/>
              <w:jc w:val="center"/>
              <w:rPr>
                <w:ins w:id="2309" w:author="Stefanie Lane" w:date="2022-10-06T18:36:00Z"/>
                <w:rFonts w:ascii="Calibri" w:eastAsia="Times New Roman" w:hAnsi="Calibri" w:cs="Calibri"/>
                <w:color w:val="000000"/>
              </w:rPr>
            </w:pPr>
            <w:ins w:id="2310" w:author="Stefanie Lane" w:date="2022-10-06T18:36:00Z">
              <w:r w:rsidRPr="00C533CA">
                <w:rPr>
                  <w:rFonts w:ascii="Calibri" w:eastAsia="Times New Roman" w:hAnsi="Calibri" w:cs="Calibri"/>
                  <w:color w:val="000000"/>
                </w:rPr>
                <w:t>0.18</w:t>
              </w:r>
            </w:ins>
          </w:p>
        </w:tc>
        <w:tc>
          <w:tcPr>
            <w:tcW w:w="1980" w:type="dxa"/>
            <w:tcBorders>
              <w:top w:val="nil"/>
              <w:left w:val="nil"/>
              <w:bottom w:val="nil"/>
              <w:right w:val="nil"/>
            </w:tcBorders>
            <w:shd w:val="clear" w:color="auto" w:fill="auto"/>
            <w:noWrap/>
            <w:vAlign w:val="bottom"/>
            <w:hideMark/>
          </w:tcPr>
          <w:p w14:paraId="3A47EF16" w14:textId="77777777" w:rsidR="00C533CA" w:rsidRPr="00C533CA" w:rsidRDefault="00C533CA" w:rsidP="00C533CA">
            <w:pPr>
              <w:spacing w:after="0" w:line="240" w:lineRule="auto"/>
              <w:jc w:val="center"/>
              <w:rPr>
                <w:ins w:id="2311" w:author="Stefanie Lane" w:date="2022-10-06T18:36:00Z"/>
                <w:rFonts w:ascii="Calibri" w:eastAsia="Times New Roman" w:hAnsi="Calibri" w:cs="Calibri"/>
                <w:color w:val="000000"/>
              </w:rPr>
            </w:pPr>
            <w:ins w:id="2312" w:author="Stefanie Lane" w:date="2022-10-06T18:36:00Z">
              <w:r w:rsidRPr="00C533CA">
                <w:rPr>
                  <w:rFonts w:ascii="Calibri" w:eastAsia="Times New Roman" w:hAnsi="Calibri" w:cs="Calibri"/>
                  <w:color w:val="000000"/>
                </w:rPr>
                <w:t>0.46</w:t>
              </w:r>
            </w:ins>
          </w:p>
        </w:tc>
      </w:tr>
      <w:tr w:rsidR="00C533CA" w:rsidRPr="00C533CA" w14:paraId="31F9098C" w14:textId="77777777" w:rsidTr="00C533CA">
        <w:tblPrEx>
          <w:jc w:val="left"/>
        </w:tblPrEx>
        <w:trPr>
          <w:trHeight w:val="290"/>
          <w:ins w:id="2313" w:author="Stefanie Lane" w:date="2022-10-06T18:36:00Z"/>
        </w:trPr>
        <w:tc>
          <w:tcPr>
            <w:tcW w:w="1800" w:type="dxa"/>
            <w:gridSpan w:val="2"/>
            <w:vMerge w:val="restart"/>
            <w:tcBorders>
              <w:top w:val="nil"/>
              <w:left w:val="nil"/>
              <w:bottom w:val="single" w:sz="4" w:space="0" w:color="000000"/>
              <w:right w:val="nil"/>
            </w:tcBorders>
            <w:shd w:val="clear" w:color="auto" w:fill="auto"/>
            <w:noWrap/>
            <w:vAlign w:val="center"/>
            <w:hideMark/>
          </w:tcPr>
          <w:p w14:paraId="056A2A10" w14:textId="77777777" w:rsidR="00C533CA" w:rsidRPr="00C533CA" w:rsidRDefault="00C533CA" w:rsidP="00C533CA">
            <w:pPr>
              <w:spacing w:after="0" w:line="240" w:lineRule="auto"/>
              <w:jc w:val="center"/>
              <w:rPr>
                <w:ins w:id="2314" w:author="Stefanie Lane" w:date="2022-10-06T18:36:00Z"/>
                <w:rFonts w:ascii="Calibri" w:eastAsia="Times New Roman" w:hAnsi="Calibri" w:cs="Calibri"/>
                <w:color w:val="000000"/>
              </w:rPr>
            </w:pPr>
            <w:ins w:id="2315" w:author="Stefanie Lane" w:date="2022-10-06T18:36:00Z">
              <w:r w:rsidRPr="00C533CA">
                <w:rPr>
                  <w:rFonts w:ascii="Calibri" w:eastAsia="Times New Roman" w:hAnsi="Calibri" w:cs="Calibri"/>
                  <w:color w:val="000000"/>
                </w:rPr>
                <w:t>Sedge</w:t>
              </w:r>
            </w:ins>
          </w:p>
        </w:tc>
        <w:tc>
          <w:tcPr>
            <w:tcW w:w="1710" w:type="dxa"/>
            <w:tcBorders>
              <w:top w:val="nil"/>
              <w:left w:val="nil"/>
              <w:bottom w:val="nil"/>
              <w:right w:val="nil"/>
            </w:tcBorders>
            <w:shd w:val="clear" w:color="auto" w:fill="auto"/>
            <w:noWrap/>
            <w:vAlign w:val="center"/>
            <w:hideMark/>
          </w:tcPr>
          <w:p w14:paraId="54DC55E4" w14:textId="77777777" w:rsidR="00C533CA" w:rsidRPr="00C533CA" w:rsidRDefault="00C533CA" w:rsidP="00C533CA">
            <w:pPr>
              <w:spacing w:after="0" w:line="240" w:lineRule="auto"/>
              <w:jc w:val="center"/>
              <w:rPr>
                <w:ins w:id="2316" w:author="Stefanie Lane" w:date="2022-10-06T18:36:00Z"/>
                <w:rFonts w:ascii="Calibri" w:eastAsia="Times New Roman" w:hAnsi="Calibri" w:cs="Calibri"/>
                <w:color w:val="000000"/>
              </w:rPr>
            </w:pPr>
            <w:ins w:id="2317" w:author="Stefanie Lane" w:date="2022-10-06T18:36:00Z">
              <w:r w:rsidRPr="00C533CA">
                <w:rPr>
                  <w:rFonts w:ascii="Calibri" w:eastAsia="Times New Roman" w:hAnsi="Calibri" w:cs="Calibri"/>
                  <w:color w:val="000000"/>
                </w:rPr>
                <w:t>1979-1999</w:t>
              </w:r>
            </w:ins>
          </w:p>
        </w:tc>
        <w:tc>
          <w:tcPr>
            <w:tcW w:w="1530" w:type="dxa"/>
            <w:tcBorders>
              <w:top w:val="single" w:sz="4" w:space="0" w:color="auto"/>
              <w:left w:val="nil"/>
              <w:bottom w:val="nil"/>
              <w:right w:val="nil"/>
            </w:tcBorders>
            <w:shd w:val="clear" w:color="auto" w:fill="auto"/>
            <w:noWrap/>
            <w:vAlign w:val="center"/>
            <w:hideMark/>
          </w:tcPr>
          <w:p w14:paraId="23D800DE" w14:textId="77777777" w:rsidR="00C533CA" w:rsidRPr="00C533CA" w:rsidRDefault="00C533CA" w:rsidP="00C533CA">
            <w:pPr>
              <w:spacing w:after="0" w:line="240" w:lineRule="auto"/>
              <w:jc w:val="center"/>
              <w:rPr>
                <w:ins w:id="2318" w:author="Stefanie Lane" w:date="2022-10-06T18:36:00Z"/>
                <w:rFonts w:ascii="Calibri" w:eastAsia="Times New Roman" w:hAnsi="Calibri" w:cs="Calibri"/>
                <w:color w:val="000000"/>
              </w:rPr>
            </w:pPr>
            <w:ins w:id="2319" w:author="Stefanie Lane" w:date="2022-10-06T18:36:00Z">
              <w:r w:rsidRPr="00C533CA">
                <w:rPr>
                  <w:rFonts w:ascii="Calibri" w:eastAsia="Times New Roman" w:hAnsi="Calibri" w:cs="Calibri"/>
                  <w:color w:val="000000"/>
                </w:rPr>
                <w:t>0.46</w:t>
              </w:r>
            </w:ins>
          </w:p>
        </w:tc>
        <w:tc>
          <w:tcPr>
            <w:tcW w:w="1890" w:type="dxa"/>
            <w:tcBorders>
              <w:top w:val="single" w:sz="4" w:space="0" w:color="auto"/>
              <w:left w:val="nil"/>
              <w:bottom w:val="nil"/>
              <w:right w:val="nil"/>
            </w:tcBorders>
            <w:shd w:val="clear" w:color="auto" w:fill="auto"/>
            <w:noWrap/>
            <w:vAlign w:val="bottom"/>
            <w:hideMark/>
          </w:tcPr>
          <w:p w14:paraId="30A613D9" w14:textId="77777777" w:rsidR="00C533CA" w:rsidRPr="00C533CA" w:rsidRDefault="00C533CA" w:rsidP="00C533CA">
            <w:pPr>
              <w:spacing w:after="0" w:line="240" w:lineRule="auto"/>
              <w:jc w:val="center"/>
              <w:rPr>
                <w:ins w:id="2320" w:author="Stefanie Lane" w:date="2022-10-06T18:36:00Z"/>
                <w:rFonts w:ascii="Calibri" w:eastAsia="Times New Roman" w:hAnsi="Calibri" w:cs="Calibri"/>
                <w:color w:val="000000"/>
              </w:rPr>
            </w:pPr>
            <w:ins w:id="2321" w:author="Stefanie Lane" w:date="2022-10-06T18:36:00Z">
              <w:r w:rsidRPr="00C533CA">
                <w:rPr>
                  <w:rFonts w:ascii="Calibri" w:eastAsia="Times New Roman" w:hAnsi="Calibri" w:cs="Calibri"/>
                  <w:color w:val="000000"/>
                </w:rPr>
                <w:t>0.24</w:t>
              </w:r>
            </w:ins>
          </w:p>
        </w:tc>
        <w:tc>
          <w:tcPr>
            <w:tcW w:w="1980" w:type="dxa"/>
            <w:tcBorders>
              <w:top w:val="single" w:sz="4" w:space="0" w:color="auto"/>
              <w:left w:val="nil"/>
              <w:bottom w:val="nil"/>
              <w:right w:val="nil"/>
            </w:tcBorders>
            <w:shd w:val="clear" w:color="auto" w:fill="auto"/>
            <w:noWrap/>
            <w:vAlign w:val="bottom"/>
            <w:hideMark/>
          </w:tcPr>
          <w:p w14:paraId="6E544572" w14:textId="77777777" w:rsidR="00C533CA" w:rsidRPr="00C533CA" w:rsidRDefault="00C533CA" w:rsidP="00C533CA">
            <w:pPr>
              <w:spacing w:after="0" w:line="240" w:lineRule="auto"/>
              <w:jc w:val="center"/>
              <w:rPr>
                <w:ins w:id="2322" w:author="Stefanie Lane" w:date="2022-10-06T18:36:00Z"/>
                <w:rFonts w:ascii="Calibri" w:eastAsia="Times New Roman" w:hAnsi="Calibri" w:cs="Calibri"/>
                <w:color w:val="000000"/>
              </w:rPr>
            </w:pPr>
            <w:ins w:id="2323" w:author="Stefanie Lane" w:date="2022-10-06T18:36:00Z">
              <w:r w:rsidRPr="00C533CA">
                <w:rPr>
                  <w:rFonts w:ascii="Calibri" w:eastAsia="Times New Roman" w:hAnsi="Calibri" w:cs="Calibri"/>
                  <w:color w:val="000000"/>
                </w:rPr>
                <w:t>0.22</w:t>
              </w:r>
            </w:ins>
          </w:p>
        </w:tc>
      </w:tr>
      <w:tr w:rsidR="00C533CA" w:rsidRPr="00C533CA" w14:paraId="319134A7" w14:textId="77777777" w:rsidTr="00C533CA">
        <w:tblPrEx>
          <w:jc w:val="left"/>
        </w:tblPrEx>
        <w:trPr>
          <w:trHeight w:val="290"/>
          <w:ins w:id="2324" w:author="Stefanie Lane" w:date="2022-10-06T18:36:00Z"/>
        </w:trPr>
        <w:tc>
          <w:tcPr>
            <w:tcW w:w="1800" w:type="dxa"/>
            <w:gridSpan w:val="2"/>
            <w:vMerge/>
            <w:tcBorders>
              <w:top w:val="nil"/>
              <w:left w:val="nil"/>
              <w:bottom w:val="single" w:sz="4" w:space="0" w:color="000000"/>
              <w:right w:val="nil"/>
            </w:tcBorders>
            <w:vAlign w:val="center"/>
            <w:hideMark/>
          </w:tcPr>
          <w:p w14:paraId="39EFFF53" w14:textId="77777777" w:rsidR="00C533CA" w:rsidRPr="00C533CA" w:rsidRDefault="00C533CA" w:rsidP="00C533CA">
            <w:pPr>
              <w:spacing w:after="0" w:line="240" w:lineRule="auto"/>
              <w:rPr>
                <w:ins w:id="2325" w:author="Stefanie Lane" w:date="2022-10-06T18:36:00Z"/>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4722E739" w14:textId="77777777" w:rsidR="00C533CA" w:rsidRPr="00C533CA" w:rsidRDefault="00C533CA" w:rsidP="00C533CA">
            <w:pPr>
              <w:spacing w:after="0" w:line="240" w:lineRule="auto"/>
              <w:jc w:val="center"/>
              <w:rPr>
                <w:ins w:id="2326" w:author="Stefanie Lane" w:date="2022-10-06T18:36:00Z"/>
                <w:rFonts w:ascii="Calibri" w:eastAsia="Times New Roman" w:hAnsi="Calibri" w:cs="Calibri"/>
                <w:color w:val="000000"/>
              </w:rPr>
            </w:pPr>
            <w:ins w:id="2327" w:author="Stefanie Lane" w:date="2022-10-06T18:36:00Z">
              <w:r w:rsidRPr="00C533CA">
                <w:rPr>
                  <w:rFonts w:ascii="Calibri" w:eastAsia="Times New Roman" w:hAnsi="Calibri" w:cs="Calibri"/>
                  <w:color w:val="000000"/>
                </w:rPr>
                <w:t>1999-2019</w:t>
              </w:r>
            </w:ins>
          </w:p>
        </w:tc>
        <w:tc>
          <w:tcPr>
            <w:tcW w:w="1530" w:type="dxa"/>
            <w:tcBorders>
              <w:top w:val="nil"/>
              <w:left w:val="nil"/>
              <w:bottom w:val="single" w:sz="4" w:space="0" w:color="auto"/>
              <w:right w:val="nil"/>
            </w:tcBorders>
            <w:shd w:val="clear" w:color="auto" w:fill="auto"/>
            <w:noWrap/>
            <w:vAlign w:val="center"/>
            <w:hideMark/>
          </w:tcPr>
          <w:p w14:paraId="210D47E8" w14:textId="77777777" w:rsidR="00C533CA" w:rsidRPr="00C533CA" w:rsidRDefault="00C533CA" w:rsidP="00C533CA">
            <w:pPr>
              <w:spacing w:after="0" w:line="240" w:lineRule="auto"/>
              <w:jc w:val="center"/>
              <w:rPr>
                <w:ins w:id="2328" w:author="Stefanie Lane" w:date="2022-10-06T18:36:00Z"/>
                <w:rFonts w:ascii="Calibri" w:eastAsia="Times New Roman" w:hAnsi="Calibri" w:cs="Calibri"/>
                <w:color w:val="000000"/>
              </w:rPr>
            </w:pPr>
            <w:ins w:id="2329" w:author="Stefanie Lane" w:date="2022-10-06T18:36:00Z">
              <w:r w:rsidRPr="00C533CA">
                <w:rPr>
                  <w:rFonts w:ascii="Calibri" w:eastAsia="Times New Roman" w:hAnsi="Calibri" w:cs="Calibri"/>
                  <w:color w:val="000000"/>
                </w:rPr>
                <w:t>0.56</w:t>
              </w:r>
            </w:ins>
          </w:p>
        </w:tc>
        <w:tc>
          <w:tcPr>
            <w:tcW w:w="1890" w:type="dxa"/>
            <w:tcBorders>
              <w:top w:val="nil"/>
              <w:left w:val="nil"/>
              <w:bottom w:val="single" w:sz="4" w:space="0" w:color="auto"/>
              <w:right w:val="nil"/>
            </w:tcBorders>
            <w:shd w:val="clear" w:color="auto" w:fill="auto"/>
            <w:noWrap/>
            <w:vAlign w:val="bottom"/>
            <w:hideMark/>
          </w:tcPr>
          <w:p w14:paraId="158C4CBA" w14:textId="77777777" w:rsidR="00C533CA" w:rsidRPr="00C533CA" w:rsidRDefault="00C533CA" w:rsidP="00C533CA">
            <w:pPr>
              <w:spacing w:after="0" w:line="240" w:lineRule="auto"/>
              <w:jc w:val="center"/>
              <w:rPr>
                <w:ins w:id="2330" w:author="Stefanie Lane" w:date="2022-10-06T18:36:00Z"/>
                <w:rFonts w:ascii="Calibri" w:eastAsia="Times New Roman" w:hAnsi="Calibri" w:cs="Calibri"/>
                <w:color w:val="000000"/>
              </w:rPr>
            </w:pPr>
            <w:ins w:id="2331" w:author="Stefanie Lane" w:date="2022-10-06T18:36:00Z">
              <w:r w:rsidRPr="00C533CA">
                <w:rPr>
                  <w:rFonts w:ascii="Calibri" w:eastAsia="Times New Roman" w:hAnsi="Calibri" w:cs="Calibri"/>
                  <w:color w:val="000000"/>
                </w:rPr>
                <w:t>0.27</w:t>
              </w:r>
            </w:ins>
          </w:p>
        </w:tc>
        <w:tc>
          <w:tcPr>
            <w:tcW w:w="1980" w:type="dxa"/>
            <w:tcBorders>
              <w:top w:val="nil"/>
              <w:left w:val="nil"/>
              <w:bottom w:val="single" w:sz="4" w:space="0" w:color="auto"/>
              <w:right w:val="nil"/>
            </w:tcBorders>
            <w:shd w:val="clear" w:color="auto" w:fill="auto"/>
            <w:noWrap/>
            <w:vAlign w:val="bottom"/>
            <w:hideMark/>
          </w:tcPr>
          <w:p w14:paraId="42682CF3" w14:textId="77777777" w:rsidR="00C533CA" w:rsidRPr="00C533CA" w:rsidRDefault="00C533CA" w:rsidP="00C533CA">
            <w:pPr>
              <w:spacing w:after="0" w:line="240" w:lineRule="auto"/>
              <w:jc w:val="center"/>
              <w:rPr>
                <w:ins w:id="2332" w:author="Stefanie Lane" w:date="2022-10-06T18:36:00Z"/>
                <w:rFonts w:ascii="Calibri" w:eastAsia="Times New Roman" w:hAnsi="Calibri" w:cs="Calibri"/>
                <w:color w:val="000000"/>
              </w:rPr>
            </w:pPr>
            <w:ins w:id="2333" w:author="Stefanie Lane" w:date="2022-10-06T18:36:00Z">
              <w:r w:rsidRPr="00C533CA">
                <w:rPr>
                  <w:rFonts w:ascii="Calibri" w:eastAsia="Times New Roman" w:hAnsi="Calibri" w:cs="Calibri"/>
                  <w:color w:val="000000"/>
                </w:rPr>
                <w:t>0.29</w:t>
              </w:r>
            </w:ins>
          </w:p>
        </w:tc>
      </w:tr>
    </w:tbl>
    <w:p w14:paraId="6DCBF50F" w14:textId="77FE0976" w:rsidR="00DD16EB" w:rsidRDefault="00DD16EB" w:rsidP="00DD16EB"/>
    <w:p w14:paraId="3A82ECF5" w14:textId="2EC8CA88" w:rsidR="00DD16EB" w:rsidRDefault="00DD16EB" w:rsidP="00DD16EB"/>
    <w:p w14:paraId="680E8378" w14:textId="77777777" w:rsidR="00DD16EB" w:rsidRPr="00DD16EB" w:rsidRDefault="00DD16EB" w:rsidP="00DD16EB"/>
    <w:p w14:paraId="038DE27B" w14:textId="46ACB7CF" w:rsidR="00D449DB" w:rsidRDefault="00163B51">
      <w:pPr>
        <w:pStyle w:val="Caption"/>
      </w:pPr>
      <w:r>
        <w:br w:type="page"/>
      </w:r>
    </w:p>
    <w:p w14:paraId="70173B5A" w14:textId="36AC1AD3" w:rsidR="00163B51" w:rsidRDefault="00163B51" w:rsidP="00DC704D">
      <w:pPr>
        <w:pStyle w:val="Caption"/>
      </w:pPr>
    </w:p>
    <w:p w14:paraId="7A1974D0" w14:textId="5D8AE6E5" w:rsidR="00EB4CE1" w:rsidRDefault="006601E5" w:rsidP="00DC704D">
      <w:pPr>
        <w:pStyle w:val="Caption"/>
      </w:pPr>
      <w:bookmarkStart w:id="2334" w:name="_Ref103170147"/>
      <w:r>
        <w:t xml:space="preserve">Table </w:t>
      </w:r>
      <w:fldSimple w:instr=" SEQ Table \* ARABIC ">
        <w:r w:rsidR="007C5BD3">
          <w:rPr>
            <w:noProof/>
          </w:rPr>
          <w:t>7</w:t>
        </w:r>
      </w:fldSimple>
      <w:bookmarkEnd w:id="2334"/>
      <w:r>
        <w:t xml:space="preserve">. </w:t>
      </w:r>
      <w:r w:rsidRPr="003F7745">
        <w:t xml:space="preserve">Percent change in mean </w:t>
      </w:r>
      <w:r w:rsidR="007D4F72">
        <w:t>abundance (</w:t>
      </w:r>
      <w:r w:rsidRPr="003F7745">
        <w:t>cover class</w:t>
      </w:r>
      <w:r w:rsidR="007D4F72">
        <w:t>)</w:t>
      </w:r>
      <w:r w:rsidRPr="003F7745">
        <w:t xml:space="preserve"> between </w:t>
      </w:r>
      <w:r w:rsidR="005F7BFA">
        <w:t>from 1979 to 2019</w:t>
      </w:r>
      <w:r w:rsidRPr="003F7745">
        <w:t xml:space="preserve"> for </w:t>
      </w:r>
      <w:r w:rsidR="005F7BFA">
        <w:t xml:space="preserve">non-native and native </w:t>
      </w:r>
      <w:r w:rsidRPr="003F7745">
        <w:t>species observed in each assemblage</w:t>
      </w:r>
      <w:r w:rsidR="004F6583">
        <w:t>. New species appearances from 1979 to 2019 indicated by (+)</w:t>
      </w:r>
      <w:r w:rsidR="005F7BFA">
        <w:t>; species only appearing in 1999 indicated by ‘NA’</w:t>
      </w:r>
      <w:r w:rsidR="004F6583">
        <w:t xml:space="preserve">. </w:t>
      </w:r>
      <w:r w:rsidR="00122884">
        <w:t>Native</w:t>
      </w:r>
      <w:r w:rsidR="005F7BFA">
        <w:t xml:space="preserve"> status is listed as ‘unknown’ if </w:t>
      </w:r>
      <w:r w:rsidR="00122884">
        <w:t xml:space="preserve">plant was not identified to species level. </w:t>
      </w:r>
    </w:p>
    <w:tbl>
      <w:tblPr>
        <w:tblW w:w="10170" w:type="dxa"/>
        <w:tblLook w:val="04A0" w:firstRow="1" w:lastRow="0" w:firstColumn="1" w:lastColumn="0" w:noHBand="0" w:noVBand="1"/>
      </w:tblPr>
      <w:tblGrid>
        <w:gridCol w:w="1311"/>
        <w:gridCol w:w="1160"/>
        <w:gridCol w:w="3320"/>
        <w:gridCol w:w="869"/>
        <w:gridCol w:w="990"/>
        <w:gridCol w:w="810"/>
        <w:gridCol w:w="1710"/>
      </w:tblGrid>
      <w:tr w:rsidR="00EB4CE1" w:rsidRPr="00EB4CE1" w14:paraId="63AB12D1" w14:textId="77777777" w:rsidTr="00DC704D">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72F45C90" w14:textId="41306EDA"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238FFF65"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66457B90"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w:t>
            </w:r>
          </w:p>
        </w:tc>
        <w:tc>
          <w:tcPr>
            <w:tcW w:w="869" w:type="dxa"/>
            <w:tcBorders>
              <w:top w:val="single" w:sz="4" w:space="0" w:color="auto"/>
              <w:left w:val="nil"/>
              <w:bottom w:val="single" w:sz="8" w:space="0" w:color="auto"/>
              <w:right w:val="nil"/>
            </w:tcBorders>
            <w:shd w:val="clear" w:color="auto" w:fill="auto"/>
            <w:noWrap/>
            <w:vAlign w:val="center"/>
            <w:hideMark/>
          </w:tcPr>
          <w:p w14:paraId="12A23428"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1979</w:t>
            </w:r>
          </w:p>
        </w:tc>
        <w:tc>
          <w:tcPr>
            <w:tcW w:w="990" w:type="dxa"/>
            <w:tcBorders>
              <w:top w:val="single" w:sz="4" w:space="0" w:color="auto"/>
              <w:left w:val="nil"/>
              <w:bottom w:val="single" w:sz="8" w:space="0" w:color="auto"/>
              <w:right w:val="nil"/>
            </w:tcBorders>
            <w:shd w:val="clear" w:color="auto" w:fill="auto"/>
            <w:noWrap/>
            <w:vAlign w:val="center"/>
            <w:hideMark/>
          </w:tcPr>
          <w:p w14:paraId="73B7AB22"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1999</w:t>
            </w:r>
          </w:p>
        </w:tc>
        <w:tc>
          <w:tcPr>
            <w:tcW w:w="810" w:type="dxa"/>
            <w:tcBorders>
              <w:top w:val="single" w:sz="4" w:space="0" w:color="auto"/>
              <w:left w:val="nil"/>
              <w:bottom w:val="single" w:sz="8" w:space="0" w:color="auto"/>
              <w:right w:val="nil"/>
            </w:tcBorders>
            <w:shd w:val="clear" w:color="auto" w:fill="auto"/>
            <w:noWrap/>
            <w:vAlign w:val="center"/>
            <w:hideMark/>
          </w:tcPr>
          <w:p w14:paraId="682D37ED"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2019</w:t>
            </w:r>
          </w:p>
        </w:tc>
        <w:tc>
          <w:tcPr>
            <w:tcW w:w="1710" w:type="dxa"/>
            <w:tcBorders>
              <w:top w:val="single" w:sz="4" w:space="0" w:color="auto"/>
              <w:left w:val="nil"/>
              <w:bottom w:val="single" w:sz="8" w:space="0" w:color="auto"/>
              <w:right w:val="nil"/>
            </w:tcBorders>
            <w:shd w:val="clear" w:color="auto" w:fill="auto"/>
            <w:vAlign w:val="center"/>
            <w:hideMark/>
          </w:tcPr>
          <w:p w14:paraId="29C7739D"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Percent Change (1979-2019)</w:t>
            </w:r>
          </w:p>
        </w:tc>
      </w:tr>
      <w:tr w:rsidR="00EB4CE1" w:rsidRPr="00EB4CE1" w14:paraId="46F36753" w14:textId="77777777" w:rsidTr="00DC704D">
        <w:trPr>
          <w:trHeight w:val="29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34FDD2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Bogbean</w:t>
            </w: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87D00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Non-native</w:t>
            </w:r>
          </w:p>
        </w:tc>
        <w:tc>
          <w:tcPr>
            <w:tcW w:w="3320" w:type="dxa"/>
            <w:tcBorders>
              <w:top w:val="single" w:sz="4" w:space="0" w:color="auto"/>
              <w:left w:val="nil"/>
              <w:bottom w:val="single" w:sz="4" w:space="0" w:color="auto"/>
              <w:right w:val="nil"/>
            </w:tcBorders>
            <w:shd w:val="clear" w:color="auto" w:fill="auto"/>
            <w:noWrap/>
            <w:vAlign w:val="bottom"/>
            <w:hideMark/>
          </w:tcPr>
          <w:p w14:paraId="3E87FA0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arvensis</w:t>
            </w:r>
          </w:p>
        </w:tc>
        <w:tc>
          <w:tcPr>
            <w:tcW w:w="869" w:type="dxa"/>
            <w:tcBorders>
              <w:top w:val="single" w:sz="4" w:space="0" w:color="auto"/>
              <w:left w:val="nil"/>
              <w:bottom w:val="single" w:sz="4" w:space="0" w:color="auto"/>
              <w:right w:val="nil"/>
            </w:tcBorders>
            <w:shd w:val="clear" w:color="auto" w:fill="auto"/>
            <w:noWrap/>
            <w:vAlign w:val="bottom"/>
            <w:hideMark/>
          </w:tcPr>
          <w:p w14:paraId="018E95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single" w:sz="4" w:space="0" w:color="auto"/>
              <w:left w:val="nil"/>
              <w:bottom w:val="single" w:sz="4" w:space="0" w:color="auto"/>
              <w:right w:val="nil"/>
            </w:tcBorders>
            <w:shd w:val="clear" w:color="auto" w:fill="auto"/>
            <w:noWrap/>
            <w:vAlign w:val="bottom"/>
            <w:hideMark/>
          </w:tcPr>
          <w:p w14:paraId="5618EEA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158901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413CED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-84.9</w:t>
            </w:r>
          </w:p>
        </w:tc>
      </w:tr>
      <w:tr w:rsidR="00EB4CE1" w:rsidRPr="00EB4CE1" w14:paraId="109AC55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2CFA4B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2EF820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5B6C0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Myosotis </w:t>
            </w:r>
            <w:proofErr w:type="spellStart"/>
            <w:r w:rsidRPr="00DC704D">
              <w:rPr>
                <w:rFonts w:ascii="Calibri" w:eastAsia="Times New Roman" w:hAnsi="Calibri" w:cs="Calibri"/>
                <w:i/>
                <w:iCs/>
                <w:color w:val="000000"/>
              </w:rPr>
              <w:t>scorpiodes</w:t>
            </w:r>
            <w:proofErr w:type="spellEnd"/>
          </w:p>
        </w:tc>
        <w:tc>
          <w:tcPr>
            <w:tcW w:w="869" w:type="dxa"/>
            <w:tcBorders>
              <w:top w:val="nil"/>
              <w:left w:val="nil"/>
              <w:bottom w:val="nil"/>
              <w:right w:val="nil"/>
            </w:tcBorders>
            <w:shd w:val="clear" w:color="auto" w:fill="auto"/>
            <w:noWrap/>
            <w:vAlign w:val="bottom"/>
            <w:hideMark/>
          </w:tcPr>
          <w:p w14:paraId="734C4F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0.68</w:t>
            </w:r>
          </w:p>
        </w:tc>
        <w:tc>
          <w:tcPr>
            <w:tcW w:w="990" w:type="dxa"/>
            <w:tcBorders>
              <w:top w:val="nil"/>
              <w:left w:val="nil"/>
              <w:bottom w:val="nil"/>
              <w:right w:val="nil"/>
            </w:tcBorders>
            <w:shd w:val="clear" w:color="auto" w:fill="auto"/>
            <w:noWrap/>
            <w:vAlign w:val="bottom"/>
            <w:hideMark/>
          </w:tcPr>
          <w:p w14:paraId="51980D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nil"/>
              <w:left w:val="nil"/>
              <w:bottom w:val="nil"/>
              <w:right w:val="nil"/>
            </w:tcBorders>
            <w:shd w:val="clear" w:color="auto" w:fill="auto"/>
            <w:noWrap/>
            <w:vAlign w:val="bottom"/>
            <w:hideMark/>
          </w:tcPr>
          <w:p w14:paraId="513DBBE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nil"/>
              <w:left w:val="nil"/>
              <w:bottom w:val="nil"/>
              <w:right w:val="single" w:sz="8" w:space="0" w:color="auto"/>
            </w:tcBorders>
            <w:shd w:val="clear" w:color="auto" w:fill="auto"/>
            <w:noWrap/>
            <w:vAlign w:val="bottom"/>
            <w:hideMark/>
          </w:tcPr>
          <w:p w14:paraId="485F71B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-68.7</w:t>
            </w:r>
          </w:p>
        </w:tc>
      </w:tr>
      <w:tr w:rsidR="00EB4CE1" w:rsidRPr="00EB4CE1" w14:paraId="5339732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C923DA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530FD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A93C0D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Agrostis stolonifera</w:t>
            </w:r>
          </w:p>
        </w:tc>
        <w:tc>
          <w:tcPr>
            <w:tcW w:w="869" w:type="dxa"/>
            <w:tcBorders>
              <w:top w:val="single" w:sz="4" w:space="0" w:color="auto"/>
              <w:left w:val="nil"/>
              <w:bottom w:val="single" w:sz="4" w:space="0" w:color="auto"/>
              <w:right w:val="nil"/>
            </w:tcBorders>
            <w:shd w:val="clear" w:color="auto" w:fill="auto"/>
            <w:noWrap/>
            <w:vAlign w:val="bottom"/>
            <w:hideMark/>
          </w:tcPr>
          <w:p w14:paraId="7158C24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c>
          <w:tcPr>
            <w:tcW w:w="990" w:type="dxa"/>
            <w:tcBorders>
              <w:top w:val="single" w:sz="4" w:space="0" w:color="auto"/>
              <w:left w:val="nil"/>
              <w:bottom w:val="single" w:sz="4" w:space="0" w:color="auto"/>
              <w:right w:val="nil"/>
            </w:tcBorders>
            <w:shd w:val="clear" w:color="auto" w:fill="auto"/>
            <w:noWrap/>
            <w:vAlign w:val="bottom"/>
            <w:hideMark/>
          </w:tcPr>
          <w:p w14:paraId="7521178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1.50</w:t>
            </w:r>
          </w:p>
        </w:tc>
        <w:tc>
          <w:tcPr>
            <w:tcW w:w="810" w:type="dxa"/>
            <w:tcBorders>
              <w:top w:val="single" w:sz="4" w:space="0" w:color="auto"/>
              <w:left w:val="nil"/>
              <w:bottom w:val="single" w:sz="4" w:space="0" w:color="auto"/>
              <w:right w:val="nil"/>
            </w:tcBorders>
            <w:shd w:val="clear" w:color="auto" w:fill="auto"/>
            <w:noWrap/>
            <w:vAlign w:val="bottom"/>
            <w:hideMark/>
          </w:tcPr>
          <w:p w14:paraId="1190365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1.29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481662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-60.0</w:t>
            </w:r>
          </w:p>
        </w:tc>
      </w:tr>
      <w:tr w:rsidR="00EB4CE1" w:rsidRPr="00EB4CE1" w14:paraId="39D603D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E03C92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249C9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3B1A07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Lythrum salicaria</w:t>
            </w:r>
          </w:p>
        </w:tc>
        <w:tc>
          <w:tcPr>
            <w:tcW w:w="869" w:type="dxa"/>
            <w:tcBorders>
              <w:top w:val="nil"/>
              <w:left w:val="nil"/>
              <w:bottom w:val="nil"/>
              <w:right w:val="nil"/>
            </w:tcBorders>
            <w:shd w:val="clear" w:color="auto" w:fill="auto"/>
            <w:noWrap/>
            <w:vAlign w:val="bottom"/>
            <w:hideMark/>
          </w:tcPr>
          <w:p w14:paraId="006561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1.11</w:t>
            </w:r>
          </w:p>
        </w:tc>
        <w:tc>
          <w:tcPr>
            <w:tcW w:w="990" w:type="dxa"/>
            <w:tcBorders>
              <w:top w:val="nil"/>
              <w:left w:val="nil"/>
              <w:bottom w:val="nil"/>
              <w:right w:val="nil"/>
            </w:tcBorders>
            <w:shd w:val="clear" w:color="auto" w:fill="auto"/>
            <w:noWrap/>
            <w:vAlign w:val="bottom"/>
            <w:hideMark/>
          </w:tcPr>
          <w:p w14:paraId="4C5E14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1.17</w:t>
            </w:r>
          </w:p>
        </w:tc>
        <w:tc>
          <w:tcPr>
            <w:tcW w:w="810" w:type="dxa"/>
            <w:tcBorders>
              <w:top w:val="nil"/>
              <w:left w:val="nil"/>
              <w:bottom w:val="nil"/>
              <w:right w:val="nil"/>
            </w:tcBorders>
            <w:shd w:val="clear" w:color="auto" w:fill="auto"/>
            <w:noWrap/>
            <w:vAlign w:val="bottom"/>
            <w:hideMark/>
          </w:tcPr>
          <w:p w14:paraId="503DD9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1710" w:type="dxa"/>
            <w:tcBorders>
              <w:top w:val="nil"/>
              <w:left w:val="nil"/>
              <w:bottom w:val="nil"/>
              <w:right w:val="single" w:sz="8" w:space="0" w:color="auto"/>
            </w:tcBorders>
            <w:shd w:val="clear" w:color="auto" w:fill="auto"/>
            <w:noWrap/>
            <w:vAlign w:val="bottom"/>
            <w:hideMark/>
          </w:tcPr>
          <w:p w14:paraId="6FCD80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-45.1</w:t>
            </w:r>
          </w:p>
        </w:tc>
      </w:tr>
      <w:tr w:rsidR="00EB4CE1" w:rsidRPr="00EB4CE1" w14:paraId="112D44D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25F241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F8EC1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685DE6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conglomeratus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8B1401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single" w:sz="4" w:space="0" w:color="auto"/>
              <w:left w:val="nil"/>
              <w:bottom w:val="single" w:sz="4" w:space="0" w:color="auto"/>
              <w:right w:val="nil"/>
            </w:tcBorders>
            <w:shd w:val="clear" w:color="auto" w:fill="auto"/>
            <w:noWrap/>
            <w:vAlign w:val="bottom"/>
            <w:hideMark/>
          </w:tcPr>
          <w:p w14:paraId="62F3F70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44580D5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103FDD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2594717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0B7E1D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960281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8EE21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aquatica</w:t>
            </w:r>
          </w:p>
        </w:tc>
        <w:tc>
          <w:tcPr>
            <w:tcW w:w="869" w:type="dxa"/>
            <w:tcBorders>
              <w:top w:val="nil"/>
              <w:left w:val="nil"/>
              <w:bottom w:val="nil"/>
              <w:right w:val="nil"/>
            </w:tcBorders>
            <w:shd w:val="clear" w:color="auto" w:fill="auto"/>
            <w:noWrap/>
            <w:vAlign w:val="bottom"/>
            <w:hideMark/>
          </w:tcPr>
          <w:p w14:paraId="6291B7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0.37</w:t>
            </w:r>
          </w:p>
        </w:tc>
        <w:tc>
          <w:tcPr>
            <w:tcW w:w="990" w:type="dxa"/>
            <w:tcBorders>
              <w:top w:val="nil"/>
              <w:left w:val="nil"/>
              <w:bottom w:val="nil"/>
              <w:right w:val="nil"/>
            </w:tcBorders>
            <w:shd w:val="clear" w:color="auto" w:fill="auto"/>
            <w:noWrap/>
            <w:vAlign w:val="bottom"/>
            <w:hideMark/>
          </w:tcPr>
          <w:p w14:paraId="0B476F8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2.28</w:t>
            </w:r>
          </w:p>
        </w:tc>
        <w:tc>
          <w:tcPr>
            <w:tcW w:w="810" w:type="dxa"/>
            <w:tcBorders>
              <w:top w:val="nil"/>
              <w:left w:val="nil"/>
              <w:bottom w:val="nil"/>
              <w:right w:val="nil"/>
            </w:tcBorders>
            <w:shd w:val="clear" w:color="auto" w:fill="auto"/>
            <w:noWrap/>
            <w:vAlign w:val="bottom"/>
            <w:hideMark/>
          </w:tcPr>
          <w:p w14:paraId="4E8E6A8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1.79</w:t>
            </w:r>
          </w:p>
        </w:tc>
        <w:tc>
          <w:tcPr>
            <w:tcW w:w="1710" w:type="dxa"/>
            <w:tcBorders>
              <w:top w:val="nil"/>
              <w:left w:val="nil"/>
              <w:bottom w:val="nil"/>
              <w:right w:val="single" w:sz="8" w:space="0" w:color="auto"/>
            </w:tcBorders>
            <w:shd w:val="clear" w:color="auto" w:fill="auto"/>
            <w:noWrap/>
            <w:vAlign w:val="bottom"/>
            <w:hideMark/>
          </w:tcPr>
          <w:p w14:paraId="4898B63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384.7</w:t>
            </w:r>
          </w:p>
        </w:tc>
      </w:tr>
      <w:tr w:rsidR="00EB4CE1" w:rsidRPr="00EB4CE1" w14:paraId="482301A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D2CA1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A07E2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F133EF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Iris </w:t>
            </w:r>
            <w:proofErr w:type="spellStart"/>
            <w:r w:rsidRPr="00DC704D">
              <w:rPr>
                <w:rFonts w:ascii="Calibri" w:eastAsia="Times New Roman" w:hAnsi="Calibri" w:cs="Calibri"/>
                <w:i/>
                <w:iCs/>
                <w:color w:val="000000"/>
              </w:rPr>
              <w:t>pseudocorus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06312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3D2154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4D8634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09B128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7D9AC06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202AB5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B73523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225D143"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Lycopus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europaeus</w:t>
            </w:r>
            <w:proofErr w:type="spellEnd"/>
          </w:p>
        </w:tc>
        <w:tc>
          <w:tcPr>
            <w:tcW w:w="869" w:type="dxa"/>
            <w:tcBorders>
              <w:top w:val="nil"/>
              <w:left w:val="nil"/>
              <w:bottom w:val="nil"/>
              <w:right w:val="nil"/>
            </w:tcBorders>
            <w:shd w:val="clear" w:color="auto" w:fill="auto"/>
            <w:noWrap/>
            <w:vAlign w:val="bottom"/>
            <w:hideMark/>
          </w:tcPr>
          <w:p w14:paraId="0FD9DA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33A1F33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6FC74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7E076A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3C95E1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4D30FE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15A91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A05D76F"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Phalaris </w:t>
            </w:r>
            <w:proofErr w:type="spellStart"/>
            <w:r w:rsidRPr="00DC704D">
              <w:rPr>
                <w:rFonts w:ascii="Calibri" w:eastAsia="Times New Roman" w:hAnsi="Calibri" w:cs="Calibri"/>
                <w:i/>
                <w:iCs/>
                <w:color w:val="000000"/>
              </w:rPr>
              <w:t>arundinacea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4D26C0F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2C5EF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single" w:sz="4" w:space="0" w:color="auto"/>
              <w:left w:val="nil"/>
              <w:bottom w:val="single" w:sz="4" w:space="0" w:color="auto"/>
              <w:right w:val="nil"/>
            </w:tcBorders>
            <w:shd w:val="clear" w:color="auto" w:fill="auto"/>
            <w:noWrap/>
            <w:vAlign w:val="bottom"/>
            <w:hideMark/>
          </w:tcPr>
          <w:p w14:paraId="5E8EED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C423A7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751364C"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5F2B6C0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FDD047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D00351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Festuca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single" w:sz="8" w:space="0" w:color="auto"/>
              <w:right w:val="nil"/>
            </w:tcBorders>
            <w:shd w:val="clear" w:color="auto" w:fill="auto"/>
            <w:noWrap/>
            <w:vAlign w:val="bottom"/>
            <w:hideMark/>
          </w:tcPr>
          <w:p w14:paraId="0C01D5F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3D79AB6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single" w:sz="8" w:space="0" w:color="auto"/>
              <w:right w:val="nil"/>
            </w:tcBorders>
            <w:shd w:val="clear" w:color="auto" w:fill="auto"/>
            <w:noWrap/>
            <w:vAlign w:val="bottom"/>
            <w:hideMark/>
          </w:tcPr>
          <w:p w14:paraId="7FB1B6B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5FBB16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99B2BC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9CB90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247437D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Native</w:t>
            </w:r>
          </w:p>
        </w:tc>
        <w:tc>
          <w:tcPr>
            <w:tcW w:w="3320" w:type="dxa"/>
            <w:tcBorders>
              <w:top w:val="nil"/>
              <w:left w:val="nil"/>
              <w:bottom w:val="nil"/>
              <w:right w:val="nil"/>
            </w:tcBorders>
            <w:shd w:val="clear" w:color="auto" w:fill="auto"/>
            <w:noWrap/>
            <w:vAlign w:val="bottom"/>
            <w:hideMark/>
          </w:tcPr>
          <w:p w14:paraId="198DE56E"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Alisma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plantago</w:t>
            </w:r>
            <w:proofErr w:type="spellEnd"/>
            <w:r w:rsidRPr="00DC704D">
              <w:rPr>
                <w:rFonts w:ascii="Calibri" w:eastAsia="Times New Roman" w:hAnsi="Calibri" w:cs="Calibri"/>
                <w:i/>
                <w:iCs/>
                <w:color w:val="000000"/>
              </w:rPr>
              <w:t xml:space="preserve"> aquatica</w:t>
            </w:r>
          </w:p>
        </w:tc>
        <w:tc>
          <w:tcPr>
            <w:tcW w:w="869" w:type="dxa"/>
            <w:tcBorders>
              <w:top w:val="nil"/>
              <w:left w:val="nil"/>
              <w:bottom w:val="nil"/>
              <w:right w:val="nil"/>
            </w:tcBorders>
            <w:shd w:val="clear" w:color="auto" w:fill="auto"/>
            <w:noWrap/>
            <w:vAlign w:val="bottom"/>
            <w:hideMark/>
          </w:tcPr>
          <w:p w14:paraId="73A76FA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990" w:type="dxa"/>
            <w:tcBorders>
              <w:top w:val="nil"/>
              <w:left w:val="nil"/>
              <w:bottom w:val="nil"/>
              <w:right w:val="nil"/>
            </w:tcBorders>
            <w:shd w:val="clear" w:color="auto" w:fill="auto"/>
            <w:noWrap/>
            <w:vAlign w:val="bottom"/>
            <w:hideMark/>
          </w:tcPr>
          <w:p w14:paraId="7973001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4BD7EC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5A016E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E60B08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0EC44C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317FA1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E2E04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Alopecurus </w:t>
            </w:r>
            <w:proofErr w:type="spellStart"/>
            <w:r w:rsidRPr="00DC704D">
              <w:rPr>
                <w:rFonts w:ascii="Calibri" w:eastAsia="Times New Roman" w:hAnsi="Calibri" w:cs="Calibri"/>
                <w:i/>
                <w:iCs/>
                <w:color w:val="000000"/>
              </w:rPr>
              <w:t>geniculatus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FC226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single" w:sz="4" w:space="0" w:color="auto"/>
              <w:left w:val="nil"/>
              <w:bottom w:val="single" w:sz="4" w:space="0" w:color="auto"/>
              <w:right w:val="nil"/>
            </w:tcBorders>
            <w:shd w:val="clear" w:color="auto" w:fill="auto"/>
            <w:noWrap/>
            <w:vAlign w:val="bottom"/>
            <w:hideMark/>
          </w:tcPr>
          <w:p w14:paraId="265D5CE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66C1998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C2ABB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1DA257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E61C57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7E0977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20273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Deschampsia caespitosa</w:t>
            </w:r>
          </w:p>
        </w:tc>
        <w:tc>
          <w:tcPr>
            <w:tcW w:w="869" w:type="dxa"/>
            <w:tcBorders>
              <w:top w:val="nil"/>
              <w:left w:val="nil"/>
              <w:bottom w:val="nil"/>
              <w:right w:val="nil"/>
            </w:tcBorders>
            <w:shd w:val="clear" w:color="auto" w:fill="auto"/>
            <w:noWrap/>
            <w:vAlign w:val="bottom"/>
            <w:hideMark/>
          </w:tcPr>
          <w:p w14:paraId="228C77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nil"/>
              <w:left w:val="nil"/>
              <w:bottom w:val="nil"/>
              <w:right w:val="nil"/>
            </w:tcBorders>
            <w:shd w:val="clear" w:color="auto" w:fill="auto"/>
            <w:noWrap/>
            <w:vAlign w:val="bottom"/>
            <w:hideMark/>
          </w:tcPr>
          <w:p w14:paraId="01BEA3B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nil"/>
              <w:left w:val="nil"/>
              <w:bottom w:val="nil"/>
              <w:right w:val="nil"/>
            </w:tcBorders>
            <w:shd w:val="clear" w:color="auto" w:fill="auto"/>
            <w:noWrap/>
            <w:vAlign w:val="bottom"/>
            <w:hideMark/>
          </w:tcPr>
          <w:p w14:paraId="099BF7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F65722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067F1D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8DC443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530A5E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658644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fluviatile</w:t>
            </w:r>
          </w:p>
        </w:tc>
        <w:tc>
          <w:tcPr>
            <w:tcW w:w="869" w:type="dxa"/>
            <w:tcBorders>
              <w:top w:val="single" w:sz="4" w:space="0" w:color="auto"/>
              <w:left w:val="nil"/>
              <w:bottom w:val="single" w:sz="4" w:space="0" w:color="auto"/>
              <w:right w:val="nil"/>
            </w:tcBorders>
            <w:shd w:val="clear" w:color="auto" w:fill="auto"/>
            <w:noWrap/>
            <w:vAlign w:val="bottom"/>
            <w:hideMark/>
          </w:tcPr>
          <w:p w14:paraId="480CEDA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1.37</w:t>
            </w:r>
          </w:p>
        </w:tc>
        <w:tc>
          <w:tcPr>
            <w:tcW w:w="990" w:type="dxa"/>
            <w:tcBorders>
              <w:top w:val="single" w:sz="4" w:space="0" w:color="auto"/>
              <w:left w:val="nil"/>
              <w:bottom w:val="single" w:sz="4" w:space="0" w:color="auto"/>
              <w:right w:val="nil"/>
            </w:tcBorders>
            <w:shd w:val="clear" w:color="auto" w:fill="auto"/>
            <w:noWrap/>
            <w:vAlign w:val="bottom"/>
            <w:hideMark/>
          </w:tcPr>
          <w:p w14:paraId="33073B4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1.17</w:t>
            </w:r>
          </w:p>
        </w:tc>
        <w:tc>
          <w:tcPr>
            <w:tcW w:w="810" w:type="dxa"/>
            <w:tcBorders>
              <w:top w:val="single" w:sz="4" w:space="0" w:color="auto"/>
              <w:left w:val="nil"/>
              <w:bottom w:val="single" w:sz="4" w:space="0" w:color="auto"/>
              <w:right w:val="nil"/>
            </w:tcBorders>
            <w:shd w:val="clear" w:color="auto" w:fill="auto"/>
            <w:noWrap/>
            <w:vAlign w:val="bottom"/>
            <w:hideMark/>
          </w:tcPr>
          <w:p w14:paraId="3778D6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1CC947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9498CA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EB4CA4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8C1AA9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8BB1D2E"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Leersia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oryzoides</w:t>
            </w:r>
            <w:proofErr w:type="spellEnd"/>
          </w:p>
        </w:tc>
        <w:tc>
          <w:tcPr>
            <w:tcW w:w="869" w:type="dxa"/>
            <w:tcBorders>
              <w:top w:val="nil"/>
              <w:left w:val="nil"/>
              <w:bottom w:val="nil"/>
              <w:right w:val="nil"/>
            </w:tcBorders>
            <w:shd w:val="clear" w:color="auto" w:fill="auto"/>
            <w:noWrap/>
            <w:vAlign w:val="bottom"/>
            <w:hideMark/>
          </w:tcPr>
          <w:p w14:paraId="7D5B46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nil"/>
              <w:left w:val="nil"/>
              <w:bottom w:val="nil"/>
              <w:right w:val="nil"/>
            </w:tcBorders>
            <w:shd w:val="clear" w:color="auto" w:fill="auto"/>
            <w:noWrap/>
            <w:vAlign w:val="bottom"/>
            <w:hideMark/>
          </w:tcPr>
          <w:p w14:paraId="31BDBEE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nil"/>
              <w:left w:val="nil"/>
              <w:bottom w:val="nil"/>
              <w:right w:val="nil"/>
            </w:tcBorders>
            <w:shd w:val="clear" w:color="auto" w:fill="auto"/>
            <w:noWrap/>
            <w:vAlign w:val="bottom"/>
            <w:hideMark/>
          </w:tcPr>
          <w:p w14:paraId="5752849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13B607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C3EAEF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5A547B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BC428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150AD6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Lilaeopsis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6F190E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single" w:sz="4" w:space="0" w:color="auto"/>
              <w:left w:val="nil"/>
              <w:bottom w:val="single" w:sz="4" w:space="0" w:color="auto"/>
              <w:right w:val="nil"/>
            </w:tcBorders>
            <w:shd w:val="clear" w:color="auto" w:fill="auto"/>
            <w:noWrap/>
            <w:vAlign w:val="bottom"/>
            <w:hideMark/>
          </w:tcPr>
          <w:p w14:paraId="2F3BF29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9D57E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E57E0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54EDC3E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CA937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58736D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F50637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Oenanthe </w:t>
            </w:r>
            <w:proofErr w:type="spellStart"/>
            <w:r w:rsidRPr="00DC704D">
              <w:rPr>
                <w:rFonts w:ascii="Calibri" w:eastAsia="Times New Roman" w:hAnsi="Calibri" w:cs="Calibri"/>
                <w:i/>
                <w:iCs/>
                <w:color w:val="000000"/>
              </w:rPr>
              <w:t>sarmentosa</w:t>
            </w:r>
            <w:proofErr w:type="spellEnd"/>
          </w:p>
        </w:tc>
        <w:tc>
          <w:tcPr>
            <w:tcW w:w="869" w:type="dxa"/>
            <w:tcBorders>
              <w:top w:val="nil"/>
              <w:left w:val="nil"/>
              <w:bottom w:val="nil"/>
              <w:right w:val="nil"/>
            </w:tcBorders>
            <w:shd w:val="clear" w:color="auto" w:fill="auto"/>
            <w:noWrap/>
            <w:vAlign w:val="bottom"/>
            <w:hideMark/>
          </w:tcPr>
          <w:p w14:paraId="3A04F2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0.63</w:t>
            </w:r>
          </w:p>
        </w:tc>
        <w:tc>
          <w:tcPr>
            <w:tcW w:w="990" w:type="dxa"/>
            <w:tcBorders>
              <w:top w:val="nil"/>
              <w:left w:val="nil"/>
              <w:bottom w:val="nil"/>
              <w:right w:val="nil"/>
            </w:tcBorders>
            <w:shd w:val="clear" w:color="auto" w:fill="auto"/>
            <w:noWrap/>
            <w:vAlign w:val="bottom"/>
            <w:hideMark/>
          </w:tcPr>
          <w:p w14:paraId="6AE06D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3EE561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0CD09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99A87D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08048F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47BC97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BED2B6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Poa </w:t>
            </w:r>
            <w:proofErr w:type="spellStart"/>
            <w:r w:rsidRPr="00DC704D">
              <w:rPr>
                <w:rFonts w:ascii="Calibri" w:eastAsia="Times New Roman" w:hAnsi="Calibri" w:cs="Calibri"/>
                <w:i/>
                <w:iCs/>
                <w:color w:val="000000"/>
              </w:rPr>
              <w:t>trivialis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4A7FA3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990" w:type="dxa"/>
            <w:tcBorders>
              <w:top w:val="single" w:sz="4" w:space="0" w:color="auto"/>
              <w:left w:val="nil"/>
              <w:bottom w:val="single" w:sz="4" w:space="0" w:color="auto"/>
              <w:right w:val="nil"/>
            </w:tcBorders>
            <w:shd w:val="clear" w:color="auto" w:fill="auto"/>
            <w:noWrap/>
            <w:vAlign w:val="bottom"/>
            <w:hideMark/>
          </w:tcPr>
          <w:p w14:paraId="3B3624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732C2D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16924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0A44EE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859CB6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7DDCE4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33FE7D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Sium suave</w:t>
            </w:r>
          </w:p>
        </w:tc>
        <w:tc>
          <w:tcPr>
            <w:tcW w:w="869" w:type="dxa"/>
            <w:tcBorders>
              <w:top w:val="nil"/>
              <w:left w:val="nil"/>
              <w:bottom w:val="nil"/>
              <w:right w:val="nil"/>
            </w:tcBorders>
            <w:shd w:val="clear" w:color="auto" w:fill="auto"/>
            <w:noWrap/>
            <w:vAlign w:val="bottom"/>
            <w:hideMark/>
          </w:tcPr>
          <w:p w14:paraId="25ADFF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0.63</w:t>
            </w:r>
          </w:p>
        </w:tc>
        <w:tc>
          <w:tcPr>
            <w:tcW w:w="990" w:type="dxa"/>
            <w:tcBorders>
              <w:top w:val="nil"/>
              <w:left w:val="nil"/>
              <w:bottom w:val="nil"/>
              <w:right w:val="nil"/>
            </w:tcBorders>
            <w:shd w:val="clear" w:color="auto" w:fill="auto"/>
            <w:noWrap/>
            <w:vAlign w:val="bottom"/>
            <w:hideMark/>
          </w:tcPr>
          <w:p w14:paraId="1F37FC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nil"/>
              <w:right w:val="nil"/>
            </w:tcBorders>
            <w:shd w:val="clear" w:color="auto" w:fill="auto"/>
            <w:noWrap/>
            <w:vAlign w:val="bottom"/>
            <w:hideMark/>
          </w:tcPr>
          <w:p w14:paraId="41EA1ED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DADD3D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25718B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A74849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0F219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688996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Caltha palustris</w:t>
            </w:r>
          </w:p>
        </w:tc>
        <w:tc>
          <w:tcPr>
            <w:tcW w:w="869" w:type="dxa"/>
            <w:tcBorders>
              <w:top w:val="single" w:sz="4" w:space="0" w:color="auto"/>
              <w:left w:val="nil"/>
              <w:bottom w:val="single" w:sz="4" w:space="0" w:color="auto"/>
              <w:right w:val="nil"/>
            </w:tcBorders>
            <w:shd w:val="clear" w:color="auto" w:fill="auto"/>
            <w:noWrap/>
            <w:vAlign w:val="bottom"/>
            <w:hideMark/>
          </w:tcPr>
          <w:p w14:paraId="31723F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0.95</w:t>
            </w:r>
          </w:p>
        </w:tc>
        <w:tc>
          <w:tcPr>
            <w:tcW w:w="990" w:type="dxa"/>
            <w:tcBorders>
              <w:top w:val="single" w:sz="4" w:space="0" w:color="auto"/>
              <w:left w:val="nil"/>
              <w:bottom w:val="single" w:sz="4" w:space="0" w:color="auto"/>
              <w:right w:val="nil"/>
            </w:tcBorders>
            <w:shd w:val="clear" w:color="auto" w:fill="auto"/>
            <w:noWrap/>
            <w:vAlign w:val="bottom"/>
            <w:hideMark/>
          </w:tcPr>
          <w:p w14:paraId="06ED14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single" w:sz="4" w:space="0" w:color="auto"/>
              <w:left w:val="nil"/>
              <w:bottom w:val="single" w:sz="4" w:space="0" w:color="auto"/>
              <w:right w:val="nil"/>
            </w:tcBorders>
            <w:shd w:val="clear" w:color="auto" w:fill="auto"/>
            <w:noWrap/>
            <w:vAlign w:val="bottom"/>
            <w:hideMark/>
          </w:tcPr>
          <w:p w14:paraId="50359D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3E139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-92.5</w:t>
            </w:r>
          </w:p>
        </w:tc>
      </w:tr>
      <w:tr w:rsidR="00EB4CE1" w:rsidRPr="00EB4CE1" w14:paraId="32C80DF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25B1E2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C9FE46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D0A2C6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Bidens cernua</w:t>
            </w:r>
          </w:p>
        </w:tc>
        <w:tc>
          <w:tcPr>
            <w:tcW w:w="869" w:type="dxa"/>
            <w:tcBorders>
              <w:top w:val="nil"/>
              <w:left w:val="nil"/>
              <w:bottom w:val="nil"/>
              <w:right w:val="nil"/>
            </w:tcBorders>
            <w:shd w:val="clear" w:color="auto" w:fill="auto"/>
            <w:noWrap/>
            <w:vAlign w:val="bottom"/>
            <w:hideMark/>
          </w:tcPr>
          <w:p w14:paraId="6A55E48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0.84</w:t>
            </w:r>
          </w:p>
        </w:tc>
        <w:tc>
          <w:tcPr>
            <w:tcW w:w="990" w:type="dxa"/>
            <w:tcBorders>
              <w:top w:val="nil"/>
              <w:left w:val="nil"/>
              <w:bottom w:val="nil"/>
              <w:right w:val="nil"/>
            </w:tcBorders>
            <w:shd w:val="clear" w:color="auto" w:fill="auto"/>
            <w:noWrap/>
            <w:vAlign w:val="bottom"/>
            <w:hideMark/>
          </w:tcPr>
          <w:p w14:paraId="7C2CCD9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nil"/>
              <w:right w:val="nil"/>
            </w:tcBorders>
            <w:shd w:val="clear" w:color="auto" w:fill="auto"/>
            <w:noWrap/>
            <w:vAlign w:val="bottom"/>
            <w:hideMark/>
          </w:tcPr>
          <w:p w14:paraId="5DD8A6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1710" w:type="dxa"/>
            <w:tcBorders>
              <w:top w:val="nil"/>
              <w:left w:val="nil"/>
              <w:bottom w:val="nil"/>
              <w:right w:val="single" w:sz="8" w:space="0" w:color="auto"/>
            </w:tcBorders>
            <w:shd w:val="clear" w:color="auto" w:fill="auto"/>
            <w:noWrap/>
            <w:vAlign w:val="bottom"/>
            <w:hideMark/>
          </w:tcPr>
          <w:p w14:paraId="5B85B04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-83.0</w:t>
            </w:r>
          </w:p>
        </w:tc>
      </w:tr>
      <w:tr w:rsidR="00EB4CE1" w:rsidRPr="00EB4CE1" w14:paraId="2E841B7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FCBF6A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EC304B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A97DCD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Trifolium </w:t>
            </w:r>
            <w:proofErr w:type="spellStart"/>
            <w:r w:rsidRPr="00DC704D">
              <w:rPr>
                <w:rFonts w:ascii="Calibri" w:eastAsia="Times New Roman" w:hAnsi="Calibri" w:cs="Calibri"/>
                <w:i/>
                <w:iCs/>
                <w:color w:val="000000"/>
              </w:rPr>
              <w:t>wormskjoldii</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5EFFABB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0.95</w:t>
            </w:r>
          </w:p>
        </w:tc>
        <w:tc>
          <w:tcPr>
            <w:tcW w:w="990" w:type="dxa"/>
            <w:tcBorders>
              <w:top w:val="single" w:sz="4" w:space="0" w:color="auto"/>
              <w:left w:val="nil"/>
              <w:bottom w:val="single" w:sz="4" w:space="0" w:color="auto"/>
              <w:right w:val="nil"/>
            </w:tcBorders>
            <w:shd w:val="clear" w:color="auto" w:fill="auto"/>
            <w:noWrap/>
            <w:vAlign w:val="bottom"/>
            <w:hideMark/>
          </w:tcPr>
          <w:p w14:paraId="116CAC7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1120D7D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40492E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-81.2</w:t>
            </w:r>
          </w:p>
        </w:tc>
      </w:tr>
      <w:tr w:rsidR="00EB4CE1" w:rsidRPr="00EB4CE1" w14:paraId="2FF8C56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D1F11A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BF60B7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921AF9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Schoenoplectus tabernaemontani</w:t>
            </w:r>
          </w:p>
        </w:tc>
        <w:tc>
          <w:tcPr>
            <w:tcW w:w="869" w:type="dxa"/>
            <w:tcBorders>
              <w:top w:val="nil"/>
              <w:left w:val="nil"/>
              <w:bottom w:val="nil"/>
              <w:right w:val="nil"/>
            </w:tcBorders>
            <w:shd w:val="clear" w:color="auto" w:fill="auto"/>
            <w:noWrap/>
            <w:vAlign w:val="bottom"/>
            <w:hideMark/>
          </w:tcPr>
          <w:p w14:paraId="5C5AF1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990" w:type="dxa"/>
            <w:tcBorders>
              <w:top w:val="nil"/>
              <w:left w:val="nil"/>
              <w:bottom w:val="nil"/>
              <w:right w:val="nil"/>
            </w:tcBorders>
            <w:shd w:val="clear" w:color="auto" w:fill="auto"/>
            <w:noWrap/>
            <w:vAlign w:val="bottom"/>
            <w:hideMark/>
          </w:tcPr>
          <w:p w14:paraId="27EBCE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C56C15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4744A8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-54.8</w:t>
            </w:r>
          </w:p>
        </w:tc>
      </w:tr>
      <w:tr w:rsidR="00EB4CE1" w:rsidRPr="00EB4CE1" w14:paraId="60DA3CA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5B99B7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C8E14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1A3045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Eleocharis palustris</w:t>
            </w:r>
          </w:p>
        </w:tc>
        <w:tc>
          <w:tcPr>
            <w:tcW w:w="869" w:type="dxa"/>
            <w:tcBorders>
              <w:top w:val="single" w:sz="4" w:space="0" w:color="auto"/>
              <w:left w:val="nil"/>
              <w:bottom w:val="single" w:sz="4" w:space="0" w:color="auto"/>
              <w:right w:val="nil"/>
            </w:tcBorders>
            <w:shd w:val="clear" w:color="auto" w:fill="auto"/>
            <w:noWrap/>
            <w:vAlign w:val="bottom"/>
            <w:hideMark/>
          </w:tcPr>
          <w:p w14:paraId="05E9850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0.63</w:t>
            </w:r>
          </w:p>
        </w:tc>
        <w:tc>
          <w:tcPr>
            <w:tcW w:w="990" w:type="dxa"/>
            <w:tcBorders>
              <w:top w:val="single" w:sz="4" w:space="0" w:color="auto"/>
              <w:left w:val="nil"/>
              <w:bottom w:val="single" w:sz="4" w:space="0" w:color="auto"/>
              <w:right w:val="nil"/>
            </w:tcBorders>
            <w:shd w:val="clear" w:color="auto" w:fill="auto"/>
            <w:noWrap/>
            <w:vAlign w:val="bottom"/>
            <w:hideMark/>
          </w:tcPr>
          <w:p w14:paraId="6AA1ED3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0.78</w:t>
            </w:r>
          </w:p>
        </w:tc>
        <w:tc>
          <w:tcPr>
            <w:tcW w:w="810" w:type="dxa"/>
            <w:tcBorders>
              <w:top w:val="single" w:sz="4" w:space="0" w:color="auto"/>
              <w:left w:val="nil"/>
              <w:bottom w:val="single" w:sz="4" w:space="0" w:color="auto"/>
              <w:right w:val="nil"/>
            </w:tcBorders>
            <w:shd w:val="clear" w:color="auto" w:fill="auto"/>
            <w:noWrap/>
            <w:vAlign w:val="bottom"/>
            <w:hideMark/>
          </w:tcPr>
          <w:p w14:paraId="6116E2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5F8477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-37.8</w:t>
            </w:r>
          </w:p>
        </w:tc>
      </w:tr>
      <w:tr w:rsidR="00EB4CE1" w:rsidRPr="00EB4CE1" w14:paraId="4322A78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F54C04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16080A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34C7AF" w14:textId="7C442E9A" w:rsidR="00EB4CE1" w:rsidRPr="00DC704D" w:rsidRDefault="00D5247D" w:rsidP="00DC704D">
            <w:pPr>
              <w:spacing w:after="0" w:line="240" w:lineRule="auto"/>
              <w:rPr>
                <w:rFonts w:ascii="Calibri" w:eastAsia="Times New Roman" w:hAnsi="Calibri" w:cs="Calibri"/>
                <w:i/>
                <w:iCs/>
                <w:color w:val="000000"/>
              </w:rPr>
            </w:pPr>
            <w:r>
              <w:rPr>
                <w:rStyle w:val="Emphasis"/>
              </w:rPr>
              <w:t xml:space="preserve">Symphyotrichum </w:t>
            </w:r>
            <w:r w:rsidR="00EB4CE1" w:rsidRPr="00DC704D">
              <w:rPr>
                <w:rFonts w:ascii="Calibri" w:eastAsia="Times New Roman" w:hAnsi="Calibri" w:cs="Calibri"/>
                <w:i/>
                <w:iCs/>
                <w:color w:val="000000"/>
              </w:rPr>
              <w:t>subspicatum</w:t>
            </w:r>
          </w:p>
        </w:tc>
        <w:tc>
          <w:tcPr>
            <w:tcW w:w="869" w:type="dxa"/>
            <w:tcBorders>
              <w:top w:val="nil"/>
              <w:left w:val="nil"/>
              <w:bottom w:val="nil"/>
              <w:right w:val="nil"/>
            </w:tcBorders>
            <w:shd w:val="clear" w:color="auto" w:fill="auto"/>
            <w:noWrap/>
            <w:vAlign w:val="bottom"/>
            <w:hideMark/>
          </w:tcPr>
          <w:p w14:paraId="59DD5AD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nil"/>
              <w:left w:val="nil"/>
              <w:bottom w:val="nil"/>
              <w:right w:val="nil"/>
            </w:tcBorders>
            <w:shd w:val="clear" w:color="auto" w:fill="auto"/>
            <w:noWrap/>
            <w:vAlign w:val="bottom"/>
            <w:hideMark/>
          </w:tcPr>
          <w:p w14:paraId="1BF1E06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nil"/>
              <w:left w:val="nil"/>
              <w:bottom w:val="nil"/>
              <w:right w:val="nil"/>
            </w:tcBorders>
            <w:shd w:val="clear" w:color="auto" w:fill="auto"/>
            <w:noWrap/>
            <w:vAlign w:val="bottom"/>
            <w:hideMark/>
          </w:tcPr>
          <w:p w14:paraId="293A155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1710" w:type="dxa"/>
            <w:tcBorders>
              <w:top w:val="nil"/>
              <w:left w:val="nil"/>
              <w:bottom w:val="nil"/>
              <w:right w:val="single" w:sz="8" w:space="0" w:color="auto"/>
            </w:tcBorders>
            <w:shd w:val="clear" w:color="auto" w:fill="auto"/>
            <w:noWrap/>
            <w:vAlign w:val="bottom"/>
            <w:hideMark/>
          </w:tcPr>
          <w:p w14:paraId="3451D9F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5B9C0AC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381A9A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055592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4B35C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oxymeris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515B7EC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single" w:sz="4" w:space="0" w:color="auto"/>
              <w:left w:val="nil"/>
              <w:bottom w:val="single" w:sz="4" w:space="0" w:color="auto"/>
              <w:right w:val="nil"/>
            </w:tcBorders>
            <w:shd w:val="clear" w:color="auto" w:fill="auto"/>
            <w:noWrap/>
            <w:vAlign w:val="bottom"/>
            <w:hideMark/>
          </w:tcPr>
          <w:p w14:paraId="3E1C07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545CF2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CBD777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66182C3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C56879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9CFCD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79C41B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Platanthera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dilatata</w:t>
            </w:r>
            <w:proofErr w:type="spellEnd"/>
          </w:p>
        </w:tc>
        <w:tc>
          <w:tcPr>
            <w:tcW w:w="869" w:type="dxa"/>
            <w:tcBorders>
              <w:top w:val="nil"/>
              <w:left w:val="nil"/>
              <w:bottom w:val="nil"/>
              <w:right w:val="nil"/>
            </w:tcBorders>
            <w:shd w:val="clear" w:color="auto" w:fill="auto"/>
            <w:noWrap/>
            <w:vAlign w:val="bottom"/>
            <w:hideMark/>
          </w:tcPr>
          <w:p w14:paraId="60919DC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nil"/>
              <w:left w:val="nil"/>
              <w:bottom w:val="nil"/>
              <w:right w:val="nil"/>
            </w:tcBorders>
            <w:shd w:val="clear" w:color="auto" w:fill="auto"/>
            <w:noWrap/>
            <w:vAlign w:val="bottom"/>
            <w:hideMark/>
          </w:tcPr>
          <w:p w14:paraId="4D5F0A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nil"/>
              <w:right w:val="nil"/>
            </w:tcBorders>
            <w:shd w:val="clear" w:color="auto" w:fill="auto"/>
            <w:noWrap/>
            <w:vAlign w:val="bottom"/>
            <w:hideMark/>
          </w:tcPr>
          <w:p w14:paraId="5221B7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7292000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40CBB78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86516D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292BC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B81B26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Menyanthes trifoliata</w:t>
            </w:r>
          </w:p>
        </w:tc>
        <w:tc>
          <w:tcPr>
            <w:tcW w:w="869" w:type="dxa"/>
            <w:tcBorders>
              <w:top w:val="single" w:sz="4" w:space="0" w:color="auto"/>
              <w:left w:val="nil"/>
              <w:bottom w:val="single" w:sz="4" w:space="0" w:color="auto"/>
              <w:right w:val="nil"/>
            </w:tcBorders>
            <w:shd w:val="clear" w:color="auto" w:fill="auto"/>
            <w:noWrap/>
            <w:vAlign w:val="bottom"/>
            <w:hideMark/>
          </w:tcPr>
          <w:p w14:paraId="69A536C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3.84</w:t>
            </w:r>
          </w:p>
        </w:tc>
        <w:tc>
          <w:tcPr>
            <w:tcW w:w="990" w:type="dxa"/>
            <w:tcBorders>
              <w:top w:val="single" w:sz="4" w:space="0" w:color="auto"/>
              <w:left w:val="nil"/>
              <w:bottom w:val="single" w:sz="4" w:space="0" w:color="auto"/>
              <w:right w:val="nil"/>
            </w:tcBorders>
            <w:shd w:val="clear" w:color="auto" w:fill="auto"/>
            <w:noWrap/>
            <w:vAlign w:val="bottom"/>
            <w:hideMark/>
          </w:tcPr>
          <w:p w14:paraId="0234A1E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3.06</w:t>
            </w:r>
          </w:p>
        </w:tc>
        <w:tc>
          <w:tcPr>
            <w:tcW w:w="810" w:type="dxa"/>
            <w:tcBorders>
              <w:top w:val="single" w:sz="4" w:space="0" w:color="auto"/>
              <w:left w:val="nil"/>
              <w:bottom w:val="single" w:sz="4" w:space="0" w:color="auto"/>
              <w:right w:val="nil"/>
            </w:tcBorders>
            <w:shd w:val="clear" w:color="auto" w:fill="auto"/>
            <w:noWrap/>
            <w:vAlign w:val="bottom"/>
            <w:hideMark/>
          </w:tcPr>
          <w:p w14:paraId="3833FAA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D249DE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-21.9</w:t>
            </w:r>
          </w:p>
        </w:tc>
      </w:tr>
      <w:tr w:rsidR="00EB4CE1" w:rsidRPr="00EB4CE1" w14:paraId="1008EFC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24DCBB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D8CA1A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722D87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Lysimachia thyrsiflora</w:t>
            </w:r>
          </w:p>
        </w:tc>
        <w:tc>
          <w:tcPr>
            <w:tcW w:w="869" w:type="dxa"/>
            <w:tcBorders>
              <w:top w:val="nil"/>
              <w:left w:val="nil"/>
              <w:bottom w:val="nil"/>
              <w:right w:val="nil"/>
            </w:tcBorders>
            <w:shd w:val="clear" w:color="auto" w:fill="auto"/>
            <w:noWrap/>
            <w:vAlign w:val="bottom"/>
            <w:hideMark/>
          </w:tcPr>
          <w:p w14:paraId="0ED721A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0.53</w:t>
            </w:r>
          </w:p>
        </w:tc>
        <w:tc>
          <w:tcPr>
            <w:tcW w:w="990" w:type="dxa"/>
            <w:tcBorders>
              <w:top w:val="nil"/>
              <w:left w:val="nil"/>
              <w:bottom w:val="nil"/>
              <w:right w:val="nil"/>
            </w:tcBorders>
            <w:shd w:val="clear" w:color="auto" w:fill="auto"/>
            <w:noWrap/>
            <w:vAlign w:val="bottom"/>
            <w:hideMark/>
          </w:tcPr>
          <w:p w14:paraId="6E33B89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nil"/>
              <w:left w:val="nil"/>
              <w:bottom w:val="nil"/>
              <w:right w:val="nil"/>
            </w:tcBorders>
            <w:shd w:val="clear" w:color="auto" w:fill="auto"/>
            <w:noWrap/>
            <w:vAlign w:val="bottom"/>
            <w:hideMark/>
          </w:tcPr>
          <w:p w14:paraId="513D9B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0.57</w:t>
            </w:r>
          </w:p>
        </w:tc>
        <w:tc>
          <w:tcPr>
            <w:tcW w:w="1710" w:type="dxa"/>
            <w:tcBorders>
              <w:top w:val="nil"/>
              <w:left w:val="nil"/>
              <w:bottom w:val="nil"/>
              <w:right w:val="single" w:sz="8" w:space="0" w:color="auto"/>
            </w:tcBorders>
            <w:shd w:val="clear" w:color="auto" w:fill="auto"/>
            <w:noWrap/>
            <w:vAlign w:val="bottom"/>
            <w:hideMark/>
          </w:tcPr>
          <w:p w14:paraId="438CEA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8.6</w:t>
            </w:r>
          </w:p>
        </w:tc>
      </w:tr>
      <w:tr w:rsidR="00EB4CE1" w:rsidRPr="00EB4CE1" w14:paraId="5040C1D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1E3328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417513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D92BC5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articulatus</w:t>
            </w:r>
          </w:p>
        </w:tc>
        <w:tc>
          <w:tcPr>
            <w:tcW w:w="869" w:type="dxa"/>
            <w:tcBorders>
              <w:top w:val="single" w:sz="4" w:space="0" w:color="auto"/>
              <w:left w:val="nil"/>
              <w:bottom w:val="single" w:sz="4" w:space="0" w:color="auto"/>
              <w:right w:val="nil"/>
            </w:tcBorders>
            <w:shd w:val="clear" w:color="auto" w:fill="auto"/>
            <w:noWrap/>
            <w:vAlign w:val="bottom"/>
            <w:hideMark/>
          </w:tcPr>
          <w:p w14:paraId="114F180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single" w:sz="4" w:space="0" w:color="auto"/>
              <w:left w:val="nil"/>
              <w:bottom w:val="single" w:sz="4" w:space="0" w:color="auto"/>
              <w:right w:val="nil"/>
            </w:tcBorders>
            <w:shd w:val="clear" w:color="auto" w:fill="auto"/>
            <w:noWrap/>
            <w:vAlign w:val="bottom"/>
            <w:hideMark/>
          </w:tcPr>
          <w:p w14:paraId="2259FC5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single" w:sz="4" w:space="0" w:color="auto"/>
              <w:left w:val="nil"/>
              <w:bottom w:val="single" w:sz="4" w:space="0" w:color="auto"/>
              <w:right w:val="nil"/>
            </w:tcBorders>
            <w:shd w:val="clear" w:color="auto" w:fill="auto"/>
            <w:noWrap/>
            <w:vAlign w:val="bottom"/>
            <w:hideMark/>
          </w:tcPr>
          <w:p w14:paraId="713285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A28F4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8.6</w:t>
            </w:r>
          </w:p>
        </w:tc>
      </w:tr>
      <w:tr w:rsidR="00EB4CE1" w:rsidRPr="00EB4CE1" w14:paraId="09AD6AF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F59E34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671B44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31EB1B6" w14:textId="1BBF0133" w:rsidR="00EB4CE1" w:rsidRPr="00DC704D" w:rsidRDefault="00404C66"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Sidalcea</w:t>
            </w:r>
            <w:r w:rsidR="00EB4CE1" w:rsidRPr="00DC704D">
              <w:rPr>
                <w:rFonts w:ascii="Calibri" w:eastAsia="Times New Roman" w:hAnsi="Calibri" w:cs="Calibri"/>
                <w:i/>
                <w:iCs/>
                <w:color w:val="000000"/>
              </w:rPr>
              <w:t xml:space="preserve"> hendersonii</w:t>
            </w:r>
          </w:p>
        </w:tc>
        <w:tc>
          <w:tcPr>
            <w:tcW w:w="869" w:type="dxa"/>
            <w:tcBorders>
              <w:top w:val="nil"/>
              <w:left w:val="nil"/>
              <w:bottom w:val="nil"/>
              <w:right w:val="nil"/>
            </w:tcBorders>
            <w:shd w:val="clear" w:color="auto" w:fill="auto"/>
            <w:noWrap/>
            <w:vAlign w:val="bottom"/>
            <w:hideMark/>
          </w:tcPr>
          <w:p w14:paraId="6B944E6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nil"/>
              <w:left w:val="nil"/>
              <w:bottom w:val="nil"/>
              <w:right w:val="nil"/>
            </w:tcBorders>
            <w:shd w:val="clear" w:color="auto" w:fill="auto"/>
            <w:noWrap/>
            <w:vAlign w:val="bottom"/>
            <w:hideMark/>
          </w:tcPr>
          <w:p w14:paraId="338FF9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356136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6D87B1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35.7</w:t>
            </w:r>
          </w:p>
        </w:tc>
      </w:tr>
      <w:tr w:rsidR="00EB4CE1" w:rsidRPr="00EB4CE1" w14:paraId="398170E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CECBE7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1540BC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0540F9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lyngbyei</w:t>
            </w:r>
          </w:p>
        </w:tc>
        <w:tc>
          <w:tcPr>
            <w:tcW w:w="869" w:type="dxa"/>
            <w:tcBorders>
              <w:top w:val="single" w:sz="4" w:space="0" w:color="auto"/>
              <w:left w:val="nil"/>
              <w:bottom w:val="single" w:sz="4" w:space="0" w:color="auto"/>
              <w:right w:val="nil"/>
            </w:tcBorders>
            <w:shd w:val="clear" w:color="auto" w:fill="auto"/>
            <w:noWrap/>
            <w:vAlign w:val="bottom"/>
            <w:hideMark/>
          </w:tcPr>
          <w:p w14:paraId="03E695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single" w:sz="4" w:space="0" w:color="auto"/>
              <w:left w:val="nil"/>
              <w:bottom w:val="single" w:sz="4" w:space="0" w:color="auto"/>
              <w:right w:val="nil"/>
            </w:tcBorders>
            <w:shd w:val="clear" w:color="auto" w:fill="auto"/>
            <w:noWrap/>
            <w:vAlign w:val="bottom"/>
            <w:hideMark/>
          </w:tcPr>
          <w:p w14:paraId="40025B0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356BFA7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A74AF9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111.1</w:t>
            </w:r>
          </w:p>
        </w:tc>
      </w:tr>
      <w:tr w:rsidR="00EB4CE1" w:rsidRPr="00EB4CE1" w14:paraId="50655DE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5D50C1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93E5ED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8CA5C89"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nil"/>
              <w:left w:val="nil"/>
              <w:bottom w:val="nil"/>
              <w:right w:val="nil"/>
            </w:tcBorders>
            <w:shd w:val="clear" w:color="auto" w:fill="auto"/>
            <w:noWrap/>
            <w:vAlign w:val="bottom"/>
            <w:hideMark/>
          </w:tcPr>
          <w:p w14:paraId="064CF7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nil"/>
              <w:left w:val="nil"/>
              <w:bottom w:val="nil"/>
              <w:right w:val="nil"/>
            </w:tcBorders>
            <w:shd w:val="clear" w:color="auto" w:fill="auto"/>
            <w:noWrap/>
            <w:vAlign w:val="bottom"/>
            <w:hideMark/>
          </w:tcPr>
          <w:p w14:paraId="51C262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295CAB0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1710" w:type="dxa"/>
            <w:tcBorders>
              <w:top w:val="nil"/>
              <w:left w:val="nil"/>
              <w:bottom w:val="nil"/>
              <w:right w:val="single" w:sz="8" w:space="0" w:color="auto"/>
            </w:tcBorders>
            <w:shd w:val="clear" w:color="auto" w:fill="auto"/>
            <w:noWrap/>
            <w:vAlign w:val="bottom"/>
            <w:hideMark/>
          </w:tcPr>
          <w:p w14:paraId="6318FB1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171.4</w:t>
            </w:r>
          </w:p>
        </w:tc>
      </w:tr>
      <w:tr w:rsidR="00EB4CE1" w:rsidRPr="00EB4CE1" w14:paraId="4A4E73E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D0116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3875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90F344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Potentilla </w:t>
            </w:r>
            <w:proofErr w:type="spellStart"/>
            <w:r w:rsidRPr="00DC704D">
              <w:rPr>
                <w:rFonts w:ascii="Calibri" w:eastAsia="Times New Roman" w:hAnsi="Calibri" w:cs="Calibri"/>
                <w:i/>
                <w:iCs/>
                <w:color w:val="000000"/>
              </w:rPr>
              <w:t>anserina</w:t>
            </w:r>
            <w:proofErr w:type="spellEnd"/>
            <w:r w:rsidRPr="00DC704D">
              <w:rPr>
                <w:rFonts w:ascii="Calibri" w:eastAsia="Times New Roman" w:hAnsi="Calibri" w:cs="Calibri"/>
                <w:i/>
                <w:iCs/>
                <w:color w:val="000000"/>
              </w:rPr>
              <w:t>-pacifica</w:t>
            </w:r>
          </w:p>
        </w:tc>
        <w:tc>
          <w:tcPr>
            <w:tcW w:w="869" w:type="dxa"/>
            <w:tcBorders>
              <w:top w:val="single" w:sz="4" w:space="0" w:color="auto"/>
              <w:left w:val="nil"/>
              <w:bottom w:val="single" w:sz="4" w:space="0" w:color="auto"/>
              <w:right w:val="nil"/>
            </w:tcBorders>
            <w:shd w:val="clear" w:color="auto" w:fill="auto"/>
            <w:noWrap/>
            <w:vAlign w:val="bottom"/>
            <w:hideMark/>
          </w:tcPr>
          <w:p w14:paraId="27560F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single" w:sz="4" w:space="0" w:color="auto"/>
              <w:left w:val="nil"/>
              <w:bottom w:val="single" w:sz="4" w:space="0" w:color="auto"/>
              <w:right w:val="nil"/>
            </w:tcBorders>
            <w:shd w:val="clear" w:color="auto" w:fill="auto"/>
            <w:noWrap/>
            <w:vAlign w:val="bottom"/>
            <w:hideMark/>
          </w:tcPr>
          <w:p w14:paraId="2B9389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810" w:type="dxa"/>
            <w:tcBorders>
              <w:top w:val="single" w:sz="4" w:space="0" w:color="auto"/>
              <w:left w:val="nil"/>
              <w:bottom w:val="single" w:sz="4" w:space="0" w:color="auto"/>
              <w:right w:val="nil"/>
            </w:tcBorders>
            <w:shd w:val="clear" w:color="auto" w:fill="auto"/>
            <w:noWrap/>
            <w:vAlign w:val="bottom"/>
            <w:hideMark/>
          </w:tcPr>
          <w:p w14:paraId="561D33B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95699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307.1</w:t>
            </w:r>
          </w:p>
        </w:tc>
      </w:tr>
      <w:tr w:rsidR="00EB4CE1" w:rsidRPr="00EB4CE1" w14:paraId="07759DB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EC1DE3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E7656F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CF2448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Equisetum </w:t>
            </w:r>
            <w:proofErr w:type="spellStart"/>
            <w:r w:rsidRPr="00DC704D">
              <w:rPr>
                <w:rFonts w:ascii="Calibri" w:eastAsia="Times New Roman" w:hAnsi="Calibri" w:cs="Calibri"/>
                <w:i/>
                <w:iCs/>
                <w:color w:val="000000"/>
              </w:rPr>
              <w:t>arvense</w:t>
            </w:r>
            <w:proofErr w:type="spellEnd"/>
          </w:p>
        </w:tc>
        <w:tc>
          <w:tcPr>
            <w:tcW w:w="869" w:type="dxa"/>
            <w:tcBorders>
              <w:top w:val="nil"/>
              <w:left w:val="nil"/>
              <w:bottom w:val="nil"/>
              <w:right w:val="nil"/>
            </w:tcBorders>
            <w:shd w:val="clear" w:color="auto" w:fill="auto"/>
            <w:noWrap/>
            <w:vAlign w:val="bottom"/>
            <w:hideMark/>
          </w:tcPr>
          <w:p w14:paraId="453BB4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1E96DA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C41AF8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0.64</w:t>
            </w:r>
          </w:p>
        </w:tc>
        <w:tc>
          <w:tcPr>
            <w:tcW w:w="1710" w:type="dxa"/>
            <w:tcBorders>
              <w:top w:val="nil"/>
              <w:left w:val="nil"/>
              <w:bottom w:val="nil"/>
              <w:right w:val="single" w:sz="8" w:space="0" w:color="auto"/>
            </w:tcBorders>
            <w:shd w:val="clear" w:color="auto" w:fill="auto"/>
            <w:noWrap/>
            <w:vAlign w:val="bottom"/>
            <w:hideMark/>
          </w:tcPr>
          <w:p w14:paraId="1EF711E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E0A6E5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2F1E3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A6DD1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7C0B7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trifidum</w:t>
            </w:r>
          </w:p>
        </w:tc>
        <w:tc>
          <w:tcPr>
            <w:tcW w:w="869" w:type="dxa"/>
            <w:tcBorders>
              <w:top w:val="single" w:sz="4" w:space="0" w:color="auto"/>
              <w:left w:val="nil"/>
              <w:bottom w:val="single" w:sz="4" w:space="0" w:color="auto"/>
              <w:right w:val="nil"/>
            </w:tcBorders>
            <w:shd w:val="clear" w:color="auto" w:fill="auto"/>
            <w:noWrap/>
            <w:vAlign w:val="bottom"/>
            <w:hideMark/>
          </w:tcPr>
          <w:p w14:paraId="35D11E8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28D58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737960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286F24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4EFDA85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1377E1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EDB9B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2FB38A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Hypericum </w:t>
            </w:r>
            <w:proofErr w:type="spellStart"/>
            <w:r w:rsidRPr="00DC704D">
              <w:rPr>
                <w:rFonts w:ascii="Calibri" w:eastAsia="Times New Roman" w:hAnsi="Calibri" w:cs="Calibri"/>
                <w:i/>
                <w:iCs/>
                <w:color w:val="000000"/>
              </w:rPr>
              <w:t>scouleri</w:t>
            </w:r>
            <w:proofErr w:type="spellEnd"/>
          </w:p>
        </w:tc>
        <w:tc>
          <w:tcPr>
            <w:tcW w:w="869" w:type="dxa"/>
            <w:tcBorders>
              <w:top w:val="nil"/>
              <w:left w:val="nil"/>
              <w:bottom w:val="nil"/>
              <w:right w:val="nil"/>
            </w:tcBorders>
            <w:shd w:val="clear" w:color="auto" w:fill="auto"/>
            <w:noWrap/>
            <w:vAlign w:val="bottom"/>
            <w:hideMark/>
          </w:tcPr>
          <w:p w14:paraId="6AB9A3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6EC82B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04B649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375EE82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B34833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430E37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292DA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6C2B57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Impatiens capensis</w:t>
            </w:r>
          </w:p>
        </w:tc>
        <w:tc>
          <w:tcPr>
            <w:tcW w:w="869" w:type="dxa"/>
            <w:tcBorders>
              <w:top w:val="single" w:sz="4" w:space="0" w:color="auto"/>
              <w:left w:val="nil"/>
              <w:bottom w:val="single" w:sz="4" w:space="0" w:color="auto"/>
              <w:right w:val="nil"/>
            </w:tcBorders>
            <w:shd w:val="clear" w:color="auto" w:fill="auto"/>
            <w:noWrap/>
            <w:vAlign w:val="bottom"/>
            <w:hideMark/>
          </w:tcPr>
          <w:p w14:paraId="16B8E3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4E0F0C2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810" w:type="dxa"/>
            <w:tcBorders>
              <w:top w:val="single" w:sz="4" w:space="0" w:color="auto"/>
              <w:left w:val="nil"/>
              <w:bottom w:val="single" w:sz="4" w:space="0" w:color="auto"/>
              <w:right w:val="nil"/>
            </w:tcBorders>
            <w:shd w:val="clear" w:color="auto" w:fill="auto"/>
            <w:noWrap/>
            <w:vAlign w:val="bottom"/>
            <w:hideMark/>
          </w:tcPr>
          <w:p w14:paraId="3251B9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45425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C877DC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89B3DE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6A3C8F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460E4E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acuminatus</w:t>
            </w:r>
            <w:proofErr w:type="spellEnd"/>
          </w:p>
        </w:tc>
        <w:tc>
          <w:tcPr>
            <w:tcW w:w="869" w:type="dxa"/>
            <w:tcBorders>
              <w:top w:val="nil"/>
              <w:left w:val="nil"/>
              <w:bottom w:val="nil"/>
              <w:right w:val="nil"/>
            </w:tcBorders>
            <w:shd w:val="clear" w:color="auto" w:fill="auto"/>
            <w:noWrap/>
            <w:vAlign w:val="bottom"/>
            <w:hideMark/>
          </w:tcPr>
          <w:p w14:paraId="343B18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A3A60E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0CA534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38E461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4A3669A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4F0685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5DFF53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BD066B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Lathyrus palustris</w:t>
            </w:r>
          </w:p>
        </w:tc>
        <w:tc>
          <w:tcPr>
            <w:tcW w:w="869" w:type="dxa"/>
            <w:tcBorders>
              <w:top w:val="single" w:sz="4" w:space="0" w:color="auto"/>
              <w:left w:val="nil"/>
              <w:bottom w:val="single" w:sz="4" w:space="0" w:color="auto"/>
              <w:right w:val="nil"/>
            </w:tcBorders>
            <w:shd w:val="clear" w:color="auto" w:fill="auto"/>
            <w:noWrap/>
            <w:vAlign w:val="bottom"/>
            <w:hideMark/>
          </w:tcPr>
          <w:p w14:paraId="7500C1C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9161C6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204D394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D9AE45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E743FB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480A85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C664D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418AE5B"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Lysichiton</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americanum</w:t>
            </w:r>
            <w:proofErr w:type="spellEnd"/>
          </w:p>
        </w:tc>
        <w:tc>
          <w:tcPr>
            <w:tcW w:w="869" w:type="dxa"/>
            <w:tcBorders>
              <w:top w:val="nil"/>
              <w:left w:val="nil"/>
              <w:bottom w:val="nil"/>
              <w:right w:val="nil"/>
            </w:tcBorders>
            <w:shd w:val="clear" w:color="auto" w:fill="auto"/>
            <w:noWrap/>
            <w:vAlign w:val="bottom"/>
            <w:hideMark/>
          </w:tcPr>
          <w:p w14:paraId="31E5AF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399F8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54DB45D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7B12E1F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592C76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CBD07C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ADF3A6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0D0396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lasiandra</w:t>
            </w:r>
          </w:p>
        </w:tc>
        <w:tc>
          <w:tcPr>
            <w:tcW w:w="869" w:type="dxa"/>
            <w:tcBorders>
              <w:top w:val="single" w:sz="4" w:space="0" w:color="auto"/>
              <w:left w:val="nil"/>
              <w:bottom w:val="single" w:sz="4" w:space="0" w:color="auto"/>
              <w:right w:val="nil"/>
            </w:tcBorders>
            <w:shd w:val="clear" w:color="auto" w:fill="auto"/>
            <w:noWrap/>
            <w:vAlign w:val="bottom"/>
            <w:hideMark/>
          </w:tcPr>
          <w:p w14:paraId="5F367F1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48B6F7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810" w:type="dxa"/>
            <w:tcBorders>
              <w:top w:val="single" w:sz="4" w:space="0" w:color="auto"/>
              <w:left w:val="nil"/>
              <w:bottom w:val="single" w:sz="4" w:space="0" w:color="auto"/>
              <w:right w:val="nil"/>
            </w:tcBorders>
            <w:shd w:val="clear" w:color="auto" w:fill="auto"/>
            <w:noWrap/>
            <w:vAlign w:val="bottom"/>
            <w:hideMark/>
          </w:tcPr>
          <w:p w14:paraId="2E32F83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46A1AC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8B1423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AF84C0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289765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E8CF01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scouleriana</w:t>
            </w:r>
            <w:proofErr w:type="spellEnd"/>
          </w:p>
        </w:tc>
        <w:tc>
          <w:tcPr>
            <w:tcW w:w="869" w:type="dxa"/>
            <w:tcBorders>
              <w:top w:val="nil"/>
              <w:left w:val="nil"/>
              <w:bottom w:val="nil"/>
              <w:right w:val="nil"/>
            </w:tcBorders>
            <w:shd w:val="clear" w:color="auto" w:fill="auto"/>
            <w:noWrap/>
            <w:vAlign w:val="bottom"/>
            <w:hideMark/>
          </w:tcPr>
          <w:p w14:paraId="1FE3AD8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C83C6B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66C263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5E01DE1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3F47B2C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34509A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8EFEF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AD81A4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Typha latifolia</w:t>
            </w:r>
          </w:p>
        </w:tc>
        <w:tc>
          <w:tcPr>
            <w:tcW w:w="869" w:type="dxa"/>
            <w:tcBorders>
              <w:top w:val="single" w:sz="4" w:space="0" w:color="auto"/>
              <w:left w:val="nil"/>
              <w:bottom w:val="single" w:sz="4" w:space="0" w:color="auto"/>
              <w:right w:val="nil"/>
            </w:tcBorders>
            <w:shd w:val="clear" w:color="auto" w:fill="auto"/>
            <w:noWrap/>
            <w:vAlign w:val="bottom"/>
            <w:hideMark/>
          </w:tcPr>
          <w:p w14:paraId="0F74F9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159DFA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c>
          <w:tcPr>
            <w:tcW w:w="810" w:type="dxa"/>
            <w:tcBorders>
              <w:top w:val="single" w:sz="4" w:space="0" w:color="auto"/>
              <w:left w:val="nil"/>
              <w:bottom w:val="single" w:sz="4" w:space="0" w:color="auto"/>
              <w:right w:val="nil"/>
            </w:tcBorders>
            <w:shd w:val="clear" w:color="auto" w:fill="auto"/>
            <w:noWrap/>
            <w:vAlign w:val="bottom"/>
            <w:hideMark/>
          </w:tcPr>
          <w:p w14:paraId="688F24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0.25</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70C5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A2C9FF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CA20E5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00D63E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CBF045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palustre</w:t>
            </w:r>
          </w:p>
        </w:tc>
        <w:tc>
          <w:tcPr>
            <w:tcW w:w="869" w:type="dxa"/>
            <w:tcBorders>
              <w:top w:val="nil"/>
              <w:left w:val="nil"/>
              <w:bottom w:val="nil"/>
              <w:right w:val="nil"/>
            </w:tcBorders>
            <w:shd w:val="clear" w:color="auto" w:fill="auto"/>
            <w:noWrap/>
            <w:vAlign w:val="bottom"/>
            <w:hideMark/>
          </w:tcPr>
          <w:p w14:paraId="171558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28DE5A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75544A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DABFD9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4B1D9FC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D008D5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93BCDB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650212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variegatum</w:t>
            </w:r>
          </w:p>
        </w:tc>
        <w:tc>
          <w:tcPr>
            <w:tcW w:w="869" w:type="dxa"/>
            <w:tcBorders>
              <w:top w:val="single" w:sz="4" w:space="0" w:color="auto"/>
              <w:left w:val="nil"/>
              <w:bottom w:val="single" w:sz="4" w:space="0" w:color="auto"/>
              <w:right w:val="nil"/>
            </w:tcBorders>
            <w:shd w:val="clear" w:color="auto" w:fill="auto"/>
            <w:noWrap/>
            <w:vAlign w:val="bottom"/>
            <w:hideMark/>
          </w:tcPr>
          <w:p w14:paraId="1B15959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617837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6F1B310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13436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81D488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8880D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1C3D00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011B76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sp.</w:t>
            </w:r>
          </w:p>
        </w:tc>
        <w:tc>
          <w:tcPr>
            <w:tcW w:w="869" w:type="dxa"/>
            <w:tcBorders>
              <w:top w:val="nil"/>
              <w:left w:val="nil"/>
              <w:bottom w:val="nil"/>
              <w:right w:val="nil"/>
            </w:tcBorders>
            <w:shd w:val="clear" w:color="auto" w:fill="auto"/>
            <w:noWrap/>
            <w:vAlign w:val="bottom"/>
            <w:hideMark/>
          </w:tcPr>
          <w:p w14:paraId="42B4B5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299CBD4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nil"/>
              <w:right w:val="nil"/>
            </w:tcBorders>
            <w:shd w:val="clear" w:color="auto" w:fill="auto"/>
            <w:noWrap/>
            <w:vAlign w:val="bottom"/>
            <w:hideMark/>
          </w:tcPr>
          <w:p w14:paraId="7D16B7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6B91EC2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771CDAD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674D52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2174F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D91B64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palustris</w:t>
            </w:r>
          </w:p>
        </w:tc>
        <w:tc>
          <w:tcPr>
            <w:tcW w:w="869" w:type="dxa"/>
            <w:tcBorders>
              <w:top w:val="single" w:sz="4" w:space="0" w:color="auto"/>
              <w:left w:val="nil"/>
              <w:bottom w:val="single" w:sz="4" w:space="0" w:color="auto"/>
              <w:right w:val="nil"/>
            </w:tcBorders>
            <w:shd w:val="clear" w:color="auto" w:fill="auto"/>
            <w:noWrap/>
            <w:vAlign w:val="bottom"/>
            <w:hideMark/>
          </w:tcPr>
          <w:p w14:paraId="6A0B57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503622A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810" w:type="dxa"/>
            <w:tcBorders>
              <w:top w:val="single" w:sz="4" w:space="0" w:color="auto"/>
              <w:left w:val="nil"/>
              <w:bottom w:val="single" w:sz="4" w:space="0" w:color="auto"/>
              <w:right w:val="nil"/>
            </w:tcBorders>
            <w:shd w:val="clear" w:color="auto" w:fill="auto"/>
            <w:noWrap/>
            <w:vAlign w:val="bottom"/>
            <w:hideMark/>
          </w:tcPr>
          <w:p w14:paraId="47DC666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D51D3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E5EDAD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05870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1A3F0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DF0084C"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Poaceae</w:t>
            </w:r>
            <w:proofErr w:type="spellEnd"/>
            <w:r w:rsidRPr="00DC704D">
              <w:rPr>
                <w:rFonts w:ascii="Calibri" w:eastAsia="Times New Roman" w:hAnsi="Calibri" w:cs="Calibri"/>
                <w:i/>
                <w:iCs/>
                <w:color w:val="000000"/>
              </w:rPr>
              <w:t xml:space="preserve"> sp.</w:t>
            </w:r>
          </w:p>
        </w:tc>
        <w:tc>
          <w:tcPr>
            <w:tcW w:w="869" w:type="dxa"/>
            <w:tcBorders>
              <w:top w:val="nil"/>
              <w:left w:val="nil"/>
              <w:bottom w:val="single" w:sz="4" w:space="0" w:color="auto"/>
              <w:right w:val="nil"/>
            </w:tcBorders>
            <w:shd w:val="clear" w:color="auto" w:fill="auto"/>
            <w:noWrap/>
            <w:vAlign w:val="bottom"/>
            <w:hideMark/>
          </w:tcPr>
          <w:p w14:paraId="4C7AF3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4" w:space="0" w:color="auto"/>
              <w:right w:val="nil"/>
            </w:tcBorders>
            <w:shd w:val="clear" w:color="auto" w:fill="auto"/>
            <w:noWrap/>
            <w:vAlign w:val="bottom"/>
            <w:hideMark/>
          </w:tcPr>
          <w:p w14:paraId="23DE149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c>
          <w:tcPr>
            <w:tcW w:w="810" w:type="dxa"/>
            <w:tcBorders>
              <w:top w:val="nil"/>
              <w:left w:val="nil"/>
              <w:bottom w:val="single" w:sz="4" w:space="0" w:color="auto"/>
              <w:right w:val="nil"/>
            </w:tcBorders>
            <w:shd w:val="clear" w:color="auto" w:fill="auto"/>
            <w:noWrap/>
            <w:vAlign w:val="bottom"/>
            <w:hideMark/>
          </w:tcPr>
          <w:p w14:paraId="19C85F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4" w:space="0" w:color="auto"/>
              <w:right w:val="single" w:sz="8" w:space="0" w:color="auto"/>
            </w:tcBorders>
            <w:shd w:val="clear" w:color="auto" w:fill="auto"/>
            <w:noWrap/>
            <w:vAlign w:val="bottom"/>
            <w:hideMark/>
          </w:tcPr>
          <w:p w14:paraId="371727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8B7BA2C"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67FE04C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70A399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E50DE0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Sagittaria latifolia</w:t>
            </w:r>
          </w:p>
        </w:tc>
        <w:tc>
          <w:tcPr>
            <w:tcW w:w="869" w:type="dxa"/>
            <w:tcBorders>
              <w:top w:val="nil"/>
              <w:left w:val="nil"/>
              <w:bottom w:val="single" w:sz="8" w:space="0" w:color="auto"/>
              <w:right w:val="nil"/>
            </w:tcBorders>
            <w:shd w:val="clear" w:color="auto" w:fill="auto"/>
            <w:noWrap/>
            <w:vAlign w:val="bottom"/>
            <w:hideMark/>
          </w:tcPr>
          <w:p w14:paraId="7F63846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27DAF1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single" w:sz="8" w:space="0" w:color="auto"/>
              <w:right w:val="nil"/>
            </w:tcBorders>
            <w:shd w:val="clear" w:color="auto" w:fill="auto"/>
            <w:noWrap/>
            <w:vAlign w:val="bottom"/>
            <w:hideMark/>
          </w:tcPr>
          <w:p w14:paraId="156721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308AD2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95C3530" w14:textId="77777777" w:rsidTr="00DC704D">
        <w:trPr>
          <w:trHeight w:val="290"/>
        </w:trPr>
        <w:tc>
          <w:tcPr>
            <w:tcW w:w="1311" w:type="dxa"/>
            <w:tcBorders>
              <w:top w:val="nil"/>
              <w:left w:val="nil"/>
              <w:bottom w:val="nil"/>
              <w:right w:val="nil"/>
            </w:tcBorders>
            <w:shd w:val="clear" w:color="auto" w:fill="auto"/>
            <w:noWrap/>
            <w:vAlign w:val="center"/>
            <w:hideMark/>
          </w:tcPr>
          <w:p w14:paraId="1B6E1FA0" w14:textId="77777777" w:rsidR="00EB4CE1" w:rsidRPr="00DC704D" w:rsidRDefault="00EB4CE1" w:rsidP="00DC704D">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6ABFF758"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6180C9FA"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bottom"/>
            <w:hideMark/>
          </w:tcPr>
          <w:p w14:paraId="24D161F3" w14:textId="77777777" w:rsidR="00EB4CE1" w:rsidRPr="00DC704D" w:rsidRDefault="00EB4CE1" w:rsidP="00DC704D">
            <w:pPr>
              <w:spacing w:after="0" w:line="240" w:lineRule="auto"/>
              <w:rPr>
                <w:rFonts w:ascii="Times New Roman" w:eastAsia="Times New Roman" w:hAnsi="Times New Roman" w:cs="Times New Roman"/>
                <w:sz w:val="20"/>
                <w:szCs w:val="20"/>
              </w:rPr>
            </w:pPr>
          </w:p>
        </w:tc>
        <w:tc>
          <w:tcPr>
            <w:tcW w:w="990" w:type="dxa"/>
            <w:tcBorders>
              <w:top w:val="nil"/>
              <w:left w:val="nil"/>
              <w:bottom w:val="nil"/>
              <w:right w:val="nil"/>
            </w:tcBorders>
            <w:shd w:val="clear" w:color="auto" w:fill="auto"/>
            <w:noWrap/>
            <w:vAlign w:val="bottom"/>
            <w:hideMark/>
          </w:tcPr>
          <w:p w14:paraId="0FA770DC"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25A169A3"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1710" w:type="dxa"/>
            <w:tcBorders>
              <w:top w:val="nil"/>
              <w:left w:val="nil"/>
              <w:bottom w:val="nil"/>
              <w:right w:val="nil"/>
            </w:tcBorders>
            <w:shd w:val="clear" w:color="auto" w:fill="auto"/>
            <w:noWrap/>
            <w:vAlign w:val="bottom"/>
            <w:hideMark/>
          </w:tcPr>
          <w:p w14:paraId="3C5E5128"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r>
      <w:tr w:rsidR="00EB4CE1" w:rsidRPr="00EB4CE1" w14:paraId="3F91B8DC" w14:textId="77777777" w:rsidTr="00DC704D">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31713B1F"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5FF5CF14"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741622A8"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w:t>
            </w:r>
          </w:p>
        </w:tc>
        <w:tc>
          <w:tcPr>
            <w:tcW w:w="869" w:type="dxa"/>
            <w:tcBorders>
              <w:top w:val="single" w:sz="4" w:space="0" w:color="auto"/>
              <w:left w:val="nil"/>
              <w:bottom w:val="single" w:sz="8" w:space="0" w:color="auto"/>
              <w:right w:val="nil"/>
            </w:tcBorders>
            <w:shd w:val="clear" w:color="auto" w:fill="auto"/>
            <w:noWrap/>
            <w:vAlign w:val="center"/>
            <w:hideMark/>
          </w:tcPr>
          <w:p w14:paraId="103C728E"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1979</w:t>
            </w:r>
          </w:p>
        </w:tc>
        <w:tc>
          <w:tcPr>
            <w:tcW w:w="990" w:type="dxa"/>
            <w:tcBorders>
              <w:top w:val="single" w:sz="4" w:space="0" w:color="auto"/>
              <w:left w:val="nil"/>
              <w:bottom w:val="single" w:sz="8" w:space="0" w:color="auto"/>
              <w:right w:val="nil"/>
            </w:tcBorders>
            <w:shd w:val="clear" w:color="auto" w:fill="auto"/>
            <w:noWrap/>
            <w:vAlign w:val="center"/>
            <w:hideMark/>
          </w:tcPr>
          <w:p w14:paraId="7A037E3C"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1999</w:t>
            </w:r>
          </w:p>
        </w:tc>
        <w:tc>
          <w:tcPr>
            <w:tcW w:w="810" w:type="dxa"/>
            <w:tcBorders>
              <w:top w:val="single" w:sz="4" w:space="0" w:color="auto"/>
              <w:left w:val="nil"/>
              <w:bottom w:val="single" w:sz="8" w:space="0" w:color="auto"/>
              <w:right w:val="nil"/>
            </w:tcBorders>
            <w:shd w:val="clear" w:color="auto" w:fill="auto"/>
            <w:noWrap/>
            <w:vAlign w:val="center"/>
            <w:hideMark/>
          </w:tcPr>
          <w:p w14:paraId="730EBD07"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2019</w:t>
            </w:r>
          </w:p>
        </w:tc>
        <w:tc>
          <w:tcPr>
            <w:tcW w:w="1710" w:type="dxa"/>
            <w:tcBorders>
              <w:top w:val="single" w:sz="4" w:space="0" w:color="auto"/>
              <w:left w:val="nil"/>
              <w:bottom w:val="single" w:sz="8" w:space="0" w:color="auto"/>
              <w:right w:val="nil"/>
            </w:tcBorders>
            <w:shd w:val="clear" w:color="auto" w:fill="auto"/>
            <w:vAlign w:val="center"/>
            <w:hideMark/>
          </w:tcPr>
          <w:p w14:paraId="1776B1DA"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Percent Change (1979-2019)</w:t>
            </w:r>
          </w:p>
        </w:tc>
      </w:tr>
      <w:tr w:rsidR="00EB4CE1" w:rsidRPr="00EB4CE1" w14:paraId="142AD804" w14:textId="77777777" w:rsidTr="00DC704D">
        <w:trPr>
          <w:trHeight w:val="30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546DA0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Fescue</w:t>
            </w:r>
          </w:p>
        </w:tc>
        <w:tc>
          <w:tcPr>
            <w:tcW w:w="1160" w:type="dxa"/>
            <w:tcBorders>
              <w:top w:val="nil"/>
              <w:left w:val="single" w:sz="8" w:space="0" w:color="auto"/>
              <w:bottom w:val="single" w:sz="8" w:space="0" w:color="auto"/>
              <w:right w:val="nil"/>
            </w:tcBorders>
            <w:shd w:val="clear" w:color="auto" w:fill="auto"/>
            <w:noWrap/>
            <w:vAlign w:val="bottom"/>
            <w:hideMark/>
          </w:tcPr>
          <w:p w14:paraId="0CAF1FAE" w14:textId="77777777" w:rsidR="00EB4CE1" w:rsidRPr="00DC704D" w:rsidRDefault="00EB4CE1" w:rsidP="00DC704D">
            <w:pPr>
              <w:spacing w:after="0" w:line="240" w:lineRule="auto"/>
              <w:rPr>
                <w:rFonts w:ascii="Calibri" w:eastAsia="Times New Roman" w:hAnsi="Calibri" w:cs="Calibri"/>
                <w:color w:val="000000"/>
              </w:rPr>
            </w:pPr>
            <w:r w:rsidRPr="00DC704D">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355F19A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Festuca sp.</w:t>
            </w:r>
          </w:p>
        </w:tc>
        <w:tc>
          <w:tcPr>
            <w:tcW w:w="869" w:type="dxa"/>
            <w:tcBorders>
              <w:top w:val="nil"/>
              <w:left w:val="nil"/>
              <w:bottom w:val="single" w:sz="8" w:space="0" w:color="auto"/>
              <w:right w:val="nil"/>
            </w:tcBorders>
            <w:shd w:val="clear" w:color="auto" w:fill="auto"/>
            <w:noWrap/>
            <w:vAlign w:val="bottom"/>
            <w:hideMark/>
          </w:tcPr>
          <w:p w14:paraId="1C67BB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single" w:sz="8" w:space="0" w:color="auto"/>
              <w:right w:val="nil"/>
            </w:tcBorders>
            <w:shd w:val="clear" w:color="auto" w:fill="auto"/>
            <w:noWrap/>
            <w:vAlign w:val="bottom"/>
            <w:hideMark/>
          </w:tcPr>
          <w:p w14:paraId="528032C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single" w:sz="8" w:space="0" w:color="auto"/>
              <w:right w:val="nil"/>
            </w:tcBorders>
            <w:shd w:val="clear" w:color="auto" w:fill="auto"/>
            <w:noWrap/>
            <w:vAlign w:val="bottom"/>
            <w:hideMark/>
          </w:tcPr>
          <w:p w14:paraId="1B28A73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01A438F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7F6EBE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ADDB5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AC434F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2430CB3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aquatica</w:t>
            </w:r>
          </w:p>
        </w:tc>
        <w:tc>
          <w:tcPr>
            <w:tcW w:w="869" w:type="dxa"/>
            <w:tcBorders>
              <w:top w:val="nil"/>
              <w:left w:val="nil"/>
              <w:bottom w:val="nil"/>
              <w:right w:val="nil"/>
            </w:tcBorders>
            <w:shd w:val="clear" w:color="auto" w:fill="auto"/>
            <w:noWrap/>
            <w:vAlign w:val="bottom"/>
            <w:hideMark/>
          </w:tcPr>
          <w:p w14:paraId="7EF19F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0.31</w:t>
            </w:r>
          </w:p>
        </w:tc>
        <w:tc>
          <w:tcPr>
            <w:tcW w:w="990" w:type="dxa"/>
            <w:tcBorders>
              <w:top w:val="nil"/>
              <w:left w:val="nil"/>
              <w:bottom w:val="nil"/>
              <w:right w:val="nil"/>
            </w:tcBorders>
            <w:shd w:val="clear" w:color="auto" w:fill="auto"/>
            <w:noWrap/>
            <w:vAlign w:val="bottom"/>
            <w:hideMark/>
          </w:tcPr>
          <w:p w14:paraId="166EAE6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nil"/>
              <w:left w:val="nil"/>
              <w:bottom w:val="nil"/>
              <w:right w:val="nil"/>
            </w:tcBorders>
            <w:shd w:val="clear" w:color="auto" w:fill="auto"/>
            <w:noWrap/>
            <w:vAlign w:val="bottom"/>
            <w:hideMark/>
          </w:tcPr>
          <w:p w14:paraId="2F257DC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C565B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7FD2EC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C403D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D3EE3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6602F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Myosotis </w:t>
            </w:r>
            <w:proofErr w:type="spellStart"/>
            <w:r w:rsidRPr="00DC704D">
              <w:rPr>
                <w:rFonts w:ascii="Calibri" w:eastAsia="Times New Roman" w:hAnsi="Calibri" w:cs="Calibri"/>
                <w:i/>
                <w:iCs/>
                <w:color w:val="000000"/>
              </w:rPr>
              <w:t>scorpiodes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558D12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0.31</w:t>
            </w:r>
          </w:p>
        </w:tc>
        <w:tc>
          <w:tcPr>
            <w:tcW w:w="990" w:type="dxa"/>
            <w:tcBorders>
              <w:top w:val="single" w:sz="4" w:space="0" w:color="auto"/>
              <w:left w:val="nil"/>
              <w:bottom w:val="single" w:sz="4" w:space="0" w:color="auto"/>
              <w:right w:val="nil"/>
            </w:tcBorders>
            <w:shd w:val="clear" w:color="auto" w:fill="auto"/>
            <w:noWrap/>
            <w:vAlign w:val="bottom"/>
            <w:hideMark/>
          </w:tcPr>
          <w:p w14:paraId="200F795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single" w:sz="4" w:space="0" w:color="auto"/>
              <w:left w:val="nil"/>
              <w:bottom w:val="single" w:sz="4" w:space="0" w:color="auto"/>
              <w:right w:val="nil"/>
            </w:tcBorders>
            <w:shd w:val="clear" w:color="auto" w:fill="auto"/>
            <w:noWrap/>
            <w:vAlign w:val="bottom"/>
            <w:hideMark/>
          </w:tcPr>
          <w:p w14:paraId="0CAF88F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526AE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E0D6A1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F8A38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BA6F31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EC9CE1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arvensis</w:t>
            </w:r>
          </w:p>
        </w:tc>
        <w:tc>
          <w:tcPr>
            <w:tcW w:w="869" w:type="dxa"/>
            <w:tcBorders>
              <w:top w:val="nil"/>
              <w:left w:val="nil"/>
              <w:bottom w:val="nil"/>
              <w:right w:val="nil"/>
            </w:tcBorders>
            <w:shd w:val="clear" w:color="auto" w:fill="auto"/>
            <w:noWrap/>
            <w:vAlign w:val="bottom"/>
            <w:hideMark/>
          </w:tcPr>
          <w:p w14:paraId="7EF537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nil"/>
              <w:left w:val="nil"/>
              <w:bottom w:val="nil"/>
              <w:right w:val="nil"/>
            </w:tcBorders>
            <w:shd w:val="clear" w:color="auto" w:fill="auto"/>
            <w:noWrap/>
            <w:vAlign w:val="bottom"/>
            <w:hideMark/>
          </w:tcPr>
          <w:p w14:paraId="20568B9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810" w:type="dxa"/>
            <w:tcBorders>
              <w:top w:val="nil"/>
              <w:left w:val="nil"/>
              <w:bottom w:val="nil"/>
              <w:right w:val="nil"/>
            </w:tcBorders>
            <w:shd w:val="clear" w:color="auto" w:fill="auto"/>
            <w:noWrap/>
            <w:vAlign w:val="bottom"/>
            <w:hideMark/>
          </w:tcPr>
          <w:p w14:paraId="3335EF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nil"/>
              <w:right w:val="single" w:sz="8" w:space="0" w:color="auto"/>
            </w:tcBorders>
            <w:shd w:val="clear" w:color="auto" w:fill="auto"/>
            <w:noWrap/>
            <w:vAlign w:val="bottom"/>
            <w:hideMark/>
          </w:tcPr>
          <w:p w14:paraId="373D846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-67.8</w:t>
            </w:r>
          </w:p>
        </w:tc>
      </w:tr>
      <w:tr w:rsidR="00EB4CE1" w:rsidRPr="00EB4CE1" w14:paraId="3554309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3AAD14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2CBA4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DF4573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Festuca </w:t>
            </w:r>
            <w:proofErr w:type="spellStart"/>
            <w:r w:rsidRPr="00DC704D">
              <w:rPr>
                <w:rFonts w:ascii="Calibri" w:eastAsia="Times New Roman" w:hAnsi="Calibri" w:cs="Calibri"/>
                <w:i/>
                <w:iCs/>
                <w:color w:val="000000"/>
              </w:rPr>
              <w:t>arundinacea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1C2D63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1.55</w:t>
            </w:r>
          </w:p>
        </w:tc>
        <w:tc>
          <w:tcPr>
            <w:tcW w:w="990" w:type="dxa"/>
            <w:tcBorders>
              <w:top w:val="single" w:sz="4" w:space="0" w:color="auto"/>
              <w:left w:val="nil"/>
              <w:bottom w:val="single" w:sz="4" w:space="0" w:color="auto"/>
              <w:right w:val="nil"/>
            </w:tcBorders>
            <w:shd w:val="clear" w:color="auto" w:fill="auto"/>
            <w:noWrap/>
            <w:vAlign w:val="bottom"/>
            <w:hideMark/>
          </w:tcPr>
          <w:p w14:paraId="4A9FB6F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0.91</w:t>
            </w:r>
          </w:p>
        </w:tc>
        <w:tc>
          <w:tcPr>
            <w:tcW w:w="810" w:type="dxa"/>
            <w:tcBorders>
              <w:top w:val="single" w:sz="4" w:space="0" w:color="auto"/>
              <w:left w:val="nil"/>
              <w:bottom w:val="single" w:sz="4" w:space="0" w:color="auto"/>
              <w:right w:val="nil"/>
            </w:tcBorders>
            <w:shd w:val="clear" w:color="auto" w:fill="auto"/>
            <w:noWrap/>
            <w:vAlign w:val="bottom"/>
            <w:hideMark/>
          </w:tcPr>
          <w:p w14:paraId="6C3C1A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0.72</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8BF134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-53.5</w:t>
            </w:r>
          </w:p>
        </w:tc>
      </w:tr>
      <w:tr w:rsidR="00EB4CE1" w:rsidRPr="00EB4CE1" w14:paraId="42E166E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9D8CC7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2A147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25F8AC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Lythrum salicaria</w:t>
            </w:r>
          </w:p>
        </w:tc>
        <w:tc>
          <w:tcPr>
            <w:tcW w:w="869" w:type="dxa"/>
            <w:tcBorders>
              <w:top w:val="nil"/>
              <w:left w:val="nil"/>
              <w:bottom w:val="nil"/>
              <w:right w:val="nil"/>
            </w:tcBorders>
            <w:shd w:val="clear" w:color="auto" w:fill="auto"/>
            <w:noWrap/>
            <w:vAlign w:val="bottom"/>
            <w:hideMark/>
          </w:tcPr>
          <w:p w14:paraId="465B7F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0.38</w:t>
            </w:r>
          </w:p>
        </w:tc>
        <w:tc>
          <w:tcPr>
            <w:tcW w:w="990" w:type="dxa"/>
            <w:tcBorders>
              <w:top w:val="nil"/>
              <w:left w:val="nil"/>
              <w:bottom w:val="nil"/>
              <w:right w:val="nil"/>
            </w:tcBorders>
            <w:shd w:val="clear" w:color="auto" w:fill="auto"/>
            <w:noWrap/>
            <w:vAlign w:val="bottom"/>
            <w:hideMark/>
          </w:tcPr>
          <w:p w14:paraId="3F2CE83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0.58</w:t>
            </w:r>
          </w:p>
        </w:tc>
        <w:tc>
          <w:tcPr>
            <w:tcW w:w="810" w:type="dxa"/>
            <w:tcBorders>
              <w:top w:val="nil"/>
              <w:left w:val="nil"/>
              <w:bottom w:val="nil"/>
              <w:right w:val="nil"/>
            </w:tcBorders>
            <w:shd w:val="clear" w:color="auto" w:fill="auto"/>
            <w:noWrap/>
            <w:vAlign w:val="bottom"/>
            <w:hideMark/>
          </w:tcPr>
          <w:p w14:paraId="38D4F0B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1710" w:type="dxa"/>
            <w:tcBorders>
              <w:top w:val="nil"/>
              <w:left w:val="nil"/>
              <w:bottom w:val="nil"/>
              <w:right w:val="single" w:sz="8" w:space="0" w:color="auto"/>
            </w:tcBorders>
            <w:shd w:val="clear" w:color="auto" w:fill="auto"/>
            <w:noWrap/>
            <w:vAlign w:val="bottom"/>
            <w:hideMark/>
          </w:tcPr>
          <w:p w14:paraId="5C22EC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17.2</w:t>
            </w:r>
          </w:p>
        </w:tc>
      </w:tr>
      <w:tr w:rsidR="00EB4CE1" w:rsidRPr="00EB4CE1" w14:paraId="225751D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C358DF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9566E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79A4C2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Agrostis stolonifera</w:t>
            </w:r>
          </w:p>
        </w:tc>
        <w:tc>
          <w:tcPr>
            <w:tcW w:w="869" w:type="dxa"/>
            <w:tcBorders>
              <w:top w:val="single" w:sz="4" w:space="0" w:color="auto"/>
              <w:left w:val="nil"/>
              <w:bottom w:val="single" w:sz="4" w:space="0" w:color="auto"/>
              <w:right w:val="nil"/>
            </w:tcBorders>
            <w:shd w:val="clear" w:color="auto" w:fill="auto"/>
            <w:noWrap/>
            <w:vAlign w:val="bottom"/>
            <w:hideMark/>
          </w:tcPr>
          <w:p w14:paraId="3568DEB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0.34</w:t>
            </w:r>
          </w:p>
        </w:tc>
        <w:tc>
          <w:tcPr>
            <w:tcW w:w="990" w:type="dxa"/>
            <w:tcBorders>
              <w:top w:val="single" w:sz="4" w:space="0" w:color="auto"/>
              <w:left w:val="nil"/>
              <w:bottom w:val="single" w:sz="4" w:space="0" w:color="auto"/>
              <w:right w:val="nil"/>
            </w:tcBorders>
            <w:shd w:val="clear" w:color="auto" w:fill="auto"/>
            <w:noWrap/>
            <w:vAlign w:val="bottom"/>
            <w:hideMark/>
          </w:tcPr>
          <w:p w14:paraId="13341AA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0.82</w:t>
            </w:r>
          </w:p>
        </w:tc>
        <w:tc>
          <w:tcPr>
            <w:tcW w:w="810" w:type="dxa"/>
            <w:tcBorders>
              <w:top w:val="single" w:sz="4" w:space="0" w:color="auto"/>
              <w:left w:val="nil"/>
              <w:bottom w:val="single" w:sz="4" w:space="0" w:color="auto"/>
              <w:right w:val="nil"/>
            </w:tcBorders>
            <w:shd w:val="clear" w:color="auto" w:fill="auto"/>
            <w:noWrap/>
            <w:vAlign w:val="bottom"/>
            <w:hideMark/>
          </w:tcPr>
          <w:p w14:paraId="50F001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26F49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77.2</w:t>
            </w:r>
          </w:p>
        </w:tc>
      </w:tr>
      <w:tr w:rsidR="00EB4CE1" w:rsidRPr="00EB4CE1" w14:paraId="6ADE0BA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AEC513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F3B0B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DCE8C1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Phalaris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nil"/>
              <w:right w:val="nil"/>
            </w:tcBorders>
            <w:shd w:val="clear" w:color="auto" w:fill="auto"/>
            <w:noWrap/>
            <w:vAlign w:val="bottom"/>
            <w:hideMark/>
          </w:tcPr>
          <w:p w14:paraId="27E0DF4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nil"/>
              <w:left w:val="nil"/>
              <w:bottom w:val="nil"/>
              <w:right w:val="nil"/>
            </w:tcBorders>
            <w:shd w:val="clear" w:color="auto" w:fill="auto"/>
            <w:noWrap/>
            <w:vAlign w:val="bottom"/>
            <w:hideMark/>
          </w:tcPr>
          <w:p w14:paraId="78E2F5D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nil"/>
              <w:right w:val="nil"/>
            </w:tcBorders>
            <w:shd w:val="clear" w:color="auto" w:fill="auto"/>
            <w:noWrap/>
            <w:vAlign w:val="bottom"/>
            <w:hideMark/>
          </w:tcPr>
          <w:p w14:paraId="35FD4E4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1.06</w:t>
            </w:r>
          </w:p>
        </w:tc>
        <w:tc>
          <w:tcPr>
            <w:tcW w:w="1710" w:type="dxa"/>
            <w:tcBorders>
              <w:top w:val="nil"/>
              <w:left w:val="nil"/>
              <w:bottom w:val="nil"/>
              <w:right w:val="single" w:sz="8" w:space="0" w:color="auto"/>
            </w:tcBorders>
            <w:shd w:val="clear" w:color="auto" w:fill="auto"/>
            <w:noWrap/>
            <w:vAlign w:val="bottom"/>
            <w:hideMark/>
          </w:tcPr>
          <w:p w14:paraId="51B013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1430.6</w:t>
            </w:r>
          </w:p>
        </w:tc>
      </w:tr>
      <w:tr w:rsidR="00EB4CE1" w:rsidRPr="00EB4CE1" w14:paraId="3E24EED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37119D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4F9652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EA9B83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Cirsium </w:t>
            </w:r>
            <w:proofErr w:type="spellStart"/>
            <w:r w:rsidRPr="00DC704D">
              <w:rPr>
                <w:rFonts w:ascii="Calibri" w:eastAsia="Times New Roman" w:hAnsi="Calibri" w:cs="Calibri"/>
                <w:i/>
                <w:iCs/>
                <w:color w:val="000000"/>
              </w:rPr>
              <w:t>arvense</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00E1C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85A16B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single" w:sz="4" w:space="0" w:color="auto"/>
              <w:left w:val="nil"/>
              <w:bottom w:val="single" w:sz="4" w:space="0" w:color="auto"/>
              <w:right w:val="nil"/>
            </w:tcBorders>
            <w:shd w:val="clear" w:color="auto" w:fill="auto"/>
            <w:noWrap/>
            <w:vAlign w:val="bottom"/>
            <w:hideMark/>
          </w:tcPr>
          <w:p w14:paraId="73259C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4EE1EE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701440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EAB2C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BD9308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462728F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Iris </w:t>
            </w:r>
            <w:proofErr w:type="spellStart"/>
            <w:r w:rsidRPr="00DC704D">
              <w:rPr>
                <w:rFonts w:ascii="Calibri" w:eastAsia="Times New Roman" w:hAnsi="Calibri" w:cs="Calibri"/>
                <w:i/>
                <w:iCs/>
                <w:color w:val="000000"/>
              </w:rPr>
              <w:t>pseudocorus</w:t>
            </w:r>
            <w:proofErr w:type="spellEnd"/>
          </w:p>
        </w:tc>
        <w:tc>
          <w:tcPr>
            <w:tcW w:w="869" w:type="dxa"/>
            <w:tcBorders>
              <w:top w:val="nil"/>
              <w:left w:val="nil"/>
              <w:bottom w:val="single" w:sz="4" w:space="0" w:color="auto"/>
              <w:right w:val="nil"/>
            </w:tcBorders>
            <w:shd w:val="clear" w:color="auto" w:fill="auto"/>
            <w:noWrap/>
            <w:vAlign w:val="bottom"/>
            <w:hideMark/>
          </w:tcPr>
          <w:p w14:paraId="675AA27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4" w:space="0" w:color="auto"/>
              <w:right w:val="nil"/>
            </w:tcBorders>
            <w:shd w:val="clear" w:color="auto" w:fill="auto"/>
            <w:noWrap/>
            <w:vAlign w:val="bottom"/>
            <w:hideMark/>
          </w:tcPr>
          <w:p w14:paraId="1B1734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single" w:sz="4" w:space="0" w:color="auto"/>
              <w:right w:val="nil"/>
            </w:tcBorders>
            <w:shd w:val="clear" w:color="auto" w:fill="auto"/>
            <w:noWrap/>
            <w:vAlign w:val="bottom"/>
            <w:hideMark/>
          </w:tcPr>
          <w:p w14:paraId="6444FB3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nil"/>
              <w:left w:val="nil"/>
              <w:bottom w:val="single" w:sz="4" w:space="0" w:color="auto"/>
              <w:right w:val="single" w:sz="8" w:space="0" w:color="auto"/>
            </w:tcBorders>
            <w:shd w:val="clear" w:color="auto" w:fill="auto"/>
            <w:noWrap/>
            <w:vAlign w:val="bottom"/>
            <w:hideMark/>
          </w:tcPr>
          <w:p w14:paraId="4566777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DDAF9C2"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569BA4C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C0E014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30549C9F"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Lycopus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europaeus</w:t>
            </w:r>
            <w:proofErr w:type="spellEnd"/>
          </w:p>
        </w:tc>
        <w:tc>
          <w:tcPr>
            <w:tcW w:w="869" w:type="dxa"/>
            <w:tcBorders>
              <w:top w:val="nil"/>
              <w:left w:val="nil"/>
              <w:bottom w:val="single" w:sz="8" w:space="0" w:color="auto"/>
              <w:right w:val="nil"/>
            </w:tcBorders>
            <w:shd w:val="clear" w:color="auto" w:fill="auto"/>
            <w:noWrap/>
            <w:vAlign w:val="bottom"/>
            <w:hideMark/>
          </w:tcPr>
          <w:p w14:paraId="39095BB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370FB6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single" w:sz="8" w:space="0" w:color="auto"/>
              <w:right w:val="nil"/>
            </w:tcBorders>
            <w:shd w:val="clear" w:color="auto" w:fill="auto"/>
            <w:noWrap/>
            <w:vAlign w:val="bottom"/>
            <w:hideMark/>
          </w:tcPr>
          <w:p w14:paraId="70EC2D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single" w:sz="8" w:space="0" w:color="auto"/>
              <w:right w:val="single" w:sz="8" w:space="0" w:color="auto"/>
            </w:tcBorders>
            <w:shd w:val="clear" w:color="auto" w:fill="auto"/>
            <w:noWrap/>
            <w:vAlign w:val="bottom"/>
            <w:hideMark/>
          </w:tcPr>
          <w:p w14:paraId="2FA311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6C74F1B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4AC51F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11D0EC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Native</w:t>
            </w:r>
          </w:p>
        </w:tc>
        <w:tc>
          <w:tcPr>
            <w:tcW w:w="3320" w:type="dxa"/>
            <w:tcBorders>
              <w:top w:val="nil"/>
              <w:left w:val="nil"/>
              <w:bottom w:val="nil"/>
              <w:right w:val="nil"/>
            </w:tcBorders>
            <w:shd w:val="clear" w:color="auto" w:fill="auto"/>
            <w:noWrap/>
            <w:vAlign w:val="bottom"/>
            <w:hideMark/>
          </w:tcPr>
          <w:p w14:paraId="1711F6F7"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Alisma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plantago</w:t>
            </w:r>
            <w:proofErr w:type="spellEnd"/>
            <w:r w:rsidRPr="00DC704D">
              <w:rPr>
                <w:rFonts w:ascii="Calibri" w:eastAsia="Times New Roman" w:hAnsi="Calibri" w:cs="Calibri"/>
                <w:i/>
                <w:iCs/>
                <w:color w:val="000000"/>
              </w:rPr>
              <w:t xml:space="preserve"> aquatica</w:t>
            </w:r>
          </w:p>
        </w:tc>
        <w:tc>
          <w:tcPr>
            <w:tcW w:w="869" w:type="dxa"/>
            <w:tcBorders>
              <w:top w:val="nil"/>
              <w:left w:val="nil"/>
              <w:bottom w:val="nil"/>
              <w:right w:val="nil"/>
            </w:tcBorders>
            <w:shd w:val="clear" w:color="auto" w:fill="auto"/>
            <w:noWrap/>
            <w:vAlign w:val="bottom"/>
            <w:hideMark/>
          </w:tcPr>
          <w:p w14:paraId="273C10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990" w:type="dxa"/>
            <w:tcBorders>
              <w:top w:val="nil"/>
              <w:left w:val="nil"/>
              <w:bottom w:val="nil"/>
              <w:right w:val="nil"/>
            </w:tcBorders>
            <w:shd w:val="clear" w:color="auto" w:fill="auto"/>
            <w:noWrap/>
            <w:vAlign w:val="bottom"/>
            <w:hideMark/>
          </w:tcPr>
          <w:p w14:paraId="46514C1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810" w:type="dxa"/>
            <w:tcBorders>
              <w:top w:val="nil"/>
              <w:left w:val="nil"/>
              <w:bottom w:val="nil"/>
              <w:right w:val="nil"/>
            </w:tcBorders>
            <w:shd w:val="clear" w:color="auto" w:fill="auto"/>
            <w:noWrap/>
            <w:vAlign w:val="bottom"/>
            <w:hideMark/>
          </w:tcPr>
          <w:p w14:paraId="37E0456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1D250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C343B2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D6A0BF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59E0C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10977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Alopecurus </w:t>
            </w:r>
            <w:proofErr w:type="spellStart"/>
            <w:r w:rsidRPr="00DC704D">
              <w:rPr>
                <w:rFonts w:ascii="Calibri" w:eastAsia="Times New Roman" w:hAnsi="Calibri" w:cs="Calibri"/>
                <w:i/>
                <w:iCs/>
                <w:color w:val="000000"/>
              </w:rPr>
              <w:t>geniculatus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68FAF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514825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7DF3C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A2302E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93FE61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ACE271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1BDF0E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ED0729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Bidens cernua</w:t>
            </w:r>
          </w:p>
        </w:tc>
        <w:tc>
          <w:tcPr>
            <w:tcW w:w="869" w:type="dxa"/>
            <w:tcBorders>
              <w:top w:val="nil"/>
              <w:left w:val="nil"/>
              <w:bottom w:val="nil"/>
              <w:right w:val="nil"/>
            </w:tcBorders>
            <w:shd w:val="clear" w:color="auto" w:fill="auto"/>
            <w:noWrap/>
            <w:vAlign w:val="bottom"/>
            <w:hideMark/>
          </w:tcPr>
          <w:p w14:paraId="3DC8D1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nil"/>
              <w:left w:val="nil"/>
              <w:bottom w:val="nil"/>
              <w:right w:val="nil"/>
            </w:tcBorders>
            <w:shd w:val="clear" w:color="auto" w:fill="auto"/>
            <w:noWrap/>
            <w:vAlign w:val="bottom"/>
            <w:hideMark/>
          </w:tcPr>
          <w:p w14:paraId="5C0EF3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0.52</w:t>
            </w:r>
          </w:p>
        </w:tc>
        <w:tc>
          <w:tcPr>
            <w:tcW w:w="810" w:type="dxa"/>
            <w:tcBorders>
              <w:top w:val="nil"/>
              <w:left w:val="nil"/>
              <w:bottom w:val="nil"/>
              <w:right w:val="nil"/>
            </w:tcBorders>
            <w:shd w:val="clear" w:color="auto" w:fill="auto"/>
            <w:noWrap/>
            <w:vAlign w:val="bottom"/>
            <w:hideMark/>
          </w:tcPr>
          <w:p w14:paraId="44B1FB0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7AF94E5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D0BF03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36A723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ABB55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758A7E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Deschampsia caespitosa</w:t>
            </w:r>
          </w:p>
        </w:tc>
        <w:tc>
          <w:tcPr>
            <w:tcW w:w="869" w:type="dxa"/>
            <w:tcBorders>
              <w:top w:val="single" w:sz="4" w:space="0" w:color="auto"/>
              <w:left w:val="nil"/>
              <w:bottom w:val="single" w:sz="4" w:space="0" w:color="auto"/>
              <w:right w:val="nil"/>
            </w:tcBorders>
            <w:shd w:val="clear" w:color="auto" w:fill="auto"/>
            <w:noWrap/>
            <w:vAlign w:val="bottom"/>
            <w:hideMark/>
          </w:tcPr>
          <w:p w14:paraId="1F2DB5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0.62</w:t>
            </w:r>
          </w:p>
        </w:tc>
        <w:tc>
          <w:tcPr>
            <w:tcW w:w="990" w:type="dxa"/>
            <w:tcBorders>
              <w:top w:val="single" w:sz="4" w:space="0" w:color="auto"/>
              <w:left w:val="nil"/>
              <w:bottom w:val="single" w:sz="4" w:space="0" w:color="auto"/>
              <w:right w:val="nil"/>
            </w:tcBorders>
            <w:shd w:val="clear" w:color="auto" w:fill="auto"/>
            <w:noWrap/>
            <w:vAlign w:val="bottom"/>
            <w:hideMark/>
          </w:tcPr>
          <w:p w14:paraId="378ADB5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single" w:sz="4" w:space="0" w:color="auto"/>
              <w:left w:val="nil"/>
              <w:bottom w:val="single" w:sz="4" w:space="0" w:color="auto"/>
              <w:right w:val="nil"/>
            </w:tcBorders>
            <w:shd w:val="clear" w:color="auto" w:fill="auto"/>
            <w:noWrap/>
            <w:vAlign w:val="bottom"/>
            <w:hideMark/>
          </w:tcPr>
          <w:p w14:paraId="650DEB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20320B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B3B65D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E0C3E7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C5EB3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DDAAD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Dulichium</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arundinaceum</w:t>
            </w:r>
            <w:proofErr w:type="spellEnd"/>
          </w:p>
        </w:tc>
        <w:tc>
          <w:tcPr>
            <w:tcW w:w="869" w:type="dxa"/>
            <w:tcBorders>
              <w:top w:val="nil"/>
              <w:left w:val="nil"/>
              <w:bottom w:val="nil"/>
              <w:right w:val="nil"/>
            </w:tcBorders>
            <w:shd w:val="clear" w:color="auto" w:fill="auto"/>
            <w:noWrap/>
            <w:vAlign w:val="bottom"/>
            <w:hideMark/>
          </w:tcPr>
          <w:p w14:paraId="4FEF0E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nil"/>
              <w:left w:val="nil"/>
              <w:bottom w:val="nil"/>
              <w:right w:val="nil"/>
            </w:tcBorders>
            <w:shd w:val="clear" w:color="auto" w:fill="auto"/>
            <w:noWrap/>
            <w:vAlign w:val="bottom"/>
            <w:hideMark/>
          </w:tcPr>
          <w:p w14:paraId="2103D1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2A9274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F84F86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77471B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0BF70D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59436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A7C533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Eleocharis palustris</w:t>
            </w:r>
          </w:p>
        </w:tc>
        <w:tc>
          <w:tcPr>
            <w:tcW w:w="869" w:type="dxa"/>
            <w:tcBorders>
              <w:top w:val="single" w:sz="4" w:space="0" w:color="auto"/>
              <w:left w:val="nil"/>
              <w:bottom w:val="single" w:sz="4" w:space="0" w:color="auto"/>
              <w:right w:val="nil"/>
            </w:tcBorders>
            <w:shd w:val="clear" w:color="auto" w:fill="auto"/>
            <w:noWrap/>
            <w:vAlign w:val="bottom"/>
            <w:hideMark/>
          </w:tcPr>
          <w:p w14:paraId="7E9020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0.97</w:t>
            </w:r>
          </w:p>
        </w:tc>
        <w:tc>
          <w:tcPr>
            <w:tcW w:w="990" w:type="dxa"/>
            <w:tcBorders>
              <w:top w:val="single" w:sz="4" w:space="0" w:color="auto"/>
              <w:left w:val="nil"/>
              <w:bottom w:val="single" w:sz="4" w:space="0" w:color="auto"/>
              <w:right w:val="nil"/>
            </w:tcBorders>
            <w:shd w:val="clear" w:color="auto" w:fill="auto"/>
            <w:noWrap/>
            <w:vAlign w:val="bottom"/>
            <w:hideMark/>
          </w:tcPr>
          <w:p w14:paraId="7A4ABD7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20537B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DA7BFC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01C6D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93B0CB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647C4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F00DD4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palustre</w:t>
            </w:r>
          </w:p>
        </w:tc>
        <w:tc>
          <w:tcPr>
            <w:tcW w:w="869" w:type="dxa"/>
            <w:tcBorders>
              <w:top w:val="nil"/>
              <w:left w:val="nil"/>
              <w:bottom w:val="nil"/>
              <w:right w:val="nil"/>
            </w:tcBorders>
            <w:shd w:val="clear" w:color="auto" w:fill="auto"/>
            <w:noWrap/>
            <w:vAlign w:val="bottom"/>
            <w:hideMark/>
          </w:tcPr>
          <w:p w14:paraId="6F34CD3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0.76</w:t>
            </w:r>
          </w:p>
        </w:tc>
        <w:tc>
          <w:tcPr>
            <w:tcW w:w="990" w:type="dxa"/>
            <w:tcBorders>
              <w:top w:val="nil"/>
              <w:left w:val="nil"/>
              <w:bottom w:val="nil"/>
              <w:right w:val="nil"/>
            </w:tcBorders>
            <w:shd w:val="clear" w:color="auto" w:fill="auto"/>
            <w:noWrap/>
            <w:vAlign w:val="bottom"/>
            <w:hideMark/>
          </w:tcPr>
          <w:p w14:paraId="57B0D50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nil"/>
              <w:left w:val="nil"/>
              <w:bottom w:val="nil"/>
              <w:right w:val="nil"/>
            </w:tcBorders>
            <w:shd w:val="clear" w:color="auto" w:fill="auto"/>
            <w:noWrap/>
            <w:vAlign w:val="bottom"/>
            <w:hideMark/>
          </w:tcPr>
          <w:p w14:paraId="35EA1E2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7192999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CE27D9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DA015B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16E031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47A76A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trifidum</w:t>
            </w:r>
          </w:p>
        </w:tc>
        <w:tc>
          <w:tcPr>
            <w:tcW w:w="869" w:type="dxa"/>
            <w:tcBorders>
              <w:top w:val="single" w:sz="4" w:space="0" w:color="auto"/>
              <w:left w:val="nil"/>
              <w:bottom w:val="single" w:sz="4" w:space="0" w:color="auto"/>
              <w:right w:val="nil"/>
            </w:tcBorders>
            <w:shd w:val="clear" w:color="auto" w:fill="auto"/>
            <w:noWrap/>
            <w:vAlign w:val="bottom"/>
            <w:hideMark/>
          </w:tcPr>
          <w:p w14:paraId="1925EB7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5EC5EAB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69CB910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187AC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5257A4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7F91EB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B1D0F6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4E5AF7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Hypericum </w:t>
            </w:r>
            <w:proofErr w:type="spellStart"/>
            <w:r w:rsidRPr="00DC704D">
              <w:rPr>
                <w:rFonts w:ascii="Calibri" w:eastAsia="Times New Roman" w:hAnsi="Calibri" w:cs="Calibri"/>
                <w:i/>
                <w:iCs/>
                <w:color w:val="000000"/>
              </w:rPr>
              <w:t>formosum</w:t>
            </w:r>
            <w:proofErr w:type="spellEnd"/>
          </w:p>
        </w:tc>
        <w:tc>
          <w:tcPr>
            <w:tcW w:w="869" w:type="dxa"/>
            <w:tcBorders>
              <w:top w:val="nil"/>
              <w:left w:val="nil"/>
              <w:bottom w:val="nil"/>
              <w:right w:val="nil"/>
            </w:tcBorders>
            <w:shd w:val="clear" w:color="auto" w:fill="auto"/>
            <w:noWrap/>
            <w:vAlign w:val="bottom"/>
            <w:hideMark/>
          </w:tcPr>
          <w:p w14:paraId="7A899DD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990" w:type="dxa"/>
            <w:tcBorders>
              <w:top w:val="nil"/>
              <w:left w:val="nil"/>
              <w:bottom w:val="nil"/>
              <w:right w:val="nil"/>
            </w:tcBorders>
            <w:shd w:val="clear" w:color="auto" w:fill="auto"/>
            <w:noWrap/>
            <w:vAlign w:val="bottom"/>
            <w:hideMark/>
          </w:tcPr>
          <w:p w14:paraId="0C79BF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35BF6B2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B7E3E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7DCB95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9D1D04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12F709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3FEE09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articulatus</w:t>
            </w:r>
          </w:p>
        </w:tc>
        <w:tc>
          <w:tcPr>
            <w:tcW w:w="869" w:type="dxa"/>
            <w:tcBorders>
              <w:top w:val="single" w:sz="4" w:space="0" w:color="auto"/>
              <w:left w:val="nil"/>
              <w:bottom w:val="single" w:sz="4" w:space="0" w:color="auto"/>
              <w:right w:val="nil"/>
            </w:tcBorders>
            <w:shd w:val="clear" w:color="auto" w:fill="auto"/>
            <w:noWrap/>
            <w:vAlign w:val="bottom"/>
            <w:hideMark/>
          </w:tcPr>
          <w:p w14:paraId="03FAE0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0.52</w:t>
            </w:r>
          </w:p>
        </w:tc>
        <w:tc>
          <w:tcPr>
            <w:tcW w:w="990" w:type="dxa"/>
            <w:tcBorders>
              <w:top w:val="single" w:sz="4" w:space="0" w:color="auto"/>
              <w:left w:val="nil"/>
              <w:bottom w:val="single" w:sz="4" w:space="0" w:color="auto"/>
              <w:right w:val="nil"/>
            </w:tcBorders>
            <w:shd w:val="clear" w:color="auto" w:fill="auto"/>
            <w:noWrap/>
            <w:vAlign w:val="bottom"/>
            <w:hideMark/>
          </w:tcPr>
          <w:p w14:paraId="4A7966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single" w:sz="4" w:space="0" w:color="auto"/>
              <w:left w:val="nil"/>
              <w:bottom w:val="single" w:sz="4" w:space="0" w:color="auto"/>
              <w:right w:val="nil"/>
            </w:tcBorders>
            <w:shd w:val="clear" w:color="auto" w:fill="auto"/>
            <w:noWrap/>
            <w:vAlign w:val="bottom"/>
            <w:hideMark/>
          </w:tcPr>
          <w:p w14:paraId="2E68488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1B3C01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E136EC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9BE7AF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B7F6EE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2CF723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Leersia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oryzoides</w:t>
            </w:r>
            <w:proofErr w:type="spellEnd"/>
          </w:p>
        </w:tc>
        <w:tc>
          <w:tcPr>
            <w:tcW w:w="869" w:type="dxa"/>
            <w:tcBorders>
              <w:top w:val="nil"/>
              <w:left w:val="nil"/>
              <w:bottom w:val="nil"/>
              <w:right w:val="nil"/>
            </w:tcBorders>
            <w:shd w:val="clear" w:color="auto" w:fill="auto"/>
            <w:noWrap/>
            <w:vAlign w:val="bottom"/>
            <w:hideMark/>
          </w:tcPr>
          <w:p w14:paraId="3B5D3BB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990" w:type="dxa"/>
            <w:tcBorders>
              <w:top w:val="nil"/>
              <w:left w:val="nil"/>
              <w:bottom w:val="nil"/>
              <w:right w:val="nil"/>
            </w:tcBorders>
            <w:shd w:val="clear" w:color="auto" w:fill="auto"/>
            <w:noWrap/>
            <w:vAlign w:val="bottom"/>
            <w:hideMark/>
          </w:tcPr>
          <w:p w14:paraId="02C7A0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810" w:type="dxa"/>
            <w:tcBorders>
              <w:top w:val="nil"/>
              <w:left w:val="nil"/>
              <w:bottom w:val="nil"/>
              <w:right w:val="nil"/>
            </w:tcBorders>
            <w:shd w:val="clear" w:color="auto" w:fill="auto"/>
            <w:noWrap/>
            <w:vAlign w:val="bottom"/>
            <w:hideMark/>
          </w:tcPr>
          <w:p w14:paraId="3F525B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557D96E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E738E4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A8D344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1BC19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1DF8FDC"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Lilaeopsis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89EAD1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single" w:sz="4" w:space="0" w:color="auto"/>
              <w:left w:val="nil"/>
              <w:bottom w:val="single" w:sz="4" w:space="0" w:color="auto"/>
              <w:right w:val="nil"/>
            </w:tcBorders>
            <w:shd w:val="clear" w:color="auto" w:fill="auto"/>
            <w:noWrap/>
            <w:vAlign w:val="bottom"/>
            <w:hideMark/>
          </w:tcPr>
          <w:p w14:paraId="1A62E76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F534B8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9856B5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BF97AD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226BB1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E47E7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2D50AB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Mimulus </w:t>
            </w:r>
            <w:proofErr w:type="spellStart"/>
            <w:r w:rsidRPr="00DC704D">
              <w:rPr>
                <w:rFonts w:ascii="Calibri" w:eastAsia="Times New Roman" w:hAnsi="Calibri" w:cs="Calibri"/>
                <w:i/>
                <w:iCs/>
                <w:color w:val="000000"/>
              </w:rPr>
              <w:t>guttatus</w:t>
            </w:r>
            <w:proofErr w:type="spellEnd"/>
          </w:p>
        </w:tc>
        <w:tc>
          <w:tcPr>
            <w:tcW w:w="869" w:type="dxa"/>
            <w:tcBorders>
              <w:top w:val="nil"/>
              <w:left w:val="nil"/>
              <w:bottom w:val="nil"/>
              <w:right w:val="nil"/>
            </w:tcBorders>
            <w:shd w:val="clear" w:color="auto" w:fill="auto"/>
            <w:noWrap/>
            <w:vAlign w:val="bottom"/>
            <w:hideMark/>
          </w:tcPr>
          <w:p w14:paraId="520862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26C8C9A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7FED39D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AD22C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7DAD06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CEA0B7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9C6457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663EE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Oenanthe </w:t>
            </w:r>
            <w:proofErr w:type="spellStart"/>
            <w:r w:rsidRPr="00DC704D">
              <w:rPr>
                <w:rFonts w:ascii="Calibri" w:eastAsia="Times New Roman" w:hAnsi="Calibri" w:cs="Calibri"/>
                <w:i/>
                <w:iCs/>
                <w:color w:val="000000"/>
              </w:rPr>
              <w:t>sarmentosa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2CB13A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single" w:sz="4" w:space="0" w:color="auto"/>
              <w:left w:val="nil"/>
              <w:bottom w:val="single" w:sz="4" w:space="0" w:color="auto"/>
              <w:right w:val="nil"/>
            </w:tcBorders>
            <w:shd w:val="clear" w:color="auto" w:fill="auto"/>
            <w:noWrap/>
            <w:vAlign w:val="bottom"/>
            <w:hideMark/>
          </w:tcPr>
          <w:p w14:paraId="33BD56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0.30</w:t>
            </w:r>
          </w:p>
        </w:tc>
        <w:tc>
          <w:tcPr>
            <w:tcW w:w="810" w:type="dxa"/>
            <w:tcBorders>
              <w:top w:val="single" w:sz="4" w:space="0" w:color="auto"/>
              <w:left w:val="nil"/>
              <w:bottom w:val="single" w:sz="4" w:space="0" w:color="auto"/>
              <w:right w:val="nil"/>
            </w:tcBorders>
            <w:shd w:val="clear" w:color="auto" w:fill="auto"/>
            <w:noWrap/>
            <w:vAlign w:val="bottom"/>
            <w:hideMark/>
          </w:tcPr>
          <w:p w14:paraId="01BB3A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6B77A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B0DA50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079213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FC6C4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BD2170A"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Platanthera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dilatata</w:t>
            </w:r>
            <w:proofErr w:type="spellEnd"/>
          </w:p>
        </w:tc>
        <w:tc>
          <w:tcPr>
            <w:tcW w:w="869" w:type="dxa"/>
            <w:tcBorders>
              <w:top w:val="nil"/>
              <w:left w:val="nil"/>
              <w:bottom w:val="nil"/>
              <w:right w:val="nil"/>
            </w:tcBorders>
            <w:shd w:val="clear" w:color="auto" w:fill="auto"/>
            <w:noWrap/>
            <w:vAlign w:val="bottom"/>
            <w:hideMark/>
          </w:tcPr>
          <w:p w14:paraId="05CAA62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nil"/>
              <w:left w:val="nil"/>
              <w:bottom w:val="nil"/>
              <w:right w:val="nil"/>
            </w:tcBorders>
            <w:shd w:val="clear" w:color="auto" w:fill="auto"/>
            <w:noWrap/>
            <w:vAlign w:val="bottom"/>
            <w:hideMark/>
          </w:tcPr>
          <w:p w14:paraId="4A55505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45F793C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5EC73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15D83F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57FF9E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9A29A8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104E2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palustris</w:t>
            </w:r>
          </w:p>
        </w:tc>
        <w:tc>
          <w:tcPr>
            <w:tcW w:w="869" w:type="dxa"/>
            <w:tcBorders>
              <w:top w:val="single" w:sz="4" w:space="0" w:color="auto"/>
              <w:left w:val="nil"/>
              <w:bottom w:val="single" w:sz="4" w:space="0" w:color="auto"/>
              <w:right w:val="nil"/>
            </w:tcBorders>
            <w:shd w:val="clear" w:color="auto" w:fill="auto"/>
            <w:noWrap/>
            <w:vAlign w:val="bottom"/>
            <w:hideMark/>
          </w:tcPr>
          <w:p w14:paraId="5293A8E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0.55</w:t>
            </w:r>
          </w:p>
        </w:tc>
        <w:tc>
          <w:tcPr>
            <w:tcW w:w="990" w:type="dxa"/>
            <w:tcBorders>
              <w:top w:val="single" w:sz="4" w:space="0" w:color="auto"/>
              <w:left w:val="nil"/>
              <w:bottom w:val="single" w:sz="4" w:space="0" w:color="auto"/>
              <w:right w:val="nil"/>
            </w:tcBorders>
            <w:shd w:val="clear" w:color="auto" w:fill="auto"/>
            <w:noWrap/>
            <w:vAlign w:val="bottom"/>
            <w:hideMark/>
          </w:tcPr>
          <w:p w14:paraId="05C290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1.73</w:t>
            </w:r>
          </w:p>
        </w:tc>
        <w:tc>
          <w:tcPr>
            <w:tcW w:w="810" w:type="dxa"/>
            <w:tcBorders>
              <w:top w:val="single" w:sz="4" w:space="0" w:color="auto"/>
              <w:left w:val="nil"/>
              <w:bottom w:val="single" w:sz="4" w:space="0" w:color="auto"/>
              <w:right w:val="nil"/>
            </w:tcBorders>
            <w:shd w:val="clear" w:color="auto" w:fill="auto"/>
            <w:noWrap/>
            <w:vAlign w:val="bottom"/>
            <w:hideMark/>
          </w:tcPr>
          <w:p w14:paraId="143D23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8856A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566E288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B9CA5B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8E81E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D19415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Poa </w:t>
            </w:r>
            <w:proofErr w:type="spellStart"/>
            <w:r w:rsidRPr="00DC704D">
              <w:rPr>
                <w:rFonts w:ascii="Calibri" w:eastAsia="Times New Roman" w:hAnsi="Calibri" w:cs="Calibri"/>
                <w:i/>
                <w:iCs/>
                <w:color w:val="000000"/>
              </w:rPr>
              <w:t>trivialis</w:t>
            </w:r>
            <w:proofErr w:type="spellEnd"/>
          </w:p>
        </w:tc>
        <w:tc>
          <w:tcPr>
            <w:tcW w:w="869" w:type="dxa"/>
            <w:tcBorders>
              <w:top w:val="nil"/>
              <w:left w:val="nil"/>
              <w:bottom w:val="nil"/>
              <w:right w:val="nil"/>
            </w:tcBorders>
            <w:shd w:val="clear" w:color="auto" w:fill="auto"/>
            <w:noWrap/>
            <w:vAlign w:val="bottom"/>
            <w:hideMark/>
          </w:tcPr>
          <w:p w14:paraId="5CEBC38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0.31</w:t>
            </w:r>
          </w:p>
        </w:tc>
        <w:tc>
          <w:tcPr>
            <w:tcW w:w="990" w:type="dxa"/>
            <w:tcBorders>
              <w:top w:val="nil"/>
              <w:left w:val="nil"/>
              <w:bottom w:val="nil"/>
              <w:right w:val="nil"/>
            </w:tcBorders>
            <w:shd w:val="clear" w:color="auto" w:fill="auto"/>
            <w:noWrap/>
            <w:vAlign w:val="bottom"/>
            <w:hideMark/>
          </w:tcPr>
          <w:p w14:paraId="5BB9CD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01FECA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2698FEA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5F0402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15CE6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9C664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0CFE0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Polygonum hydropiper</w:t>
            </w:r>
          </w:p>
        </w:tc>
        <w:tc>
          <w:tcPr>
            <w:tcW w:w="869" w:type="dxa"/>
            <w:tcBorders>
              <w:top w:val="single" w:sz="4" w:space="0" w:color="auto"/>
              <w:left w:val="nil"/>
              <w:bottom w:val="single" w:sz="4" w:space="0" w:color="auto"/>
              <w:right w:val="nil"/>
            </w:tcBorders>
            <w:shd w:val="clear" w:color="auto" w:fill="auto"/>
            <w:noWrap/>
            <w:vAlign w:val="bottom"/>
            <w:hideMark/>
          </w:tcPr>
          <w:p w14:paraId="6A7AF23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09AA27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FC7CAA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EB58D0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22F76B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CD8EBC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D94D0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36D512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Sagittaria latifolia</w:t>
            </w:r>
          </w:p>
        </w:tc>
        <w:tc>
          <w:tcPr>
            <w:tcW w:w="869" w:type="dxa"/>
            <w:tcBorders>
              <w:top w:val="nil"/>
              <w:left w:val="nil"/>
              <w:bottom w:val="nil"/>
              <w:right w:val="nil"/>
            </w:tcBorders>
            <w:shd w:val="clear" w:color="auto" w:fill="auto"/>
            <w:noWrap/>
            <w:vAlign w:val="bottom"/>
            <w:hideMark/>
          </w:tcPr>
          <w:p w14:paraId="13CDFF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60E130D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nil"/>
              <w:right w:val="nil"/>
            </w:tcBorders>
            <w:shd w:val="clear" w:color="auto" w:fill="auto"/>
            <w:noWrap/>
            <w:vAlign w:val="bottom"/>
            <w:hideMark/>
          </w:tcPr>
          <w:p w14:paraId="3A1BBC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55142D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584263C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E9E34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4C11FB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FEAA93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sp.</w:t>
            </w:r>
          </w:p>
        </w:tc>
        <w:tc>
          <w:tcPr>
            <w:tcW w:w="869" w:type="dxa"/>
            <w:tcBorders>
              <w:top w:val="single" w:sz="4" w:space="0" w:color="auto"/>
              <w:left w:val="nil"/>
              <w:bottom w:val="single" w:sz="4" w:space="0" w:color="auto"/>
              <w:right w:val="nil"/>
            </w:tcBorders>
            <w:shd w:val="clear" w:color="auto" w:fill="auto"/>
            <w:noWrap/>
            <w:vAlign w:val="bottom"/>
            <w:hideMark/>
          </w:tcPr>
          <w:p w14:paraId="186B69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6BB61DA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449D709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6F4CBF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9F14EF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5FBA6D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23C20C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7C2659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Sium suave</w:t>
            </w:r>
          </w:p>
        </w:tc>
        <w:tc>
          <w:tcPr>
            <w:tcW w:w="869" w:type="dxa"/>
            <w:tcBorders>
              <w:top w:val="nil"/>
              <w:left w:val="nil"/>
              <w:bottom w:val="nil"/>
              <w:right w:val="nil"/>
            </w:tcBorders>
            <w:shd w:val="clear" w:color="auto" w:fill="auto"/>
            <w:noWrap/>
            <w:vAlign w:val="bottom"/>
            <w:hideMark/>
          </w:tcPr>
          <w:p w14:paraId="77C0DA0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990" w:type="dxa"/>
            <w:tcBorders>
              <w:top w:val="nil"/>
              <w:left w:val="nil"/>
              <w:bottom w:val="nil"/>
              <w:right w:val="nil"/>
            </w:tcBorders>
            <w:shd w:val="clear" w:color="auto" w:fill="auto"/>
            <w:noWrap/>
            <w:vAlign w:val="bottom"/>
            <w:hideMark/>
          </w:tcPr>
          <w:p w14:paraId="3C7A10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nil"/>
              <w:right w:val="nil"/>
            </w:tcBorders>
            <w:shd w:val="clear" w:color="auto" w:fill="auto"/>
            <w:noWrap/>
            <w:vAlign w:val="bottom"/>
            <w:hideMark/>
          </w:tcPr>
          <w:p w14:paraId="31D98D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203E1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2AA09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96F4B0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D9E083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2AEC494" w14:textId="685E2D0B" w:rsidR="00EB4CE1" w:rsidRPr="00DC704D" w:rsidRDefault="00D5247D" w:rsidP="00DC704D">
            <w:pPr>
              <w:spacing w:after="0" w:line="240" w:lineRule="auto"/>
              <w:rPr>
                <w:rFonts w:ascii="Calibri" w:eastAsia="Times New Roman" w:hAnsi="Calibri" w:cs="Calibri"/>
                <w:i/>
                <w:iCs/>
                <w:color w:val="000000"/>
              </w:rPr>
            </w:pPr>
            <w:r>
              <w:rPr>
                <w:rStyle w:val="Emphasis"/>
              </w:rPr>
              <w:t xml:space="preserve">Symphyotrichum </w:t>
            </w:r>
            <w:r w:rsidR="00EB4CE1" w:rsidRPr="00DC704D">
              <w:rPr>
                <w:rFonts w:ascii="Calibri" w:eastAsia="Times New Roman" w:hAnsi="Calibri" w:cs="Calibri"/>
                <w:i/>
                <w:iCs/>
                <w:color w:val="000000"/>
              </w:rPr>
              <w:t>subspicatum</w:t>
            </w:r>
          </w:p>
        </w:tc>
        <w:tc>
          <w:tcPr>
            <w:tcW w:w="869" w:type="dxa"/>
            <w:tcBorders>
              <w:top w:val="single" w:sz="4" w:space="0" w:color="auto"/>
              <w:left w:val="nil"/>
              <w:bottom w:val="single" w:sz="4" w:space="0" w:color="auto"/>
              <w:right w:val="nil"/>
            </w:tcBorders>
            <w:shd w:val="clear" w:color="auto" w:fill="auto"/>
            <w:noWrap/>
            <w:vAlign w:val="bottom"/>
            <w:hideMark/>
          </w:tcPr>
          <w:p w14:paraId="65B8596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0.59</w:t>
            </w:r>
          </w:p>
        </w:tc>
        <w:tc>
          <w:tcPr>
            <w:tcW w:w="990" w:type="dxa"/>
            <w:tcBorders>
              <w:top w:val="single" w:sz="4" w:space="0" w:color="auto"/>
              <w:left w:val="nil"/>
              <w:bottom w:val="single" w:sz="4" w:space="0" w:color="auto"/>
              <w:right w:val="nil"/>
            </w:tcBorders>
            <w:shd w:val="clear" w:color="auto" w:fill="auto"/>
            <w:noWrap/>
            <w:vAlign w:val="bottom"/>
            <w:hideMark/>
          </w:tcPr>
          <w:p w14:paraId="6C4B87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810" w:type="dxa"/>
            <w:tcBorders>
              <w:top w:val="single" w:sz="4" w:space="0" w:color="auto"/>
              <w:left w:val="nil"/>
              <w:bottom w:val="single" w:sz="4" w:space="0" w:color="auto"/>
              <w:right w:val="nil"/>
            </w:tcBorders>
            <w:shd w:val="clear" w:color="auto" w:fill="auto"/>
            <w:noWrap/>
            <w:vAlign w:val="bottom"/>
            <w:hideMark/>
          </w:tcPr>
          <w:p w14:paraId="289A690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6BD2E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070C3E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04D662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454D81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5F194E2" w14:textId="08F694E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Trifolium </w:t>
            </w:r>
            <w:r w:rsidR="00D73FB1" w:rsidRPr="00DC704D">
              <w:rPr>
                <w:rFonts w:ascii="Calibri" w:eastAsia="Times New Roman" w:hAnsi="Calibri" w:cs="Calibri"/>
                <w:i/>
                <w:iCs/>
                <w:color w:val="000000"/>
              </w:rPr>
              <w:t>wormskioldii</w:t>
            </w:r>
          </w:p>
        </w:tc>
        <w:tc>
          <w:tcPr>
            <w:tcW w:w="869" w:type="dxa"/>
            <w:tcBorders>
              <w:top w:val="nil"/>
              <w:left w:val="nil"/>
              <w:bottom w:val="nil"/>
              <w:right w:val="nil"/>
            </w:tcBorders>
            <w:shd w:val="clear" w:color="auto" w:fill="auto"/>
            <w:noWrap/>
            <w:vAlign w:val="bottom"/>
            <w:hideMark/>
          </w:tcPr>
          <w:p w14:paraId="7FE98F5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0.69</w:t>
            </w:r>
          </w:p>
        </w:tc>
        <w:tc>
          <w:tcPr>
            <w:tcW w:w="990" w:type="dxa"/>
            <w:tcBorders>
              <w:top w:val="nil"/>
              <w:left w:val="nil"/>
              <w:bottom w:val="nil"/>
              <w:right w:val="nil"/>
            </w:tcBorders>
            <w:shd w:val="clear" w:color="auto" w:fill="auto"/>
            <w:noWrap/>
            <w:vAlign w:val="bottom"/>
            <w:hideMark/>
          </w:tcPr>
          <w:p w14:paraId="3E2D1CB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0.55</w:t>
            </w:r>
          </w:p>
        </w:tc>
        <w:tc>
          <w:tcPr>
            <w:tcW w:w="810" w:type="dxa"/>
            <w:tcBorders>
              <w:top w:val="nil"/>
              <w:left w:val="nil"/>
              <w:bottom w:val="nil"/>
              <w:right w:val="nil"/>
            </w:tcBorders>
            <w:shd w:val="clear" w:color="auto" w:fill="auto"/>
            <w:noWrap/>
            <w:vAlign w:val="bottom"/>
            <w:hideMark/>
          </w:tcPr>
          <w:p w14:paraId="63B3EBD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86BF3B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D2D375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18B01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B28322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018ED3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Menyanthes trifoliata</w:t>
            </w:r>
          </w:p>
        </w:tc>
        <w:tc>
          <w:tcPr>
            <w:tcW w:w="869" w:type="dxa"/>
            <w:tcBorders>
              <w:top w:val="single" w:sz="4" w:space="0" w:color="auto"/>
              <w:left w:val="nil"/>
              <w:bottom w:val="single" w:sz="4" w:space="0" w:color="auto"/>
              <w:right w:val="nil"/>
            </w:tcBorders>
            <w:shd w:val="clear" w:color="auto" w:fill="auto"/>
            <w:noWrap/>
            <w:vAlign w:val="bottom"/>
            <w:hideMark/>
          </w:tcPr>
          <w:p w14:paraId="47522C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1.86</w:t>
            </w:r>
          </w:p>
        </w:tc>
        <w:tc>
          <w:tcPr>
            <w:tcW w:w="990" w:type="dxa"/>
            <w:tcBorders>
              <w:top w:val="single" w:sz="4" w:space="0" w:color="auto"/>
              <w:left w:val="nil"/>
              <w:bottom w:val="single" w:sz="4" w:space="0" w:color="auto"/>
              <w:right w:val="nil"/>
            </w:tcBorders>
            <w:shd w:val="clear" w:color="auto" w:fill="auto"/>
            <w:noWrap/>
            <w:vAlign w:val="bottom"/>
            <w:hideMark/>
          </w:tcPr>
          <w:p w14:paraId="3687E74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1.33</w:t>
            </w:r>
          </w:p>
        </w:tc>
        <w:tc>
          <w:tcPr>
            <w:tcW w:w="810" w:type="dxa"/>
            <w:tcBorders>
              <w:top w:val="single" w:sz="4" w:space="0" w:color="auto"/>
              <w:left w:val="nil"/>
              <w:bottom w:val="single" w:sz="4" w:space="0" w:color="auto"/>
              <w:right w:val="nil"/>
            </w:tcBorders>
            <w:shd w:val="clear" w:color="auto" w:fill="auto"/>
            <w:noWrap/>
            <w:vAlign w:val="bottom"/>
            <w:hideMark/>
          </w:tcPr>
          <w:p w14:paraId="16C126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AE6393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-97.0</w:t>
            </w:r>
          </w:p>
        </w:tc>
      </w:tr>
      <w:tr w:rsidR="00EB4CE1" w:rsidRPr="00EB4CE1" w14:paraId="53BEB5A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AB0C7F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AF433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577472F"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Caltha palustris</w:t>
            </w:r>
          </w:p>
        </w:tc>
        <w:tc>
          <w:tcPr>
            <w:tcW w:w="869" w:type="dxa"/>
            <w:tcBorders>
              <w:top w:val="nil"/>
              <w:left w:val="nil"/>
              <w:bottom w:val="nil"/>
              <w:right w:val="nil"/>
            </w:tcBorders>
            <w:shd w:val="clear" w:color="auto" w:fill="auto"/>
            <w:noWrap/>
            <w:vAlign w:val="bottom"/>
            <w:hideMark/>
          </w:tcPr>
          <w:p w14:paraId="0BF2A70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0.66</w:t>
            </w:r>
          </w:p>
        </w:tc>
        <w:tc>
          <w:tcPr>
            <w:tcW w:w="990" w:type="dxa"/>
            <w:tcBorders>
              <w:top w:val="nil"/>
              <w:left w:val="nil"/>
              <w:bottom w:val="nil"/>
              <w:right w:val="nil"/>
            </w:tcBorders>
            <w:shd w:val="clear" w:color="auto" w:fill="auto"/>
            <w:noWrap/>
            <w:vAlign w:val="bottom"/>
            <w:hideMark/>
          </w:tcPr>
          <w:p w14:paraId="76FD65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nil"/>
              <w:left w:val="nil"/>
              <w:bottom w:val="nil"/>
              <w:right w:val="nil"/>
            </w:tcBorders>
            <w:shd w:val="clear" w:color="auto" w:fill="auto"/>
            <w:noWrap/>
            <w:vAlign w:val="bottom"/>
            <w:hideMark/>
          </w:tcPr>
          <w:p w14:paraId="721B349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nil"/>
              <w:right w:val="single" w:sz="8" w:space="0" w:color="auto"/>
            </w:tcBorders>
            <w:shd w:val="clear" w:color="auto" w:fill="auto"/>
            <w:noWrap/>
            <w:vAlign w:val="bottom"/>
            <w:hideMark/>
          </w:tcPr>
          <w:p w14:paraId="18BE333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-91.5</w:t>
            </w:r>
          </w:p>
        </w:tc>
      </w:tr>
      <w:tr w:rsidR="00EB4CE1" w:rsidRPr="00EB4CE1" w14:paraId="1FD42F6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64B426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400E0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666EB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lasiandra</w:t>
            </w:r>
          </w:p>
        </w:tc>
        <w:tc>
          <w:tcPr>
            <w:tcW w:w="869" w:type="dxa"/>
            <w:tcBorders>
              <w:top w:val="single" w:sz="4" w:space="0" w:color="auto"/>
              <w:left w:val="nil"/>
              <w:bottom w:val="single" w:sz="4" w:space="0" w:color="auto"/>
              <w:right w:val="nil"/>
            </w:tcBorders>
            <w:shd w:val="clear" w:color="auto" w:fill="auto"/>
            <w:noWrap/>
            <w:vAlign w:val="bottom"/>
            <w:hideMark/>
          </w:tcPr>
          <w:p w14:paraId="78B161D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990" w:type="dxa"/>
            <w:tcBorders>
              <w:top w:val="single" w:sz="4" w:space="0" w:color="auto"/>
              <w:left w:val="nil"/>
              <w:bottom w:val="single" w:sz="4" w:space="0" w:color="auto"/>
              <w:right w:val="nil"/>
            </w:tcBorders>
            <w:shd w:val="clear" w:color="auto" w:fill="auto"/>
            <w:noWrap/>
            <w:vAlign w:val="bottom"/>
            <w:hideMark/>
          </w:tcPr>
          <w:p w14:paraId="4802E0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single" w:sz="4" w:space="0" w:color="auto"/>
              <w:left w:val="nil"/>
              <w:bottom w:val="single" w:sz="4" w:space="0" w:color="auto"/>
              <w:right w:val="nil"/>
            </w:tcBorders>
            <w:shd w:val="clear" w:color="auto" w:fill="auto"/>
            <w:noWrap/>
            <w:vAlign w:val="bottom"/>
            <w:hideMark/>
          </w:tcPr>
          <w:p w14:paraId="316E4A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F22A9A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-88.9</w:t>
            </w:r>
          </w:p>
        </w:tc>
      </w:tr>
      <w:tr w:rsidR="00EB4CE1" w:rsidRPr="00EB4CE1" w14:paraId="04BB4D0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A2C8A3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9BF587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CB1AA1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lyngbyei</w:t>
            </w:r>
          </w:p>
        </w:tc>
        <w:tc>
          <w:tcPr>
            <w:tcW w:w="869" w:type="dxa"/>
            <w:tcBorders>
              <w:top w:val="nil"/>
              <w:left w:val="nil"/>
              <w:bottom w:val="nil"/>
              <w:right w:val="nil"/>
            </w:tcBorders>
            <w:shd w:val="clear" w:color="auto" w:fill="auto"/>
            <w:noWrap/>
            <w:vAlign w:val="bottom"/>
            <w:hideMark/>
          </w:tcPr>
          <w:p w14:paraId="16D62A0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0.76</w:t>
            </w:r>
          </w:p>
        </w:tc>
        <w:tc>
          <w:tcPr>
            <w:tcW w:w="990" w:type="dxa"/>
            <w:tcBorders>
              <w:top w:val="nil"/>
              <w:left w:val="nil"/>
              <w:bottom w:val="nil"/>
              <w:right w:val="nil"/>
            </w:tcBorders>
            <w:shd w:val="clear" w:color="auto" w:fill="auto"/>
            <w:noWrap/>
            <w:vAlign w:val="bottom"/>
            <w:hideMark/>
          </w:tcPr>
          <w:p w14:paraId="31178FA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1.42</w:t>
            </w:r>
          </w:p>
        </w:tc>
        <w:tc>
          <w:tcPr>
            <w:tcW w:w="810" w:type="dxa"/>
            <w:tcBorders>
              <w:top w:val="nil"/>
              <w:left w:val="nil"/>
              <w:bottom w:val="nil"/>
              <w:right w:val="nil"/>
            </w:tcBorders>
            <w:shd w:val="clear" w:color="auto" w:fill="auto"/>
            <w:noWrap/>
            <w:vAlign w:val="bottom"/>
            <w:hideMark/>
          </w:tcPr>
          <w:p w14:paraId="6FEE170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1BF799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-85.4</w:t>
            </w:r>
          </w:p>
        </w:tc>
      </w:tr>
      <w:tr w:rsidR="00EB4CE1" w:rsidRPr="00EB4CE1" w14:paraId="5302C04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085DF0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CADEB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CE3ED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Potentilla </w:t>
            </w:r>
            <w:proofErr w:type="spellStart"/>
            <w:r w:rsidRPr="00DC704D">
              <w:rPr>
                <w:rFonts w:ascii="Calibri" w:eastAsia="Times New Roman" w:hAnsi="Calibri" w:cs="Calibri"/>
                <w:i/>
                <w:iCs/>
                <w:color w:val="000000"/>
              </w:rPr>
              <w:t>anserina</w:t>
            </w:r>
            <w:proofErr w:type="spellEnd"/>
            <w:r w:rsidRPr="00DC704D">
              <w:rPr>
                <w:rFonts w:ascii="Calibri" w:eastAsia="Times New Roman" w:hAnsi="Calibri" w:cs="Calibri"/>
                <w:i/>
                <w:iCs/>
                <w:color w:val="000000"/>
              </w:rPr>
              <w:t>-pacifica</w:t>
            </w:r>
          </w:p>
        </w:tc>
        <w:tc>
          <w:tcPr>
            <w:tcW w:w="869" w:type="dxa"/>
            <w:tcBorders>
              <w:top w:val="single" w:sz="4" w:space="0" w:color="auto"/>
              <w:left w:val="nil"/>
              <w:bottom w:val="single" w:sz="4" w:space="0" w:color="auto"/>
              <w:right w:val="nil"/>
            </w:tcBorders>
            <w:shd w:val="clear" w:color="auto" w:fill="auto"/>
            <w:noWrap/>
            <w:vAlign w:val="bottom"/>
            <w:hideMark/>
          </w:tcPr>
          <w:p w14:paraId="7A4E62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0.48</w:t>
            </w:r>
          </w:p>
        </w:tc>
        <w:tc>
          <w:tcPr>
            <w:tcW w:w="990" w:type="dxa"/>
            <w:tcBorders>
              <w:top w:val="single" w:sz="4" w:space="0" w:color="auto"/>
              <w:left w:val="nil"/>
              <w:bottom w:val="single" w:sz="4" w:space="0" w:color="auto"/>
              <w:right w:val="nil"/>
            </w:tcBorders>
            <w:shd w:val="clear" w:color="auto" w:fill="auto"/>
            <w:noWrap/>
            <w:vAlign w:val="bottom"/>
            <w:hideMark/>
          </w:tcPr>
          <w:p w14:paraId="2C3312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0.64</w:t>
            </w:r>
          </w:p>
        </w:tc>
        <w:tc>
          <w:tcPr>
            <w:tcW w:w="810" w:type="dxa"/>
            <w:tcBorders>
              <w:top w:val="single" w:sz="4" w:space="0" w:color="auto"/>
              <w:left w:val="nil"/>
              <w:bottom w:val="single" w:sz="4" w:space="0" w:color="auto"/>
              <w:right w:val="nil"/>
            </w:tcBorders>
            <w:shd w:val="clear" w:color="auto" w:fill="auto"/>
            <w:noWrap/>
            <w:vAlign w:val="bottom"/>
            <w:hideMark/>
          </w:tcPr>
          <w:p w14:paraId="3E54A3F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02268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-54.0</w:t>
            </w:r>
          </w:p>
        </w:tc>
      </w:tr>
      <w:tr w:rsidR="00EB4CE1" w:rsidRPr="00EB4CE1" w14:paraId="33E0DCC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B97B71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57CF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CF0BD6" w14:textId="5D01BF24" w:rsidR="00EB4CE1" w:rsidRPr="00DC704D" w:rsidRDefault="005F6F03"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Sidalcea</w:t>
            </w:r>
            <w:r w:rsidR="00EB4CE1" w:rsidRPr="00DC704D">
              <w:rPr>
                <w:rFonts w:ascii="Calibri" w:eastAsia="Times New Roman" w:hAnsi="Calibri" w:cs="Calibri"/>
                <w:i/>
                <w:iCs/>
                <w:color w:val="000000"/>
              </w:rPr>
              <w:t xml:space="preserve"> hendersonii</w:t>
            </w:r>
          </w:p>
        </w:tc>
        <w:tc>
          <w:tcPr>
            <w:tcW w:w="869" w:type="dxa"/>
            <w:tcBorders>
              <w:top w:val="nil"/>
              <w:left w:val="nil"/>
              <w:bottom w:val="nil"/>
              <w:right w:val="nil"/>
            </w:tcBorders>
            <w:shd w:val="clear" w:color="auto" w:fill="auto"/>
            <w:noWrap/>
            <w:vAlign w:val="bottom"/>
            <w:hideMark/>
          </w:tcPr>
          <w:p w14:paraId="1F05D8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0.41</w:t>
            </w:r>
          </w:p>
        </w:tc>
        <w:tc>
          <w:tcPr>
            <w:tcW w:w="990" w:type="dxa"/>
            <w:tcBorders>
              <w:top w:val="nil"/>
              <w:left w:val="nil"/>
              <w:bottom w:val="nil"/>
              <w:right w:val="nil"/>
            </w:tcBorders>
            <w:shd w:val="clear" w:color="auto" w:fill="auto"/>
            <w:noWrap/>
            <w:vAlign w:val="bottom"/>
            <w:hideMark/>
          </w:tcPr>
          <w:p w14:paraId="3E5346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810" w:type="dxa"/>
            <w:tcBorders>
              <w:top w:val="nil"/>
              <w:left w:val="nil"/>
              <w:bottom w:val="nil"/>
              <w:right w:val="nil"/>
            </w:tcBorders>
            <w:shd w:val="clear" w:color="auto" w:fill="auto"/>
            <w:noWrap/>
            <w:vAlign w:val="bottom"/>
            <w:hideMark/>
          </w:tcPr>
          <w:p w14:paraId="1BD1771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nil"/>
              <w:left w:val="nil"/>
              <w:bottom w:val="nil"/>
              <w:right w:val="single" w:sz="8" w:space="0" w:color="auto"/>
            </w:tcBorders>
            <w:shd w:val="clear" w:color="auto" w:fill="auto"/>
            <w:noWrap/>
            <w:vAlign w:val="bottom"/>
            <w:hideMark/>
          </w:tcPr>
          <w:p w14:paraId="4DD307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-46.3</w:t>
            </w:r>
          </w:p>
        </w:tc>
      </w:tr>
      <w:tr w:rsidR="00EB4CE1" w:rsidRPr="00EB4CE1" w14:paraId="2542628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482D36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9F4DBB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9E491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Lysimachia thyrsiflora</w:t>
            </w:r>
          </w:p>
        </w:tc>
        <w:tc>
          <w:tcPr>
            <w:tcW w:w="869" w:type="dxa"/>
            <w:tcBorders>
              <w:top w:val="single" w:sz="4" w:space="0" w:color="auto"/>
              <w:left w:val="nil"/>
              <w:bottom w:val="single" w:sz="4" w:space="0" w:color="auto"/>
              <w:right w:val="nil"/>
            </w:tcBorders>
            <w:shd w:val="clear" w:color="auto" w:fill="auto"/>
            <w:noWrap/>
            <w:vAlign w:val="bottom"/>
            <w:hideMark/>
          </w:tcPr>
          <w:p w14:paraId="306694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990" w:type="dxa"/>
            <w:tcBorders>
              <w:top w:val="single" w:sz="4" w:space="0" w:color="auto"/>
              <w:left w:val="nil"/>
              <w:bottom w:val="single" w:sz="4" w:space="0" w:color="auto"/>
              <w:right w:val="nil"/>
            </w:tcBorders>
            <w:shd w:val="clear" w:color="auto" w:fill="auto"/>
            <w:noWrap/>
            <w:vAlign w:val="bottom"/>
            <w:hideMark/>
          </w:tcPr>
          <w:p w14:paraId="6A61A55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3F108AF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B079E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-46.3</w:t>
            </w:r>
          </w:p>
        </w:tc>
      </w:tr>
      <w:tr w:rsidR="00EB4CE1" w:rsidRPr="00EB4CE1" w14:paraId="4DC8BFF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ECA780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6BC47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95BEE8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Typha latifolia</w:t>
            </w:r>
          </w:p>
        </w:tc>
        <w:tc>
          <w:tcPr>
            <w:tcW w:w="869" w:type="dxa"/>
            <w:tcBorders>
              <w:top w:val="nil"/>
              <w:left w:val="nil"/>
              <w:bottom w:val="nil"/>
              <w:right w:val="nil"/>
            </w:tcBorders>
            <w:shd w:val="clear" w:color="auto" w:fill="auto"/>
            <w:noWrap/>
            <w:vAlign w:val="bottom"/>
            <w:hideMark/>
          </w:tcPr>
          <w:p w14:paraId="76D9A15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0.69</w:t>
            </w:r>
          </w:p>
        </w:tc>
        <w:tc>
          <w:tcPr>
            <w:tcW w:w="990" w:type="dxa"/>
            <w:tcBorders>
              <w:top w:val="nil"/>
              <w:left w:val="nil"/>
              <w:bottom w:val="nil"/>
              <w:right w:val="nil"/>
            </w:tcBorders>
            <w:shd w:val="clear" w:color="auto" w:fill="auto"/>
            <w:noWrap/>
            <w:vAlign w:val="bottom"/>
            <w:hideMark/>
          </w:tcPr>
          <w:p w14:paraId="160F04E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0.36</w:t>
            </w:r>
          </w:p>
        </w:tc>
        <w:tc>
          <w:tcPr>
            <w:tcW w:w="810" w:type="dxa"/>
            <w:tcBorders>
              <w:top w:val="nil"/>
              <w:left w:val="nil"/>
              <w:bottom w:val="nil"/>
              <w:right w:val="nil"/>
            </w:tcBorders>
            <w:shd w:val="clear" w:color="auto" w:fill="auto"/>
            <w:noWrap/>
            <w:vAlign w:val="bottom"/>
            <w:hideMark/>
          </w:tcPr>
          <w:p w14:paraId="593B253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1710" w:type="dxa"/>
            <w:tcBorders>
              <w:top w:val="nil"/>
              <w:left w:val="nil"/>
              <w:bottom w:val="nil"/>
              <w:right w:val="single" w:sz="8" w:space="0" w:color="auto"/>
            </w:tcBorders>
            <w:shd w:val="clear" w:color="auto" w:fill="auto"/>
            <w:noWrap/>
            <w:vAlign w:val="bottom"/>
            <w:hideMark/>
          </w:tcPr>
          <w:p w14:paraId="4D0ED9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-35.6</w:t>
            </w:r>
          </w:p>
        </w:tc>
      </w:tr>
      <w:tr w:rsidR="00EB4CE1" w:rsidRPr="00EB4CE1" w14:paraId="688C3A8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782D0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2656E3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843198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Hordeum brachyantherum</w:t>
            </w:r>
          </w:p>
        </w:tc>
        <w:tc>
          <w:tcPr>
            <w:tcW w:w="869" w:type="dxa"/>
            <w:tcBorders>
              <w:top w:val="single" w:sz="4" w:space="0" w:color="auto"/>
              <w:left w:val="nil"/>
              <w:bottom w:val="single" w:sz="4" w:space="0" w:color="auto"/>
              <w:right w:val="nil"/>
            </w:tcBorders>
            <w:shd w:val="clear" w:color="auto" w:fill="auto"/>
            <w:noWrap/>
            <w:vAlign w:val="bottom"/>
            <w:hideMark/>
          </w:tcPr>
          <w:p w14:paraId="113794E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single" w:sz="4" w:space="0" w:color="auto"/>
              <w:left w:val="nil"/>
              <w:bottom w:val="single" w:sz="4" w:space="0" w:color="auto"/>
              <w:right w:val="nil"/>
            </w:tcBorders>
            <w:shd w:val="clear" w:color="auto" w:fill="auto"/>
            <w:noWrap/>
            <w:vAlign w:val="bottom"/>
            <w:hideMark/>
          </w:tcPr>
          <w:p w14:paraId="1C5773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61E711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9789B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-35.6</w:t>
            </w:r>
          </w:p>
        </w:tc>
      </w:tr>
      <w:tr w:rsidR="00EB4CE1" w:rsidRPr="00EB4CE1" w14:paraId="05869E8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6AF2F3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B3B58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473C9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fluviatile</w:t>
            </w:r>
          </w:p>
        </w:tc>
        <w:tc>
          <w:tcPr>
            <w:tcW w:w="869" w:type="dxa"/>
            <w:tcBorders>
              <w:top w:val="nil"/>
              <w:left w:val="nil"/>
              <w:bottom w:val="nil"/>
              <w:right w:val="nil"/>
            </w:tcBorders>
            <w:shd w:val="clear" w:color="auto" w:fill="auto"/>
            <w:noWrap/>
            <w:vAlign w:val="bottom"/>
            <w:hideMark/>
          </w:tcPr>
          <w:p w14:paraId="7DEBD9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0.62</w:t>
            </w:r>
          </w:p>
        </w:tc>
        <w:tc>
          <w:tcPr>
            <w:tcW w:w="990" w:type="dxa"/>
            <w:tcBorders>
              <w:top w:val="nil"/>
              <w:left w:val="nil"/>
              <w:bottom w:val="nil"/>
              <w:right w:val="nil"/>
            </w:tcBorders>
            <w:shd w:val="clear" w:color="auto" w:fill="auto"/>
            <w:noWrap/>
            <w:vAlign w:val="bottom"/>
            <w:hideMark/>
          </w:tcPr>
          <w:p w14:paraId="5BFF09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0.36</w:t>
            </w:r>
          </w:p>
        </w:tc>
        <w:tc>
          <w:tcPr>
            <w:tcW w:w="810" w:type="dxa"/>
            <w:tcBorders>
              <w:top w:val="nil"/>
              <w:left w:val="nil"/>
              <w:bottom w:val="nil"/>
              <w:right w:val="nil"/>
            </w:tcBorders>
            <w:shd w:val="clear" w:color="auto" w:fill="auto"/>
            <w:noWrap/>
            <w:vAlign w:val="bottom"/>
            <w:hideMark/>
          </w:tcPr>
          <w:p w14:paraId="6209FA3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1710" w:type="dxa"/>
            <w:tcBorders>
              <w:top w:val="nil"/>
              <w:left w:val="nil"/>
              <w:bottom w:val="nil"/>
              <w:right w:val="single" w:sz="8" w:space="0" w:color="auto"/>
            </w:tcBorders>
            <w:shd w:val="clear" w:color="auto" w:fill="auto"/>
            <w:noWrap/>
            <w:vAlign w:val="bottom"/>
            <w:hideMark/>
          </w:tcPr>
          <w:p w14:paraId="33D175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-28.4</w:t>
            </w:r>
          </w:p>
        </w:tc>
      </w:tr>
      <w:tr w:rsidR="00EB4CE1" w:rsidRPr="00EB4CE1" w14:paraId="19E5583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87D1F8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2E45A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132A41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Schoenoplectus tabernaemontani</w:t>
            </w:r>
          </w:p>
        </w:tc>
        <w:tc>
          <w:tcPr>
            <w:tcW w:w="869" w:type="dxa"/>
            <w:tcBorders>
              <w:top w:val="single" w:sz="4" w:space="0" w:color="auto"/>
              <w:left w:val="nil"/>
              <w:bottom w:val="single" w:sz="4" w:space="0" w:color="auto"/>
              <w:right w:val="nil"/>
            </w:tcBorders>
            <w:shd w:val="clear" w:color="auto" w:fill="auto"/>
            <w:noWrap/>
            <w:vAlign w:val="bottom"/>
            <w:hideMark/>
          </w:tcPr>
          <w:p w14:paraId="3ECE7F7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single" w:sz="4" w:space="0" w:color="auto"/>
              <w:left w:val="nil"/>
              <w:bottom w:val="single" w:sz="4" w:space="0" w:color="auto"/>
              <w:right w:val="nil"/>
            </w:tcBorders>
            <w:shd w:val="clear" w:color="auto" w:fill="auto"/>
            <w:noWrap/>
            <w:vAlign w:val="bottom"/>
            <w:hideMark/>
          </w:tcPr>
          <w:p w14:paraId="12FDDCF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single" w:sz="4" w:space="0" w:color="auto"/>
              <w:left w:val="nil"/>
              <w:bottom w:val="single" w:sz="4" w:space="0" w:color="auto"/>
              <w:right w:val="nil"/>
            </w:tcBorders>
            <w:shd w:val="clear" w:color="auto" w:fill="auto"/>
            <w:noWrap/>
            <w:vAlign w:val="bottom"/>
            <w:hideMark/>
          </w:tcPr>
          <w:p w14:paraId="3012C1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A9825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-19.4</w:t>
            </w:r>
          </w:p>
        </w:tc>
      </w:tr>
      <w:tr w:rsidR="00EB4CE1" w:rsidRPr="00EB4CE1" w14:paraId="1A7FFA7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E75B5C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CA986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B45D22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Lathyrus palustris</w:t>
            </w:r>
          </w:p>
        </w:tc>
        <w:tc>
          <w:tcPr>
            <w:tcW w:w="869" w:type="dxa"/>
            <w:tcBorders>
              <w:top w:val="nil"/>
              <w:left w:val="nil"/>
              <w:bottom w:val="nil"/>
              <w:right w:val="nil"/>
            </w:tcBorders>
            <w:shd w:val="clear" w:color="auto" w:fill="auto"/>
            <w:noWrap/>
            <w:vAlign w:val="bottom"/>
            <w:hideMark/>
          </w:tcPr>
          <w:p w14:paraId="409D06F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0.55</w:t>
            </w:r>
          </w:p>
        </w:tc>
        <w:tc>
          <w:tcPr>
            <w:tcW w:w="990" w:type="dxa"/>
            <w:tcBorders>
              <w:top w:val="nil"/>
              <w:left w:val="nil"/>
              <w:bottom w:val="nil"/>
              <w:right w:val="nil"/>
            </w:tcBorders>
            <w:shd w:val="clear" w:color="auto" w:fill="auto"/>
            <w:noWrap/>
            <w:vAlign w:val="bottom"/>
            <w:hideMark/>
          </w:tcPr>
          <w:p w14:paraId="63217DC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810" w:type="dxa"/>
            <w:tcBorders>
              <w:top w:val="nil"/>
              <w:left w:val="nil"/>
              <w:bottom w:val="nil"/>
              <w:right w:val="nil"/>
            </w:tcBorders>
            <w:shd w:val="clear" w:color="auto" w:fill="auto"/>
            <w:noWrap/>
            <w:vAlign w:val="bottom"/>
            <w:hideMark/>
          </w:tcPr>
          <w:p w14:paraId="16E26C9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0.56</w:t>
            </w:r>
          </w:p>
        </w:tc>
        <w:tc>
          <w:tcPr>
            <w:tcW w:w="1710" w:type="dxa"/>
            <w:tcBorders>
              <w:top w:val="nil"/>
              <w:left w:val="nil"/>
              <w:bottom w:val="nil"/>
              <w:right w:val="single" w:sz="8" w:space="0" w:color="auto"/>
            </w:tcBorders>
            <w:shd w:val="clear" w:color="auto" w:fill="auto"/>
            <w:noWrap/>
            <w:vAlign w:val="bottom"/>
            <w:hideMark/>
          </w:tcPr>
          <w:p w14:paraId="076DCDE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w:t>
            </w:r>
          </w:p>
        </w:tc>
      </w:tr>
      <w:tr w:rsidR="00EB4CE1" w:rsidRPr="00EB4CE1" w14:paraId="44ED4C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AB89D3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75309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5D5B4E5"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2899D3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single" w:sz="4" w:space="0" w:color="auto"/>
              <w:left w:val="nil"/>
              <w:bottom w:val="single" w:sz="4" w:space="0" w:color="auto"/>
              <w:right w:val="nil"/>
            </w:tcBorders>
            <w:shd w:val="clear" w:color="auto" w:fill="auto"/>
            <w:noWrap/>
            <w:vAlign w:val="bottom"/>
            <w:hideMark/>
          </w:tcPr>
          <w:p w14:paraId="64603F2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single" w:sz="4" w:space="0" w:color="auto"/>
              <w:left w:val="nil"/>
              <w:bottom w:val="single" w:sz="4" w:space="0" w:color="auto"/>
              <w:right w:val="nil"/>
            </w:tcBorders>
            <w:shd w:val="clear" w:color="auto" w:fill="auto"/>
            <w:noWrap/>
            <w:vAlign w:val="bottom"/>
            <w:hideMark/>
          </w:tcPr>
          <w:p w14:paraId="5B62EF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D8A7D1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61.1</w:t>
            </w:r>
          </w:p>
        </w:tc>
      </w:tr>
      <w:tr w:rsidR="00EB4CE1" w:rsidRPr="00EB4CE1" w14:paraId="0AAA1F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EAEA4B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CF25D3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8EF0B8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Impatiens capensis</w:t>
            </w:r>
          </w:p>
        </w:tc>
        <w:tc>
          <w:tcPr>
            <w:tcW w:w="869" w:type="dxa"/>
            <w:tcBorders>
              <w:top w:val="nil"/>
              <w:left w:val="nil"/>
              <w:bottom w:val="nil"/>
              <w:right w:val="nil"/>
            </w:tcBorders>
            <w:shd w:val="clear" w:color="auto" w:fill="auto"/>
            <w:noWrap/>
            <w:vAlign w:val="bottom"/>
            <w:hideMark/>
          </w:tcPr>
          <w:p w14:paraId="759A20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c>
          <w:tcPr>
            <w:tcW w:w="990" w:type="dxa"/>
            <w:tcBorders>
              <w:top w:val="nil"/>
              <w:left w:val="nil"/>
              <w:bottom w:val="nil"/>
              <w:right w:val="nil"/>
            </w:tcBorders>
            <w:shd w:val="clear" w:color="auto" w:fill="auto"/>
            <w:noWrap/>
            <w:vAlign w:val="bottom"/>
            <w:hideMark/>
          </w:tcPr>
          <w:p w14:paraId="34D6C1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0.42</w:t>
            </w:r>
          </w:p>
        </w:tc>
        <w:tc>
          <w:tcPr>
            <w:tcW w:w="810" w:type="dxa"/>
            <w:tcBorders>
              <w:top w:val="nil"/>
              <w:left w:val="nil"/>
              <w:bottom w:val="nil"/>
              <w:right w:val="nil"/>
            </w:tcBorders>
            <w:shd w:val="clear" w:color="auto" w:fill="auto"/>
            <w:noWrap/>
            <w:vAlign w:val="bottom"/>
            <w:hideMark/>
          </w:tcPr>
          <w:p w14:paraId="2DC2AD2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1710" w:type="dxa"/>
            <w:tcBorders>
              <w:top w:val="nil"/>
              <w:left w:val="nil"/>
              <w:bottom w:val="nil"/>
              <w:right w:val="single" w:sz="8" w:space="0" w:color="auto"/>
            </w:tcBorders>
            <w:shd w:val="clear" w:color="auto" w:fill="auto"/>
            <w:noWrap/>
            <w:vAlign w:val="bottom"/>
            <w:hideMark/>
          </w:tcPr>
          <w:p w14:paraId="207A30A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121.5</w:t>
            </w:r>
          </w:p>
        </w:tc>
      </w:tr>
      <w:tr w:rsidR="00EB4CE1" w:rsidRPr="00EB4CE1" w14:paraId="13F043A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B85B7B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E532F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AE0AE2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Equisetum </w:t>
            </w:r>
            <w:proofErr w:type="spellStart"/>
            <w:r w:rsidRPr="00DC704D">
              <w:rPr>
                <w:rFonts w:ascii="Calibri" w:eastAsia="Times New Roman" w:hAnsi="Calibri" w:cs="Calibri"/>
                <w:i/>
                <w:iCs/>
                <w:color w:val="000000"/>
              </w:rPr>
              <w:t>arvense</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886F7F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CE4D0F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130AF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3CB93C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0CCE69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360572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1FB515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16BA9C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effusus</w:t>
            </w:r>
          </w:p>
        </w:tc>
        <w:tc>
          <w:tcPr>
            <w:tcW w:w="869" w:type="dxa"/>
            <w:tcBorders>
              <w:top w:val="nil"/>
              <w:left w:val="nil"/>
              <w:bottom w:val="nil"/>
              <w:right w:val="nil"/>
            </w:tcBorders>
            <w:shd w:val="clear" w:color="auto" w:fill="auto"/>
            <w:noWrap/>
            <w:vAlign w:val="bottom"/>
            <w:hideMark/>
          </w:tcPr>
          <w:p w14:paraId="5A5E16B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6699F38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3B211A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nil"/>
              <w:right w:val="single" w:sz="8" w:space="0" w:color="auto"/>
            </w:tcBorders>
            <w:shd w:val="clear" w:color="auto" w:fill="auto"/>
            <w:noWrap/>
            <w:vAlign w:val="bottom"/>
            <w:hideMark/>
          </w:tcPr>
          <w:p w14:paraId="0010D52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426C28D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FB82BD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777BD6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7AA565D"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Lysichiton</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americanum</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CBFF2D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AD51A9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0C6B15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33279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2AD781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68D92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35F1AA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28EA467"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Myrica</w:t>
            </w:r>
            <w:proofErr w:type="spellEnd"/>
            <w:r w:rsidRPr="00DC704D">
              <w:rPr>
                <w:rFonts w:ascii="Calibri" w:eastAsia="Times New Roman" w:hAnsi="Calibri" w:cs="Calibri"/>
                <w:i/>
                <w:iCs/>
                <w:color w:val="000000"/>
              </w:rPr>
              <w:t xml:space="preserve"> gale</w:t>
            </w:r>
          </w:p>
        </w:tc>
        <w:tc>
          <w:tcPr>
            <w:tcW w:w="869" w:type="dxa"/>
            <w:tcBorders>
              <w:top w:val="nil"/>
              <w:left w:val="nil"/>
              <w:bottom w:val="nil"/>
              <w:right w:val="nil"/>
            </w:tcBorders>
            <w:shd w:val="clear" w:color="auto" w:fill="auto"/>
            <w:noWrap/>
            <w:vAlign w:val="bottom"/>
            <w:hideMark/>
          </w:tcPr>
          <w:p w14:paraId="1545E9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361D69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2162D5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nil"/>
              <w:left w:val="nil"/>
              <w:bottom w:val="nil"/>
              <w:right w:val="single" w:sz="8" w:space="0" w:color="auto"/>
            </w:tcBorders>
            <w:shd w:val="clear" w:color="auto" w:fill="auto"/>
            <w:noWrap/>
            <w:vAlign w:val="bottom"/>
            <w:hideMark/>
          </w:tcPr>
          <w:p w14:paraId="67AF7F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661CA59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3E51FC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005D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0FD793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scouleriana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471FD1C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ABF8B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116895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44715C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A13F93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408F08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FFB1F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D5A8189"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Asteracea</w:t>
            </w:r>
            <w:proofErr w:type="spellEnd"/>
            <w:r w:rsidRPr="00DC704D">
              <w:rPr>
                <w:rFonts w:ascii="Calibri" w:eastAsia="Times New Roman" w:hAnsi="Calibri" w:cs="Calibri"/>
                <w:i/>
                <w:iCs/>
                <w:color w:val="000000"/>
              </w:rPr>
              <w:t xml:space="preserve"> sp.</w:t>
            </w:r>
          </w:p>
        </w:tc>
        <w:tc>
          <w:tcPr>
            <w:tcW w:w="869" w:type="dxa"/>
            <w:tcBorders>
              <w:top w:val="nil"/>
              <w:left w:val="nil"/>
              <w:bottom w:val="nil"/>
              <w:right w:val="nil"/>
            </w:tcBorders>
            <w:shd w:val="clear" w:color="auto" w:fill="auto"/>
            <w:noWrap/>
            <w:vAlign w:val="bottom"/>
            <w:hideMark/>
          </w:tcPr>
          <w:p w14:paraId="6428187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13F9A2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300A570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17B8DD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8A3115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4D740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569D6D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864A25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sp.</w:t>
            </w:r>
          </w:p>
        </w:tc>
        <w:tc>
          <w:tcPr>
            <w:tcW w:w="869" w:type="dxa"/>
            <w:tcBorders>
              <w:top w:val="single" w:sz="4" w:space="0" w:color="auto"/>
              <w:left w:val="nil"/>
              <w:bottom w:val="single" w:sz="4" w:space="0" w:color="auto"/>
              <w:right w:val="nil"/>
            </w:tcBorders>
            <w:shd w:val="clear" w:color="auto" w:fill="auto"/>
            <w:noWrap/>
            <w:vAlign w:val="bottom"/>
            <w:hideMark/>
          </w:tcPr>
          <w:p w14:paraId="17B4DD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109FF8D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single" w:sz="4" w:space="0" w:color="auto"/>
              <w:left w:val="nil"/>
              <w:bottom w:val="single" w:sz="4" w:space="0" w:color="auto"/>
              <w:right w:val="nil"/>
            </w:tcBorders>
            <w:shd w:val="clear" w:color="auto" w:fill="auto"/>
            <w:noWrap/>
            <w:vAlign w:val="bottom"/>
            <w:hideMark/>
          </w:tcPr>
          <w:p w14:paraId="641B14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DF5C56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6F491D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2DCA8B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426A1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CEC27B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sp.</w:t>
            </w:r>
          </w:p>
        </w:tc>
        <w:tc>
          <w:tcPr>
            <w:tcW w:w="869" w:type="dxa"/>
            <w:tcBorders>
              <w:top w:val="nil"/>
              <w:left w:val="nil"/>
              <w:bottom w:val="nil"/>
              <w:right w:val="nil"/>
            </w:tcBorders>
            <w:shd w:val="clear" w:color="auto" w:fill="auto"/>
            <w:noWrap/>
            <w:vAlign w:val="bottom"/>
            <w:hideMark/>
          </w:tcPr>
          <w:p w14:paraId="2ABC1C3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0D92BB6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512B2C7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0559B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3F10859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2FC303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D2182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9F655A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oxymeris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A40E9A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751249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single" w:sz="4" w:space="0" w:color="auto"/>
              <w:left w:val="nil"/>
              <w:bottom w:val="single" w:sz="4" w:space="0" w:color="auto"/>
              <w:right w:val="nil"/>
            </w:tcBorders>
            <w:shd w:val="clear" w:color="auto" w:fill="auto"/>
            <w:noWrap/>
            <w:vAlign w:val="bottom"/>
            <w:hideMark/>
          </w:tcPr>
          <w:p w14:paraId="2EF52B5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E8C7FD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69F2C459"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77E2A83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D5BE0B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58C939E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sitchensis</w:t>
            </w:r>
            <w:proofErr w:type="spellEnd"/>
          </w:p>
        </w:tc>
        <w:tc>
          <w:tcPr>
            <w:tcW w:w="869" w:type="dxa"/>
            <w:tcBorders>
              <w:top w:val="nil"/>
              <w:left w:val="nil"/>
              <w:bottom w:val="single" w:sz="8" w:space="0" w:color="auto"/>
              <w:right w:val="nil"/>
            </w:tcBorders>
            <w:shd w:val="clear" w:color="auto" w:fill="auto"/>
            <w:noWrap/>
            <w:vAlign w:val="bottom"/>
            <w:hideMark/>
          </w:tcPr>
          <w:p w14:paraId="3AC02A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793289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single" w:sz="8" w:space="0" w:color="auto"/>
              <w:right w:val="nil"/>
            </w:tcBorders>
            <w:shd w:val="clear" w:color="auto" w:fill="auto"/>
            <w:noWrap/>
            <w:vAlign w:val="bottom"/>
            <w:hideMark/>
          </w:tcPr>
          <w:p w14:paraId="22DFBA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7C086A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CC68DEE" w14:textId="77777777" w:rsidTr="00DC704D">
        <w:trPr>
          <w:trHeight w:val="290"/>
        </w:trPr>
        <w:tc>
          <w:tcPr>
            <w:tcW w:w="1311" w:type="dxa"/>
            <w:tcBorders>
              <w:top w:val="nil"/>
              <w:left w:val="nil"/>
              <w:bottom w:val="nil"/>
              <w:right w:val="nil"/>
            </w:tcBorders>
            <w:shd w:val="clear" w:color="auto" w:fill="auto"/>
            <w:noWrap/>
            <w:vAlign w:val="center"/>
            <w:hideMark/>
          </w:tcPr>
          <w:p w14:paraId="21636A78" w14:textId="77777777" w:rsidR="00EB4CE1" w:rsidRPr="00DC704D" w:rsidRDefault="00EB4CE1" w:rsidP="00DC704D">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7DF832CA"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35C16E3D"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bottom"/>
            <w:hideMark/>
          </w:tcPr>
          <w:p w14:paraId="58AEE191" w14:textId="77777777" w:rsidR="00EB4CE1" w:rsidRPr="00DC704D" w:rsidRDefault="00EB4CE1" w:rsidP="00DC704D">
            <w:pPr>
              <w:spacing w:after="0" w:line="240" w:lineRule="auto"/>
              <w:rPr>
                <w:rFonts w:ascii="Times New Roman" w:eastAsia="Times New Roman" w:hAnsi="Times New Roman" w:cs="Times New Roman"/>
                <w:sz w:val="20"/>
                <w:szCs w:val="20"/>
              </w:rPr>
            </w:pPr>
          </w:p>
        </w:tc>
        <w:tc>
          <w:tcPr>
            <w:tcW w:w="990" w:type="dxa"/>
            <w:tcBorders>
              <w:top w:val="nil"/>
              <w:left w:val="nil"/>
              <w:bottom w:val="nil"/>
              <w:right w:val="nil"/>
            </w:tcBorders>
            <w:shd w:val="clear" w:color="auto" w:fill="auto"/>
            <w:noWrap/>
            <w:vAlign w:val="bottom"/>
            <w:hideMark/>
          </w:tcPr>
          <w:p w14:paraId="4810557C"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35AC5FC6"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1710" w:type="dxa"/>
            <w:tcBorders>
              <w:top w:val="nil"/>
              <w:left w:val="nil"/>
              <w:bottom w:val="nil"/>
              <w:right w:val="nil"/>
            </w:tcBorders>
            <w:shd w:val="clear" w:color="auto" w:fill="auto"/>
            <w:noWrap/>
            <w:vAlign w:val="bottom"/>
            <w:hideMark/>
          </w:tcPr>
          <w:p w14:paraId="30E2EDB9"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r>
      <w:tr w:rsidR="00EB4CE1" w:rsidRPr="00EB4CE1" w14:paraId="2B003C30" w14:textId="77777777" w:rsidTr="00DC704D">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383F8E05"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7938363F"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7C860652"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w:t>
            </w:r>
          </w:p>
        </w:tc>
        <w:tc>
          <w:tcPr>
            <w:tcW w:w="869" w:type="dxa"/>
            <w:tcBorders>
              <w:top w:val="single" w:sz="4" w:space="0" w:color="auto"/>
              <w:left w:val="nil"/>
              <w:bottom w:val="single" w:sz="8" w:space="0" w:color="auto"/>
              <w:right w:val="nil"/>
            </w:tcBorders>
            <w:shd w:val="clear" w:color="auto" w:fill="auto"/>
            <w:noWrap/>
            <w:vAlign w:val="center"/>
            <w:hideMark/>
          </w:tcPr>
          <w:p w14:paraId="3CAD664F"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1979</w:t>
            </w:r>
          </w:p>
        </w:tc>
        <w:tc>
          <w:tcPr>
            <w:tcW w:w="990" w:type="dxa"/>
            <w:tcBorders>
              <w:top w:val="single" w:sz="4" w:space="0" w:color="auto"/>
              <w:left w:val="nil"/>
              <w:bottom w:val="single" w:sz="8" w:space="0" w:color="auto"/>
              <w:right w:val="nil"/>
            </w:tcBorders>
            <w:shd w:val="clear" w:color="auto" w:fill="auto"/>
            <w:noWrap/>
            <w:vAlign w:val="center"/>
            <w:hideMark/>
          </w:tcPr>
          <w:p w14:paraId="633ABB8A"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1999</w:t>
            </w:r>
          </w:p>
        </w:tc>
        <w:tc>
          <w:tcPr>
            <w:tcW w:w="810" w:type="dxa"/>
            <w:tcBorders>
              <w:top w:val="single" w:sz="4" w:space="0" w:color="auto"/>
              <w:left w:val="nil"/>
              <w:bottom w:val="single" w:sz="8" w:space="0" w:color="auto"/>
              <w:right w:val="nil"/>
            </w:tcBorders>
            <w:shd w:val="clear" w:color="auto" w:fill="auto"/>
            <w:noWrap/>
            <w:vAlign w:val="center"/>
            <w:hideMark/>
          </w:tcPr>
          <w:p w14:paraId="5F398AFA"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2019</w:t>
            </w:r>
          </w:p>
        </w:tc>
        <w:tc>
          <w:tcPr>
            <w:tcW w:w="1710" w:type="dxa"/>
            <w:tcBorders>
              <w:top w:val="single" w:sz="4" w:space="0" w:color="auto"/>
              <w:left w:val="nil"/>
              <w:bottom w:val="single" w:sz="8" w:space="0" w:color="auto"/>
              <w:right w:val="nil"/>
            </w:tcBorders>
            <w:shd w:val="clear" w:color="auto" w:fill="auto"/>
            <w:vAlign w:val="center"/>
            <w:hideMark/>
          </w:tcPr>
          <w:p w14:paraId="3D957D99"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Percent Change (1979-2019)</w:t>
            </w:r>
          </w:p>
        </w:tc>
      </w:tr>
      <w:tr w:rsidR="00EB4CE1" w:rsidRPr="00EB4CE1" w14:paraId="7C89469A" w14:textId="77777777" w:rsidTr="00DC704D">
        <w:trPr>
          <w:trHeight w:val="30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4311BC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Sedge</w:t>
            </w:r>
          </w:p>
        </w:tc>
        <w:tc>
          <w:tcPr>
            <w:tcW w:w="1160" w:type="dxa"/>
            <w:tcBorders>
              <w:top w:val="nil"/>
              <w:left w:val="single" w:sz="8" w:space="0" w:color="auto"/>
              <w:bottom w:val="single" w:sz="8" w:space="0" w:color="auto"/>
              <w:right w:val="nil"/>
            </w:tcBorders>
            <w:shd w:val="clear" w:color="auto" w:fill="auto"/>
            <w:noWrap/>
            <w:vAlign w:val="bottom"/>
            <w:hideMark/>
          </w:tcPr>
          <w:p w14:paraId="1A7D3E82" w14:textId="77777777" w:rsidR="00EB4CE1" w:rsidRPr="00DC704D" w:rsidRDefault="00EB4CE1" w:rsidP="00DC704D">
            <w:pPr>
              <w:spacing w:after="0" w:line="240" w:lineRule="auto"/>
              <w:rPr>
                <w:rFonts w:ascii="Calibri" w:eastAsia="Times New Roman" w:hAnsi="Calibri" w:cs="Calibri"/>
                <w:color w:val="000000"/>
              </w:rPr>
            </w:pPr>
            <w:r w:rsidRPr="00DC704D">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51D3BD8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sp.</w:t>
            </w:r>
          </w:p>
        </w:tc>
        <w:tc>
          <w:tcPr>
            <w:tcW w:w="869" w:type="dxa"/>
            <w:tcBorders>
              <w:top w:val="nil"/>
              <w:left w:val="nil"/>
              <w:bottom w:val="single" w:sz="8" w:space="0" w:color="auto"/>
              <w:right w:val="nil"/>
            </w:tcBorders>
            <w:shd w:val="clear" w:color="auto" w:fill="auto"/>
            <w:noWrap/>
            <w:vAlign w:val="bottom"/>
            <w:hideMark/>
          </w:tcPr>
          <w:p w14:paraId="431B5FC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0C3721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single" w:sz="8" w:space="0" w:color="auto"/>
              <w:right w:val="nil"/>
            </w:tcBorders>
            <w:shd w:val="clear" w:color="auto" w:fill="auto"/>
            <w:noWrap/>
            <w:vAlign w:val="bottom"/>
            <w:hideMark/>
          </w:tcPr>
          <w:p w14:paraId="3A055B0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7A82873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1FE34AB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966800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2C4B412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5E1015A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Myosotis </w:t>
            </w:r>
            <w:proofErr w:type="spellStart"/>
            <w:r w:rsidRPr="00DC704D">
              <w:rPr>
                <w:rFonts w:ascii="Calibri" w:eastAsia="Times New Roman" w:hAnsi="Calibri" w:cs="Calibri"/>
                <w:i/>
                <w:iCs/>
                <w:color w:val="000000"/>
              </w:rPr>
              <w:t>scorpiodes</w:t>
            </w:r>
            <w:proofErr w:type="spellEnd"/>
          </w:p>
        </w:tc>
        <w:tc>
          <w:tcPr>
            <w:tcW w:w="869" w:type="dxa"/>
            <w:tcBorders>
              <w:top w:val="nil"/>
              <w:left w:val="nil"/>
              <w:bottom w:val="nil"/>
              <w:right w:val="nil"/>
            </w:tcBorders>
            <w:shd w:val="clear" w:color="auto" w:fill="auto"/>
            <w:noWrap/>
            <w:vAlign w:val="bottom"/>
            <w:hideMark/>
          </w:tcPr>
          <w:p w14:paraId="2A1B1A8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6CD69B9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001BE02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873DC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E979DC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DB5B12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5B311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77111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arvensis</w:t>
            </w:r>
          </w:p>
        </w:tc>
        <w:tc>
          <w:tcPr>
            <w:tcW w:w="869" w:type="dxa"/>
            <w:tcBorders>
              <w:top w:val="single" w:sz="4" w:space="0" w:color="auto"/>
              <w:left w:val="nil"/>
              <w:bottom w:val="single" w:sz="4" w:space="0" w:color="auto"/>
              <w:right w:val="nil"/>
            </w:tcBorders>
            <w:shd w:val="clear" w:color="auto" w:fill="auto"/>
            <w:noWrap/>
            <w:vAlign w:val="bottom"/>
            <w:hideMark/>
          </w:tcPr>
          <w:p w14:paraId="61D7F2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990" w:type="dxa"/>
            <w:tcBorders>
              <w:top w:val="single" w:sz="4" w:space="0" w:color="auto"/>
              <w:left w:val="nil"/>
              <w:bottom w:val="single" w:sz="4" w:space="0" w:color="auto"/>
              <w:right w:val="nil"/>
            </w:tcBorders>
            <w:shd w:val="clear" w:color="auto" w:fill="auto"/>
            <w:noWrap/>
            <w:vAlign w:val="bottom"/>
            <w:hideMark/>
          </w:tcPr>
          <w:p w14:paraId="348D72D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810" w:type="dxa"/>
            <w:tcBorders>
              <w:top w:val="single" w:sz="4" w:space="0" w:color="auto"/>
              <w:left w:val="nil"/>
              <w:bottom w:val="single" w:sz="4" w:space="0" w:color="auto"/>
              <w:right w:val="nil"/>
            </w:tcBorders>
            <w:shd w:val="clear" w:color="auto" w:fill="auto"/>
            <w:noWrap/>
            <w:vAlign w:val="bottom"/>
            <w:hideMark/>
          </w:tcPr>
          <w:p w14:paraId="317A5D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E6472D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-87.9</w:t>
            </w:r>
          </w:p>
        </w:tc>
      </w:tr>
      <w:tr w:rsidR="00EB4CE1" w:rsidRPr="00EB4CE1" w14:paraId="377779E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98C505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F378F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57487A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Agrostis stolonifera</w:t>
            </w:r>
          </w:p>
        </w:tc>
        <w:tc>
          <w:tcPr>
            <w:tcW w:w="869" w:type="dxa"/>
            <w:tcBorders>
              <w:top w:val="nil"/>
              <w:left w:val="nil"/>
              <w:bottom w:val="nil"/>
              <w:right w:val="nil"/>
            </w:tcBorders>
            <w:shd w:val="clear" w:color="auto" w:fill="auto"/>
            <w:noWrap/>
            <w:vAlign w:val="bottom"/>
            <w:hideMark/>
          </w:tcPr>
          <w:p w14:paraId="0283F4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1.85</w:t>
            </w:r>
          </w:p>
        </w:tc>
        <w:tc>
          <w:tcPr>
            <w:tcW w:w="990" w:type="dxa"/>
            <w:tcBorders>
              <w:top w:val="nil"/>
              <w:left w:val="nil"/>
              <w:bottom w:val="nil"/>
              <w:right w:val="nil"/>
            </w:tcBorders>
            <w:shd w:val="clear" w:color="auto" w:fill="auto"/>
            <w:noWrap/>
            <w:vAlign w:val="bottom"/>
            <w:hideMark/>
          </w:tcPr>
          <w:p w14:paraId="1B4956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2.32</w:t>
            </w:r>
          </w:p>
        </w:tc>
        <w:tc>
          <w:tcPr>
            <w:tcW w:w="810" w:type="dxa"/>
            <w:tcBorders>
              <w:top w:val="nil"/>
              <w:left w:val="nil"/>
              <w:bottom w:val="nil"/>
              <w:right w:val="nil"/>
            </w:tcBorders>
            <w:shd w:val="clear" w:color="auto" w:fill="auto"/>
            <w:noWrap/>
            <w:vAlign w:val="bottom"/>
            <w:hideMark/>
          </w:tcPr>
          <w:p w14:paraId="677B18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1.25</w:t>
            </w:r>
          </w:p>
        </w:tc>
        <w:tc>
          <w:tcPr>
            <w:tcW w:w="1710" w:type="dxa"/>
            <w:tcBorders>
              <w:top w:val="nil"/>
              <w:left w:val="nil"/>
              <w:bottom w:val="nil"/>
              <w:right w:val="single" w:sz="8" w:space="0" w:color="auto"/>
            </w:tcBorders>
            <w:shd w:val="clear" w:color="auto" w:fill="auto"/>
            <w:noWrap/>
            <w:vAlign w:val="bottom"/>
            <w:hideMark/>
          </w:tcPr>
          <w:p w14:paraId="7860DFD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-32.5</w:t>
            </w:r>
          </w:p>
        </w:tc>
      </w:tr>
      <w:tr w:rsidR="00EB4CE1" w:rsidRPr="00EB4CE1" w14:paraId="66C32E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D8D054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1198D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C2154B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Lythrum salicaria</w:t>
            </w:r>
          </w:p>
        </w:tc>
        <w:tc>
          <w:tcPr>
            <w:tcW w:w="869" w:type="dxa"/>
            <w:tcBorders>
              <w:top w:val="single" w:sz="4" w:space="0" w:color="auto"/>
              <w:left w:val="nil"/>
              <w:bottom w:val="single" w:sz="4" w:space="0" w:color="auto"/>
              <w:right w:val="nil"/>
            </w:tcBorders>
            <w:shd w:val="clear" w:color="auto" w:fill="auto"/>
            <w:noWrap/>
            <w:vAlign w:val="bottom"/>
            <w:hideMark/>
          </w:tcPr>
          <w:p w14:paraId="75BC87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single" w:sz="4" w:space="0" w:color="auto"/>
              <w:left w:val="nil"/>
              <w:bottom w:val="single" w:sz="4" w:space="0" w:color="auto"/>
              <w:right w:val="nil"/>
            </w:tcBorders>
            <w:shd w:val="clear" w:color="auto" w:fill="auto"/>
            <w:noWrap/>
            <w:vAlign w:val="bottom"/>
            <w:hideMark/>
          </w:tcPr>
          <w:p w14:paraId="5CB8D6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810" w:type="dxa"/>
            <w:tcBorders>
              <w:top w:val="single" w:sz="4" w:space="0" w:color="auto"/>
              <w:left w:val="nil"/>
              <w:bottom w:val="single" w:sz="4" w:space="0" w:color="auto"/>
              <w:right w:val="nil"/>
            </w:tcBorders>
            <w:shd w:val="clear" w:color="auto" w:fill="auto"/>
            <w:noWrap/>
            <w:vAlign w:val="bottom"/>
            <w:hideMark/>
          </w:tcPr>
          <w:p w14:paraId="39FBDA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DFE10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48.4</w:t>
            </w:r>
          </w:p>
        </w:tc>
      </w:tr>
      <w:tr w:rsidR="00EB4CE1" w:rsidRPr="00EB4CE1" w14:paraId="5CBBDB6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8DA475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EF088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527FB6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Festuca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nil"/>
              <w:right w:val="nil"/>
            </w:tcBorders>
            <w:shd w:val="clear" w:color="auto" w:fill="auto"/>
            <w:noWrap/>
            <w:vAlign w:val="bottom"/>
            <w:hideMark/>
          </w:tcPr>
          <w:p w14:paraId="09E4E47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2D1D12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nil"/>
              <w:left w:val="nil"/>
              <w:bottom w:val="nil"/>
              <w:right w:val="nil"/>
            </w:tcBorders>
            <w:shd w:val="clear" w:color="auto" w:fill="auto"/>
            <w:noWrap/>
            <w:vAlign w:val="bottom"/>
            <w:hideMark/>
          </w:tcPr>
          <w:p w14:paraId="4F6AFCD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1710" w:type="dxa"/>
            <w:tcBorders>
              <w:top w:val="nil"/>
              <w:left w:val="nil"/>
              <w:bottom w:val="nil"/>
              <w:right w:val="single" w:sz="8" w:space="0" w:color="auto"/>
            </w:tcBorders>
            <w:shd w:val="clear" w:color="auto" w:fill="auto"/>
            <w:noWrap/>
            <w:vAlign w:val="bottom"/>
            <w:hideMark/>
          </w:tcPr>
          <w:p w14:paraId="567189A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102.4</w:t>
            </w:r>
          </w:p>
        </w:tc>
      </w:tr>
      <w:tr w:rsidR="00EB4CE1" w:rsidRPr="00EB4CE1" w14:paraId="202816F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DDD270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2E45B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235CDC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Iris </w:t>
            </w:r>
            <w:proofErr w:type="spellStart"/>
            <w:r w:rsidRPr="00DC704D">
              <w:rPr>
                <w:rFonts w:ascii="Calibri" w:eastAsia="Times New Roman" w:hAnsi="Calibri" w:cs="Calibri"/>
                <w:i/>
                <w:iCs/>
                <w:color w:val="000000"/>
              </w:rPr>
              <w:t>pseudocorus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5244A0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7C379B6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single" w:sz="4" w:space="0" w:color="auto"/>
              <w:left w:val="nil"/>
              <w:bottom w:val="single" w:sz="4" w:space="0" w:color="auto"/>
              <w:right w:val="nil"/>
            </w:tcBorders>
            <w:shd w:val="clear" w:color="auto" w:fill="auto"/>
            <w:noWrap/>
            <w:vAlign w:val="bottom"/>
            <w:hideMark/>
          </w:tcPr>
          <w:p w14:paraId="7C5150C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0.25</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94A9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9B3463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D052D3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AA44EA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C6A34EF"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Lycopus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europaeus</w:t>
            </w:r>
            <w:proofErr w:type="spellEnd"/>
          </w:p>
        </w:tc>
        <w:tc>
          <w:tcPr>
            <w:tcW w:w="869" w:type="dxa"/>
            <w:tcBorders>
              <w:top w:val="nil"/>
              <w:left w:val="nil"/>
              <w:bottom w:val="nil"/>
              <w:right w:val="nil"/>
            </w:tcBorders>
            <w:shd w:val="clear" w:color="auto" w:fill="auto"/>
            <w:noWrap/>
            <w:vAlign w:val="bottom"/>
            <w:hideMark/>
          </w:tcPr>
          <w:p w14:paraId="717D8D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8AEA33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5EB947E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050772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365071E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D98A19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37BE4E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08B9C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aquatica</w:t>
            </w:r>
          </w:p>
        </w:tc>
        <w:tc>
          <w:tcPr>
            <w:tcW w:w="869" w:type="dxa"/>
            <w:tcBorders>
              <w:top w:val="single" w:sz="4" w:space="0" w:color="auto"/>
              <w:left w:val="nil"/>
              <w:bottom w:val="single" w:sz="4" w:space="0" w:color="auto"/>
              <w:right w:val="nil"/>
            </w:tcBorders>
            <w:shd w:val="clear" w:color="auto" w:fill="auto"/>
            <w:noWrap/>
            <w:vAlign w:val="bottom"/>
            <w:hideMark/>
          </w:tcPr>
          <w:p w14:paraId="60CC9F1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4FF7F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810" w:type="dxa"/>
            <w:tcBorders>
              <w:top w:val="single" w:sz="4" w:space="0" w:color="auto"/>
              <w:left w:val="nil"/>
              <w:bottom w:val="single" w:sz="4" w:space="0" w:color="auto"/>
              <w:right w:val="nil"/>
            </w:tcBorders>
            <w:shd w:val="clear" w:color="auto" w:fill="auto"/>
            <w:noWrap/>
            <w:vAlign w:val="bottom"/>
            <w:hideMark/>
          </w:tcPr>
          <w:p w14:paraId="78BEFB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1BF63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2DE313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72FC12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E12D60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3A8CB7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Phalaris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single" w:sz="4" w:space="0" w:color="auto"/>
              <w:right w:val="nil"/>
            </w:tcBorders>
            <w:shd w:val="clear" w:color="auto" w:fill="auto"/>
            <w:noWrap/>
            <w:vAlign w:val="bottom"/>
            <w:hideMark/>
          </w:tcPr>
          <w:p w14:paraId="7D926BA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4" w:space="0" w:color="auto"/>
              <w:right w:val="nil"/>
            </w:tcBorders>
            <w:shd w:val="clear" w:color="auto" w:fill="auto"/>
            <w:noWrap/>
            <w:vAlign w:val="bottom"/>
            <w:hideMark/>
          </w:tcPr>
          <w:p w14:paraId="75397E5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single" w:sz="4" w:space="0" w:color="auto"/>
              <w:right w:val="nil"/>
            </w:tcBorders>
            <w:shd w:val="clear" w:color="auto" w:fill="auto"/>
            <w:noWrap/>
            <w:vAlign w:val="bottom"/>
            <w:hideMark/>
          </w:tcPr>
          <w:p w14:paraId="39B106A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single" w:sz="4" w:space="0" w:color="auto"/>
              <w:right w:val="single" w:sz="8" w:space="0" w:color="auto"/>
            </w:tcBorders>
            <w:shd w:val="clear" w:color="auto" w:fill="auto"/>
            <w:noWrap/>
            <w:vAlign w:val="bottom"/>
            <w:hideMark/>
          </w:tcPr>
          <w:p w14:paraId="57592B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7898F11D"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7113C0F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DE620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762828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Cirsium </w:t>
            </w:r>
            <w:proofErr w:type="spellStart"/>
            <w:r w:rsidRPr="00DC704D">
              <w:rPr>
                <w:rFonts w:ascii="Calibri" w:eastAsia="Times New Roman" w:hAnsi="Calibri" w:cs="Calibri"/>
                <w:i/>
                <w:iCs/>
                <w:color w:val="000000"/>
              </w:rPr>
              <w:t>arvense</w:t>
            </w:r>
            <w:proofErr w:type="spellEnd"/>
          </w:p>
        </w:tc>
        <w:tc>
          <w:tcPr>
            <w:tcW w:w="869" w:type="dxa"/>
            <w:tcBorders>
              <w:top w:val="nil"/>
              <w:left w:val="nil"/>
              <w:bottom w:val="single" w:sz="8" w:space="0" w:color="auto"/>
              <w:right w:val="nil"/>
            </w:tcBorders>
            <w:shd w:val="clear" w:color="auto" w:fill="auto"/>
            <w:noWrap/>
            <w:vAlign w:val="bottom"/>
            <w:hideMark/>
          </w:tcPr>
          <w:p w14:paraId="193637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4FF94E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single" w:sz="8" w:space="0" w:color="auto"/>
              <w:right w:val="nil"/>
            </w:tcBorders>
            <w:shd w:val="clear" w:color="auto" w:fill="auto"/>
            <w:noWrap/>
            <w:vAlign w:val="bottom"/>
            <w:hideMark/>
          </w:tcPr>
          <w:p w14:paraId="2A419E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32621A5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59F4C0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E66D54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6A0FF1D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Native</w:t>
            </w:r>
          </w:p>
        </w:tc>
        <w:tc>
          <w:tcPr>
            <w:tcW w:w="3320" w:type="dxa"/>
            <w:tcBorders>
              <w:top w:val="nil"/>
              <w:left w:val="nil"/>
              <w:bottom w:val="nil"/>
              <w:right w:val="nil"/>
            </w:tcBorders>
            <w:shd w:val="clear" w:color="auto" w:fill="auto"/>
            <w:noWrap/>
            <w:vAlign w:val="bottom"/>
            <w:hideMark/>
          </w:tcPr>
          <w:p w14:paraId="00BE5733"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Alisma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plantago</w:t>
            </w:r>
            <w:proofErr w:type="spellEnd"/>
            <w:r w:rsidRPr="00DC704D">
              <w:rPr>
                <w:rFonts w:ascii="Calibri" w:eastAsia="Times New Roman" w:hAnsi="Calibri" w:cs="Calibri"/>
                <w:i/>
                <w:iCs/>
                <w:color w:val="000000"/>
              </w:rPr>
              <w:t xml:space="preserve"> aquatica</w:t>
            </w:r>
          </w:p>
        </w:tc>
        <w:tc>
          <w:tcPr>
            <w:tcW w:w="869" w:type="dxa"/>
            <w:tcBorders>
              <w:top w:val="nil"/>
              <w:left w:val="nil"/>
              <w:bottom w:val="nil"/>
              <w:right w:val="nil"/>
            </w:tcBorders>
            <w:shd w:val="clear" w:color="auto" w:fill="auto"/>
            <w:noWrap/>
            <w:vAlign w:val="bottom"/>
            <w:hideMark/>
          </w:tcPr>
          <w:p w14:paraId="2123DD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990" w:type="dxa"/>
            <w:tcBorders>
              <w:top w:val="nil"/>
              <w:left w:val="nil"/>
              <w:bottom w:val="nil"/>
              <w:right w:val="nil"/>
            </w:tcBorders>
            <w:shd w:val="clear" w:color="auto" w:fill="auto"/>
            <w:noWrap/>
            <w:vAlign w:val="bottom"/>
            <w:hideMark/>
          </w:tcPr>
          <w:p w14:paraId="77F824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nil"/>
              <w:right w:val="nil"/>
            </w:tcBorders>
            <w:shd w:val="clear" w:color="auto" w:fill="auto"/>
            <w:noWrap/>
            <w:vAlign w:val="bottom"/>
            <w:hideMark/>
          </w:tcPr>
          <w:p w14:paraId="058AD4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A0464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3C9BC8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339FA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80829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B1F9CA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Deschampsia caespitosa</w:t>
            </w:r>
          </w:p>
        </w:tc>
        <w:tc>
          <w:tcPr>
            <w:tcW w:w="869" w:type="dxa"/>
            <w:tcBorders>
              <w:top w:val="single" w:sz="4" w:space="0" w:color="auto"/>
              <w:left w:val="nil"/>
              <w:bottom w:val="single" w:sz="4" w:space="0" w:color="auto"/>
              <w:right w:val="nil"/>
            </w:tcBorders>
            <w:shd w:val="clear" w:color="auto" w:fill="auto"/>
            <w:noWrap/>
            <w:vAlign w:val="bottom"/>
            <w:hideMark/>
          </w:tcPr>
          <w:p w14:paraId="36CA51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single" w:sz="4" w:space="0" w:color="auto"/>
              <w:left w:val="nil"/>
              <w:bottom w:val="single" w:sz="4" w:space="0" w:color="auto"/>
              <w:right w:val="nil"/>
            </w:tcBorders>
            <w:shd w:val="clear" w:color="auto" w:fill="auto"/>
            <w:noWrap/>
            <w:vAlign w:val="bottom"/>
            <w:hideMark/>
          </w:tcPr>
          <w:p w14:paraId="0AB674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1497869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412E4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C08D91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D52DA9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E97BDB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5736C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Leersia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oryzoides</w:t>
            </w:r>
            <w:proofErr w:type="spellEnd"/>
          </w:p>
        </w:tc>
        <w:tc>
          <w:tcPr>
            <w:tcW w:w="869" w:type="dxa"/>
            <w:tcBorders>
              <w:top w:val="nil"/>
              <w:left w:val="nil"/>
              <w:bottom w:val="nil"/>
              <w:right w:val="nil"/>
            </w:tcBorders>
            <w:shd w:val="clear" w:color="auto" w:fill="auto"/>
            <w:noWrap/>
            <w:vAlign w:val="bottom"/>
            <w:hideMark/>
          </w:tcPr>
          <w:p w14:paraId="62DC79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990" w:type="dxa"/>
            <w:tcBorders>
              <w:top w:val="nil"/>
              <w:left w:val="nil"/>
              <w:bottom w:val="nil"/>
              <w:right w:val="nil"/>
            </w:tcBorders>
            <w:shd w:val="clear" w:color="auto" w:fill="auto"/>
            <w:noWrap/>
            <w:vAlign w:val="bottom"/>
            <w:hideMark/>
          </w:tcPr>
          <w:p w14:paraId="3F26947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0.19</w:t>
            </w:r>
          </w:p>
        </w:tc>
        <w:tc>
          <w:tcPr>
            <w:tcW w:w="810" w:type="dxa"/>
            <w:tcBorders>
              <w:top w:val="nil"/>
              <w:left w:val="nil"/>
              <w:bottom w:val="nil"/>
              <w:right w:val="nil"/>
            </w:tcBorders>
            <w:shd w:val="clear" w:color="auto" w:fill="auto"/>
            <w:noWrap/>
            <w:vAlign w:val="bottom"/>
            <w:hideMark/>
          </w:tcPr>
          <w:p w14:paraId="461A0E4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70A319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2E65BD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A7C2A3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6CF71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7502F8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Lilaeopsis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A3B554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990" w:type="dxa"/>
            <w:tcBorders>
              <w:top w:val="single" w:sz="4" w:space="0" w:color="auto"/>
              <w:left w:val="nil"/>
              <w:bottom w:val="single" w:sz="4" w:space="0" w:color="auto"/>
              <w:right w:val="nil"/>
            </w:tcBorders>
            <w:shd w:val="clear" w:color="auto" w:fill="auto"/>
            <w:noWrap/>
            <w:vAlign w:val="bottom"/>
            <w:hideMark/>
          </w:tcPr>
          <w:p w14:paraId="5142A64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single" w:sz="4" w:space="0" w:color="auto"/>
              <w:left w:val="nil"/>
              <w:bottom w:val="single" w:sz="4" w:space="0" w:color="auto"/>
              <w:right w:val="nil"/>
            </w:tcBorders>
            <w:shd w:val="clear" w:color="auto" w:fill="auto"/>
            <w:noWrap/>
            <w:vAlign w:val="bottom"/>
            <w:hideMark/>
          </w:tcPr>
          <w:p w14:paraId="04F2FCB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D6C8E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21A043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A5E7F8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4E526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BB16E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Mimulus </w:t>
            </w:r>
            <w:proofErr w:type="spellStart"/>
            <w:r w:rsidRPr="00DC704D">
              <w:rPr>
                <w:rFonts w:ascii="Calibri" w:eastAsia="Times New Roman" w:hAnsi="Calibri" w:cs="Calibri"/>
                <w:i/>
                <w:iCs/>
                <w:color w:val="000000"/>
              </w:rPr>
              <w:t>guttatus</w:t>
            </w:r>
            <w:proofErr w:type="spellEnd"/>
          </w:p>
        </w:tc>
        <w:tc>
          <w:tcPr>
            <w:tcW w:w="869" w:type="dxa"/>
            <w:tcBorders>
              <w:top w:val="nil"/>
              <w:left w:val="nil"/>
              <w:bottom w:val="nil"/>
              <w:right w:val="nil"/>
            </w:tcBorders>
            <w:shd w:val="clear" w:color="auto" w:fill="auto"/>
            <w:noWrap/>
            <w:vAlign w:val="bottom"/>
            <w:hideMark/>
          </w:tcPr>
          <w:p w14:paraId="456A503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1A9445F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454C00F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FCE22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6C93F4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B20817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9141A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5829C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Oenanthe </w:t>
            </w:r>
            <w:proofErr w:type="spellStart"/>
            <w:r w:rsidRPr="00DC704D">
              <w:rPr>
                <w:rFonts w:ascii="Calibri" w:eastAsia="Times New Roman" w:hAnsi="Calibri" w:cs="Calibri"/>
                <w:i/>
                <w:iCs/>
                <w:color w:val="000000"/>
              </w:rPr>
              <w:t>sarmentosa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848147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0.71</w:t>
            </w:r>
          </w:p>
        </w:tc>
        <w:tc>
          <w:tcPr>
            <w:tcW w:w="990" w:type="dxa"/>
            <w:tcBorders>
              <w:top w:val="single" w:sz="4" w:space="0" w:color="auto"/>
              <w:left w:val="nil"/>
              <w:bottom w:val="single" w:sz="4" w:space="0" w:color="auto"/>
              <w:right w:val="nil"/>
            </w:tcBorders>
            <w:shd w:val="clear" w:color="auto" w:fill="auto"/>
            <w:noWrap/>
            <w:vAlign w:val="bottom"/>
            <w:hideMark/>
          </w:tcPr>
          <w:p w14:paraId="204694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single" w:sz="4" w:space="0" w:color="auto"/>
              <w:left w:val="nil"/>
              <w:bottom w:val="single" w:sz="4" w:space="0" w:color="auto"/>
              <w:right w:val="nil"/>
            </w:tcBorders>
            <w:shd w:val="clear" w:color="auto" w:fill="auto"/>
            <w:noWrap/>
            <w:vAlign w:val="bottom"/>
            <w:hideMark/>
          </w:tcPr>
          <w:p w14:paraId="4EB4B4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58CD4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B7CECA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8E707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07DA35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EFB18B"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Platanthera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dilatata</w:t>
            </w:r>
            <w:proofErr w:type="spellEnd"/>
          </w:p>
        </w:tc>
        <w:tc>
          <w:tcPr>
            <w:tcW w:w="869" w:type="dxa"/>
            <w:tcBorders>
              <w:top w:val="nil"/>
              <w:left w:val="nil"/>
              <w:bottom w:val="nil"/>
              <w:right w:val="nil"/>
            </w:tcBorders>
            <w:shd w:val="clear" w:color="auto" w:fill="auto"/>
            <w:noWrap/>
            <w:vAlign w:val="bottom"/>
            <w:hideMark/>
          </w:tcPr>
          <w:p w14:paraId="7C7B0E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17DA6E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31E0E0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1B028A3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2D2BDE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28F442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36F16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FD6BBD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palustris</w:t>
            </w:r>
          </w:p>
        </w:tc>
        <w:tc>
          <w:tcPr>
            <w:tcW w:w="869" w:type="dxa"/>
            <w:tcBorders>
              <w:top w:val="single" w:sz="4" w:space="0" w:color="auto"/>
              <w:left w:val="nil"/>
              <w:bottom w:val="single" w:sz="4" w:space="0" w:color="auto"/>
              <w:right w:val="nil"/>
            </w:tcBorders>
            <w:shd w:val="clear" w:color="auto" w:fill="auto"/>
            <w:noWrap/>
            <w:vAlign w:val="bottom"/>
            <w:hideMark/>
          </w:tcPr>
          <w:p w14:paraId="4BF17B1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990" w:type="dxa"/>
            <w:tcBorders>
              <w:top w:val="single" w:sz="4" w:space="0" w:color="auto"/>
              <w:left w:val="nil"/>
              <w:bottom w:val="single" w:sz="4" w:space="0" w:color="auto"/>
              <w:right w:val="nil"/>
            </w:tcBorders>
            <w:shd w:val="clear" w:color="auto" w:fill="auto"/>
            <w:noWrap/>
            <w:vAlign w:val="bottom"/>
            <w:hideMark/>
          </w:tcPr>
          <w:p w14:paraId="0A0B82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0.23</w:t>
            </w:r>
          </w:p>
        </w:tc>
        <w:tc>
          <w:tcPr>
            <w:tcW w:w="810" w:type="dxa"/>
            <w:tcBorders>
              <w:top w:val="single" w:sz="4" w:space="0" w:color="auto"/>
              <w:left w:val="nil"/>
              <w:bottom w:val="single" w:sz="4" w:space="0" w:color="auto"/>
              <w:right w:val="nil"/>
            </w:tcBorders>
            <w:shd w:val="clear" w:color="auto" w:fill="auto"/>
            <w:noWrap/>
            <w:vAlign w:val="bottom"/>
            <w:hideMark/>
          </w:tcPr>
          <w:p w14:paraId="76A52EA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9FBFAD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9CA4E5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9CB4E4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7870F6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3679853"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Puccinella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pauciflora</w:t>
            </w:r>
            <w:proofErr w:type="spellEnd"/>
          </w:p>
        </w:tc>
        <w:tc>
          <w:tcPr>
            <w:tcW w:w="869" w:type="dxa"/>
            <w:tcBorders>
              <w:top w:val="nil"/>
              <w:left w:val="nil"/>
              <w:bottom w:val="nil"/>
              <w:right w:val="nil"/>
            </w:tcBorders>
            <w:shd w:val="clear" w:color="auto" w:fill="auto"/>
            <w:noWrap/>
            <w:vAlign w:val="bottom"/>
            <w:hideMark/>
          </w:tcPr>
          <w:p w14:paraId="584B65D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5F8DEF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32C9C6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17969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E17825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12B905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F4CDFF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3393E2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Sium suave</w:t>
            </w:r>
          </w:p>
        </w:tc>
        <w:tc>
          <w:tcPr>
            <w:tcW w:w="869" w:type="dxa"/>
            <w:tcBorders>
              <w:top w:val="single" w:sz="4" w:space="0" w:color="auto"/>
              <w:left w:val="nil"/>
              <w:bottom w:val="single" w:sz="4" w:space="0" w:color="auto"/>
              <w:right w:val="nil"/>
            </w:tcBorders>
            <w:shd w:val="clear" w:color="auto" w:fill="auto"/>
            <w:noWrap/>
            <w:vAlign w:val="bottom"/>
            <w:hideMark/>
          </w:tcPr>
          <w:p w14:paraId="561251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0.59</w:t>
            </w:r>
          </w:p>
        </w:tc>
        <w:tc>
          <w:tcPr>
            <w:tcW w:w="990" w:type="dxa"/>
            <w:tcBorders>
              <w:top w:val="single" w:sz="4" w:space="0" w:color="auto"/>
              <w:left w:val="nil"/>
              <w:bottom w:val="single" w:sz="4" w:space="0" w:color="auto"/>
              <w:right w:val="nil"/>
            </w:tcBorders>
            <w:shd w:val="clear" w:color="auto" w:fill="auto"/>
            <w:noWrap/>
            <w:vAlign w:val="bottom"/>
            <w:hideMark/>
          </w:tcPr>
          <w:p w14:paraId="17C14AF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0.19</w:t>
            </w:r>
          </w:p>
        </w:tc>
        <w:tc>
          <w:tcPr>
            <w:tcW w:w="810" w:type="dxa"/>
            <w:tcBorders>
              <w:top w:val="single" w:sz="4" w:space="0" w:color="auto"/>
              <w:left w:val="nil"/>
              <w:bottom w:val="single" w:sz="4" w:space="0" w:color="auto"/>
              <w:right w:val="nil"/>
            </w:tcBorders>
            <w:shd w:val="clear" w:color="auto" w:fill="auto"/>
            <w:noWrap/>
            <w:vAlign w:val="bottom"/>
            <w:hideMark/>
          </w:tcPr>
          <w:p w14:paraId="6D64FBB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1927C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69A7D8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6EF176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62545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4A59B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Caltha palustris</w:t>
            </w:r>
          </w:p>
        </w:tc>
        <w:tc>
          <w:tcPr>
            <w:tcW w:w="869" w:type="dxa"/>
            <w:tcBorders>
              <w:top w:val="nil"/>
              <w:left w:val="nil"/>
              <w:bottom w:val="nil"/>
              <w:right w:val="nil"/>
            </w:tcBorders>
            <w:shd w:val="clear" w:color="auto" w:fill="auto"/>
            <w:noWrap/>
            <w:vAlign w:val="bottom"/>
            <w:hideMark/>
          </w:tcPr>
          <w:p w14:paraId="1F6149C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1.09</w:t>
            </w:r>
          </w:p>
        </w:tc>
        <w:tc>
          <w:tcPr>
            <w:tcW w:w="990" w:type="dxa"/>
            <w:tcBorders>
              <w:top w:val="nil"/>
              <w:left w:val="nil"/>
              <w:bottom w:val="nil"/>
              <w:right w:val="nil"/>
            </w:tcBorders>
            <w:shd w:val="clear" w:color="auto" w:fill="auto"/>
            <w:noWrap/>
            <w:vAlign w:val="bottom"/>
            <w:hideMark/>
          </w:tcPr>
          <w:p w14:paraId="72573D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0.48</w:t>
            </w:r>
          </w:p>
        </w:tc>
        <w:tc>
          <w:tcPr>
            <w:tcW w:w="810" w:type="dxa"/>
            <w:tcBorders>
              <w:top w:val="nil"/>
              <w:left w:val="nil"/>
              <w:bottom w:val="nil"/>
              <w:right w:val="nil"/>
            </w:tcBorders>
            <w:shd w:val="clear" w:color="auto" w:fill="auto"/>
            <w:noWrap/>
            <w:vAlign w:val="bottom"/>
            <w:hideMark/>
          </w:tcPr>
          <w:p w14:paraId="17DAFB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46F7AC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-96.7</w:t>
            </w:r>
          </w:p>
        </w:tc>
      </w:tr>
      <w:tr w:rsidR="00EB4CE1" w:rsidRPr="00EB4CE1" w14:paraId="4B1BFC8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FCED00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C0E8B0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4F8957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fluviatile</w:t>
            </w:r>
          </w:p>
        </w:tc>
        <w:tc>
          <w:tcPr>
            <w:tcW w:w="869" w:type="dxa"/>
            <w:tcBorders>
              <w:top w:val="single" w:sz="4" w:space="0" w:color="auto"/>
              <w:left w:val="nil"/>
              <w:bottom w:val="single" w:sz="4" w:space="0" w:color="auto"/>
              <w:right w:val="nil"/>
            </w:tcBorders>
            <w:shd w:val="clear" w:color="auto" w:fill="auto"/>
            <w:noWrap/>
            <w:vAlign w:val="bottom"/>
            <w:hideMark/>
          </w:tcPr>
          <w:p w14:paraId="6F8B9F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0.88</w:t>
            </w:r>
          </w:p>
        </w:tc>
        <w:tc>
          <w:tcPr>
            <w:tcW w:w="990" w:type="dxa"/>
            <w:tcBorders>
              <w:top w:val="single" w:sz="4" w:space="0" w:color="auto"/>
              <w:left w:val="nil"/>
              <w:bottom w:val="single" w:sz="4" w:space="0" w:color="auto"/>
              <w:right w:val="nil"/>
            </w:tcBorders>
            <w:shd w:val="clear" w:color="auto" w:fill="auto"/>
            <w:noWrap/>
            <w:vAlign w:val="bottom"/>
            <w:hideMark/>
          </w:tcPr>
          <w:p w14:paraId="5A690EA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0.58</w:t>
            </w:r>
          </w:p>
        </w:tc>
        <w:tc>
          <w:tcPr>
            <w:tcW w:w="810" w:type="dxa"/>
            <w:tcBorders>
              <w:top w:val="single" w:sz="4" w:space="0" w:color="auto"/>
              <w:left w:val="nil"/>
              <w:bottom w:val="single" w:sz="4" w:space="0" w:color="auto"/>
              <w:right w:val="nil"/>
            </w:tcBorders>
            <w:shd w:val="clear" w:color="auto" w:fill="auto"/>
            <w:noWrap/>
            <w:vAlign w:val="bottom"/>
            <w:hideMark/>
          </w:tcPr>
          <w:p w14:paraId="0B62E8C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C887C7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-96.0</w:t>
            </w:r>
          </w:p>
        </w:tc>
      </w:tr>
      <w:tr w:rsidR="00EB4CE1" w:rsidRPr="00EB4CE1" w14:paraId="3FCCD2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BB4C24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08D1C5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0842E1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Schoenoplectus tabernaemontani</w:t>
            </w:r>
          </w:p>
        </w:tc>
        <w:tc>
          <w:tcPr>
            <w:tcW w:w="869" w:type="dxa"/>
            <w:tcBorders>
              <w:top w:val="nil"/>
              <w:left w:val="nil"/>
              <w:bottom w:val="nil"/>
              <w:right w:val="nil"/>
            </w:tcBorders>
            <w:shd w:val="clear" w:color="auto" w:fill="auto"/>
            <w:noWrap/>
            <w:vAlign w:val="bottom"/>
            <w:hideMark/>
          </w:tcPr>
          <w:p w14:paraId="59E7DF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0.71</w:t>
            </w:r>
          </w:p>
        </w:tc>
        <w:tc>
          <w:tcPr>
            <w:tcW w:w="990" w:type="dxa"/>
            <w:tcBorders>
              <w:top w:val="nil"/>
              <w:left w:val="nil"/>
              <w:bottom w:val="nil"/>
              <w:right w:val="nil"/>
            </w:tcBorders>
            <w:shd w:val="clear" w:color="auto" w:fill="auto"/>
            <w:noWrap/>
            <w:vAlign w:val="bottom"/>
            <w:hideMark/>
          </w:tcPr>
          <w:p w14:paraId="2F66A04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nil"/>
              <w:left w:val="nil"/>
              <w:bottom w:val="nil"/>
              <w:right w:val="nil"/>
            </w:tcBorders>
            <w:shd w:val="clear" w:color="auto" w:fill="auto"/>
            <w:noWrap/>
            <w:vAlign w:val="bottom"/>
            <w:hideMark/>
          </w:tcPr>
          <w:p w14:paraId="0F1F36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3B8A32D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-84.8</w:t>
            </w:r>
          </w:p>
        </w:tc>
      </w:tr>
      <w:tr w:rsidR="00EB4CE1" w:rsidRPr="00EB4CE1" w14:paraId="096E0CD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FC659C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76EC70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FD78B4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Trifolium </w:t>
            </w:r>
            <w:proofErr w:type="spellStart"/>
            <w:r w:rsidRPr="00DC704D">
              <w:rPr>
                <w:rFonts w:ascii="Calibri" w:eastAsia="Times New Roman" w:hAnsi="Calibri" w:cs="Calibri"/>
                <w:i/>
                <w:iCs/>
                <w:color w:val="000000"/>
              </w:rPr>
              <w:t>wormskjoldii</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B05F94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0.41</w:t>
            </w:r>
          </w:p>
        </w:tc>
        <w:tc>
          <w:tcPr>
            <w:tcW w:w="990" w:type="dxa"/>
            <w:tcBorders>
              <w:top w:val="single" w:sz="4" w:space="0" w:color="auto"/>
              <w:left w:val="nil"/>
              <w:bottom w:val="single" w:sz="4" w:space="0" w:color="auto"/>
              <w:right w:val="nil"/>
            </w:tcBorders>
            <w:shd w:val="clear" w:color="auto" w:fill="auto"/>
            <w:noWrap/>
            <w:vAlign w:val="bottom"/>
            <w:hideMark/>
          </w:tcPr>
          <w:p w14:paraId="1F3A041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single" w:sz="4" w:space="0" w:color="auto"/>
              <w:left w:val="nil"/>
              <w:bottom w:val="single" w:sz="4" w:space="0" w:color="auto"/>
              <w:right w:val="nil"/>
            </w:tcBorders>
            <w:shd w:val="clear" w:color="auto" w:fill="auto"/>
            <w:noWrap/>
            <w:vAlign w:val="bottom"/>
            <w:hideMark/>
          </w:tcPr>
          <w:p w14:paraId="0FBCEA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D7C6C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-82.7</w:t>
            </w:r>
          </w:p>
        </w:tc>
      </w:tr>
      <w:tr w:rsidR="00EB4CE1" w:rsidRPr="00EB4CE1" w14:paraId="41E8AFC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DF043C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5657D7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18C0DD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Sagittaria latifolia</w:t>
            </w:r>
          </w:p>
        </w:tc>
        <w:tc>
          <w:tcPr>
            <w:tcW w:w="869" w:type="dxa"/>
            <w:tcBorders>
              <w:top w:val="nil"/>
              <w:left w:val="nil"/>
              <w:bottom w:val="nil"/>
              <w:right w:val="nil"/>
            </w:tcBorders>
            <w:shd w:val="clear" w:color="auto" w:fill="auto"/>
            <w:noWrap/>
            <w:vAlign w:val="bottom"/>
            <w:hideMark/>
          </w:tcPr>
          <w:p w14:paraId="74FB94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0.41</w:t>
            </w:r>
          </w:p>
        </w:tc>
        <w:tc>
          <w:tcPr>
            <w:tcW w:w="990" w:type="dxa"/>
            <w:tcBorders>
              <w:top w:val="nil"/>
              <w:left w:val="nil"/>
              <w:bottom w:val="nil"/>
              <w:right w:val="nil"/>
            </w:tcBorders>
            <w:shd w:val="clear" w:color="auto" w:fill="auto"/>
            <w:noWrap/>
            <w:vAlign w:val="bottom"/>
            <w:hideMark/>
          </w:tcPr>
          <w:p w14:paraId="726A766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nil"/>
              <w:left w:val="nil"/>
              <w:bottom w:val="nil"/>
              <w:right w:val="nil"/>
            </w:tcBorders>
            <w:shd w:val="clear" w:color="auto" w:fill="auto"/>
            <w:noWrap/>
            <w:vAlign w:val="bottom"/>
            <w:hideMark/>
          </w:tcPr>
          <w:p w14:paraId="794C68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035729B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-74.0</w:t>
            </w:r>
          </w:p>
        </w:tc>
      </w:tr>
      <w:tr w:rsidR="00EB4CE1" w:rsidRPr="00EB4CE1" w14:paraId="04B03D8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6ACD5D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9368F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52E0AB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Bidens cernua</w:t>
            </w:r>
          </w:p>
        </w:tc>
        <w:tc>
          <w:tcPr>
            <w:tcW w:w="869" w:type="dxa"/>
            <w:tcBorders>
              <w:top w:val="single" w:sz="4" w:space="0" w:color="auto"/>
              <w:left w:val="nil"/>
              <w:bottom w:val="single" w:sz="4" w:space="0" w:color="auto"/>
              <w:right w:val="nil"/>
            </w:tcBorders>
            <w:shd w:val="clear" w:color="auto" w:fill="auto"/>
            <w:noWrap/>
            <w:vAlign w:val="bottom"/>
            <w:hideMark/>
          </w:tcPr>
          <w:p w14:paraId="625D0F0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single" w:sz="4" w:space="0" w:color="auto"/>
              <w:left w:val="nil"/>
              <w:bottom w:val="single" w:sz="4" w:space="0" w:color="auto"/>
              <w:right w:val="nil"/>
            </w:tcBorders>
            <w:shd w:val="clear" w:color="auto" w:fill="auto"/>
            <w:noWrap/>
            <w:vAlign w:val="bottom"/>
            <w:hideMark/>
          </w:tcPr>
          <w:p w14:paraId="27165A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single" w:sz="4" w:space="0" w:color="auto"/>
              <w:left w:val="nil"/>
              <w:bottom w:val="single" w:sz="4" w:space="0" w:color="auto"/>
              <w:right w:val="nil"/>
            </w:tcBorders>
            <w:shd w:val="clear" w:color="auto" w:fill="auto"/>
            <w:noWrap/>
            <w:vAlign w:val="bottom"/>
            <w:hideMark/>
          </w:tcPr>
          <w:p w14:paraId="1F9AF45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69C49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-54.5</w:t>
            </w:r>
          </w:p>
        </w:tc>
      </w:tr>
      <w:tr w:rsidR="00EB4CE1" w:rsidRPr="00EB4CE1" w14:paraId="5447AB2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836543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4A985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3C2A53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Eleocharis palustris</w:t>
            </w:r>
          </w:p>
        </w:tc>
        <w:tc>
          <w:tcPr>
            <w:tcW w:w="869" w:type="dxa"/>
            <w:tcBorders>
              <w:top w:val="nil"/>
              <w:left w:val="nil"/>
              <w:bottom w:val="nil"/>
              <w:right w:val="nil"/>
            </w:tcBorders>
            <w:shd w:val="clear" w:color="auto" w:fill="auto"/>
            <w:noWrap/>
            <w:vAlign w:val="bottom"/>
            <w:hideMark/>
          </w:tcPr>
          <w:p w14:paraId="3D48C22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0.79</w:t>
            </w:r>
          </w:p>
        </w:tc>
        <w:tc>
          <w:tcPr>
            <w:tcW w:w="990" w:type="dxa"/>
            <w:tcBorders>
              <w:top w:val="nil"/>
              <w:left w:val="nil"/>
              <w:bottom w:val="nil"/>
              <w:right w:val="nil"/>
            </w:tcBorders>
            <w:shd w:val="clear" w:color="auto" w:fill="auto"/>
            <w:noWrap/>
            <w:vAlign w:val="bottom"/>
            <w:hideMark/>
          </w:tcPr>
          <w:p w14:paraId="2B4D8BE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810" w:type="dxa"/>
            <w:tcBorders>
              <w:top w:val="nil"/>
              <w:left w:val="nil"/>
              <w:bottom w:val="nil"/>
              <w:right w:val="nil"/>
            </w:tcBorders>
            <w:shd w:val="clear" w:color="auto" w:fill="auto"/>
            <w:noWrap/>
            <w:vAlign w:val="bottom"/>
            <w:hideMark/>
          </w:tcPr>
          <w:p w14:paraId="58FD74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nil"/>
              <w:left w:val="nil"/>
              <w:bottom w:val="nil"/>
              <w:right w:val="single" w:sz="8" w:space="0" w:color="auto"/>
            </w:tcBorders>
            <w:shd w:val="clear" w:color="auto" w:fill="auto"/>
            <w:noWrap/>
            <w:vAlign w:val="bottom"/>
            <w:hideMark/>
          </w:tcPr>
          <w:p w14:paraId="0E79087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-50.5</w:t>
            </w:r>
          </w:p>
        </w:tc>
      </w:tr>
      <w:tr w:rsidR="00EB4CE1" w:rsidRPr="00EB4CE1" w14:paraId="6260CBB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C7EE2A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AC9B31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6E8BA2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Menyanthes trifoliata</w:t>
            </w:r>
          </w:p>
        </w:tc>
        <w:tc>
          <w:tcPr>
            <w:tcW w:w="869" w:type="dxa"/>
            <w:tcBorders>
              <w:top w:val="single" w:sz="4" w:space="0" w:color="auto"/>
              <w:left w:val="nil"/>
              <w:bottom w:val="single" w:sz="4" w:space="0" w:color="auto"/>
              <w:right w:val="nil"/>
            </w:tcBorders>
            <w:shd w:val="clear" w:color="auto" w:fill="auto"/>
            <w:noWrap/>
            <w:vAlign w:val="bottom"/>
            <w:hideMark/>
          </w:tcPr>
          <w:p w14:paraId="593A05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990" w:type="dxa"/>
            <w:tcBorders>
              <w:top w:val="single" w:sz="4" w:space="0" w:color="auto"/>
              <w:left w:val="nil"/>
              <w:bottom w:val="single" w:sz="4" w:space="0" w:color="auto"/>
              <w:right w:val="nil"/>
            </w:tcBorders>
            <w:shd w:val="clear" w:color="auto" w:fill="auto"/>
            <w:noWrap/>
            <w:vAlign w:val="bottom"/>
            <w:hideMark/>
          </w:tcPr>
          <w:p w14:paraId="21E41EE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0.68</w:t>
            </w:r>
          </w:p>
        </w:tc>
        <w:tc>
          <w:tcPr>
            <w:tcW w:w="810" w:type="dxa"/>
            <w:tcBorders>
              <w:top w:val="single" w:sz="4" w:space="0" w:color="auto"/>
              <w:left w:val="nil"/>
              <w:bottom w:val="single" w:sz="4" w:space="0" w:color="auto"/>
              <w:right w:val="nil"/>
            </w:tcBorders>
            <w:shd w:val="clear" w:color="auto" w:fill="auto"/>
            <w:noWrap/>
            <w:vAlign w:val="bottom"/>
            <w:hideMark/>
          </w:tcPr>
          <w:p w14:paraId="4782622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FFD458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-44.8</w:t>
            </w:r>
          </w:p>
        </w:tc>
      </w:tr>
      <w:tr w:rsidR="00EB4CE1" w:rsidRPr="00EB4CE1" w14:paraId="522068C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6751C5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5CD8AD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954A51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lyngbyei</w:t>
            </w:r>
          </w:p>
        </w:tc>
        <w:tc>
          <w:tcPr>
            <w:tcW w:w="869" w:type="dxa"/>
            <w:tcBorders>
              <w:top w:val="nil"/>
              <w:left w:val="nil"/>
              <w:bottom w:val="nil"/>
              <w:right w:val="nil"/>
            </w:tcBorders>
            <w:shd w:val="clear" w:color="auto" w:fill="auto"/>
            <w:noWrap/>
            <w:vAlign w:val="bottom"/>
            <w:hideMark/>
          </w:tcPr>
          <w:p w14:paraId="3F4E19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2.97</w:t>
            </w:r>
          </w:p>
        </w:tc>
        <w:tc>
          <w:tcPr>
            <w:tcW w:w="990" w:type="dxa"/>
            <w:tcBorders>
              <w:top w:val="nil"/>
              <w:left w:val="nil"/>
              <w:bottom w:val="nil"/>
              <w:right w:val="nil"/>
            </w:tcBorders>
            <w:shd w:val="clear" w:color="auto" w:fill="auto"/>
            <w:noWrap/>
            <w:vAlign w:val="bottom"/>
            <w:hideMark/>
          </w:tcPr>
          <w:p w14:paraId="322D96C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3.03</w:t>
            </w:r>
          </w:p>
        </w:tc>
        <w:tc>
          <w:tcPr>
            <w:tcW w:w="810" w:type="dxa"/>
            <w:tcBorders>
              <w:top w:val="nil"/>
              <w:left w:val="nil"/>
              <w:bottom w:val="nil"/>
              <w:right w:val="nil"/>
            </w:tcBorders>
            <w:shd w:val="clear" w:color="auto" w:fill="auto"/>
            <w:noWrap/>
            <w:vAlign w:val="bottom"/>
            <w:hideMark/>
          </w:tcPr>
          <w:p w14:paraId="19FE61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1.93</w:t>
            </w:r>
          </w:p>
        </w:tc>
        <w:tc>
          <w:tcPr>
            <w:tcW w:w="1710" w:type="dxa"/>
            <w:tcBorders>
              <w:top w:val="nil"/>
              <w:left w:val="nil"/>
              <w:bottom w:val="nil"/>
              <w:right w:val="single" w:sz="8" w:space="0" w:color="auto"/>
            </w:tcBorders>
            <w:shd w:val="clear" w:color="auto" w:fill="auto"/>
            <w:noWrap/>
            <w:vAlign w:val="bottom"/>
            <w:hideMark/>
          </w:tcPr>
          <w:p w14:paraId="4EEF6C7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-35.1</w:t>
            </w:r>
          </w:p>
        </w:tc>
      </w:tr>
      <w:tr w:rsidR="00EB4CE1" w:rsidRPr="00EB4CE1" w14:paraId="4504048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060241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56182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8E9125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Typha latifolia</w:t>
            </w:r>
          </w:p>
        </w:tc>
        <w:tc>
          <w:tcPr>
            <w:tcW w:w="869" w:type="dxa"/>
            <w:tcBorders>
              <w:top w:val="single" w:sz="4" w:space="0" w:color="auto"/>
              <w:left w:val="nil"/>
              <w:bottom w:val="single" w:sz="4" w:space="0" w:color="auto"/>
              <w:right w:val="nil"/>
            </w:tcBorders>
            <w:shd w:val="clear" w:color="auto" w:fill="auto"/>
            <w:noWrap/>
            <w:vAlign w:val="bottom"/>
            <w:hideMark/>
          </w:tcPr>
          <w:p w14:paraId="007177B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0.59</w:t>
            </w:r>
          </w:p>
        </w:tc>
        <w:tc>
          <w:tcPr>
            <w:tcW w:w="990" w:type="dxa"/>
            <w:tcBorders>
              <w:top w:val="single" w:sz="4" w:space="0" w:color="auto"/>
              <w:left w:val="nil"/>
              <w:bottom w:val="single" w:sz="4" w:space="0" w:color="auto"/>
              <w:right w:val="nil"/>
            </w:tcBorders>
            <w:shd w:val="clear" w:color="auto" w:fill="auto"/>
            <w:noWrap/>
            <w:vAlign w:val="bottom"/>
            <w:hideMark/>
          </w:tcPr>
          <w:p w14:paraId="1C0A4E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810" w:type="dxa"/>
            <w:tcBorders>
              <w:top w:val="single" w:sz="4" w:space="0" w:color="auto"/>
              <w:left w:val="nil"/>
              <w:bottom w:val="single" w:sz="4" w:space="0" w:color="auto"/>
              <w:right w:val="nil"/>
            </w:tcBorders>
            <w:shd w:val="clear" w:color="auto" w:fill="auto"/>
            <w:noWrap/>
            <w:vAlign w:val="bottom"/>
            <w:hideMark/>
          </w:tcPr>
          <w:p w14:paraId="526D50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0.43</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6B2661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-27.1</w:t>
            </w:r>
          </w:p>
        </w:tc>
      </w:tr>
      <w:tr w:rsidR="00EB4CE1" w:rsidRPr="00EB4CE1" w14:paraId="6377085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2DBBE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38D799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57F2B77" w14:textId="1F9AFB26" w:rsidR="00EB4CE1" w:rsidRPr="00DC704D" w:rsidRDefault="00D5247D" w:rsidP="00DC704D">
            <w:pPr>
              <w:spacing w:after="0" w:line="240" w:lineRule="auto"/>
              <w:rPr>
                <w:rFonts w:ascii="Calibri" w:eastAsia="Times New Roman" w:hAnsi="Calibri" w:cs="Calibri"/>
                <w:i/>
                <w:iCs/>
                <w:color w:val="000000"/>
              </w:rPr>
            </w:pPr>
            <w:r>
              <w:rPr>
                <w:rStyle w:val="Emphasis"/>
              </w:rPr>
              <w:t xml:space="preserve">Symphyotrichum </w:t>
            </w:r>
            <w:r w:rsidR="00EB4CE1" w:rsidRPr="00DC704D">
              <w:rPr>
                <w:rFonts w:ascii="Calibri" w:eastAsia="Times New Roman" w:hAnsi="Calibri" w:cs="Calibri"/>
                <w:i/>
                <w:iCs/>
                <w:color w:val="000000"/>
              </w:rPr>
              <w:t>subspicatum</w:t>
            </w:r>
          </w:p>
        </w:tc>
        <w:tc>
          <w:tcPr>
            <w:tcW w:w="869" w:type="dxa"/>
            <w:tcBorders>
              <w:top w:val="nil"/>
              <w:left w:val="nil"/>
              <w:bottom w:val="nil"/>
              <w:right w:val="nil"/>
            </w:tcBorders>
            <w:shd w:val="clear" w:color="auto" w:fill="auto"/>
            <w:noWrap/>
            <w:vAlign w:val="bottom"/>
            <w:hideMark/>
          </w:tcPr>
          <w:p w14:paraId="3AB34D3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990" w:type="dxa"/>
            <w:tcBorders>
              <w:top w:val="nil"/>
              <w:left w:val="nil"/>
              <w:bottom w:val="nil"/>
              <w:right w:val="nil"/>
            </w:tcBorders>
            <w:shd w:val="clear" w:color="auto" w:fill="auto"/>
            <w:noWrap/>
            <w:vAlign w:val="bottom"/>
            <w:hideMark/>
          </w:tcPr>
          <w:p w14:paraId="0BA73B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nil"/>
              <w:left w:val="nil"/>
              <w:bottom w:val="nil"/>
              <w:right w:val="nil"/>
            </w:tcBorders>
            <w:shd w:val="clear" w:color="auto" w:fill="auto"/>
            <w:noWrap/>
            <w:vAlign w:val="bottom"/>
            <w:hideMark/>
          </w:tcPr>
          <w:p w14:paraId="29A7963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0.25</w:t>
            </w:r>
          </w:p>
        </w:tc>
        <w:tc>
          <w:tcPr>
            <w:tcW w:w="1710" w:type="dxa"/>
            <w:tcBorders>
              <w:top w:val="nil"/>
              <w:left w:val="nil"/>
              <w:bottom w:val="nil"/>
              <w:right w:val="single" w:sz="8" w:space="0" w:color="auto"/>
            </w:tcBorders>
            <w:shd w:val="clear" w:color="auto" w:fill="auto"/>
            <w:noWrap/>
            <w:vAlign w:val="bottom"/>
            <w:hideMark/>
          </w:tcPr>
          <w:p w14:paraId="1D3A5F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-15.0</w:t>
            </w:r>
          </w:p>
        </w:tc>
      </w:tr>
      <w:tr w:rsidR="00EB4CE1" w:rsidRPr="00EB4CE1" w14:paraId="2A4D7C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88793B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43A064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110B4BB"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68F22DF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0.12</w:t>
            </w:r>
          </w:p>
        </w:tc>
        <w:tc>
          <w:tcPr>
            <w:tcW w:w="990" w:type="dxa"/>
            <w:tcBorders>
              <w:top w:val="single" w:sz="4" w:space="0" w:color="auto"/>
              <w:left w:val="nil"/>
              <w:bottom w:val="single" w:sz="4" w:space="0" w:color="auto"/>
              <w:right w:val="nil"/>
            </w:tcBorders>
            <w:shd w:val="clear" w:color="auto" w:fill="auto"/>
            <w:noWrap/>
            <w:vAlign w:val="bottom"/>
            <w:hideMark/>
          </w:tcPr>
          <w:p w14:paraId="2DDA5A3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810" w:type="dxa"/>
            <w:tcBorders>
              <w:top w:val="single" w:sz="4" w:space="0" w:color="auto"/>
              <w:left w:val="nil"/>
              <w:bottom w:val="single" w:sz="4" w:space="0" w:color="auto"/>
              <w:right w:val="nil"/>
            </w:tcBorders>
            <w:shd w:val="clear" w:color="auto" w:fill="auto"/>
            <w:noWrap/>
            <w:vAlign w:val="bottom"/>
            <w:hideMark/>
          </w:tcPr>
          <w:p w14:paraId="2CC493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C4E137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-8.9</w:t>
            </w:r>
          </w:p>
        </w:tc>
      </w:tr>
      <w:tr w:rsidR="00EB4CE1" w:rsidRPr="00EB4CE1" w14:paraId="0F8BC5B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9C00D8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D419A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EE8462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Lysimachia thyrsiflora</w:t>
            </w:r>
          </w:p>
        </w:tc>
        <w:tc>
          <w:tcPr>
            <w:tcW w:w="869" w:type="dxa"/>
            <w:tcBorders>
              <w:top w:val="nil"/>
              <w:left w:val="nil"/>
              <w:bottom w:val="nil"/>
              <w:right w:val="nil"/>
            </w:tcBorders>
            <w:shd w:val="clear" w:color="auto" w:fill="auto"/>
            <w:noWrap/>
            <w:vAlign w:val="bottom"/>
            <w:hideMark/>
          </w:tcPr>
          <w:p w14:paraId="2FD8FC8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325C61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D263C6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5EE844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21.4</w:t>
            </w:r>
          </w:p>
        </w:tc>
      </w:tr>
      <w:tr w:rsidR="00EB4CE1" w:rsidRPr="00EB4CE1" w14:paraId="07816E5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02BE74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F5354D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AE9DC93" w14:textId="771E5A4E" w:rsidR="00EB4CE1" w:rsidRPr="00DC704D" w:rsidRDefault="00770D39"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Sidalcea</w:t>
            </w:r>
            <w:r w:rsidR="00EB4CE1" w:rsidRPr="00DC704D">
              <w:rPr>
                <w:rFonts w:ascii="Calibri" w:eastAsia="Times New Roman" w:hAnsi="Calibri" w:cs="Calibri"/>
                <w:i/>
                <w:iCs/>
                <w:color w:val="000000"/>
              </w:rPr>
              <w:t xml:space="preserve"> hendersonii</w:t>
            </w:r>
          </w:p>
        </w:tc>
        <w:tc>
          <w:tcPr>
            <w:tcW w:w="869" w:type="dxa"/>
            <w:tcBorders>
              <w:top w:val="single" w:sz="4" w:space="0" w:color="auto"/>
              <w:left w:val="nil"/>
              <w:bottom w:val="single" w:sz="4" w:space="0" w:color="auto"/>
              <w:right w:val="nil"/>
            </w:tcBorders>
            <w:shd w:val="clear" w:color="auto" w:fill="auto"/>
            <w:noWrap/>
            <w:vAlign w:val="bottom"/>
            <w:hideMark/>
          </w:tcPr>
          <w:p w14:paraId="68BFC4E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single" w:sz="4" w:space="0" w:color="auto"/>
              <w:left w:val="nil"/>
              <w:bottom w:val="single" w:sz="4" w:space="0" w:color="auto"/>
              <w:right w:val="nil"/>
            </w:tcBorders>
            <w:shd w:val="clear" w:color="auto" w:fill="auto"/>
            <w:noWrap/>
            <w:vAlign w:val="bottom"/>
            <w:hideMark/>
          </w:tcPr>
          <w:p w14:paraId="1FF2838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single" w:sz="4" w:space="0" w:color="auto"/>
              <w:left w:val="nil"/>
              <w:bottom w:val="single" w:sz="4" w:space="0" w:color="auto"/>
              <w:right w:val="nil"/>
            </w:tcBorders>
            <w:shd w:val="clear" w:color="auto" w:fill="auto"/>
            <w:noWrap/>
            <w:vAlign w:val="bottom"/>
            <w:hideMark/>
          </w:tcPr>
          <w:p w14:paraId="35AD8E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E47E74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142.9</w:t>
            </w:r>
          </w:p>
        </w:tc>
      </w:tr>
      <w:tr w:rsidR="00EB4CE1" w:rsidRPr="00EB4CE1" w14:paraId="5639280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B737CC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87222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3362B0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Potentilla </w:t>
            </w:r>
            <w:proofErr w:type="spellStart"/>
            <w:r w:rsidRPr="00DC704D">
              <w:rPr>
                <w:rFonts w:ascii="Calibri" w:eastAsia="Times New Roman" w:hAnsi="Calibri" w:cs="Calibri"/>
                <w:i/>
                <w:iCs/>
                <w:color w:val="000000"/>
              </w:rPr>
              <w:t>anserina</w:t>
            </w:r>
            <w:proofErr w:type="spellEnd"/>
            <w:r w:rsidRPr="00DC704D">
              <w:rPr>
                <w:rFonts w:ascii="Calibri" w:eastAsia="Times New Roman" w:hAnsi="Calibri" w:cs="Calibri"/>
                <w:i/>
                <w:iCs/>
                <w:color w:val="000000"/>
              </w:rPr>
              <w:t>-pacifica</w:t>
            </w:r>
          </w:p>
        </w:tc>
        <w:tc>
          <w:tcPr>
            <w:tcW w:w="869" w:type="dxa"/>
            <w:tcBorders>
              <w:top w:val="nil"/>
              <w:left w:val="nil"/>
              <w:bottom w:val="nil"/>
              <w:right w:val="nil"/>
            </w:tcBorders>
            <w:shd w:val="clear" w:color="auto" w:fill="auto"/>
            <w:noWrap/>
            <w:vAlign w:val="bottom"/>
            <w:hideMark/>
          </w:tcPr>
          <w:p w14:paraId="701D84D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990" w:type="dxa"/>
            <w:tcBorders>
              <w:top w:val="nil"/>
              <w:left w:val="nil"/>
              <w:bottom w:val="nil"/>
              <w:right w:val="nil"/>
            </w:tcBorders>
            <w:shd w:val="clear" w:color="auto" w:fill="auto"/>
            <w:noWrap/>
            <w:vAlign w:val="bottom"/>
            <w:hideMark/>
          </w:tcPr>
          <w:p w14:paraId="377EB32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0.74</w:t>
            </w:r>
          </w:p>
        </w:tc>
        <w:tc>
          <w:tcPr>
            <w:tcW w:w="810" w:type="dxa"/>
            <w:tcBorders>
              <w:top w:val="nil"/>
              <w:left w:val="nil"/>
              <w:bottom w:val="nil"/>
              <w:right w:val="nil"/>
            </w:tcBorders>
            <w:shd w:val="clear" w:color="auto" w:fill="auto"/>
            <w:noWrap/>
            <w:vAlign w:val="bottom"/>
            <w:hideMark/>
          </w:tcPr>
          <w:p w14:paraId="12ACBBA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0.79</w:t>
            </w:r>
          </w:p>
        </w:tc>
        <w:tc>
          <w:tcPr>
            <w:tcW w:w="1710" w:type="dxa"/>
            <w:tcBorders>
              <w:top w:val="nil"/>
              <w:left w:val="nil"/>
              <w:bottom w:val="nil"/>
              <w:right w:val="single" w:sz="8" w:space="0" w:color="auto"/>
            </w:tcBorders>
            <w:shd w:val="clear" w:color="auto" w:fill="auto"/>
            <w:noWrap/>
            <w:vAlign w:val="bottom"/>
            <w:hideMark/>
          </w:tcPr>
          <w:p w14:paraId="07A814F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167.1</w:t>
            </w:r>
          </w:p>
        </w:tc>
      </w:tr>
      <w:tr w:rsidR="00EB4CE1" w:rsidRPr="00EB4CE1" w14:paraId="654343D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9C0E49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80E451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67DE4E4" w14:textId="7B2327D6"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00770D39">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conglomeratus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66C2CEA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5A7DBB1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4807C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04013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264.3</w:t>
            </w:r>
          </w:p>
        </w:tc>
      </w:tr>
      <w:tr w:rsidR="00EB4CE1" w:rsidRPr="00EB4CE1" w14:paraId="0843CB0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08F19E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CE26C1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55A9EA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Lathyrus palustris</w:t>
            </w:r>
          </w:p>
        </w:tc>
        <w:tc>
          <w:tcPr>
            <w:tcW w:w="869" w:type="dxa"/>
            <w:tcBorders>
              <w:top w:val="nil"/>
              <w:left w:val="nil"/>
              <w:bottom w:val="nil"/>
              <w:right w:val="nil"/>
            </w:tcBorders>
            <w:shd w:val="clear" w:color="auto" w:fill="auto"/>
            <w:noWrap/>
            <w:vAlign w:val="bottom"/>
            <w:hideMark/>
          </w:tcPr>
          <w:p w14:paraId="4084575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301757B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810" w:type="dxa"/>
            <w:tcBorders>
              <w:top w:val="nil"/>
              <w:left w:val="nil"/>
              <w:bottom w:val="nil"/>
              <w:right w:val="nil"/>
            </w:tcBorders>
            <w:shd w:val="clear" w:color="auto" w:fill="auto"/>
            <w:noWrap/>
            <w:vAlign w:val="bottom"/>
            <w:hideMark/>
          </w:tcPr>
          <w:p w14:paraId="0A8C8FF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0.46</w:t>
            </w:r>
          </w:p>
        </w:tc>
        <w:tc>
          <w:tcPr>
            <w:tcW w:w="1710" w:type="dxa"/>
            <w:tcBorders>
              <w:top w:val="nil"/>
              <w:left w:val="nil"/>
              <w:bottom w:val="nil"/>
              <w:right w:val="single" w:sz="8" w:space="0" w:color="auto"/>
            </w:tcBorders>
            <w:shd w:val="clear" w:color="auto" w:fill="auto"/>
            <w:noWrap/>
            <w:vAlign w:val="bottom"/>
            <w:hideMark/>
          </w:tcPr>
          <w:p w14:paraId="4D7B24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426.2</w:t>
            </w:r>
          </w:p>
        </w:tc>
      </w:tr>
      <w:tr w:rsidR="00EB4CE1" w:rsidRPr="00EB4CE1" w14:paraId="76BBB0E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BCF760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EE9DE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D2CF18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Impatiens capensis</w:t>
            </w:r>
          </w:p>
        </w:tc>
        <w:tc>
          <w:tcPr>
            <w:tcW w:w="869" w:type="dxa"/>
            <w:tcBorders>
              <w:top w:val="single" w:sz="4" w:space="0" w:color="auto"/>
              <w:left w:val="nil"/>
              <w:bottom w:val="single" w:sz="4" w:space="0" w:color="auto"/>
              <w:right w:val="nil"/>
            </w:tcBorders>
            <w:shd w:val="clear" w:color="auto" w:fill="auto"/>
            <w:noWrap/>
            <w:vAlign w:val="bottom"/>
            <w:hideMark/>
          </w:tcPr>
          <w:p w14:paraId="703A818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990" w:type="dxa"/>
            <w:tcBorders>
              <w:top w:val="single" w:sz="4" w:space="0" w:color="auto"/>
              <w:left w:val="nil"/>
              <w:bottom w:val="single" w:sz="4" w:space="0" w:color="auto"/>
              <w:right w:val="nil"/>
            </w:tcBorders>
            <w:shd w:val="clear" w:color="auto" w:fill="auto"/>
            <w:noWrap/>
            <w:vAlign w:val="bottom"/>
            <w:hideMark/>
          </w:tcPr>
          <w:p w14:paraId="0F8764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1.06</w:t>
            </w:r>
          </w:p>
        </w:tc>
        <w:tc>
          <w:tcPr>
            <w:tcW w:w="810" w:type="dxa"/>
            <w:tcBorders>
              <w:top w:val="single" w:sz="4" w:space="0" w:color="auto"/>
              <w:left w:val="nil"/>
              <w:bottom w:val="single" w:sz="4" w:space="0" w:color="auto"/>
              <w:right w:val="nil"/>
            </w:tcBorders>
            <w:shd w:val="clear" w:color="auto" w:fill="auto"/>
            <w:noWrap/>
            <w:vAlign w:val="bottom"/>
            <w:hideMark/>
          </w:tcPr>
          <w:p w14:paraId="582FB07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892E72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482.9</w:t>
            </w:r>
          </w:p>
        </w:tc>
      </w:tr>
      <w:tr w:rsidR="00EB4CE1" w:rsidRPr="00EB4CE1" w14:paraId="49B4564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97E0B3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814ED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2BB673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lasiandra</w:t>
            </w:r>
          </w:p>
        </w:tc>
        <w:tc>
          <w:tcPr>
            <w:tcW w:w="869" w:type="dxa"/>
            <w:tcBorders>
              <w:top w:val="nil"/>
              <w:left w:val="nil"/>
              <w:bottom w:val="nil"/>
              <w:right w:val="nil"/>
            </w:tcBorders>
            <w:shd w:val="clear" w:color="auto" w:fill="auto"/>
            <w:noWrap/>
            <w:vAlign w:val="bottom"/>
            <w:hideMark/>
          </w:tcPr>
          <w:p w14:paraId="4A73E7F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5B9715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4E1BB6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1710" w:type="dxa"/>
            <w:tcBorders>
              <w:top w:val="nil"/>
              <w:left w:val="nil"/>
              <w:bottom w:val="nil"/>
              <w:right w:val="single" w:sz="8" w:space="0" w:color="auto"/>
            </w:tcBorders>
            <w:shd w:val="clear" w:color="auto" w:fill="auto"/>
            <w:noWrap/>
            <w:vAlign w:val="bottom"/>
            <w:hideMark/>
          </w:tcPr>
          <w:p w14:paraId="1827CB7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871.4</w:t>
            </w:r>
          </w:p>
        </w:tc>
      </w:tr>
      <w:tr w:rsidR="00EB4CE1" w:rsidRPr="00EB4CE1" w14:paraId="7892ACD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65F1D1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9ECBF4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A729CD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Equisetum </w:t>
            </w:r>
            <w:proofErr w:type="spellStart"/>
            <w:r w:rsidRPr="00DC704D">
              <w:rPr>
                <w:rFonts w:ascii="Calibri" w:eastAsia="Times New Roman" w:hAnsi="Calibri" w:cs="Calibri"/>
                <w:i/>
                <w:iCs/>
                <w:color w:val="000000"/>
              </w:rPr>
              <w:t>arvense</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9F70D9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5D02F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0EAB872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0.68</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56BED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6C432CF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DFE23A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9AA8C4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D3FB4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palustre</w:t>
            </w:r>
          </w:p>
        </w:tc>
        <w:tc>
          <w:tcPr>
            <w:tcW w:w="869" w:type="dxa"/>
            <w:tcBorders>
              <w:top w:val="nil"/>
              <w:left w:val="nil"/>
              <w:bottom w:val="nil"/>
              <w:right w:val="nil"/>
            </w:tcBorders>
            <w:shd w:val="clear" w:color="auto" w:fill="auto"/>
            <w:noWrap/>
            <w:vAlign w:val="bottom"/>
            <w:hideMark/>
          </w:tcPr>
          <w:p w14:paraId="555C705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64EC2C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2693FC5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1644E6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3E7F98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8213DF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E535A7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EC34FD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trifidum</w:t>
            </w:r>
          </w:p>
        </w:tc>
        <w:tc>
          <w:tcPr>
            <w:tcW w:w="869" w:type="dxa"/>
            <w:tcBorders>
              <w:top w:val="single" w:sz="4" w:space="0" w:color="auto"/>
              <w:left w:val="nil"/>
              <w:bottom w:val="single" w:sz="4" w:space="0" w:color="auto"/>
              <w:right w:val="nil"/>
            </w:tcBorders>
            <w:shd w:val="clear" w:color="auto" w:fill="auto"/>
            <w:noWrap/>
            <w:vAlign w:val="bottom"/>
            <w:hideMark/>
          </w:tcPr>
          <w:p w14:paraId="65DBC50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B234F8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4AFA72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1ACF96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9068FC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55B4F5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FF53A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03A385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Hypericum </w:t>
            </w:r>
            <w:proofErr w:type="spellStart"/>
            <w:r w:rsidRPr="00DC704D">
              <w:rPr>
                <w:rFonts w:ascii="Calibri" w:eastAsia="Times New Roman" w:hAnsi="Calibri" w:cs="Calibri"/>
                <w:i/>
                <w:iCs/>
                <w:color w:val="000000"/>
              </w:rPr>
              <w:t>scouleri</w:t>
            </w:r>
            <w:proofErr w:type="spellEnd"/>
          </w:p>
        </w:tc>
        <w:tc>
          <w:tcPr>
            <w:tcW w:w="869" w:type="dxa"/>
            <w:tcBorders>
              <w:top w:val="nil"/>
              <w:left w:val="nil"/>
              <w:bottom w:val="nil"/>
              <w:right w:val="nil"/>
            </w:tcBorders>
            <w:shd w:val="clear" w:color="auto" w:fill="auto"/>
            <w:noWrap/>
            <w:vAlign w:val="bottom"/>
            <w:hideMark/>
          </w:tcPr>
          <w:p w14:paraId="248F49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280F172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5F869F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060716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2D3FF4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BC5D84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06C44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EA3CE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articulatus</w:t>
            </w:r>
          </w:p>
        </w:tc>
        <w:tc>
          <w:tcPr>
            <w:tcW w:w="869" w:type="dxa"/>
            <w:tcBorders>
              <w:top w:val="single" w:sz="4" w:space="0" w:color="auto"/>
              <w:left w:val="nil"/>
              <w:bottom w:val="single" w:sz="4" w:space="0" w:color="auto"/>
              <w:right w:val="nil"/>
            </w:tcBorders>
            <w:shd w:val="clear" w:color="auto" w:fill="auto"/>
            <w:noWrap/>
            <w:vAlign w:val="bottom"/>
            <w:hideMark/>
          </w:tcPr>
          <w:p w14:paraId="2D3F6D2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754A22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380C9D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70E18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2250DC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F52D5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DDA628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E03177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oxymeris</w:t>
            </w:r>
            <w:proofErr w:type="spellEnd"/>
          </w:p>
        </w:tc>
        <w:tc>
          <w:tcPr>
            <w:tcW w:w="869" w:type="dxa"/>
            <w:tcBorders>
              <w:top w:val="nil"/>
              <w:left w:val="nil"/>
              <w:bottom w:val="nil"/>
              <w:right w:val="nil"/>
            </w:tcBorders>
            <w:shd w:val="clear" w:color="auto" w:fill="auto"/>
            <w:noWrap/>
            <w:vAlign w:val="bottom"/>
            <w:hideMark/>
          </w:tcPr>
          <w:p w14:paraId="57A8B1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DA425D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D4C50D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13C5464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A67C03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28E167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00062D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DBBD5F"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Scirpus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microcarpus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DFCD05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6D234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927E18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A041A0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E06D85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946861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93782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175287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palustre</w:t>
            </w:r>
          </w:p>
        </w:tc>
        <w:tc>
          <w:tcPr>
            <w:tcW w:w="869" w:type="dxa"/>
            <w:tcBorders>
              <w:top w:val="nil"/>
              <w:left w:val="nil"/>
              <w:bottom w:val="nil"/>
              <w:right w:val="nil"/>
            </w:tcBorders>
            <w:shd w:val="clear" w:color="auto" w:fill="auto"/>
            <w:noWrap/>
            <w:vAlign w:val="bottom"/>
            <w:hideMark/>
          </w:tcPr>
          <w:p w14:paraId="069D3A5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8D3D36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0.19</w:t>
            </w:r>
          </w:p>
        </w:tc>
        <w:tc>
          <w:tcPr>
            <w:tcW w:w="810" w:type="dxa"/>
            <w:tcBorders>
              <w:top w:val="nil"/>
              <w:left w:val="nil"/>
              <w:bottom w:val="nil"/>
              <w:right w:val="nil"/>
            </w:tcBorders>
            <w:shd w:val="clear" w:color="auto" w:fill="auto"/>
            <w:noWrap/>
            <w:vAlign w:val="bottom"/>
            <w:hideMark/>
          </w:tcPr>
          <w:p w14:paraId="5162EE4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5B5CB13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EFE1CF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7A5F07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4062EC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3CD784"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Lysichiton</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americanum</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524B35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5C0159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single" w:sz="4" w:space="0" w:color="auto"/>
              <w:left w:val="nil"/>
              <w:bottom w:val="single" w:sz="4" w:space="0" w:color="auto"/>
              <w:right w:val="nil"/>
            </w:tcBorders>
            <w:shd w:val="clear" w:color="auto" w:fill="auto"/>
            <w:noWrap/>
            <w:vAlign w:val="bottom"/>
            <w:hideMark/>
          </w:tcPr>
          <w:p w14:paraId="3ADB890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3250A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3A96AB25"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45A8E2B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0ED49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02FF32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sitchensis</w:t>
            </w:r>
            <w:proofErr w:type="spellEnd"/>
          </w:p>
        </w:tc>
        <w:tc>
          <w:tcPr>
            <w:tcW w:w="869" w:type="dxa"/>
            <w:tcBorders>
              <w:top w:val="nil"/>
              <w:left w:val="nil"/>
              <w:bottom w:val="single" w:sz="8" w:space="0" w:color="auto"/>
              <w:right w:val="nil"/>
            </w:tcBorders>
            <w:shd w:val="clear" w:color="auto" w:fill="auto"/>
            <w:noWrap/>
            <w:vAlign w:val="bottom"/>
            <w:hideMark/>
          </w:tcPr>
          <w:p w14:paraId="134AAD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32F727A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single" w:sz="8" w:space="0" w:color="auto"/>
              <w:right w:val="nil"/>
            </w:tcBorders>
            <w:shd w:val="clear" w:color="auto" w:fill="auto"/>
            <w:noWrap/>
            <w:vAlign w:val="bottom"/>
            <w:hideMark/>
          </w:tcPr>
          <w:p w14:paraId="4EB887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1824106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bl>
    <w:p w14:paraId="4A0D75DD" w14:textId="4169CE57" w:rsidR="00EB4CE1" w:rsidRDefault="00EB4CE1" w:rsidP="00EB4CE1"/>
    <w:p w14:paraId="55CDFCA7" w14:textId="2D0F68AA" w:rsidR="00EB4CE1" w:rsidRDefault="00EB4CE1" w:rsidP="00EB4CE1"/>
    <w:p w14:paraId="432F0C50" w14:textId="77E0FE2A" w:rsidR="00EB4CE1" w:rsidRDefault="00EB4CE1" w:rsidP="00EB4CE1"/>
    <w:p w14:paraId="0D8395E2" w14:textId="01841F1D" w:rsidR="00BB151C" w:rsidRDefault="00BB151C" w:rsidP="00EB4CE1"/>
    <w:p w14:paraId="35C7EE6D" w14:textId="77777777" w:rsidR="00BB151C" w:rsidRDefault="00BB151C" w:rsidP="00EB4CE1"/>
    <w:p w14:paraId="4768AF1F" w14:textId="77777777" w:rsidR="00DD54D4" w:rsidRDefault="00DD54D4">
      <w:pPr>
        <w:keepNext/>
        <w:jc w:val="center"/>
        <w:pPrChange w:id="2335" w:author="Stefanie Lane" w:date="2022-10-06T18:06:00Z">
          <w:pPr>
            <w:keepNext/>
          </w:pPr>
        </w:pPrChange>
      </w:pPr>
      <w:r>
        <w:rPr>
          <w:noProof/>
        </w:rPr>
        <w:drawing>
          <wp:inline distT="0" distB="0" distL="0" distR="0" wp14:anchorId="0C0A8209" wp14:editId="3304FCF3">
            <wp:extent cx="5466080" cy="546608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466080" cy="5466080"/>
                    </a:xfrm>
                    <a:prstGeom prst="rect">
                      <a:avLst/>
                    </a:prstGeom>
                    <a:ln>
                      <a:noFill/>
                    </a:ln>
                    <a:extLst>
                      <a:ext uri="{53640926-AAD7-44D8-BBD7-CCE9431645EC}">
                        <a14:shadowObscured xmlns:a14="http://schemas.microsoft.com/office/drawing/2010/main"/>
                      </a:ext>
                    </a:extLst>
                  </pic:spPr>
                </pic:pic>
              </a:graphicData>
            </a:graphic>
          </wp:inline>
        </w:drawing>
      </w:r>
    </w:p>
    <w:p w14:paraId="33193AE2" w14:textId="5945EFF0" w:rsidR="00EB4CE1" w:rsidRDefault="00DD54D4" w:rsidP="00DD54D4">
      <w:pPr>
        <w:pStyle w:val="Caption"/>
      </w:pPr>
      <w:bookmarkStart w:id="2336" w:name="_Ref110786433"/>
      <w:r>
        <w:t xml:space="preserve">Figure </w:t>
      </w:r>
      <w:fldSimple w:instr=" SEQ Figure \* ARABIC ">
        <w:r w:rsidR="007C5BD3">
          <w:rPr>
            <w:noProof/>
          </w:rPr>
          <w:t>5</w:t>
        </w:r>
      </w:fldSimple>
      <w:bookmarkEnd w:id="2336"/>
      <w:r>
        <w:t xml:space="preserve">. </w:t>
      </w:r>
      <w:r w:rsidR="00807ABB">
        <w:t xml:space="preserve">Top panel: </w:t>
      </w:r>
      <w:r w:rsidR="00D0523C">
        <w:t>Loss of native species richness over time across all assemblages is largely driven by loss of native species from the Fescue Assemblage</w:t>
      </w:r>
      <w:r w:rsidR="00807ABB">
        <w:t>. However, native species richness does not change substantially in the other two assemblages. Bottom panel:</w:t>
      </w:r>
      <w:r w:rsidR="0074639E">
        <w:t xml:space="preserve"> Native species cover is decreasing on average across all assemblages. Exotic species cover largely remains unchanged</w:t>
      </w:r>
      <w:r w:rsidR="00153D83">
        <w:t xml:space="preserve">, although the ratio of native to exotic cover in Bogbean assemblage becomes more even by 2019. ‘Unknown’ species origin represents </w:t>
      </w:r>
      <w:r w:rsidR="00D00D38">
        <w:t xml:space="preserve">species identified only to genus, and assessment of native status cannot be made. </w:t>
      </w:r>
    </w:p>
    <w:p w14:paraId="734D3BD4" w14:textId="2F9FF68D" w:rsidR="004F6583" w:rsidRDefault="004F6583"/>
    <w:p w14:paraId="26C25611" w14:textId="4195B48F" w:rsidR="0090054E" w:rsidRDefault="0090054E"/>
    <w:p w14:paraId="273CB4A2" w14:textId="33AF2614" w:rsidR="00132719" w:rsidRDefault="00132719">
      <w:pPr>
        <w:rPr>
          <w:ins w:id="2337" w:author="Stefanie Lane" w:date="2022-10-07T12:37:00Z"/>
        </w:rPr>
      </w:pPr>
      <w:ins w:id="2338" w:author="Stefanie Lane" w:date="2022-10-07T12:37:00Z">
        <w:r>
          <w:br w:type="page"/>
        </w:r>
      </w:ins>
    </w:p>
    <w:p w14:paraId="6154987E" w14:textId="2643718F" w:rsidR="0090054E" w:rsidRDefault="00132719" w:rsidP="00132719">
      <w:pPr>
        <w:pStyle w:val="Caption"/>
        <w:rPr>
          <w:ins w:id="2339" w:author="Stefanie Lane" w:date="2022-10-07T12:37:00Z"/>
        </w:rPr>
      </w:pPr>
      <w:bookmarkStart w:id="2340" w:name="_Ref116038774"/>
      <w:ins w:id="2341" w:author="Stefanie Lane" w:date="2022-10-07T12:37:00Z">
        <w:r>
          <w:lastRenderedPageBreak/>
          <w:t xml:space="preserve">Table </w:t>
        </w:r>
        <w:r>
          <w:fldChar w:fldCharType="begin"/>
        </w:r>
        <w:r>
          <w:instrText xml:space="preserve"> SEQ Table \* ARABIC </w:instrText>
        </w:r>
      </w:ins>
      <w:r>
        <w:fldChar w:fldCharType="separate"/>
      </w:r>
      <w:ins w:id="2342" w:author="Stefanie Lane" w:date="2022-10-07T12:37:00Z">
        <w:r>
          <w:rPr>
            <w:noProof/>
          </w:rPr>
          <w:t>8</w:t>
        </w:r>
        <w:r>
          <w:fldChar w:fldCharType="end"/>
        </w:r>
        <w:bookmarkEnd w:id="2340"/>
        <w:r>
          <w:t xml:space="preserve">. All species recorded in </w:t>
        </w:r>
      </w:ins>
      <w:ins w:id="2343" w:author="Stefanie Lane" w:date="2022-10-07T12:38:00Z">
        <w:r>
          <w:t xml:space="preserve">1979, 1999, and 2019, their synonymous nomenclature, and endemic status according to the </w:t>
        </w:r>
        <w:r w:rsidR="00675F92">
          <w:t>United States Department of Agriculture Natural Resources Conservation Service PLANTS Database.</w:t>
        </w:r>
      </w:ins>
    </w:p>
    <w:tbl>
      <w:tblPr>
        <w:tblW w:w="8200" w:type="dxa"/>
        <w:tblLook w:val="04A0" w:firstRow="1" w:lastRow="0" w:firstColumn="1" w:lastColumn="0" w:noHBand="0" w:noVBand="1"/>
      </w:tblPr>
      <w:tblGrid>
        <w:gridCol w:w="3340"/>
        <w:gridCol w:w="3140"/>
        <w:gridCol w:w="1720"/>
      </w:tblGrid>
      <w:tr w:rsidR="00132719" w:rsidRPr="00132719" w14:paraId="745BEF07" w14:textId="77777777" w:rsidTr="00132719">
        <w:trPr>
          <w:trHeight w:val="290"/>
          <w:ins w:id="2344" w:author="Stefanie Lane" w:date="2022-10-07T12:37:00Z"/>
        </w:trPr>
        <w:tc>
          <w:tcPr>
            <w:tcW w:w="3340" w:type="dxa"/>
            <w:tcBorders>
              <w:top w:val="nil"/>
              <w:left w:val="nil"/>
              <w:bottom w:val="nil"/>
              <w:right w:val="nil"/>
            </w:tcBorders>
            <w:shd w:val="clear" w:color="auto" w:fill="auto"/>
            <w:noWrap/>
            <w:vAlign w:val="bottom"/>
            <w:hideMark/>
          </w:tcPr>
          <w:p w14:paraId="4C79714D" w14:textId="77777777" w:rsidR="00132719" w:rsidRPr="00132719" w:rsidRDefault="00132719" w:rsidP="00132719">
            <w:pPr>
              <w:spacing w:after="0" w:line="240" w:lineRule="auto"/>
              <w:jc w:val="center"/>
              <w:rPr>
                <w:ins w:id="2345" w:author="Stefanie Lane" w:date="2022-10-07T12:37:00Z"/>
                <w:rFonts w:ascii="Calibri" w:eastAsia="Times New Roman" w:hAnsi="Calibri" w:cs="Calibri"/>
                <w:b/>
                <w:bCs/>
                <w:color w:val="000000"/>
              </w:rPr>
            </w:pPr>
            <w:ins w:id="2346" w:author="Stefanie Lane" w:date="2022-10-07T12:37:00Z">
              <w:r w:rsidRPr="00132719">
                <w:rPr>
                  <w:rFonts w:ascii="Calibri" w:eastAsia="Times New Roman" w:hAnsi="Calibri" w:cs="Calibri"/>
                  <w:b/>
                  <w:bCs/>
                  <w:color w:val="000000"/>
                </w:rPr>
                <w:t>Species found 1979-2019</w:t>
              </w:r>
            </w:ins>
          </w:p>
        </w:tc>
        <w:tc>
          <w:tcPr>
            <w:tcW w:w="3140" w:type="dxa"/>
            <w:tcBorders>
              <w:top w:val="nil"/>
              <w:left w:val="nil"/>
              <w:bottom w:val="nil"/>
              <w:right w:val="nil"/>
            </w:tcBorders>
            <w:shd w:val="clear" w:color="auto" w:fill="auto"/>
            <w:noWrap/>
            <w:vAlign w:val="bottom"/>
            <w:hideMark/>
          </w:tcPr>
          <w:p w14:paraId="69FC6EDC" w14:textId="77777777" w:rsidR="00132719" w:rsidRPr="00132719" w:rsidRDefault="00132719" w:rsidP="00132719">
            <w:pPr>
              <w:spacing w:after="0" w:line="240" w:lineRule="auto"/>
              <w:jc w:val="center"/>
              <w:rPr>
                <w:ins w:id="2347" w:author="Stefanie Lane" w:date="2022-10-07T12:37:00Z"/>
                <w:rFonts w:ascii="Calibri" w:eastAsia="Times New Roman" w:hAnsi="Calibri" w:cs="Calibri"/>
                <w:b/>
                <w:bCs/>
                <w:color w:val="000000"/>
              </w:rPr>
            </w:pPr>
            <w:ins w:id="2348" w:author="Stefanie Lane" w:date="2022-10-07T12:37:00Z">
              <w:r w:rsidRPr="00132719">
                <w:rPr>
                  <w:rFonts w:ascii="Calibri" w:eastAsia="Times New Roman" w:hAnsi="Calibri" w:cs="Calibri"/>
                  <w:b/>
                  <w:bCs/>
                  <w:color w:val="000000"/>
                </w:rPr>
                <w:t>Synonym recorded in 1979, 1999</w:t>
              </w:r>
            </w:ins>
          </w:p>
        </w:tc>
        <w:tc>
          <w:tcPr>
            <w:tcW w:w="1720" w:type="dxa"/>
            <w:tcBorders>
              <w:top w:val="nil"/>
              <w:left w:val="nil"/>
              <w:bottom w:val="nil"/>
              <w:right w:val="nil"/>
            </w:tcBorders>
            <w:shd w:val="clear" w:color="auto" w:fill="auto"/>
            <w:noWrap/>
            <w:vAlign w:val="bottom"/>
            <w:hideMark/>
          </w:tcPr>
          <w:p w14:paraId="1435F09A" w14:textId="77777777" w:rsidR="00132719" w:rsidRPr="00132719" w:rsidRDefault="00132719" w:rsidP="00132719">
            <w:pPr>
              <w:spacing w:after="0" w:line="240" w:lineRule="auto"/>
              <w:jc w:val="center"/>
              <w:rPr>
                <w:ins w:id="2349" w:author="Stefanie Lane" w:date="2022-10-07T12:37:00Z"/>
                <w:rFonts w:ascii="Calibri" w:eastAsia="Times New Roman" w:hAnsi="Calibri" w:cs="Calibri"/>
                <w:b/>
                <w:bCs/>
                <w:color w:val="000000"/>
              </w:rPr>
            </w:pPr>
            <w:ins w:id="2350" w:author="Stefanie Lane" w:date="2022-10-07T12:37:00Z">
              <w:r w:rsidRPr="00132719">
                <w:rPr>
                  <w:rFonts w:ascii="Calibri" w:eastAsia="Times New Roman" w:hAnsi="Calibri" w:cs="Calibri"/>
                  <w:b/>
                  <w:bCs/>
                  <w:color w:val="000000"/>
                </w:rPr>
                <w:t>Endemism Status</w:t>
              </w:r>
            </w:ins>
          </w:p>
        </w:tc>
      </w:tr>
      <w:tr w:rsidR="00132719" w:rsidRPr="00132719" w14:paraId="59A45C52" w14:textId="77777777" w:rsidTr="00132719">
        <w:trPr>
          <w:trHeight w:val="290"/>
          <w:ins w:id="2351" w:author="Stefanie Lane" w:date="2022-10-07T12:37:00Z"/>
        </w:trPr>
        <w:tc>
          <w:tcPr>
            <w:tcW w:w="3340" w:type="dxa"/>
            <w:tcBorders>
              <w:top w:val="single" w:sz="4" w:space="0" w:color="auto"/>
              <w:left w:val="nil"/>
              <w:bottom w:val="single" w:sz="4" w:space="0" w:color="auto"/>
              <w:right w:val="nil"/>
            </w:tcBorders>
            <w:shd w:val="clear" w:color="auto" w:fill="auto"/>
            <w:noWrap/>
            <w:vAlign w:val="bottom"/>
            <w:hideMark/>
          </w:tcPr>
          <w:p w14:paraId="05EDCA65" w14:textId="77777777" w:rsidR="00132719" w:rsidRPr="00132719" w:rsidRDefault="00132719" w:rsidP="00132719">
            <w:pPr>
              <w:spacing w:after="0" w:line="240" w:lineRule="auto"/>
              <w:rPr>
                <w:ins w:id="2352" w:author="Stefanie Lane" w:date="2022-10-07T12:37:00Z"/>
                <w:rFonts w:ascii="Calibri" w:eastAsia="Times New Roman" w:hAnsi="Calibri" w:cs="Calibri"/>
                <w:i/>
                <w:iCs/>
                <w:color w:val="000000"/>
              </w:rPr>
            </w:pPr>
            <w:ins w:id="2353" w:author="Stefanie Lane" w:date="2022-10-07T12:37:00Z">
              <w:r w:rsidRPr="00132719">
                <w:rPr>
                  <w:rFonts w:ascii="Calibri" w:eastAsia="Times New Roman" w:hAnsi="Calibri" w:cs="Calibri"/>
                  <w:i/>
                  <w:iCs/>
                  <w:color w:val="000000"/>
                </w:rPr>
                <w:t>Agrostis stolonifera</w:t>
              </w:r>
            </w:ins>
          </w:p>
        </w:tc>
        <w:tc>
          <w:tcPr>
            <w:tcW w:w="3140" w:type="dxa"/>
            <w:tcBorders>
              <w:top w:val="single" w:sz="4" w:space="0" w:color="auto"/>
              <w:left w:val="nil"/>
              <w:bottom w:val="single" w:sz="4" w:space="0" w:color="auto"/>
              <w:right w:val="nil"/>
            </w:tcBorders>
            <w:shd w:val="clear" w:color="auto" w:fill="auto"/>
            <w:noWrap/>
            <w:vAlign w:val="bottom"/>
            <w:hideMark/>
          </w:tcPr>
          <w:p w14:paraId="0E7A3912" w14:textId="77777777" w:rsidR="00132719" w:rsidRPr="00132719" w:rsidRDefault="00132719" w:rsidP="00132719">
            <w:pPr>
              <w:spacing w:after="0" w:line="240" w:lineRule="auto"/>
              <w:rPr>
                <w:ins w:id="2354" w:author="Stefanie Lane" w:date="2022-10-07T12:37:00Z"/>
                <w:rFonts w:ascii="Calibri" w:eastAsia="Times New Roman" w:hAnsi="Calibri" w:cs="Calibri"/>
                <w:i/>
                <w:iCs/>
              </w:rPr>
            </w:pPr>
            <w:ins w:id="2355" w:author="Stefanie Lane" w:date="2022-10-07T12:37:00Z">
              <w:r w:rsidRPr="00132719">
                <w:rPr>
                  <w:rFonts w:ascii="Calibri" w:eastAsia="Times New Roman" w:hAnsi="Calibri" w:cs="Calibri"/>
                  <w:i/>
                  <w:iCs/>
                </w:rPr>
                <w:t>Agrostis alba</w:t>
              </w:r>
            </w:ins>
          </w:p>
        </w:tc>
        <w:tc>
          <w:tcPr>
            <w:tcW w:w="1720" w:type="dxa"/>
            <w:tcBorders>
              <w:top w:val="single" w:sz="4" w:space="0" w:color="auto"/>
              <w:left w:val="nil"/>
              <w:bottom w:val="single" w:sz="4" w:space="0" w:color="auto"/>
              <w:right w:val="nil"/>
            </w:tcBorders>
            <w:shd w:val="clear" w:color="auto" w:fill="auto"/>
            <w:noWrap/>
            <w:vAlign w:val="bottom"/>
            <w:hideMark/>
          </w:tcPr>
          <w:p w14:paraId="01EC19BF" w14:textId="77777777" w:rsidR="00132719" w:rsidRPr="00132719" w:rsidRDefault="00132719" w:rsidP="00132719">
            <w:pPr>
              <w:spacing w:after="0" w:line="240" w:lineRule="auto"/>
              <w:jc w:val="center"/>
              <w:rPr>
                <w:ins w:id="2356" w:author="Stefanie Lane" w:date="2022-10-07T12:37:00Z"/>
                <w:rFonts w:ascii="Calibri" w:eastAsia="Times New Roman" w:hAnsi="Calibri" w:cs="Calibri"/>
              </w:rPr>
            </w:pPr>
            <w:ins w:id="2357" w:author="Stefanie Lane" w:date="2022-10-07T12:37:00Z">
              <w:r w:rsidRPr="00132719">
                <w:rPr>
                  <w:rFonts w:ascii="Calibri" w:eastAsia="Times New Roman" w:hAnsi="Calibri" w:cs="Calibri"/>
                </w:rPr>
                <w:t>Exotic</w:t>
              </w:r>
            </w:ins>
          </w:p>
        </w:tc>
      </w:tr>
      <w:tr w:rsidR="00132719" w:rsidRPr="00132719" w14:paraId="592672BB" w14:textId="77777777" w:rsidTr="00132719">
        <w:trPr>
          <w:trHeight w:val="290"/>
          <w:ins w:id="2358" w:author="Stefanie Lane" w:date="2022-10-07T12:37:00Z"/>
        </w:trPr>
        <w:tc>
          <w:tcPr>
            <w:tcW w:w="3340" w:type="dxa"/>
            <w:tcBorders>
              <w:top w:val="nil"/>
              <w:left w:val="nil"/>
              <w:bottom w:val="nil"/>
              <w:right w:val="nil"/>
            </w:tcBorders>
            <w:shd w:val="clear" w:color="auto" w:fill="auto"/>
            <w:noWrap/>
            <w:vAlign w:val="bottom"/>
            <w:hideMark/>
          </w:tcPr>
          <w:p w14:paraId="1176AEE1" w14:textId="77777777" w:rsidR="00132719" w:rsidRPr="00132719" w:rsidRDefault="00132719" w:rsidP="00132719">
            <w:pPr>
              <w:spacing w:after="0" w:line="240" w:lineRule="auto"/>
              <w:rPr>
                <w:ins w:id="2359" w:author="Stefanie Lane" w:date="2022-10-07T12:37:00Z"/>
                <w:rFonts w:ascii="Calibri" w:eastAsia="Times New Roman" w:hAnsi="Calibri" w:cs="Calibri"/>
                <w:i/>
                <w:iCs/>
              </w:rPr>
            </w:pPr>
            <w:proofErr w:type="spellStart"/>
            <w:ins w:id="2360" w:author="Stefanie Lane" w:date="2022-10-07T12:37:00Z">
              <w:r w:rsidRPr="00132719">
                <w:rPr>
                  <w:rFonts w:ascii="Calibri" w:eastAsia="Times New Roman" w:hAnsi="Calibri" w:cs="Calibri"/>
                  <w:i/>
                  <w:iCs/>
                </w:rPr>
                <w:t>Alisma</w:t>
              </w:r>
              <w:proofErr w:type="spellEnd"/>
              <w:r w:rsidRPr="00132719">
                <w:rPr>
                  <w:rFonts w:ascii="Calibri" w:eastAsia="Times New Roman" w:hAnsi="Calibri" w:cs="Calibri"/>
                  <w:i/>
                  <w:iCs/>
                </w:rPr>
                <w:t xml:space="preserve"> </w:t>
              </w:r>
              <w:proofErr w:type="spellStart"/>
              <w:r w:rsidRPr="00132719">
                <w:rPr>
                  <w:rFonts w:ascii="Calibri" w:eastAsia="Times New Roman" w:hAnsi="Calibri" w:cs="Calibri"/>
                  <w:i/>
                  <w:iCs/>
                </w:rPr>
                <w:t>plantago</w:t>
              </w:r>
              <w:proofErr w:type="spellEnd"/>
              <w:r w:rsidRPr="00132719">
                <w:rPr>
                  <w:rFonts w:ascii="Calibri" w:eastAsia="Times New Roman" w:hAnsi="Calibri" w:cs="Calibri"/>
                  <w:i/>
                  <w:iCs/>
                </w:rPr>
                <w:t>-aquatica</w:t>
              </w:r>
            </w:ins>
          </w:p>
        </w:tc>
        <w:tc>
          <w:tcPr>
            <w:tcW w:w="3140" w:type="dxa"/>
            <w:tcBorders>
              <w:top w:val="nil"/>
              <w:left w:val="nil"/>
              <w:bottom w:val="nil"/>
              <w:right w:val="nil"/>
            </w:tcBorders>
            <w:shd w:val="clear" w:color="auto" w:fill="auto"/>
            <w:noWrap/>
            <w:vAlign w:val="bottom"/>
            <w:hideMark/>
          </w:tcPr>
          <w:p w14:paraId="111FA63D" w14:textId="77777777" w:rsidR="00132719" w:rsidRPr="00132719" w:rsidRDefault="00132719" w:rsidP="00132719">
            <w:pPr>
              <w:spacing w:after="0" w:line="240" w:lineRule="auto"/>
              <w:rPr>
                <w:ins w:id="2361" w:author="Stefanie Lane" w:date="2022-10-07T12:37:00Z"/>
                <w:rFonts w:ascii="Calibri" w:eastAsia="Times New Roman" w:hAnsi="Calibri" w:cs="Calibri"/>
                <w:i/>
                <w:iCs/>
              </w:rPr>
            </w:pPr>
          </w:p>
        </w:tc>
        <w:tc>
          <w:tcPr>
            <w:tcW w:w="1720" w:type="dxa"/>
            <w:tcBorders>
              <w:top w:val="nil"/>
              <w:left w:val="nil"/>
              <w:bottom w:val="nil"/>
              <w:right w:val="nil"/>
            </w:tcBorders>
            <w:shd w:val="clear" w:color="auto" w:fill="auto"/>
            <w:noWrap/>
            <w:vAlign w:val="bottom"/>
            <w:hideMark/>
          </w:tcPr>
          <w:p w14:paraId="063923FE" w14:textId="77777777" w:rsidR="00132719" w:rsidRPr="00132719" w:rsidRDefault="00132719" w:rsidP="00132719">
            <w:pPr>
              <w:spacing w:after="0" w:line="240" w:lineRule="auto"/>
              <w:jc w:val="center"/>
              <w:rPr>
                <w:ins w:id="2362" w:author="Stefanie Lane" w:date="2022-10-07T12:37:00Z"/>
                <w:rFonts w:ascii="Calibri" w:eastAsia="Times New Roman" w:hAnsi="Calibri" w:cs="Calibri"/>
                <w:color w:val="000000"/>
              </w:rPr>
            </w:pPr>
            <w:ins w:id="2363" w:author="Stefanie Lane" w:date="2022-10-07T12:37:00Z">
              <w:r w:rsidRPr="00132719">
                <w:rPr>
                  <w:rFonts w:ascii="Calibri" w:eastAsia="Times New Roman" w:hAnsi="Calibri" w:cs="Calibri"/>
                  <w:color w:val="000000"/>
                </w:rPr>
                <w:t>Exotic</w:t>
              </w:r>
            </w:ins>
          </w:p>
        </w:tc>
      </w:tr>
      <w:tr w:rsidR="00132719" w:rsidRPr="00132719" w14:paraId="56E7C10A" w14:textId="77777777" w:rsidTr="00132719">
        <w:trPr>
          <w:trHeight w:val="290"/>
          <w:ins w:id="2364" w:author="Stefanie Lane" w:date="2022-10-07T12:37:00Z"/>
        </w:trPr>
        <w:tc>
          <w:tcPr>
            <w:tcW w:w="3340" w:type="dxa"/>
            <w:tcBorders>
              <w:top w:val="single" w:sz="4" w:space="0" w:color="auto"/>
              <w:left w:val="nil"/>
              <w:bottom w:val="single" w:sz="4" w:space="0" w:color="auto"/>
              <w:right w:val="nil"/>
            </w:tcBorders>
            <w:shd w:val="clear" w:color="auto" w:fill="auto"/>
            <w:noWrap/>
            <w:vAlign w:val="bottom"/>
            <w:hideMark/>
          </w:tcPr>
          <w:p w14:paraId="330C5743" w14:textId="77777777" w:rsidR="00132719" w:rsidRPr="00132719" w:rsidRDefault="00132719" w:rsidP="00132719">
            <w:pPr>
              <w:spacing w:after="0" w:line="240" w:lineRule="auto"/>
              <w:rPr>
                <w:ins w:id="2365" w:author="Stefanie Lane" w:date="2022-10-07T12:37:00Z"/>
                <w:rFonts w:ascii="Calibri" w:eastAsia="Times New Roman" w:hAnsi="Calibri" w:cs="Calibri"/>
                <w:i/>
                <w:iCs/>
              </w:rPr>
            </w:pPr>
            <w:ins w:id="2366" w:author="Stefanie Lane" w:date="2022-10-07T12:37:00Z">
              <w:r w:rsidRPr="00132719">
                <w:rPr>
                  <w:rFonts w:ascii="Calibri" w:eastAsia="Times New Roman" w:hAnsi="Calibri" w:cs="Calibri"/>
                  <w:i/>
                  <w:iCs/>
                </w:rPr>
                <w:t xml:space="preserve">Alopecurus </w:t>
              </w:r>
              <w:proofErr w:type="spellStart"/>
              <w:r w:rsidRPr="00132719">
                <w:rPr>
                  <w:rFonts w:ascii="Calibri" w:eastAsia="Times New Roman" w:hAnsi="Calibri" w:cs="Calibri"/>
                  <w:i/>
                  <w:iCs/>
                </w:rPr>
                <w:t>geniculatus</w:t>
              </w:r>
              <w:proofErr w:type="spellEnd"/>
            </w:ins>
          </w:p>
        </w:tc>
        <w:tc>
          <w:tcPr>
            <w:tcW w:w="3140" w:type="dxa"/>
            <w:tcBorders>
              <w:top w:val="single" w:sz="4" w:space="0" w:color="auto"/>
              <w:left w:val="nil"/>
              <w:bottom w:val="single" w:sz="4" w:space="0" w:color="auto"/>
              <w:right w:val="nil"/>
            </w:tcBorders>
            <w:shd w:val="clear" w:color="auto" w:fill="auto"/>
            <w:noWrap/>
            <w:vAlign w:val="bottom"/>
            <w:hideMark/>
          </w:tcPr>
          <w:p w14:paraId="7B7C6B52" w14:textId="77777777" w:rsidR="00132719" w:rsidRPr="00132719" w:rsidRDefault="00132719" w:rsidP="00132719">
            <w:pPr>
              <w:spacing w:after="0" w:line="240" w:lineRule="auto"/>
              <w:rPr>
                <w:ins w:id="2367" w:author="Stefanie Lane" w:date="2022-10-07T12:37:00Z"/>
                <w:rFonts w:ascii="Calibri" w:eastAsia="Times New Roman" w:hAnsi="Calibri" w:cs="Calibri"/>
                <w:i/>
                <w:iCs/>
                <w:color w:val="000000"/>
              </w:rPr>
            </w:pPr>
            <w:ins w:id="2368" w:author="Stefanie Lane" w:date="2022-10-07T12:37:00Z">
              <w:r w:rsidRPr="00132719">
                <w:rPr>
                  <w:rFonts w:ascii="Calibri" w:eastAsia="Times New Roman" w:hAnsi="Calibri" w:cs="Calibri"/>
                  <w:i/>
                  <w:iCs/>
                  <w:color w:val="000000"/>
                </w:rPr>
                <w:t> </w:t>
              </w:r>
            </w:ins>
          </w:p>
        </w:tc>
        <w:tc>
          <w:tcPr>
            <w:tcW w:w="1720" w:type="dxa"/>
            <w:tcBorders>
              <w:top w:val="single" w:sz="4" w:space="0" w:color="auto"/>
              <w:left w:val="nil"/>
              <w:bottom w:val="single" w:sz="4" w:space="0" w:color="auto"/>
              <w:right w:val="nil"/>
            </w:tcBorders>
            <w:shd w:val="clear" w:color="auto" w:fill="auto"/>
            <w:noWrap/>
            <w:vAlign w:val="bottom"/>
            <w:hideMark/>
          </w:tcPr>
          <w:p w14:paraId="6F2E1BA7" w14:textId="77777777" w:rsidR="00132719" w:rsidRPr="00132719" w:rsidRDefault="00132719" w:rsidP="00132719">
            <w:pPr>
              <w:spacing w:after="0" w:line="240" w:lineRule="auto"/>
              <w:jc w:val="center"/>
              <w:rPr>
                <w:ins w:id="2369" w:author="Stefanie Lane" w:date="2022-10-07T12:37:00Z"/>
                <w:rFonts w:ascii="Calibri" w:eastAsia="Times New Roman" w:hAnsi="Calibri" w:cs="Calibri"/>
                <w:color w:val="000000"/>
              </w:rPr>
            </w:pPr>
            <w:ins w:id="2370" w:author="Stefanie Lane" w:date="2022-10-07T12:37:00Z">
              <w:r w:rsidRPr="00132719">
                <w:rPr>
                  <w:rFonts w:ascii="Calibri" w:eastAsia="Times New Roman" w:hAnsi="Calibri" w:cs="Calibri"/>
                  <w:color w:val="000000"/>
                </w:rPr>
                <w:t>Exotic</w:t>
              </w:r>
            </w:ins>
          </w:p>
        </w:tc>
      </w:tr>
      <w:tr w:rsidR="00132719" w:rsidRPr="00132719" w14:paraId="3EA91261" w14:textId="77777777" w:rsidTr="00132719">
        <w:trPr>
          <w:trHeight w:val="290"/>
          <w:ins w:id="2371" w:author="Stefanie Lane" w:date="2022-10-07T12:37:00Z"/>
        </w:trPr>
        <w:tc>
          <w:tcPr>
            <w:tcW w:w="3340" w:type="dxa"/>
            <w:tcBorders>
              <w:top w:val="nil"/>
              <w:left w:val="nil"/>
              <w:bottom w:val="nil"/>
              <w:right w:val="nil"/>
            </w:tcBorders>
            <w:shd w:val="clear" w:color="auto" w:fill="auto"/>
            <w:noWrap/>
            <w:vAlign w:val="bottom"/>
            <w:hideMark/>
          </w:tcPr>
          <w:p w14:paraId="13E581B7" w14:textId="77777777" w:rsidR="00132719" w:rsidRPr="00132719" w:rsidRDefault="00132719" w:rsidP="00132719">
            <w:pPr>
              <w:spacing w:after="0" w:line="240" w:lineRule="auto"/>
              <w:rPr>
                <w:ins w:id="2372" w:author="Stefanie Lane" w:date="2022-10-07T12:37:00Z"/>
                <w:rFonts w:ascii="Calibri" w:eastAsia="Times New Roman" w:hAnsi="Calibri" w:cs="Calibri"/>
                <w:i/>
                <w:iCs/>
                <w:color w:val="000000"/>
              </w:rPr>
            </w:pPr>
            <w:ins w:id="2373" w:author="Stefanie Lane" w:date="2022-10-07T12:37:00Z">
              <w:r w:rsidRPr="00132719">
                <w:rPr>
                  <w:rFonts w:ascii="Calibri" w:eastAsia="Times New Roman" w:hAnsi="Calibri" w:cs="Calibri"/>
                  <w:i/>
                  <w:iCs/>
                  <w:color w:val="000000"/>
                </w:rPr>
                <w:t>Bidens cernua</w:t>
              </w:r>
            </w:ins>
          </w:p>
        </w:tc>
        <w:tc>
          <w:tcPr>
            <w:tcW w:w="3140" w:type="dxa"/>
            <w:tcBorders>
              <w:top w:val="nil"/>
              <w:left w:val="nil"/>
              <w:bottom w:val="nil"/>
              <w:right w:val="nil"/>
            </w:tcBorders>
            <w:shd w:val="clear" w:color="auto" w:fill="auto"/>
            <w:noWrap/>
            <w:vAlign w:val="bottom"/>
            <w:hideMark/>
          </w:tcPr>
          <w:p w14:paraId="66ADFE3A" w14:textId="77777777" w:rsidR="00132719" w:rsidRPr="00132719" w:rsidRDefault="00132719" w:rsidP="00132719">
            <w:pPr>
              <w:spacing w:after="0" w:line="240" w:lineRule="auto"/>
              <w:rPr>
                <w:ins w:id="2374" w:author="Stefanie Lane" w:date="2022-10-07T12:37:00Z"/>
                <w:rFonts w:ascii="Calibri" w:eastAsia="Times New Roman" w:hAnsi="Calibri" w:cs="Calibri"/>
                <w:i/>
                <w:iCs/>
                <w:color w:val="000000"/>
              </w:rPr>
            </w:pPr>
          </w:p>
        </w:tc>
        <w:tc>
          <w:tcPr>
            <w:tcW w:w="1720" w:type="dxa"/>
            <w:tcBorders>
              <w:top w:val="nil"/>
              <w:left w:val="nil"/>
              <w:bottom w:val="nil"/>
              <w:right w:val="nil"/>
            </w:tcBorders>
            <w:shd w:val="clear" w:color="auto" w:fill="auto"/>
            <w:noWrap/>
            <w:vAlign w:val="bottom"/>
            <w:hideMark/>
          </w:tcPr>
          <w:p w14:paraId="3BFEF27A" w14:textId="77777777" w:rsidR="00132719" w:rsidRPr="00132719" w:rsidRDefault="00132719" w:rsidP="00132719">
            <w:pPr>
              <w:spacing w:after="0" w:line="240" w:lineRule="auto"/>
              <w:jc w:val="center"/>
              <w:rPr>
                <w:ins w:id="2375" w:author="Stefanie Lane" w:date="2022-10-07T12:37:00Z"/>
                <w:rFonts w:ascii="Calibri" w:eastAsia="Times New Roman" w:hAnsi="Calibri" w:cs="Calibri"/>
                <w:color w:val="000000"/>
              </w:rPr>
            </w:pPr>
            <w:ins w:id="2376" w:author="Stefanie Lane" w:date="2022-10-07T12:37:00Z">
              <w:r w:rsidRPr="00132719">
                <w:rPr>
                  <w:rFonts w:ascii="Calibri" w:eastAsia="Times New Roman" w:hAnsi="Calibri" w:cs="Calibri"/>
                  <w:color w:val="000000"/>
                </w:rPr>
                <w:t>Native</w:t>
              </w:r>
            </w:ins>
          </w:p>
        </w:tc>
      </w:tr>
      <w:tr w:rsidR="00132719" w:rsidRPr="00132719" w14:paraId="64018EDF" w14:textId="77777777" w:rsidTr="00132719">
        <w:trPr>
          <w:trHeight w:val="290"/>
          <w:ins w:id="2377" w:author="Stefanie Lane" w:date="2022-10-07T12:37:00Z"/>
        </w:trPr>
        <w:tc>
          <w:tcPr>
            <w:tcW w:w="3340" w:type="dxa"/>
            <w:tcBorders>
              <w:top w:val="single" w:sz="4" w:space="0" w:color="auto"/>
              <w:left w:val="nil"/>
              <w:bottom w:val="single" w:sz="4" w:space="0" w:color="auto"/>
              <w:right w:val="nil"/>
            </w:tcBorders>
            <w:shd w:val="clear" w:color="auto" w:fill="auto"/>
            <w:noWrap/>
            <w:vAlign w:val="bottom"/>
            <w:hideMark/>
          </w:tcPr>
          <w:p w14:paraId="7732E7D4" w14:textId="77777777" w:rsidR="00132719" w:rsidRPr="00132719" w:rsidRDefault="00132719" w:rsidP="00132719">
            <w:pPr>
              <w:spacing w:after="0" w:line="240" w:lineRule="auto"/>
              <w:rPr>
                <w:ins w:id="2378" w:author="Stefanie Lane" w:date="2022-10-07T12:37:00Z"/>
                <w:rFonts w:ascii="Calibri" w:eastAsia="Times New Roman" w:hAnsi="Calibri" w:cs="Calibri"/>
                <w:i/>
                <w:iCs/>
                <w:color w:val="000000"/>
              </w:rPr>
            </w:pPr>
            <w:ins w:id="2379" w:author="Stefanie Lane" w:date="2022-10-07T12:37:00Z">
              <w:r w:rsidRPr="00132719">
                <w:rPr>
                  <w:rFonts w:ascii="Calibri" w:eastAsia="Times New Roman" w:hAnsi="Calibri" w:cs="Calibri"/>
                  <w:i/>
                  <w:iCs/>
                  <w:color w:val="000000"/>
                </w:rPr>
                <w:t>Caltha palustris</w:t>
              </w:r>
            </w:ins>
          </w:p>
        </w:tc>
        <w:tc>
          <w:tcPr>
            <w:tcW w:w="3140" w:type="dxa"/>
            <w:tcBorders>
              <w:top w:val="single" w:sz="4" w:space="0" w:color="auto"/>
              <w:left w:val="nil"/>
              <w:bottom w:val="single" w:sz="4" w:space="0" w:color="auto"/>
              <w:right w:val="nil"/>
            </w:tcBorders>
            <w:shd w:val="clear" w:color="auto" w:fill="auto"/>
            <w:noWrap/>
            <w:vAlign w:val="bottom"/>
            <w:hideMark/>
          </w:tcPr>
          <w:p w14:paraId="76F4B2FD" w14:textId="77777777" w:rsidR="00132719" w:rsidRPr="00132719" w:rsidRDefault="00132719" w:rsidP="00132719">
            <w:pPr>
              <w:spacing w:after="0" w:line="240" w:lineRule="auto"/>
              <w:rPr>
                <w:ins w:id="2380" w:author="Stefanie Lane" w:date="2022-10-07T12:37:00Z"/>
                <w:rFonts w:ascii="Calibri" w:eastAsia="Times New Roman" w:hAnsi="Calibri" w:cs="Calibri"/>
                <w:i/>
                <w:iCs/>
                <w:color w:val="000000"/>
              </w:rPr>
            </w:pPr>
            <w:ins w:id="2381" w:author="Stefanie Lane" w:date="2022-10-07T12:37:00Z">
              <w:r w:rsidRPr="00132719">
                <w:rPr>
                  <w:rFonts w:ascii="Calibri" w:eastAsia="Times New Roman" w:hAnsi="Calibri" w:cs="Calibri"/>
                  <w:i/>
                  <w:iCs/>
                  <w:color w:val="000000"/>
                </w:rPr>
                <w:t> </w:t>
              </w:r>
            </w:ins>
          </w:p>
        </w:tc>
        <w:tc>
          <w:tcPr>
            <w:tcW w:w="1720" w:type="dxa"/>
            <w:tcBorders>
              <w:top w:val="single" w:sz="4" w:space="0" w:color="auto"/>
              <w:left w:val="nil"/>
              <w:bottom w:val="single" w:sz="4" w:space="0" w:color="auto"/>
              <w:right w:val="nil"/>
            </w:tcBorders>
            <w:shd w:val="clear" w:color="auto" w:fill="auto"/>
            <w:noWrap/>
            <w:vAlign w:val="bottom"/>
            <w:hideMark/>
          </w:tcPr>
          <w:p w14:paraId="2483813C" w14:textId="77777777" w:rsidR="00132719" w:rsidRPr="00132719" w:rsidRDefault="00132719" w:rsidP="00132719">
            <w:pPr>
              <w:spacing w:after="0" w:line="240" w:lineRule="auto"/>
              <w:jc w:val="center"/>
              <w:rPr>
                <w:ins w:id="2382" w:author="Stefanie Lane" w:date="2022-10-07T12:37:00Z"/>
                <w:rFonts w:ascii="Calibri" w:eastAsia="Times New Roman" w:hAnsi="Calibri" w:cs="Calibri"/>
                <w:color w:val="000000"/>
              </w:rPr>
            </w:pPr>
            <w:ins w:id="2383" w:author="Stefanie Lane" w:date="2022-10-07T12:37:00Z">
              <w:r w:rsidRPr="00132719">
                <w:rPr>
                  <w:rFonts w:ascii="Calibri" w:eastAsia="Times New Roman" w:hAnsi="Calibri" w:cs="Calibri"/>
                  <w:color w:val="000000"/>
                </w:rPr>
                <w:t>Native</w:t>
              </w:r>
            </w:ins>
          </w:p>
        </w:tc>
      </w:tr>
      <w:tr w:rsidR="00132719" w:rsidRPr="00132719" w14:paraId="169E5ACD" w14:textId="77777777" w:rsidTr="00132719">
        <w:trPr>
          <w:trHeight w:val="290"/>
          <w:ins w:id="2384" w:author="Stefanie Lane" w:date="2022-10-07T12:37:00Z"/>
        </w:trPr>
        <w:tc>
          <w:tcPr>
            <w:tcW w:w="3340" w:type="dxa"/>
            <w:tcBorders>
              <w:top w:val="nil"/>
              <w:left w:val="nil"/>
              <w:bottom w:val="single" w:sz="4" w:space="0" w:color="auto"/>
              <w:right w:val="nil"/>
            </w:tcBorders>
            <w:shd w:val="clear" w:color="auto" w:fill="auto"/>
            <w:noWrap/>
            <w:vAlign w:val="bottom"/>
            <w:hideMark/>
          </w:tcPr>
          <w:p w14:paraId="2AD2E412" w14:textId="77777777" w:rsidR="00132719" w:rsidRPr="00132719" w:rsidRDefault="00132719" w:rsidP="00132719">
            <w:pPr>
              <w:spacing w:after="0" w:line="240" w:lineRule="auto"/>
              <w:rPr>
                <w:ins w:id="2385" w:author="Stefanie Lane" w:date="2022-10-07T12:37:00Z"/>
                <w:rFonts w:ascii="Calibri" w:eastAsia="Times New Roman" w:hAnsi="Calibri" w:cs="Calibri"/>
                <w:i/>
                <w:iCs/>
                <w:color w:val="000000"/>
              </w:rPr>
            </w:pPr>
            <w:ins w:id="2386" w:author="Stefanie Lane" w:date="2022-10-07T12:37:00Z">
              <w:r w:rsidRPr="00132719">
                <w:rPr>
                  <w:rFonts w:ascii="Calibri" w:eastAsia="Times New Roman" w:hAnsi="Calibri" w:cs="Calibri"/>
                  <w:i/>
                  <w:iCs/>
                  <w:color w:val="000000"/>
                </w:rPr>
                <w:t>Carex lyngbyei</w:t>
              </w:r>
            </w:ins>
          </w:p>
        </w:tc>
        <w:tc>
          <w:tcPr>
            <w:tcW w:w="3140" w:type="dxa"/>
            <w:tcBorders>
              <w:top w:val="nil"/>
              <w:left w:val="nil"/>
              <w:bottom w:val="single" w:sz="4" w:space="0" w:color="auto"/>
              <w:right w:val="nil"/>
            </w:tcBorders>
            <w:shd w:val="clear" w:color="auto" w:fill="auto"/>
            <w:noWrap/>
            <w:vAlign w:val="bottom"/>
            <w:hideMark/>
          </w:tcPr>
          <w:p w14:paraId="77843EF5" w14:textId="77777777" w:rsidR="00132719" w:rsidRPr="00132719" w:rsidRDefault="00132719" w:rsidP="00132719">
            <w:pPr>
              <w:spacing w:after="0" w:line="240" w:lineRule="auto"/>
              <w:rPr>
                <w:ins w:id="2387" w:author="Stefanie Lane" w:date="2022-10-07T12:37:00Z"/>
                <w:rFonts w:ascii="Calibri" w:eastAsia="Times New Roman" w:hAnsi="Calibri" w:cs="Calibri"/>
                <w:i/>
                <w:iCs/>
              </w:rPr>
            </w:pPr>
            <w:ins w:id="2388" w:author="Stefanie Lane" w:date="2022-10-07T12:37:00Z">
              <w:r w:rsidRPr="00132719">
                <w:rPr>
                  <w:rFonts w:ascii="Calibri" w:eastAsia="Times New Roman" w:hAnsi="Calibri" w:cs="Calibri"/>
                  <w:i/>
                  <w:iCs/>
                </w:rPr>
                <w:t> </w:t>
              </w:r>
            </w:ins>
          </w:p>
        </w:tc>
        <w:tc>
          <w:tcPr>
            <w:tcW w:w="1720" w:type="dxa"/>
            <w:tcBorders>
              <w:top w:val="nil"/>
              <w:left w:val="nil"/>
              <w:bottom w:val="single" w:sz="4" w:space="0" w:color="auto"/>
              <w:right w:val="nil"/>
            </w:tcBorders>
            <w:shd w:val="clear" w:color="auto" w:fill="auto"/>
            <w:noWrap/>
            <w:vAlign w:val="bottom"/>
            <w:hideMark/>
          </w:tcPr>
          <w:p w14:paraId="27703497" w14:textId="77777777" w:rsidR="00132719" w:rsidRPr="00132719" w:rsidRDefault="00132719" w:rsidP="00132719">
            <w:pPr>
              <w:spacing w:after="0" w:line="240" w:lineRule="auto"/>
              <w:jc w:val="center"/>
              <w:rPr>
                <w:ins w:id="2389" w:author="Stefanie Lane" w:date="2022-10-07T12:37:00Z"/>
                <w:rFonts w:ascii="Calibri" w:eastAsia="Times New Roman" w:hAnsi="Calibri" w:cs="Calibri"/>
              </w:rPr>
            </w:pPr>
            <w:ins w:id="2390" w:author="Stefanie Lane" w:date="2022-10-07T12:37:00Z">
              <w:r w:rsidRPr="00132719">
                <w:rPr>
                  <w:rFonts w:ascii="Calibri" w:eastAsia="Times New Roman" w:hAnsi="Calibri" w:cs="Calibri"/>
                </w:rPr>
                <w:t>Native</w:t>
              </w:r>
            </w:ins>
          </w:p>
        </w:tc>
      </w:tr>
      <w:tr w:rsidR="00132719" w:rsidRPr="00132719" w14:paraId="564D7CD4" w14:textId="77777777" w:rsidTr="00132719">
        <w:trPr>
          <w:trHeight w:val="290"/>
          <w:ins w:id="2391" w:author="Stefanie Lane" w:date="2022-10-07T12:37:00Z"/>
        </w:trPr>
        <w:tc>
          <w:tcPr>
            <w:tcW w:w="3340" w:type="dxa"/>
            <w:tcBorders>
              <w:top w:val="nil"/>
              <w:left w:val="nil"/>
              <w:bottom w:val="single" w:sz="4" w:space="0" w:color="auto"/>
              <w:right w:val="nil"/>
            </w:tcBorders>
            <w:shd w:val="clear" w:color="auto" w:fill="auto"/>
            <w:noWrap/>
            <w:vAlign w:val="bottom"/>
            <w:hideMark/>
          </w:tcPr>
          <w:p w14:paraId="540E2B0F" w14:textId="77777777" w:rsidR="00132719" w:rsidRPr="00132719" w:rsidRDefault="00132719" w:rsidP="00132719">
            <w:pPr>
              <w:spacing w:after="0" w:line="240" w:lineRule="auto"/>
              <w:rPr>
                <w:ins w:id="2392" w:author="Stefanie Lane" w:date="2022-10-07T12:37:00Z"/>
                <w:rFonts w:ascii="Calibri" w:eastAsia="Times New Roman" w:hAnsi="Calibri" w:cs="Calibri"/>
                <w:i/>
                <w:iCs/>
              </w:rPr>
            </w:pPr>
            <w:ins w:id="2393" w:author="Stefanie Lane" w:date="2022-10-07T12:37:00Z">
              <w:r w:rsidRPr="00132719">
                <w:rPr>
                  <w:rFonts w:ascii="Calibri" w:eastAsia="Times New Roman" w:hAnsi="Calibri" w:cs="Calibri"/>
                  <w:i/>
                  <w:iCs/>
                </w:rPr>
                <w:t xml:space="preserve">Carex </w:t>
              </w:r>
              <w:r w:rsidRPr="00132719">
                <w:rPr>
                  <w:rFonts w:ascii="Calibri" w:eastAsia="Times New Roman" w:hAnsi="Calibri" w:cs="Calibri"/>
                </w:rPr>
                <w:t>sp1</w:t>
              </w:r>
            </w:ins>
          </w:p>
        </w:tc>
        <w:tc>
          <w:tcPr>
            <w:tcW w:w="3140" w:type="dxa"/>
            <w:tcBorders>
              <w:top w:val="nil"/>
              <w:left w:val="nil"/>
              <w:bottom w:val="single" w:sz="4" w:space="0" w:color="auto"/>
              <w:right w:val="nil"/>
            </w:tcBorders>
            <w:shd w:val="clear" w:color="auto" w:fill="auto"/>
            <w:noWrap/>
            <w:vAlign w:val="bottom"/>
            <w:hideMark/>
          </w:tcPr>
          <w:p w14:paraId="3E96CE51" w14:textId="77777777" w:rsidR="00132719" w:rsidRPr="00132719" w:rsidRDefault="00132719" w:rsidP="00132719">
            <w:pPr>
              <w:spacing w:after="0" w:line="240" w:lineRule="auto"/>
              <w:rPr>
                <w:ins w:id="2394" w:author="Stefanie Lane" w:date="2022-10-07T12:37:00Z"/>
                <w:rFonts w:ascii="Calibri" w:eastAsia="Times New Roman" w:hAnsi="Calibri" w:cs="Calibri"/>
                <w:i/>
                <w:iCs/>
                <w:color w:val="000000"/>
              </w:rPr>
            </w:pPr>
            <w:ins w:id="2395" w:author="Stefanie Lane" w:date="2022-10-07T12:37:00Z">
              <w:r w:rsidRPr="00132719">
                <w:rPr>
                  <w:rFonts w:ascii="Calibri" w:eastAsia="Times New Roman" w:hAnsi="Calibri" w:cs="Calibri"/>
                  <w:i/>
                  <w:iCs/>
                  <w:color w:val="000000"/>
                </w:rPr>
                <w:t> </w:t>
              </w:r>
            </w:ins>
          </w:p>
        </w:tc>
        <w:tc>
          <w:tcPr>
            <w:tcW w:w="1720" w:type="dxa"/>
            <w:tcBorders>
              <w:top w:val="nil"/>
              <w:left w:val="nil"/>
              <w:bottom w:val="single" w:sz="4" w:space="0" w:color="auto"/>
              <w:right w:val="nil"/>
            </w:tcBorders>
            <w:shd w:val="clear" w:color="auto" w:fill="auto"/>
            <w:noWrap/>
            <w:vAlign w:val="bottom"/>
            <w:hideMark/>
          </w:tcPr>
          <w:p w14:paraId="3A75DA89" w14:textId="77777777" w:rsidR="00132719" w:rsidRPr="00132719" w:rsidRDefault="00132719" w:rsidP="00132719">
            <w:pPr>
              <w:spacing w:after="0" w:line="240" w:lineRule="auto"/>
              <w:jc w:val="center"/>
              <w:rPr>
                <w:ins w:id="2396" w:author="Stefanie Lane" w:date="2022-10-07T12:37:00Z"/>
                <w:rFonts w:ascii="Calibri" w:eastAsia="Times New Roman" w:hAnsi="Calibri" w:cs="Calibri"/>
                <w:color w:val="000000"/>
              </w:rPr>
            </w:pPr>
            <w:ins w:id="2397" w:author="Stefanie Lane" w:date="2022-10-07T12:37:00Z">
              <w:r w:rsidRPr="00132719">
                <w:rPr>
                  <w:rFonts w:ascii="Calibri" w:eastAsia="Times New Roman" w:hAnsi="Calibri" w:cs="Calibri"/>
                  <w:color w:val="000000"/>
                </w:rPr>
                <w:t xml:space="preserve">NA </w:t>
              </w:r>
            </w:ins>
          </w:p>
        </w:tc>
      </w:tr>
      <w:tr w:rsidR="00132719" w:rsidRPr="00132719" w14:paraId="4E90B4C1" w14:textId="77777777" w:rsidTr="00132719">
        <w:trPr>
          <w:trHeight w:val="290"/>
          <w:ins w:id="2398" w:author="Stefanie Lane" w:date="2022-10-07T12:37:00Z"/>
        </w:trPr>
        <w:tc>
          <w:tcPr>
            <w:tcW w:w="3340" w:type="dxa"/>
            <w:tcBorders>
              <w:top w:val="nil"/>
              <w:left w:val="nil"/>
              <w:bottom w:val="single" w:sz="4" w:space="0" w:color="auto"/>
              <w:right w:val="nil"/>
            </w:tcBorders>
            <w:shd w:val="clear" w:color="auto" w:fill="auto"/>
            <w:noWrap/>
            <w:vAlign w:val="bottom"/>
            <w:hideMark/>
          </w:tcPr>
          <w:p w14:paraId="75BAC0A8" w14:textId="77777777" w:rsidR="00132719" w:rsidRPr="00132719" w:rsidRDefault="00132719" w:rsidP="00132719">
            <w:pPr>
              <w:spacing w:after="0" w:line="240" w:lineRule="auto"/>
              <w:rPr>
                <w:ins w:id="2399" w:author="Stefanie Lane" w:date="2022-10-07T12:37:00Z"/>
                <w:rFonts w:ascii="Calibri" w:eastAsia="Times New Roman" w:hAnsi="Calibri" w:cs="Calibri"/>
                <w:i/>
                <w:iCs/>
                <w:color w:val="000000"/>
              </w:rPr>
            </w:pPr>
            <w:ins w:id="2400" w:author="Stefanie Lane" w:date="2022-10-07T12:37:00Z">
              <w:r w:rsidRPr="00132719">
                <w:rPr>
                  <w:rFonts w:ascii="Calibri" w:eastAsia="Times New Roman" w:hAnsi="Calibri" w:cs="Calibri"/>
                  <w:i/>
                  <w:iCs/>
                  <w:color w:val="000000"/>
                </w:rPr>
                <w:t xml:space="preserve">Carex </w:t>
              </w:r>
              <w:r w:rsidRPr="00132719">
                <w:rPr>
                  <w:rFonts w:ascii="Calibri" w:eastAsia="Times New Roman" w:hAnsi="Calibri" w:cs="Calibri"/>
                </w:rPr>
                <w:t>sp2</w:t>
              </w:r>
            </w:ins>
          </w:p>
        </w:tc>
        <w:tc>
          <w:tcPr>
            <w:tcW w:w="3140" w:type="dxa"/>
            <w:tcBorders>
              <w:top w:val="nil"/>
              <w:left w:val="nil"/>
              <w:bottom w:val="single" w:sz="4" w:space="0" w:color="auto"/>
              <w:right w:val="nil"/>
            </w:tcBorders>
            <w:shd w:val="clear" w:color="auto" w:fill="auto"/>
            <w:noWrap/>
            <w:vAlign w:val="bottom"/>
            <w:hideMark/>
          </w:tcPr>
          <w:p w14:paraId="187DDF99" w14:textId="77777777" w:rsidR="00132719" w:rsidRPr="00132719" w:rsidRDefault="00132719" w:rsidP="00132719">
            <w:pPr>
              <w:spacing w:after="0" w:line="240" w:lineRule="auto"/>
              <w:rPr>
                <w:ins w:id="2401" w:author="Stefanie Lane" w:date="2022-10-07T12:37:00Z"/>
                <w:rFonts w:ascii="Calibri" w:eastAsia="Times New Roman" w:hAnsi="Calibri" w:cs="Calibri"/>
                <w:i/>
                <w:iCs/>
                <w:color w:val="000000"/>
              </w:rPr>
            </w:pPr>
            <w:ins w:id="2402" w:author="Stefanie Lane" w:date="2022-10-07T12:37:00Z">
              <w:r w:rsidRPr="00132719">
                <w:rPr>
                  <w:rFonts w:ascii="Calibri" w:eastAsia="Times New Roman" w:hAnsi="Calibri" w:cs="Calibri"/>
                  <w:i/>
                  <w:iCs/>
                  <w:color w:val="000000"/>
                </w:rPr>
                <w:t> </w:t>
              </w:r>
            </w:ins>
          </w:p>
        </w:tc>
        <w:tc>
          <w:tcPr>
            <w:tcW w:w="1720" w:type="dxa"/>
            <w:tcBorders>
              <w:top w:val="nil"/>
              <w:left w:val="nil"/>
              <w:bottom w:val="single" w:sz="4" w:space="0" w:color="auto"/>
              <w:right w:val="nil"/>
            </w:tcBorders>
            <w:shd w:val="clear" w:color="auto" w:fill="auto"/>
            <w:noWrap/>
            <w:vAlign w:val="bottom"/>
            <w:hideMark/>
          </w:tcPr>
          <w:p w14:paraId="2FF7C015" w14:textId="77777777" w:rsidR="00132719" w:rsidRPr="00132719" w:rsidRDefault="00132719" w:rsidP="00132719">
            <w:pPr>
              <w:spacing w:after="0" w:line="240" w:lineRule="auto"/>
              <w:jc w:val="center"/>
              <w:rPr>
                <w:ins w:id="2403" w:author="Stefanie Lane" w:date="2022-10-07T12:37:00Z"/>
                <w:rFonts w:ascii="Calibri" w:eastAsia="Times New Roman" w:hAnsi="Calibri" w:cs="Calibri"/>
                <w:color w:val="000000"/>
              </w:rPr>
            </w:pPr>
            <w:ins w:id="2404" w:author="Stefanie Lane" w:date="2022-10-07T12:37:00Z">
              <w:r w:rsidRPr="00132719">
                <w:rPr>
                  <w:rFonts w:ascii="Calibri" w:eastAsia="Times New Roman" w:hAnsi="Calibri" w:cs="Calibri"/>
                  <w:color w:val="000000"/>
                </w:rPr>
                <w:t xml:space="preserve">NA </w:t>
              </w:r>
            </w:ins>
          </w:p>
        </w:tc>
      </w:tr>
      <w:tr w:rsidR="00132719" w:rsidRPr="00132719" w14:paraId="38B199FA" w14:textId="77777777" w:rsidTr="00132719">
        <w:trPr>
          <w:trHeight w:val="290"/>
          <w:ins w:id="2405" w:author="Stefanie Lane" w:date="2022-10-07T12:37:00Z"/>
        </w:trPr>
        <w:tc>
          <w:tcPr>
            <w:tcW w:w="3340" w:type="dxa"/>
            <w:tcBorders>
              <w:top w:val="nil"/>
              <w:left w:val="nil"/>
              <w:bottom w:val="single" w:sz="4" w:space="0" w:color="auto"/>
              <w:right w:val="nil"/>
            </w:tcBorders>
            <w:shd w:val="clear" w:color="auto" w:fill="auto"/>
            <w:noWrap/>
            <w:vAlign w:val="bottom"/>
            <w:hideMark/>
          </w:tcPr>
          <w:p w14:paraId="207322C3" w14:textId="77777777" w:rsidR="00132719" w:rsidRPr="00132719" w:rsidRDefault="00132719" w:rsidP="00132719">
            <w:pPr>
              <w:spacing w:after="0" w:line="240" w:lineRule="auto"/>
              <w:rPr>
                <w:ins w:id="2406" w:author="Stefanie Lane" w:date="2022-10-07T12:37:00Z"/>
                <w:rFonts w:ascii="Calibri" w:eastAsia="Times New Roman" w:hAnsi="Calibri" w:cs="Calibri"/>
                <w:i/>
                <w:iCs/>
                <w:color w:val="000000"/>
              </w:rPr>
            </w:pPr>
            <w:ins w:id="2407" w:author="Stefanie Lane" w:date="2022-10-07T12:37:00Z">
              <w:r w:rsidRPr="00132719">
                <w:rPr>
                  <w:rFonts w:ascii="Calibri" w:eastAsia="Times New Roman" w:hAnsi="Calibri" w:cs="Calibri"/>
                  <w:i/>
                  <w:iCs/>
                  <w:color w:val="000000"/>
                </w:rPr>
                <w:t xml:space="preserve">Cirsium </w:t>
              </w:r>
              <w:proofErr w:type="spellStart"/>
              <w:r w:rsidRPr="00132719">
                <w:rPr>
                  <w:rFonts w:ascii="Calibri" w:eastAsia="Times New Roman" w:hAnsi="Calibri" w:cs="Calibri"/>
                  <w:i/>
                  <w:iCs/>
                  <w:color w:val="000000"/>
                </w:rPr>
                <w:t>arvense</w:t>
              </w:r>
              <w:proofErr w:type="spellEnd"/>
            </w:ins>
          </w:p>
        </w:tc>
        <w:tc>
          <w:tcPr>
            <w:tcW w:w="3140" w:type="dxa"/>
            <w:tcBorders>
              <w:top w:val="nil"/>
              <w:left w:val="nil"/>
              <w:bottom w:val="single" w:sz="4" w:space="0" w:color="auto"/>
              <w:right w:val="nil"/>
            </w:tcBorders>
            <w:shd w:val="clear" w:color="auto" w:fill="auto"/>
            <w:noWrap/>
            <w:vAlign w:val="bottom"/>
            <w:hideMark/>
          </w:tcPr>
          <w:p w14:paraId="7C0953B9" w14:textId="77777777" w:rsidR="00132719" w:rsidRPr="00132719" w:rsidRDefault="00132719" w:rsidP="00132719">
            <w:pPr>
              <w:spacing w:after="0" w:line="240" w:lineRule="auto"/>
              <w:rPr>
                <w:ins w:id="2408" w:author="Stefanie Lane" w:date="2022-10-07T12:37:00Z"/>
                <w:rFonts w:ascii="Calibri" w:eastAsia="Times New Roman" w:hAnsi="Calibri" w:cs="Calibri"/>
                <w:i/>
                <w:iCs/>
              </w:rPr>
            </w:pPr>
            <w:ins w:id="2409" w:author="Stefanie Lane" w:date="2022-10-07T12:37:00Z">
              <w:r w:rsidRPr="00132719">
                <w:rPr>
                  <w:rFonts w:ascii="Calibri" w:eastAsia="Times New Roman" w:hAnsi="Calibri" w:cs="Calibri"/>
                  <w:i/>
                  <w:iCs/>
                </w:rPr>
                <w:t> </w:t>
              </w:r>
            </w:ins>
          </w:p>
        </w:tc>
        <w:tc>
          <w:tcPr>
            <w:tcW w:w="1720" w:type="dxa"/>
            <w:tcBorders>
              <w:top w:val="nil"/>
              <w:left w:val="nil"/>
              <w:bottom w:val="single" w:sz="4" w:space="0" w:color="auto"/>
              <w:right w:val="nil"/>
            </w:tcBorders>
            <w:shd w:val="clear" w:color="auto" w:fill="auto"/>
            <w:noWrap/>
            <w:vAlign w:val="bottom"/>
            <w:hideMark/>
          </w:tcPr>
          <w:p w14:paraId="0CDDEBF4" w14:textId="77777777" w:rsidR="00132719" w:rsidRPr="00132719" w:rsidRDefault="00132719" w:rsidP="00132719">
            <w:pPr>
              <w:spacing w:after="0" w:line="240" w:lineRule="auto"/>
              <w:jc w:val="center"/>
              <w:rPr>
                <w:ins w:id="2410" w:author="Stefanie Lane" w:date="2022-10-07T12:37:00Z"/>
                <w:rFonts w:ascii="Calibri" w:eastAsia="Times New Roman" w:hAnsi="Calibri" w:cs="Calibri"/>
              </w:rPr>
            </w:pPr>
            <w:ins w:id="2411" w:author="Stefanie Lane" w:date="2022-10-07T12:37:00Z">
              <w:r w:rsidRPr="00132719">
                <w:rPr>
                  <w:rFonts w:ascii="Calibri" w:eastAsia="Times New Roman" w:hAnsi="Calibri" w:cs="Calibri"/>
                </w:rPr>
                <w:t>Exotic</w:t>
              </w:r>
            </w:ins>
          </w:p>
        </w:tc>
      </w:tr>
      <w:tr w:rsidR="00132719" w:rsidRPr="00132719" w14:paraId="7C14E92B" w14:textId="77777777" w:rsidTr="00132719">
        <w:trPr>
          <w:trHeight w:val="290"/>
          <w:ins w:id="2412" w:author="Stefanie Lane" w:date="2022-10-07T12:37:00Z"/>
        </w:trPr>
        <w:tc>
          <w:tcPr>
            <w:tcW w:w="3340" w:type="dxa"/>
            <w:tcBorders>
              <w:top w:val="nil"/>
              <w:left w:val="nil"/>
              <w:bottom w:val="single" w:sz="4" w:space="0" w:color="auto"/>
              <w:right w:val="nil"/>
            </w:tcBorders>
            <w:shd w:val="clear" w:color="auto" w:fill="auto"/>
            <w:noWrap/>
            <w:vAlign w:val="bottom"/>
            <w:hideMark/>
          </w:tcPr>
          <w:p w14:paraId="106CD75A" w14:textId="77777777" w:rsidR="00132719" w:rsidRPr="00132719" w:rsidRDefault="00132719" w:rsidP="00132719">
            <w:pPr>
              <w:spacing w:after="0" w:line="240" w:lineRule="auto"/>
              <w:rPr>
                <w:ins w:id="2413" w:author="Stefanie Lane" w:date="2022-10-07T12:37:00Z"/>
                <w:rFonts w:ascii="Calibri" w:eastAsia="Times New Roman" w:hAnsi="Calibri" w:cs="Calibri"/>
                <w:i/>
                <w:iCs/>
              </w:rPr>
            </w:pPr>
            <w:ins w:id="2414" w:author="Stefanie Lane" w:date="2022-10-07T12:37:00Z">
              <w:r w:rsidRPr="00132719">
                <w:rPr>
                  <w:rFonts w:ascii="Calibri" w:eastAsia="Times New Roman" w:hAnsi="Calibri" w:cs="Calibri"/>
                  <w:i/>
                  <w:iCs/>
                </w:rPr>
                <w:t>Composite</w:t>
              </w:r>
              <w:r w:rsidRPr="00132719">
                <w:rPr>
                  <w:rFonts w:ascii="Calibri" w:eastAsia="Times New Roman" w:hAnsi="Calibri" w:cs="Calibri"/>
                </w:rPr>
                <w:t xml:space="preserve"> (unidentified)</w:t>
              </w:r>
            </w:ins>
          </w:p>
        </w:tc>
        <w:tc>
          <w:tcPr>
            <w:tcW w:w="3140" w:type="dxa"/>
            <w:tcBorders>
              <w:top w:val="nil"/>
              <w:left w:val="nil"/>
              <w:bottom w:val="single" w:sz="4" w:space="0" w:color="auto"/>
              <w:right w:val="nil"/>
            </w:tcBorders>
            <w:shd w:val="clear" w:color="auto" w:fill="auto"/>
            <w:noWrap/>
            <w:vAlign w:val="bottom"/>
            <w:hideMark/>
          </w:tcPr>
          <w:p w14:paraId="3A8E4EC5" w14:textId="77777777" w:rsidR="00132719" w:rsidRPr="00132719" w:rsidRDefault="00132719" w:rsidP="00132719">
            <w:pPr>
              <w:spacing w:after="0" w:line="240" w:lineRule="auto"/>
              <w:rPr>
                <w:ins w:id="2415" w:author="Stefanie Lane" w:date="2022-10-07T12:37:00Z"/>
                <w:rFonts w:ascii="Calibri" w:eastAsia="Times New Roman" w:hAnsi="Calibri" w:cs="Calibri"/>
                <w:i/>
                <w:iCs/>
                <w:color w:val="000000"/>
              </w:rPr>
            </w:pPr>
            <w:ins w:id="2416" w:author="Stefanie Lane" w:date="2022-10-07T12:37:00Z">
              <w:r w:rsidRPr="00132719">
                <w:rPr>
                  <w:rFonts w:ascii="Calibri" w:eastAsia="Times New Roman" w:hAnsi="Calibri" w:cs="Calibri"/>
                  <w:i/>
                  <w:iCs/>
                  <w:color w:val="000000"/>
                </w:rPr>
                <w:t> </w:t>
              </w:r>
            </w:ins>
          </w:p>
        </w:tc>
        <w:tc>
          <w:tcPr>
            <w:tcW w:w="1720" w:type="dxa"/>
            <w:tcBorders>
              <w:top w:val="nil"/>
              <w:left w:val="nil"/>
              <w:bottom w:val="single" w:sz="4" w:space="0" w:color="auto"/>
              <w:right w:val="nil"/>
            </w:tcBorders>
            <w:shd w:val="clear" w:color="auto" w:fill="auto"/>
            <w:noWrap/>
            <w:vAlign w:val="bottom"/>
            <w:hideMark/>
          </w:tcPr>
          <w:p w14:paraId="0070A274" w14:textId="77777777" w:rsidR="00132719" w:rsidRPr="00132719" w:rsidRDefault="00132719" w:rsidP="00132719">
            <w:pPr>
              <w:spacing w:after="0" w:line="240" w:lineRule="auto"/>
              <w:jc w:val="center"/>
              <w:rPr>
                <w:ins w:id="2417" w:author="Stefanie Lane" w:date="2022-10-07T12:37:00Z"/>
                <w:rFonts w:ascii="Calibri" w:eastAsia="Times New Roman" w:hAnsi="Calibri" w:cs="Calibri"/>
                <w:color w:val="000000"/>
              </w:rPr>
            </w:pPr>
            <w:ins w:id="2418" w:author="Stefanie Lane" w:date="2022-10-07T12:37:00Z">
              <w:r w:rsidRPr="00132719">
                <w:rPr>
                  <w:rFonts w:ascii="Calibri" w:eastAsia="Times New Roman" w:hAnsi="Calibri" w:cs="Calibri"/>
                  <w:color w:val="000000"/>
                </w:rPr>
                <w:t>NA</w:t>
              </w:r>
            </w:ins>
          </w:p>
        </w:tc>
      </w:tr>
      <w:tr w:rsidR="00132719" w:rsidRPr="00132719" w14:paraId="08E7DA1F" w14:textId="77777777" w:rsidTr="00132719">
        <w:trPr>
          <w:trHeight w:val="290"/>
          <w:ins w:id="2419" w:author="Stefanie Lane" w:date="2022-10-07T12:37:00Z"/>
        </w:trPr>
        <w:tc>
          <w:tcPr>
            <w:tcW w:w="3340" w:type="dxa"/>
            <w:tcBorders>
              <w:top w:val="nil"/>
              <w:left w:val="nil"/>
              <w:bottom w:val="single" w:sz="4" w:space="0" w:color="auto"/>
              <w:right w:val="nil"/>
            </w:tcBorders>
            <w:shd w:val="clear" w:color="auto" w:fill="auto"/>
            <w:noWrap/>
            <w:vAlign w:val="bottom"/>
            <w:hideMark/>
          </w:tcPr>
          <w:p w14:paraId="49421D31" w14:textId="77777777" w:rsidR="00132719" w:rsidRPr="00132719" w:rsidRDefault="00132719" w:rsidP="00132719">
            <w:pPr>
              <w:spacing w:after="0" w:line="240" w:lineRule="auto"/>
              <w:rPr>
                <w:ins w:id="2420" w:author="Stefanie Lane" w:date="2022-10-07T12:37:00Z"/>
                <w:rFonts w:ascii="Calibri" w:eastAsia="Times New Roman" w:hAnsi="Calibri" w:cs="Calibri"/>
                <w:i/>
                <w:iCs/>
                <w:color w:val="000000"/>
              </w:rPr>
            </w:pPr>
            <w:ins w:id="2421" w:author="Stefanie Lane" w:date="2022-10-07T12:37:00Z">
              <w:r w:rsidRPr="00132719">
                <w:rPr>
                  <w:rFonts w:ascii="Calibri" w:eastAsia="Times New Roman" w:hAnsi="Calibri" w:cs="Calibri"/>
                  <w:i/>
                  <w:iCs/>
                  <w:color w:val="000000"/>
                </w:rPr>
                <w:t>Deschampsia caespitosa</w:t>
              </w:r>
            </w:ins>
          </w:p>
        </w:tc>
        <w:tc>
          <w:tcPr>
            <w:tcW w:w="3140" w:type="dxa"/>
            <w:tcBorders>
              <w:top w:val="nil"/>
              <w:left w:val="nil"/>
              <w:bottom w:val="single" w:sz="4" w:space="0" w:color="auto"/>
              <w:right w:val="nil"/>
            </w:tcBorders>
            <w:shd w:val="clear" w:color="auto" w:fill="auto"/>
            <w:noWrap/>
            <w:vAlign w:val="bottom"/>
            <w:hideMark/>
          </w:tcPr>
          <w:p w14:paraId="0866CEE0" w14:textId="77777777" w:rsidR="00132719" w:rsidRPr="00132719" w:rsidRDefault="00132719" w:rsidP="00132719">
            <w:pPr>
              <w:spacing w:after="0" w:line="240" w:lineRule="auto"/>
              <w:rPr>
                <w:ins w:id="2422" w:author="Stefanie Lane" w:date="2022-10-07T12:37:00Z"/>
                <w:rFonts w:ascii="Calibri" w:eastAsia="Times New Roman" w:hAnsi="Calibri" w:cs="Calibri"/>
                <w:i/>
                <w:iCs/>
                <w:color w:val="000000"/>
              </w:rPr>
            </w:pPr>
            <w:ins w:id="2423" w:author="Stefanie Lane" w:date="2022-10-07T12:37:00Z">
              <w:r w:rsidRPr="00132719">
                <w:rPr>
                  <w:rFonts w:ascii="Calibri" w:eastAsia="Times New Roman" w:hAnsi="Calibri" w:cs="Calibri"/>
                  <w:i/>
                  <w:iCs/>
                  <w:color w:val="000000"/>
                </w:rPr>
                <w:t> </w:t>
              </w:r>
            </w:ins>
          </w:p>
        </w:tc>
        <w:tc>
          <w:tcPr>
            <w:tcW w:w="1720" w:type="dxa"/>
            <w:tcBorders>
              <w:top w:val="nil"/>
              <w:left w:val="nil"/>
              <w:bottom w:val="single" w:sz="4" w:space="0" w:color="auto"/>
              <w:right w:val="nil"/>
            </w:tcBorders>
            <w:shd w:val="clear" w:color="auto" w:fill="auto"/>
            <w:noWrap/>
            <w:vAlign w:val="bottom"/>
            <w:hideMark/>
          </w:tcPr>
          <w:p w14:paraId="6B1B1454" w14:textId="77777777" w:rsidR="00132719" w:rsidRPr="00132719" w:rsidRDefault="00132719" w:rsidP="00132719">
            <w:pPr>
              <w:spacing w:after="0" w:line="240" w:lineRule="auto"/>
              <w:jc w:val="center"/>
              <w:rPr>
                <w:ins w:id="2424" w:author="Stefanie Lane" w:date="2022-10-07T12:37:00Z"/>
                <w:rFonts w:ascii="Calibri" w:eastAsia="Times New Roman" w:hAnsi="Calibri" w:cs="Calibri"/>
                <w:color w:val="000000"/>
              </w:rPr>
            </w:pPr>
            <w:ins w:id="2425" w:author="Stefanie Lane" w:date="2022-10-07T12:37:00Z">
              <w:r w:rsidRPr="00132719">
                <w:rPr>
                  <w:rFonts w:ascii="Calibri" w:eastAsia="Times New Roman" w:hAnsi="Calibri" w:cs="Calibri"/>
                  <w:color w:val="000000"/>
                </w:rPr>
                <w:t>Native</w:t>
              </w:r>
            </w:ins>
          </w:p>
        </w:tc>
      </w:tr>
      <w:tr w:rsidR="00132719" w:rsidRPr="00132719" w14:paraId="6FE37C2A" w14:textId="77777777" w:rsidTr="00132719">
        <w:trPr>
          <w:trHeight w:val="290"/>
          <w:ins w:id="2426" w:author="Stefanie Lane" w:date="2022-10-07T12:37:00Z"/>
        </w:trPr>
        <w:tc>
          <w:tcPr>
            <w:tcW w:w="3340" w:type="dxa"/>
            <w:tcBorders>
              <w:top w:val="nil"/>
              <w:left w:val="nil"/>
              <w:bottom w:val="single" w:sz="4" w:space="0" w:color="auto"/>
              <w:right w:val="nil"/>
            </w:tcBorders>
            <w:shd w:val="clear" w:color="auto" w:fill="auto"/>
            <w:noWrap/>
            <w:vAlign w:val="bottom"/>
            <w:hideMark/>
          </w:tcPr>
          <w:p w14:paraId="41A797A0" w14:textId="77777777" w:rsidR="00132719" w:rsidRPr="00132719" w:rsidRDefault="00132719" w:rsidP="00132719">
            <w:pPr>
              <w:spacing w:after="0" w:line="240" w:lineRule="auto"/>
              <w:rPr>
                <w:ins w:id="2427" w:author="Stefanie Lane" w:date="2022-10-07T12:37:00Z"/>
                <w:rFonts w:ascii="Calibri" w:eastAsia="Times New Roman" w:hAnsi="Calibri" w:cs="Calibri"/>
                <w:i/>
                <w:iCs/>
                <w:color w:val="000000"/>
              </w:rPr>
            </w:pPr>
            <w:proofErr w:type="spellStart"/>
            <w:ins w:id="2428" w:author="Stefanie Lane" w:date="2022-10-07T12:37:00Z">
              <w:r w:rsidRPr="00132719">
                <w:rPr>
                  <w:rFonts w:ascii="Calibri" w:eastAsia="Times New Roman" w:hAnsi="Calibri" w:cs="Calibri"/>
                  <w:i/>
                  <w:iCs/>
                  <w:color w:val="000000"/>
                </w:rPr>
                <w:t>Dulichium</w:t>
              </w:r>
              <w:proofErr w:type="spellEnd"/>
              <w:r w:rsidRPr="00132719">
                <w:rPr>
                  <w:rFonts w:ascii="Calibri" w:eastAsia="Times New Roman" w:hAnsi="Calibri" w:cs="Calibri"/>
                  <w:i/>
                  <w:iCs/>
                  <w:color w:val="000000"/>
                </w:rPr>
                <w:t xml:space="preserve"> </w:t>
              </w:r>
              <w:proofErr w:type="spellStart"/>
              <w:r w:rsidRPr="00132719">
                <w:rPr>
                  <w:rFonts w:ascii="Calibri" w:eastAsia="Times New Roman" w:hAnsi="Calibri" w:cs="Calibri"/>
                  <w:i/>
                  <w:iCs/>
                  <w:color w:val="000000"/>
                </w:rPr>
                <w:t>arundinaceum</w:t>
              </w:r>
              <w:proofErr w:type="spellEnd"/>
            </w:ins>
          </w:p>
        </w:tc>
        <w:tc>
          <w:tcPr>
            <w:tcW w:w="3140" w:type="dxa"/>
            <w:tcBorders>
              <w:top w:val="nil"/>
              <w:left w:val="nil"/>
              <w:bottom w:val="single" w:sz="4" w:space="0" w:color="auto"/>
              <w:right w:val="nil"/>
            </w:tcBorders>
            <w:shd w:val="clear" w:color="auto" w:fill="auto"/>
            <w:noWrap/>
            <w:vAlign w:val="bottom"/>
            <w:hideMark/>
          </w:tcPr>
          <w:p w14:paraId="5570B016" w14:textId="77777777" w:rsidR="00132719" w:rsidRPr="00132719" w:rsidRDefault="00132719" w:rsidP="00132719">
            <w:pPr>
              <w:spacing w:after="0" w:line="240" w:lineRule="auto"/>
              <w:rPr>
                <w:ins w:id="2429" w:author="Stefanie Lane" w:date="2022-10-07T12:37:00Z"/>
                <w:rFonts w:ascii="Calibri" w:eastAsia="Times New Roman" w:hAnsi="Calibri" w:cs="Calibri"/>
                <w:i/>
                <w:iCs/>
              </w:rPr>
            </w:pPr>
            <w:ins w:id="2430" w:author="Stefanie Lane" w:date="2022-10-07T12:37:00Z">
              <w:r w:rsidRPr="00132719">
                <w:rPr>
                  <w:rFonts w:ascii="Calibri" w:eastAsia="Times New Roman" w:hAnsi="Calibri" w:cs="Calibri"/>
                  <w:i/>
                  <w:iCs/>
                </w:rPr>
                <w:t> </w:t>
              </w:r>
            </w:ins>
          </w:p>
        </w:tc>
        <w:tc>
          <w:tcPr>
            <w:tcW w:w="1720" w:type="dxa"/>
            <w:tcBorders>
              <w:top w:val="nil"/>
              <w:left w:val="nil"/>
              <w:bottom w:val="single" w:sz="4" w:space="0" w:color="auto"/>
              <w:right w:val="nil"/>
            </w:tcBorders>
            <w:shd w:val="clear" w:color="auto" w:fill="auto"/>
            <w:noWrap/>
            <w:vAlign w:val="bottom"/>
            <w:hideMark/>
          </w:tcPr>
          <w:p w14:paraId="5F202976" w14:textId="77777777" w:rsidR="00132719" w:rsidRPr="00132719" w:rsidRDefault="00132719" w:rsidP="00132719">
            <w:pPr>
              <w:spacing w:after="0" w:line="240" w:lineRule="auto"/>
              <w:jc w:val="center"/>
              <w:rPr>
                <w:ins w:id="2431" w:author="Stefanie Lane" w:date="2022-10-07T12:37:00Z"/>
                <w:rFonts w:ascii="Calibri" w:eastAsia="Times New Roman" w:hAnsi="Calibri" w:cs="Calibri"/>
                <w:color w:val="000000"/>
              </w:rPr>
            </w:pPr>
            <w:ins w:id="2432" w:author="Stefanie Lane" w:date="2022-10-07T12:37:00Z">
              <w:r w:rsidRPr="00132719">
                <w:rPr>
                  <w:rFonts w:ascii="Calibri" w:eastAsia="Times New Roman" w:hAnsi="Calibri" w:cs="Calibri"/>
                  <w:color w:val="000000"/>
                </w:rPr>
                <w:t>Native</w:t>
              </w:r>
            </w:ins>
          </w:p>
        </w:tc>
      </w:tr>
      <w:tr w:rsidR="00132719" w:rsidRPr="00132719" w14:paraId="70CD7A92" w14:textId="77777777" w:rsidTr="00132719">
        <w:trPr>
          <w:trHeight w:val="290"/>
          <w:ins w:id="2433" w:author="Stefanie Lane" w:date="2022-10-07T12:37:00Z"/>
        </w:trPr>
        <w:tc>
          <w:tcPr>
            <w:tcW w:w="3340" w:type="dxa"/>
            <w:tcBorders>
              <w:top w:val="nil"/>
              <w:left w:val="nil"/>
              <w:bottom w:val="single" w:sz="4" w:space="0" w:color="auto"/>
              <w:right w:val="nil"/>
            </w:tcBorders>
            <w:shd w:val="clear" w:color="auto" w:fill="auto"/>
            <w:noWrap/>
            <w:vAlign w:val="bottom"/>
            <w:hideMark/>
          </w:tcPr>
          <w:p w14:paraId="051F5178" w14:textId="77777777" w:rsidR="00132719" w:rsidRPr="00132719" w:rsidRDefault="00132719" w:rsidP="00132719">
            <w:pPr>
              <w:spacing w:after="0" w:line="240" w:lineRule="auto"/>
              <w:rPr>
                <w:ins w:id="2434" w:author="Stefanie Lane" w:date="2022-10-07T12:37:00Z"/>
                <w:rFonts w:ascii="Calibri" w:eastAsia="Times New Roman" w:hAnsi="Calibri" w:cs="Calibri"/>
                <w:i/>
                <w:iCs/>
              </w:rPr>
            </w:pPr>
            <w:ins w:id="2435" w:author="Stefanie Lane" w:date="2022-10-07T12:37:00Z">
              <w:r w:rsidRPr="00132719">
                <w:rPr>
                  <w:rFonts w:ascii="Calibri" w:eastAsia="Times New Roman" w:hAnsi="Calibri" w:cs="Calibri"/>
                  <w:i/>
                  <w:iCs/>
                </w:rPr>
                <w:t>Eleocharis palustris</w:t>
              </w:r>
            </w:ins>
          </w:p>
        </w:tc>
        <w:tc>
          <w:tcPr>
            <w:tcW w:w="3140" w:type="dxa"/>
            <w:tcBorders>
              <w:top w:val="nil"/>
              <w:left w:val="nil"/>
              <w:bottom w:val="single" w:sz="4" w:space="0" w:color="auto"/>
              <w:right w:val="nil"/>
            </w:tcBorders>
            <w:shd w:val="clear" w:color="auto" w:fill="auto"/>
            <w:noWrap/>
            <w:vAlign w:val="bottom"/>
            <w:hideMark/>
          </w:tcPr>
          <w:p w14:paraId="1D8525F6" w14:textId="77777777" w:rsidR="00132719" w:rsidRPr="00132719" w:rsidRDefault="00132719" w:rsidP="00132719">
            <w:pPr>
              <w:spacing w:after="0" w:line="240" w:lineRule="auto"/>
              <w:rPr>
                <w:ins w:id="2436" w:author="Stefanie Lane" w:date="2022-10-07T12:37:00Z"/>
                <w:rFonts w:ascii="Calibri" w:eastAsia="Times New Roman" w:hAnsi="Calibri" w:cs="Calibri"/>
                <w:i/>
                <w:iCs/>
                <w:color w:val="000000"/>
              </w:rPr>
            </w:pPr>
            <w:ins w:id="2437" w:author="Stefanie Lane" w:date="2022-10-07T12:37:00Z">
              <w:r w:rsidRPr="00132719">
                <w:rPr>
                  <w:rFonts w:ascii="Calibri" w:eastAsia="Times New Roman" w:hAnsi="Calibri" w:cs="Calibri"/>
                  <w:i/>
                  <w:iCs/>
                  <w:color w:val="000000"/>
                </w:rPr>
                <w:t> </w:t>
              </w:r>
            </w:ins>
          </w:p>
        </w:tc>
        <w:tc>
          <w:tcPr>
            <w:tcW w:w="1720" w:type="dxa"/>
            <w:tcBorders>
              <w:top w:val="nil"/>
              <w:left w:val="nil"/>
              <w:bottom w:val="single" w:sz="4" w:space="0" w:color="auto"/>
              <w:right w:val="nil"/>
            </w:tcBorders>
            <w:shd w:val="clear" w:color="auto" w:fill="auto"/>
            <w:noWrap/>
            <w:vAlign w:val="bottom"/>
            <w:hideMark/>
          </w:tcPr>
          <w:p w14:paraId="180E1F25" w14:textId="77777777" w:rsidR="00132719" w:rsidRPr="00132719" w:rsidRDefault="00132719" w:rsidP="00132719">
            <w:pPr>
              <w:spacing w:after="0" w:line="240" w:lineRule="auto"/>
              <w:jc w:val="center"/>
              <w:rPr>
                <w:ins w:id="2438" w:author="Stefanie Lane" w:date="2022-10-07T12:37:00Z"/>
                <w:rFonts w:ascii="Calibri" w:eastAsia="Times New Roman" w:hAnsi="Calibri" w:cs="Calibri"/>
                <w:color w:val="000000"/>
              </w:rPr>
            </w:pPr>
            <w:ins w:id="2439" w:author="Stefanie Lane" w:date="2022-10-07T12:37:00Z">
              <w:r w:rsidRPr="00132719">
                <w:rPr>
                  <w:rFonts w:ascii="Calibri" w:eastAsia="Times New Roman" w:hAnsi="Calibri" w:cs="Calibri"/>
                  <w:color w:val="000000"/>
                </w:rPr>
                <w:t>Native</w:t>
              </w:r>
            </w:ins>
          </w:p>
        </w:tc>
      </w:tr>
      <w:tr w:rsidR="00132719" w:rsidRPr="00132719" w14:paraId="18AE7A8B" w14:textId="77777777" w:rsidTr="00132719">
        <w:trPr>
          <w:trHeight w:val="290"/>
          <w:ins w:id="2440" w:author="Stefanie Lane" w:date="2022-10-07T12:37:00Z"/>
        </w:trPr>
        <w:tc>
          <w:tcPr>
            <w:tcW w:w="3340" w:type="dxa"/>
            <w:tcBorders>
              <w:top w:val="nil"/>
              <w:left w:val="nil"/>
              <w:bottom w:val="single" w:sz="4" w:space="0" w:color="auto"/>
              <w:right w:val="nil"/>
            </w:tcBorders>
            <w:shd w:val="clear" w:color="auto" w:fill="auto"/>
            <w:noWrap/>
            <w:vAlign w:val="bottom"/>
            <w:hideMark/>
          </w:tcPr>
          <w:p w14:paraId="15E432B8" w14:textId="77777777" w:rsidR="00132719" w:rsidRPr="00132719" w:rsidRDefault="00132719" w:rsidP="00132719">
            <w:pPr>
              <w:spacing w:after="0" w:line="240" w:lineRule="auto"/>
              <w:rPr>
                <w:ins w:id="2441" w:author="Stefanie Lane" w:date="2022-10-07T12:37:00Z"/>
                <w:rFonts w:ascii="Calibri" w:eastAsia="Times New Roman" w:hAnsi="Calibri" w:cs="Calibri"/>
                <w:i/>
                <w:iCs/>
                <w:color w:val="000000"/>
              </w:rPr>
            </w:pPr>
            <w:ins w:id="2442" w:author="Stefanie Lane" w:date="2022-10-07T12:37:00Z">
              <w:r w:rsidRPr="00132719">
                <w:rPr>
                  <w:rFonts w:ascii="Calibri" w:eastAsia="Times New Roman" w:hAnsi="Calibri" w:cs="Calibri"/>
                  <w:i/>
                  <w:iCs/>
                  <w:color w:val="000000"/>
                </w:rPr>
                <w:t xml:space="preserve">Equisetum </w:t>
              </w:r>
              <w:proofErr w:type="spellStart"/>
              <w:r w:rsidRPr="00132719">
                <w:rPr>
                  <w:rFonts w:ascii="Calibri" w:eastAsia="Times New Roman" w:hAnsi="Calibri" w:cs="Calibri"/>
                  <w:i/>
                  <w:iCs/>
                  <w:color w:val="000000"/>
                </w:rPr>
                <w:t>arvense</w:t>
              </w:r>
              <w:proofErr w:type="spellEnd"/>
            </w:ins>
          </w:p>
        </w:tc>
        <w:tc>
          <w:tcPr>
            <w:tcW w:w="3140" w:type="dxa"/>
            <w:tcBorders>
              <w:top w:val="nil"/>
              <w:left w:val="nil"/>
              <w:bottom w:val="single" w:sz="4" w:space="0" w:color="auto"/>
              <w:right w:val="nil"/>
            </w:tcBorders>
            <w:shd w:val="clear" w:color="auto" w:fill="auto"/>
            <w:noWrap/>
            <w:vAlign w:val="bottom"/>
            <w:hideMark/>
          </w:tcPr>
          <w:p w14:paraId="6E7A8419" w14:textId="77777777" w:rsidR="00132719" w:rsidRPr="00132719" w:rsidRDefault="00132719" w:rsidP="00132719">
            <w:pPr>
              <w:spacing w:after="0" w:line="240" w:lineRule="auto"/>
              <w:rPr>
                <w:ins w:id="2443" w:author="Stefanie Lane" w:date="2022-10-07T12:37:00Z"/>
                <w:rFonts w:ascii="Calibri" w:eastAsia="Times New Roman" w:hAnsi="Calibri" w:cs="Calibri"/>
                <w:i/>
                <w:iCs/>
                <w:color w:val="000000"/>
              </w:rPr>
            </w:pPr>
            <w:ins w:id="2444" w:author="Stefanie Lane" w:date="2022-10-07T12:37:00Z">
              <w:r w:rsidRPr="00132719">
                <w:rPr>
                  <w:rFonts w:ascii="Calibri" w:eastAsia="Times New Roman" w:hAnsi="Calibri" w:cs="Calibri"/>
                  <w:i/>
                  <w:iCs/>
                  <w:color w:val="000000"/>
                </w:rPr>
                <w:t> </w:t>
              </w:r>
            </w:ins>
          </w:p>
        </w:tc>
        <w:tc>
          <w:tcPr>
            <w:tcW w:w="1720" w:type="dxa"/>
            <w:tcBorders>
              <w:top w:val="nil"/>
              <w:left w:val="nil"/>
              <w:bottom w:val="single" w:sz="4" w:space="0" w:color="auto"/>
              <w:right w:val="nil"/>
            </w:tcBorders>
            <w:shd w:val="clear" w:color="auto" w:fill="auto"/>
            <w:noWrap/>
            <w:vAlign w:val="bottom"/>
            <w:hideMark/>
          </w:tcPr>
          <w:p w14:paraId="6D2AA951" w14:textId="77777777" w:rsidR="00132719" w:rsidRPr="00132719" w:rsidRDefault="00132719" w:rsidP="00132719">
            <w:pPr>
              <w:spacing w:after="0" w:line="240" w:lineRule="auto"/>
              <w:jc w:val="center"/>
              <w:rPr>
                <w:ins w:id="2445" w:author="Stefanie Lane" w:date="2022-10-07T12:37:00Z"/>
                <w:rFonts w:ascii="Calibri" w:eastAsia="Times New Roman" w:hAnsi="Calibri" w:cs="Calibri"/>
                <w:color w:val="000000"/>
              </w:rPr>
            </w:pPr>
            <w:ins w:id="2446" w:author="Stefanie Lane" w:date="2022-10-07T12:37:00Z">
              <w:r w:rsidRPr="00132719">
                <w:rPr>
                  <w:rFonts w:ascii="Calibri" w:eastAsia="Times New Roman" w:hAnsi="Calibri" w:cs="Calibri"/>
                  <w:color w:val="000000"/>
                </w:rPr>
                <w:t>Native</w:t>
              </w:r>
            </w:ins>
          </w:p>
        </w:tc>
      </w:tr>
      <w:tr w:rsidR="00132719" w:rsidRPr="00132719" w14:paraId="219E87B7" w14:textId="77777777" w:rsidTr="00132719">
        <w:trPr>
          <w:trHeight w:val="290"/>
          <w:ins w:id="2447" w:author="Stefanie Lane" w:date="2022-10-07T12:37:00Z"/>
        </w:trPr>
        <w:tc>
          <w:tcPr>
            <w:tcW w:w="3340" w:type="dxa"/>
            <w:tcBorders>
              <w:top w:val="nil"/>
              <w:left w:val="nil"/>
              <w:bottom w:val="single" w:sz="4" w:space="0" w:color="auto"/>
              <w:right w:val="nil"/>
            </w:tcBorders>
            <w:shd w:val="clear" w:color="auto" w:fill="auto"/>
            <w:noWrap/>
            <w:vAlign w:val="bottom"/>
            <w:hideMark/>
          </w:tcPr>
          <w:p w14:paraId="789FF28C" w14:textId="77777777" w:rsidR="00132719" w:rsidRPr="00132719" w:rsidRDefault="00132719" w:rsidP="00132719">
            <w:pPr>
              <w:spacing w:after="0" w:line="240" w:lineRule="auto"/>
              <w:rPr>
                <w:ins w:id="2448" w:author="Stefanie Lane" w:date="2022-10-07T12:37:00Z"/>
                <w:rFonts w:ascii="Calibri" w:eastAsia="Times New Roman" w:hAnsi="Calibri" w:cs="Calibri"/>
                <w:i/>
                <w:iCs/>
                <w:color w:val="000000"/>
              </w:rPr>
            </w:pPr>
            <w:ins w:id="2449" w:author="Stefanie Lane" w:date="2022-10-07T12:37:00Z">
              <w:r w:rsidRPr="00132719">
                <w:rPr>
                  <w:rFonts w:ascii="Calibri" w:eastAsia="Times New Roman" w:hAnsi="Calibri" w:cs="Calibri"/>
                  <w:i/>
                  <w:iCs/>
                  <w:color w:val="000000"/>
                </w:rPr>
                <w:t>Equisetum fluviatile</w:t>
              </w:r>
            </w:ins>
          </w:p>
        </w:tc>
        <w:tc>
          <w:tcPr>
            <w:tcW w:w="3140" w:type="dxa"/>
            <w:tcBorders>
              <w:top w:val="nil"/>
              <w:left w:val="nil"/>
              <w:bottom w:val="single" w:sz="4" w:space="0" w:color="auto"/>
              <w:right w:val="nil"/>
            </w:tcBorders>
            <w:shd w:val="clear" w:color="auto" w:fill="auto"/>
            <w:noWrap/>
            <w:vAlign w:val="bottom"/>
            <w:hideMark/>
          </w:tcPr>
          <w:p w14:paraId="2B28CCB6" w14:textId="77777777" w:rsidR="00132719" w:rsidRPr="00132719" w:rsidRDefault="00132719" w:rsidP="00132719">
            <w:pPr>
              <w:spacing w:after="0" w:line="240" w:lineRule="auto"/>
              <w:rPr>
                <w:ins w:id="2450" w:author="Stefanie Lane" w:date="2022-10-07T12:37:00Z"/>
                <w:rFonts w:ascii="Calibri" w:eastAsia="Times New Roman" w:hAnsi="Calibri" w:cs="Calibri"/>
                <w:i/>
                <w:iCs/>
              </w:rPr>
            </w:pPr>
            <w:ins w:id="2451" w:author="Stefanie Lane" w:date="2022-10-07T12:37:00Z">
              <w:r w:rsidRPr="00132719">
                <w:rPr>
                  <w:rFonts w:ascii="Calibri" w:eastAsia="Times New Roman" w:hAnsi="Calibri" w:cs="Calibri"/>
                  <w:i/>
                  <w:iCs/>
                </w:rPr>
                <w:t> </w:t>
              </w:r>
            </w:ins>
          </w:p>
        </w:tc>
        <w:tc>
          <w:tcPr>
            <w:tcW w:w="1720" w:type="dxa"/>
            <w:tcBorders>
              <w:top w:val="nil"/>
              <w:left w:val="nil"/>
              <w:bottom w:val="single" w:sz="4" w:space="0" w:color="auto"/>
              <w:right w:val="nil"/>
            </w:tcBorders>
            <w:shd w:val="clear" w:color="auto" w:fill="auto"/>
            <w:noWrap/>
            <w:vAlign w:val="bottom"/>
            <w:hideMark/>
          </w:tcPr>
          <w:p w14:paraId="574232AA" w14:textId="77777777" w:rsidR="00132719" w:rsidRPr="00132719" w:rsidRDefault="00132719" w:rsidP="00132719">
            <w:pPr>
              <w:spacing w:after="0" w:line="240" w:lineRule="auto"/>
              <w:jc w:val="center"/>
              <w:rPr>
                <w:ins w:id="2452" w:author="Stefanie Lane" w:date="2022-10-07T12:37:00Z"/>
                <w:rFonts w:ascii="Calibri" w:eastAsia="Times New Roman" w:hAnsi="Calibri" w:cs="Calibri"/>
                <w:color w:val="000000"/>
              </w:rPr>
            </w:pPr>
            <w:ins w:id="2453" w:author="Stefanie Lane" w:date="2022-10-07T12:37:00Z">
              <w:r w:rsidRPr="00132719">
                <w:rPr>
                  <w:rFonts w:ascii="Calibri" w:eastAsia="Times New Roman" w:hAnsi="Calibri" w:cs="Calibri"/>
                  <w:color w:val="000000"/>
                </w:rPr>
                <w:t>Native</w:t>
              </w:r>
            </w:ins>
          </w:p>
        </w:tc>
      </w:tr>
      <w:tr w:rsidR="00132719" w:rsidRPr="00132719" w14:paraId="2DB2FA6D" w14:textId="77777777" w:rsidTr="00132719">
        <w:trPr>
          <w:trHeight w:val="290"/>
          <w:ins w:id="2454" w:author="Stefanie Lane" w:date="2022-10-07T12:37:00Z"/>
        </w:trPr>
        <w:tc>
          <w:tcPr>
            <w:tcW w:w="3340" w:type="dxa"/>
            <w:tcBorders>
              <w:top w:val="nil"/>
              <w:left w:val="nil"/>
              <w:bottom w:val="single" w:sz="4" w:space="0" w:color="auto"/>
              <w:right w:val="nil"/>
            </w:tcBorders>
            <w:shd w:val="clear" w:color="auto" w:fill="auto"/>
            <w:noWrap/>
            <w:vAlign w:val="bottom"/>
            <w:hideMark/>
          </w:tcPr>
          <w:p w14:paraId="59C936CB" w14:textId="77777777" w:rsidR="00132719" w:rsidRPr="00132719" w:rsidRDefault="00132719" w:rsidP="00132719">
            <w:pPr>
              <w:spacing w:after="0" w:line="240" w:lineRule="auto"/>
              <w:rPr>
                <w:ins w:id="2455" w:author="Stefanie Lane" w:date="2022-10-07T12:37:00Z"/>
                <w:rFonts w:ascii="Calibri" w:eastAsia="Times New Roman" w:hAnsi="Calibri" w:cs="Calibri"/>
                <w:i/>
                <w:iCs/>
              </w:rPr>
            </w:pPr>
            <w:ins w:id="2456" w:author="Stefanie Lane" w:date="2022-10-07T12:37:00Z">
              <w:r w:rsidRPr="00132719">
                <w:rPr>
                  <w:rFonts w:ascii="Calibri" w:eastAsia="Times New Roman" w:hAnsi="Calibri" w:cs="Calibri"/>
                  <w:i/>
                  <w:iCs/>
                </w:rPr>
                <w:t>Equisetum variegatum</w:t>
              </w:r>
            </w:ins>
          </w:p>
        </w:tc>
        <w:tc>
          <w:tcPr>
            <w:tcW w:w="3140" w:type="dxa"/>
            <w:tcBorders>
              <w:top w:val="nil"/>
              <w:left w:val="nil"/>
              <w:bottom w:val="single" w:sz="4" w:space="0" w:color="auto"/>
              <w:right w:val="nil"/>
            </w:tcBorders>
            <w:shd w:val="clear" w:color="auto" w:fill="auto"/>
            <w:noWrap/>
            <w:vAlign w:val="bottom"/>
            <w:hideMark/>
          </w:tcPr>
          <w:p w14:paraId="1747F63F" w14:textId="77777777" w:rsidR="00132719" w:rsidRPr="00132719" w:rsidRDefault="00132719" w:rsidP="00132719">
            <w:pPr>
              <w:spacing w:after="0" w:line="240" w:lineRule="auto"/>
              <w:rPr>
                <w:ins w:id="2457" w:author="Stefanie Lane" w:date="2022-10-07T12:37:00Z"/>
                <w:rFonts w:ascii="Calibri" w:eastAsia="Times New Roman" w:hAnsi="Calibri" w:cs="Calibri"/>
                <w:i/>
                <w:iCs/>
                <w:color w:val="000000"/>
              </w:rPr>
            </w:pPr>
            <w:ins w:id="2458" w:author="Stefanie Lane" w:date="2022-10-07T12:37:00Z">
              <w:r w:rsidRPr="00132719">
                <w:rPr>
                  <w:rFonts w:ascii="Calibri" w:eastAsia="Times New Roman" w:hAnsi="Calibri" w:cs="Calibri"/>
                  <w:i/>
                  <w:iCs/>
                  <w:color w:val="000000"/>
                </w:rPr>
                <w:t> </w:t>
              </w:r>
            </w:ins>
          </w:p>
        </w:tc>
        <w:tc>
          <w:tcPr>
            <w:tcW w:w="1720" w:type="dxa"/>
            <w:tcBorders>
              <w:top w:val="nil"/>
              <w:left w:val="nil"/>
              <w:bottom w:val="single" w:sz="4" w:space="0" w:color="auto"/>
              <w:right w:val="nil"/>
            </w:tcBorders>
            <w:shd w:val="clear" w:color="auto" w:fill="auto"/>
            <w:noWrap/>
            <w:vAlign w:val="bottom"/>
            <w:hideMark/>
          </w:tcPr>
          <w:p w14:paraId="3EBE82F6" w14:textId="77777777" w:rsidR="00132719" w:rsidRPr="00132719" w:rsidRDefault="00132719" w:rsidP="00132719">
            <w:pPr>
              <w:spacing w:after="0" w:line="240" w:lineRule="auto"/>
              <w:jc w:val="center"/>
              <w:rPr>
                <w:ins w:id="2459" w:author="Stefanie Lane" w:date="2022-10-07T12:37:00Z"/>
                <w:rFonts w:ascii="Calibri" w:eastAsia="Times New Roman" w:hAnsi="Calibri" w:cs="Calibri"/>
                <w:color w:val="000000"/>
              </w:rPr>
            </w:pPr>
            <w:ins w:id="2460" w:author="Stefanie Lane" w:date="2022-10-07T12:37:00Z">
              <w:r w:rsidRPr="00132719">
                <w:rPr>
                  <w:rFonts w:ascii="Calibri" w:eastAsia="Times New Roman" w:hAnsi="Calibri" w:cs="Calibri"/>
                  <w:color w:val="000000"/>
                </w:rPr>
                <w:t>Native</w:t>
              </w:r>
            </w:ins>
          </w:p>
        </w:tc>
      </w:tr>
      <w:tr w:rsidR="00132719" w:rsidRPr="00132719" w14:paraId="56DF085A" w14:textId="77777777" w:rsidTr="00132719">
        <w:trPr>
          <w:trHeight w:val="290"/>
          <w:ins w:id="2461" w:author="Stefanie Lane" w:date="2022-10-07T12:37:00Z"/>
        </w:trPr>
        <w:tc>
          <w:tcPr>
            <w:tcW w:w="3340" w:type="dxa"/>
            <w:tcBorders>
              <w:top w:val="nil"/>
              <w:left w:val="nil"/>
              <w:bottom w:val="single" w:sz="4" w:space="0" w:color="auto"/>
              <w:right w:val="nil"/>
            </w:tcBorders>
            <w:shd w:val="clear" w:color="auto" w:fill="auto"/>
            <w:noWrap/>
            <w:vAlign w:val="bottom"/>
            <w:hideMark/>
          </w:tcPr>
          <w:p w14:paraId="463DE005" w14:textId="664F231D" w:rsidR="00132719" w:rsidRPr="00132719" w:rsidRDefault="00132719" w:rsidP="00132719">
            <w:pPr>
              <w:spacing w:after="0" w:line="240" w:lineRule="auto"/>
              <w:rPr>
                <w:ins w:id="2462" w:author="Stefanie Lane" w:date="2022-10-07T12:37:00Z"/>
                <w:rFonts w:ascii="Calibri" w:eastAsia="Times New Roman" w:hAnsi="Calibri" w:cs="Calibri"/>
                <w:i/>
                <w:iCs/>
                <w:color w:val="000000"/>
              </w:rPr>
            </w:pPr>
            <w:ins w:id="2463" w:author="Stefanie Lane" w:date="2022-10-07T12:37:00Z">
              <w:r w:rsidRPr="00132719">
                <w:rPr>
                  <w:rFonts w:ascii="Calibri" w:eastAsia="Times New Roman" w:hAnsi="Calibri" w:cs="Calibri"/>
                  <w:i/>
                  <w:iCs/>
                  <w:color w:val="000000"/>
                </w:rPr>
                <w:t xml:space="preserve">Festuca </w:t>
              </w:r>
            </w:ins>
            <w:ins w:id="2464" w:author="Stefanie Lane" w:date="2022-10-07T12:38:00Z">
              <w:r w:rsidR="00675F92" w:rsidRPr="00132719">
                <w:rPr>
                  <w:rFonts w:ascii="Calibri" w:eastAsia="Times New Roman" w:hAnsi="Calibri" w:cs="Calibri"/>
                  <w:i/>
                  <w:iCs/>
                  <w:color w:val="000000"/>
                </w:rPr>
                <w:t>arundinaceae</w:t>
              </w:r>
            </w:ins>
          </w:p>
        </w:tc>
        <w:tc>
          <w:tcPr>
            <w:tcW w:w="3140" w:type="dxa"/>
            <w:tcBorders>
              <w:top w:val="nil"/>
              <w:left w:val="nil"/>
              <w:bottom w:val="single" w:sz="4" w:space="0" w:color="auto"/>
              <w:right w:val="nil"/>
            </w:tcBorders>
            <w:shd w:val="clear" w:color="auto" w:fill="auto"/>
            <w:noWrap/>
            <w:vAlign w:val="bottom"/>
            <w:hideMark/>
          </w:tcPr>
          <w:p w14:paraId="4EC7F10A" w14:textId="77777777" w:rsidR="00132719" w:rsidRPr="00132719" w:rsidRDefault="00132719" w:rsidP="00132719">
            <w:pPr>
              <w:spacing w:after="0" w:line="240" w:lineRule="auto"/>
              <w:rPr>
                <w:ins w:id="2465" w:author="Stefanie Lane" w:date="2022-10-07T12:37:00Z"/>
                <w:rFonts w:ascii="Calibri" w:eastAsia="Times New Roman" w:hAnsi="Calibri" w:cs="Calibri"/>
                <w:i/>
                <w:iCs/>
                <w:color w:val="000000"/>
              </w:rPr>
            </w:pPr>
            <w:ins w:id="2466" w:author="Stefanie Lane" w:date="2022-10-07T12:37:00Z">
              <w:r w:rsidRPr="00132719">
                <w:rPr>
                  <w:rFonts w:ascii="Calibri" w:eastAsia="Times New Roman" w:hAnsi="Calibri" w:cs="Calibri"/>
                  <w:i/>
                  <w:iCs/>
                  <w:color w:val="000000"/>
                </w:rPr>
                <w:t> </w:t>
              </w:r>
            </w:ins>
          </w:p>
        </w:tc>
        <w:tc>
          <w:tcPr>
            <w:tcW w:w="1720" w:type="dxa"/>
            <w:tcBorders>
              <w:top w:val="nil"/>
              <w:left w:val="nil"/>
              <w:bottom w:val="single" w:sz="4" w:space="0" w:color="auto"/>
              <w:right w:val="nil"/>
            </w:tcBorders>
            <w:shd w:val="clear" w:color="auto" w:fill="auto"/>
            <w:noWrap/>
            <w:vAlign w:val="bottom"/>
            <w:hideMark/>
          </w:tcPr>
          <w:p w14:paraId="6776E293" w14:textId="77777777" w:rsidR="00132719" w:rsidRPr="00132719" w:rsidRDefault="00132719" w:rsidP="00132719">
            <w:pPr>
              <w:spacing w:after="0" w:line="240" w:lineRule="auto"/>
              <w:jc w:val="center"/>
              <w:rPr>
                <w:ins w:id="2467" w:author="Stefanie Lane" w:date="2022-10-07T12:37:00Z"/>
                <w:rFonts w:ascii="Calibri" w:eastAsia="Times New Roman" w:hAnsi="Calibri" w:cs="Calibri"/>
                <w:color w:val="000000"/>
              </w:rPr>
            </w:pPr>
            <w:ins w:id="2468" w:author="Stefanie Lane" w:date="2022-10-07T12:37:00Z">
              <w:r w:rsidRPr="00132719">
                <w:rPr>
                  <w:rFonts w:ascii="Calibri" w:eastAsia="Times New Roman" w:hAnsi="Calibri" w:cs="Calibri"/>
                  <w:color w:val="000000"/>
                </w:rPr>
                <w:t>Exotic</w:t>
              </w:r>
            </w:ins>
          </w:p>
        </w:tc>
      </w:tr>
      <w:tr w:rsidR="00132719" w:rsidRPr="00132719" w14:paraId="222897E4" w14:textId="77777777" w:rsidTr="00132719">
        <w:trPr>
          <w:trHeight w:val="290"/>
          <w:ins w:id="2469" w:author="Stefanie Lane" w:date="2022-10-07T12:37:00Z"/>
        </w:trPr>
        <w:tc>
          <w:tcPr>
            <w:tcW w:w="3340" w:type="dxa"/>
            <w:tcBorders>
              <w:top w:val="nil"/>
              <w:left w:val="nil"/>
              <w:bottom w:val="single" w:sz="4" w:space="0" w:color="auto"/>
              <w:right w:val="nil"/>
            </w:tcBorders>
            <w:shd w:val="clear" w:color="auto" w:fill="auto"/>
            <w:noWrap/>
            <w:vAlign w:val="bottom"/>
            <w:hideMark/>
          </w:tcPr>
          <w:p w14:paraId="45505490" w14:textId="77777777" w:rsidR="00132719" w:rsidRPr="00132719" w:rsidRDefault="00132719" w:rsidP="00132719">
            <w:pPr>
              <w:spacing w:after="0" w:line="240" w:lineRule="auto"/>
              <w:rPr>
                <w:ins w:id="2470" w:author="Stefanie Lane" w:date="2022-10-07T12:37:00Z"/>
                <w:rFonts w:ascii="Calibri" w:eastAsia="Times New Roman" w:hAnsi="Calibri" w:cs="Calibri"/>
                <w:i/>
                <w:iCs/>
                <w:color w:val="000000"/>
              </w:rPr>
            </w:pPr>
            <w:ins w:id="2471" w:author="Stefanie Lane" w:date="2022-10-07T12:37:00Z">
              <w:r w:rsidRPr="00132719">
                <w:rPr>
                  <w:rFonts w:ascii="Calibri" w:eastAsia="Times New Roman" w:hAnsi="Calibri" w:cs="Calibri"/>
                  <w:i/>
                  <w:iCs/>
                  <w:color w:val="000000"/>
                </w:rPr>
                <w:t xml:space="preserve">Festuca </w:t>
              </w:r>
              <w:r w:rsidRPr="00132719">
                <w:rPr>
                  <w:rFonts w:ascii="Calibri" w:eastAsia="Times New Roman" w:hAnsi="Calibri" w:cs="Calibri"/>
                </w:rPr>
                <w:t>sp</w:t>
              </w:r>
            </w:ins>
          </w:p>
        </w:tc>
        <w:tc>
          <w:tcPr>
            <w:tcW w:w="3140" w:type="dxa"/>
            <w:tcBorders>
              <w:top w:val="nil"/>
              <w:left w:val="nil"/>
              <w:bottom w:val="single" w:sz="4" w:space="0" w:color="auto"/>
              <w:right w:val="nil"/>
            </w:tcBorders>
            <w:shd w:val="clear" w:color="auto" w:fill="auto"/>
            <w:noWrap/>
            <w:vAlign w:val="bottom"/>
            <w:hideMark/>
          </w:tcPr>
          <w:p w14:paraId="35C8F96C" w14:textId="77777777" w:rsidR="00132719" w:rsidRPr="00132719" w:rsidRDefault="00132719" w:rsidP="00132719">
            <w:pPr>
              <w:spacing w:after="0" w:line="240" w:lineRule="auto"/>
              <w:rPr>
                <w:ins w:id="2472" w:author="Stefanie Lane" w:date="2022-10-07T12:37:00Z"/>
                <w:rFonts w:ascii="Calibri" w:eastAsia="Times New Roman" w:hAnsi="Calibri" w:cs="Calibri"/>
                <w:i/>
                <w:iCs/>
              </w:rPr>
            </w:pPr>
            <w:ins w:id="2473" w:author="Stefanie Lane" w:date="2022-10-07T12:37:00Z">
              <w:r w:rsidRPr="00132719">
                <w:rPr>
                  <w:rFonts w:ascii="Calibri" w:eastAsia="Times New Roman" w:hAnsi="Calibri" w:cs="Calibri"/>
                  <w:i/>
                  <w:iCs/>
                </w:rPr>
                <w:t> </w:t>
              </w:r>
            </w:ins>
          </w:p>
        </w:tc>
        <w:tc>
          <w:tcPr>
            <w:tcW w:w="1720" w:type="dxa"/>
            <w:tcBorders>
              <w:top w:val="nil"/>
              <w:left w:val="nil"/>
              <w:bottom w:val="single" w:sz="4" w:space="0" w:color="auto"/>
              <w:right w:val="nil"/>
            </w:tcBorders>
            <w:shd w:val="clear" w:color="auto" w:fill="auto"/>
            <w:noWrap/>
            <w:vAlign w:val="bottom"/>
            <w:hideMark/>
          </w:tcPr>
          <w:p w14:paraId="7A15674B" w14:textId="77777777" w:rsidR="00132719" w:rsidRPr="00132719" w:rsidRDefault="00132719" w:rsidP="00132719">
            <w:pPr>
              <w:spacing w:after="0" w:line="240" w:lineRule="auto"/>
              <w:jc w:val="center"/>
              <w:rPr>
                <w:ins w:id="2474" w:author="Stefanie Lane" w:date="2022-10-07T12:37:00Z"/>
                <w:rFonts w:ascii="Calibri" w:eastAsia="Times New Roman" w:hAnsi="Calibri" w:cs="Calibri"/>
              </w:rPr>
            </w:pPr>
            <w:ins w:id="2475" w:author="Stefanie Lane" w:date="2022-10-07T12:37:00Z">
              <w:r w:rsidRPr="00132719">
                <w:rPr>
                  <w:rFonts w:ascii="Calibri" w:eastAsia="Times New Roman" w:hAnsi="Calibri" w:cs="Calibri"/>
                </w:rPr>
                <w:t xml:space="preserve">NA </w:t>
              </w:r>
            </w:ins>
          </w:p>
        </w:tc>
      </w:tr>
      <w:tr w:rsidR="00132719" w:rsidRPr="00132719" w14:paraId="3CEACD71" w14:textId="77777777" w:rsidTr="00132719">
        <w:trPr>
          <w:trHeight w:val="290"/>
          <w:ins w:id="2476" w:author="Stefanie Lane" w:date="2022-10-07T12:37:00Z"/>
        </w:trPr>
        <w:tc>
          <w:tcPr>
            <w:tcW w:w="3340" w:type="dxa"/>
            <w:tcBorders>
              <w:top w:val="nil"/>
              <w:left w:val="nil"/>
              <w:bottom w:val="single" w:sz="4" w:space="0" w:color="auto"/>
              <w:right w:val="nil"/>
            </w:tcBorders>
            <w:shd w:val="clear" w:color="auto" w:fill="auto"/>
            <w:noWrap/>
            <w:vAlign w:val="bottom"/>
            <w:hideMark/>
          </w:tcPr>
          <w:p w14:paraId="0A57D22F" w14:textId="77777777" w:rsidR="00132719" w:rsidRPr="00132719" w:rsidRDefault="00132719" w:rsidP="00132719">
            <w:pPr>
              <w:spacing w:after="0" w:line="240" w:lineRule="auto"/>
              <w:rPr>
                <w:ins w:id="2477" w:author="Stefanie Lane" w:date="2022-10-07T12:37:00Z"/>
                <w:rFonts w:ascii="Calibri" w:eastAsia="Times New Roman" w:hAnsi="Calibri" w:cs="Calibri"/>
                <w:i/>
                <w:iCs/>
              </w:rPr>
            </w:pPr>
            <w:ins w:id="2478" w:author="Stefanie Lane" w:date="2022-10-07T12:37:00Z">
              <w:r w:rsidRPr="00132719">
                <w:rPr>
                  <w:rFonts w:ascii="Calibri" w:eastAsia="Times New Roman" w:hAnsi="Calibri" w:cs="Calibri"/>
                  <w:i/>
                  <w:iCs/>
                </w:rPr>
                <w:t>Galium palustre</w:t>
              </w:r>
            </w:ins>
          </w:p>
        </w:tc>
        <w:tc>
          <w:tcPr>
            <w:tcW w:w="3140" w:type="dxa"/>
            <w:tcBorders>
              <w:top w:val="nil"/>
              <w:left w:val="nil"/>
              <w:bottom w:val="single" w:sz="4" w:space="0" w:color="auto"/>
              <w:right w:val="nil"/>
            </w:tcBorders>
            <w:shd w:val="clear" w:color="auto" w:fill="auto"/>
            <w:noWrap/>
            <w:vAlign w:val="bottom"/>
            <w:hideMark/>
          </w:tcPr>
          <w:p w14:paraId="66270C12" w14:textId="77777777" w:rsidR="00132719" w:rsidRPr="00132719" w:rsidRDefault="00132719" w:rsidP="00132719">
            <w:pPr>
              <w:spacing w:after="0" w:line="240" w:lineRule="auto"/>
              <w:rPr>
                <w:ins w:id="2479" w:author="Stefanie Lane" w:date="2022-10-07T12:37:00Z"/>
                <w:rFonts w:ascii="Calibri" w:eastAsia="Times New Roman" w:hAnsi="Calibri" w:cs="Calibri"/>
                <w:i/>
                <w:iCs/>
                <w:color w:val="000000"/>
              </w:rPr>
            </w:pPr>
            <w:ins w:id="2480" w:author="Stefanie Lane" w:date="2022-10-07T12:37:00Z">
              <w:r w:rsidRPr="00132719">
                <w:rPr>
                  <w:rFonts w:ascii="Calibri" w:eastAsia="Times New Roman" w:hAnsi="Calibri" w:cs="Calibri"/>
                  <w:i/>
                  <w:iCs/>
                  <w:color w:val="000000"/>
                </w:rPr>
                <w:t> </w:t>
              </w:r>
            </w:ins>
          </w:p>
        </w:tc>
        <w:tc>
          <w:tcPr>
            <w:tcW w:w="1720" w:type="dxa"/>
            <w:tcBorders>
              <w:top w:val="nil"/>
              <w:left w:val="nil"/>
              <w:bottom w:val="single" w:sz="4" w:space="0" w:color="auto"/>
              <w:right w:val="nil"/>
            </w:tcBorders>
            <w:shd w:val="clear" w:color="auto" w:fill="auto"/>
            <w:noWrap/>
            <w:vAlign w:val="bottom"/>
            <w:hideMark/>
          </w:tcPr>
          <w:p w14:paraId="0306F4D2" w14:textId="77777777" w:rsidR="00132719" w:rsidRPr="00132719" w:rsidRDefault="00132719" w:rsidP="00132719">
            <w:pPr>
              <w:spacing w:after="0" w:line="240" w:lineRule="auto"/>
              <w:jc w:val="center"/>
              <w:rPr>
                <w:ins w:id="2481" w:author="Stefanie Lane" w:date="2022-10-07T12:37:00Z"/>
                <w:rFonts w:ascii="Calibri" w:eastAsia="Times New Roman" w:hAnsi="Calibri" w:cs="Calibri"/>
                <w:color w:val="000000"/>
              </w:rPr>
            </w:pPr>
            <w:ins w:id="2482" w:author="Stefanie Lane" w:date="2022-10-07T12:37:00Z">
              <w:r w:rsidRPr="00132719">
                <w:rPr>
                  <w:rFonts w:ascii="Calibri" w:eastAsia="Times New Roman" w:hAnsi="Calibri" w:cs="Calibri"/>
                  <w:color w:val="000000"/>
                </w:rPr>
                <w:t>Native</w:t>
              </w:r>
            </w:ins>
          </w:p>
        </w:tc>
      </w:tr>
      <w:tr w:rsidR="00132719" w:rsidRPr="00132719" w14:paraId="0116B1B7" w14:textId="77777777" w:rsidTr="00132719">
        <w:trPr>
          <w:trHeight w:val="290"/>
          <w:ins w:id="2483" w:author="Stefanie Lane" w:date="2022-10-07T12:37:00Z"/>
        </w:trPr>
        <w:tc>
          <w:tcPr>
            <w:tcW w:w="3340" w:type="dxa"/>
            <w:tcBorders>
              <w:top w:val="nil"/>
              <w:left w:val="nil"/>
              <w:bottom w:val="single" w:sz="4" w:space="0" w:color="auto"/>
              <w:right w:val="nil"/>
            </w:tcBorders>
            <w:shd w:val="clear" w:color="auto" w:fill="auto"/>
            <w:noWrap/>
            <w:vAlign w:val="bottom"/>
            <w:hideMark/>
          </w:tcPr>
          <w:p w14:paraId="16D847E4" w14:textId="77777777" w:rsidR="00132719" w:rsidRPr="00132719" w:rsidRDefault="00132719" w:rsidP="00132719">
            <w:pPr>
              <w:spacing w:after="0" w:line="240" w:lineRule="auto"/>
              <w:rPr>
                <w:ins w:id="2484" w:author="Stefanie Lane" w:date="2022-10-07T12:37:00Z"/>
                <w:rFonts w:ascii="Calibri" w:eastAsia="Times New Roman" w:hAnsi="Calibri" w:cs="Calibri"/>
                <w:i/>
                <w:iCs/>
                <w:color w:val="000000"/>
              </w:rPr>
            </w:pPr>
            <w:ins w:id="2485" w:author="Stefanie Lane" w:date="2022-10-07T12:37:00Z">
              <w:r w:rsidRPr="00132719">
                <w:rPr>
                  <w:rFonts w:ascii="Calibri" w:eastAsia="Times New Roman" w:hAnsi="Calibri" w:cs="Calibri"/>
                  <w:i/>
                  <w:iCs/>
                  <w:color w:val="000000"/>
                </w:rPr>
                <w:t>Galium</w:t>
              </w:r>
              <w:r w:rsidRPr="00132719">
                <w:rPr>
                  <w:rFonts w:ascii="Calibri" w:eastAsia="Times New Roman" w:hAnsi="Calibri" w:cs="Calibri"/>
                </w:rPr>
                <w:t xml:space="preserve"> sp</w:t>
              </w:r>
            </w:ins>
          </w:p>
        </w:tc>
        <w:tc>
          <w:tcPr>
            <w:tcW w:w="3140" w:type="dxa"/>
            <w:tcBorders>
              <w:top w:val="nil"/>
              <w:left w:val="nil"/>
              <w:bottom w:val="single" w:sz="4" w:space="0" w:color="auto"/>
              <w:right w:val="nil"/>
            </w:tcBorders>
            <w:shd w:val="clear" w:color="auto" w:fill="auto"/>
            <w:noWrap/>
            <w:vAlign w:val="bottom"/>
            <w:hideMark/>
          </w:tcPr>
          <w:p w14:paraId="024AA629" w14:textId="77777777" w:rsidR="00132719" w:rsidRPr="00132719" w:rsidRDefault="00132719" w:rsidP="00132719">
            <w:pPr>
              <w:spacing w:after="0" w:line="240" w:lineRule="auto"/>
              <w:rPr>
                <w:ins w:id="2486" w:author="Stefanie Lane" w:date="2022-10-07T12:37:00Z"/>
                <w:rFonts w:ascii="Calibri" w:eastAsia="Times New Roman" w:hAnsi="Calibri" w:cs="Calibri"/>
                <w:i/>
                <w:iCs/>
                <w:color w:val="000000"/>
              </w:rPr>
            </w:pPr>
            <w:ins w:id="2487" w:author="Stefanie Lane" w:date="2022-10-07T12:37:00Z">
              <w:r w:rsidRPr="00132719">
                <w:rPr>
                  <w:rFonts w:ascii="Calibri" w:eastAsia="Times New Roman" w:hAnsi="Calibri" w:cs="Calibri"/>
                  <w:i/>
                  <w:iCs/>
                  <w:color w:val="000000"/>
                </w:rPr>
                <w:t> </w:t>
              </w:r>
            </w:ins>
          </w:p>
        </w:tc>
        <w:tc>
          <w:tcPr>
            <w:tcW w:w="1720" w:type="dxa"/>
            <w:tcBorders>
              <w:top w:val="nil"/>
              <w:left w:val="nil"/>
              <w:bottom w:val="single" w:sz="4" w:space="0" w:color="auto"/>
              <w:right w:val="nil"/>
            </w:tcBorders>
            <w:shd w:val="clear" w:color="auto" w:fill="auto"/>
            <w:noWrap/>
            <w:vAlign w:val="bottom"/>
            <w:hideMark/>
          </w:tcPr>
          <w:p w14:paraId="04D52C72" w14:textId="77777777" w:rsidR="00132719" w:rsidRPr="00132719" w:rsidRDefault="00132719" w:rsidP="00132719">
            <w:pPr>
              <w:spacing w:after="0" w:line="240" w:lineRule="auto"/>
              <w:jc w:val="center"/>
              <w:rPr>
                <w:ins w:id="2488" w:author="Stefanie Lane" w:date="2022-10-07T12:37:00Z"/>
                <w:rFonts w:ascii="Calibri" w:eastAsia="Times New Roman" w:hAnsi="Calibri" w:cs="Calibri"/>
                <w:color w:val="000000"/>
              </w:rPr>
            </w:pPr>
            <w:ins w:id="2489" w:author="Stefanie Lane" w:date="2022-10-07T12:37:00Z">
              <w:r w:rsidRPr="00132719">
                <w:rPr>
                  <w:rFonts w:ascii="Calibri" w:eastAsia="Times New Roman" w:hAnsi="Calibri" w:cs="Calibri"/>
                  <w:color w:val="000000"/>
                </w:rPr>
                <w:t xml:space="preserve">NA </w:t>
              </w:r>
            </w:ins>
          </w:p>
        </w:tc>
      </w:tr>
      <w:tr w:rsidR="00132719" w:rsidRPr="00132719" w14:paraId="209E36CC" w14:textId="77777777" w:rsidTr="00132719">
        <w:trPr>
          <w:trHeight w:val="290"/>
          <w:ins w:id="2490" w:author="Stefanie Lane" w:date="2022-10-07T12:37:00Z"/>
        </w:trPr>
        <w:tc>
          <w:tcPr>
            <w:tcW w:w="3340" w:type="dxa"/>
            <w:tcBorders>
              <w:top w:val="nil"/>
              <w:left w:val="nil"/>
              <w:bottom w:val="single" w:sz="4" w:space="0" w:color="auto"/>
              <w:right w:val="nil"/>
            </w:tcBorders>
            <w:shd w:val="clear" w:color="auto" w:fill="auto"/>
            <w:noWrap/>
            <w:vAlign w:val="bottom"/>
            <w:hideMark/>
          </w:tcPr>
          <w:p w14:paraId="5EAC6899" w14:textId="77777777" w:rsidR="00132719" w:rsidRPr="00132719" w:rsidRDefault="00132719" w:rsidP="00132719">
            <w:pPr>
              <w:spacing w:after="0" w:line="240" w:lineRule="auto"/>
              <w:rPr>
                <w:ins w:id="2491" w:author="Stefanie Lane" w:date="2022-10-07T12:37:00Z"/>
                <w:rFonts w:ascii="Calibri" w:eastAsia="Times New Roman" w:hAnsi="Calibri" w:cs="Calibri"/>
                <w:i/>
                <w:iCs/>
                <w:color w:val="000000"/>
              </w:rPr>
            </w:pPr>
            <w:ins w:id="2492" w:author="Stefanie Lane" w:date="2022-10-07T12:37:00Z">
              <w:r w:rsidRPr="00132719">
                <w:rPr>
                  <w:rFonts w:ascii="Calibri" w:eastAsia="Times New Roman" w:hAnsi="Calibri" w:cs="Calibri"/>
                  <w:i/>
                  <w:iCs/>
                  <w:color w:val="000000"/>
                </w:rPr>
                <w:t>Galium trifidum</w:t>
              </w:r>
            </w:ins>
          </w:p>
        </w:tc>
        <w:tc>
          <w:tcPr>
            <w:tcW w:w="3140" w:type="dxa"/>
            <w:tcBorders>
              <w:top w:val="nil"/>
              <w:left w:val="nil"/>
              <w:bottom w:val="single" w:sz="4" w:space="0" w:color="auto"/>
              <w:right w:val="nil"/>
            </w:tcBorders>
            <w:shd w:val="clear" w:color="auto" w:fill="auto"/>
            <w:noWrap/>
            <w:vAlign w:val="bottom"/>
            <w:hideMark/>
          </w:tcPr>
          <w:p w14:paraId="1735B032" w14:textId="77777777" w:rsidR="00132719" w:rsidRPr="00132719" w:rsidRDefault="00132719" w:rsidP="00132719">
            <w:pPr>
              <w:spacing w:after="0" w:line="240" w:lineRule="auto"/>
              <w:rPr>
                <w:ins w:id="2493" w:author="Stefanie Lane" w:date="2022-10-07T12:37:00Z"/>
                <w:rFonts w:ascii="Calibri" w:eastAsia="Times New Roman" w:hAnsi="Calibri" w:cs="Calibri"/>
                <w:i/>
                <w:iCs/>
              </w:rPr>
            </w:pPr>
            <w:ins w:id="2494" w:author="Stefanie Lane" w:date="2022-10-07T12:37:00Z">
              <w:r w:rsidRPr="00132719">
                <w:rPr>
                  <w:rFonts w:ascii="Calibri" w:eastAsia="Times New Roman" w:hAnsi="Calibri" w:cs="Calibri"/>
                  <w:i/>
                  <w:iCs/>
                </w:rPr>
                <w:t xml:space="preserve">Galium </w:t>
              </w:r>
              <w:proofErr w:type="spellStart"/>
              <w:r w:rsidRPr="00132719">
                <w:rPr>
                  <w:rFonts w:ascii="Calibri" w:eastAsia="Times New Roman" w:hAnsi="Calibri" w:cs="Calibri"/>
                  <w:i/>
                  <w:iCs/>
                </w:rPr>
                <w:t>cymosum</w:t>
              </w:r>
              <w:proofErr w:type="spellEnd"/>
            </w:ins>
          </w:p>
        </w:tc>
        <w:tc>
          <w:tcPr>
            <w:tcW w:w="1720" w:type="dxa"/>
            <w:tcBorders>
              <w:top w:val="nil"/>
              <w:left w:val="nil"/>
              <w:bottom w:val="single" w:sz="4" w:space="0" w:color="auto"/>
              <w:right w:val="nil"/>
            </w:tcBorders>
            <w:shd w:val="clear" w:color="auto" w:fill="auto"/>
            <w:noWrap/>
            <w:vAlign w:val="bottom"/>
            <w:hideMark/>
          </w:tcPr>
          <w:p w14:paraId="01B53AD2" w14:textId="77777777" w:rsidR="00132719" w:rsidRPr="00132719" w:rsidRDefault="00132719" w:rsidP="00132719">
            <w:pPr>
              <w:spacing w:after="0" w:line="240" w:lineRule="auto"/>
              <w:jc w:val="center"/>
              <w:rPr>
                <w:ins w:id="2495" w:author="Stefanie Lane" w:date="2022-10-07T12:37:00Z"/>
                <w:rFonts w:ascii="Calibri" w:eastAsia="Times New Roman" w:hAnsi="Calibri" w:cs="Calibri"/>
                <w:color w:val="000000"/>
              </w:rPr>
            </w:pPr>
            <w:ins w:id="2496" w:author="Stefanie Lane" w:date="2022-10-07T12:37:00Z">
              <w:r w:rsidRPr="00132719">
                <w:rPr>
                  <w:rFonts w:ascii="Calibri" w:eastAsia="Times New Roman" w:hAnsi="Calibri" w:cs="Calibri"/>
                  <w:color w:val="000000"/>
                </w:rPr>
                <w:t>Native</w:t>
              </w:r>
            </w:ins>
          </w:p>
        </w:tc>
      </w:tr>
      <w:tr w:rsidR="00132719" w:rsidRPr="00132719" w14:paraId="3CE436B4" w14:textId="77777777" w:rsidTr="00132719">
        <w:trPr>
          <w:trHeight w:val="290"/>
          <w:ins w:id="2497" w:author="Stefanie Lane" w:date="2022-10-07T12:37:00Z"/>
        </w:trPr>
        <w:tc>
          <w:tcPr>
            <w:tcW w:w="3340" w:type="dxa"/>
            <w:tcBorders>
              <w:top w:val="nil"/>
              <w:left w:val="nil"/>
              <w:bottom w:val="single" w:sz="4" w:space="0" w:color="auto"/>
              <w:right w:val="nil"/>
            </w:tcBorders>
            <w:shd w:val="clear" w:color="auto" w:fill="auto"/>
            <w:noWrap/>
            <w:vAlign w:val="bottom"/>
            <w:hideMark/>
          </w:tcPr>
          <w:p w14:paraId="70A905E7" w14:textId="77777777" w:rsidR="00132719" w:rsidRPr="00132719" w:rsidRDefault="00132719" w:rsidP="00132719">
            <w:pPr>
              <w:spacing w:after="0" w:line="240" w:lineRule="auto"/>
              <w:rPr>
                <w:ins w:id="2498" w:author="Stefanie Lane" w:date="2022-10-07T12:37:00Z"/>
                <w:rFonts w:ascii="Calibri" w:eastAsia="Times New Roman" w:hAnsi="Calibri" w:cs="Calibri"/>
                <w:i/>
                <w:iCs/>
              </w:rPr>
            </w:pPr>
            <w:ins w:id="2499" w:author="Stefanie Lane" w:date="2022-10-07T12:37:00Z">
              <w:r w:rsidRPr="00132719">
                <w:rPr>
                  <w:rFonts w:ascii="Calibri" w:eastAsia="Times New Roman" w:hAnsi="Calibri" w:cs="Calibri"/>
                </w:rPr>
                <w:t>Grass</w:t>
              </w:r>
              <w:r w:rsidRPr="00132719">
                <w:rPr>
                  <w:rFonts w:ascii="Calibri" w:eastAsia="Times New Roman" w:hAnsi="Calibri" w:cs="Calibri"/>
                  <w:i/>
                  <w:iCs/>
                </w:rPr>
                <w:t xml:space="preserve"> </w:t>
              </w:r>
              <w:r w:rsidRPr="00132719">
                <w:rPr>
                  <w:rFonts w:ascii="Calibri" w:eastAsia="Times New Roman" w:hAnsi="Calibri" w:cs="Calibri"/>
                </w:rPr>
                <w:t>(unidentified)</w:t>
              </w:r>
            </w:ins>
          </w:p>
        </w:tc>
        <w:tc>
          <w:tcPr>
            <w:tcW w:w="3140" w:type="dxa"/>
            <w:tcBorders>
              <w:top w:val="nil"/>
              <w:left w:val="nil"/>
              <w:bottom w:val="single" w:sz="4" w:space="0" w:color="auto"/>
              <w:right w:val="nil"/>
            </w:tcBorders>
            <w:shd w:val="clear" w:color="auto" w:fill="auto"/>
            <w:noWrap/>
            <w:vAlign w:val="bottom"/>
            <w:hideMark/>
          </w:tcPr>
          <w:p w14:paraId="1F545EF0" w14:textId="77777777" w:rsidR="00132719" w:rsidRPr="00132719" w:rsidRDefault="00132719" w:rsidP="00132719">
            <w:pPr>
              <w:spacing w:after="0" w:line="240" w:lineRule="auto"/>
              <w:rPr>
                <w:ins w:id="2500" w:author="Stefanie Lane" w:date="2022-10-07T12:37:00Z"/>
                <w:rFonts w:ascii="Calibri" w:eastAsia="Times New Roman" w:hAnsi="Calibri" w:cs="Calibri"/>
                <w:i/>
                <w:iCs/>
                <w:color w:val="000000"/>
              </w:rPr>
            </w:pPr>
            <w:ins w:id="2501" w:author="Stefanie Lane" w:date="2022-10-07T12:37:00Z">
              <w:r w:rsidRPr="00132719">
                <w:rPr>
                  <w:rFonts w:ascii="Calibri" w:eastAsia="Times New Roman" w:hAnsi="Calibri" w:cs="Calibri"/>
                  <w:i/>
                  <w:iCs/>
                  <w:color w:val="000000"/>
                </w:rPr>
                <w:t> </w:t>
              </w:r>
            </w:ins>
          </w:p>
        </w:tc>
        <w:tc>
          <w:tcPr>
            <w:tcW w:w="1720" w:type="dxa"/>
            <w:tcBorders>
              <w:top w:val="nil"/>
              <w:left w:val="nil"/>
              <w:bottom w:val="single" w:sz="4" w:space="0" w:color="auto"/>
              <w:right w:val="nil"/>
            </w:tcBorders>
            <w:shd w:val="clear" w:color="auto" w:fill="auto"/>
            <w:noWrap/>
            <w:vAlign w:val="bottom"/>
            <w:hideMark/>
          </w:tcPr>
          <w:p w14:paraId="02CAE5F2" w14:textId="77777777" w:rsidR="00132719" w:rsidRPr="00132719" w:rsidRDefault="00132719" w:rsidP="00132719">
            <w:pPr>
              <w:spacing w:after="0" w:line="240" w:lineRule="auto"/>
              <w:jc w:val="center"/>
              <w:rPr>
                <w:ins w:id="2502" w:author="Stefanie Lane" w:date="2022-10-07T12:37:00Z"/>
                <w:rFonts w:ascii="Calibri" w:eastAsia="Times New Roman" w:hAnsi="Calibri" w:cs="Calibri"/>
                <w:color w:val="000000"/>
              </w:rPr>
            </w:pPr>
            <w:ins w:id="2503" w:author="Stefanie Lane" w:date="2022-10-07T12:37:00Z">
              <w:r w:rsidRPr="00132719">
                <w:rPr>
                  <w:rFonts w:ascii="Calibri" w:eastAsia="Times New Roman" w:hAnsi="Calibri" w:cs="Calibri"/>
                  <w:color w:val="000000"/>
                </w:rPr>
                <w:t>NA</w:t>
              </w:r>
            </w:ins>
          </w:p>
        </w:tc>
      </w:tr>
      <w:tr w:rsidR="00132719" w:rsidRPr="00132719" w14:paraId="71CB3066" w14:textId="77777777" w:rsidTr="00132719">
        <w:trPr>
          <w:trHeight w:val="290"/>
          <w:ins w:id="2504" w:author="Stefanie Lane" w:date="2022-10-07T12:37:00Z"/>
        </w:trPr>
        <w:tc>
          <w:tcPr>
            <w:tcW w:w="3340" w:type="dxa"/>
            <w:tcBorders>
              <w:top w:val="nil"/>
              <w:left w:val="nil"/>
              <w:bottom w:val="single" w:sz="4" w:space="0" w:color="auto"/>
              <w:right w:val="nil"/>
            </w:tcBorders>
            <w:shd w:val="clear" w:color="auto" w:fill="auto"/>
            <w:noWrap/>
            <w:vAlign w:val="bottom"/>
            <w:hideMark/>
          </w:tcPr>
          <w:p w14:paraId="1A135D4E" w14:textId="77777777" w:rsidR="00132719" w:rsidRPr="00132719" w:rsidRDefault="00132719" w:rsidP="00132719">
            <w:pPr>
              <w:spacing w:after="0" w:line="240" w:lineRule="auto"/>
              <w:rPr>
                <w:ins w:id="2505" w:author="Stefanie Lane" w:date="2022-10-07T12:37:00Z"/>
                <w:rFonts w:ascii="Calibri" w:eastAsia="Times New Roman" w:hAnsi="Calibri" w:cs="Calibri"/>
                <w:i/>
                <w:iCs/>
                <w:color w:val="000000"/>
              </w:rPr>
            </w:pPr>
            <w:ins w:id="2506" w:author="Stefanie Lane" w:date="2022-10-07T12:37:00Z">
              <w:r w:rsidRPr="00132719">
                <w:rPr>
                  <w:rFonts w:ascii="Calibri" w:eastAsia="Times New Roman" w:hAnsi="Calibri" w:cs="Calibri"/>
                  <w:i/>
                  <w:iCs/>
                  <w:color w:val="000000"/>
                </w:rPr>
                <w:t>Hordeum brachyantherum</w:t>
              </w:r>
            </w:ins>
          </w:p>
        </w:tc>
        <w:tc>
          <w:tcPr>
            <w:tcW w:w="3140" w:type="dxa"/>
            <w:tcBorders>
              <w:top w:val="nil"/>
              <w:left w:val="nil"/>
              <w:bottom w:val="single" w:sz="4" w:space="0" w:color="auto"/>
              <w:right w:val="nil"/>
            </w:tcBorders>
            <w:shd w:val="clear" w:color="auto" w:fill="auto"/>
            <w:noWrap/>
            <w:vAlign w:val="bottom"/>
            <w:hideMark/>
          </w:tcPr>
          <w:p w14:paraId="73EF2F82" w14:textId="77777777" w:rsidR="00132719" w:rsidRPr="00132719" w:rsidRDefault="00132719" w:rsidP="00132719">
            <w:pPr>
              <w:spacing w:after="0" w:line="240" w:lineRule="auto"/>
              <w:rPr>
                <w:ins w:id="2507" w:author="Stefanie Lane" w:date="2022-10-07T12:37:00Z"/>
                <w:rFonts w:ascii="Calibri" w:eastAsia="Times New Roman" w:hAnsi="Calibri" w:cs="Calibri"/>
                <w:i/>
                <w:iCs/>
                <w:color w:val="000000"/>
              </w:rPr>
            </w:pPr>
            <w:ins w:id="2508" w:author="Stefanie Lane" w:date="2022-10-07T12:37:00Z">
              <w:r w:rsidRPr="00132719">
                <w:rPr>
                  <w:rFonts w:ascii="Calibri" w:eastAsia="Times New Roman" w:hAnsi="Calibri" w:cs="Calibri"/>
                  <w:i/>
                  <w:iCs/>
                  <w:color w:val="000000"/>
                </w:rPr>
                <w:t> </w:t>
              </w:r>
            </w:ins>
          </w:p>
        </w:tc>
        <w:tc>
          <w:tcPr>
            <w:tcW w:w="1720" w:type="dxa"/>
            <w:tcBorders>
              <w:top w:val="nil"/>
              <w:left w:val="nil"/>
              <w:bottom w:val="single" w:sz="4" w:space="0" w:color="auto"/>
              <w:right w:val="nil"/>
            </w:tcBorders>
            <w:shd w:val="clear" w:color="auto" w:fill="auto"/>
            <w:noWrap/>
            <w:vAlign w:val="bottom"/>
            <w:hideMark/>
          </w:tcPr>
          <w:p w14:paraId="39FE7494" w14:textId="77777777" w:rsidR="00132719" w:rsidRPr="00132719" w:rsidRDefault="00132719" w:rsidP="00132719">
            <w:pPr>
              <w:spacing w:after="0" w:line="240" w:lineRule="auto"/>
              <w:jc w:val="center"/>
              <w:rPr>
                <w:ins w:id="2509" w:author="Stefanie Lane" w:date="2022-10-07T12:37:00Z"/>
                <w:rFonts w:ascii="Calibri" w:eastAsia="Times New Roman" w:hAnsi="Calibri" w:cs="Calibri"/>
                <w:color w:val="000000"/>
              </w:rPr>
            </w:pPr>
            <w:ins w:id="2510" w:author="Stefanie Lane" w:date="2022-10-07T12:37:00Z">
              <w:r w:rsidRPr="00132719">
                <w:rPr>
                  <w:rFonts w:ascii="Calibri" w:eastAsia="Times New Roman" w:hAnsi="Calibri" w:cs="Calibri"/>
                  <w:color w:val="000000"/>
                </w:rPr>
                <w:t>Native</w:t>
              </w:r>
            </w:ins>
          </w:p>
        </w:tc>
      </w:tr>
      <w:tr w:rsidR="00132719" w:rsidRPr="00132719" w14:paraId="1360F0A4" w14:textId="77777777" w:rsidTr="00132719">
        <w:trPr>
          <w:trHeight w:val="290"/>
          <w:ins w:id="2511" w:author="Stefanie Lane" w:date="2022-10-07T12:37:00Z"/>
        </w:trPr>
        <w:tc>
          <w:tcPr>
            <w:tcW w:w="3340" w:type="dxa"/>
            <w:tcBorders>
              <w:top w:val="nil"/>
              <w:left w:val="nil"/>
              <w:bottom w:val="single" w:sz="4" w:space="0" w:color="auto"/>
              <w:right w:val="nil"/>
            </w:tcBorders>
            <w:shd w:val="clear" w:color="auto" w:fill="auto"/>
            <w:noWrap/>
            <w:vAlign w:val="bottom"/>
            <w:hideMark/>
          </w:tcPr>
          <w:p w14:paraId="1B0CA2B5" w14:textId="77777777" w:rsidR="00132719" w:rsidRPr="00132719" w:rsidRDefault="00132719" w:rsidP="00132719">
            <w:pPr>
              <w:spacing w:after="0" w:line="240" w:lineRule="auto"/>
              <w:rPr>
                <w:ins w:id="2512" w:author="Stefanie Lane" w:date="2022-10-07T12:37:00Z"/>
                <w:rFonts w:ascii="Calibri" w:eastAsia="Times New Roman" w:hAnsi="Calibri" w:cs="Calibri"/>
                <w:i/>
                <w:iCs/>
                <w:color w:val="000000"/>
              </w:rPr>
            </w:pPr>
            <w:ins w:id="2513" w:author="Stefanie Lane" w:date="2022-10-07T12:37:00Z">
              <w:r w:rsidRPr="00132719">
                <w:rPr>
                  <w:rFonts w:ascii="Calibri" w:eastAsia="Times New Roman" w:hAnsi="Calibri" w:cs="Calibri"/>
                  <w:i/>
                  <w:iCs/>
                  <w:color w:val="000000"/>
                </w:rPr>
                <w:t xml:space="preserve">Hypericum </w:t>
              </w:r>
              <w:proofErr w:type="spellStart"/>
              <w:r w:rsidRPr="00132719">
                <w:rPr>
                  <w:rFonts w:ascii="Calibri" w:eastAsia="Times New Roman" w:hAnsi="Calibri" w:cs="Calibri"/>
                  <w:i/>
                  <w:iCs/>
                  <w:color w:val="000000"/>
                </w:rPr>
                <w:t>scouleri</w:t>
              </w:r>
              <w:proofErr w:type="spellEnd"/>
            </w:ins>
          </w:p>
        </w:tc>
        <w:tc>
          <w:tcPr>
            <w:tcW w:w="3140" w:type="dxa"/>
            <w:tcBorders>
              <w:top w:val="nil"/>
              <w:left w:val="nil"/>
              <w:bottom w:val="single" w:sz="4" w:space="0" w:color="auto"/>
              <w:right w:val="nil"/>
            </w:tcBorders>
            <w:shd w:val="clear" w:color="auto" w:fill="auto"/>
            <w:noWrap/>
            <w:vAlign w:val="bottom"/>
            <w:hideMark/>
          </w:tcPr>
          <w:p w14:paraId="4ECAB1BA" w14:textId="77777777" w:rsidR="00132719" w:rsidRPr="00132719" w:rsidRDefault="00132719" w:rsidP="00132719">
            <w:pPr>
              <w:spacing w:after="0" w:line="240" w:lineRule="auto"/>
              <w:rPr>
                <w:ins w:id="2514" w:author="Stefanie Lane" w:date="2022-10-07T12:37:00Z"/>
                <w:rFonts w:ascii="Calibri" w:eastAsia="Times New Roman" w:hAnsi="Calibri" w:cs="Calibri"/>
                <w:i/>
                <w:iCs/>
              </w:rPr>
            </w:pPr>
            <w:ins w:id="2515" w:author="Stefanie Lane" w:date="2022-10-07T12:37:00Z">
              <w:r w:rsidRPr="00132719">
                <w:rPr>
                  <w:rFonts w:ascii="Calibri" w:eastAsia="Times New Roman" w:hAnsi="Calibri" w:cs="Calibri"/>
                  <w:i/>
                  <w:iCs/>
                </w:rPr>
                <w:t xml:space="preserve">Hypericum </w:t>
              </w:r>
              <w:proofErr w:type="spellStart"/>
              <w:r w:rsidRPr="00132719">
                <w:rPr>
                  <w:rFonts w:ascii="Calibri" w:eastAsia="Times New Roman" w:hAnsi="Calibri" w:cs="Calibri"/>
                  <w:i/>
                  <w:iCs/>
                </w:rPr>
                <w:t>formosum</w:t>
              </w:r>
              <w:proofErr w:type="spellEnd"/>
            </w:ins>
          </w:p>
        </w:tc>
        <w:tc>
          <w:tcPr>
            <w:tcW w:w="1720" w:type="dxa"/>
            <w:tcBorders>
              <w:top w:val="nil"/>
              <w:left w:val="nil"/>
              <w:bottom w:val="single" w:sz="4" w:space="0" w:color="auto"/>
              <w:right w:val="nil"/>
            </w:tcBorders>
            <w:shd w:val="clear" w:color="auto" w:fill="auto"/>
            <w:noWrap/>
            <w:vAlign w:val="bottom"/>
            <w:hideMark/>
          </w:tcPr>
          <w:p w14:paraId="5110FA58" w14:textId="77777777" w:rsidR="00132719" w:rsidRPr="00132719" w:rsidRDefault="00132719" w:rsidP="00132719">
            <w:pPr>
              <w:spacing w:after="0" w:line="240" w:lineRule="auto"/>
              <w:jc w:val="center"/>
              <w:rPr>
                <w:ins w:id="2516" w:author="Stefanie Lane" w:date="2022-10-07T12:37:00Z"/>
                <w:rFonts w:ascii="Calibri" w:eastAsia="Times New Roman" w:hAnsi="Calibri" w:cs="Calibri"/>
                <w:color w:val="000000"/>
              </w:rPr>
            </w:pPr>
            <w:ins w:id="2517" w:author="Stefanie Lane" w:date="2022-10-07T12:37:00Z">
              <w:r w:rsidRPr="00132719">
                <w:rPr>
                  <w:rFonts w:ascii="Calibri" w:eastAsia="Times New Roman" w:hAnsi="Calibri" w:cs="Calibri"/>
                  <w:color w:val="000000"/>
                </w:rPr>
                <w:t>Native</w:t>
              </w:r>
            </w:ins>
          </w:p>
        </w:tc>
      </w:tr>
      <w:tr w:rsidR="00132719" w:rsidRPr="00132719" w14:paraId="66E1EC46" w14:textId="77777777" w:rsidTr="00132719">
        <w:trPr>
          <w:trHeight w:val="290"/>
          <w:ins w:id="2518" w:author="Stefanie Lane" w:date="2022-10-07T12:37:00Z"/>
        </w:trPr>
        <w:tc>
          <w:tcPr>
            <w:tcW w:w="3340" w:type="dxa"/>
            <w:tcBorders>
              <w:top w:val="nil"/>
              <w:left w:val="nil"/>
              <w:bottom w:val="single" w:sz="4" w:space="0" w:color="auto"/>
              <w:right w:val="nil"/>
            </w:tcBorders>
            <w:shd w:val="clear" w:color="auto" w:fill="auto"/>
            <w:noWrap/>
            <w:vAlign w:val="bottom"/>
            <w:hideMark/>
          </w:tcPr>
          <w:p w14:paraId="08FC81EC" w14:textId="77777777" w:rsidR="00132719" w:rsidRPr="00132719" w:rsidRDefault="00132719" w:rsidP="00132719">
            <w:pPr>
              <w:spacing w:after="0" w:line="240" w:lineRule="auto"/>
              <w:rPr>
                <w:ins w:id="2519" w:author="Stefanie Lane" w:date="2022-10-07T12:37:00Z"/>
                <w:rFonts w:ascii="Calibri" w:eastAsia="Times New Roman" w:hAnsi="Calibri" w:cs="Calibri"/>
                <w:i/>
                <w:iCs/>
              </w:rPr>
            </w:pPr>
            <w:ins w:id="2520" w:author="Stefanie Lane" w:date="2022-10-07T12:37:00Z">
              <w:r w:rsidRPr="00132719">
                <w:rPr>
                  <w:rFonts w:ascii="Calibri" w:eastAsia="Times New Roman" w:hAnsi="Calibri" w:cs="Calibri"/>
                  <w:i/>
                  <w:iCs/>
                </w:rPr>
                <w:t>Impatiens capensis</w:t>
              </w:r>
            </w:ins>
          </w:p>
        </w:tc>
        <w:tc>
          <w:tcPr>
            <w:tcW w:w="3140" w:type="dxa"/>
            <w:tcBorders>
              <w:top w:val="nil"/>
              <w:left w:val="nil"/>
              <w:bottom w:val="single" w:sz="4" w:space="0" w:color="auto"/>
              <w:right w:val="nil"/>
            </w:tcBorders>
            <w:shd w:val="clear" w:color="auto" w:fill="auto"/>
            <w:noWrap/>
            <w:vAlign w:val="bottom"/>
            <w:hideMark/>
          </w:tcPr>
          <w:p w14:paraId="5A10F301" w14:textId="77777777" w:rsidR="00132719" w:rsidRPr="00132719" w:rsidRDefault="00132719" w:rsidP="00132719">
            <w:pPr>
              <w:spacing w:after="0" w:line="240" w:lineRule="auto"/>
              <w:rPr>
                <w:ins w:id="2521" w:author="Stefanie Lane" w:date="2022-10-07T12:37:00Z"/>
                <w:rFonts w:ascii="Calibri" w:eastAsia="Times New Roman" w:hAnsi="Calibri" w:cs="Calibri"/>
                <w:i/>
                <w:iCs/>
                <w:color w:val="000000"/>
              </w:rPr>
            </w:pPr>
            <w:ins w:id="2522" w:author="Stefanie Lane" w:date="2022-10-07T12:37:00Z">
              <w:r w:rsidRPr="00132719">
                <w:rPr>
                  <w:rFonts w:ascii="Calibri" w:eastAsia="Times New Roman" w:hAnsi="Calibri" w:cs="Calibri"/>
                  <w:i/>
                  <w:iCs/>
                  <w:color w:val="000000"/>
                </w:rPr>
                <w:t> </w:t>
              </w:r>
            </w:ins>
          </w:p>
        </w:tc>
        <w:tc>
          <w:tcPr>
            <w:tcW w:w="1720" w:type="dxa"/>
            <w:tcBorders>
              <w:top w:val="nil"/>
              <w:left w:val="nil"/>
              <w:bottom w:val="single" w:sz="4" w:space="0" w:color="auto"/>
              <w:right w:val="nil"/>
            </w:tcBorders>
            <w:shd w:val="clear" w:color="auto" w:fill="auto"/>
            <w:noWrap/>
            <w:vAlign w:val="bottom"/>
            <w:hideMark/>
          </w:tcPr>
          <w:p w14:paraId="57475703" w14:textId="77777777" w:rsidR="00132719" w:rsidRPr="00132719" w:rsidRDefault="00132719" w:rsidP="00132719">
            <w:pPr>
              <w:spacing w:after="0" w:line="240" w:lineRule="auto"/>
              <w:jc w:val="center"/>
              <w:rPr>
                <w:ins w:id="2523" w:author="Stefanie Lane" w:date="2022-10-07T12:37:00Z"/>
                <w:rFonts w:ascii="Calibri" w:eastAsia="Times New Roman" w:hAnsi="Calibri" w:cs="Calibri"/>
                <w:color w:val="000000"/>
              </w:rPr>
            </w:pPr>
            <w:ins w:id="2524" w:author="Stefanie Lane" w:date="2022-10-07T12:37:00Z">
              <w:r w:rsidRPr="00132719">
                <w:rPr>
                  <w:rFonts w:ascii="Calibri" w:eastAsia="Times New Roman" w:hAnsi="Calibri" w:cs="Calibri"/>
                  <w:color w:val="000000"/>
                </w:rPr>
                <w:t>Exotic</w:t>
              </w:r>
            </w:ins>
          </w:p>
        </w:tc>
      </w:tr>
      <w:tr w:rsidR="00132719" w:rsidRPr="00132719" w14:paraId="48443567" w14:textId="77777777" w:rsidTr="00132719">
        <w:trPr>
          <w:trHeight w:val="290"/>
          <w:ins w:id="2525" w:author="Stefanie Lane" w:date="2022-10-07T12:37:00Z"/>
        </w:trPr>
        <w:tc>
          <w:tcPr>
            <w:tcW w:w="3340" w:type="dxa"/>
            <w:tcBorders>
              <w:top w:val="nil"/>
              <w:left w:val="nil"/>
              <w:bottom w:val="single" w:sz="4" w:space="0" w:color="auto"/>
              <w:right w:val="nil"/>
            </w:tcBorders>
            <w:shd w:val="clear" w:color="auto" w:fill="auto"/>
            <w:noWrap/>
            <w:vAlign w:val="bottom"/>
            <w:hideMark/>
          </w:tcPr>
          <w:p w14:paraId="04321FA3" w14:textId="77777777" w:rsidR="00132719" w:rsidRPr="00132719" w:rsidRDefault="00132719" w:rsidP="00132719">
            <w:pPr>
              <w:spacing w:after="0" w:line="240" w:lineRule="auto"/>
              <w:rPr>
                <w:ins w:id="2526" w:author="Stefanie Lane" w:date="2022-10-07T12:37:00Z"/>
                <w:rFonts w:ascii="Calibri" w:eastAsia="Times New Roman" w:hAnsi="Calibri" w:cs="Calibri"/>
                <w:i/>
                <w:iCs/>
                <w:color w:val="000000"/>
              </w:rPr>
            </w:pPr>
            <w:ins w:id="2527" w:author="Stefanie Lane" w:date="2022-10-07T12:37:00Z">
              <w:r w:rsidRPr="00132719">
                <w:rPr>
                  <w:rFonts w:ascii="Calibri" w:eastAsia="Times New Roman" w:hAnsi="Calibri" w:cs="Calibri"/>
                  <w:i/>
                  <w:iCs/>
                  <w:color w:val="000000"/>
                </w:rPr>
                <w:t>Iris pseudacorus</w:t>
              </w:r>
            </w:ins>
          </w:p>
        </w:tc>
        <w:tc>
          <w:tcPr>
            <w:tcW w:w="3140" w:type="dxa"/>
            <w:tcBorders>
              <w:top w:val="nil"/>
              <w:left w:val="nil"/>
              <w:bottom w:val="single" w:sz="4" w:space="0" w:color="auto"/>
              <w:right w:val="nil"/>
            </w:tcBorders>
            <w:shd w:val="clear" w:color="auto" w:fill="auto"/>
            <w:noWrap/>
            <w:vAlign w:val="bottom"/>
            <w:hideMark/>
          </w:tcPr>
          <w:p w14:paraId="11F45A67" w14:textId="77777777" w:rsidR="00132719" w:rsidRPr="00132719" w:rsidRDefault="00132719" w:rsidP="00132719">
            <w:pPr>
              <w:spacing w:after="0" w:line="240" w:lineRule="auto"/>
              <w:rPr>
                <w:ins w:id="2528" w:author="Stefanie Lane" w:date="2022-10-07T12:37:00Z"/>
                <w:rFonts w:ascii="Calibri" w:eastAsia="Times New Roman" w:hAnsi="Calibri" w:cs="Calibri"/>
                <w:i/>
                <w:iCs/>
                <w:color w:val="000000"/>
              </w:rPr>
            </w:pPr>
            <w:ins w:id="2529" w:author="Stefanie Lane" w:date="2022-10-07T12:37:00Z">
              <w:r w:rsidRPr="00132719">
                <w:rPr>
                  <w:rFonts w:ascii="Calibri" w:eastAsia="Times New Roman" w:hAnsi="Calibri" w:cs="Calibri"/>
                  <w:i/>
                  <w:iCs/>
                  <w:color w:val="000000"/>
                </w:rPr>
                <w:t> </w:t>
              </w:r>
            </w:ins>
          </w:p>
        </w:tc>
        <w:tc>
          <w:tcPr>
            <w:tcW w:w="1720" w:type="dxa"/>
            <w:tcBorders>
              <w:top w:val="nil"/>
              <w:left w:val="nil"/>
              <w:bottom w:val="single" w:sz="4" w:space="0" w:color="auto"/>
              <w:right w:val="nil"/>
            </w:tcBorders>
            <w:shd w:val="clear" w:color="auto" w:fill="auto"/>
            <w:noWrap/>
            <w:vAlign w:val="bottom"/>
            <w:hideMark/>
          </w:tcPr>
          <w:p w14:paraId="663CDF02" w14:textId="77777777" w:rsidR="00132719" w:rsidRPr="00132719" w:rsidRDefault="00132719" w:rsidP="00132719">
            <w:pPr>
              <w:spacing w:after="0" w:line="240" w:lineRule="auto"/>
              <w:jc w:val="center"/>
              <w:rPr>
                <w:ins w:id="2530" w:author="Stefanie Lane" w:date="2022-10-07T12:37:00Z"/>
                <w:rFonts w:ascii="Calibri" w:eastAsia="Times New Roman" w:hAnsi="Calibri" w:cs="Calibri"/>
                <w:color w:val="000000"/>
              </w:rPr>
            </w:pPr>
            <w:ins w:id="2531" w:author="Stefanie Lane" w:date="2022-10-07T12:37:00Z">
              <w:r w:rsidRPr="00132719">
                <w:rPr>
                  <w:rFonts w:ascii="Calibri" w:eastAsia="Times New Roman" w:hAnsi="Calibri" w:cs="Calibri"/>
                  <w:color w:val="000000"/>
                </w:rPr>
                <w:t>Exotic</w:t>
              </w:r>
            </w:ins>
          </w:p>
        </w:tc>
      </w:tr>
      <w:tr w:rsidR="00132719" w:rsidRPr="00132719" w14:paraId="369B6140" w14:textId="77777777" w:rsidTr="00132719">
        <w:trPr>
          <w:trHeight w:val="290"/>
          <w:ins w:id="2532" w:author="Stefanie Lane" w:date="2022-10-07T12:37:00Z"/>
        </w:trPr>
        <w:tc>
          <w:tcPr>
            <w:tcW w:w="3340" w:type="dxa"/>
            <w:tcBorders>
              <w:top w:val="nil"/>
              <w:left w:val="nil"/>
              <w:bottom w:val="single" w:sz="4" w:space="0" w:color="auto"/>
              <w:right w:val="nil"/>
            </w:tcBorders>
            <w:shd w:val="clear" w:color="auto" w:fill="auto"/>
            <w:noWrap/>
            <w:vAlign w:val="bottom"/>
            <w:hideMark/>
          </w:tcPr>
          <w:p w14:paraId="7BC19CE9" w14:textId="77777777" w:rsidR="00132719" w:rsidRPr="00132719" w:rsidRDefault="00132719" w:rsidP="00132719">
            <w:pPr>
              <w:spacing w:after="0" w:line="240" w:lineRule="auto"/>
              <w:rPr>
                <w:ins w:id="2533" w:author="Stefanie Lane" w:date="2022-10-07T12:37:00Z"/>
                <w:rFonts w:ascii="Calibri" w:eastAsia="Times New Roman" w:hAnsi="Calibri" w:cs="Calibri"/>
                <w:i/>
                <w:iCs/>
                <w:color w:val="000000"/>
              </w:rPr>
            </w:pPr>
            <w:ins w:id="2534" w:author="Stefanie Lane" w:date="2022-10-07T12:37:00Z">
              <w:r w:rsidRPr="00132719">
                <w:rPr>
                  <w:rFonts w:ascii="Calibri" w:eastAsia="Times New Roman" w:hAnsi="Calibri" w:cs="Calibri"/>
                  <w:i/>
                  <w:iCs/>
                  <w:color w:val="000000"/>
                </w:rPr>
                <w:t xml:space="preserve">Juncus </w:t>
              </w:r>
              <w:proofErr w:type="spellStart"/>
              <w:r w:rsidRPr="00132719">
                <w:rPr>
                  <w:rFonts w:ascii="Calibri" w:eastAsia="Times New Roman" w:hAnsi="Calibri" w:cs="Calibri"/>
                  <w:i/>
                  <w:iCs/>
                  <w:color w:val="000000"/>
                </w:rPr>
                <w:t>acuminatus</w:t>
              </w:r>
              <w:proofErr w:type="spellEnd"/>
            </w:ins>
          </w:p>
        </w:tc>
        <w:tc>
          <w:tcPr>
            <w:tcW w:w="3140" w:type="dxa"/>
            <w:tcBorders>
              <w:top w:val="nil"/>
              <w:left w:val="nil"/>
              <w:bottom w:val="single" w:sz="4" w:space="0" w:color="auto"/>
              <w:right w:val="nil"/>
            </w:tcBorders>
            <w:shd w:val="clear" w:color="auto" w:fill="auto"/>
            <w:noWrap/>
            <w:vAlign w:val="bottom"/>
            <w:hideMark/>
          </w:tcPr>
          <w:p w14:paraId="4DAD9772" w14:textId="77777777" w:rsidR="00132719" w:rsidRPr="00132719" w:rsidRDefault="00132719" w:rsidP="00132719">
            <w:pPr>
              <w:spacing w:after="0" w:line="240" w:lineRule="auto"/>
              <w:rPr>
                <w:ins w:id="2535" w:author="Stefanie Lane" w:date="2022-10-07T12:37:00Z"/>
                <w:rFonts w:ascii="Calibri" w:eastAsia="Times New Roman" w:hAnsi="Calibri" w:cs="Calibri"/>
                <w:i/>
                <w:iCs/>
              </w:rPr>
            </w:pPr>
            <w:ins w:id="2536" w:author="Stefanie Lane" w:date="2022-10-07T12:37:00Z">
              <w:r w:rsidRPr="00132719">
                <w:rPr>
                  <w:rFonts w:ascii="Calibri" w:eastAsia="Times New Roman" w:hAnsi="Calibri" w:cs="Calibri"/>
                  <w:i/>
                  <w:iCs/>
                </w:rPr>
                <w:t> </w:t>
              </w:r>
            </w:ins>
          </w:p>
        </w:tc>
        <w:tc>
          <w:tcPr>
            <w:tcW w:w="1720" w:type="dxa"/>
            <w:tcBorders>
              <w:top w:val="nil"/>
              <w:left w:val="nil"/>
              <w:bottom w:val="single" w:sz="4" w:space="0" w:color="auto"/>
              <w:right w:val="nil"/>
            </w:tcBorders>
            <w:shd w:val="clear" w:color="auto" w:fill="auto"/>
            <w:noWrap/>
            <w:vAlign w:val="bottom"/>
            <w:hideMark/>
          </w:tcPr>
          <w:p w14:paraId="1797D38C" w14:textId="77777777" w:rsidR="00132719" w:rsidRPr="00132719" w:rsidRDefault="00132719" w:rsidP="00132719">
            <w:pPr>
              <w:spacing w:after="0" w:line="240" w:lineRule="auto"/>
              <w:jc w:val="center"/>
              <w:rPr>
                <w:ins w:id="2537" w:author="Stefanie Lane" w:date="2022-10-07T12:37:00Z"/>
                <w:rFonts w:ascii="Calibri" w:eastAsia="Times New Roman" w:hAnsi="Calibri" w:cs="Calibri"/>
                <w:color w:val="000000"/>
              </w:rPr>
            </w:pPr>
            <w:ins w:id="2538" w:author="Stefanie Lane" w:date="2022-10-07T12:37:00Z">
              <w:r w:rsidRPr="00132719">
                <w:rPr>
                  <w:rFonts w:ascii="Calibri" w:eastAsia="Times New Roman" w:hAnsi="Calibri" w:cs="Calibri"/>
                  <w:color w:val="000000"/>
                </w:rPr>
                <w:t>Native</w:t>
              </w:r>
            </w:ins>
          </w:p>
        </w:tc>
      </w:tr>
      <w:tr w:rsidR="00132719" w:rsidRPr="00132719" w14:paraId="38206E95" w14:textId="77777777" w:rsidTr="00132719">
        <w:trPr>
          <w:trHeight w:val="290"/>
          <w:ins w:id="2539" w:author="Stefanie Lane" w:date="2022-10-07T12:37:00Z"/>
        </w:trPr>
        <w:tc>
          <w:tcPr>
            <w:tcW w:w="3340" w:type="dxa"/>
            <w:tcBorders>
              <w:top w:val="nil"/>
              <w:left w:val="nil"/>
              <w:bottom w:val="single" w:sz="4" w:space="0" w:color="auto"/>
              <w:right w:val="nil"/>
            </w:tcBorders>
            <w:shd w:val="clear" w:color="auto" w:fill="auto"/>
            <w:noWrap/>
            <w:vAlign w:val="bottom"/>
            <w:hideMark/>
          </w:tcPr>
          <w:p w14:paraId="01EEA15B" w14:textId="77777777" w:rsidR="00132719" w:rsidRPr="00132719" w:rsidRDefault="00132719" w:rsidP="00132719">
            <w:pPr>
              <w:spacing w:after="0" w:line="240" w:lineRule="auto"/>
              <w:rPr>
                <w:ins w:id="2540" w:author="Stefanie Lane" w:date="2022-10-07T12:37:00Z"/>
                <w:rFonts w:ascii="Calibri" w:eastAsia="Times New Roman" w:hAnsi="Calibri" w:cs="Calibri"/>
                <w:i/>
                <w:iCs/>
              </w:rPr>
            </w:pPr>
            <w:ins w:id="2541" w:author="Stefanie Lane" w:date="2022-10-07T12:37:00Z">
              <w:r w:rsidRPr="00132719">
                <w:rPr>
                  <w:rFonts w:ascii="Calibri" w:eastAsia="Times New Roman" w:hAnsi="Calibri" w:cs="Calibri"/>
                  <w:i/>
                  <w:iCs/>
                </w:rPr>
                <w:t>Juncus articulatus</w:t>
              </w:r>
            </w:ins>
          </w:p>
        </w:tc>
        <w:tc>
          <w:tcPr>
            <w:tcW w:w="3140" w:type="dxa"/>
            <w:tcBorders>
              <w:top w:val="nil"/>
              <w:left w:val="nil"/>
              <w:bottom w:val="single" w:sz="4" w:space="0" w:color="auto"/>
              <w:right w:val="nil"/>
            </w:tcBorders>
            <w:shd w:val="clear" w:color="auto" w:fill="auto"/>
            <w:noWrap/>
            <w:vAlign w:val="bottom"/>
            <w:hideMark/>
          </w:tcPr>
          <w:p w14:paraId="3AB0D003" w14:textId="77777777" w:rsidR="00132719" w:rsidRPr="00132719" w:rsidRDefault="00132719" w:rsidP="00132719">
            <w:pPr>
              <w:spacing w:after="0" w:line="240" w:lineRule="auto"/>
              <w:rPr>
                <w:ins w:id="2542" w:author="Stefanie Lane" w:date="2022-10-07T12:37:00Z"/>
                <w:rFonts w:ascii="Calibri" w:eastAsia="Times New Roman" w:hAnsi="Calibri" w:cs="Calibri"/>
                <w:i/>
                <w:iCs/>
                <w:color w:val="000000"/>
              </w:rPr>
            </w:pPr>
            <w:ins w:id="2543" w:author="Stefanie Lane" w:date="2022-10-07T12:37:00Z">
              <w:r w:rsidRPr="00132719">
                <w:rPr>
                  <w:rFonts w:ascii="Calibri" w:eastAsia="Times New Roman" w:hAnsi="Calibri" w:cs="Calibri"/>
                  <w:i/>
                  <w:iCs/>
                  <w:color w:val="000000"/>
                </w:rPr>
                <w:t> </w:t>
              </w:r>
            </w:ins>
          </w:p>
        </w:tc>
        <w:tc>
          <w:tcPr>
            <w:tcW w:w="1720" w:type="dxa"/>
            <w:tcBorders>
              <w:top w:val="nil"/>
              <w:left w:val="nil"/>
              <w:bottom w:val="single" w:sz="4" w:space="0" w:color="auto"/>
              <w:right w:val="nil"/>
            </w:tcBorders>
            <w:shd w:val="clear" w:color="auto" w:fill="auto"/>
            <w:noWrap/>
            <w:vAlign w:val="bottom"/>
            <w:hideMark/>
          </w:tcPr>
          <w:p w14:paraId="2C28E686" w14:textId="77777777" w:rsidR="00132719" w:rsidRPr="00132719" w:rsidRDefault="00132719" w:rsidP="00132719">
            <w:pPr>
              <w:spacing w:after="0" w:line="240" w:lineRule="auto"/>
              <w:jc w:val="center"/>
              <w:rPr>
                <w:ins w:id="2544" w:author="Stefanie Lane" w:date="2022-10-07T12:37:00Z"/>
                <w:rFonts w:ascii="Calibri" w:eastAsia="Times New Roman" w:hAnsi="Calibri" w:cs="Calibri"/>
                <w:color w:val="000000"/>
              </w:rPr>
            </w:pPr>
            <w:ins w:id="2545" w:author="Stefanie Lane" w:date="2022-10-07T12:37:00Z">
              <w:r w:rsidRPr="00132719">
                <w:rPr>
                  <w:rFonts w:ascii="Calibri" w:eastAsia="Times New Roman" w:hAnsi="Calibri" w:cs="Calibri"/>
                  <w:color w:val="000000"/>
                </w:rPr>
                <w:t>Native</w:t>
              </w:r>
            </w:ins>
          </w:p>
        </w:tc>
      </w:tr>
      <w:tr w:rsidR="00132719" w:rsidRPr="00132719" w14:paraId="7F36FFA5" w14:textId="77777777" w:rsidTr="00132719">
        <w:trPr>
          <w:trHeight w:val="290"/>
          <w:ins w:id="2546" w:author="Stefanie Lane" w:date="2022-10-07T12:37:00Z"/>
        </w:trPr>
        <w:tc>
          <w:tcPr>
            <w:tcW w:w="3340" w:type="dxa"/>
            <w:tcBorders>
              <w:top w:val="nil"/>
              <w:left w:val="nil"/>
              <w:bottom w:val="single" w:sz="4" w:space="0" w:color="auto"/>
              <w:right w:val="nil"/>
            </w:tcBorders>
            <w:shd w:val="clear" w:color="auto" w:fill="auto"/>
            <w:noWrap/>
            <w:vAlign w:val="bottom"/>
            <w:hideMark/>
          </w:tcPr>
          <w:p w14:paraId="4F3F240B" w14:textId="77777777" w:rsidR="00132719" w:rsidRPr="00132719" w:rsidRDefault="00132719" w:rsidP="00132719">
            <w:pPr>
              <w:spacing w:after="0" w:line="240" w:lineRule="auto"/>
              <w:rPr>
                <w:ins w:id="2547" w:author="Stefanie Lane" w:date="2022-10-07T12:37:00Z"/>
                <w:rFonts w:ascii="Calibri" w:eastAsia="Times New Roman" w:hAnsi="Calibri" w:cs="Calibri"/>
                <w:i/>
                <w:iCs/>
                <w:color w:val="000000"/>
              </w:rPr>
            </w:pPr>
            <w:ins w:id="2548" w:author="Stefanie Lane" w:date="2022-10-07T12:37:00Z">
              <w:r w:rsidRPr="00132719">
                <w:rPr>
                  <w:rFonts w:ascii="Calibri" w:eastAsia="Times New Roman" w:hAnsi="Calibri" w:cs="Calibri"/>
                  <w:i/>
                  <w:iCs/>
                  <w:color w:val="000000"/>
                </w:rPr>
                <w:t>Juncus effusus</w:t>
              </w:r>
            </w:ins>
          </w:p>
        </w:tc>
        <w:tc>
          <w:tcPr>
            <w:tcW w:w="3140" w:type="dxa"/>
            <w:tcBorders>
              <w:top w:val="nil"/>
              <w:left w:val="nil"/>
              <w:bottom w:val="single" w:sz="4" w:space="0" w:color="auto"/>
              <w:right w:val="nil"/>
            </w:tcBorders>
            <w:shd w:val="clear" w:color="auto" w:fill="auto"/>
            <w:noWrap/>
            <w:vAlign w:val="bottom"/>
            <w:hideMark/>
          </w:tcPr>
          <w:p w14:paraId="445692A3" w14:textId="77777777" w:rsidR="00132719" w:rsidRPr="00132719" w:rsidRDefault="00132719" w:rsidP="00132719">
            <w:pPr>
              <w:spacing w:after="0" w:line="240" w:lineRule="auto"/>
              <w:rPr>
                <w:ins w:id="2549" w:author="Stefanie Lane" w:date="2022-10-07T12:37:00Z"/>
                <w:rFonts w:ascii="Calibri" w:eastAsia="Times New Roman" w:hAnsi="Calibri" w:cs="Calibri"/>
                <w:i/>
                <w:iCs/>
                <w:color w:val="000000"/>
              </w:rPr>
            </w:pPr>
            <w:ins w:id="2550" w:author="Stefanie Lane" w:date="2022-10-07T12:37:00Z">
              <w:r w:rsidRPr="00132719">
                <w:rPr>
                  <w:rFonts w:ascii="Calibri" w:eastAsia="Times New Roman" w:hAnsi="Calibri" w:cs="Calibri"/>
                  <w:i/>
                  <w:iCs/>
                  <w:color w:val="000000"/>
                </w:rPr>
                <w:t> </w:t>
              </w:r>
            </w:ins>
          </w:p>
        </w:tc>
        <w:tc>
          <w:tcPr>
            <w:tcW w:w="1720" w:type="dxa"/>
            <w:tcBorders>
              <w:top w:val="nil"/>
              <w:left w:val="nil"/>
              <w:bottom w:val="single" w:sz="4" w:space="0" w:color="auto"/>
              <w:right w:val="nil"/>
            </w:tcBorders>
            <w:shd w:val="clear" w:color="auto" w:fill="auto"/>
            <w:noWrap/>
            <w:vAlign w:val="bottom"/>
            <w:hideMark/>
          </w:tcPr>
          <w:p w14:paraId="48444C7C" w14:textId="77777777" w:rsidR="00132719" w:rsidRPr="00132719" w:rsidRDefault="00132719" w:rsidP="00132719">
            <w:pPr>
              <w:spacing w:after="0" w:line="240" w:lineRule="auto"/>
              <w:jc w:val="center"/>
              <w:rPr>
                <w:ins w:id="2551" w:author="Stefanie Lane" w:date="2022-10-07T12:37:00Z"/>
                <w:rFonts w:ascii="Calibri" w:eastAsia="Times New Roman" w:hAnsi="Calibri" w:cs="Calibri"/>
                <w:color w:val="000000"/>
              </w:rPr>
            </w:pPr>
            <w:ins w:id="2552" w:author="Stefanie Lane" w:date="2022-10-07T12:37:00Z">
              <w:r w:rsidRPr="00132719">
                <w:rPr>
                  <w:rFonts w:ascii="Calibri" w:eastAsia="Times New Roman" w:hAnsi="Calibri" w:cs="Calibri"/>
                  <w:color w:val="000000"/>
                </w:rPr>
                <w:t>Native</w:t>
              </w:r>
            </w:ins>
          </w:p>
        </w:tc>
      </w:tr>
      <w:tr w:rsidR="00132719" w:rsidRPr="00132719" w14:paraId="554A358B" w14:textId="77777777" w:rsidTr="00132719">
        <w:trPr>
          <w:trHeight w:val="290"/>
          <w:ins w:id="2553" w:author="Stefanie Lane" w:date="2022-10-07T12:37:00Z"/>
        </w:trPr>
        <w:tc>
          <w:tcPr>
            <w:tcW w:w="3340" w:type="dxa"/>
            <w:tcBorders>
              <w:top w:val="nil"/>
              <w:left w:val="nil"/>
              <w:bottom w:val="single" w:sz="4" w:space="0" w:color="auto"/>
              <w:right w:val="nil"/>
            </w:tcBorders>
            <w:shd w:val="clear" w:color="auto" w:fill="auto"/>
            <w:noWrap/>
            <w:vAlign w:val="bottom"/>
            <w:hideMark/>
          </w:tcPr>
          <w:p w14:paraId="7BFA4B88" w14:textId="77777777" w:rsidR="00132719" w:rsidRPr="00132719" w:rsidRDefault="00132719" w:rsidP="00132719">
            <w:pPr>
              <w:spacing w:after="0" w:line="240" w:lineRule="auto"/>
              <w:rPr>
                <w:ins w:id="2554" w:author="Stefanie Lane" w:date="2022-10-07T12:37:00Z"/>
                <w:rFonts w:ascii="Calibri" w:eastAsia="Times New Roman" w:hAnsi="Calibri" w:cs="Calibri"/>
                <w:i/>
                <w:iCs/>
                <w:color w:val="000000"/>
              </w:rPr>
            </w:pPr>
            <w:ins w:id="2555" w:author="Stefanie Lane" w:date="2022-10-07T12:37:00Z">
              <w:r w:rsidRPr="00132719">
                <w:rPr>
                  <w:rFonts w:ascii="Calibri" w:eastAsia="Times New Roman" w:hAnsi="Calibri" w:cs="Calibri"/>
                  <w:i/>
                  <w:iCs/>
                  <w:color w:val="000000"/>
                </w:rPr>
                <w:t xml:space="preserve">Juncus </w:t>
              </w:r>
              <w:proofErr w:type="spellStart"/>
              <w:r w:rsidRPr="00132719">
                <w:rPr>
                  <w:rFonts w:ascii="Calibri" w:eastAsia="Times New Roman" w:hAnsi="Calibri" w:cs="Calibri"/>
                  <w:i/>
                  <w:iCs/>
                  <w:color w:val="000000"/>
                </w:rPr>
                <w:t>oxymeris</w:t>
              </w:r>
              <w:proofErr w:type="spellEnd"/>
            </w:ins>
          </w:p>
        </w:tc>
        <w:tc>
          <w:tcPr>
            <w:tcW w:w="3140" w:type="dxa"/>
            <w:tcBorders>
              <w:top w:val="nil"/>
              <w:left w:val="nil"/>
              <w:bottom w:val="single" w:sz="4" w:space="0" w:color="auto"/>
              <w:right w:val="nil"/>
            </w:tcBorders>
            <w:shd w:val="clear" w:color="auto" w:fill="auto"/>
            <w:noWrap/>
            <w:vAlign w:val="bottom"/>
            <w:hideMark/>
          </w:tcPr>
          <w:p w14:paraId="4C30A481" w14:textId="77777777" w:rsidR="00132719" w:rsidRPr="00132719" w:rsidRDefault="00132719" w:rsidP="00132719">
            <w:pPr>
              <w:spacing w:after="0" w:line="240" w:lineRule="auto"/>
              <w:rPr>
                <w:ins w:id="2556" w:author="Stefanie Lane" w:date="2022-10-07T12:37:00Z"/>
                <w:rFonts w:ascii="Calibri" w:eastAsia="Times New Roman" w:hAnsi="Calibri" w:cs="Calibri"/>
                <w:i/>
                <w:iCs/>
              </w:rPr>
            </w:pPr>
            <w:ins w:id="2557" w:author="Stefanie Lane" w:date="2022-10-07T12:37:00Z">
              <w:r w:rsidRPr="00132719">
                <w:rPr>
                  <w:rFonts w:ascii="Calibri" w:eastAsia="Times New Roman" w:hAnsi="Calibri" w:cs="Calibri"/>
                  <w:i/>
                  <w:iCs/>
                </w:rPr>
                <w:t> </w:t>
              </w:r>
            </w:ins>
          </w:p>
        </w:tc>
        <w:tc>
          <w:tcPr>
            <w:tcW w:w="1720" w:type="dxa"/>
            <w:tcBorders>
              <w:top w:val="nil"/>
              <w:left w:val="nil"/>
              <w:bottom w:val="single" w:sz="4" w:space="0" w:color="auto"/>
              <w:right w:val="nil"/>
            </w:tcBorders>
            <w:shd w:val="clear" w:color="auto" w:fill="auto"/>
            <w:noWrap/>
            <w:vAlign w:val="bottom"/>
            <w:hideMark/>
          </w:tcPr>
          <w:p w14:paraId="0123CBB3" w14:textId="77777777" w:rsidR="00132719" w:rsidRPr="00132719" w:rsidRDefault="00132719" w:rsidP="00132719">
            <w:pPr>
              <w:spacing w:after="0" w:line="240" w:lineRule="auto"/>
              <w:jc w:val="center"/>
              <w:rPr>
                <w:ins w:id="2558" w:author="Stefanie Lane" w:date="2022-10-07T12:37:00Z"/>
                <w:rFonts w:ascii="Calibri" w:eastAsia="Times New Roman" w:hAnsi="Calibri" w:cs="Calibri"/>
                <w:color w:val="000000"/>
              </w:rPr>
            </w:pPr>
            <w:ins w:id="2559" w:author="Stefanie Lane" w:date="2022-10-07T12:37:00Z">
              <w:r w:rsidRPr="00132719">
                <w:rPr>
                  <w:rFonts w:ascii="Calibri" w:eastAsia="Times New Roman" w:hAnsi="Calibri" w:cs="Calibri"/>
                  <w:color w:val="000000"/>
                </w:rPr>
                <w:t>Native</w:t>
              </w:r>
            </w:ins>
          </w:p>
        </w:tc>
      </w:tr>
      <w:tr w:rsidR="00132719" w:rsidRPr="00132719" w14:paraId="10D00BB1" w14:textId="77777777" w:rsidTr="00132719">
        <w:trPr>
          <w:trHeight w:val="290"/>
          <w:ins w:id="2560" w:author="Stefanie Lane" w:date="2022-10-07T12:37:00Z"/>
        </w:trPr>
        <w:tc>
          <w:tcPr>
            <w:tcW w:w="3340" w:type="dxa"/>
            <w:tcBorders>
              <w:top w:val="nil"/>
              <w:left w:val="nil"/>
              <w:bottom w:val="single" w:sz="4" w:space="0" w:color="auto"/>
              <w:right w:val="nil"/>
            </w:tcBorders>
            <w:shd w:val="clear" w:color="auto" w:fill="auto"/>
            <w:noWrap/>
            <w:vAlign w:val="bottom"/>
            <w:hideMark/>
          </w:tcPr>
          <w:p w14:paraId="1AF4F316" w14:textId="77777777" w:rsidR="00132719" w:rsidRPr="00132719" w:rsidRDefault="00132719" w:rsidP="00132719">
            <w:pPr>
              <w:spacing w:after="0" w:line="240" w:lineRule="auto"/>
              <w:rPr>
                <w:ins w:id="2561" w:author="Stefanie Lane" w:date="2022-10-07T12:37:00Z"/>
                <w:rFonts w:ascii="Calibri" w:eastAsia="Times New Roman" w:hAnsi="Calibri" w:cs="Calibri"/>
                <w:i/>
                <w:iCs/>
              </w:rPr>
            </w:pPr>
            <w:ins w:id="2562" w:author="Stefanie Lane" w:date="2022-10-07T12:37:00Z">
              <w:r w:rsidRPr="00132719">
                <w:rPr>
                  <w:rFonts w:ascii="Calibri" w:eastAsia="Times New Roman" w:hAnsi="Calibri" w:cs="Calibri"/>
                  <w:i/>
                  <w:iCs/>
                </w:rPr>
                <w:t>Lathyrus palustris</w:t>
              </w:r>
            </w:ins>
          </w:p>
        </w:tc>
        <w:tc>
          <w:tcPr>
            <w:tcW w:w="3140" w:type="dxa"/>
            <w:tcBorders>
              <w:top w:val="nil"/>
              <w:left w:val="nil"/>
              <w:bottom w:val="single" w:sz="4" w:space="0" w:color="auto"/>
              <w:right w:val="nil"/>
            </w:tcBorders>
            <w:shd w:val="clear" w:color="auto" w:fill="auto"/>
            <w:noWrap/>
            <w:vAlign w:val="bottom"/>
            <w:hideMark/>
          </w:tcPr>
          <w:p w14:paraId="421E4CE9" w14:textId="77777777" w:rsidR="00132719" w:rsidRPr="00132719" w:rsidRDefault="00132719" w:rsidP="00132719">
            <w:pPr>
              <w:spacing w:after="0" w:line="240" w:lineRule="auto"/>
              <w:rPr>
                <w:ins w:id="2563" w:author="Stefanie Lane" w:date="2022-10-07T12:37:00Z"/>
                <w:rFonts w:ascii="Calibri" w:eastAsia="Times New Roman" w:hAnsi="Calibri" w:cs="Calibri"/>
                <w:i/>
                <w:iCs/>
                <w:color w:val="000000"/>
              </w:rPr>
            </w:pPr>
            <w:ins w:id="2564" w:author="Stefanie Lane" w:date="2022-10-07T12:37:00Z">
              <w:r w:rsidRPr="00132719">
                <w:rPr>
                  <w:rFonts w:ascii="Calibri" w:eastAsia="Times New Roman" w:hAnsi="Calibri" w:cs="Calibri"/>
                  <w:i/>
                  <w:iCs/>
                  <w:color w:val="000000"/>
                </w:rPr>
                <w:t> </w:t>
              </w:r>
            </w:ins>
          </w:p>
        </w:tc>
        <w:tc>
          <w:tcPr>
            <w:tcW w:w="1720" w:type="dxa"/>
            <w:tcBorders>
              <w:top w:val="nil"/>
              <w:left w:val="nil"/>
              <w:bottom w:val="single" w:sz="4" w:space="0" w:color="auto"/>
              <w:right w:val="nil"/>
            </w:tcBorders>
            <w:shd w:val="clear" w:color="auto" w:fill="auto"/>
            <w:noWrap/>
            <w:vAlign w:val="bottom"/>
            <w:hideMark/>
          </w:tcPr>
          <w:p w14:paraId="1F797025" w14:textId="77777777" w:rsidR="00132719" w:rsidRPr="00132719" w:rsidRDefault="00132719" w:rsidP="00132719">
            <w:pPr>
              <w:spacing w:after="0" w:line="240" w:lineRule="auto"/>
              <w:jc w:val="center"/>
              <w:rPr>
                <w:ins w:id="2565" w:author="Stefanie Lane" w:date="2022-10-07T12:37:00Z"/>
                <w:rFonts w:ascii="Calibri" w:eastAsia="Times New Roman" w:hAnsi="Calibri" w:cs="Calibri"/>
                <w:color w:val="000000"/>
              </w:rPr>
            </w:pPr>
            <w:ins w:id="2566" w:author="Stefanie Lane" w:date="2022-10-07T12:37:00Z">
              <w:r w:rsidRPr="00132719">
                <w:rPr>
                  <w:rFonts w:ascii="Calibri" w:eastAsia="Times New Roman" w:hAnsi="Calibri" w:cs="Calibri"/>
                  <w:color w:val="000000"/>
                </w:rPr>
                <w:t>Native</w:t>
              </w:r>
            </w:ins>
          </w:p>
        </w:tc>
      </w:tr>
      <w:tr w:rsidR="00132719" w:rsidRPr="00132719" w14:paraId="4F59F73F" w14:textId="77777777" w:rsidTr="00132719">
        <w:trPr>
          <w:trHeight w:val="290"/>
          <w:ins w:id="2567" w:author="Stefanie Lane" w:date="2022-10-07T12:37:00Z"/>
        </w:trPr>
        <w:tc>
          <w:tcPr>
            <w:tcW w:w="3340" w:type="dxa"/>
            <w:tcBorders>
              <w:top w:val="nil"/>
              <w:left w:val="nil"/>
              <w:bottom w:val="single" w:sz="4" w:space="0" w:color="auto"/>
              <w:right w:val="nil"/>
            </w:tcBorders>
            <w:shd w:val="clear" w:color="auto" w:fill="auto"/>
            <w:noWrap/>
            <w:vAlign w:val="bottom"/>
            <w:hideMark/>
          </w:tcPr>
          <w:p w14:paraId="185D4D62" w14:textId="77777777" w:rsidR="00132719" w:rsidRPr="00132719" w:rsidRDefault="00132719" w:rsidP="00132719">
            <w:pPr>
              <w:spacing w:after="0" w:line="240" w:lineRule="auto"/>
              <w:rPr>
                <w:ins w:id="2568" w:author="Stefanie Lane" w:date="2022-10-07T12:37:00Z"/>
                <w:rFonts w:ascii="Calibri" w:eastAsia="Times New Roman" w:hAnsi="Calibri" w:cs="Calibri"/>
                <w:i/>
                <w:iCs/>
                <w:color w:val="000000"/>
              </w:rPr>
            </w:pPr>
            <w:proofErr w:type="spellStart"/>
            <w:ins w:id="2569" w:author="Stefanie Lane" w:date="2022-10-07T12:37:00Z">
              <w:r w:rsidRPr="00132719">
                <w:rPr>
                  <w:rFonts w:ascii="Calibri" w:eastAsia="Times New Roman" w:hAnsi="Calibri" w:cs="Calibri"/>
                  <w:i/>
                  <w:iCs/>
                  <w:color w:val="000000"/>
                </w:rPr>
                <w:t>Leersia</w:t>
              </w:r>
              <w:proofErr w:type="spellEnd"/>
              <w:r w:rsidRPr="00132719">
                <w:rPr>
                  <w:rFonts w:ascii="Calibri" w:eastAsia="Times New Roman" w:hAnsi="Calibri" w:cs="Calibri"/>
                  <w:i/>
                  <w:iCs/>
                  <w:color w:val="000000"/>
                </w:rPr>
                <w:t xml:space="preserve"> </w:t>
              </w:r>
              <w:proofErr w:type="spellStart"/>
              <w:r w:rsidRPr="00132719">
                <w:rPr>
                  <w:rFonts w:ascii="Calibri" w:eastAsia="Times New Roman" w:hAnsi="Calibri" w:cs="Calibri"/>
                  <w:i/>
                  <w:iCs/>
                  <w:color w:val="000000"/>
                </w:rPr>
                <w:t>oryzoides</w:t>
              </w:r>
              <w:proofErr w:type="spellEnd"/>
            </w:ins>
          </w:p>
        </w:tc>
        <w:tc>
          <w:tcPr>
            <w:tcW w:w="3140" w:type="dxa"/>
            <w:tcBorders>
              <w:top w:val="nil"/>
              <w:left w:val="nil"/>
              <w:bottom w:val="single" w:sz="4" w:space="0" w:color="auto"/>
              <w:right w:val="nil"/>
            </w:tcBorders>
            <w:shd w:val="clear" w:color="auto" w:fill="auto"/>
            <w:noWrap/>
            <w:vAlign w:val="bottom"/>
            <w:hideMark/>
          </w:tcPr>
          <w:p w14:paraId="4E6E7866" w14:textId="77777777" w:rsidR="00132719" w:rsidRPr="00132719" w:rsidRDefault="00132719" w:rsidP="00132719">
            <w:pPr>
              <w:spacing w:after="0" w:line="240" w:lineRule="auto"/>
              <w:rPr>
                <w:ins w:id="2570" w:author="Stefanie Lane" w:date="2022-10-07T12:37:00Z"/>
                <w:rFonts w:ascii="Calibri" w:eastAsia="Times New Roman" w:hAnsi="Calibri" w:cs="Calibri"/>
                <w:i/>
                <w:iCs/>
                <w:color w:val="000000"/>
              </w:rPr>
            </w:pPr>
            <w:ins w:id="2571" w:author="Stefanie Lane" w:date="2022-10-07T12:37:00Z">
              <w:r w:rsidRPr="00132719">
                <w:rPr>
                  <w:rFonts w:ascii="Calibri" w:eastAsia="Times New Roman" w:hAnsi="Calibri" w:cs="Calibri"/>
                  <w:i/>
                  <w:iCs/>
                  <w:color w:val="000000"/>
                </w:rPr>
                <w:t> </w:t>
              </w:r>
            </w:ins>
          </w:p>
        </w:tc>
        <w:tc>
          <w:tcPr>
            <w:tcW w:w="1720" w:type="dxa"/>
            <w:tcBorders>
              <w:top w:val="nil"/>
              <w:left w:val="nil"/>
              <w:bottom w:val="single" w:sz="4" w:space="0" w:color="auto"/>
              <w:right w:val="nil"/>
            </w:tcBorders>
            <w:shd w:val="clear" w:color="auto" w:fill="auto"/>
            <w:noWrap/>
            <w:vAlign w:val="bottom"/>
            <w:hideMark/>
          </w:tcPr>
          <w:p w14:paraId="7F0DCC0C" w14:textId="77777777" w:rsidR="00132719" w:rsidRPr="00132719" w:rsidRDefault="00132719" w:rsidP="00132719">
            <w:pPr>
              <w:spacing w:after="0" w:line="240" w:lineRule="auto"/>
              <w:jc w:val="center"/>
              <w:rPr>
                <w:ins w:id="2572" w:author="Stefanie Lane" w:date="2022-10-07T12:37:00Z"/>
                <w:rFonts w:ascii="Calibri" w:eastAsia="Times New Roman" w:hAnsi="Calibri" w:cs="Calibri"/>
                <w:color w:val="000000"/>
              </w:rPr>
            </w:pPr>
            <w:ins w:id="2573" w:author="Stefanie Lane" w:date="2022-10-07T12:37:00Z">
              <w:r w:rsidRPr="00132719">
                <w:rPr>
                  <w:rFonts w:ascii="Calibri" w:eastAsia="Times New Roman" w:hAnsi="Calibri" w:cs="Calibri"/>
                  <w:color w:val="000000"/>
                </w:rPr>
                <w:t>Native</w:t>
              </w:r>
            </w:ins>
          </w:p>
        </w:tc>
      </w:tr>
      <w:tr w:rsidR="00132719" w:rsidRPr="00132719" w14:paraId="05BE50CA" w14:textId="77777777" w:rsidTr="00132719">
        <w:trPr>
          <w:trHeight w:val="290"/>
          <w:ins w:id="2574" w:author="Stefanie Lane" w:date="2022-10-07T12:37:00Z"/>
        </w:trPr>
        <w:tc>
          <w:tcPr>
            <w:tcW w:w="3340" w:type="dxa"/>
            <w:tcBorders>
              <w:top w:val="nil"/>
              <w:left w:val="nil"/>
              <w:bottom w:val="single" w:sz="4" w:space="0" w:color="auto"/>
              <w:right w:val="nil"/>
            </w:tcBorders>
            <w:shd w:val="clear" w:color="auto" w:fill="auto"/>
            <w:noWrap/>
            <w:vAlign w:val="bottom"/>
            <w:hideMark/>
          </w:tcPr>
          <w:p w14:paraId="496F14B6" w14:textId="77777777" w:rsidR="00132719" w:rsidRPr="00132719" w:rsidRDefault="00132719" w:rsidP="00132719">
            <w:pPr>
              <w:spacing w:after="0" w:line="240" w:lineRule="auto"/>
              <w:rPr>
                <w:ins w:id="2575" w:author="Stefanie Lane" w:date="2022-10-07T12:37:00Z"/>
                <w:rFonts w:ascii="Calibri" w:eastAsia="Times New Roman" w:hAnsi="Calibri" w:cs="Calibri"/>
                <w:i/>
                <w:iCs/>
                <w:color w:val="000000"/>
              </w:rPr>
            </w:pPr>
            <w:proofErr w:type="spellStart"/>
            <w:ins w:id="2576" w:author="Stefanie Lane" w:date="2022-10-07T12:37:00Z">
              <w:r w:rsidRPr="00132719">
                <w:rPr>
                  <w:rFonts w:ascii="Calibri" w:eastAsia="Times New Roman" w:hAnsi="Calibri" w:cs="Calibri"/>
                  <w:i/>
                  <w:iCs/>
                  <w:color w:val="000000"/>
                </w:rPr>
                <w:t>Lilaea</w:t>
              </w:r>
              <w:proofErr w:type="spellEnd"/>
              <w:r w:rsidRPr="00132719">
                <w:rPr>
                  <w:rFonts w:ascii="Calibri" w:eastAsia="Times New Roman" w:hAnsi="Calibri" w:cs="Calibri"/>
                  <w:i/>
                  <w:iCs/>
                  <w:color w:val="000000"/>
                </w:rPr>
                <w:t xml:space="preserve"> </w:t>
              </w:r>
              <w:proofErr w:type="spellStart"/>
              <w:r w:rsidRPr="00132719">
                <w:rPr>
                  <w:rFonts w:ascii="Calibri" w:eastAsia="Times New Roman" w:hAnsi="Calibri" w:cs="Calibri"/>
                  <w:i/>
                  <w:iCs/>
                  <w:color w:val="000000"/>
                </w:rPr>
                <w:t>scilloides</w:t>
              </w:r>
              <w:proofErr w:type="spellEnd"/>
            </w:ins>
          </w:p>
        </w:tc>
        <w:tc>
          <w:tcPr>
            <w:tcW w:w="3140" w:type="dxa"/>
            <w:tcBorders>
              <w:top w:val="nil"/>
              <w:left w:val="nil"/>
              <w:bottom w:val="single" w:sz="4" w:space="0" w:color="auto"/>
              <w:right w:val="nil"/>
            </w:tcBorders>
            <w:shd w:val="clear" w:color="auto" w:fill="auto"/>
            <w:noWrap/>
            <w:vAlign w:val="bottom"/>
            <w:hideMark/>
          </w:tcPr>
          <w:p w14:paraId="457A6861" w14:textId="77777777" w:rsidR="00132719" w:rsidRPr="00132719" w:rsidRDefault="00132719" w:rsidP="00132719">
            <w:pPr>
              <w:spacing w:after="0" w:line="240" w:lineRule="auto"/>
              <w:rPr>
                <w:ins w:id="2577" w:author="Stefanie Lane" w:date="2022-10-07T12:37:00Z"/>
                <w:rFonts w:ascii="Calibri" w:eastAsia="Times New Roman" w:hAnsi="Calibri" w:cs="Calibri"/>
                <w:i/>
                <w:iCs/>
              </w:rPr>
            </w:pPr>
            <w:ins w:id="2578" w:author="Stefanie Lane" w:date="2022-10-07T12:37:00Z">
              <w:r w:rsidRPr="00132719">
                <w:rPr>
                  <w:rFonts w:ascii="Calibri" w:eastAsia="Times New Roman" w:hAnsi="Calibri" w:cs="Calibri"/>
                  <w:i/>
                  <w:iCs/>
                </w:rPr>
                <w:t> </w:t>
              </w:r>
            </w:ins>
          </w:p>
        </w:tc>
        <w:tc>
          <w:tcPr>
            <w:tcW w:w="1720" w:type="dxa"/>
            <w:tcBorders>
              <w:top w:val="nil"/>
              <w:left w:val="nil"/>
              <w:bottom w:val="single" w:sz="4" w:space="0" w:color="auto"/>
              <w:right w:val="nil"/>
            </w:tcBorders>
            <w:shd w:val="clear" w:color="auto" w:fill="auto"/>
            <w:noWrap/>
            <w:vAlign w:val="bottom"/>
            <w:hideMark/>
          </w:tcPr>
          <w:p w14:paraId="0403180D" w14:textId="77777777" w:rsidR="00132719" w:rsidRPr="00132719" w:rsidRDefault="00132719" w:rsidP="00132719">
            <w:pPr>
              <w:spacing w:after="0" w:line="240" w:lineRule="auto"/>
              <w:jc w:val="center"/>
              <w:rPr>
                <w:ins w:id="2579" w:author="Stefanie Lane" w:date="2022-10-07T12:37:00Z"/>
                <w:rFonts w:ascii="Calibri" w:eastAsia="Times New Roman" w:hAnsi="Calibri" w:cs="Calibri"/>
                <w:color w:val="000000"/>
              </w:rPr>
            </w:pPr>
            <w:ins w:id="2580" w:author="Stefanie Lane" w:date="2022-10-07T12:37:00Z">
              <w:r w:rsidRPr="00132719">
                <w:rPr>
                  <w:rFonts w:ascii="Calibri" w:eastAsia="Times New Roman" w:hAnsi="Calibri" w:cs="Calibri"/>
                  <w:color w:val="000000"/>
                </w:rPr>
                <w:t>Native</w:t>
              </w:r>
            </w:ins>
          </w:p>
        </w:tc>
      </w:tr>
      <w:tr w:rsidR="00132719" w:rsidRPr="00132719" w14:paraId="6E14E406" w14:textId="77777777" w:rsidTr="00132719">
        <w:trPr>
          <w:trHeight w:val="290"/>
          <w:ins w:id="2581" w:author="Stefanie Lane" w:date="2022-10-07T12:37:00Z"/>
        </w:trPr>
        <w:tc>
          <w:tcPr>
            <w:tcW w:w="3340" w:type="dxa"/>
            <w:tcBorders>
              <w:top w:val="nil"/>
              <w:left w:val="nil"/>
              <w:bottom w:val="single" w:sz="4" w:space="0" w:color="auto"/>
              <w:right w:val="nil"/>
            </w:tcBorders>
            <w:shd w:val="clear" w:color="auto" w:fill="auto"/>
            <w:noWrap/>
            <w:vAlign w:val="bottom"/>
            <w:hideMark/>
          </w:tcPr>
          <w:p w14:paraId="712E1359" w14:textId="77777777" w:rsidR="00132719" w:rsidRPr="00132719" w:rsidRDefault="00132719" w:rsidP="00132719">
            <w:pPr>
              <w:spacing w:after="0" w:line="240" w:lineRule="auto"/>
              <w:rPr>
                <w:ins w:id="2582" w:author="Stefanie Lane" w:date="2022-10-07T12:37:00Z"/>
                <w:rFonts w:ascii="Calibri" w:eastAsia="Times New Roman" w:hAnsi="Calibri" w:cs="Calibri"/>
                <w:i/>
                <w:iCs/>
              </w:rPr>
            </w:pPr>
            <w:proofErr w:type="spellStart"/>
            <w:ins w:id="2583" w:author="Stefanie Lane" w:date="2022-10-07T12:37:00Z">
              <w:r w:rsidRPr="00132719">
                <w:rPr>
                  <w:rFonts w:ascii="Calibri" w:eastAsia="Times New Roman" w:hAnsi="Calibri" w:cs="Calibri"/>
                  <w:i/>
                  <w:iCs/>
                </w:rPr>
                <w:t>Llilaeopsis</w:t>
              </w:r>
              <w:proofErr w:type="spellEnd"/>
              <w:r w:rsidRPr="00132719">
                <w:rPr>
                  <w:rFonts w:ascii="Calibri" w:eastAsia="Times New Roman" w:hAnsi="Calibri" w:cs="Calibri"/>
                  <w:i/>
                  <w:iCs/>
                </w:rPr>
                <w:t xml:space="preserve"> </w:t>
              </w:r>
              <w:proofErr w:type="spellStart"/>
              <w:r w:rsidRPr="00132719">
                <w:rPr>
                  <w:rFonts w:ascii="Calibri" w:eastAsia="Times New Roman" w:hAnsi="Calibri" w:cs="Calibri"/>
                  <w:i/>
                  <w:iCs/>
                </w:rPr>
                <w:t>occidentalis</w:t>
              </w:r>
              <w:proofErr w:type="spellEnd"/>
            </w:ins>
          </w:p>
        </w:tc>
        <w:tc>
          <w:tcPr>
            <w:tcW w:w="3140" w:type="dxa"/>
            <w:tcBorders>
              <w:top w:val="nil"/>
              <w:left w:val="nil"/>
              <w:bottom w:val="single" w:sz="4" w:space="0" w:color="auto"/>
              <w:right w:val="nil"/>
            </w:tcBorders>
            <w:shd w:val="clear" w:color="auto" w:fill="auto"/>
            <w:noWrap/>
            <w:vAlign w:val="bottom"/>
            <w:hideMark/>
          </w:tcPr>
          <w:p w14:paraId="0FA91F7E" w14:textId="77777777" w:rsidR="00132719" w:rsidRPr="00132719" w:rsidRDefault="00132719" w:rsidP="00132719">
            <w:pPr>
              <w:spacing w:after="0" w:line="240" w:lineRule="auto"/>
              <w:rPr>
                <w:ins w:id="2584" w:author="Stefanie Lane" w:date="2022-10-07T12:37:00Z"/>
                <w:rFonts w:ascii="Calibri" w:eastAsia="Times New Roman" w:hAnsi="Calibri" w:cs="Calibri"/>
                <w:i/>
                <w:iCs/>
                <w:color w:val="000000"/>
              </w:rPr>
            </w:pPr>
            <w:ins w:id="2585" w:author="Stefanie Lane" w:date="2022-10-07T12:37:00Z">
              <w:r w:rsidRPr="00132719">
                <w:rPr>
                  <w:rFonts w:ascii="Calibri" w:eastAsia="Times New Roman" w:hAnsi="Calibri" w:cs="Calibri"/>
                  <w:i/>
                  <w:iCs/>
                  <w:color w:val="000000"/>
                </w:rPr>
                <w:t> </w:t>
              </w:r>
            </w:ins>
          </w:p>
        </w:tc>
        <w:tc>
          <w:tcPr>
            <w:tcW w:w="1720" w:type="dxa"/>
            <w:tcBorders>
              <w:top w:val="nil"/>
              <w:left w:val="nil"/>
              <w:bottom w:val="single" w:sz="4" w:space="0" w:color="auto"/>
              <w:right w:val="nil"/>
            </w:tcBorders>
            <w:shd w:val="clear" w:color="auto" w:fill="auto"/>
            <w:noWrap/>
            <w:vAlign w:val="bottom"/>
            <w:hideMark/>
          </w:tcPr>
          <w:p w14:paraId="6629D673" w14:textId="77777777" w:rsidR="00132719" w:rsidRPr="00132719" w:rsidRDefault="00132719" w:rsidP="00132719">
            <w:pPr>
              <w:spacing w:after="0" w:line="240" w:lineRule="auto"/>
              <w:jc w:val="center"/>
              <w:rPr>
                <w:ins w:id="2586" w:author="Stefanie Lane" w:date="2022-10-07T12:37:00Z"/>
                <w:rFonts w:ascii="Calibri" w:eastAsia="Times New Roman" w:hAnsi="Calibri" w:cs="Calibri"/>
                <w:color w:val="000000"/>
              </w:rPr>
            </w:pPr>
            <w:ins w:id="2587" w:author="Stefanie Lane" w:date="2022-10-07T12:37:00Z">
              <w:r w:rsidRPr="00132719">
                <w:rPr>
                  <w:rFonts w:ascii="Calibri" w:eastAsia="Times New Roman" w:hAnsi="Calibri" w:cs="Calibri"/>
                  <w:color w:val="000000"/>
                </w:rPr>
                <w:t>Native</w:t>
              </w:r>
            </w:ins>
          </w:p>
        </w:tc>
      </w:tr>
      <w:tr w:rsidR="00132719" w:rsidRPr="00132719" w14:paraId="0D184C65" w14:textId="77777777" w:rsidTr="00132719">
        <w:trPr>
          <w:trHeight w:val="290"/>
          <w:ins w:id="2588" w:author="Stefanie Lane" w:date="2022-10-07T12:37:00Z"/>
        </w:trPr>
        <w:tc>
          <w:tcPr>
            <w:tcW w:w="3340" w:type="dxa"/>
            <w:tcBorders>
              <w:top w:val="nil"/>
              <w:left w:val="nil"/>
              <w:bottom w:val="single" w:sz="4" w:space="0" w:color="auto"/>
              <w:right w:val="nil"/>
            </w:tcBorders>
            <w:shd w:val="clear" w:color="auto" w:fill="auto"/>
            <w:noWrap/>
            <w:vAlign w:val="bottom"/>
            <w:hideMark/>
          </w:tcPr>
          <w:p w14:paraId="327CA9C0" w14:textId="77777777" w:rsidR="00132719" w:rsidRPr="00132719" w:rsidRDefault="00132719" w:rsidP="00132719">
            <w:pPr>
              <w:spacing w:after="0" w:line="240" w:lineRule="auto"/>
              <w:rPr>
                <w:ins w:id="2589" w:author="Stefanie Lane" w:date="2022-10-07T12:37:00Z"/>
                <w:rFonts w:ascii="Calibri" w:eastAsia="Times New Roman" w:hAnsi="Calibri" w:cs="Calibri"/>
                <w:i/>
                <w:iCs/>
                <w:color w:val="000000"/>
              </w:rPr>
            </w:pPr>
            <w:proofErr w:type="spellStart"/>
            <w:ins w:id="2590" w:author="Stefanie Lane" w:date="2022-10-07T12:37:00Z">
              <w:r w:rsidRPr="00132719">
                <w:rPr>
                  <w:rFonts w:ascii="Calibri" w:eastAsia="Times New Roman" w:hAnsi="Calibri" w:cs="Calibri"/>
                  <w:i/>
                  <w:iCs/>
                  <w:color w:val="000000"/>
                </w:rPr>
                <w:t>Lycopus</w:t>
              </w:r>
              <w:proofErr w:type="spellEnd"/>
              <w:r w:rsidRPr="00132719">
                <w:rPr>
                  <w:rFonts w:ascii="Calibri" w:eastAsia="Times New Roman" w:hAnsi="Calibri" w:cs="Calibri"/>
                  <w:i/>
                  <w:iCs/>
                  <w:color w:val="000000"/>
                </w:rPr>
                <w:t xml:space="preserve"> </w:t>
              </w:r>
              <w:proofErr w:type="spellStart"/>
              <w:r w:rsidRPr="00132719">
                <w:rPr>
                  <w:rFonts w:ascii="Calibri" w:eastAsia="Times New Roman" w:hAnsi="Calibri" w:cs="Calibri"/>
                  <w:i/>
                  <w:iCs/>
                  <w:color w:val="000000"/>
                </w:rPr>
                <w:t>europaeus</w:t>
              </w:r>
              <w:proofErr w:type="spellEnd"/>
            </w:ins>
          </w:p>
        </w:tc>
        <w:tc>
          <w:tcPr>
            <w:tcW w:w="3140" w:type="dxa"/>
            <w:tcBorders>
              <w:top w:val="nil"/>
              <w:left w:val="nil"/>
              <w:bottom w:val="single" w:sz="4" w:space="0" w:color="auto"/>
              <w:right w:val="nil"/>
            </w:tcBorders>
            <w:shd w:val="clear" w:color="auto" w:fill="auto"/>
            <w:noWrap/>
            <w:vAlign w:val="bottom"/>
            <w:hideMark/>
          </w:tcPr>
          <w:p w14:paraId="7388F00E" w14:textId="77777777" w:rsidR="00132719" w:rsidRPr="00132719" w:rsidRDefault="00132719" w:rsidP="00132719">
            <w:pPr>
              <w:spacing w:after="0" w:line="240" w:lineRule="auto"/>
              <w:rPr>
                <w:ins w:id="2591" w:author="Stefanie Lane" w:date="2022-10-07T12:37:00Z"/>
                <w:rFonts w:ascii="Calibri" w:eastAsia="Times New Roman" w:hAnsi="Calibri" w:cs="Calibri"/>
                <w:i/>
                <w:iCs/>
                <w:color w:val="000000"/>
              </w:rPr>
            </w:pPr>
            <w:ins w:id="2592" w:author="Stefanie Lane" w:date="2022-10-07T12:37:00Z">
              <w:r w:rsidRPr="00132719">
                <w:rPr>
                  <w:rFonts w:ascii="Calibri" w:eastAsia="Times New Roman" w:hAnsi="Calibri" w:cs="Calibri"/>
                  <w:i/>
                  <w:iCs/>
                  <w:color w:val="000000"/>
                </w:rPr>
                <w:t> </w:t>
              </w:r>
            </w:ins>
          </w:p>
        </w:tc>
        <w:tc>
          <w:tcPr>
            <w:tcW w:w="1720" w:type="dxa"/>
            <w:tcBorders>
              <w:top w:val="nil"/>
              <w:left w:val="nil"/>
              <w:bottom w:val="single" w:sz="4" w:space="0" w:color="auto"/>
              <w:right w:val="nil"/>
            </w:tcBorders>
            <w:shd w:val="clear" w:color="auto" w:fill="auto"/>
            <w:noWrap/>
            <w:vAlign w:val="bottom"/>
            <w:hideMark/>
          </w:tcPr>
          <w:p w14:paraId="676E49F6" w14:textId="77777777" w:rsidR="00132719" w:rsidRPr="00132719" w:rsidRDefault="00132719" w:rsidP="00132719">
            <w:pPr>
              <w:spacing w:after="0" w:line="240" w:lineRule="auto"/>
              <w:jc w:val="center"/>
              <w:rPr>
                <w:ins w:id="2593" w:author="Stefanie Lane" w:date="2022-10-07T12:37:00Z"/>
                <w:rFonts w:ascii="Calibri" w:eastAsia="Times New Roman" w:hAnsi="Calibri" w:cs="Calibri"/>
                <w:color w:val="000000"/>
              </w:rPr>
            </w:pPr>
            <w:ins w:id="2594" w:author="Stefanie Lane" w:date="2022-10-07T12:37:00Z">
              <w:r w:rsidRPr="00132719">
                <w:rPr>
                  <w:rFonts w:ascii="Calibri" w:eastAsia="Times New Roman" w:hAnsi="Calibri" w:cs="Calibri"/>
                  <w:color w:val="000000"/>
                </w:rPr>
                <w:t>Exotic</w:t>
              </w:r>
            </w:ins>
          </w:p>
        </w:tc>
      </w:tr>
      <w:tr w:rsidR="00132719" w:rsidRPr="00132719" w14:paraId="422F608B" w14:textId="77777777" w:rsidTr="00132719">
        <w:trPr>
          <w:trHeight w:val="290"/>
          <w:ins w:id="2595" w:author="Stefanie Lane" w:date="2022-10-07T12:37:00Z"/>
        </w:trPr>
        <w:tc>
          <w:tcPr>
            <w:tcW w:w="3340" w:type="dxa"/>
            <w:tcBorders>
              <w:top w:val="nil"/>
              <w:left w:val="nil"/>
              <w:bottom w:val="single" w:sz="4" w:space="0" w:color="auto"/>
              <w:right w:val="nil"/>
            </w:tcBorders>
            <w:shd w:val="clear" w:color="auto" w:fill="auto"/>
            <w:noWrap/>
            <w:vAlign w:val="bottom"/>
            <w:hideMark/>
          </w:tcPr>
          <w:p w14:paraId="783772FD" w14:textId="77777777" w:rsidR="00132719" w:rsidRPr="00132719" w:rsidRDefault="00132719" w:rsidP="00132719">
            <w:pPr>
              <w:spacing w:after="0" w:line="240" w:lineRule="auto"/>
              <w:rPr>
                <w:ins w:id="2596" w:author="Stefanie Lane" w:date="2022-10-07T12:37:00Z"/>
                <w:rFonts w:ascii="Calibri" w:eastAsia="Times New Roman" w:hAnsi="Calibri" w:cs="Calibri"/>
                <w:i/>
                <w:iCs/>
                <w:color w:val="000000"/>
              </w:rPr>
            </w:pPr>
            <w:proofErr w:type="spellStart"/>
            <w:ins w:id="2597" w:author="Stefanie Lane" w:date="2022-10-07T12:37:00Z">
              <w:r w:rsidRPr="00132719">
                <w:rPr>
                  <w:rFonts w:ascii="Calibri" w:eastAsia="Times New Roman" w:hAnsi="Calibri" w:cs="Calibri"/>
                  <w:i/>
                  <w:iCs/>
                  <w:color w:val="000000"/>
                </w:rPr>
                <w:t>Lysichiton</w:t>
              </w:r>
              <w:proofErr w:type="spellEnd"/>
              <w:r w:rsidRPr="00132719">
                <w:rPr>
                  <w:rFonts w:ascii="Calibri" w:eastAsia="Times New Roman" w:hAnsi="Calibri" w:cs="Calibri"/>
                  <w:i/>
                  <w:iCs/>
                  <w:color w:val="000000"/>
                </w:rPr>
                <w:t xml:space="preserve"> </w:t>
              </w:r>
              <w:proofErr w:type="spellStart"/>
              <w:r w:rsidRPr="00132719">
                <w:rPr>
                  <w:rFonts w:ascii="Calibri" w:eastAsia="Times New Roman" w:hAnsi="Calibri" w:cs="Calibri"/>
                  <w:i/>
                  <w:iCs/>
                  <w:color w:val="000000"/>
                </w:rPr>
                <w:t>americanus</w:t>
              </w:r>
              <w:proofErr w:type="spellEnd"/>
            </w:ins>
          </w:p>
        </w:tc>
        <w:tc>
          <w:tcPr>
            <w:tcW w:w="3140" w:type="dxa"/>
            <w:tcBorders>
              <w:top w:val="nil"/>
              <w:left w:val="nil"/>
              <w:bottom w:val="single" w:sz="4" w:space="0" w:color="auto"/>
              <w:right w:val="nil"/>
            </w:tcBorders>
            <w:shd w:val="clear" w:color="auto" w:fill="auto"/>
            <w:noWrap/>
            <w:vAlign w:val="bottom"/>
            <w:hideMark/>
          </w:tcPr>
          <w:p w14:paraId="02434BE0" w14:textId="77777777" w:rsidR="00132719" w:rsidRPr="00132719" w:rsidRDefault="00132719" w:rsidP="00132719">
            <w:pPr>
              <w:spacing w:after="0" w:line="240" w:lineRule="auto"/>
              <w:rPr>
                <w:ins w:id="2598" w:author="Stefanie Lane" w:date="2022-10-07T12:37:00Z"/>
                <w:rFonts w:ascii="Calibri" w:eastAsia="Times New Roman" w:hAnsi="Calibri" w:cs="Calibri"/>
                <w:i/>
                <w:iCs/>
              </w:rPr>
            </w:pPr>
            <w:ins w:id="2599" w:author="Stefanie Lane" w:date="2022-10-07T12:37:00Z">
              <w:r w:rsidRPr="00132719">
                <w:rPr>
                  <w:rFonts w:ascii="Calibri" w:eastAsia="Times New Roman" w:hAnsi="Calibri" w:cs="Calibri"/>
                  <w:i/>
                  <w:iCs/>
                </w:rPr>
                <w:t> </w:t>
              </w:r>
            </w:ins>
          </w:p>
        </w:tc>
        <w:tc>
          <w:tcPr>
            <w:tcW w:w="1720" w:type="dxa"/>
            <w:tcBorders>
              <w:top w:val="nil"/>
              <w:left w:val="nil"/>
              <w:bottom w:val="single" w:sz="4" w:space="0" w:color="auto"/>
              <w:right w:val="nil"/>
            </w:tcBorders>
            <w:shd w:val="clear" w:color="auto" w:fill="auto"/>
            <w:noWrap/>
            <w:vAlign w:val="bottom"/>
            <w:hideMark/>
          </w:tcPr>
          <w:p w14:paraId="6AC27C81" w14:textId="77777777" w:rsidR="00132719" w:rsidRPr="00132719" w:rsidRDefault="00132719" w:rsidP="00132719">
            <w:pPr>
              <w:spacing w:after="0" w:line="240" w:lineRule="auto"/>
              <w:jc w:val="center"/>
              <w:rPr>
                <w:ins w:id="2600" w:author="Stefanie Lane" w:date="2022-10-07T12:37:00Z"/>
                <w:rFonts w:ascii="Calibri" w:eastAsia="Times New Roman" w:hAnsi="Calibri" w:cs="Calibri"/>
                <w:color w:val="000000"/>
              </w:rPr>
            </w:pPr>
            <w:ins w:id="2601" w:author="Stefanie Lane" w:date="2022-10-07T12:37:00Z">
              <w:r w:rsidRPr="00132719">
                <w:rPr>
                  <w:rFonts w:ascii="Calibri" w:eastAsia="Times New Roman" w:hAnsi="Calibri" w:cs="Calibri"/>
                  <w:color w:val="000000"/>
                </w:rPr>
                <w:t>Native</w:t>
              </w:r>
            </w:ins>
          </w:p>
        </w:tc>
      </w:tr>
      <w:tr w:rsidR="00132719" w:rsidRPr="00132719" w14:paraId="41CEAF3E" w14:textId="77777777" w:rsidTr="00132719">
        <w:trPr>
          <w:trHeight w:val="290"/>
          <w:ins w:id="2602" w:author="Stefanie Lane" w:date="2022-10-07T12:37:00Z"/>
        </w:trPr>
        <w:tc>
          <w:tcPr>
            <w:tcW w:w="3340" w:type="dxa"/>
            <w:tcBorders>
              <w:top w:val="nil"/>
              <w:left w:val="nil"/>
              <w:bottom w:val="single" w:sz="4" w:space="0" w:color="auto"/>
              <w:right w:val="nil"/>
            </w:tcBorders>
            <w:shd w:val="clear" w:color="auto" w:fill="auto"/>
            <w:noWrap/>
            <w:vAlign w:val="bottom"/>
            <w:hideMark/>
          </w:tcPr>
          <w:p w14:paraId="2E9792C2" w14:textId="77777777" w:rsidR="00132719" w:rsidRPr="00132719" w:rsidRDefault="00132719" w:rsidP="00132719">
            <w:pPr>
              <w:spacing w:after="0" w:line="240" w:lineRule="auto"/>
              <w:rPr>
                <w:ins w:id="2603" w:author="Stefanie Lane" w:date="2022-10-07T12:37:00Z"/>
                <w:rFonts w:ascii="Calibri" w:eastAsia="Times New Roman" w:hAnsi="Calibri" w:cs="Calibri"/>
                <w:i/>
                <w:iCs/>
              </w:rPr>
            </w:pPr>
            <w:ins w:id="2604" w:author="Stefanie Lane" w:date="2022-10-07T12:37:00Z">
              <w:r w:rsidRPr="00132719">
                <w:rPr>
                  <w:rFonts w:ascii="Calibri" w:eastAsia="Times New Roman" w:hAnsi="Calibri" w:cs="Calibri"/>
                  <w:i/>
                  <w:iCs/>
                </w:rPr>
                <w:t>Lysimachia thyrsiflora</w:t>
              </w:r>
            </w:ins>
          </w:p>
        </w:tc>
        <w:tc>
          <w:tcPr>
            <w:tcW w:w="3140" w:type="dxa"/>
            <w:tcBorders>
              <w:top w:val="nil"/>
              <w:left w:val="nil"/>
              <w:bottom w:val="single" w:sz="4" w:space="0" w:color="auto"/>
              <w:right w:val="nil"/>
            </w:tcBorders>
            <w:shd w:val="clear" w:color="auto" w:fill="auto"/>
            <w:noWrap/>
            <w:vAlign w:val="bottom"/>
            <w:hideMark/>
          </w:tcPr>
          <w:p w14:paraId="07E5E34A" w14:textId="77777777" w:rsidR="00132719" w:rsidRPr="00132719" w:rsidRDefault="00132719" w:rsidP="00132719">
            <w:pPr>
              <w:spacing w:after="0" w:line="240" w:lineRule="auto"/>
              <w:rPr>
                <w:ins w:id="2605" w:author="Stefanie Lane" w:date="2022-10-07T12:37:00Z"/>
                <w:rFonts w:ascii="Calibri" w:eastAsia="Times New Roman" w:hAnsi="Calibri" w:cs="Calibri"/>
                <w:i/>
                <w:iCs/>
                <w:color w:val="000000"/>
              </w:rPr>
            </w:pPr>
            <w:ins w:id="2606" w:author="Stefanie Lane" w:date="2022-10-07T12:37:00Z">
              <w:r w:rsidRPr="00132719">
                <w:rPr>
                  <w:rFonts w:ascii="Calibri" w:eastAsia="Times New Roman" w:hAnsi="Calibri" w:cs="Calibri"/>
                  <w:i/>
                  <w:iCs/>
                  <w:color w:val="000000"/>
                </w:rPr>
                <w:t> </w:t>
              </w:r>
            </w:ins>
          </w:p>
        </w:tc>
        <w:tc>
          <w:tcPr>
            <w:tcW w:w="1720" w:type="dxa"/>
            <w:tcBorders>
              <w:top w:val="nil"/>
              <w:left w:val="nil"/>
              <w:bottom w:val="single" w:sz="4" w:space="0" w:color="auto"/>
              <w:right w:val="nil"/>
            </w:tcBorders>
            <w:shd w:val="clear" w:color="auto" w:fill="auto"/>
            <w:noWrap/>
            <w:vAlign w:val="bottom"/>
            <w:hideMark/>
          </w:tcPr>
          <w:p w14:paraId="194D33F3" w14:textId="77777777" w:rsidR="00132719" w:rsidRPr="00132719" w:rsidRDefault="00132719" w:rsidP="00132719">
            <w:pPr>
              <w:spacing w:after="0" w:line="240" w:lineRule="auto"/>
              <w:jc w:val="center"/>
              <w:rPr>
                <w:ins w:id="2607" w:author="Stefanie Lane" w:date="2022-10-07T12:37:00Z"/>
                <w:rFonts w:ascii="Calibri" w:eastAsia="Times New Roman" w:hAnsi="Calibri" w:cs="Calibri"/>
                <w:color w:val="000000"/>
              </w:rPr>
            </w:pPr>
            <w:ins w:id="2608" w:author="Stefanie Lane" w:date="2022-10-07T12:37:00Z">
              <w:r w:rsidRPr="00132719">
                <w:rPr>
                  <w:rFonts w:ascii="Calibri" w:eastAsia="Times New Roman" w:hAnsi="Calibri" w:cs="Calibri"/>
                  <w:color w:val="000000"/>
                </w:rPr>
                <w:t>Native</w:t>
              </w:r>
            </w:ins>
          </w:p>
        </w:tc>
      </w:tr>
      <w:tr w:rsidR="00132719" w:rsidRPr="00132719" w14:paraId="2EE83EED" w14:textId="77777777" w:rsidTr="00132719">
        <w:trPr>
          <w:trHeight w:val="290"/>
          <w:ins w:id="2609" w:author="Stefanie Lane" w:date="2022-10-07T12:37:00Z"/>
        </w:trPr>
        <w:tc>
          <w:tcPr>
            <w:tcW w:w="3340" w:type="dxa"/>
            <w:tcBorders>
              <w:top w:val="nil"/>
              <w:left w:val="nil"/>
              <w:bottom w:val="single" w:sz="4" w:space="0" w:color="auto"/>
              <w:right w:val="nil"/>
            </w:tcBorders>
            <w:shd w:val="clear" w:color="auto" w:fill="auto"/>
            <w:noWrap/>
            <w:vAlign w:val="bottom"/>
            <w:hideMark/>
          </w:tcPr>
          <w:p w14:paraId="3125BFAE" w14:textId="77777777" w:rsidR="00132719" w:rsidRPr="00132719" w:rsidRDefault="00132719" w:rsidP="00132719">
            <w:pPr>
              <w:spacing w:after="0" w:line="240" w:lineRule="auto"/>
              <w:rPr>
                <w:ins w:id="2610" w:author="Stefanie Lane" w:date="2022-10-07T12:37:00Z"/>
                <w:rFonts w:ascii="Calibri" w:eastAsia="Times New Roman" w:hAnsi="Calibri" w:cs="Calibri"/>
                <w:i/>
                <w:iCs/>
                <w:color w:val="000000"/>
              </w:rPr>
            </w:pPr>
            <w:ins w:id="2611" w:author="Stefanie Lane" w:date="2022-10-07T12:37:00Z">
              <w:r w:rsidRPr="00132719">
                <w:rPr>
                  <w:rFonts w:ascii="Calibri" w:eastAsia="Times New Roman" w:hAnsi="Calibri" w:cs="Calibri"/>
                  <w:i/>
                  <w:iCs/>
                  <w:color w:val="000000"/>
                </w:rPr>
                <w:t>Lythrum salicaria</w:t>
              </w:r>
            </w:ins>
          </w:p>
        </w:tc>
        <w:tc>
          <w:tcPr>
            <w:tcW w:w="3140" w:type="dxa"/>
            <w:tcBorders>
              <w:top w:val="nil"/>
              <w:left w:val="nil"/>
              <w:bottom w:val="single" w:sz="4" w:space="0" w:color="auto"/>
              <w:right w:val="nil"/>
            </w:tcBorders>
            <w:shd w:val="clear" w:color="auto" w:fill="auto"/>
            <w:noWrap/>
            <w:vAlign w:val="bottom"/>
            <w:hideMark/>
          </w:tcPr>
          <w:p w14:paraId="10374E1B" w14:textId="77777777" w:rsidR="00132719" w:rsidRPr="00132719" w:rsidRDefault="00132719" w:rsidP="00132719">
            <w:pPr>
              <w:spacing w:after="0" w:line="240" w:lineRule="auto"/>
              <w:rPr>
                <w:ins w:id="2612" w:author="Stefanie Lane" w:date="2022-10-07T12:37:00Z"/>
                <w:rFonts w:ascii="Calibri" w:eastAsia="Times New Roman" w:hAnsi="Calibri" w:cs="Calibri"/>
                <w:i/>
                <w:iCs/>
                <w:color w:val="000000"/>
              </w:rPr>
            </w:pPr>
            <w:ins w:id="2613" w:author="Stefanie Lane" w:date="2022-10-07T12:37:00Z">
              <w:r w:rsidRPr="00132719">
                <w:rPr>
                  <w:rFonts w:ascii="Calibri" w:eastAsia="Times New Roman" w:hAnsi="Calibri" w:cs="Calibri"/>
                  <w:i/>
                  <w:iCs/>
                  <w:color w:val="000000"/>
                </w:rPr>
                <w:t> </w:t>
              </w:r>
            </w:ins>
          </w:p>
        </w:tc>
        <w:tc>
          <w:tcPr>
            <w:tcW w:w="1720" w:type="dxa"/>
            <w:tcBorders>
              <w:top w:val="nil"/>
              <w:left w:val="nil"/>
              <w:bottom w:val="single" w:sz="4" w:space="0" w:color="auto"/>
              <w:right w:val="nil"/>
            </w:tcBorders>
            <w:shd w:val="clear" w:color="auto" w:fill="auto"/>
            <w:noWrap/>
            <w:vAlign w:val="bottom"/>
            <w:hideMark/>
          </w:tcPr>
          <w:p w14:paraId="34BC17C2" w14:textId="77777777" w:rsidR="00132719" w:rsidRPr="00132719" w:rsidRDefault="00132719" w:rsidP="00132719">
            <w:pPr>
              <w:spacing w:after="0" w:line="240" w:lineRule="auto"/>
              <w:jc w:val="center"/>
              <w:rPr>
                <w:ins w:id="2614" w:author="Stefanie Lane" w:date="2022-10-07T12:37:00Z"/>
                <w:rFonts w:ascii="Calibri" w:eastAsia="Times New Roman" w:hAnsi="Calibri" w:cs="Calibri"/>
                <w:color w:val="000000"/>
              </w:rPr>
            </w:pPr>
            <w:ins w:id="2615" w:author="Stefanie Lane" w:date="2022-10-07T12:37:00Z">
              <w:r w:rsidRPr="00132719">
                <w:rPr>
                  <w:rFonts w:ascii="Calibri" w:eastAsia="Times New Roman" w:hAnsi="Calibri" w:cs="Calibri"/>
                  <w:color w:val="000000"/>
                </w:rPr>
                <w:t>Exotic</w:t>
              </w:r>
            </w:ins>
          </w:p>
        </w:tc>
      </w:tr>
      <w:tr w:rsidR="00132719" w:rsidRPr="00132719" w14:paraId="24E9E580" w14:textId="77777777" w:rsidTr="00132719">
        <w:trPr>
          <w:trHeight w:val="290"/>
          <w:ins w:id="2616" w:author="Stefanie Lane" w:date="2022-10-07T12:37:00Z"/>
        </w:trPr>
        <w:tc>
          <w:tcPr>
            <w:tcW w:w="3340" w:type="dxa"/>
            <w:tcBorders>
              <w:top w:val="nil"/>
              <w:left w:val="nil"/>
              <w:bottom w:val="single" w:sz="4" w:space="0" w:color="auto"/>
              <w:right w:val="nil"/>
            </w:tcBorders>
            <w:shd w:val="clear" w:color="auto" w:fill="auto"/>
            <w:noWrap/>
            <w:vAlign w:val="bottom"/>
            <w:hideMark/>
          </w:tcPr>
          <w:p w14:paraId="1EC2CE96" w14:textId="77777777" w:rsidR="00132719" w:rsidRPr="00132719" w:rsidRDefault="00132719" w:rsidP="00132719">
            <w:pPr>
              <w:spacing w:after="0" w:line="240" w:lineRule="auto"/>
              <w:rPr>
                <w:ins w:id="2617" w:author="Stefanie Lane" w:date="2022-10-07T12:37:00Z"/>
                <w:rFonts w:ascii="Calibri" w:eastAsia="Times New Roman" w:hAnsi="Calibri" w:cs="Calibri"/>
                <w:i/>
                <w:iCs/>
                <w:color w:val="000000"/>
              </w:rPr>
            </w:pPr>
            <w:ins w:id="2618" w:author="Stefanie Lane" w:date="2022-10-07T12:37:00Z">
              <w:r w:rsidRPr="00132719">
                <w:rPr>
                  <w:rFonts w:ascii="Calibri" w:eastAsia="Times New Roman" w:hAnsi="Calibri" w:cs="Calibri"/>
                  <w:i/>
                  <w:iCs/>
                  <w:color w:val="000000"/>
                </w:rPr>
                <w:t>Mentha aquatica</w:t>
              </w:r>
            </w:ins>
          </w:p>
        </w:tc>
        <w:tc>
          <w:tcPr>
            <w:tcW w:w="3140" w:type="dxa"/>
            <w:tcBorders>
              <w:top w:val="nil"/>
              <w:left w:val="nil"/>
              <w:bottom w:val="single" w:sz="4" w:space="0" w:color="auto"/>
              <w:right w:val="nil"/>
            </w:tcBorders>
            <w:shd w:val="clear" w:color="auto" w:fill="auto"/>
            <w:noWrap/>
            <w:vAlign w:val="bottom"/>
            <w:hideMark/>
          </w:tcPr>
          <w:p w14:paraId="327C04B8" w14:textId="77777777" w:rsidR="00132719" w:rsidRPr="00132719" w:rsidRDefault="00132719" w:rsidP="00132719">
            <w:pPr>
              <w:spacing w:after="0" w:line="240" w:lineRule="auto"/>
              <w:rPr>
                <w:ins w:id="2619" w:author="Stefanie Lane" w:date="2022-10-07T12:37:00Z"/>
                <w:rFonts w:ascii="Calibri" w:eastAsia="Times New Roman" w:hAnsi="Calibri" w:cs="Calibri"/>
                <w:i/>
                <w:iCs/>
              </w:rPr>
            </w:pPr>
            <w:ins w:id="2620" w:author="Stefanie Lane" w:date="2022-10-07T12:37:00Z">
              <w:r w:rsidRPr="00132719">
                <w:rPr>
                  <w:rFonts w:ascii="Calibri" w:eastAsia="Times New Roman" w:hAnsi="Calibri" w:cs="Calibri"/>
                  <w:i/>
                  <w:iCs/>
                </w:rPr>
                <w:t xml:space="preserve">Mentha </w:t>
              </w:r>
              <w:proofErr w:type="spellStart"/>
              <w:r w:rsidRPr="00132719">
                <w:rPr>
                  <w:rFonts w:ascii="Calibri" w:eastAsia="Times New Roman" w:hAnsi="Calibri" w:cs="Calibri"/>
                  <w:i/>
                  <w:iCs/>
                </w:rPr>
                <w:t>citrata</w:t>
              </w:r>
              <w:proofErr w:type="spellEnd"/>
            </w:ins>
          </w:p>
        </w:tc>
        <w:tc>
          <w:tcPr>
            <w:tcW w:w="1720" w:type="dxa"/>
            <w:tcBorders>
              <w:top w:val="nil"/>
              <w:left w:val="nil"/>
              <w:bottom w:val="single" w:sz="4" w:space="0" w:color="auto"/>
              <w:right w:val="nil"/>
            </w:tcBorders>
            <w:shd w:val="clear" w:color="auto" w:fill="auto"/>
            <w:noWrap/>
            <w:vAlign w:val="bottom"/>
            <w:hideMark/>
          </w:tcPr>
          <w:p w14:paraId="5ACDD179" w14:textId="77777777" w:rsidR="00132719" w:rsidRPr="00132719" w:rsidRDefault="00132719" w:rsidP="00132719">
            <w:pPr>
              <w:spacing w:after="0" w:line="240" w:lineRule="auto"/>
              <w:jc w:val="center"/>
              <w:rPr>
                <w:ins w:id="2621" w:author="Stefanie Lane" w:date="2022-10-07T12:37:00Z"/>
                <w:rFonts w:ascii="Calibri" w:eastAsia="Times New Roman" w:hAnsi="Calibri" w:cs="Calibri"/>
              </w:rPr>
            </w:pPr>
            <w:ins w:id="2622" w:author="Stefanie Lane" w:date="2022-10-07T12:37:00Z">
              <w:r w:rsidRPr="00132719">
                <w:rPr>
                  <w:rFonts w:ascii="Calibri" w:eastAsia="Times New Roman" w:hAnsi="Calibri" w:cs="Calibri"/>
                </w:rPr>
                <w:t>Exotic</w:t>
              </w:r>
            </w:ins>
          </w:p>
        </w:tc>
      </w:tr>
      <w:tr w:rsidR="00132719" w:rsidRPr="00132719" w14:paraId="5BD06D02" w14:textId="77777777" w:rsidTr="00132719">
        <w:trPr>
          <w:trHeight w:val="290"/>
          <w:ins w:id="2623" w:author="Stefanie Lane" w:date="2022-10-07T12:37:00Z"/>
        </w:trPr>
        <w:tc>
          <w:tcPr>
            <w:tcW w:w="3340" w:type="dxa"/>
            <w:tcBorders>
              <w:top w:val="nil"/>
              <w:left w:val="nil"/>
              <w:bottom w:val="single" w:sz="4" w:space="0" w:color="auto"/>
              <w:right w:val="nil"/>
            </w:tcBorders>
            <w:shd w:val="clear" w:color="auto" w:fill="auto"/>
            <w:noWrap/>
            <w:vAlign w:val="bottom"/>
            <w:hideMark/>
          </w:tcPr>
          <w:p w14:paraId="3C163179" w14:textId="77777777" w:rsidR="00132719" w:rsidRPr="00132719" w:rsidRDefault="00132719" w:rsidP="00132719">
            <w:pPr>
              <w:spacing w:after="0" w:line="240" w:lineRule="auto"/>
              <w:rPr>
                <w:ins w:id="2624" w:author="Stefanie Lane" w:date="2022-10-07T12:37:00Z"/>
                <w:rFonts w:ascii="Calibri" w:eastAsia="Times New Roman" w:hAnsi="Calibri" w:cs="Calibri"/>
                <w:i/>
                <w:iCs/>
              </w:rPr>
            </w:pPr>
            <w:ins w:id="2625" w:author="Stefanie Lane" w:date="2022-10-07T12:37:00Z">
              <w:r w:rsidRPr="00132719">
                <w:rPr>
                  <w:rFonts w:ascii="Calibri" w:eastAsia="Times New Roman" w:hAnsi="Calibri" w:cs="Calibri"/>
                  <w:i/>
                  <w:iCs/>
                </w:rPr>
                <w:t>Mentha arvensis</w:t>
              </w:r>
            </w:ins>
          </w:p>
        </w:tc>
        <w:tc>
          <w:tcPr>
            <w:tcW w:w="3140" w:type="dxa"/>
            <w:tcBorders>
              <w:top w:val="nil"/>
              <w:left w:val="nil"/>
              <w:bottom w:val="single" w:sz="4" w:space="0" w:color="auto"/>
              <w:right w:val="nil"/>
            </w:tcBorders>
            <w:shd w:val="clear" w:color="auto" w:fill="auto"/>
            <w:noWrap/>
            <w:vAlign w:val="bottom"/>
            <w:hideMark/>
          </w:tcPr>
          <w:p w14:paraId="3A74BDDB" w14:textId="77777777" w:rsidR="00132719" w:rsidRPr="00132719" w:rsidRDefault="00132719" w:rsidP="00132719">
            <w:pPr>
              <w:spacing w:after="0" w:line="240" w:lineRule="auto"/>
              <w:rPr>
                <w:ins w:id="2626" w:author="Stefanie Lane" w:date="2022-10-07T12:37:00Z"/>
                <w:rFonts w:ascii="Calibri" w:eastAsia="Times New Roman" w:hAnsi="Calibri" w:cs="Calibri"/>
                <w:i/>
                <w:iCs/>
                <w:color w:val="000000"/>
              </w:rPr>
            </w:pPr>
            <w:ins w:id="2627" w:author="Stefanie Lane" w:date="2022-10-07T12:37:00Z">
              <w:r w:rsidRPr="00132719">
                <w:rPr>
                  <w:rFonts w:ascii="Calibri" w:eastAsia="Times New Roman" w:hAnsi="Calibri" w:cs="Calibri"/>
                  <w:i/>
                  <w:iCs/>
                  <w:color w:val="000000"/>
                </w:rPr>
                <w:t> </w:t>
              </w:r>
            </w:ins>
          </w:p>
        </w:tc>
        <w:tc>
          <w:tcPr>
            <w:tcW w:w="1720" w:type="dxa"/>
            <w:tcBorders>
              <w:top w:val="nil"/>
              <w:left w:val="nil"/>
              <w:bottom w:val="single" w:sz="4" w:space="0" w:color="auto"/>
              <w:right w:val="nil"/>
            </w:tcBorders>
            <w:shd w:val="clear" w:color="auto" w:fill="auto"/>
            <w:noWrap/>
            <w:vAlign w:val="bottom"/>
            <w:hideMark/>
          </w:tcPr>
          <w:p w14:paraId="2BA45EAA" w14:textId="77777777" w:rsidR="00132719" w:rsidRPr="00132719" w:rsidRDefault="00132719" w:rsidP="00132719">
            <w:pPr>
              <w:spacing w:after="0" w:line="240" w:lineRule="auto"/>
              <w:jc w:val="center"/>
              <w:rPr>
                <w:ins w:id="2628" w:author="Stefanie Lane" w:date="2022-10-07T12:37:00Z"/>
                <w:rFonts w:ascii="Calibri" w:eastAsia="Times New Roman" w:hAnsi="Calibri" w:cs="Calibri"/>
                <w:color w:val="000000"/>
              </w:rPr>
            </w:pPr>
            <w:ins w:id="2629" w:author="Stefanie Lane" w:date="2022-10-07T12:37:00Z">
              <w:r w:rsidRPr="00132719">
                <w:rPr>
                  <w:rFonts w:ascii="Calibri" w:eastAsia="Times New Roman" w:hAnsi="Calibri" w:cs="Calibri"/>
                  <w:color w:val="000000"/>
                </w:rPr>
                <w:t>Exotic</w:t>
              </w:r>
            </w:ins>
          </w:p>
        </w:tc>
      </w:tr>
      <w:tr w:rsidR="00132719" w:rsidRPr="00132719" w14:paraId="7486CD9D" w14:textId="77777777" w:rsidTr="00132719">
        <w:trPr>
          <w:trHeight w:val="290"/>
          <w:ins w:id="2630" w:author="Stefanie Lane" w:date="2022-10-07T12:37:00Z"/>
        </w:trPr>
        <w:tc>
          <w:tcPr>
            <w:tcW w:w="3340" w:type="dxa"/>
            <w:tcBorders>
              <w:top w:val="nil"/>
              <w:left w:val="nil"/>
              <w:bottom w:val="single" w:sz="4" w:space="0" w:color="auto"/>
              <w:right w:val="nil"/>
            </w:tcBorders>
            <w:shd w:val="clear" w:color="auto" w:fill="auto"/>
            <w:noWrap/>
            <w:vAlign w:val="bottom"/>
            <w:hideMark/>
          </w:tcPr>
          <w:p w14:paraId="65F2C9FB" w14:textId="77777777" w:rsidR="00132719" w:rsidRPr="00132719" w:rsidRDefault="00132719" w:rsidP="00132719">
            <w:pPr>
              <w:spacing w:after="0" w:line="240" w:lineRule="auto"/>
              <w:rPr>
                <w:ins w:id="2631" w:author="Stefanie Lane" w:date="2022-10-07T12:37:00Z"/>
                <w:rFonts w:ascii="Calibri" w:eastAsia="Times New Roman" w:hAnsi="Calibri" w:cs="Calibri"/>
                <w:i/>
                <w:iCs/>
                <w:color w:val="000000"/>
              </w:rPr>
            </w:pPr>
            <w:ins w:id="2632" w:author="Stefanie Lane" w:date="2022-10-07T12:37:00Z">
              <w:r w:rsidRPr="00132719">
                <w:rPr>
                  <w:rFonts w:ascii="Calibri" w:eastAsia="Times New Roman" w:hAnsi="Calibri" w:cs="Calibri"/>
                  <w:i/>
                  <w:iCs/>
                  <w:color w:val="000000"/>
                </w:rPr>
                <w:t>Menyanthes trifoliata</w:t>
              </w:r>
            </w:ins>
          </w:p>
        </w:tc>
        <w:tc>
          <w:tcPr>
            <w:tcW w:w="3140" w:type="dxa"/>
            <w:tcBorders>
              <w:top w:val="nil"/>
              <w:left w:val="nil"/>
              <w:bottom w:val="single" w:sz="4" w:space="0" w:color="auto"/>
              <w:right w:val="nil"/>
            </w:tcBorders>
            <w:shd w:val="clear" w:color="auto" w:fill="auto"/>
            <w:noWrap/>
            <w:vAlign w:val="bottom"/>
            <w:hideMark/>
          </w:tcPr>
          <w:p w14:paraId="2E3B7D5F" w14:textId="77777777" w:rsidR="00132719" w:rsidRPr="00132719" w:rsidRDefault="00132719" w:rsidP="00132719">
            <w:pPr>
              <w:spacing w:after="0" w:line="240" w:lineRule="auto"/>
              <w:rPr>
                <w:ins w:id="2633" w:author="Stefanie Lane" w:date="2022-10-07T12:37:00Z"/>
                <w:rFonts w:ascii="Calibri" w:eastAsia="Times New Roman" w:hAnsi="Calibri" w:cs="Calibri"/>
                <w:i/>
                <w:iCs/>
                <w:color w:val="000000"/>
              </w:rPr>
            </w:pPr>
            <w:ins w:id="2634" w:author="Stefanie Lane" w:date="2022-10-07T12:37:00Z">
              <w:r w:rsidRPr="00132719">
                <w:rPr>
                  <w:rFonts w:ascii="Calibri" w:eastAsia="Times New Roman" w:hAnsi="Calibri" w:cs="Calibri"/>
                  <w:i/>
                  <w:iCs/>
                  <w:color w:val="000000"/>
                </w:rPr>
                <w:t> </w:t>
              </w:r>
            </w:ins>
          </w:p>
        </w:tc>
        <w:tc>
          <w:tcPr>
            <w:tcW w:w="1720" w:type="dxa"/>
            <w:tcBorders>
              <w:top w:val="nil"/>
              <w:left w:val="nil"/>
              <w:bottom w:val="single" w:sz="4" w:space="0" w:color="auto"/>
              <w:right w:val="nil"/>
            </w:tcBorders>
            <w:shd w:val="clear" w:color="auto" w:fill="auto"/>
            <w:noWrap/>
            <w:vAlign w:val="bottom"/>
            <w:hideMark/>
          </w:tcPr>
          <w:p w14:paraId="3B458186" w14:textId="77777777" w:rsidR="00132719" w:rsidRPr="00132719" w:rsidRDefault="00132719" w:rsidP="00132719">
            <w:pPr>
              <w:spacing w:after="0" w:line="240" w:lineRule="auto"/>
              <w:jc w:val="center"/>
              <w:rPr>
                <w:ins w:id="2635" w:author="Stefanie Lane" w:date="2022-10-07T12:37:00Z"/>
                <w:rFonts w:ascii="Calibri" w:eastAsia="Times New Roman" w:hAnsi="Calibri" w:cs="Calibri"/>
                <w:color w:val="000000"/>
              </w:rPr>
            </w:pPr>
            <w:ins w:id="2636" w:author="Stefanie Lane" w:date="2022-10-07T12:37:00Z">
              <w:r w:rsidRPr="00132719">
                <w:rPr>
                  <w:rFonts w:ascii="Calibri" w:eastAsia="Times New Roman" w:hAnsi="Calibri" w:cs="Calibri"/>
                  <w:color w:val="000000"/>
                </w:rPr>
                <w:t>Native</w:t>
              </w:r>
            </w:ins>
          </w:p>
        </w:tc>
      </w:tr>
      <w:tr w:rsidR="00132719" w:rsidRPr="00132719" w14:paraId="3F8A3B44" w14:textId="77777777" w:rsidTr="00132719">
        <w:trPr>
          <w:trHeight w:val="290"/>
          <w:ins w:id="2637" w:author="Stefanie Lane" w:date="2022-10-07T12:37:00Z"/>
        </w:trPr>
        <w:tc>
          <w:tcPr>
            <w:tcW w:w="3340" w:type="dxa"/>
            <w:tcBorders>
              <w:top w:val="nil"/>
              <w:left w:val="nil"/>
              <w:bottom w:val="single" w:sz="4" w:space="0" w:color="auto"/>
              <w:right w:val="nil"/>
            </w:tcBorders>
            <w:shd w:val="clear" w:color="auto" w:fill="auto"/>
            <w:noWrap/>
            <w:vAlign w:val="bottom"/>
            <w:hideMark/>
          </w:tcPr>
          <w:p w14:paraId="728AFB5D" w14:textId="77777777" w:rsidR="00132719" w:rsidRPr="00132719" w:rsidRDefault="00132719" w:rsidP="00132719">
            <w:pPr>
              <w:spacing w:after="0" w:line="240" w:lineRule="auto"/>
              <w:rPr>
                <w:ins w:id="2638" w:author="Stefanie Lane" w:date="2022-10-07T12:37:00Z"/>
                <w:rFonts w:ascii="Calibri" w:eastAsia="Times New Roman" w:hAnsi="Calibri" w:cs="Calibri"/>
                <w:i/>
                <w:iCs/>
                <w:color w:val="000000"/>
              </w:rPr>
            </w:pPr>
            <w:ins w:id="2639" w:author="Stefanie Lane" w:date="2022-10-07T12:37:00Z">
              <w:r w:rsidRPr="00132719">
                <w:rPr>
                  <w:rFonts w:ascii="Calibri" w:eastAsia="Times New Roman" w:hAnsi="Calibri" w:cs="Calibri"/>
                  <w:i/>
                  <w:iCs/>
                  <w:color w:val="000000"/>
                </w:rPr>
                <w:lastRenderedPageBreak/>
                <w:t xml:space="preserve">Mimulus </w:t>
              </w:r>
              <w:proofErr w:type="spellStart"/>
              <w:r w:rsidRPr="00132719">
                <w:rPr>
                  <w:rFonts w:ascii="Calibri" w:eastAsia="Times New Roman" w:hAnsi="Calibri" w:cs="Calibri"/>
                  <w:i/>
                  <w:iCs/>
                  <w:color w:val="000000"/>
                </w:rPr>
                <w:t>guttatus</w:t>
              </w:r>
              <w:proofErr w:type="spellEnd"/>
            </w:ins>
          </w:p>
        </w:tc>
        <w:tc>
          <w:tcPr>
            <w:tcW w:w="3140" w:type="dxa"/>
            <w:tcBorders>
              <w:top w:val="nil"/>
              <w:left w:val="nil"/>
              <w:bottom w:val="single" w:sz="4" w:space="0" w:color="auto"/>
              <w:right w:val="nil"/>
            </w:tcBorders>
            <w:shd w:val="clear" w:color="auto" w:fill="auto"/>
            <w:noWrap/>
            <w:vAlign w:val="bottom"/>
            <w:hideMark/>
          </w:tcPr>
          <w:p w14:paraId="58DA1E63" w14:textId="77777777" w:rsidR="00132719" w:rsidRPr="00132719" w:rsidRDefault="00132719" w:rsidP="00132719">
            <w:pPr>
              <w:spacing w:after="0" w:line="240" w:lineRule="auto"/>
              <w:rPr>
                <w:ins w:id="2640" w:author="Stefanie Lane" w:date="2022-10-07T12:37:00Z"/>
                <w:rFonts w:ascii="Calibri" w:eastAsia="Times New Roman" w:hAnsi="Calibri" w:cs="Calibri"/>
                <w:i/>
                <w:iCs/>
              </w:rPr>
            </w:pPr>
            <w:ins w:id="2641" w:author="Stefanie Lane" w:date="2022-10-07T12:37:00Z">
              <w:r w:rsidRPr="00132719">
                <w:rPr>
                  <w:rFonts w:ascii="Calibri" w:eastAsia="Times New Roman" w:hAnsi="Calibri" w:cs="Calibri"/>
                  <w:i/>
                  <w:iCs/>
                </w:rPr>
                <w:t> </w:t>
              </w:r>
            </w:ins>
          </w:p>
        </w:tc>
        <w:tc>
          <w:tcPr>
            <w:tcW w:w="1720" w:type="dxa"/>
            <w:tcBorders>
              <w:top w:val="nil"/>
              <w:left w:val="nil"/>
              <w:bottom w:val="single" w:sz="4" w:space="0" w:color="auto"/>
              <w:right w:val="nil"/>
            </w:tcBorders>
            <w:shd w:val="clear" w:color="auto" w:fill="auto"/>
            <w:noWrap/>
            <w:vAlign w:val="bottom"/>
            <w:hideMark/>
          </w:tcPr>
          <w:p w14:paraId="42CCA2B1" w14:textId="77777777" w:rsidR="00132719" w:rsidRPr="00132719" w:rsidRDefault="00132719" w:rsidP="00132719">
            <w:pPr>
              <w:spacing w:after="0" w:line="240" w:lineRule="auto"/>
              <w:jc w:val="center"/>
              <w:rPr>
                <w:ins w:id="2642" w:author="Stefanie Lane" w:date="2022-10-07T12:37:00Z"/>
                <w:rFonts w:ascii="Calibri" w:eastAsia="Times New Roman" w:hAnsi="Calibri" w:cs="Calibri"/>
                <w:color w:val="000000"/>
              </w:rPr>
            </w:pPr>
            <w:ins w:id="2643" w:author="Stefanie Lane" w:date="2022-10-07T12:37:00Z">
              <w:r w:rsidRPr="00132719">
                <w:rPr>
                  <w:rFonts w:ascii="Calibri" w:eastAsia="Times New Roman" w:hAnsi="Calibri" w:cs="Calibri"/>
                  <w:color w:val="000000"/>
                </w:rPr>
                <w:t>Native</w:t>
              </w:r>
            </w:ins>
          </w:p>
        </w:tc>
      </w:tr>
      <w:tr w:rsidR="00132719" w:rsidRPr="00132719" w14:paraId="377EE0A0" w14:textId="77777777" w:rsidTr="00132719">
        <w:trPr>
          <w:trHeight w:val="290"/>
          <w:ins w:id="2644" w:author="Stefanie Lane" w:date="2022-10-07T12:37:00Z"/>
        </w:trPr>
        <w:tc>
          <w:tcPr>
            <w:tcW w:w="3340" w:type="dxa"/>
            <w:tcBorders>
              <w:top w:val="nil"/>
              <w:left w:val="nil"/>
              <w:bottom w:val="single" w:sz="4" w:space="0" w:color="auto"/>
              <w:right w:val="nil"/>
            </w:tcBorders>
            <w:shd w:val="clear" w:color="auto" w:fill="auto"/>
            <w:noWrap/>
            <w:vAlign w:val="bottom"/>
            <w:hideMark/>
          </w:tcPr>
          <w:p w14:paraId="351066D0" w14:textId="77777777" w:rsidR="00132719" w:rsidRPr="00132719" w:rsidRDefault="00132719" w:rsidP="00132719">
            <w:pPr>
              <w:spacing w:after="0" w:line="240" w:lineRule="auto"/>
              <w:rPr>
                <w:ins w:id="2645" w:author="Stefanie Lane" w:date="2022-10-07T12:37:00Z"/>
                <w:rFonts w:ascii="Calibri" w:eastAsia="Times New Roman" w:hAnsi="Calibri" w:cs="Calibri"/>
                <w:i/>
                <w:iCs/>
              </w:rPr>
            </w:pPr>
            <w:ins w:id="2646" w:author="Stefanie Lane" w:date="2022-10-07T12:37:00Z">
              <w:r w:rsidRPr="00132719">
                <w:rPr>
                  <w:rFonts w:ascii="Calibri" w:eastAsia="Times New Roman" w:hAnsi="Calibri" w:cs="Calibri"/>
                  <w:i/>
                  <w:iCs/>
                </w:rPr>
                <w:t>Myosotis scorpioides</w:t>
              </w:r>
            </w:ins>
          </w:p>
        </w:tc>
        <w:tc>
          <w:tcPr>
            <w:tcW w:w="3140" w:type="dxa"/>
            <w:tcBorders>
              <w:top w:val="nil"/>
              <w:left w:val="nil"/>
              <w:bottom w:val="single" w:sz="4" w:space="0" w:color="auto"/>
              <w:right w:val="nil"/>
            </w:tcBorders>
            <w:shd w:val="clear" w:color="auto" w:fill="auto"/>
            <w:noWrap/>
            <w:vAlign w:val="bottom"/>
            <w:hideMark/>
          </w:tcPr>
          <w:p w14:paraId="5144FB80" w14:textId="77777777" w:rsidR="00132719" w:rsidRPr="00132719" w:rsidRDefault="00132719" w:rsidP="00132719">
            <w:pPr>
              <w:spacing w:after="0" w:line="240" w:lineRule="auto"/>
              <w:rPr>
                <w:ins w:id="2647" w:author="Stefanie Lane" w:date="2022-10-07T12:37:00Z"/>
                <w:rFonts w:ascii="Calibri" w:eastAsia="Times New Roman" w:hAnsi="Calibri" w:cs="Calibri"/>
                <w:i/>
                <w:iCs/>
                <w:color w:val="000000"/>
              </w:rPr>
            </w:pPr>
            <w:ins w:id="2648" w:author="Stefanie Lane" w:date="2022-10-07T12:37:00Z">
              <w:r w:rsidRPr="00132719">
                <w:rPr>
                  <w:rFonts w:ascii="Calibri" w:eastAsia="Times New Roman" w:hAnsi="Calibri" w:cs="Calibri"/>
                  <w:i/>
                  <w:iCs/>
                  <w:color w:val="000000"/>
                </w:rPr>
                <w:t> </w:t>
              </w:r>
            </w:ins>
          </w:p>
        </w:tc>
        <w:tc>
          <w:tcPr>
            <w:tcW w:w="1720" w:type="dxa"/>
            <w:tcBorders>
              <w:top w:val="nil"/>
              <w:left w:val="nil"/>
              <w:bottom w:val="single" w:sz="4" w:space="0" w:color="auto"/>
              <w:right w:val="nil"/>
            </w:tcBorders>
            <w:shd w:val="clear" w:color="auto" w:fill="auto"/>
            <w:noWrap/>
            <w:vAlign w:val="bottom"/>
            <w:hideMark/>
          </w:tcPr>
          <w:p w14:paraId="5E713158" w14:textId="77777777" w:rsidR="00132719" w:rsidRPr="00132719" w:rsidRDefault="00132719" w:rsidP="00132719">
            <w:pPr>
              <w:spacing w:after="0" w:line="240" w:lineRule="auto"/>
              <w:jc w:val="center"/>
              <w:rPr>
                <w:ins w:id="2649" w:author="Stefanie Lane" w:date="2022-10-07T12:37:00Z"/>
                <w:rFonts w:ascii="Calibri" w:eastAsia="Times New Roman" w:hAnsi="Calibri" w:cs="Calibri"/>
                <w:color w:val="000000"/>
              </w:rPr>
            </w:pPr>
            <w:ins w:id="2650" w:author="Stefanie Lane" w:date="2022-10-07T12:37:00Z">
              <w:r w:rsidRPr="00132719">
                <w:rPr>
                  <w:rFonts w:ascii="Calibri" w:eastAsia="Times New Roman" w:hAnsi="Calibri" w:cs="Calibri"/>
                  <w:color w:val="000000"/>
                </w:rPr>
                <w:t>Exotic</w:t>
              </w:r>
            </w:ins>
          </w:p>
        </w:tc>
      </w:tr>
      <w:tr w:rsidR="00132719" w:rsidRPr="00132719" w14:paraId="04FD2C09" w14:textId="77777777" w:rsidTr="00132719">
        <w:trPr>
          <w:trHeight w:val="290"/>
          <w:ins w:id="2651" w:author="Stefanie Lane" w:date="2022-10-07T12:37:00Z"/>
        </w:trPr>
        <w:tc>
          <w:tcPr>
            <w:tcW w:w="3340" w:type="dxa"/>
            <w:tcBorders>
              <w:top w:val="nil"/>
              <w:left w:val="nil"/>
              <w:bottom w:val="single" w:sz="4" w:space="0" w:color="auto"/>
              <w:right w:val="nil"/>
            </w:tcBorders>
            <w:shd w:val="clear" w:color="auto" w:fill="auto"/>
            <w:noWrap/>
            <w:vAlign w:val="bottom"/>
            <w:hideMark/>
          </w:tcPr>
          <w:p w14:paraId="197C23EF" w14:textId="77777777" w:rsidR="00132719" w:rsidRPr="00132719" w:rsidRDefault="00132719" w:rsidP="00132719">
            <w:pPr>
              <w:spacing w:after="0" w:line="240" w:lineRule="auto"/>
              <w:rPr>
                <w:ins w:id="2652" w:author="Stefanie Lane" w:date="2022-10-07T12:37:00Z"/>
                <w:rFonts w:ascii="Calibri" w:eastAsia="Times New Roman" w:hAnsi="Calibri" w:cs="Calibri"/>
                <w:i/>
                <w:iCs/>
                <w:color w:val="000000"/>
              </w:rPr>
            </w:pPr>
            <w:proofErr w:type="spellStart"/>
            <w:ins w:id="2653" w:author="Stefanie Lane" w:date="2022-10-07T12:37:00Z">
              <w:r w:rsidRPr="00132719">
                <w:rPr>
                  <w:rFonts w:ascii="Calibri" w:eastAsia="Times New Roman" w:hAnsi="Calibri" w:cs="Calibri"/>
                  <w:i/>
                  <w:iCs/>
                  <w:color w:val="000000"/>
                </w:rPr>
                <w:t>Myrica</w:t>
              </w:r>
              <w:proofErr w:type="spellEnd"/>
              <w:r w:rsidRPr="00132719">
                <w:rPr>
                  <w:rFonts w:ascii="Calibri" w:eastAsia="Times New Roman" w:hAnsi="Calibri" w:cs="Calibri"/>
                  <w:i/>
                  <w:iCs/>
                  <w:color w:val="000000"/>
                </w:rPr>
                <w:t xml:space="preserve"> gale</w:t>
              </w:r>
            </w:ins>
          </w:p>
        </w:tc>
        <w:tc>
          <w:tcPr>
            <w:tcW w:w="3140" w:type="dxa"/>
            <w:tcBorders>
              <w:top w:val="nil"/>
              <w:left w:val="nil"/>
              <w:bottom w:val="single" w:sz="4" w:space="0" w:color="auto"/>
              <w:right w:val="nil"/>
            </w:tcBorders>
            <w:shd w:val="clear" w:color="auto" w:fill="auto"/>
            <w:noWrap/>
            <w:vAlign w:val="bottom"/>
            <w:hideMark/>
          </w:tcPr>
          <w:p w14:paraId="4A7B3814" w14:textId="77777777" w:rsidR="00132719" w:rsidRPr="00132719" w:rsidRDefault="00132719" w:rsidP="00132719">
            <w:pPr>
              <w:spacing w:after="0" w:line="240" w:lineRule="auto"/>
              <w:rPr>
                <w:ins w:id="2654" w:author="Stefanie Lane" w:date="2022-10-07T12:37:00Z"/>
                <w:rFonts w:ascii="Calibri" w:eastAsia="Times New Roman" w:hAnsi="Calibri" w:cs="Calibri"/>
                <w:i/>
                <w:iCs/>
                <w:color w:val="000000"/>
              </w:rPr>
            </w:pPr>
            <w:ins w:id="2655" w:author="Stefanie Lane" w:date="2022-10-07T12:37:00Z">
              <w:r w:rsidRPr="00132719">
                <w:rPr>
                  <w:rFonts w:ascii="Calibri" w:eastAsia="Times New Roman" w:hAnsi="Calibri" w:cs="Calibri"/>
                  <w:i/>
                  <w:iCs/>
                  <w:color w:val="000000"/>
                </w:rPr>
                <w:t> </w:t>
              </w:r>
            </w:ins>
          </w:p>
        </w:tc>
        <w:tc>
          <w:tcPr>
            <w:tcW w:w="1720" w:type="dxa"/>
            <w:tcBorders>
              <w:top w:val="nil"/>
              <w:left w:val="nil"/>
              <w:bottom w:val="single" w:sz="4" w:space="0" w:color="auto"/>
              <w:right w:val="nil"/>
            </w:tcBorders>
            <w:shd w:val="clear" w:color="auto" w:fill="auto"/>
            <w:noWrap/>
            <w:vAlign w:val="bottom"/>
            <w:hideMark/>
          </w:tcPr>
          <w:p w14:paraId="74233034" w14:textId="77777777" w:rsidR="00132719" w:rsidRPr="00132719" w:rsidRDefault="00132719" w:rsidP="00132719">
            <w:pPr>
              <w:spacing w:after="0" w:line="240" w:lineRule="auto"/>
              <w:jc w:val="center"/>
              <w:rPr>
                <w:ins w:id="2656" w:author="Stefanie Lane" w:date="2022-10-07T12:37:00Z"/>
                <w:rFonts w:ascii="Calibri" w:eastAsia="Times New Roman" w:hAnsi="Calibri" w:cs="Calibri"/>
                <w:color w:val="000000"/>
              </w:rPr>
            </w:pPr>
            <w:ins w:id="2657" w:author="Stefanie Lane" w:date="2022-10-07T12:37:00Z">
              <w:r w:rsidRPr="00132719">
                <w:rPr>
                  <w:rFonts w:ascii="Calibri" w:eastAsia="Times New Roman" w:hAnsi="Calibri" w:cs="Calibri"/>
                  <w:color w:val="000000"/>
                </w:rPr>
                <w:t>Native</w:t>
              </w:r>
            </w:ins>
          </w:p>
        </w:tc>
      </w:tr>
      <w:tr w:rsidR="00132719" w:rsidRPr="00132719" w14:paraId="172D7C46" w14:textId="77777777" w:rsidTr="00132719">
        <w:trPr>
          <w:trHeight w:val="290"/>
          <w:ins w:id="2658" w:author="Stefanie Lane" w:date="2022-10-07T12:37:00Z"/>
        </w:trPr>
        <w:tc>
          <w:tcPr>
            <w:tcW w:w="3340" w:type="dxa"/>
            <w:tcBorders>
              <w:top w:val="nil"/>
              <w:left w:val="nil"/>
              <w:bottom w:val="single" w:sz="4" w:space="0" w:color="auto"/>
              <w:right w:val="nil"/>
            </w:tcBorders>
            <w:shd w:val="clear" w:color="auto" w:fill="auto"/>
            <w:noWrap/>
            <w:vAlign w:val="bottom"/>
            <w:hideMark/>
          </w:tcPr>
          <w:p w14:paraId="7F8F1388" w14:textId="77777777" w:rsidR="00132719" w:rsidRPr="00132719" w:rsidRDefault="00132719" w:rsidP="00132719">
            <w:pPr>
              <w:spacing w:after="0" w:line="240" w:lineRule="auto"/>
              <w:rPr>
                <w:ins w:id="2659" w:author="Stefanie Lane" w:date="2022-10-07T12:37:00Z"/>
                <w:rFonts w:ascii="Calibri" w:eastAsia="Times New Roman" w:hAnsi="Calibri" w:cs="Calibri"/>
                <w:i/>
                <w:iCs/>
                <w:color w:val="000000"/>
              </w:rPr>
            </w:pPr>
            <w:ins w:id="2660" w:author="Stefanie Lane" w:date="2022-10-07T12:37:00Z">
              <w:r w:rsidRPr="00132719">
                <w:rPr>
                  <w:rFonts w:ascii="Calibri" w:eastAsia="Times New Roman" w:hAnsi="Calibri" w:cs="Calibri"/>
                  <w:i/>
                  <w:iCs/>
                  <w:color w:val="000000"/>
                </w:rPr>
                <w:t xml:space="preserve">Oenanthe </w:t>
              </w:r>
              <w:proofErr w:type="spellStart"/>
              <w:r w:rsidRPr="00132719">
                <w:rPr>
                  <w:rFonts w:ascii="Calibri" w:eastAsia="Times New Roman" w:hAnsi="Calibri" w:cs="Calibri"/>
                  <w:i/>
                  <w:iCs/>
                  <w:color w:val="000000"/>
                </w:rPr>
                <w:t>sarmentosa</w:t>
              </w:r>
              <w:proofErr w:type="spellEnd"/>
            </w:ins>
          </w:p>
        </w:tc>
        <w:tc>
          <w:tcPr>
            <w:tcW w:w="3140" w:type="dxa"/>
            <w:tcBorders>
              <w:top w:val="nil"/>
              <w:left w:val="nil"/>
              <w:bottom w:val="single" w:sz="4" w:space="0" w:color="auto"/>
              <w:right w:val="nil"/>
            </w:tcBorders>
            <w:shd w:val="clear" w:color="auto" w:fill="auto"/>
            <w:noWrap/>
            <w:vAlign w:val="bottom"/>
            <w:hideMark/>
          </w:tcPr>
          <w:p w14:paraId="2EED4670" w14:textId="77777777" w:rsidR="00132719" w:rsidRPr="00132719" w:rsidRDefault="00132719" w:rsidP="00132719">
            <w:pPr>
              <w:spacing w:after="0" w:line="240" w:lineRule="auto"/>
              <w:rPr>
                <w:ins w:id="2661" w:author="Stefanie Lane" w:date="2022-10-07T12:37:00Z"/>
                <w:rFonts w:ascii="Calibri" w:eastAsia="Times New Roman" w:hAnsi="Calibri" w:cs="Calibri"/>
                <w:i/>
                <w:iCs/>
              </w:rPr>
            </w:pPr>
            <w:ins w:id="2662" w:author="Stefanie Lane" w:date="2022-10-07T12:37:00Z">
              <w:r w:rsidRPr="00132719">
                <w:rPr>
                  <w:rFonts w:ascii="Calibri" w:eastAsia="Times New Roman" w:hAnsi="Calibri" w:cs="Calibri"/>
                  <w:i/>
                  <w:iCs/>
                </w:rPr>
                <w:t> </w:t>
              </w:r>
            </w:ins>
          </w:p>
        </w:tc>
        <w:tc>
          <w:tcPr>
            <w:tcW w:w="1720" w:type="dxa"/>
            <w:tcBorders>
              <w:top w:val="nil"/>
              <w:left w:val="nil"/>
              <w:bottom w:val="single" w:sz="4" w:space="0" w:color="auto"/>
              <w:right w:val="nil"/>
            </w:tcBorders>
            <w:shd w:val="clear" w:color="auto" w:fill="auto"/>
            <w:noWrap/>
            <w:vAlign w:val="bottom"/>
            <w:hideMark/>
          </w:tcPr>
          <w:p w14:paraId="5FB3FE3E" w14:textId="77777777" w:rsidR="00132719" w:rsidRPr="00132719" w:rsidRDefault="00132719" w:rsidP="00132719">
            <w:pPr>
              <w:spacing w:after="0" w:line="240" w:lineRule="auto"/>
              <w:jc w:val="center"/>
              <w:rPr>
                <w:ins w:id="2663" w:author="Stefanie Lane" w:date="2022-10-07T12:37:00Z"/>
                <w:rFonts w:ascii="Calibri" w:eastAsia="Times New Roman" w:hAnsi="Calibri" w:cs="Calibri"/>
                <w:color w:val="000000"/>
              </w:rPr>
            </w:pPr>
            <w:ins w:id="2664" w:author="Stefanie Lane" w:date="2022-10-07T12:37:00Z">
              <w:r w:rsidRPr="00132719">
                <w:rPr>
                  <w:rFonts w:ascii="Calibri" w:eastAsia="Times New Roman" w:hAnsi="Calibri" w:cs="Calibri"/>
                  <w:color w:val="000000"/>
                </w:rPr>
                <w:t>Native</w:t>
              </w:r>
            </w:ins>
          </w:p>
        </w:tc>
      </w:tr>
      <w:tr w:rsidR="00132719" w:rsidRPr="00132719" w14:paraId="347CA0D1" w14:textId="77777777" w:rsidTr="00132719">
        <w:trPr>
          <w:trHeight w:val="290"/>
          <w:ins w:id="2665" w:author="Stefanie Lane" w:date="2022-10-07T12:37:00Z"/>
        </w:trPr>
        <w:tc>
          <w:tcPr>
            <w:tcW w:w="3340" w:type="dxa"/>
            <w:tcBorders>
              <w:top w:val="nil"/>
              <w:left w:val="nil"/>
              <w:bottom w:val="single" w:sz="4" w:space="0" w:color="auto"/>
              <w:right w:val="nil"/>
            </w:tcBorders>
            <w:shd w:val="clear" w:color="auto" w:fill="auto"/>
            <w:noWrap/>
            <w:vAlign w:val="bottom"/>
            <w:hideMark/>
          </w:tcPr>
          <w:p w14:paraId="4705448C" w14:textId="77777777" w:rsidR="00132719" w:rsidRPr="00132719" w:rsidRDefault="00132719" w:rsidP="00132719">
            <w:pPr>
              <w:spacing w:after="0" w:line="240" w:lineRule="auto"/>
              <w:rPr>
                <w:ins w:id="2666" w:author="Stefanie Lane" w:date="2022-10-07T12:37:00Z"/>
                <w:rFonts w:ascii="Calibri" w:eastAsia="Times New Roman" w:hAnsi="Calibri" w:cs="Calibri"/>
                <w:i/>
                <w:iCs/>
              </w:rPr>
            </w:pPr>
            <w:ins w:id="2667" w:author="Stefanie Lane" w:date="2022-10-07T12:37:00Z">
              <w:r w:rsidRPr="00132719">
                <w:rPr>
                  <w:rFonts w:ascii="Calibri" w:eastAsia="Times New Roman" w:hAnsi="Calibri" w:cs="Calibri"/>
                  <w:i/>
                  <w:iCs/>
                </w:rPr>
                <w:t xml:space="preserve">Phalaris </w:t>
              </w:r>
              <w:proofErr w:type="spellStart"/>
              <w:r w:rsidRPr="00132719">
                <w:rPr>
                  <w:rFonts w:ascii="Calibri" w:eastAsia="Times New Roman" w:hAnsi="Calibri" w:cs="Calibri"/>
                  <w:i/>
                  <w:iCs/>
                </w:rPr>
                <w:t>arundinacea</w:t>
              </w:r>
              <w:proofErr w:type="spellEnd"/>
            </w:ins>
          </w:p>
        </w:tc>
        <w:tc>
          <w:tcPr>
            <w:tcW w:w="3140" w:type="dxa"/>
            <w:tcBorders>
              <w:top w:val="nil"/>
              <w:left w:val="nil"/>
              <w:bottom w:val="single" w:sz="4" w:space="0" w:color="auto"/>
              <w:right w:val="nil"/>
            </w:tcBorders>
            <w:shd w:val="clear" w:color="auto" w:fill="auto"/>
            <w:noWrap/>
            <w:vAlign w:val="bottom"/>
            <w:hideMark/>
          </w:tcPr>
          <w:p w14:paraId="302394C3" w14:textId="77777777" w:rsidR="00132719" w:rsidRPr="00132719" w:rsidRDefault="00132719" w:rsidP="00132719">
            <w:pPr>
              <w:spacing w:after="0" w:line="240" w:lineRule="auto"/>
              <w:rPr>
                <w:ins w:id="2668" w:author="Stefanie Lane" w:date="2022-10-07T12:37:00Z"/>
                <w:rFonts w:ascii="Calibri" w:eastAsia="Times New Roman" w:hAnsi="Calibri" w:cs="Calibri"/>
                <w:i/>
                <w:iCs/>
                <w:color w:val="000000"/>
              </w:rPr>
            </w:pPr>
            <w:ins w:id="2669" w:author="Stefanie Lane" w:date="2022-10-07T12:37:00Z">
              <w:r w:rsidRPr="00132719">
                <w:rPr>
                  <w:rFonts w:ascii="Calibri" w:eastAsia="Times New Roman" w:hAnsi="Calibri" w:cs="Calibri"/>
                  <w:i/>
                  <w:iCs/>
                  <w:color w:val="000000"/>
                </w:rPr>
                <w:t> </w:t>
              </w:r>
            </w:ins>
          </w:p>
        </w:tc>
        <w:tc>
          <w:tcPr>
            <w:tcW w:w="1720" w:type="dxa"/>
            <w:tcBorders>
              <w:top w:val="nil"/>
              <w:left w:val="nil"/>
              <w:bottom w:val="single" w:sz="4" w:space="0" w:color="auto"/>
              <w:right w:val="nil"/>
            </w:tcBorders>
            <w:shd w:val="clear" w:color="auto" w:fill="auto"/>
            <w:noWrap/>
            <w:vAlign w:val="bottom"/>
            <w:hideMark/>
          </w:tcPr>
          <w:p w14:paraId="600ED7E0" w14:textId="77777777" w:rsidR="00132719" w:rsidRPr="00132719" w:rsidRDefault="00132719" w:rsidP="00132719">
            <w:pPr>
              <w:spacing w:after="0" w:line="240" w:lineRule="auto"/>
              <w:jc w:val="center"/>
              <w:rPr>
                <w:ins w:id="2670" w:author="Stefanie Lane" w:date="2022-10-07T12:37:00Z"/>
                <w:rFonts w:ascii="Calibri" w:eastAsia="Times New Roman" w:hAnsi="Calibri" w:cs="Calibri"/>
                <w:color w:val="000000"/>
              </w:rPr>
            </w:pPr>
            <w:ins w:id="2671" w:author="Stefanie Lane" w:date="2022-10-07T12:37:00Z">
              <w:r w:rsidRPr="00132719">
                <w:rPr>
                  <w:rFonts w:ascii="Calibri" w:eastAsia="Times New Roman" w:hAnsi="Calibri" w:cs="Calibri"/>
                  <w:color w:val="000000"/>
                </w:rPr>
                <w:t>Exotic</w:t>
              </w:r>
            </w:ins>
          </w:p>
        </w:tc>
      </w:tr>
      <w:tr w:rsidR="00132719" w:rsidRPr="00132719" w14:paraId="4F68AA98" w14:textId="77777777" w:rsidTr="00132719">
        <w:trPr>
          <w:trHeight w:val="290"/>
          <w:ins w:id="2672" w:author="Stefanie Lane" w:date="2022-10-07T12:37:00Z"/>
        </w:trPr>
        <w:tc>
          <w:tcPr>
            <w:tcW w:w="3340" w:type="dxa"/>
            <w:tcBorders>
              <w:top w:val="nil"/>
              <w:left w:val="nil"/>
              <w:bottom w:val="single" w:sz="4" w:space="0" w:color="auto"/>
              <w:right w:val="nil"/>
            </w:tcBorders>
            <w:shd w:val="clear" w:color="auto" w:fill="auto"/>
            <w:noWrap/>
            <w:vAlign w:val="bottom"/>
            <w:hideMark/>
          </w:tcPr>
          <w:p w14:paraId="2C322FBE" w14:textId="77777777" w:rsidR="00132719" w:rsidRPr="00132719" w:rsidRDefault="00132719" w:rsidP="00132719">
            <w:pPr>
              <w:spacing w:after="0" w:line="240" w:lineRule="auto"/>
              <w:rPr>
                <w:ins w:id="2673" w:author="Stefanie Lane" w:date="2022-10-07T12:37:00Z"/>
                <w:rFonts w:ascii="Calibri" w:eastAsia="Times New Roman" w:hAnsi="Calibri" w:cs="Calibri"/>
                <w:i/>
                <w:iCs/>
                <w:color w:val="000000"/>
              </w:rPr>
            </w:pPr>
            <w:proofErr w:type="spellStart"/>
            <w:ins w:id="2674" w:author="Stefanie Lane" w:date="2022-10-07T12:37:00Z">
              <w:r w:rsidRPr="00132719">
                <w:rPr>
                  <w:rFonts w:ascii="Calibri" w:eastAsia="Times New Roman" w:hAnsi="Calibri" w:cs="Calibri"/>
                  <w:i/>
                  <w:iCs/>
                  <w:color w:val="000000"/>
                </w:rPr>
                <w:t>Platanthera</w:t>
              </w:r>
              <w:proofErr w:type="spellEnd"/>
              <w:r w:rsidRPr="00132719">
                <w:rPr>
                  <w:rFonts w:ascii="Calibri" w:eastAsia="Times New Roman" w:hAnsi="Calibri" w:cs="Calibri"/>
                  <w:i/>
                  <w:iCs/>
                  <w:color w:val="000000"/>
                </w:rPr>
                <w:t xml:space="preserve"> </w:t>
              </w:r>
              <w:proofErr w:type="spellStart"/>
              <w:r w:rsidRPr="00132719">
                <w:rPr>
                  <w:rFonts w:ascii="Calibri" w:eastAsia="Times New Roman" w:hAnsi="Calibri" w:cs="Calibri"/>
                  <w:i/>
                  <w:iCs/>
                  <w:color w:val="000000"/>
                </w:rPr>
                <w:t>dilatata</w:t>
              </w:r>
              <w:proofErr w:type="spellEnd"/>
              <w:r w:rsidRPr="00132719">
                <w:rPr>
                  <w:rFonts w:ascii="Calibri" w:eastAsia="Times New Roman" w:hAnsi="Calibri" w:cs="Calibri"/>
                  <w:i/>
                  <w:iCs/>
                  <w:color w:val="000000"/>
                </w:rPr>
                <w:t xml:space="preserve"> var </w:t>
              </w:r>
              <w:proofErr w:type="spellStart"/>
              <w:r w:rsidRPr="00132719">
                <w:rPr>
                  <w:rFonts w:ascii="Calibri" w:eastAsia="Times New Roman" w:hAnsi="Calibri" w:cs="Calibri"/>
                  <w:i/>
                  <w:iCs/>
                  <w:color w:val="000000"/>
                </w:rPr>
                <w:t>dilatata</w:t>
              </w:r>
              <w:proofErr w:type="spellEnd"/>
            </w:ins>
          </w:p>
        </w:tc>
        <w:tc>
          <w:tcPr>
            <w:tcW w:w="3140" w:type="dxa"/>
            <w:tcBorders>
              <w:top w:val="nil"/>
              <w:left w:val="nil"/>
              <w:bottom w:val="single" w:sz="4" w:space="0" w:color="auto"/>
              <w:right w:val="nil"/>
            </w:tcBorders>
            <w:shd w:val="clear" w:color="auto" w:fill="auto"/>
            <w:noWrap/>
            <w:vAlign w:val="bottom"/>
            <w:hideMark/>
          </w:tcPr>
          <w:p w14:paraId="1C5E603F" w14:textId="77777777" w:rsidR="00132719" w:rsidRPr="00132719" w:rsidRDefault="00132719" w:rsidP="00132719">
            <w:pPr>
              <w:spacing w:after="0" w:line="240" w:lineRule="auto"/>
              <w:rPr>
                <w:ins w:id="2675" w:author="Stefanie Lane" w:date="2022-10-07T12:37:00Z"/>
                <w:rFonts w:ascii="Calibri" w:eastAsia="Times New Roman" w:hAnsi="Calibri" w:cs="Calibri"/>
                <w:i/>
                <w:iCs/>
                <w:color w:val="000000"/>
              </w:rPr>
            </w:pPr>
            <w:ins w:id="2676" w:author="Stefanie Lane" w:date="2022-10-07T12:37:00Z">
              <w:r w:rsidRPr="00132719">
                <w:rPr>
                  <w:rFonts w:ascii="Calibri" w:eastAsia="Times New Roman" w:hAnsi="Calibri" w:cs="Calibri"/>
                  <w:i/>
                  <w:iCs/>
                  <w:color w:val="000000"/>
                </w:rPr>
                <w:t> </w:t>
              </w:r>
            </w:ins>
          </w:p>
        </w:tc>
        <w:tc>
          <w:tcPr>
            <w:tcW w:w="1720" w:type="dxa"/>
            <w:tcBorders>
              <w:top w:val="nil"/>
              <w:left w:val="nil"/>
              <w:bottom w:val="single" w:sz="4" w:space="0" w:color="auto"/>
              <w:right w:val="nil"/>
            </w:tcBorders>
            <w:shd w:val="clear" w:color="auto" w:fill="auto"/>
            <w:noWrap/>
            <w:vAlign w:val="bottom"/>
            <w:hideMark/>
          </w:tcPr>
          <w:p w14:paraId="6B9F0AA7" w14:textId="77777777" w:rsidR="00132719" w:rsidRPr="00132719" w:rsidRDefault="00132719" w:rsidP="00132719">
            <w:pPr>
              <w:spacing w:after="0" w:line="240" w:lineRule="auto"/>
              <w:jc w:val="center"/>
              <w:rPr>
                <w:ins w:id="2677" w:author="Stefanie Lane" w:date="2022-10-07T12:37:00Z"/>
                <w:rFonts w:ascii="Calibri" w:eastAsia="Times New Roman" w:hAnsi="Calibri" w:cs="Calibri"/>
                <w:color w:val="000000"/>
              </w:rPr>
            </w:pPr>
            <w:ins w:id="2678" w:author="Stefanie Lane" w:date="2022-10-07T12:37:00Z">
              <w:r w:rsidRPr="00132719">
                <w:rPr>
                  <w:rFonts w:ascii="Calibri" w:eastAsia="Times New Roman" w:hAnsi="Calibri" w:cs="Calibri"/>
                  <w:color w:val="000000"/>
                </w:rPr>
                <w:t>Native</w:t>
              </w:r>
            </w:ins>
          </w:p>
        </w:tc>
      </w:tr>
      <w:tr w:rsidR="00132719" w:rsidRPr="00132719" w14:paraId="23299F64" w14:textId="77777777" w:rsidTr="00132719">
        <w:trPr>
          <w:trHeight w:val="290"/>
          <w:ins w:id="2679" w:author="Stefanie Lane" w:date="2022-10-07T12:37:00Z"/>
        </w:trPr>
        <w:tc>
          <w:tcPr>
            <w:tcW w:w="3340" w:type="dxa"/>
            <w:tcBorders>
              <w:top w:val="nil"/>
              <w:left w:val="nil"/>
              <w:bottom w:val="single" w:sz="4" w:space="0" w:color="auto"/>
              <w:right w:val="nil"/>
            </w:tcBorders>
            <w:shd w:val="clear" w:color="auto" w:fill="auto"/>
            <w:noWrap/>
            <w:vAlign w:val="bottom"/>
            <w:hideMark/>
          </w:tcPr>
          <w:p w14:paraId="7D6561DB" w14:textId="77777777" w:rsidR="00132719" w:rsidRPr="00132719" w:rsidRDefault="00132719" w:rsidP="00132719">
            <w:pPr>
              <w:spacing w:after="0" w:line="240" w:lineRule="auto"/>
              <w:rPr>
                <w:ins w:id="2680" w:author="Stefanie Lane" w:date="2022-10-07T12:37:00Z"/>
                <w:rFonts w:ascii="Calibri" w:eastAsia="Times New Roman" w:hAnsi="Calibri" w:cs="Calibri"/>
                <w:i/>
                <w:iCs/>
                <w:color w:val="000000"/>
              </w:rPr>
            </w:pPr>
            <w:ins w:id="2681" w:author="Stefanie Lane" w:date="2022-10-07T12:37:00Z">
              <w:r w:rsidRPr="00132719">
                <w:rPr>
                  <w:rFonts w:ascii="Calibri" w:eastAsia="Times New Roman" w:hAnsi="Calibri" w:cs="Calibri"/>
                  <w:i/>
                  <w:iCs/>
                  <w:color w:val="000000"/>
                </w:rPr>
                <w:t>Poa palustris</w:t>
              </w:r>
            </w:ins>
          </w:p>
        </w:tc>
        <w:tc>
          <w:tcPr>
            <w:tcW w:w="3140" w:type="dxa"/>
            <w:tcBorders>
              <w:top w:val="nil"/>
              <w:left w:val="nil"/>
              <w:bottom w:val="single" w:sz="4" w:space="0" w:color="auto"/>
              <w:right w:val="nil"/>
            </w:tcBorders>
            <w:shd w:val="clear" w:color="auto" w:fill="auto"/>
            <w:noWrap/>
            <w:vAlign w:val="bottom"/>
            <w:hideMark/>
          </w:tcPr>
          <w:p w14:paraId="35680A31" w14:textId="77777777" w:rsidR="00132719" w:rsidRPr="00132719" w:rsidRDefault="00132719" w:rsidP="00132719">
            <w:pPr>
              <w:spacing w:after="0" w:line="240" w:lineRule="auto"/>
              <w:rPr>
                <w:ins w:id="2682" w:author="Stefanie Lane" w:date="2022-10-07T12:37:00Z"/>
                <w:rFonts w:ascii="Calibri" w:eastAsia="Times New Roman" w:hAnsi="Calibri" w:cs="Calibri"/>
                <w:i/>
                <w:iCs/>
              </w:rPr>
            </w:pPr>
            <w:ins w:id="2683" w:author="Stefanie Lane" w:date="2022-10-07T12:37:00Z">
              <w:r w:rsidRPr="00132719">
                <w:rPr>
                  <w:rFonts w:ascii="Calibri" w:eastAsia="Times New Roman" w:hAnsi="Calibri" w:cs="Calibri"/>
                  <w:i/>
                  <w:iCs/>
                </w:rPr>
                <w:t> </w:t>
              </w:r>
            </w:ins>
          </w:p>
        </w:tc>
        <w:tc>
          <w:tcPr>
            <w:tcW w:w="1720" w:type="dxa"/>
            <w:tcBorders>
              <w:top w:val="nil"/>
              <w:left w:val="nil"/>
              <w:bottom w:val="single" w:sz="4" w:space="0" w:color="auto"/>
              <w:right w:val="nil"/>
            </w:tcBorders>
            <w:shd w:val="clear" w:color="auto" w:fill="auto"/>
            <w:noWrap/>
            <w:vAlign w:val="bottom"/>
            <w:hideMark/>
          </w:tcPr>
          <w:p w14:paraId="735BC88C" w14:textId="77777777" w:rsidR="00132719" w:rsidRPr="00132719" w:rsidRDefault="00132719" w:rsidP="00132719">
            <w:pPr>
              <w:spacing w:after="0" w:line="240" w:lineRule="auto"/>
              <w:jc w:val="center"/>
              <w:rPr>
                <w:ins w:id="2684" w:author="Stefanie Lane" w:date="2022-10-07T12:37:00Z"/>
                <w:rFonts w:ascii="Calibri" w:eastAsia="Times New Roman" w:hAnsi="Calibri" w:cs="Calibri"/>
                <w:color w:val="000000"/>
              </w:rPr>
            </w:pPr>
            <w:ins w:id="2685" w:author="Stefanie Lane" w:date="2022-10-07T12:37:00Z">
              <w:r w:rsidRPr="00132719">
                <w:rPr>
                  <w:rFonts w:ascii="Calibri" w:eastAsia="Times New Roman" w:hAnsi="Calibri" w:cs="Calibri"/>
                  <w:color w:val="000000"/>
                </w:rPr>
                <w:t>Native</w:t>
              </w:r>
            </w:ins>
          </w:p>
        </w:tc>
      </w:tr>
      <w:tr w:rsidR="00132719" w:rsidRPr="00132719" w14:paraId="41BD4616" w14:textId="77777777" w:rsidTr="00132719">
        <w:trPr>
          <w:trHeight w:val="290"/>
          <w:ins w:id="2686" w:author="Stefanie Lane" w:date="2022-10-07T12:37:00Z"/>
        </w:trPr>
        <w:tc>
          <w:tcPr>
            <w:tcW w:w="3340" w:type="dxa"/>
            <w:tcBorders>
              <w:top w:val="nil"/>
              <w:left w:val="nil"/>
              <w:bottom w:val="single" w:sz="4" w:space="0" w:color="auto"/>
              <w:right w:val="nil"/>
            </w:tcBorders>
            <w:shd w:val="clear" w:color="auto" w:fill="auto"/>
            <w:noWrap/>
            <w:vAlign w:val="bottom"/>
            <w:hideMark/>
          </w:tcPr>
          <w:p w14:paraId="0ED494F9" w14:textId="77777777" w:rsidR="00132719" w:rsidRPr="00132719" w:rsidRDefault="00132719" w:rsidP="00132719">
            <w:pPr>
              <w:spacing w:after="0" w:line="240" w:lineRule="auto"/>
              <w:rPr>
                <w:ins w:id="2687" w:author="Stefanie Lane" w:date="2022-10-07T12:37:00Z"/>
                <w:rFonts w:ascii="Calibri" w:eastAsia="Times New Roman" w:hAnsi="Calibri" w:cs="Calibri"/>
                <w:i/>
                <w:iCs/>
              </w:rPr>
            </w:pPr>
            <w:ins w:id="2688" w:author="Stefanie Lane" w:date="2022-10-07T12:37:00Z">
              <w:r w:rsidRPr="00132719">
                <w:rPr>
                  <w:rFonts w:ascii="Calibri" w:eastAsia="Times New Roman" w:hAnsi="Calibri" w:cs="Calibri"/>
                  <w:i/>
                  <w:iCs/>
                </w:rPr>
                <w:t xml:space="preserve">Poa </w:t>
              </w:r>
              <w:proofErr w:type="spellStart"/>
              <w:r w:rsidRPr="00132719">
                <w:rPr>
                  <w:rFonts w:ascii="Calibri" w:eastAsia="Times New Roman" w:hAnsi="Calibri" w:cs="Calibri"/>
                  <w:i/>
                  <w:iCs/>
                </w:rPr>
                <w:t>trivialis</w:t>
              </w:r>
              <w:proofErr w:type="spellEnd"/>
            </w:ins>
          </w:p>
        </w:tc>
        <w:tc>
          <w:tcPr>
            <w:tcW w:w="3140" w:type="dxa"/>
            <w:tcBorders>
              <w:top w:val="nil"/>
              <w:left w:val="nil"/>
              <w:bottom w:val="single" w:sz="4" w:space="0" w:color="auto"/>
              <w:right w:val="nil"/>
            </w:tcBorders>
            <w:shd w:val="clear" w:color="auto" w:fill="auto"/>
            <w:noWrap/>
            <w:vAlign w:val="bottom"/>
            <w:hideMark/>
          </w:tcPr>
          <w:p w14:paraId="0C63DF8A" w14:textId="77777777" w:rsidR="00132719" w:rsidRPr="00132719" w:rsidRDefault="00132719" w:rsidP="00132719">
            <w:pPr>
              <w:spacing w:after="0" w:line="240" w:lineRule="auto"/>
              <w:rPr>
                <w:ins w:id="2689" w:author="Stefanie Lane" w:date="2022-10-07T12:37:00Z"/>
                <w:rFonts w:ascii="Calibri" w:eastAsia="Times New Roman" w:hAnsi="Calibri" w:cs="Calibri"/>
                <w:i/>
                <w:iCs/>
                <w:color w:val="000000"/>
              </w:rPr>
            </w:pPr>
            <w:ins w:id="2690" w:author="Stefanie Lane" w:date="2022-10-07T12:37:00Z">
              <w:r w:rsidRPr="00132719">
                <w:rPr>
                  <w:rFonts w:ascii="Calibri" w:eastAsia="Times New Roman" w:hAnsi="Calibri" w:cs="Calibri"/>
                  <w:i/>
                  <w:iCs/>
                  <w:color w:val="000000"/>
                </w:rPr>
                <w:t> </w:t>
              </w:r>
            </w:ins>
          </w:p>
        </w:tc>
        <w:tc>
          <w:tcPr>
            <w:tcW w:w="1720" w:type="dxa"/>
            <w:tcBorders>
              <w:top w:val="nil"/>
              <w:left w:val="nil"/>
              <w:bottom w:val="single" w:sz="4" w:space="0" w:color="auto"/>
              <w:right w:val="nil"/>
            </w:tcBorders>
            <w:shd w:val="clear" w:color="auto" w:fill="auto"/>
            <w:noWrap/>
            <w:vAlign w:val="bottom"/>
            <w:hideMark/>
          </w:tcPr>
          <w:p w14:paraId="6E8364C2" w14:textId="77777777" w:rsidR="00132719" w:rsidRPr="00132719" w:rsidRDefault="00132719" w:rsidP="00132719">
            <w:pPr>
              <w:spacing w:after="0" w:line="240" w:lineRule="auto"/>
              <w:jc w:val="center"/>
              <w:rPr>
                <w:ins w:id="2691" w:author="Stefanie Lane" w:date="2022-10-07T12:37:00Z"/>
                <w:rFonts w:ascii="Calibri" w:eastAsia="Times New Roman" w:hAnsi="Calibri" w:cs="Calibri"/>
                <w:color w:val="000000"/>
              </w:rPr>
            </w:pPr>
            <w:ins w:id="2692" w:author="Stefanie Lane" w:date="2022-10-07T12:37:00Z">
              <w:r w:rsidRPr="00132719">
                <w:rPr>
                  <w:rFonts w:ascii="Calibri" w:eastAsia="Times New Roman" w:hAnsi="Calibri" w:cs="Calibri"/>
                  <w:color w:val="000000"/>
                </w:rPr>
                <w:t>Exotic</w:t>
              </w:r>
            </w:ins>
          </w:p>
        </w:tc>
      </w:tr>
      <w:tr w:rsidR="00132719" w:rsidRPr="00132719" w14:paraId="39B72F3D" w14:textId="77777777" w:rsidTr="00132719">
        <w:trPr>
          <w:trHeight w:val="290"/>
          <w:ins w:id="2693" w:author="Stefanie Lane" w:date="2022-10-07T12:37:00Z"/>
        </w:trPr>
        <w:tc>
          <w:tcPr>
            <w:tcW w:w="3340" w:type="dxa"/>
            <w:tcBorders>
              <w:top w:val="nil"/>
              <w:left w:val="nil"/>
              <w:bottom w:val="single" w:sz="4" w:space="0" w:color="auto"/>
              <w:right w:val="nil"/>
            </w:tcBorders>
            <w:shd w:val="clear" w:color="auto" w:fill="auto"/>
            <w:noWrap/>
            <w:vAlign w:val="bottom"/>
            <w:hideMark/>
          </w:tcPr>
          <w:p w14:paraId="15368B24" w14:textId="77777777" w:rsidR="00132719" w:rsidRPr="00132719" w:rsidRDefault="00132719" w:rsidP="00132719">
            <w:pPr>
              <w:spacing w:after="0" w:line="240" w:lineRule="auto"/>
              <w:rPr>
                <w:ins w:id="2694" w:author="Stefanie Lane" w:date="2022-10-07T12:37:00Z"/>
                <w:rFonts w:ascii="Calibri" w:eastAsia="Times New Roman" w:hAnsi="Calibri" w:cs="Calibri"/>
                <w:i/>
                <w:iCs/>
                <w:color w:val="000000"/>
              </w:rPr>
            </w:pPr>
            <w:ins w:id="2695" w:author="Stefanie Lane" w:date="2022-10-07T12:37:00Z">
              <w:r w:rsidRPr="00132719">
                <w:rPr>
                  <w:rFonts w:ascii="Calibri" w:eastAsia="Times New Roman" w:hAnsi="Calibri" w:cs="Calibri"/>
                  <w:i/>
                  <w:iCs/>
                  <w:color w:val="000000"/>
                </w:rPr>
                <w:t>Polygonum hydropiper</w:t>
              </w:r>
            </w:ins>
          </w:p>
        </w:tc>
        <w:tc>
          <w:tcPr>
            <w:tcW w:w="3140" w:type="dxa"/>
            <w:tcBorders>
              <w:top w:val="nil"/>
              <w:left w:val="nil"/>
              <w:bottom w:val="single" w:sz="4" w:space="0" w:color="auto"/>
              <w:right w:val="nil"/>
            </w:tcBorders>
            <w:shd w:val="clear" w:color="auto" w:fill="auto"/>
            <w:noWrap/>
            <w:vAlign w:val="bottom"/>
            <w:hideMark/>
          </w:tcPr>
          <w:p w14:paraId="6884B30D" w14:textId="77777777" w:rsidR="00132719" w:rsidRPr="00132719" w:rsidRDefault="00132719" w:rsidP="00132719">
            <w:pPr>
              <w:spacing w:after="0" w:line="240" w:lineRule="auto"/>
              <w:rPr>
                <w:ins w:id="2696" w:author="Stefanie Lane" w:date="2022-10-07T12:37:00Z"/>
                <w:rFonts w:ascii="Calibri" w:eastAsia="Times New Roman" w:hAnsi="Calibri" w:cs="Calibri"/>
                <w:i/>
                <w:iCs/>
                <w:color w:val="000000"/>
              </w:rPr>
            </w:pPr>
            <w:ins w:id="2697" w:author="Stefanie Lane" w:date="2022-10-07T12:37:00Z">
              <w:r w:rsidRPr="00132719">
                <w:rPr>
                  <w:rFonts w:ascii="Calibri" w:eastAsia="Times New Roman" w:hAnsi="Calibri" w:cs="Calibri"/>
                  <w:i/>
                  <w:iCs/>
                  <w:color w:val="000000"/>
                </w:rPr>
                <w:t> </w:t>
              </w:r>
            </w:ins>
          </w:p>
        </w:tc>
        <w:tc>
          <w:tcPr>
            <w:tcW w:w="1720" w:type="dxa"/>
            <w:tcBorders>
              <w:top w:val="nil"/>
              <w:left w:val="nil"/>
              <w:bottom w:val="single" w:sz="4" w:space="0" w:color="auto"/>
              <w:right w:val="nil"/>
            </w:tcBorders>
            <w:shd w:val="clear" w:color="auto" w:fill="auto"/>
            <w:noWrap/>
            <w:vAlign w:val="bottom"/>
            <w:hideMark/>
          </w:tcPr>
          <w:p w14:paraId="45D5E4CC" w14:textId="77777777" w:rsidR="00132719" w:rsidRPr="00132719" w:rsidRDefault="00132719" w:rsidP="00132719">
            <w:pPr>
              <w:spacing w:after="0" w:line="240" w:lineRule="auto"/>
              <w:jc w:val="center"/>
              <w:rPr>
                <w:ins w:id="2698" w:author="Stefanie Lane" w:date="2022-10-07T12:37:00Z"/>
                <w:rFonts w:ascii="Calibri" w:eastAsia="Times New Roman" w:hAnsi="Calibri" w:cs="Calibri"/>
                <w:color w:val="000000"/>
              </w:rPr>
            </w:pPr>
            <w:ins w:id="2699" w:author="Stefanie Lane" w:date="2022-10-07T12:37:00Z">
              <w:r w:rsidRPr="00132719">
                <w:rPr>
                  <w:rFonts w:ascii="Calibri" w:eastAsia="Times New Roman" w:hAnsi="Calibri" w:cs="Calibri"/>
                  <w:color w:val="000000"/>
                </w:rPr>
                <w:t>Exotic</w:t>
              </w:r>
            </w:ins>
          </w:p>
        </w:tc>
      </w:tr>
      <w:tr w:rsidR="00132719" w:rsidRPr="00132719" w14:paraId="736EADCC" w14:textId="77777777" w:rsidTr="00132719">
        <w:trPr>
          <w:trHeight w:val="290"/>
          <w:ins w:id="2700" w:author="Stefanie Lane" w:date="2022-10-07T12:37:00Z"/>
        </w:trPr>
        <w:tc>
          <w:tcPr>
            <w:tcW w:w="3340" w:type="dxa"/>
            <w:tcBorders>
              <w:top w:val="nil"/>
              <w:left w:val="nil"/>
              <w:bottom w:val="single" w:sz="4" w:space="0" w:color="auto"/>
              <w:right w:val="nil"/>
            </w:tcBorders>
            <w:shd w:val="clear" w:color="auto" w:fill="auto"/>
            <w:noWrap/>
            <w:vAlign w:val="bottom"/>
            <w:hideMark/>
          </w:tcPr>
          <w:p w14:paraId="439C1BCA" w14:textId="77777777" w:rsidR="00132719" w:rsidRPr="00132719" w:rsidRDefault="00132719" w:rsidP="00132719">
            <w:pPr>
              <w:spacing w:after="0" w:line="240" w:lineRule="auto"/>
              <w:rPr>
                <w:ins w:id="2701" w:author="Stefanie Lane" w:date="2022-10-07T12:37:00Z"/>
                <w:rFonts w:ascii="Calibri" w:eastAsia="Times New Roman" w:hAnsi="Calibri" w:cs="Calibri"/>
                <w:i/>
                <w:iCs/>
                <w:color w:val="000000"/>
              </w:rPr>
            </w:pPr>
            <w:ins w:id="2702" w:author="Stefanie Lane" w:date="2022-10-07T12:37:00Z">
              <w:r w:rsidRPr="00132719">
                <w:rPr>
                  <w:rFonts w:ascii="Calibri" w:eastAsia="Times New Roman" w:hAnsi="Calibri" w:cs="Calibri"/>
                  <w:i/>
                  <w:iCs/>
                  <w:color w:val="000000"/>
                </w:rPr>
                <w:t>Potentilla pacifica</w:t>
              </w:r>
            </w:ins>
          </w:p>
        </w:tc>
        <w:tc>
          <w:tcPr>
            <w:tcW w:w="3140" w:type="dxa"/>
            <w:tcBorders>
              <w:top w:val="nil"/>
              <w:left w:val="nil"/>
              <w:bottom w:val="single" w:sz="4" w:space="0" w:color="auto"/>
              <w:right w:val="nil"/>
            </w:tcBorders>
            <w:shd w:val="clear" w:color="auto" w:fill="auto"/>
            <w:noWrap/>
            <w:vAlign w:val="bottom"/>
            <w:hideMark/>
          </w:tcPr>
          <w:p w14:paraId="56E2EC0C" w14:textId="77777777" w:rsidR="00132719" w:rsidRPr="00132719" w:rsidRDefault="00132719" w:rsidP="00132719">
            <w:pPr>
              <w:spacing w:after="0" w:line="240" w:lineRule="auto"/>
              <w:rPr>
                <w:ins w:id="2703" w:author="Stefanie Lane" w:date="2022-10-07T12:37:00Z"/>
                <w:rFonts w:ascii="Calibri" w:eastAsia="Times New Roman" w:hAnsi="Calibri" w:cs="Calibri"/>
                <w:i/>
                <w:iCs/>
              </w:rPr>
            </w:pPr>
            <w:ins w:id="2704" w:author="Stefanie Lane" w:date="2022-10-07T12:37:00Z">
              <w:r w:rsidRPr="00132719">
                <w:rPr>
                  <w:rFonts w:ascii="Calibri" w:eastAsia="Times New Roman" w:hAnsi="Calibri" w:cs="Calibri"/>
                  <w:i/>
                  <w:iCs/>
                </w:rPr>
                <w:t> </w:t>
              </w:r>
            </w:ins>
          </w:p>
        </w:tc>
        <w:tc>
          <w:tcPr>
            <w:tcW w:w="1720" w:type="dxa"/>
            <w:tcBorders>
              <w:top w:val="nil"/>
              <w:left w:val="nil"/>
              <w:bottom w:val="single" w:sz="4" w:space="0" w:color="auto"/>
              <w:right w:val="nil"/>
            </w:tcBorders>
            <w:shd w:val="clear" w:color="auto" w:fill="auto"/>
            <w:noWrap/>
            <w:vAlign w:val="bottom"/>
            <w:hideMark/>
          </w:tcPr>
          <w:p w14:paraId="5A867621" w14:textId="77777777" w:rsidR="00132719" w:rsidRPr="00132719" w:rsidRDefault="00132719" w:rsidP="00132719">
            <w:pPr>
              <w:spacing w:after="0" w:line="240" w:lineRule="auto"/>
              <w:jc w:val="center"/>
              <w:rPr>
                <w:ins w:id="2705" w:author="Stefanie Lane" w:date="2022-10-07T12:37:00Z"/>
                <w:rFonts w:ascii="Calibri" w:eastAsia="Times New Roman" w:hAnsi="Calibri" w:cs="Calibri"/>
                <w:color w:val="000000"/>
              </w:rPr>
            </w:pPr>
            <w:ins w:id="2706" w:author="Stefanie Lane" w:date="2022-10-07T12:37:00Z">
              <w:r w:rsidRPr="00132719">
                <w:rPr>
                  <w:rFonts w:ascii="Calibri" w:eastAsia="Times New Roman" w:hAnsi="Calibri" w:cs="Calibri"/>
                  <w:color w:val="000000"/>
                </w:rPr>
                <w:t>Native</w:t>
              </w:r>
            </w:ins>
          </w:p>
        </w:tc>
      </w:tr>
      <w:tr w:rsidR="00132719" w:rsidRPr="00132719" w14:paraId="36172118" w14:textId="77777777" w:rsidTr="00132719">
        <w:trPr>
          <w:trHeight w:val="290"/>
          <w:ins w:id="2707" w:author="Stefanie Lane" w:date="2022-10-07T12:37:00Z"/>
        </w:trPr>
        <w:tc>
          <w:tcPr>
            <w:tcW w:w="3340" w:type="dxa"/>
            <w:tcBorders>
              <w:top w:val="nil"/>
              <w:left w:val="nil"/>
              <w:bottom w:val="single" w:sz="4" w:space="0" w:color="auto"/>
              <w:right w:val="nil"/>
            </w:tcBorders>
            <w:shd w:val="clear" w:color="auto" w:fill="auto"/>
            <w:noWrap/>
            <w:vAlign w:val="bottom"/>
            <w:hideMark/>
          </w:tcPr>
          <w:p w14:paraId="780E54D5" w14:textId="77777777" w:rsidR="00132719" w:rsidRPr="00132719" w:rsidRDefault="00132719" w:rsidP="00132719">
            <w:pPr>
              <w:spacing w:after="0" w:line="240" w:lineRule="auto"/>
              <w:rPr>
                <w:ins w:id="2708" w:author="Stefanie Lane" w:date="2022-10-07T12:37:00Z"/>
                <w:rFonts w:ascii="Calibri" w:eastAsia="Times New Roman" w:hAnsi="Calibri" w:cs="Calibri"/>
                <w:i/>
                <w:iCs/>
              </w:rPr>
            </w:pPr>
            <w:proofErr w:type="spellStart"/>
            <w:ins w:id="2709" w:author="Stefanie Lane" w:date="2022-10-07T12:37:00Z">
              <w:r w:rsidRPr="00132719">
                <w:rPr>
                  <w:rFonts w:ascii="Calibri" w:eastAsia="Times New Roman" w:hAnsi="Calibri" w:cs="Calibri"/>
                  <w:i/>
                  <w:iCs/>
                </w:rPr>
                <w:t>Puccinellia</w:t>
              </w:r>
              <w:proofErr w:type="spellEnd"/>
              <w:r w:rsidRPr="00132719">
                <w:rPr>
                  <w:rFonts w:ascii="Calibri" w:eastAsia="Times New Roman" w:hAnsi="Calibri" w:cs="Calibri"/>
                  <w:i/>
                  <w:iCs/>
                </w:rPr>
                <w:t xml:space="preserve"> </w:t>
              </w:r>
              <w:proofErr w:type="spellStart"/>
              <w:r w:rsidRPr="00132719">
                <w:rPr>
                  <w:rFonts w:ascii="Calibri" w:eastAsia="Times New Roman" w:hAnsi="Calibri" w:cs="Calibri"/>
                  <w:i/>
                  <w:iCs/>
                </w:rPr>
                <w:t>pauciflora</w:t>
              </w:r>
              <w:proofErr w:type="spellEnd"/>
            </w:ins>
          </w:p>
        </w:tc>
        <w:tc>
          <w:tcPr>
            <w:tcW w:w="3140" w:type="dxa"/>
            <w:tcBorders>
              <w:top w:val="nil"/>
              <w:left w:val="nil"/>
              <w:bottom w:val="single" w:sz="4" w:space="0" w:color="auto"/>
              <w:right w:val="nil"/>
            </w:tcBorders>
            <w:shd w:val="clear" w:color="auto" w:fill="auto"/>
            <w:noWrap/>
            <w:vAlign w:val="bottom"/>
            <w:hideMark/>
          </w:tcPr>
          <w:p w14:paraId="58D9549B" w14:textId="77777777" w:rsidR="00132719" w:rsidRPr="00132719" w:rsidRDefault="00132719" w:rsidP="00132719">
            <w:pPr>
              <w:spacing w:after="0" w:line="240" w:lineRule="auto"/>
              <w:rPr>
                <w:ins w:id="2710" w:author="Stefanie Lane" w:date="2022-10-07T12:37:00Z"/>
                <w:rFonts w:ascii="Calibri" w:eastAsia="Times New Roman" w:hAnsi="Calibri" w:cs="Calibri"/>
                <w:i/>
                <w:iCs/>
                <w:color w:val="000000"/>
              </w:rPr>
            </w:pPr>
            <w:ins w:id="2711" w:author="Stefanie Lane" w:date="2022-10-07T12:37:00Z">
              <w:r w:rsidRPr="00132719">
                <w:rPr>
                  <w:rFonts w:ascii="Calibri" w:eastAsia="Times New Roman" w:hAnsi="Calibri" w:cs="Calibri"/>
                  <w:i/>
                  <w:iCs/>
                  <w:color w:val="000000"/>
                </w:rPr>
                <w:t> </w:t>
              </w:r>
            </w:ins>
          </w:p>
        </w:tc>
        <w:tc>
          <w:tcPr>
            <w:tcW w:w="1720" w:type="dxa"/>
            <w:tcBorders>
              <w:top w:val="nil"/>
              <w:left w:val="nil"/>
              <w:bottom w:val="single" w:sz="4" w:space="0" w:color="auto"/>
              <w:right w:val="nil"/>
            </w:tcBorders>
            <w:shd w:val="clear" w:color="auto" w:fill="auto"/>
            <w:noWrap/>
            <w:vAlign w:val="bottom"/>
            <w:hideMark/>
          </w:tcPr>
          <w:p w14:paraId="248FA76F" w14:textId="77777777" w:rsidR="00132719" w:rsidRPr="00132719" w:rsidRDefault="00132719" w:rsidP="00132719">
            <w:pPr>
              <w:spacing w:after="0" w:line="240" w:lineRule="auto"/>
              <w:jc w:val="center"/>
              <w:rPr>
                <w:ins w:id="2712" w:author="Stefanie Lane" w:date="2022-10-07T12:37:00Z"/>
                <w:rFonts w:ascii="Calibri" w:eastAsia="Times New Roman" w:hAnsi="Calibri" w:cs="Calibri"/>
                <w:color w:val="000000"/>
              </w:rPr>
            </w:pPr>
            <w:ins w:id="2713" w:author="Stefanie Lane" w:date="2022-10-07T12:37:00Z">
              <w:r w:rsidRPr="00132719">
                <w:rPr>
                  <w:rFonts w:ascii="Calibri" w:eastAsia="Times New Roman" w:hAnsi="Calibri" w:cs="Calibri"/>
                  <w:color w:val="000000"/>
                </w:rPr>
                <w:t>Native</w:t>
              </w:r>
            </w:ins>
          </w:p>
        </w:tc>
      </w:tr>
      <w:tr w:rsidR="00132719" w:rsidRPr="00132719" w14:paraId="6B590919" w14:textId="77777777" w:rsidTr="00132719">
        <w:trPr>
          <w:trHeight w:val="290"/>
          <w:ins w:id="2714" w:author="Stefanie Lane" w:date="2022-10-07T12:37:00Z"/>
        </w:trPr>
        <w:tc>
          <w:tcPr>
            <w:tcW w:w="3340" w:type="dxa"/>
            <w:tcBorders>
              <w:top w:val="nil"/>
              <w:left w:val="nil"/>
              <w:bottom w:val="single" w:sz="4" w:space="0" w:color="auto"/>
              <w:right w:val="nil"/>
            </w:tcBorders>
            <w:shd w:val="clear" w:color="auto" w:fill="auto"/>
            <w:noWrap/>
            <w:vAlign w:val="bottom"/>
            <w:hideMark/>
          </w:tcPr>
          <w:p w14:paraId="305D7268" w14:textId="77777777" w:rsidR="00132719" w:rsidRPr="00132719" w:rsidRDefault="00132719" w:rsidP="00132719">
            <w:pPr>
              <w:spacing w:after="0" w:line="240" w:lineRule="auto"/>
              <w:rPr>
                <w:ins w:id="2715" w:author="Stefanie Lane" w:date="2022-10-07T12:37:00Z"/>
                <w:rFonts w:ascii="Calibri" w:eastAsia="Times New Roman" w:hAnsi="Calibri" w:cs="Calibri"/>
                <w:i/>
                <w:iCs/>
                <w:color w:val="000000"/>
              </w:rPr>
            </w:pPr>
            <w:proofErr w:type="spellStart"/>
            <w:ins w:id="2716" w:author="Stefanie Lane" w:date="2022-10-07T12:37:00Z">
              <w:r w:rsidRPr="00132719">
                <w:rPr>
                  <w:rFonts w:ascii="Calibri" w:eastAsia="Times New Roman" w:hAnsi="Calibri" w:cs="Calibri"/>
                  <w:i/>
                  <w:iCs/>
                  <w:color w:val="000000"/>
                </w:rPr>
                <w:t>Rumex</w:t>
              </w:r>
              <w:proofErr w:type="spellEnd"/>
              <w:r w:rsidRPr="00132719">
                <w:rPr>
                  <w:rFonts w:ascii="Calibri" w:eastAsia="Times New Roman" w:hAnsi="Calibri" w:cs="Calibri"/>
                  <w:i/>
                  <w:iCs/>
                  <w:color w:val="000000"/>
                </w:rPr>
                <w:t xml:space="preserve"> </w:t>
              </w:r>
              <w:proofErr w:type="spellStart"/>
              <w:r w:rsidRPr="00132719">
                <w:rPr>
                  <w:rFonts w:ascii="Calibri" w:eastAsia="Times New Roman" w:hAnsi="Calibri" w:cs="Calibri"/>
                  <w:i/>
                  <w:iCs/>
                  <w:color w:val="000000"/>
                </w:rPr>
                <w:t>conglomeratus</w:t>
              </w:r>
              <w:proofErr w:type="spellEnd"/>
            </w:ins>
          </w:p>
        </w:tc>
        <w:tc>
          <w:tcPr>
            <w:tcW w:w="3140" w:type="dxa"/>
            <w:tcBorders>
              <w:top w:val="nil"/>
              <w:left w:val="nil"/>
              <w:bottom w:val="single" w:sz="4" w:space="0" w:color="auto"/>
              <w:right w:val="nil"/>
            </w:tcBorders>
            <w:shd w:val="clear" w:color="auto" w:fill="auto"/>
            <w:noWrap/>
            <w:vAlign w:val="bottom"/>
            <w:hideMark/>
          </w:tcPr>
          <w:p w14:paraId="0BFACDB6" w14:textId="77777777" w:rsidR="00132719" w:rsidRPr="00132719" w:rsidRDefault="00132719" w:rsidP="00132719">
            <w:pPr>
              <w:spacing w:after="0" w:line="240" w:lineRule="auto"/>
              <w:rPr>
                <w:ins w:id="2717" w:author="Stefanie Lane" w:date="2022-10-07T12:37:00Z"/>
                <w:rFonts w:ascii="Calibri" w:eastAsia="Times New Roman" w:hAnsi="Calibri" w:cs="Calibri"/>
                <w:i/>
                <w:iCs/>
                <w:color w:val="000000"/>
              </w:rPr>
            </w:pPr>
            <w:ins w:id="2718" w:author="Stefanie Lane" w:date="2022-10-07T12:37:00Z">
              <w:r w:rsidRPr="00132719">
                <w:rPr>
                  <w:rFonts w:ascii="Calibri" w:eastAsia="Times New Roman" w:hAnsi="Calibri" w:cs="Calibri"/>
                  <w:i/>
                  <w:iCs/>
                  <w:color w:val="000000"/>
                </w:rPr>
                <w:t> </w:t>
              </w:r>
            </w:ins>
          </w:p>
        </w:tc>
        <w:tc>
          <w:tcPr>
            <w:tcW w:w="1720" w:type="dxa"/>
            <w:tcBorders>
              <w:top w:val="nil"/>
              <w:left w:val="nil"/>
              <w:bottom w:val="single" w:sz="4" w:space="0" w:color="auto"/>
              <w:right w:val="nil"/>
            </w:tcBorders>
            <w:shd w:val="clear" w:color="auto" w:fill="auto"/>
            <w:noWrap/>
            <w:vAlign w:val="bottom"/>
            <w:hideMark/>
          </w:tcPr>
          <w:p w14:paraId="2FB26EFF" w14:textId="77777777" w:rsidR="00132719" w:rsidRPr="00132719" w:rsidRDefault="00132719" w:rsidP="00132719">
            <w:pPr>
              <w:spacing w:after="0" w:line="240" w:lineRule="auto"/>
              <w:jc w:val="center"/>
              <w:rPr>
                <w:ins w:id="2719" w:author="Stefanie Lane" w:date="2022-10-07T12:37:00Z"/>
                <w:rFonts w:ascii="Calibri" w:eastAsia="Times New Roman" w:hAnsi="Calibri" w:cs="Calibri"/>
                <w:color w:val="000000"/>
              </w:rPr>
            </w:pPr>
            <w:ins w:id="2720" w:author="Stefanie Lane" w:date="2022-10-07T12:37:00Z">
              <w:r w:rsidRPr="00132719">
                <w:rPr>
                  <w:rFonts w:ascii="Calibri" w:eastAsia="Times New Roman" w:hAnsi="Calibri" w:cs="Calibri"/>
                  <w:color w:val="000000"/>
                </w:rPr>
                <w:t>Exotic</w:t>
              </w:r>
            </w:ins>
          </w:p>
        </w:tc>
      </w:tr>
      <w:tr w:rsidR="00132719" w:rsidRPr="00132719" w14:paraId="68218A1A" w14:textId="77777777" w:rsidTr="00132719">
        <w:trPr>
          <w:trHeight w:val="290"/>
          <w:ins w:id="2721" w:author="Stefanie Lane" w:date="2022-10-07T12:37:00Z"/>
        </w:trPr>
        <w:tc>
          <w:tcPr>
            <w:tcW w:w="3340" w:type="dxa"/>
            <w:tcBorders>
              <w:top w:val="nil"/>
              <w:left w:val="nil"/>
              <w:bottom w:val="single" w:sz="4" w:space="0" w:color="auto"/>
              <w:right w:val="nil"/>
            </w:tcBorders>
            <w:shd w:val="clear" w:color="auto" w:fill="auto"/>
            <w:noWrap/>
            <w:vAlign w:val="bottom"/>
            <w:hideMark/>
          </w:tcPr>
          <w:p w14:paraId="51BEE377" w14:textId="77777777" w:rsidR="00132719" w:rsidRPr="00132719" w:rsidRDefault="00132719" w:rsidP="00132719">
            <w:pPr>
              <w:spacing w:after="0" w:line="240" w:lineRule="auto"/>
              <w:rPr>
                <w:ins w:id="2722" w:author="Stefanie Lane" w:date="2022-10-07T12:37:00Z"/>
                <w:rFonts w:ascii="Calibri" w:eastAsia="Times New Roman" w:hAnsi="Calibri" w:cs="Calibri"/>
                <w:i/>
                <w:iCs/>
                <w:color w:val="000000"/>
              </w:rPr>
            </w:pPr>
            <w:proofErr w:type="spellStart"/>
            <w:ins w:id="2723" w:author="Stefanie Lane" w:date="2022-10-07T12:37:00Z">
              <w:r w:rsidRPr="00132719">
                <w:rPr>
                  <w:rFonts w:ascii="Calibri" w:eastAsia="Times New Roman" w:hAnsi="Calibri" w:cs="Calibri"/>
                  <w:i/>
                  <w:iCs/>
                  <w:color w:val="000000"/>
                </w:rPr>
                <w:t>Rumex</w:t>
              </w:r>
              <w:proofErr w:type="spellEnd"/>
              <w:r w:rsidRPr="00132719">
                <w:rPr>
                  <w:rFonts w:ascii="Calibri" w:eastAsia="Times New Roman" w:hAnsi="Calibri" w:cs="Calibri"/>
                  <w:i/>
                  <w:iCs/>
                  <w:color w:val="000000"/>
                </w:rPr>
                <w:t xml:space="preserve"> </w:t>
              </w:r>
              <w:proofErr w:type="spellStart"/>
              <w:r w:rsidRPr="00132719">
                <w:rPr>
                  <w:rFonts w:ascii="Calibri" w:eastAsia="Times New Roman" w:hAnsi="Calibri" w:cs="Calibri"/>
                  <w:i/>
                  <w:iCs/>
                  <w:color w:val="000000"/>
                </w:rPr>
                <w:t>occidentalis</w:t>
              </w:r>
              <w:proofErr w:type="spellEnd"/>
            </w:ins>
          </w:p>
        </w:tc>
        <w:tc>
          <w:tcPr>
            <w:tcW w:w="3140" w:type="dxa"/>
            <w:tcBorders>
              <w:top w:val="nil"/>
              <w:left w:val="nil"/>
              <w:bottom w:val="single" w:sz="4" w:space="0" w:color="auto"/>
              <w:right w:val="nil"/>
            </w:tcBorders>
            <w:shd w:val="clear" w:color="auto" w:fill="auto"/>
            <w:noWrap/>
            <w:vAlign w:val="bottom"/>
            <w:hideMark/>
          </w:tcPr>
          <w:p w14:paraId="23292EEA" w14:textId="77777777" w:rsidR="00132719" w:rsidRPr="00132719" w:rsidRDefault="00132719" w:rsidP="00132719">
            <w:pPr>
              <w:spacing w:after="0" w:line="240" w:lineRule="auto"/>
              <w:rPr>
                <w:ins w:id="2724" w:author="Stefanie Lane" w:date="2022-10-07T12:37:00Z"/>
                <w:rFonts w:ascii="Calibri" w:eastAsia="Times New Roman" w:hAnsi="Calibri" w:cs="Calibri"/>
                <w:i/>
                <w:iCs/>
              </w:rPr>
            </w:pPr>
            <w:ins w:id="2725" w:author="Stefanie Lane" w:date="2022-10-07T12:37:00Z">
              <w:r w:rsidRPr="00132719">
                <w:rPr>
                  <w:rFonts w:ascii="Calibri" w:eastAsia="Times New Roman" w:hAnsi="Calibri" w:cs="Calibri"/>
                  <w:i/>
                  <w:iCs/>
                </w:rPr>
                <w:t> </w:t>
              </w:r>
            </w:ins>
          </w:p>
        </w:tc>
        <w:tc>
          <w:tcPr>
            <w:tcW w:w="1720" w:type="dxa"/>
            <w:tcBorders>
              <w:top w:val="nil"/>
              <w:left w:val="nil"/>
              <w:bottom w:val="single" w:sz="4" w:space="0" w:color="auto"/>
              <w:right w:val="nil"/>
            </w:tcBorders>
            <w:shd w:val="clear" w:color="auto" w:fill="auto"/>
            <w:noWrap/>
            <w:vAlign w:val="bottom"/>
            <w:hideMark/>
          </w:tcPr>
          <w:p w14:paraId="7DF982F2" w14:textId="77777777" w:rsidR="00132719" w:rsidRPr="00132719" w:rsidRDefault="00132719" w:rsidP="00132719">
            <w:pPr>
              <w:spacing w:after="0" w:line="240" w:lineRule="auto"/>
              <w:jc w:val="center"/>
              <w:rPr>
                <w:ins w:id="2726" w:author="Stefanie Lane" w:date="2022-10-07T12:37:00Z"/>
                <w:rFonts w:ascii="Calibri" w:eastAsia="Times New Roman" w:hAnsi="Calibri" w:cs="Calibri"/>
                <w:color w:val="000000"/>
              </w:rPr>
            </w:pPr>
            <w:ins w:id="2727" w:author="Stefanie Lane" w:date="2022-10-07T12:37:00Z">
              <w:r w:rsidRPr="00132719">
                <w:rPr>
                  <w:rFonts w:ascii="Calibri" w:eastAsia="Times New Roman" w:hAnsi="Calibri" w:cs="Calibri"/>
                  <w:color w:val="000000"/>
                </w:rPr>
                <w:t>Native</w:t>
              </w:r>
            </w:ins>
          </w:p>
        </w:tc>
      </w:tr>
      <w:tr w:rsidR="00132719" w:rsidRPr="00132719" w14:paraId="67FD4281" w14:textId="77777777" w:rsidTr="00132719">
        <w:trPr>
          <w:trHeight w:val="290"/>
          <w:ins w:id="2728" w:author="Stefanie Lane" w:date="2022-10-07T12:37:00Z"/>
        </w:trPr>
        <w:tc>
          <w:tcPr>
            <w:tcW w:w="3340" w:type="dxa"/>
            <w:tcBorders>
              <w:top w:val="nil"/>
              <w:left w:val="nil"/>
              <w:bottom w:val="single" w:sz="4" w:space="0" w:color="auto"/>
              <w:right w:val="nil"/>
            </w:tcBorders>
            <w:shd w:val="clear" w:color="auto" w:fill="auto"/>
            <w:noWrap/>
            <w:vAlign w:val="bottom"/>
            <w:hideMark/>
          </w:tcPr>
          <w:p w14:paraId="69BC01F3" w14:textId="77777777" w:rsidR="00132719" w:rsidRPr="00132719" w:rsidRDefault="00132719" w:rsidP="00132719">
            <w:pPr>
              <w:spacing w:after="0" w:line="240" w:lineRule="auto"/>
              <w:rPr>
                <w:ins w:id="2729" w:author="Stefanie Lane" w:date="2022-10-07T12:37:00Z"/>
                <w:rFonts w:ascii="Calibri" w:eastAsia="Times New Roman" w:hAnsi="Calibri" w:cs="Calibri"/>
                <w:i/>
                <w:iCs/>
              </w:rPr>
            </w:pPr>
            <w:ins w:id="2730" w:author="Stefanie Lane" w:date="2022-10-07T12:37:00Z">
              <w:r w:rsidRPr="00132719">
                <w:rPr>
                  <w:rFonts w:ascii="Calibri" w:eastAsia="Times New Roman" w:hAnsi="Calibri" w:cs="Calibri"/>
                  <w:i/>
                  <w:iCs/>
                </w:rPr>
                <w:t>Sagittaria latifolia</w:t>
              </w:r>
            </w:ins>
          </w:p>
        </w:tc>
        <w:tc>
          <w:tcPr>
            <w:tcW w:w="3140" w:type="dxa"/>
            <w:tcBorders>
              <w:top w:val="nil"/>
              <w:left w:val="nil"/>
              <w:bottom w:val="single" w:sz="4" w:space="0" w:color="auto"/>
              <w:right w:val="nil"/>
            </w:tcBorders>
            <w:shd w:val="clear" w:color="auto" w:fill="auto"/>
            <w:noWrap/>
            <w:vAlign w:val="bottom"/>
            <w:hideMark/>
          </w:tcPr>
          <w:p w14:paraId="6CA3C6CE" w14:textId="77777777" w:rsidR="00132719" w:rsidRPr="00132719" w:rsidRDefault="00132719" w:rsidP="00132719">
            <w:pPr>
              <w:spacing w:after="0" w:line="240" w:lineRule="auto"/>
              <w:rPr>
                <w:ins w:id="2731" w:author="Stefanie Lane" w:date="2022-10-07T12:37:00Z"/>
                <w:rFonts w:ascii="Calibri" w:eastAsia="Times New Roman" w:hAnsi="Calibri" w:cs="Calibri"/>
                <w:i/>
                <w:iCs/>
                <w:color w:val="000000"/>
              </w:rPr>
            </w:pPr>
            <w:ins w:id="2732" w:author="Stefanie Lane" w:date="2022-10-07T12:37:00Z">
              <w:r w:rsidRPr="00132719">
                <w:rPr>
                  <w:rFonts w:ascii="Calibri" w:eastAsia="Times New Roman" w:hAnsi="Calibri" w:cs="Calibri"/>
                  <w:i/>
                  <w:iCs/>
                  <w:color w:val="000000"/>
                </w:rPr>
                <w:t> </w:t>
              </w:r>
            </w:ins>
          </w:p>
        </w:tc>
        <w:tc>
          <w:tcPr>
            <w:tcW w:w="1720" w:type="dxa"/>
            <w:tcBorders>
              <w:top w:val="nil"/>
              <w:left w:val="nil"/>
              <w:bottom w:val="single" w:sz="4" w:space="0" w:color="auto"/>
              <w:right w:val="nil"/>
            </w:tcBorders>
            <w:shd w:val="clear" w:color="auto" w:fill="auto"/>
            <w:noWrap/>
            <w:vAlign w:val="bottom"/>
            <w:hideMark/>
          </w:tcPr>
          <w:p w14:paraId="620EAC85" w14:textId="77777777" w:rsidR="00132719" w:rsidRPr="00132719" w:rsidRDefault="00132719" w:rsidP="00132719">
            <w:pPr>
              <w:spacing w:after="0" w:line="240" w:lineRule="auto"/>
              <w:jc w:val="center"/>
              <w:rPr>
                <w:ins w:id="2733" w:author="Stefanie Lane" w:date="2022-10-07T12:37:00Z"/>
                <w:rFonts w:ascii="Calibri" w:eastAsia="Times New Roman" w:hAnsi="Calibri" w:cs="Calibri"/>
                <w:color w:val="000000"/>
              </w:rPr>
            </w:pPr>
            <w:ins w:id="2734" w:author="Stefanie Lane" w:date="2022-10-07T12:37:00Z">
              <w:r w:rsidRPr="00132719">
                <w:rPr>
                  <w:rFonts w:ascii="Calibri" w:eastAsia="Times New Roman" w:hAnsi="Calibri" w:cs="Calibri"/>
                  <w:color w:val="000000"/>
                </w:rPr>
                <w:t>Native</w:t>
              </w:r>
            </w:ins>
          </w:p>
        </w:tc>
      </w:tr>
      <w:tr w:rsidR="00132719" w:rsidRPr="00132719" w14:paraId="33B5691C" w14:textId="77777777" w:rsidTr="00132719">
        <w:trPr>
          <w:trHeight w:val="290"/>
          <w:ins w:id="2735" w:author="Stefanie Lane" w:date="2022-10-07T12:37:00Z"/>
        </w:trPr>
        <w:tc>
          <w:tcPr>
            <w:tcW w:w="3340" w:type="dxa"/>
            <w:tcBorders>
              <w:top w:val="nil"/>
              <w:left w:val="nil"/>
              <w:bottom w:val="single" w:sz="4" w:space="0" w:color="auto"/>
              <w:right w:val="nil"/>
            </w:tcBorders>
            <w:shd w:val="clear" w:color="auto" w:fill="auto"/>
            <w:noWrap/>
            <w:vAlign w:val="bottom"/>
            <w:hideMark/>
          </w:tcPr>
          <w:p w14:paraId="79ED470C" w14:textId="77777777" w:rsidR="00132719" w:rsidRPr="00132719" w:rsidRDefault="00132719" w:rsidP="00132719">
            <w:pPr>
              <w:spacing w:after="0" w:line="240" w:lineRule="auto"/>
              <w:rPr>
                <w:ins w:id="2736" w:author="Stefanie Lane" w:date="2022-10-07T12:37:00Z"/>
                <w:rFonts w:ascii="Calibri" w:eastAsia="Times New Roman" w:hAnsi="Calibri" w:cs="Calibri"/>
                <w:i/>
                <w:iCs/>
                <w:color w:val="000000"/>
              </w:rPr>
            </w:pPr>
            <w:ins w:id="2737" w:author="Stefanie Lane" w:date="2022-10-07T12:37:00Z">
              <w:r w:rsidRPr="00132719">
                <w:rPr>
                  <w:rFonts w:ascii="Calibri" w:eastAsia="Times New Roman" w:hAnsi="Calibri" w:cs="Calibri"/>
                  <w:i/>
                  <w:iCs/>
                  <w:color w:val="000000"/>
                </w:rPr>
                <w:t>Salix lasiandra</w:t>
              </w:r>
            </w:ins>
          </w:p>
        </w:tc>
        <w:tc>
          <w:tcPr>
            <w:tcW w:w="3140" w:type="dxa"/>
            <w:tcBorders>
              <w:top w:val="nil"/>
              <w:left w:val="nil"/>
              <w:bottom w:val="single" w:sz="4" w:space="0" w:color="auto"/>
              <w:right w:val="nil"/>
            </w:tcBorders>
            <w:shd w:val="clear" w:color="auto" w:fill="auto"/>
            <w:noWrap/>
            <w:vAlign w:val="bottom"/>
            <w:hideMark/>
          </w:tcPr>
          <w:p w14:paraId="1ECB7EB0" w14:textId="77777777" w:rsidR="00132719" w:rsidRPr="00132719" w:rsidRDefault="00132719" w:rsidP="00132719">
            <w:pPr>
              <w:spacing w:after="0" w:line="240" w:lineRule="auto"/>
              <w:rPr>
                <w:ins w:id="2738" w:author="Stefanie Lane" w:date="2022-10-07T12:37:00Z"/>
                <w:rFonts w:ascii="Calibri" w:eastAsia="Times New Roman" w:hAnsi="Calibri" w:cs="Calibri"/>
                <w:i/>
                <w:iCs/>
                <w:color w:val="000000"/>
              </w:rPr>
            </w:pPr>
            <w:ins w:id="2739" w:author="Stefanie Lane" w:date="2022-10-07T12:37:00Z">
              <w:r w:rsidRPr="00132719">
                <w:rPr>
                  <w:rFonts w:ascii="Calibri" w:eastAsia="Times New Roman" w:hAnsi="Calibri" w:cs="Calibri"/>
                  <w:i/>
                  <w:iCs/>
                  <w:color w:val="000000"/>
                </w:rPr>
                <w:t> </w:t>
              </w:r>
            </w:ins>
          </w:p>
        </w:tc>
        <w:tc>
          <w:tcPr>
            <w:tcW w:w="1720" w:type="dxa"/>
            <w:tcBorders>
              <w:top w:val="nil"/>
              <w:left w:val="nil"/>
              <w:bottom w:val="single" w:sz="4" w:space="0" w:color="auto"/>
              <w:right w:val="nil"/>
            </w:tcBorders>
            <w:shd w:val="clear" w:color="auto" w:fill="auto"/>
            <w:noWrap/>
            <w:vAlign w:val="bottom"/>
            <w:hideMark/>
          </w:tcPr>
          <w:p w14:paraId="7FC7EBFE" w14:textId="77777777" w:rsidR="00132719" w:rsidRPr="00132719" w:rsidRDefault="00132719" w:rsidP="00132719">
            <w:pPr>
              <w:spacing w:after="0" w:line="240" w:lineRule="auto"/>
              <w:jc w:val="center"/>
              <w:rPr>
                <w:ins w:id="2740" w:author="Stefanie Lane" w:date="2022-10-07T12:37:00Z"/>
                <w:rFonts w:ascii="Calibri" w:eastAsia="Times New Roman" w:hAnsi="Calibri" w:cs="Calibri"/>
                <w:color w:val="000000"/>
              </w:rPr>
            </w:pPr>
            <w:ins w:id="2741" w:author="Stefanie Lane" w:date="2022-10-07T12:37:00Z">
              <w:r w:rsidRPr="00132719">
                <w:rPr>
                  <w:rFonts w:ascii="Calibri" w:eastAsia="Times New Roman" w:hAnsi="Calibri" w:cs="Calibri"/>
                  <w:color w:val="000000"/>
                </w:rPr>
                <w:t>Native</w:t>
              </w:r>
            </w:ins>
          </w:p>
        </w:tc>
      </w:tr>
      <w:tr w:rsidR="00132719" w:rsidRPr="00132719" w14:paraId="46BF8557" w14:textId="77777777" w:rsidTr="00132719">
        <w:trPr>
          <w:trHeight w:val="290"/>
          <w:ins w:id="2742" w:author="Stefanie Lane" w:date="2022-10-07T12:37:00Z"/>
        </w:trPr>
        <w:tc>
          <w:tcPr>
            <w:tcW w:w="3340" w:type="dxa"/>
            <w:tcBorders>
              <w:top w:val="nil"/>
              <w:left w:val="nil"/>
              <w:bottom w:val="single" w:sz="4" w:space="0" w:color="auto"/>
              <w:right w:val="nil"/>
            </w:tcBorders>
            <w:shd w:val="clear" w:color="auto" w:fill="auto"/>
            <w:noWrap/>
            <w:vAlign w:val="bottom"/>
            <w:hideMark/>
          </w:tcPr>
          <w:p w14:paraId="518E1822" w14:textId="77777777" w:rsidR="00132719" w:rsidRPr="00132719" w:rsidRDefault="00132719" w:rsidP="00132719">
            <w:pPr>
              <w:spacing w:after="0" w:line="240" w:lineRule="auto"/>
              <w:rPr>
                <w:ins w:id="2743" w:author="Stefanie Lane" w:date="2022-10-07T12:37:00Z"/>
                <w:rFonts w:ascii="Calibri" w:eastAsia="Times New Roman" w:hAnsi="Calibri" w:cs="Calibri"/>
                <w:i/>
                <w:iCs/>
                <w:color w:val="000000"/>
              </w:rPr>
            </w:pPr>
            <w:ins w:id="2744" w:author="Stefanie Lane" w:date="2022-10-07T12:37:00Z">
              <w:r w:rsidRPr="00132719">
                <w:rPr>
                  <w:rFonts w:ascii="Calibri" w:eastAsia="Times New Roman" w:hAnsi="Calibri" w:cs="Calibri"/>
                  <w:i/>
                  <w:iCs/>
                  <w:color w:val="000000"/>
                </w:rPr>
                <w:t xml:space="preserve">Salix </w:t>
              </w:r>
              <w:proofErr w:type="spellStart"/>
              <w:r w:rsidRPr="00132719">
                <w:rPr>
                  <w:rFonts w:ascii="Calibri" w:eastAsia="Times New Roman" w:hAnsi="Calibri" w:cs="Calibri"/>
                  <w:i/>
                  <w:iCs/>
                  <w:color w:val="000000"/>
                </w:rPr>
                <w:t>scouleriana</w:t>
              </w:r>
              <w:proofErr w:type="spellEnd"/>
            </w:ins>
          </w:p>
        </w:tc>
        <w:tc>
          <w:tcPr>
            <w:tcW w:w="3140" w:type="dxa"/>
            <w:tcBorders>
              <w:top w:val="nil"/>
              <w:left w:val="nil"/>
              <w:bottom w:val="single" w:sz="4" w:space="0" w:color="auto"/>
              <w:right w:val="nil"/>
            </w:tcBorders>
            <w:shd w:val="clear" w:color="auto" w:fill="auto"/>
            <w:noWrap/>
            <w:vAlign w:val="bottom"/>
            <w:hideMark/>
          </w:tcPr>
          <w:p w14:paraId="5340BCB2" w14:textId="77777777" w:rsidR="00132719" w:rsidRPr="00132719" w:rsidRDefault="00132719" w:rsidP="00132719">
            <w:pPr>
              <w:spacing w:after="0" w:line="240" w:lineRule="auto"/>
              <w:rPr>
                <w:ins w:id="2745" w:author="Stefanie Lane" w:date="2022-10-07T12:37:00Z"/>
                <w:rFonts w:ascii="Calibri" w:eastAsia="Times New Roman" w:hAnsi="Calibri" w:cs="Calibri"/>
                <w:i/>
                <w:iCs/>
              </w:rPr>
            </w:pPr>
            <w:ins w:id="2746" w:author="Stefanie Lane" w:date="2022-10-07T12:37:00Z">
              <w:r w:rsidRPr="00132719">
                <w:rPr>
                  <w:rFonts w:ascii="Calibri" w:eastAsia="Times New Roman" w:hAnsi="Calibri" w:cs="Calibri"/>
                  <w:i/>
                  <w:iCs/>
                </w:rPr>
                <w:t> </w:t>
              </w:r>
            </w:ins>
          </w:p>
        </w:tc>
        <w:tc>
          <w:tcPr>
            <w:tcW w:w="1720" w:type="dxa"/>
            <w:tcBorders>
              <w:top w:val="nil"/>
              <w:left w:val="nil"/>
              <w:bottom w:val="single" w:sz="4" w:space="0" w:color="auto"/>
              <w:right w:val="nil"/>
            </w:tcBorders>
            <w:shd w:val="clear" w:color="auto" w:fill="auto"/>
            <w:noWrap/>
            <w:vAlign w:val="bottom"/>
            <w:hideMark/>
          </w:tcPr>
          <w:p w14:paraId="7593EB87" w14:textId="77777777" w:rsidR="00132719" w:rsidRPr="00132719" w:rsidRDefault="00132719" w:rsidP="00132719">
            <w:pPr>
              <w:spacing w:after="0" w:line="240" w:lineRule="auto"/>
              <w:jc w:val="center"/>
              <w:rPr>
                <w:ins w:id="2747" w:author="Stefanie Lane" w:date="2022-10-07T12:37:00Z"/>
                <w:rFonts w:ascii="Calibri" w:eastAsia="Times New Roman" w:hAnsi="Calibri" w:cs="Calibri"/>
                <w:color w:val="000000"/>
              </w:rPr>
            </w:pPr>
            <w:ins w:id="2748" w:author="Stefanie Lane" w:date="2022-10-07T12:37:00Z">
              <w:r w:rsidRPr="00132719">
                <w:rPr>
                  <w:rFonts w:ascii="Calibri" w:eastAsia="Times New Roman" w:hAnsi="Calibri" w:cs="Calibri"/>
                  <w:color w:val="000000"/>
                </w:rPr>
                <w:t>Native</w:t>
              </w:r>
            </w:ins>
          </w:p>
        </w:tc>
      </w:tr>
      <w:tr w:rsidR="00132719" w:rsidRPr="00132719" w14:paraId="0FE5DD43" w14:textId="77777777" w:rsidTr="00132719">
        <w:trPr>
          <w:trHeight w:val="290"/>
          <w:ins w:id="2749" w:author="Stefanie Lane" w:date="2022-10-07T12:37:00Z"/>
        </w:trPr>
        <w:tc>
          <w:tcPr>
            <w:tcW w:w="3340" w:type="dxa"/>
            <w:tcBorders>
              <w:top w:val="nil"/>
              <w:left w:val="nil"/>
              <w:bottom w:val="single" w:sz="4" w:space="0" w:color="auto"/>
              <w:right w:val="nil"/>
            </w:tcBorders>
            <w:shd w:val="clear" w:color="auto" w:fill="auto"/>
            <w:noWrap/>
            <w:vAlign w:val="bottom"/>
            <w:hideMark/>
          </w:tcPr>
          <w:p w14:paraId="3C6B38A4" w14:textId="77777777" w:rsidR="00132719" w:rsidRPr="00132719" w:rsidRDefault="00132719" w:rsidP="00132719">
            <w:pPr>
              <w:spacing w:after="0" w:line="240" w:lineRule="auto"/>
              <w:rPr>
                <w:ins w:id="2750" w:author="Stefanie Lane" w:date="2022-10-07T12:37:00Z"/>
                <w:rFonts w:ascii="Calibri" w:eastAsia="Times New Roman" w:hAnsi="Calibri" w:cs="Calibri"/>
                <w:i/>
                <w:iCs/>
              </w:rPr>
            </w:pPr>
            <w:ins w:id="2751" w:author="Stefanie Lane" w:date="2022-10-07T12:37:00Z">
              <w:r w:rsidRPr="00132719">
                <w:rPr>
                  <w:rFonts w:ascii="Calibri" w:eastAsia="Times New Roman" w:hAnsi="Calibri" w:cs="Calibri"/>
                  <w:i/>
                  <w:iCs/>
                </w:rPr>
                <w:t xml:space="preserve">Salix </w:t>
              </w:r>
              <w:proofErr w:type="spellStart"/>
              <w:r w:rsidRPr="00132719">
                <w:rPr>
                  <w:rFonts w:ascii="Calibri" w:eastAsia="Times New Roman" w:hAnsi="Calibri" w:cs="Calibri"/>
                  <w:i/>
                  <w:iCs/>
                </w:rPr>
                <w:t>sitchensis</w:t>
              </w:r>
              <w:proofErr w:type="spellEnd"/>
            </w:ins>
          </w:p>
        </w:tc>
        <w:tc>
          <w:tcPr>
            <w:tcW w:w="3140" w:type="dxa"/>
            <w:tcBorders>
              <w:top w:val="nil"/>
              <w:left w:val="nil"/>
              <w:bottom w:val="single" w:sz="4" w:space="0" w:color="auto"/>
              <w:right w:val="nil"/>
            </w:tcBorders>
            <w:shd w:val="clear" w:color="auto" w:fill="auto"/>
            <w:noWrap/>
            <w:vAlign w:val="bottom"/>
            <w:hideMark/>
          </w:tcPr>
          <w:p w14:paraId="7868C3D7" w14:textId="77777777" w:rsidR="00132719" w:rsidRPr="00132719" w:rsidRDefault="00132719" w:rsidP="00132719">
            <w:pPr>
              <w:spacing w:after="0" w:line="240" w:lineRule="auto"/>
              <w:rPr>
                <w:ins w:id="2752" w:author="Stefanie Lane" w:date="2022-10-07T12:37:00Z"/>
                <w:rFonts w:ascii="Calibri" w:eastAsia="Times New Roman" w:hAnsi="Calibri" w:cs="Calibri"/>
                <w:i/>
                <w:iCs/>
                <w:color w:val="000000"/>
              </w:rPr>
            </w:pPr>
            <w:ins w:id="2753" w:author="Stefanie Lane" w:date="2022-10-07T12:37:00Z">
              <w:r w:rsidRPr="00132719">
                <w:rPr>
                  <w:rFonts w:ascii="Calibri" w:eastAsia="Times New Roman" w:hAnsi="Calibri" w:cs="Calibri"/>
                  <w:i/>
                  <w:iCs/>
                  <w:color w:val="000000"/>
                </w:rPr>
                <w:t> </w:t>
              </w:r>
            </w:ins>
          </w:p>
        </w:tc>
        <w:tc>
          <w:tcPr>
            <w:tcW w:w="1720" w:type="dxa"/>
            <w:tcBorders>
              <w:top w:val="nil"/>
              <w:left w:val="nil"/>
              <w:bottom w:val="single" w:sz="4" w:space="0" w:color="auto"/>
              <w:right w:val="nil"/>
            </w:tcBorders>
            <w:shd w:val="clear" w:color="auto" w:fill="auto"/>
            <w:noWrap/>
            <w:vAlign w:val="bottom"/>
            <w:hideMark/>
          </w:tcPr>
          <w:p w14:paraId="662E0E42" w14:textId="77777777" w:rsidR="00132719" w:rsidRPr="00132719" w:rsidRDefault="00132719" w:rsidP="00132719">
            <w:pPr>
              <w:spacing w:after="0" w:line="240" w:lineRule="auto"/>
              <w:jc w:val="center"/>
              <w:rPr>
                <w:ins w:id="2754" w:author="Stefanie Lane" w:date="2022-10-07T12:37:00Z"/>
                <w:rFonts w:ascii="Calibri" w:eastAsia="Times New Roman" w:hAnsi="Calibri" w:cs="Calibri"/>
                <w:color w:val="000000"/>
              </w:rPr>
            </w:pPr>
            <w:ins w:id="2755" w:author="Stefanie Lane" w:date="2022-10-07T12:37:00Z">
              <w:r w:rsidRPr="00132719">
                <w:rPr>
                  <w:rFonts w:ascii="Calibri" w:eastAsia="Times New Roman" w:hAnsi="Calibri" w:cs="Calibri"/>
                  <w:color w:val="000000"/>
                </w:rPr>
                <w:t>Native</w:t>
              </w:r>
            </w:ins>
          </w:p>
        </w:tc>
      </w:tr>
      <w:tr w:rsidR="00132719" w:rsidRPr="00132719" w14:paraId="50F96235" w14:textId="77777777" w:rsidTr="00132719">
        <w:trPr>
          <w:trHeight w:val="290"/>
          <w:ins w:id="2756" w:author="Stefanie Lane" w:date="2022-10-07T12:37:00Z"/>
        </w:trPr>
        <w:tc>
          <w:tcPr>
            <w:tcW w:w="3340" w:type="dxa"/>
            <w:tcBorders>
              <w:top w:val="nil"/>
              <w:left w:val="nil"/>
              <w:bottom w:val="single" w:sz="4" w:space="0" w:color="auto"/>
              <w:right w:val="nil"/>
            </w:tcBorders>
            <w:shd w:val="clear" w:color="auto" w:fill="auto"/>
            <w:noWrap/>
            <w:vAlign w:val="bottom"/>
            <w:hideMark/>
          </w:tcPr>
          <w:p w14:paraId="0065FA4F" w14:textId="77777777" w:rsidR="00132719" w:rsidRPr="00132719" w:rsidRDefault="00132719" w:rsidP="00132719">
            <w:pPr>
              <w:spacing w:after="0" w:line="240" w:lineRule="auto"/>
              <w:rPr>
                <w:ins w:id="2757" w:author="Stefanie Lane" w:date="2022-10-07T12:37:00Z"/>
                <w:rFonts w:ascii="Calibri" w:eastAsia="Times New Roman" w:hAnsi="Calibri" w:cs="Calibri"/>
                <w:i/>
                <w:iCs/>
                <w:color w:val="000000"/>
              </w:rPr>
            </w:pPr>
            <w:ins w:id="2758" w:author="Stefanie Lane" w:date="2022-10-07T12:37:00Z">
              <w:r w:rsidRPr="00132719">
                <w:rPr>
                  <w:rFonts w:ascii="Calibri" w:eastAsia="Times New Roman" w:hAnsi="Calibri" w:cs="Calibri"/>
                  <w:i/>
                  <w:iCs/>
                  <w:color w:val="000000"/>
                </w:rPr>
                <w:t xml:space="preserve">Salix </w:t>
              </w:r>
              <w:r w:rsidRPr="00132719">
                <w:rPr>
                  <w:rFonts w:ascii="Calibri" w:eastAsia="Times New Roman" w:hAnsi="Calibri" w:cs="Calibri"/>
                </w:rPr>
                <w:t>sp</w:t>
              </w:r>
            </w:ins>
          </w:p>
        </w:tc>
        <w:tc>
          <w:tcPr>
            <w:tcW w:w="3140" w:type="dxa"/>
            <w:tcBorders>
              <w:top w:val="nil"/>
              <w:left w:val="nil"/>
              <w:bottom w:val="single" w:sz="4" w:space="0" w:color="auto"/>
              <w:right w:val="nil"/>
            </w:tcBorders>
            <w:shd w:val="clear" w:color="auto" w:fill="auto"/>
            <w:noWrap/>
            <w:vAlign w:val="bottom"/>
            <w:hideMark/>
          </w:tcPr>
          <w:p w14:paraId="63404731" w14:textId="77777777" w:rsidR="00132719" w:rsidRPr="00132719" w:rsidRDefault="00132719" w:rsidP="00132719">
            <w:pPr>
              <w:spacing w:after="0" w:line="240" w:lineRule="auto"/>
              <w:rPr>
                <w:ins w:id="2759" w:author="Stefanie Lane" w:date="2022-10-07T12:37:00Z"/>
                <w:rFonts w:ascii="Calibri" w:eastAsia="Times New Roman" w:hAnsi="Calibri" w:cs="Calibri"/>
                <w:i/>
                <w:iCs/>
                <w:color w:val="000000"/>
              </w:rPr>
            </w:pPr>
            <w:ins w:id="2760" w:author="Stefanie Lane" w:date="2022-10-07T12:37:00Z">
              <w:r w:rsidRPr="00132719">
                <w:rPr>
                  <w:rFonts w:ascii="Calibri" w:eastAsia="Times New Roman" w:hAnsi="Calibri" w:cs="Calibri"/>
                  <w:i/>
                  <w:iCs/>
                  <w:color w:val="000000"/>
                </w:rPr>
                <w:t> </w:t>
              </w:r>
            </w:ins>
          </w:p>
        </w:tc>
        <w:tc>
          <w:tcPr>
            <w:tcW w:w="1720" w:type="dxa"/>
            <w:tcBorders>
              <w:top w:val="nil"/>
              <w:left w:val="nil"/>
              <w:bottom w:val="single" w:sz="4" w:space="0" w:color="auto"/>
              <w:right w:val="nil"/>
            </w:tcBorders>
            <w:shd w:val="clear" w:color="auto" w:fill="auto"/>
            <w:noWrap/>
            <w:vAlign w:val="bottom"/>
            <w:hideMark/>
          </w:tcPr>
          <w:p w14:paraId="33F8203C" w14:textId="77777777" w:rsidR="00132719" w:rsidRPr="00132719" w:rsidRDefault="00132719" w:rsidP="00132719">
            <w:pPr>
              <w:spacing w:after="0" w:line="240" w:lineRule="auto"/>
              <w:jc w:val="center"/>
              <w:rPr>
                <w:ins w:id="2761" w:author="Stefanie Lane" w:date="2022-10-07T12:37:00Z"/>
                <w:rFonts w:ascii="Calibri" w:eastAsia="Times New Roman" w:hAnsi="Calibri" w:cs="Calibri"/>
                <w:color w:val="000000"/>
              </w:rPr>
            </w:pPr>
            <w:ins w:id="2762" w:author="Stefanie Lane" w:date="2022-10-07T12:37:00Z">
              <w:r w:rsidRPr="00132719">
                <w:rPr>
                  <w:rFonts w:ascii="Calibri" w:eastAsia="Times New Roman" w:hAnsi="Calibri" w:cs="Calibri"/>
                  <w:color w:val="000000"/>
                </w:rPr>
                <w:t>NA</w:t>
              </w:r>
            </w:ins>
          </w:p>
        </w:tc>
      </w:tr>
      <w:tr w:rsidR="00132719" w:rsidRPr="00132719" w14:paraId="4150F43D" w14:textId="77777777" w:rsidTr="00132719">
        <w:trPr>
          <w:trHeight w:val="290"/>
          <w:ins w:id="2763" w:author="Stefanie Lane" w:date="2022-10-07T12:37:00Z"/>
        </w:trPr>
        <w:tc>
          <w:tcPr>
            <w:tcW w:w="3340" w:type="dxa"/>
            <w:tcBorders>
              <w:top w:val="nil"/>
              <w:left w:val="nil"/>
              <w:bottom w:val="single" w:sz="4" w:space="0" w:color="auto"/>
              <w:right w:val="nil"/>
            </w:tcBorders>
            <w:shd w:val="clear" w:color="auto" w:fill="auto"/>
            <w:noWrap/>
            <w:vAlign w:val="bottom"/>
            <w:hideMark/>
          </w:tcPr>
          <w:p w14:paraId="0A395EE1" w14:textId="77777777" w:rsidR="00132719" w:rsidRPr="00132719" w:rsidRDefault="00132719" w:rsidP="00132719">
            <w:pPr>
              <w:spacing w:after="0" w:line="240" w:lineRule="auto"/>
              <w:rPr>
                <w:ins w:id="2764" w:author="Stefanie Lane" w:date="2022-10-07T12:37:00Z"/>
                <w:rFonts w:ascii="Calibri" w:eastAsia="Times New Roman" w:hAnsi="Calibri" w:cs="Calibri"/>
                <w:i/>
                <w:iCs/>
                <w:color w:val="000000"/>
              </w:rPr>
            </w:pPr>
            <w:ins w:id="2765" w:author="Stefanie Lane" w:date="2022-10-07T12:37:00Z">
              <w:r w:rsidRPr="00132719">
                <w:rPr>
                  <w:rFonts w:ascii="Calibri" w:eastAsia="Times New Roman" w:hAnsi="Calibri" w:cs="Calibri"/>
                  <w:i/>
                  <w:iCs/>
                  <w:color w:val="000000"/>
                </w:rPr>
                <w:t>Schoenoplectus tabernaemontani</w:t>
              </w:r>
            </w:ins>
          </w:p>
        </w:tc>
        <w:tc>
          <w:tcPr>
            <w:tcW w:w="3140" w:type="dxa"/>
            <w:tcBorders>
              <w:top w:val="nil"/>
              <w:left w:val="nil"/>
              <w:bottom w:val="single" w:sz="4" w:space="0" w:color="auto"/>
              <w:right w:val="nil"/>
            </w:tcBorders>
            <w:shd w:val="clear" w:color="auto" w:fill="auto"/>
            <w:noWrap/>
            <w:vAlign w:val="bottom"/>
            <w:hideMark/>
          </w:tcPr>
          <w:p w14:paraId="55F98620" w14:textId="77777777" w:rsidR="00132719" w:rsidRPr="00132719" w:rsidRDefault="00132719" w:rsidP="00132719">
            <w:pPr>
              <w:spacing w:after="0" w:line="240" w:lineRule="auto"/>
              <w:rPr>
                <w:ins w:id="2766" w:author="Stefanie Lane" w:date="2022-10-07T12:37:00Z"/>
                <w:rFonts w:ascii="Calibri" w:eastAsia="Times New Roman" w:hAnsi="Calibri" w:cs="Calibri"/>
                <w:i/>
                <w:iCs/>
              </w:rPr>
            </w:pPr>
            <w:proofErr w:type="spellStart"/>
            <w:ins w:id="2767" w:author="Stefanie Lane" w:date="2022-10-07T12:37:00Z">
              <w:r w:rsidRPr="00132719">
                <w:rPr>
                  <w:rFonts w:ascii="Calibri" w:eastAsia="Times New Roman" w:hAnsi="Calibri" w:cs="Calibri"/>
                  <w:i/>
                  <w:iCs/>
                </w:rPr>
                <w:t>Scirpus</w:t>
              </w:r>
              <w:proofErr w:type="spellEnd"/>
              <w:r w:rsidRPr="00132719">
                <w:rPr>
                  <w:rFonts w:ascii="Calibri" w:eastAsia="Times New Roman" w:hAnsi="Calibri" w:cs="Calibri"/>
                  <w:i/>
                  <w:iCs/>
                </w:rPr>
                <w:t xml:space="preserve"> </w:t>
              </w:r>
              <w:proofErr w:type="spellStart"/>
              <w:r w:rsidRPr="00132719">
                <w:rPr>
                  <w:rFonts w:ascii="Calibri" w:eastAsia="Times New Roman" w:hAnsi="Calibri" w:cs="Calibri"/>
                  <w:i/>
                  <w:iCs/>
                </w:rPr>
                <w:t>validus</w:t>
              </w:r>
              <w:proofErr w:type="spellEnd"/>
            </w:ins>
          </w:p>
        </w:tc>
        <w:tc>
          <w:tcPr>
            <w:tcW w:w="1720" w:type="dxa"/>
            <w:tcBorders>
              <w:top w:val="nil"/>
              <w:left w:val="nil"/>
              <w:bottom w:val="single" w:sz="4" w:space="0" w:color="auto"/>
              <w:right w:val="nil"/>
            </w:tcBorders>
            <w:shd w:val="clear" w:color="auto" w:fill="auto"/>
            <w:noWrap/>
            <w:vAlign w:val="bottom"/>
            <w:hideMark/>
          </w:tcPr>
          <w:p w14:paraId="609B4FCA" w14:textId="77777777" w:rsidR="00132719" w:rsidRPr="00132719" w:rsidRDefault="00132719" w:rsidP="00132719">
            <w:pPr>
              <w:spacing w:after="0" w:line="240" w:lineRule="auto"/>
              <w:jc w:val="center"/>
              <w:rPr>
                <w:ins w:id="2768" w:author="Stefanie Lane" w:date="2022-10-07T12:37:00Z"/>
                <w:rFonts w:ascii="Calibri" w:eastAsia="Times New Roman" w:hAnsi="Calibri" w:cs="Calibri"/>
                <w:color w:val="000000"/>
              </w:rPr>
            </w:pPr>
            <w:ins w:id="2769" w:author="Stefanie Lane" w:date="2022-10-07T12:37:00Z">
              <w:r w:rsidRPr="00132719">
                <w:rPr>
                  <w:rFonts w:ascii="Calibri" w:eastAsia="Times New Roman" w:hAnsi="Calibri" w:cs="Calibri"/>
                  <w:color w:val="000000"/>
                </w:rPr>
                <w:t>Native</w:t>
              </w:r>
            </w:ins>
          </w:p>
        </w:tc>
      </w:tr>
      <w:tr w:rsidR="00132719" w:rsidRPr="00132719" w14:paraId="74C2CFC1" w14:textId="77777777" w:rsidTr="00132719">
        <w:trPr>
          <w:trHeight w:val="290"/>
          <w:ins w:id="2770" w:author="Stefanie Lane" w:date="2022-10-07T12:37:00Z"/>
        </w:trPr>
        <w:tc>
          <w:tcPr>
            <w:tcW w:w="3340" w:type="dxa"/>
            <w:tcBorders>
              <w:top w:val="nil"/>
              <w:left w:val="nil"/>
              <w:bottom w:val="single" w:sz="4" w:space="0" w:color="auto"/>
              <w:right w:val="nil"/>
            </w:tcBorders>
            <w:shd w:val="clear" w:color="auto" w:fill="auto"/>
            <w:noWrap/>
            <w:vAlign w:val="bottom"/>
            <w:hideMark/>
          </w:tcPr>
          <w:p w14:paraId="59B6ABAA" w14:textId="77777777" w:rsidR="00132719" w:rsidRPr="00132719" w:rsidRDefault="00132719" w:rsidP="00132719">
            <w:pPr>
              <w:spacing w:after="0" w:line="240" w:lineRule="auto"/>
              <w:rPr>
                <w:ins w:id="2771" w:author="Stefanie Lane" w:date="2022-10-07T12:37:00Z"/>
                <w:rFonts w:ascii="Calibri" w:eastAsia="Times New Roman" w:hAnsi="Calibri" w:cs="Calibri"/>
                <w:i/>
                <w:iCs/>
              </w:rPr>
            </w:pPr>
            <w:proofErr w:type="spellStart"/>
            <w:ins w:id="2772" w:author="Stefanie Lane" w:date="2022-10-07T12:37:00Z">
              <w:r w:rsidRPr="00132719">
                <w:rPr>
                  <w:rFonts w:ascii="Calibri" w:eastAsia="Times New Roman" w:hAnsi="Calibri" w:cs="Calibri"/>
                  <w:i/>
                  <w:iCs/>
                </w:rPr>
                <w:t>Scirpus</w:t>
              </w:r>
              <w:proofErr w:type="spellEnd"/>
              <w:r w:rsidRPr="00132719">
                <w:rPr>
                  <w:rFonts w:ascii="Calibri" w:eastAsia="Times New Roman" w:hAnsi="Calibri" w:cs="Calibri"/>
                  <w:i/>
                  <w:iCs/>
                </w:rPr>
                <w:t xml:space="preserve"> </w:t>
              </w:r>
              <w:proofErr w:type="spellStart"/>
              <w:r w:rsidRPr="00132719">
                <w:rPr>
                  <w:rFonts w:ascii="Calibri" w:eastAsia="Times New Roman" w:hAnsi="Calibri" w:cs="Calibri"/>
                  <w:i/>
                  <w:iCs/>
                </w:rPr>
                <w:t>microcarpus</w:t>
              </w:r>
              <w:proofErr w:type="spellEnd"/>
            </w:ins>
          </w:p>
        </w:tc>
        <w:tc>
          <w:tcPr>
            <w:tcW w:w="3140" w:type="dxa"/>
            <w:tcBorders>
              <w:top w:val="nil"/>
              <w:left w:val="nil"/>
              <w:bottom w:val="single" w:sz="4" w:space="0" w:color="auto"/>
              <w:right w:val="nil"/>
            </w:tcBorders>
            <w:shd w:val="clear" w:color="auto" w:fill="auto"/>
            <w:noWrap/>
            <w:vAlign w:val="bottom"/>
            <w:hideMark/>
          </w:tcPr>
          <w:p w14:paraId="4FE47AFD" w14:textId="77777777" w:rsidR="00132719" w:rsidRPr="00132719" w:rsidRDefault="00132719" w:rsidP="00132719">
            <w:pPr>
              <w:spacing w:after="0" w:line="240" w:lineRule="auto"/>
              <w:rPr>
                <w:ins w:id="2773" w:author="Stefanie Lane" w:date="2022-10-07T12:37:00Z"/>
                <w:rFonts w:ascii="Calibri" w:eastAsia="Times New Roman" w:hAnsi="Calibri" w:cs="Calibri"/>
                <w:i/>
                <w:iCs/>
                <w:color w:val="000000"/>
              </w:rPr>
            </w:pPr>
            <w:ins w:id="2774" w:author="Stefanie Lane" w:date="2022-10-07T12:37:00Z">
              <w:r w:rsidRPr="00132719">
                <w:rPr>
                  <w:rFonts w:ascii="Calibri" w:eastAsia="Times New Roman" w:hAnsi="Calibri" w:cs="Calibri"/>
                  <w:i/>
                  <w:iCs/>
                  <w:color w:val="000000"/>
                </w:rPr>
                <w:t> </w:t>
              </w:r>
            </w:ins>
          </w:p>
        </w:tc>
        <w:tc>
          <w:tcPr>
            <w:tcW w:w="1720" w:type="dxa"/>
            <w:tcBorders>
              <w:top w:val="nil"/>
              <w:left w:val="nil"/>
              <w:bottom w:val="single" w:sz="4" w:space="0" w:color="auto"/>
              <w:right w:val="nil"/>
            </w:tcBorders>
            <w:shd w:val="clear" w:color="auto" w:fill="auto"/>
            <w:noWrap/>
            <w:vAlign w:val="bottom"/>
            <w:hideMark/>
          </w:tcPr>
          <w:p w14:paraId="0B4F1AC6" w14:textId="77777777" w:rsidR="00132719" w:rsidRPr="00132719" w:rsidRDefault="00132719" w:rsidP="00132719">
            <w:pPr>
              <w:spacing w:after="0" w:line="240" w:lineRule="auto"/>
              <w:jc w:val="center"/>
              <w:rPr>
                <w:ins w:id="2775" w:author="Stefanie Lane" w:date="2022-10-07T12:37:00Z"/>
                <w:rFonts w:ascii="Calibri" w:eastAsia="Times New Roman" w:hAnsi="Calibri" w:cs="Calibri"/>
                <w:color w:val="000000"/>
              </w:rPr>
            </w:pPr>
            <w:ins w:id="2776" w:author="Stefanie Lane" w:date="2022-10-07T12:37:00Z">
              <w:r w:rsidRPr="00132719">
                <w:rPr>
                  <w:rFonts w:ascii="Calibri" w:eastAsia="Times New Roman" w:hAnsi="Calibri" w:cs="Calibri"/>
                  <w:color w:val="000000"/>
                </w:rPr>
                <w:t>Native</w:t>
              </w:r>
            </w:ins>
          </w:p>
        </w:tc>
      </w:tr>
      <w:tr w:rsidR="00132719" w:rsidRPr="00132719" w14:paraId="64D27A5B" w14:textId="77777777" w:rsidTr="00132719">
        <w:trPr>
          <w:trHeight w:val="290"/>
          <w:ins w:id="2777" w:author="Stefanie Lane" w:date="2022-10-07T12:37:00Z"/>
        </w:trPr>
        <w:tc>
          <w:tcPr>
            <w:tcW w:w="3340" w:type="dxa"/>
            <w:tcBorders>
              <w:top w:val="nil"/>
              <w:left w:val="nil"/>
              <w:bottom w:val="single" w:sz="4" w:space="0" w:color="auto"/>
              <w:right w:val="nil"/>
            </w:tcBorders>
            <w:shd w:val="clear" w:color="auto" w:fill="auto"/>
            <w:noWrap/>
            <w:vAlign w:val="bottom"/>
            <w:hideMark/>
          </w:tcPr>
          <w:p w14:paraId="70A9174C" w14:textId="77777777" w:rsidR="00132719" w:rsidRPr="00132719" w:rsidRDefault="00132719" w:rsidP="00132719">
            <w:pPr>
              <w:spacing w:after="0" w:line="240" w:lineRule="auto"/>
              <w:rPr>
                <w:ins w:id="2778" w:author="Stefanie Lane" w:date="2022-10-07T12:37:00Z"/>
                <w:rFonts w:ascii="Calibri" w:eastAsia="Times New Roman" w:hAnsi="Calibri" w:cs="Calibri"/>
                <w:i/>
                <w:iCs/>
                <w:color w:val="000000"/>
              </w:rPr>
            </w:pPr>
            <w:ins w:id="2779" w:author="Stefanie Lane" w:date="2022-10-07T12:37:00Z">
              <w:r w:rsidRPr="00132719">
                <w:rPr>
                  <w:rFonts w:ascii="Calibri" w:eastAsia="Times New Roman" w:hAnsi="Calibri" w:cs="Calibri"/>
                  <w:i/>
                  <w:iCs/>
                  <w:color w:val="000000"/>
                </w:rPr>
                <w:t>Sidalcea hendersonii</w:t>
              </w:r>
            </w:ins>
          </w:p>
        </w:tc>
        <w:tc>
          <w:tcPr>
            <w:tcW w:w="3140" w:type="dxa"/>
            <w:tcBorders>
              <w:top w:val="nil"/>
              <w:left w:val="nil"/>
              <w:bottom w:val="single" w:sz="4" w:space="0" w:color="auto"/>
              <w:right w:val="nil"/>
            </w:tcBorders>
            <w:shd w:val="clear" w:color="auto" w:fill="auto"/>
            <w:noWrap/>
            <w:vAlign w:val="bottom"/>
            <w:hideMark/>
          </w:tcPr>
          <w:p w14:paraId="21EFA5F0" w14:textId="77777777" w:rsidR="00132719" w:rsidRPr="00132719" w:rsidRDefault="00132719" w:rsidP="00132719">
            <w:pPr>
              <w:spacing w:after="0" w:line="240" w:lineRule="auto"/>
              <w:rPr>
                <w:ins w:id="2780" w:author="Stefanie Lane" w:date="2022-10-07T12:37:00Z"/>
                <w:rFonts w:ascii="Calibri" w:eastAsia="Times New Roman" w:hAnsi="Calibri" w:cs="Calibri"/>
                <w:i/>
                <w:iCs/>
                <w:color w:val="000000"/>
              </w:rPr>
            </w:pPr>
            <w:ins w:id="2781" w:author="Stefanie Lane" w:date="2022-10-07T12:37:00Z">
              <w:r w:rsidRPr="00132719">
                <w:rPr>
                  <w:rFonts w:ascii="Calibri" w:eastAsia="Times New Roman" w:hAnsi="Calibri" w:cs="Calibri"/>
                  <w:i/>
                  <w:iCs/>
                  <w:color w:val="000000"/>
                </w:rPr>
                <w:t> </w:t>
              </w:r>
            </w:ins>
          </w:p>
        </w:tc>
        <w:tc>
          <w:tcPr>
            <w:tcW w:w="1720" w:type="dxa"/>
            <w:tcBorders>
              <w:top w:val="nil"/>
              <w:left w:val="nil"/>
              <w:bottom w:val="single" w:sz="4" w:space="0" w:color="auto"/>
              <w:right w:val="nil"/>
            </w:tcBorders>
            <w:shd w:val="clear" w:color="auto" w:fill="auto"/>
            <w:noWrap/>
            <w:vAlign w:val="bottom"/>
            <w:hideMark/>
          </w:tcPr>
          <w:p w14:paraId="01BDAE40" w14:textId="77777777" w:rsidR="00132719" w:rsidRPr="00132719" w:rsidRDefault="00132719" w:rsidP="00132719">
            <w:pPr>
              <w:spacing w:after="0" w:line="240" w:lineRule="auto"/>
              <w:jc w:val="center"/>
              <w:rPr>
                <w:ins w:id="2782" w:author="Stefanie Lane" w:date="2022-10-07T12:37:00Z"/>
                <w:rFonts w:ascii="Calibri" w:eastAsia="Times New Roman" w:hAnsi="Calibri" w:cs="Calibri"/>
                <w:color w:val="000000"/>
              </w:rPr>
            </w:pPr>
            <w:ins w:id="2783" w:author="Stefanie Lane" w:date="2022-10-07T12:37:00Z">
              <w:r w:rsidRPr="00132719">
                <w:rPr>
                  <w:rFonts w:ascii="Calibri" w:eastAsia="Times New Roman" w:hAnsi="Calibri" w:cs="Calibri"/>
                  <w:color w:val="000000"/>
                </w:rPr>
                <w:t>Native</w:t>
              </w:r>
            </w:ins>
          </w:p>
        </w:tc>
      </w:tr>
      <w:tr w:rsidR="00132719" w:rsidRPr="00132719" w14:paraId="11469691" w14:textId="77777777" w:rsidTr="00132719">
        <w:trPr>
          <w:trHeight w:val="290"/>
          <w:ins w:id="2784" w:author="Stefanie Lane" w:date="2022-10-07T12:37:00Z"/>
        </w:trPr>
        <w:tc>
          <w:tcPr>
            <w:tcW w:w="3340" w:type="dxa"/>
            <w:tcBorders>
              <w:top w:val="nil"/>
              <w:left w:val="nil"/>
              <w:bottom w:val="single" w:sz="4" w:space="0" w:color="auto"/>
              <w:right w:val="nil"/>
            </w:tcBorders>
            <w:shd w:val="clear" w:color="auto" w:fill="auto"/>
            <w:noWrap/>
            <w:vAlign w:val="bottom"/>
            <w:hideMark/>
          </w:tcPr>
          <w:p w14:paraId="79ACDC3C" w14:textId="77777777" w:rsidR="00132719" w:rsidRPr="00132719" w:rsidRDefault="00132719" w:rsidP="00132719">
            <w:pPr>
              <w:spacing w:after="0" w:line="240" w:lineRule="auto"/>
              <w:rPr>
                <w:ins w:id="2785" w:author="Stefanie Lane" w:date="2022-10-07T12:37:00Z"/>
                <w:rFonts w:ascii="Calibri" w:eastAsia="Times New Roman" w:hAnsi="Calibri" w:cs="Calibri"/>
                <w:i/>
                <w:iCs/>
                <w:color w:val="000000"/>
              </w:rPr>
            </w:pPr>
            <w:ins w:id="2786" w:author="Stefanie Lane" w:date="2022-10-07T12:37:00Z">
              <w:r w:rsidRPr="00132719">
                <w:rPr>
                  <w:rFonts w:ascii="Calibri" w:eastAsia="Times New Roman" w:hAnsi="Calibri" w:cs="Calibri"/>
                  <w:i/>
                  <w:iCs/>
                  <w:color w:val="000000"/>
                </w:rPr>
                <w:t>Sium suave</w:t>
              </w:r>
            </w:ins>
          </w:p>
        </w:tc>
        <w:tc>
          <w:tcPr>
            <w:tcW w:w="3140" w:type="dxa"/>
            <w:tcBorders>
              <w:top w:val="nil"/>
              <w:left w:val="nil"/>
              <w:bottom w:val="single" w:sz="4" w:space="0" w:color="auto"/>
              <w:right w:val="nil"/>
            </w:tcBorders>
            <w:shd w:val="clear" w:color="auto" w:fill="auto"/>
            <w:noWrap/>
            <w:vAlign w:val="bottom"/>
            <w:hideMark/>
          </w:tcPr>
          <w:p w14:paraId="7789DF35" w14:textId="77777777" w:rsidR="00132719" w:rsidRPr="00132719" w:rsidRDefault="00132719" w:rsidP="00132719">
            <w:pPr>
              <w:spacing w:after="0" w:line="240" w:lineRule="auto"/>
              <w:rPr>
                <w:ins w:id="2787" w:author="Stefanie Lane" w:date="2022-10-07T12:37:00Z"/>
                <w:rFonts w:ascii="Calibri" w:eastAsia="Times New Roman" w:hAnsi="Calibri" w:cs="Calibri"/>
                <w:i/>
                <w:iCs/>
              </w:rPr>
            </w:pPr>
            <w:ins w:id="2788" w:author="Stefanie Lane" w:date="2022-10-07T12:37:00Z">
              <w:r w:rsidRPr="00132719">
                <w:rPr>
                  <w:rFonts w:ascii="Calibri" w:eastAsia="Times New Roman" w:hAnsi="Calibri" w:cs="Calibri"/>
                  <w:i/>
                  <w:iCs/>
                </w:rPr>
                <w:t> </w:t>
              </w:r>
            </w:ins>
          </w:p>
        </w:tc>
        <w:tc>
          <w:tcPr>
            <w:tcW w:w="1720" w:type="dxa"/>
            <w:tcBorders>
              <w:top w:val="nil"/>
              <w:left w:val="nil"/>
              <w:bottom w:val="single" w:sz="4" w:space="0" w:color="auto"/>
              <w:right w:val="nil"/>
            </w:tcBorders>
            <w:shd w:val="clear" w:color="auto" w:fill="auto"/>
            <w:noWrap/>
            <w:vAlign w:val="bottom"/>
            <w:hideMark/>
          </w:tcPr>
          <w:p w14:paraId="7F44E65E" w14:textId="77777777" w:rsidR="00132719" w:rsidRPr="00132719" w:rsidRDefault="00132719" w:rsidP="00132719">
            <w:pPr>
              <w:spacing w:after="0" w:line="240" w:lineRule="auto"/>
              <w:jc w:val="center"/>
              <w:rPr>
                <w:ins w:id="2789" w:author="Stefanie Lane" w:date="2022-10-07T12:37:00Z"/>
                <w:rFonts w:ascii="Calibri" w:eastAsia="Times New Roman" w:hAnsi="Calibri" w:cs="Calibri"/>
                <w:color w:val="000000"/>
              </w:rPr>
            </w:pPr>
            <w:ins w:id="2790" w:author="Stefanie Lane" w:date="2022-10-07T12:37:00Z">
              <w:r w:rsidRPr="00132719">
                <w:rPr>
                  <w:rFonts w:ascii="Calibri" w:eastAsia="Times New Roman" w:hAnsi="Calibri" w:cs="Calibri"/>
                  <w:color w:val="000000"/>
                </w:rPr>
                <w:t>Native</w:t>
              </w:r>
            </w:ins>
          </w:p>
        </w:tc>
      </w:tr>
      <w:tr w:rsidR="00132719" w:rsidRPr="00132719" w14:paraId="0F12367C" w14:textId="77777777" w:rsidTr="00132719">
        <w:trPr>
          <w:trHeight w:val="290"/>
          <w:ins w:id="2791" w:author="Stefanie Lane" w:date="2022-10-07T12:37:00Z"/>
        </w:trPr>
        <w:tc>
          <w:tcPr>
            <w:tcW w:w="3340" w:type="dxa"/>
            <w:tcBorders>
              <w:top w:val="nil"/>
              <w:left w:val="nil"/>
              <w:bottom w:val="single" w:sz="4" w:space="0" w:color="auto"/>
              <w:right w:val="nil"/>
            </w:tcBorders>
            <w:shd w:val="clear" w:color="auto" w:fill="auto"/>
            <w:noWrap/>
            <w:vAlign w:val="bottom"/>
            <w:hideMark/>
          </w:tcPr>
          <w:p w14:paraId="5C0AFA3D" w14:textId="77777777" w:rsidR="00132719" w:rsidRPr="00132719" w:rsidRDefault="00132719" w:rsidP="00132719">
            <w:pPr>
              <w:spacing w:after="0" w:line="240" w:lineRule="auto"/>
              <w:rPr>
                <w:ins w:id="2792" w:author="Stefanie Lane" w:date="2022-10-07T12:37:00Z"/>
                <w:rFonts w:ascii="Calibri" w:eastAsia="Times New Roman" w:hAnsi="Calibri" w:cs="Calibri"/>
                <w:i/>
                <w:iCs/>
              </w:rPr>
            </w:pPr>
            <w:proofErr w:type="spellStart"/>
            <w:ins w:id="2793" w:author="Stefanie Lane" w:date="2022-10-07T12:37:00Z">
              <w:r w:rsidRPr="00132719">
                <w:rPr>
                  <w:rFonts w:ascii="Calibri" w:eastAsia="Times New Roman" w:hAnsi="Calibri" w:cs="Calibri"/>
                  <w:i/>
                  <w:iCs/>
                </w:rPr>
                <w:t>Sonchus</w:t>
              </w:r>
              <w:proofErr w:type="spellEnd"/>
              <w:r w:rsidRPr="00132719">
                <w:rPr>
                  <w:rFonts w:ascii="Calibri" w:eastAsia="Times New Roman" w:hAnsi="Calibri" w:cs="Calibri"/>
                  <w:i/>
                  <w:iCs/>
                </w:rPr>
                <w:t xml:space="preserve"> arvensis</w:t>
              </w:r>
            </w:ins>
          </w:p>
        </w:tc>
        <w:tc>
          <w:tcPr>
            <w:tcW w:w="3140" w:type="dxa"/>
            <w:tcBorders>
              <w:top w:val="nil"/>
              <w:left w:val="nil"/>
              <w:bottom w:val="single" w:sz="4" w:space="0" w:color="auto"/>
              <w:right w:val="nil"/>
            </w:tcBorders>
            <w:shd w:val="clear" w:color="auto" w:fill="auto"/>
            <w:noWrap/>
            <w:vAlign w:val="bottom"/>
            <w:hideMark/>
          </w:tcPr>
          <w:p w14:paraId="2C2ECD87" w14:textId="77777777" w:rsidR="00132719" w:rsidRPr="00132719" w:rsidRDefault="00132719" w:rsidP="00132719">
            <w:pPr>
              <w:spacing w:after="0" w:line="240" w:lineRule="auto"/>
              <w:rPr>
                <w:ins w:id="2794" w:author="Stefanie Lane" w:date="2022-10-07T12:37:00Z"/>
                <w:rFonts w:ascii="Calibri" w:eastAsia="Times New Roman" w:hAnsi="Calibri" w:cs="Calibri"/>
                <w:i/>
                <w:iCs/>
                <w:color w:val="000000"/>
              </w:rPr>
            </w:pPr>
            <w:ins w:id="2795" w:author="Stefanie Lane" w:date="2022-10-07T12:37:00Z">
              <w:r w:rsidRPr="00132719">
                <w:rPr>
                  <w:rFonts w:ascii="Calibri" w:eastAsia="Times New Roman" w:hAnsi="Calibri" w:cs="Calibri"/>
                  <w:i/>
                  <w:iCs/>
                  <w:color w:val="000000"/>
                </w:rPr>
                <w:t> </w:t>
              </w:r>
            </w:ins>
          </w:p>
        </w:tc>
        <w:tc>
          <w:tcPr>
            <w:tcW w:w="1720" w:type="dxa"/>
            <w:tcBorders>
              <w:top w:val="nil"/>
              <w:left w:val="nil"/>
              <w:bottom w:val="single" w:sz="4" w:space="0" w:color="auto"/>
              <w:right w:val="nil"/>
            </w:tcBorders>
            <w:shd w:val="clear" w:color="auto" w:fill="auto"/>
            <w:noWrap/>
            <w:vAlign w:val="bottom"/>
            <w:hideMark/>
          </w:tcPr>
          <w:p w14:paraId="1A8F85F1" w14:textId="77777777" w:rsidR="00132719" w:rsidRPr="00132719" w:rsidRDefault="00132719" w:rsidP="00132719">
            <w:pPr>
              <w:spacing w:after="0" w:line="240" w:lineRule="auto"/>
              <w:jc w:val="center"/>
              <w:rPr>
                <w:ins w:id="2796" w:author="Stefanie Lane" w:date="2022-10-07T12:37:00Z"/>
                <w:rFonts w:ascii="Calibri" w:eastAsia="Times New Roman" w:hAnsi="Calibri" w:cs="Calibri"/>
                <w:color w:val="000000"/>
              </w:rPr>
            </w:pPr>
            <w:ins w:id="2797" w:author="Stefanie Lane" w:date="2022-10-07T12:37:00Z">
              <w:r w:rsidRPr="00132719">
                <w:rPr>
                  <w:rFonts w:ascii="Calibri" w:eastAsia="Times New Roman" w:hAnsi="Calibri" w:cs="Calibri"/>
                  <w:color w:val="000000"/>
                </w:rPr>
                <w:t>Exotic</w:t>
              </w:r>
            </w:ins>
          </w:p>
        </w:tc>
      </w:tr>
      <w:tr w:rsidR="00132719" w:rsidRPr="00132719" w14:paraId="37B89326" w14:textId="77777777" w:rsidTr="00132719">
        <w:trPr>
          <w:trHeight w:val="290"/>
          <w:ins w:id="2798" w:author="Stefanie Lane" w:date="2022-10-07T12:37:00Z"/>
        </w:trPr>
        <w:tc>
          <w:tcPr>
            <w:tcW w:w="3340" w:type="dxa"/>
            <w:tcBorders>
              <w:top w:val="nil"/>
              <w:left w:val="nil"/>
              <w:bottom w:val="single" w:sz="4" w:space="0" w:color="auto"/>
              <w:right w:val="nil"/>
            </w:tcBorders>
            <w:shd w:val="clear" w:color="auto" w:fill="auto"/>
            <w:noWrap/>
            <w:vAlign w:val="bottom"/>
            <w:hideMark/>
          </w:tcPr>
          <w:p w14:paraId="48C0F4E9" w14:textId="77777777" w:rsidR="00132719" w:rsidRPr="00132719" w:rsidRDefault="00132719" w:rsidP="00132719">
            <w:pPr>
              <w:spacing w:after="0" w:line="240" w:lineRule="auto"/>
              <w:rPr>
                <w:ins w:id="2799" w:author="Stefanie Lane" w:date="2022-10-07T12:37:00Z"/>
                <w:rFonts w:ascii="Calibri" w:eastAsia="Times New Roman" w:hAnsi="Calibri" w:cs="Calibri"/>
                <w:i/>
                <w:iCs/>
                <w:color w:val="000000"/>
              </w:rPr>
            </w:pPr>
            <w:proofErr w:type="spellStart"/>
            <w:ins w:id="2800" w:author="Stefanie Lane" w:date="2022-10-07T12:37:00Z">
              <w:r w:rsidRPr="00132719">
                <w:rPr>
                  <w:rFonts w:ascii="Calibri" w:eastAsia="Times New Roman" w:hAnsi="Calibri" w:cs="Calibri"/>
                  <w:i/>
                  <w:iCs/>
                  <w:color w:val="000000"/>
                </w:rPr>
                <w:t>Symphotrichum</w:t>
              </w:r>
              <w:proofErr w:type="spellEnd"/>
              <w:r w:rsidRPr="00132719">
                <w:rPr>
                  <w:rFonts w:ascii="Calibri" w:eastAsia="Times New Roman" w:hAnsi="Calibri" w:cs="Calibri"/>
                  <w:i/>
                  <w:iCs/>
                  <w:color w:val="000000"/>
                </w:rPr>
                <w:t xml:space="preserve"> subspicatum</w:t>
              </w:r>
            </w:ins>
          </w:p>
        </w:tc>
        <w:tc>
          <w:tcPr>
            <w:tcW w:w="3140" w:type="dxa"/>
            <w:tcBorders>
              <w:top w:val="nil"/>
              <w:left w:val="nil"/>
              <w:bottom w:val="single" w:sz="4" w:space="0" w:color="auto"/>
              <w:right w:val="nil"/>
            </w:tcBorders>
            <w:shd w:val="clear" w:color="auto" w:fill="auto"/>
            <w:noWrap/>
            <w:vAlign w:val="bottom"/>
            <w:hideMark/>
          </w:tcPr>
          <w:p w14:paraId="2D805B86" w14:textId="77777777" w:rsidR="00132719" w:rsidRPr="00132719" w:rsidRDefault="00132719" w:rsidP="00132719">
            <w:pPr>
              <w:spacing w:after="0" w:line="240" w:lineRule="auto"/>
              <w:rPr>
                <w:ins w:id="2801" w:author="Stefanie Lane" w:date="2022-10-07T12:37:00Z"/>
                <w:rFonts w:ascii="Calibri" w:eastAsia="Times New Roman" w:hAnsi="Calibri" w:cs="Calibri"/>
                <w:i/>
                <w:iCs/>
                <w:color w:val="000000"/>
              </w:rPr>
            </w:pPr>
            <w:ins w:id="2802" w:author="Stefanie Lane" w:date="2022-10-07T12:37:00Z">
              <w:r w:rsidRPr="00132719">
                <w:rPr>
                  <w:rFonts w:ascii="Calibri" w:eastAsia="Times New Roman" w:hAnsi="Calibri" w:cs="Calibri"/>
                  <w:i/>
                  <w:iCs/>
                  <w:color w:val="000000"/>
                </w:rPr>
                <w:t xml:space="preserve">Aster </w:t>
              </w:r>
              <w:proofErr w:type="spellStart"/>
              <w:r w:rsidRPr="00132719">
                <w:rPr>
                  <w:rFonts w:ascii="Calibri" w:eastAsia="Times New Roman" w:hAnsi="Calibri" w:cs="Calibri"/>
                  <w:i/>
                  <w:iCs/>
                  <w:color w:val="000000"/>
                </w:rPr>
                <w:t>eatonii</w:t>
              </w:r>
              <w:proofErr w:type="spellEnd"/>
            </w:ins>
          </w:p>
        </w:tc>
        <w:tc>
          <w:tcPr>
            <w:tcW w:w="1720" w:type="dxa"/>
            <w:tcBorders>
              <w:top w:val="nil"/>
              <w:left w:val="nil"/>
              <w:bottom w:val="single" w:sz="4" w:space="0" w:color="auto"/>
              <w:right w:val="nil"/>
            </w:tcBorders>
            <w:shd w:val="clear" w:color="auto" w:fill="auto"/>
            <w:noWrap/>
            <w:vAlign w:val="bottom"/>
            <w:hideMark/>
          </w:tcPr>
          <w:p w14:paraId="3043E518" w14:textId="77777777" w:rsidR="00132719" w:rsidRPr="00132719" w:rsidRDefault="00132719" w:rsidP="00132719">
            <w:pPr>
              <w:spacing w:after="0" w:line="240" w:lineRule="auto"/>
              <w:jc w:val="center"/>
              <w:rPr>
                <w:ins w:id="2803" w:author="Stefanie Lane" w:date="2022-10-07T12:37:00Z"/>
                <w:rFonts w:ascii="Calibri" w:eastAsia="Times New Roman" w:hAnsi="Calibri" w:cs="Calibri"/>
                <w:color w:val="000000"/>
              </w:rPr>
            </w:pPr>
            <w:ins w:id="2804" w:author="Stefanie Lane" w:date="2022-10-07T12:37:00Z">
              <w:r w:rsidRPr="00132719">
                <w:rPr>
                  <w:rFonts w:ascii="Calibri" w:eastAsia="Times New Roman" w:hAnsi="Calibri" w:cs="Calibri"/>
                  <w:color w:val="000000"/>
                </w:rPr>
                <w:t>Native</w:t>
              </w:r>
            </w:ins>
          </w:p>
        </w:tc>
      </w:tr>
      <w:tr w:rsidR="00132719" w:rsidRPr="00132719" w14:paraId="5DA821A2" w14:textId="77777777" w:rsidTr="00132719">
        <w:trPr>
          <w:trHeight w:val="290"/>
          <w:ins w:id="2805" w:author="Stefanie Lane" w:date="2022-10-07T12:37:00Z"/>
        </w:trPr>
        <w:tc>
          <w:tcPr>
            <w:tcW w:w="3340" w:type="dxa"/>
            <w:tcBorders>
              <w:top w:val="nil"/>
              <w:left w:val="nil"/>
              <w:bottom w:val="single" w:sz="4" w:space="0" w:color="auto"/>
              <w:right w:val="nil"/>
            </w:tcBorders>
            <w:shd w:val="clear" w:color="auto" w:fill="auto"/>
            <w:noWrap/>
            <w:vAlign w:val="bottom"/>
            <w:hideMark/>
          </w:tcPr>
          <w:p w14:paraId="3EF1F2F2" w14:textId="77777777" w:rsidR="00132719" w:rsidRPr="00132719" w:rsidRDefault="00132719" w:rsidP="00132719">
            <w:pPr>
              <w:spacing w:after="0" w:line="240" w:lineRule="auto"/>
              <w:rPr>
                <w:ins w:id="2806" w:author="Stefanie Lane" w:date="2022-10-07T12:37:00Z"/>
                <w:rFonts w:ascii="Calibri" w:eastAsia="Times New Roman" w:hAnsi="Calibri" w:cs="Calibri"/>
                <w:i/>
                <w:iCs/>
                <w:color w:val="000000"/>
              </w:rPr>
            </w:pPr>
            <w:ins w:id="2807" w:author="Stefanie Lane" w:date="2022-10-07T12:37:00Z">
              <w:r w:rsidRPr="00132719">
                <w:rPr>
                  <w:rFonts w:ascii="Calibri" w:eastAsia="Times New Roman" w:hAnsi="Calibri" w:cs="Calibri"/>
                  <w:i/>
                  <w:iCs/>
                  <w:color w:val="000000"/>
                </w:rPr>
                <w:t>Trifolium wormskioldii</w:t>
              </w:r>
            </w:ins>
          </w:p>
        </w:tc>
        <w:tc>
          <w:tcPr>
            <w:tcW w:w="3140" w:type="dxa"/>
            <w:tcBorders>
              <w:top w:val="nil"/>
              <w:left w:val="nil"/>
              <w:bottom w:val="single" w:sz="4" w:space="0" w:color="auto"/>
              <w:right w:val="nil"/>
            </w:tcBorders>
            <w:shd w:val="clear" w:color="auto" w:fill="auto"/>
            <w:noWrap/>
            <w:vAlign w:val="bottom"/>
            <w:hideMark/>
          </w:tcPr>
          <w:p w14:paraId="6301F518" w14:textId="77777777" w:rsidR="00132719" w:rsidRPr="00132719" w:rsidRDefault="00132719" w:rsidP="00132719">
            <w:pPr>
              <w:spacing w:after="0" w:line="240" w:lineRule="auto"/>
              <w:rPr>
                <w:ins w:id="2808" w:author="Stefanie Lane" w:date="2022-10-07T12:37:00Z"/>
                <w:rFonts w:ascii="Calibri" w:eastAsia="Times New Roman" w:hAnsi="Calibri" w:cs="Calibri"/>
                <w:i/>
                <w:iCs/>
              </w:rPr>
            </w:pPr>
            <w:ins w:id="2809" w:author="Stefanie Lane" w:date="2022-10-07T12:37:00Z">
              <w:r w:rsidRPr="00132719">
                <w:rPr>
                  <w:rFonts w:ascii="Calibri" w:eastAsia="Times New Roman" w:hAnsi="Calibri" w:cs="Calibri"/>
                  <w:i/>
                  <w:iCs/>
                </w:rPr>
                <w:t xml:space="preserve">Trifolium </w:t>
              </w:r>
              <w:proofErr w:type="spellStart"/>
              <w:r w:rsidRPr="00132719">
                <w:rPr>
                  <w:rFonts w:ascii="Calibri" w:eastAsia="Times New Roman" w:hAnsi="Calibri" w:cs="Calibri"/>
                  <w:i/>
                  <w:iCs/>
                </w:rPr>
                <w:t>wormskjoldii</w:t>
              </w:r>
              <w:proofErr w:type="spellEnd"/>
            </w:ins>
          </w:p>
        </w:tc>
        <w:tc>
          <w:tcPr>
            <w:tcW w:w="1720" w:type="dxa"/>
            <w:tcBorders>
              <w:top w:val="nil"/>
              <w:left w:val="nil"/>
              <w:bottom w:val="single" w:sz="4" w:space="0" w:color="auto"/>
              <w:right w:val="nil"/>
            </w:tcBorders>
            <w:shd w:val="clear" w:color="auto" w:fill="auto"/>
            <w:noWrap/>
            <w:vAlign w:val="bottom"/>
            <w:hideMark/>
          </w:tcPr>
          <w:p w14:paraId="5D2488FC" w14:textId="77777777" w:rsidR="00132719" w:rsidRPr="00132719" w:rsidRDefault="00132719" w:rsidP="00132719">
            <w:pPr>
              <w:spacing w:after="0" w:line="240" w:lineRule="auto"/>
              <w:jc w:val="center"/>
              <w:rPr>
                <w:ins w:id="2810" w:author="Stefanie Lane" w:date="2022-10-07T12:37:00Z"/>
                <w:rFonts w:ascii="Calibri" w:eastAsia="Times New Roman" w:hAnsi="Calibri" w:cs="Calibri"/>
                <w:color w:val="000000"/>
              </w:rPr>
            </w:pPr>
            <w:ins w:id="2811" w:author="Stefanie Lane" w:date="2022-10-07T12:37:00Z">
              <w:r w:rsidRPr="00132719">
                <w:rPr>
                  <w:rFonts w:ascii="Calibri" w:eastAsia="Times New Roman" w:hAnsi="Calibri" w:cs="Calibri"/>
                  <w:color w:val="000000"/>
                </w:rPr>
                <w:t>Native</w:t>
              </w:r>
            </w:ins>
          </w:p>
        </w:tc>
      </w:tr>
      <w:tr w:rsidR="00132719" w:rsidRPr="00132719" w14:paraId="1968B3A3" w14:textId="77777777" w:rsidTr="00132719">
        <w:trPr>
          <w:trHeight w:val="290"/>
          <w:ins w:id="2812" w:author="Stefanie Lane" w:date="2022-10-07T12:37:00Z"/>
        </w:trPr>
        <w:tc>
          <w:tcPr>
            <w:tcW w:w="3340" w:type="dxa"/>
            <w:tcBorders>
              <w:top w:val="nil"/>
              <w:left w:val="nil"/>
              <w:bottom w:val="single" w:sz="4" w:space="0" w:color="auto"/>
              <w:right w:val="nil"/>
            </w:tcBorders>
            <w:shd w:val="clear" w:color="auto" w:fill="auto"/>
            <w:noWrap/>
            <w:vAlign w:val="bottom"/>
            <w:hideMark/>
          </w:tcPr>
          <w:p w14:paraId="161F27E2" w14:textId="77777777" w:rsidR="00132719" w:rsidRPr="00132719" w:rsidRDefault="00132719" w:rsidP="00132719">
            <w:pPr>
              <w:spacing w:after="0" w:line="240" w:lineRule="auto"/>
              <w:rPr>
                <w:ins w:id="2813" w:author="Stefanie Lane" w:date="2022-10-07T12:37:00Z"/>
                <w:rFonts w:ascii="Calibri" w:eastAsia="Times New Roman" w:hAnsi="Calibri" w:cs="Calibri"/>
                <w:i/>
                <w:iCs/>
              </w:rPr>
            </w:pPr>
            <w:ins w:id="2814" w:author="Stefanie Lane" w:date="2022-10-07T12:37:00Z">
              <w:r w:rsidRPr="00132719">
                <w:rPr>
                  <w:rFonts w:ascii="Calibri" w:eastAsia="Times New Roman" w:hAnsi="Calibri" w:cs="Calibri"/>
                  <w:i/>
                  <w:iCs/>
                </w:rPr>
                <w:t>Typha latifolia</w:t>
              </w:r>
            </w:ins>
          </w:p>
        </w:tc>
        <w:tc>
          <w:tcPr>
            <w:tcW w:w="3140" w:type="dxa"/>
            <w:tcBorders>
              <w:top w:val="nil"/>
              <w:left w:val="nil"/>
              <w:bottom w:val="single" w:sz="4" w:space="0" w:color="auto"/>
              <w:right w:val="nil"/>
            </w:tcBorders>
            <w:shd w:val="clear" w:color="auto" w:fill="auto"/>
            <w:noWrap/>
            <w:vAlign w:val="bottom"/>
            <w:hideMark/>
          </w:tcPr>
          <w:p w14:paraId="4449CF62" w14:textId="77777777" w:rsidR="00132719" w:rsidRPr="00132719" w:rsidRDefault="00132719" w:rsidP="00132719">
            <w:pPr>
              <w:spacing w:after="0" w:line="240" w:lineRule="auto"/>
              <w:rPr>
                <w:ins w:id="2815" w:author="Stefanie Lane" w:date="2022-10-07T12:37:00Z"/>
                <w:rFonts w:ascii="Calibri" w:eastAsia="Times New Roman" w:hAnsi="Calibri" w:cs="Calibri"/>
                <w:i/>
                <w:iCs/>
                <w:color w:val="000000"/>
              </w:rPr>
            </w:pPr>
            <w:ins w:id="2816" w:author="Stefanie Lane" w:date="2022-10-07T12:37:00Z">
              <w:r w:rsidRPr="00132719">
                <w:rPr>
                  <w:rFonts w:ascii="Calibri" w:eastAsia="Times New Roman" w:hAnsi="Calibri" w:cs="Calibri"/>
                  <w:i/>
                  <w:iCs/>
                  <w:color w:val="000000"/>
                </w:rPr>
                <w:t> </w:t>
              </w:r>
            </w:ins>
          </w:p>
        </w:tc>
        <w:tc>
          <w:tcPr>
            <w:tcW w:w="1720" w:type="dxa"/>
            <w:tcBorders>
              <w:top w:val="nil"/>
              <w:left w:val="nil"/>
              <w:bottom w:val="single" w:sz="4" w:space="0" w:color="auto"/>
              <w:right w:val="nil"/>
            </w:tcBorders>
            <w:shd w:val="clear" w:color="auto" w:fill="auto"/>
            <w:noWrap/>
            <w:vAlign w:val="bottom"/>
            <w:hideMark/>
          </w:tcPr>
          <w:p w14:paraId="5EA5CAFA" w14:textId="77777777" w:rsidR="00132719" w:rsidRPr="00132719" w:rsidRDefault="00132719" w:rsidP="00132719">
            <w:pPr>
              <w:spacing w:after="0" w:line="240" w:lineRule="auto"/>
              <w:jc w:val="center"/>
              <w:rPr>
                <w:ins w:id="2817" w:author="Stefanie Lane" w:date="2022-10-07T12:37:00Z"/>
                <w:rFonts w:ascii="Calibri" w:eastAsia="Times New Roman" w:hAnsi="Calibri" w:cs="Calibri"/>
                <w:color w:val="000000"/>
              </w:rPr>
            </w:pPr>
            <w:ins w:id="2818" w:author="Stefanie Lane" w:date="2022-10-07T12:37:00Z">
              <w:r w:rsidRPr="00132719">
                <w:rPr>
                  <w:rFonts w:ascii="Calibri" w:eastAsia="Times New Roman" w:hAnsi="Calibri" w:cs="Calibri"/>
                  <w:color w:val="000000"/>
                </w:rPr>
                <w:t>Native</w:t>
              </w:r>
            </w:ins>
          </w:p>
        </w:tc>
      </w:tr>
      <w:tr w:rsidR="00132719" w:rsidRPr="00132719" w14:paraId="567B1977" w14:textId="77777777" w:rsidTr="00132719">
        <w:trPr>
          <w:trHeight w:val="290"/>
          <w:ins w:id="2819" w:author="Stefanie Lane" w:date="2022-10-07T12:37:00Z"/>
        </w:trPr>
        <w:tc>
          <w:tcPr>
            <w:tcW w:w="3340" w:type="dxa"/>
            <w:tcBorders>
              <w:top w:val="nil"/>
              <w:left w:val="nil"/>
              <w:bottom w:val="single" w:sz="4" w:space="0" w:color="auto"/>
              <w:right w:val="nil"/>
            </w:tcBorders>
            <w:shd w:val="clear" w:color="auto" w:fill="auto"/>
            <w:noWrap/>
            <w:vAlign w:val="bottom"/>
            <w:hideMark/>
          </w:tcPr>
          <w:p w14:paraId="60C02D62" w14:textId="77777777" w:rsidR="00132719" w:rsidRPr="00132719" w:rsidRDefault="00132719" w:rsidP="00132719">
            <w:pPr>
              <w:spacing w:after="0" w:line="240" w:lineRule="auto"/>
              <w:rPr>
                <w:ins w:id="2820" w:author="Stefanie Lane" w:date="2022-10-07T12:37:00Z"/>
                <w:rFonts w:ascii="Calibri" w:eastAsia="Times New Roman" w:hAnsi="Calibri" w:cs="Calibri"/>
                <w:i/>
                <w:iCs/>
                <w:color w:val="000000"/>
              </w:rPr>
            </w:pPr>
            <w:proofErr w:type="spellStart"/>
            <w:ins w:id="2821" w:author="Stefanie Lane" w:date="2022-10-07T12:37:00Z">
              <w:r w:rsidRPr="00132719">
                <w:rPr>
                  <w:rFonts w:ascii="Calibri" w:eastAsia="Times New Roman" w:hAnsi="Calibri" w:cs="Calibri"/>
                  <w:i/>
                  <w:iCs/>
                  <w:color w:val="000000"/>
                </w:rPr>
                <w:t>Zannichellia</w:t>
              </w:r>
              <w:proofErr w:type="spellEnd"/>
              <w:r w:rsidRPr="00132719">
                <w:rPr>
                  <w:rFonts w:ascii="Calibri" w:eastAsia="Times New Roman" w:hAnsi="Calibri" w:cs="Calibri"/>
                  <w:i/>
                  <w:iCs/>
                  <w:color w:val="000000"/>
                </w:rPr>
                <w:t xml:space="preserve"> palustris</w:t>
              </w:r>
            </w:ins>
          </w:p>
        </w:tc>
        <w:tc>
          <w:tcPr>
            <w:tcW w:w="3140" w:type="dxa"/>
            <w:tcBorders>
              <w:top w:val="nil"/>
              <w:left w:val="nil"/>
              <w:bottom w:val="single" w:sz="4" w:space="0" w:color="auto"/>
              <w:right w:val="nil"/>
            </w:tcBorders>
            <w:shd w:val="clear" w:color="auto" w:fill="auto"/>
            <w:noWrap/>
            <w:vAlign w:val="bottom"/>
            <w:hideMark/>
          </w:tcPr>
          <w:p w14:paraId="4799F925" w14:textId="77777777" w:rsidR="00132719" w:rsidRPr="00132719" w:rsidRDefault="00132719" w:rsidP="00132719">
            <w:pPr>
              <w:spacing w:after="0" w:line="240" w:lineRule="auto"/>
              <w:rPr>
                <w:ins w:id="2822" w:author="Stefanie Lane" w:date="2022-10-07T12:37:00Z"/>
                <w:rFonts w:ascii="Calibri" w:eastAsia="Times New Roman" w:hAnsi="Calibri" w:cs="Calibri"/>
                <w:i/>
                <w:iCs/>
                <w:color w:val="000000"/>
              </w:rPr>
            </w:pPr>
            <w:ins w:id="2823" w:author="Stefanie Lane" w:date="2022-10-07T12:37:00Z">
              <w:r w:rsidRPr="00132719">
                <w:rPr>
                  <w:rFonts w:ascii="Calibri" w:eastAsia="Times New Roman" w:hAnsi="Calibri" w:cs="Calibri"/>
                  <w:i/>
                  <w:iCs/>
                  <w:color w:val="000000"/>
                </w:rPr>
                <w:t> </w:t>
              </w:r>
            </w:ins>
          </w:p>
        </w:tc>
        <w:tc>
          <w:tcPr>
            <w:tcW w:w="1720" w:type="dxa"/>
            <w:tcBorders>
              <w:top w:val="nil"/>
              <w:left w:val="nil"/>
              <w:bottom w:val="single" w:sz="4" w:space="0" w:color="auto"/>
              <w:right w:val="nil"/>
            </w:tcBorders>
            <w:shd w:val="clear" w:color="auto" w:fill="auto"/>
            <w:noWrap/>
            <w:vAlign w:val="bottom"/>
            <w:hideMark/>
          </w:tcPr>
          <w:p w14:paraId="78F7D389" w14:textId="77777777" w:rsidR="00132719" w:rsidRPr="00132719" w:rsidRDefault="00132719" w:rsidP="00132719">
            <w:pPr>
              <w:spacing w:after="0" w:line="240" w:lineRule="auto"/>
              <w:jc w:val="center"/>
              <w:rPr>
                <w:ins w:id="2824" w:author="Stefanie Lane" w:date="2022-10-07T12:37:00Z"/>
                <w:rFonts w:ascii="Calibri" w:eastAsia="Times New Roman" w:hAnsi="Calibri" w:cs="Calibri"/>
                <w:color w:val="000000"/>
              </w:rPr>
            </w:pPr>
            <w:ins w:id="2825" w:author="Stefanie Lane" w:date="2022-10-07T12:37:00Z">
              <w:r w:rsidRPr="00132719">
                <w:rPr>
                  <w:rFonts w:ascii="Calibri" w:eastAsia="Times New Roman" w:hAnsi="Calibri" w:cs="Calibri"/>
                  <w:color w:val="000000"/>
                </w:rPr>
                <w:t>Native</w:t>
              </w:r>
            </w:ins>
          </w:p>
        </w:tc>
      </w:tr>
    </w:tbl>
    <w:p w14:paraId="7DDD04C3" w14:textId="77777777" w:rsidR="00132719" w:rsidRPr="00132719" w:rsidRDefault="00132719"/>
    <w:p w14:paraId="3FD68133" w14:textId="77777777" w:rsidR="0090054E" w:rsidRDefault="0090054E">
      <w:pPr>
        <w:rPr>
          <w:rFonts w:asciiTheme="majorHAnsi" w:eastAsiaTheme="majorEastAsia" w:hAnsiTheme="majorHAnsi" w:cstheme="majorBidi"/>
          <w:color w:val="2F5496" w:themeColor="accent1" w:themeShade="BF"/>
          <w:sz w:val="32"/>
          <w:szCs w:val="32"/>
        </w:rPr>
      </w:pPr>
      <w:r>
        <w:br w:type="page"/>
      </w:r>
    </w:p>
    <w:p w14:paraId="14E9C951" w14:textId="2B1E2DF9" w:rsidR="00AF6DDB" w:rsidRDefault="00AF6DDB" w:rsidP="00AF6DDB">
      <w:pPr>
        <w:pStyle w:val="Heading1"/>
        <w:suppressLineNumbers/>
      </w:pPr>
      <w:r>
        <w:lastRenderedPageBreak/>
        <w:t>Potential journals</w:t>
      </w:r>
    </w:p>
    <w:bookmarkStart w:id="2826" w:name="_Hlk104299828"/>
    <w:p w14:paraId="67DCDEAC" w14:textId="675A3D93" w:rsidR="00AF6DDB" w:rsidDel="00624A07" w:rsidRDefault="00AF6DDB" w:rsidP="00AF6DDB">
      <w:pPr>
        <w:pStyle w:val="Heading2"/>
        <w:suppressLineNumbers/>
        <w:rPr>
          <w:del w:id="2827" w:author="Stefanie Lane" w:date="2022-08-30T13:05:00Z"/>
        </w:rPr>
      </w:pPr>
      <w:del w:id="2828" w:author="Stefanie Lane" w:date="2022-08-30T13:05:00Z">
        <w:r w:rsidDel="00624A07">
          <w:fldChar w:fldCharType="begin"/>
        </w:r>
        <w:r w:rsidDel="00624A07">
          <w:delInstrText xml:space="preserve"> HYPERLINK "https://onlinelibrary.wiley.com/page/journal/16541103/homepage/forauthors.html" </w:delInstrText>
        </w:r>
        <w:r w:rsidDel="00624A07">
          <w:fldChar w:fldCharType="separate"/>
        </w:r>
        <w:r w:rsidRPr="00381F8E" w:rsidDel="00624A07">
          <w:rPr>
            <w:rStyle w:val="Hyperlink"/>
          </w:rPr>
          <w:delText>Journal of Vegetation Science</w:delText>
        </w:r>
        <w:r w:rsidDel="00624A07">
          <w:fldChar w:fldCharType="end"/>
        </w:r>
      </w:del>
    </w:p>
    <w:p w14:paraId="1F5759CF" w14:textId="0BF9273E" w:rsidR="00AF6DDB" w:rsidDel="00624A07" w:rsidRDefault="00AF6DDB" w:rsidP="00AF6DDB">
      <w:pPr>
        <w:suppressLineNumbers/>
        <w:rPr>
          <w:del w:id="2829" w:author="Stefanie Lane" w:date="2022-08-30T13:05:00Z"/>
        </w:rPr>
      </w:pPr>
      <w:del w:id="2830" w:author="Stefanie Lane" w:date="2022-08-30T13:05:00Z">
        <w:r w:rsidDel="00624A07">
          <w:delText>2020 IF 2.865 (Q1, Ecology/Plant Science)</w:delText>
        </w:r>
      </w:del>
    </w:p>
    <w:p w14:paraId="36AD7FED" w14:textId="27A1713E" w:rsidR="00091B5C" w:rsidRPr="00784D30" w:rsidDel="00624A07" w:rsidRDefault="00091B5C" w:rsidP="00AF6DDB">
      <w:pPr>
        <w:suppressLineNumbers/>
        <w:rPr>
          <w:del w:id="2831" w:author="Stefanie Lane" w:date="2022-08-30T13:05:00Z"/>
        </w:rPr>
      </w:pPr>
      <w:del w:id="2832" w:author="Stefanie Lane" w:date="2022-08-30T13:05:00Z">
        <w:r w:rsidDel="00624A07">
          <w:delText>**Open access fee (J. Veg. Sci. and App. Veg. Sci.) = USD $3800</w:delText>
        </w:r>
      </w:del>
    </w:p>
    <w:p w14:paraId="751D0E32" w14:textId="0B445F04" w:rsidR="00AF6DDB" w:rsidRPr="00784D30" w:rsidDel="00624A07" w:rsidRDefault="00AF6DDB" w:rsidP="00AF6DDB">
      <w:pPr>
        <w:suppressLineNumbers/>
        <w:ind w:left="720"/>
        <w:rPr>
          <w:del w:id="2833" w:author="Stefanie Lane" w:date="2022-08-30T13:05:00Z"/>
        </w:rPr>
      </w:pPr>
      <w:del w:id="2834" w:author="Stefanie Lane" w:date="2022-08-30T13:05:00Z">
        <w:r w:rsidDel="00624A07">
          <w:delText>The </w:delText>
        </w:r>
        <w:r w:rsidDel="00624A07">
          <w:rPr>
            <w:rStyle w:val="Emphasis"/>
          </w:rPr>
          <w:delText>Journal of Vegetation Science</w:delText>
        </w:r>
        <w:r w:rsidDel="00624A07">
          <w:delText xml:space="preserve"> publishes articles on all aspects of plant community ecology and macroecology of vegetation, with particular emphasis on articles that develop new concepts or methods, test theory,</w:delText>
        </w:r>
        <w:r w:rsidRPr="00784D30" w:rsidDel="00624A07">
          <w:rPr>
            <w:b/>
          </w:rPr>
          <w:delText xml:space="preserve"> identify general patterns</w:delText>
        </w:r>
        <w:r w:rsidDel="00624A07">
          <w:delText xml:space="preserve">, or that are otherwise likely to interest a broad international readership. An article may focus on any aspect of vegetation science, e.g. community structure (including community assembly and plant functional types), </w:delText>
        </w:r>
        <w:r w:rsidRPr="00784D30" w:rsidDel="00624A07">
          <w:rPr>
            <w:b/>
          </w:rPr>
          <w:delText>biodiversity (including species richness and composition)</w:delText>
        </w:r>
        <w:r w:rsidDel="00624A07">
          <w:delText xml:space="preserve">, spatial patterns (including plant geography and landscape ecology), </w:delText>
        </w:r>
        <w:r w:rsidRPr="00784D30" w:rsidDel="00624A07">
          <w:rPr>
            <w:b/>
          </w:rPr>
          <w:delText>temporal changes (including demography, community dynamics</w:delText>
        </w:r>
        <w:r w:rsidDel="00624A07">
          <w:delText xml:space="preserve"> and palaeoecology) and processes (including ecophysiology), provided the focus is on increasing our understanding of plant communities. The journal does not publish articles on the ecology of a single species, except for studies framed in the community context, especially of species that play a key role in structuring plant communities (e.g. stand dominants). Articles that apply ecological concepts, theories and methods to the vegetation management, conservation and restoration, and articles on vegetation survey should be directed to our associate journal, </w:delText>
        </w:r>
        <w:r w:rsidR="008E207B" w:rsidDel="00624A07">
          <w:fldChar w:fldCharType="begin"/>
        </w:r>
        <w:r w:rsidR="008E207B" w:rsidDel="00624A07">
          <w:delInstrText xml:space="preserve"> HYPERLINK "https://onlinelibrary.wiley.com/page/journal/1654109x/homepage/forauthors.html" </w:delInstrText>
        </w:r>
        <w:r w:rsidR="008E207B" w:rsidDel="00624A07">
          <w:fldChar w:fldCharType="separate"/>
        </w:r>
        <w:r w:rsidRPr="004126DB" w:rsidDel="00624A07">
          <w:rPr>
            <w:rStyle w:val="Hyperlink"/>
          </w:rPr>
          <w:delText>Applied Vegetation Science</w:delText>
        </w:r>
        <w:r w:rsidR="008E207B" w:rsidDel="00624A07">
          <w:rPr>
            <w:rStyle w:val="Hyperlink"/>
          </w:rPr>
          <w:fldChar w:fldCharType="end"/>
        </w:r>
        <w:r w:rsidDel="00624A07">
          <w:delText>.</w:delText>
        </w:r>
      </w:del>
    </w:p>
    <w:bookmarkEnd w:id="2826"/>
    <w:p w14:paraId="76B6969C" w14:textId="7CC37C81" w:rsidR="00AF6DDB" w:rsidRDefault="00AF6DDB" w:rsidP="00AF6DDB">
      <w:pPr>
        <w:pStyle w:val="Heading2"/>
        <w:suppressLineNumbers/>
      </w:pPr>
      <w:r>
        <w:fldChar w:fldCharType="begin"/>
      </w:r>
      <w:r>
        <w:instrText xml:space="preserve"> HYPERLINK "https://www.springer.com/journal/13157/submission-guidelines" \l "Instructions%20for%20Authors_Article%20Types" </w:instrText>
      </w:r>
      <w:r>
        <w:fldChar w:fldCharType="separate"/>
      </w:r>
      <w:r>
        <w:rPr>
          <w:rStyle w:val="Hyperlink"/>
        </w:rPr>
        <w:t>Wetlands</w:t>
      </w:r>
      <w:r>
        <w:rPr>
          <w:rStyle w:val="Hyperlink"/>
        </w:rPr>
        <w:fldChar w:fldCharType="end"/>
      </w:r>
    </w:p>
    <w:p w14:paraId="55BCE804" w14:textId="0EE4F8CE" w:rsidR="00AF6DDB" w:rsidRDefault="00AF6DDB" w:rsidP="00AF6DDB">
      <w:pPr>
        <w:suppressLineNumbers/>
      </w:pPr>
      <w:r>
        <w:t>2020 SJR IF 2.369 (Q2, Ecology)</w:t>
      </w:r>
    </w:p>
    <w:p w14:paraId="0129B6E7" w14:textId="7CA6E343" w:rsidR="00C165EB" w:rsidRDefault="00C165EB" w:rsidP="00AF6DDB">
      <w:pPr>
        <w:suppressLineNumbers/>
      </w:pPr>
      <w:r>
        <w:t xml:space="preserve">** Open access fee = </w:t>
      </w:r>
      <w:r w:rsidR="00F504D0">
        <w:t xml:space="preserve">USD $3390, </w:t>
      </w:r>
      <w:r w:rsidR="00210833">
        <w:t xml:space="preserve">however there may be a </w:t>
      </w:r>
      <w:r w:rsidR="00F504D0">
        <w:t xml:space="preserve">discount from </w:t>
      </w:r>
      <w:proofErr w:type="spellStart"/>
      <w:r w:rsidR="00F504D0">
        <w:t>SpringerOpen</w:t>
      </w:r>
      <w:proofErr w:type="spellEnd"/>
      <w:r w:rsidR="00F504D0">
        <w:t>/BMC affiliation</w:t>
      </w:r>
    </w:p>
    <w:p w14:paraId="4B1DB958" w14:textId="77777777" w:rsidR="00AF6DDB" w:rsidRPr="007D52A9" w:rsidRDefault="00AF6DDB" w:rsidP="00AF6DDB">
      <w:pPr>
        <w:suppressLineNumbers/>
        <w:ind w:left="720"/>
      </w:pPr>
      <w:r>
        <w:t xml:space="preserve">Original research: Articles reporting original research about wetlands, natural or constructed, including, but not limited to mechanisms underlying ecosystem processes, the values of wetlands to society, their management, </w:t>
      </w:r>
      <w:r w:rsidRPr="00087251">
        <w:rPr>
          <w:b/>
        </w:rPr>
        <w:t>quality assessment</w:t>
      </w:r>
      <w:r>
        <w:t xml:space="preserve"> and restoration.</w:t>
      </w:r>
    </w:p>
    <w:p w14:paraId="4E5C4148" w14:textId="728C6C61" w:rsidR="00AF6DDB" w:rsidRDefault="007A5BBC" w:rsidP="00AF6DDB">
      <w:pPr>
        <w:pStyle w:val="Heading2"/>
        <w:suppressLineNumbers/>
      </w:pPr>
      <w:hyperlink r:id="rId31" w:history="1">
        <w:r w:rsidR="00AF6DDB" w:rsidRPr="0015525B">
          <w:rPr>
            <w:rStyle w:val="Hyperlink"/>
          </w:rPr>
          <w:t>Marine &amp; Freshwater Research</w:t>
        </w:r>
      </w:hyperlink>
    </w:p>
    <w:p w14:paraId="4441389A" w14:textId="77777777" w:rsidR="00AF6DDB" w:rsidRDefault="00AF6DDB" w:rsidP="00AF6DDB">
      <w:pPr>
        <w:suppressLineNumbers/>
      </w:pPr>
      <w:r>
        <w:t>2020 SJR IF 2.034 (Q2, Aquatic Science)</w:t>
      </w:r>
    </w:p>
    <w:p w14:paraId="152556CC" w14:textId="1026A779" w:rsidR="00AF6DDB" w:rsidRPr="0015525B" w:rsidRDefault="00AF6DDB" w:rsidP="00AF6DDB">
      <w:pPr>
        <w:suppressLineNumbers/>
        <w:ind w:left="720"/>
      </w:pPr>
      <w:r w:rsidRPr="007D52A9">
        <w:rPr>
          <w:bCs/>
        </w:rPr>
        <w:t>Marine and Freshwater Research</w:t>
      </w:r>
      <w:r w:rsidRPr="0015525B">
        <w:t xml:space="preserve"> welcomes the submission of articles presenting original and significant research in the aquatic sciences (see </w:t>
      </w:r>
      <w:hyperlink r:id="rId32" w:history="1">
        <w:r w:rsidRPr="0015525B">
          <w:rPr>
            <w:rStyle w:val="Hyperlink"/>
          </w:rPr>
          <w:t>Scope</w:t>
        </w:r>
      </w:hyperlink>
      <w:r w:rsidRPr="0015525B">
        <w:t xml:space="preserve">). </w:t>
      </w:r>
    </w:p>
    <w:p w14:paraId="547F8455" w14:textId="0250ED7B" w:rsidR="00AF6DDB" w:rsidRDefault="00AF6DDB" w:rsidP="00AF6DDB">
      <w:pPr>
        <w:suppressLineNumbers/>
        <w:ind w:left="720"/>
        <w:rPr>
          <w:ins w:id="2835" w:author="Stefanie Lane" w:date="2022-08-30T13:06:00Z"/>
        </w:rPr>
      </w:pPr>
      <w:r w:rsidRPr="0015525B">
        <w:t xml:space="preserve">Articles that address broad conceptual questions, are interdisciplinary and of wide interest, and that consider further implications and management applications are especially encouraged, given the journal's broad scope. Specialist articles at the forefront of their field are also welcome as long as their context is clearly stated. </w:t>
      </w:r>
      <w:r w:rsidRPr="007D52A9">
        <w:rPr>
          <w:b/>
        </w:rPr>
        <w:t xml:space="preserve">Descriptive articles may be considered if they are placed in an appropriate conceptual setting and have global relevance. </w:t>
      </w:r>
      <w:r w:rsidRPr="007D52A9">
        <w:t>However, articles that are purely taxonomic, parochial, describe preliminary or incremental results, or simply present data without context will not be considered.</w:t>
      </w:r>
    </w:p>
    <w:p w14:paraId="7522C5E6" w14:textId="77777777" w:rsidR="008F67B8" w:rsidRPr="008F67B8" w:rsidRDefault="008F67B8" w:rsidP="008F67B8">
      <w:pPr>
        <w:pStyle w:val="Heading2"/>
        <w:suppressLineNumbers/>
        <w:rPr>
          <w:ins w:id="2836" w:author="Stefanie Lane" w:date="2022-08-30T13:06:00Z"/>
          <w:rStyle w:val="Hyperlink"/>
          <w:rPrChange w:id="2837" w:author="Stefanie Lane" w:date="2022-08-30T13:06:00Z">
            <w:rPr>
              <w:ins w:id="2838" w:author="Stefanie Lane" w:date="2022-08-30T13:06:00Z"/>
            </w:rPr>
          </w:rPrChange>
        </w:rPr>
      </w:pPr>
      <w:ins w:id="2839" w:author="Stefanie Lane" w:date="2022-08-30T13:06:00Z">
        <w:r w:rsidRPr="008F67B8">
          <w:rPr>
            <w:rStyle w:val="Hyperlink"/>
            <w:rPrChange w:id="2840" w:author="Stefanie Lane" w:date="2022-08-30T13:06:00Z">
              <w:rPr/>
            </w:rPrChange>
          </w:rPr>
          <w:fldChar w:fldCharType="begin"/>
        </w:r>
        <w:r w:rsidRPr="008F67B8">
          <w:rPr>
            <w:rStyle w:val="Hyperlink"/>
            <w:rPrChange w:id="2841" w:author="Stefanie Lane" w:date="2022-08-30T13:06:00Z">
              <w:rPr/>
            </w:rPrChange>
          </w:rPr>
          <w:instrText xml:space="preserve"> HYPERLINK "https://onlinelibrary.wiley.com/page/journal/16541103/homepage/forauthors.html" </w:instrText>
        </w:r>
        <w:r w:rsidRPr="008F67B8">
          <w:rPr>
            <w:rStyle w:val="Hyperlink"/>
            <w:rPrChange w:id="2842" w:author="Stefanie Lane" w:date="2022-08-30T13:06:00Z">
              <w:rPr/>
            </w:rPrChange>
          </w:rPr>
          <w:fldChar w:fldCharType="separate"/>
        </w:r>
        <w:r w:rsidRPr="00381F8E">
          <w:rPr>
            <w:rStyle w:val="Hyperlink"/>
          </w:rPr>
          <w:t>Journal of Vegetation Science</w:t>
        </w:r>
        <w:r w:rsidRPr="008F67B8">
          <w:rPr>
            <w:rStyle w:val="Hyperlink"/>
            <w:rPrChange w:id="2843" w:author="Stefanie Lane" w:date="2022-08-30T13:06:00Z">
              <w:rPr/>
            </w:rPrChange>
          </w:rPr>
          <w:fldChar w:fldCharType="end"/>
        </w:r>
      </w:ins>
    </w:p>
    <w:p w14:paraId="520EF37A" w14:textId="77777777" w:rsidR="008F67B8" w:rsidRDefault="008F67B8" w:rsidP="008F67B8">
      <w:pPr>
        <w:suppressLineNumbers/>
        <w:rPr>
          <w:ins w:id="2844" w:author="Stefanie Lane" w:date="2022-08-30T13:06:00Z"/>
        </w:rPr>
      </w:pPr>
      <w:ins w:id="2845" w:author="Stefanie Lane" w:date="2022-08-30T13:06:00Z">
        <w:r>
          <w:t>2020 IF 2.865 (Q1, Ecology/Plant Science)</w:t>
        </w:r>
      </w:ins>
    </w:p>
    <w:p w14:paraId="229F70F4" w14:textId="77777777" w:rsidR="008F67B8" w:rsidRPr="00784D30" w:rsidRDefault="008F67B8" w:rsidP="008F67B8">
      <w:pPr>
        <w:suppressLineNumbers/>
        <w:rPr>
          <w:ins w:id="2846" w:author="Stefanie Lane" w:date="2022-08-30T13:06:00Z"/>
        </w:rPr>
      </w:pPr>
      <w:ins w:id="2847" w:author="Stefanie Lane" w:date="2022-08-30T13:06:00Z">
        <w:r>
          <w:t>**Open access fee (J. Veg. Sci. and App. Veg. Sci.) = USD $3800</w:t>
        </w:r>
      </w:ins>
    </w:p>
    <w:p w14:paraId="59BD0E1E" w14:textId="77777777" w:rsidR="008F67B8" w:rsidRPr="00784D30" w:rsidRDefault="008F67B8" w:rsidP="008F67B8">
      <w:pPr>
        <w:suppressLineNumbers/>
        <w:ind w:left="720"/>
        <w:rPr>
          <w:ins w:id="2848" w:author="Stefanie Lane" w:date="2022-08-30T13:06:00Z"/>
        </w:rPr>
      </w:pPr>
      <w:ins w:id="2849" w:author="Stefanie Lane" w:date="2022-08-30T13:06:00Z">
        <w:r>
          <w:t>The </w:t>
        </w:r>
        <w:r>
          <w:rPr>
            <w:rStyle w:val="Emphasis"/>
          </w:rPr>
          <w:t>Journal of Vegetation Science</w:t>
        </w:r>
        <w:r>
          <w:t xml:space="preserve"> publishes articles on all aspects of plant community ecology and macroecology of vegetation, with particular emphasis on articles that develop new concepts or methods, test theory,</w:t>
        </w:r>
        <w:r w:rsidRPr="00784D30">
          <w:rPr>
            <w:b/>
          </w:rPr>
          <w:t xml:space="preserve"> identify general patterns</w:t>
        </w:r>
        <w:r>
          <w:t xml:space="preserve">, or that are otherwise likely to interest a broad international readership. An article may focus on any aspect of vegetation science, e.g. community structure (including community assembly and plant functional types), </w:t>
        </w:r>
        <w:r w:rsidRPr="00784D30">
          <w:rPr>
            <w:b/>
          </w:rPr>
          <w:t>biodiversity (including species richness and composition)</w:t>
        </w:r>
        <w:r>
          <w:t xml:space="preserve">, spatial patterns (including plant geography and landscape ecology), </w:t>
        </w:r>
        <w:r w:rsidRPr="00784D30">
          <w:rPr>
            <w:b/>
          </w:rPr>
          <w:t>temporal changes (including demography, community dynamics</w:t>
        </w:r>
        <w:r>
          <w:t xml:space="preserve"> and </w:t>
        </w:r>
        <w:proofErr w:type="spellStart"/>
        <w:r>
          <w:t>palaeoecology</w:t>
        </w:r>
        <w:proofErr w:type="spellEnd"/>
        <w:r>
          <w:t>) and processes (including ecophysiology), provided the focus is on increasing our understanding of plant communities. The journal does not publish articles on the ecology of a single species, except for studies framed in the community context, especially of species that play a key role in structuring plant communities (e.g. stand dominants). Articles that apply ecological concepts, theories and methods to the vegetation management, conservation and restoration, and articles on vegetation survey should be directed to our associate journal, </w:t>
        </w:r>
        <w:r>
          <w:fldChar w:fldCharType="begin"/>
        </w:r>
        <w:r>
          <w:instrText xml:space="preserve"> HYPERLINK "https://onlinelibrary.wiley.com/page/journal/1654109x/homepage/forauthors.html" </w:instrText>
        </w:r>
        <w:r>
          <w:fldChar w:fldCharType="separate"/>
        </w:r>
        <w:r w:rsidRPr="004126DB">
          <w:rPr>
            <w:rStyle w:val="Hyperlink"/>
          </w:rPr>
          <w:t>Applied Vegetation Science</w:t>
        </w:r>
        <w:r>
          <w:rPr>
            <w:rStyle w:val="Hyperlink"/>
          </w:rPr>
          <w:fldChar w:fldCharType="end"/>
        </w:r>
        <w:r>
          <w:t>.</w:t>
        </w:r>
      </w:ins>
    </w:p>
    <w:p w14:paraId="5643CE5F" w14:textId="61938D2F" w:rsidR="008F67B8" w:rsidDel="008F67B8" w:rsidRDefault="008F67B8" w:rsidP="00AF6DDB">
      <w:pPr>
        <w:suppressLineNumbers/>
        <w:ind w:left="720"/>
        <w:rPr>
          <w:del w:id="2850" w:author="Stefanie Lane" w:date="2022-08-30T13:06:00Z"/>
        </w:rPr>
      </w:pPr>
    </w:p>
    <w:p w14:paraId="3B04A1DF" w14:textId="35F38587" w:rsidR="00AF6DDB" w:rsidRDefault="007A5BBC" w:rsidP="00AF6DDB">
      <w:pPr>
        <w:pStyle w:val="Heading2"/>
        <w:suppressLineNumbers/>
      </w:pPr>
      <w:hyperlink r:id="rId33" w:history="1">
        <w:r w:rsidR="00AF6DDB" w:rsidRPr="003A6805">
          <w:rPr>
            <w:rStyle w:val="Hyperlink"/>
          </w:rPr>
          <w:t>Plant Ecology</w:t>
        </w:r>
      </w:hyperlink>
    </w:p>
    <w:p w14:paraId="3BC2BE8E" w14:textId="77777777" w:rsidR="00AF6DDB" w:rsidRDefault="00AF6DDB" w:rsidP="00AF6DDB">
      <w:pPr>
        <w:suppressLineNumbers/>
      </w:pPr>
      <w:r>
        <w:t>2020 SJR IF 1.914 (Q2, Ecology)</w:t>
      </w:r>
    </w:p>
    <w:p w14:paraId="39151F8F" w14:textId="77777777" w:rsidR="00AF6DDB" w:rsidRDefault="00AF6DDB" w:rsidP="00AF6DDB">
      <w:pPr>
        <w:suppressLineNumbers/>
        <w:ind w:left="720"/>
      </w:pPr>
      <w:r w:rsidRPr="003A6805">
        <w:t xml:space="preserve">Plant Ecology publishes original scientific papers that report and interpret the findings of pure and applied research into the ecology of vascular plants in terrestrial and wetland ecosystems. Empirical, </w:t>
      </w:r>
      <w:r w:rsidRPr="003A6805">
        <w:lastRenderedPageBreak/>
        <w:t>experimental, theoretical and review papers reporting on ecophysiology, population, community, ecosystem, landscape, molecular and historical ecology are within the scope of the journal.</w:t>
      </w:r>
    </w:p>
    <w:p w14:paraId="7A687FD8" w14:textId="77777777" w:rsidR="00AF6DDB" w:rsidRPr="00156528" w:rsidRDefault="00AF6DDB" w:rsidP="00AF6DDB">
      <w:pPr>
        <w:pStyle w:val="ListParagraph"/>
        <w:numPr>
          <w:ilvl w:val="0"/>
          <w:numId w:val="27"/>
        </w:numPr>
        <w:suppressLineNumbers/>
      </w:pPr>
      <w:r>
        <w:t xml:space="preserve">Note – Denoth &amp; Myers (2007) was published in this journal; their dataset is included in this publication.  </w:t>
      </w:r>
    </w:p>
    <w:p w14:paraId="15FD8BF0" w14:textId="31E638E4" w:rsidR="00AF6DDB" w:rsidDel="00CC6B71" w:rsidRDefault="00B6163D" w:rsidP="00AF6DDB">
      <w:pPr>
        <w:pStyle w:val="Heading2"/>
        <w:suppressLineNumbers/>
        <w:rPr>
          <w:del w:id="2851" w:author="Stefanie Lane" w:date="2022-08-29T16:38:00Z"/>
        </w:rPr>
      </w:pPr>
      <w:del w:id="2852" w:author="Stefanie Lane" w:date="2022-08-29T16:38:00Z">
        <w:r w:rsidDel="00CC6B71">
          <w:fldChar w:fldCharType="begin"/>
        </w:r>
        <w:r w:rsidDel="00CC6B71">
          <w:delInstrText xml:space="preserve"> HYPERLINK "https://cdnsciencepub.com/journal/cjb/about" </w:delInstrText>
        </w:r>
        <w:r w:rsidDel="00CC6B71">
          <w:fldChar w:fldCharType="separate"/>
        </w:r>
        <w:r w:rsidR="00AF6DDB" w:rsidRPr="00C0125E" w:rsidDel="00CC6B71">
          <w:rPr>
            <w:rStyle w:val="Hyperlink"/>
          </w:rPr>
          <w:delText>Canadian Journal of Botany</w:delText>
        </w:r>
        <w:r w:rsidDel="00CC6B71">
          <w:rPr>
            <w:rStyle w:val="Hyperlink"/>
          </w:rPr>
          <w:fldChar w:fldCharType="end"/>
        </w:r>
      </w:del>
    </w:p>
    <w:p w14:paraId="3AEE4370" w14:textId="68215BC4" w:rsidR="00AF6DDB" w:rsidDel="00CC6B71" w:rsidRDefault="00AF6DDB" w:rsidP="00AF6DDB">
      <w:pPr>
        <w:suppressLineNumbers/>
        <w:rPr>
          <w:del w:id="2853" w:author="Stefanie Lane" w:date="2022-08-29T16:38:00Z"/>
        </w:rPr>
      </w:pPr>
      <w:del w:id="2854" w:author="Stefanie Lane" w:date="2022-08-29T16:38:00Z">
        <w:r w:rsidDel="00CC6B71">
          <w:delText xml:space="preserve">2-year IF 1.323, no quartile ranking found </w:delText>
        </w:r>
      </w:del>
    </w:p>
    <w:p w14:paraId="619E03F1" w14:textId="2C96E082" w:rsidR="00AF6DDB" w:rsidDel="00CC6B71" w:rsidRDefault="00AF6DDB" w:rsidP="00AF6DDB">
      <w:pPr>
        <w:suppressLineNumbers/>
        <w:ind w:left="720"/>
        <w:rPr>
          <w:del w:id="2855" w:author="Stefanie Lane" w:date="2022-08-29T16:38:00Z"/>
        </w:rPr>
      </w:pPr>
      <w:del w:id="2856" w:author="Stefanie Lane" w:date="2022-08-29T16:38:00Z">
        <w:r w:rsidDel="00CC6B71">
          <w:delText>Published since 1929, this monthly journal features comprehensive research articles and notes in all segments of plant sciences, including cell and molecular biology, ecology, mycology and plant-microbe interactions, phycology, physiology and biochemistry, structure and development, genetics, genomics, systematics, and phytogeography….</w:delText>
        </w:r>
      </w:del>
    </w:p>
    <w:p w14:paraId="060A0FBE" w14:textId="332FAAE0" w:rsidR="00AF6DDB" w:rsidDel="00CC6B71" w:rsidRDefault="00AF6DDB" w:rsidP="00AF6DDB">
      <w:pPr>
        <w:pStyle w:val="ListParagraph"/>
        <w:numPr>
          <w:ilvl w:val="0"/>
          <w:numId w:val="27"/>
        </w:numPr>
        <w:suppressLineNumbers/>
        <w:rPr>
          <w:del w:id="2857" w:author="Stefanie Lane" w:date="2022-08-29T16:38:00Z"/>
        </w:rPr>
      </w:pPr>
      <w:del w:id="2858" w:author="Stefanie Lane" w:date="2022-08-29T16:38:00Z">
        <w:r w:rsidDel="00CC6B71">
          <w:delText xml:space="preserve">Note – Bradfield &amp; Porter (1982) was published in this journal; their dataset is included in this publication.   </w:delText>
        </w:r>
      </w:del>
    </w:p>
    <w:p w14:paraId="4B0AA1AC" w14:textId="77777777" w:rsidR="00AF6DDB" w:rsidRDefault="00AF6DDB" w:rsidP="00AF6DDB">
      <w:pPr>
        <w:suppressLineNumbers/>
      </w:pPr>
    </w:p>
    <w:p w14:paraId="71E91F6B" w14:textId="77777777" w:rsidR="00AF6DDB" w:rsidRDefault="00AF6DDB" w:rsidP="00AF6DDB">
      <w:pPr>
        <w:suppressLineNumbers/>
      </w:pPr>
    </w:p>
    <w:p w14:paraId="17674735" w14:textId="77777777" w:rsidR="00AF6DDB" w:rsidRDefault="00AF6DDB" w:rsidP="00AF6DDB">
      <w:pPr>
        <w:suppressLineNumbers/>
      </w:pPr>
    </w:p>
    <w:p w14:paraId="0D07F5BE" w14:textId="77777777" w:rsidR="00AF6DDB" w:rsidRDefault="00AF6DDB" w:rsidP="00DC704D">
      <w:pPr>
        <w:suppressLineNumbers/>
      </w:pPr>
    </w:p>
    <w:sectPr w:rsidR="00AF6DDB" w:rsidSect="00046624">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76" w:author="Stefanie Lane" w:date="2022-08-26T14:10:00Z" w:initials="SLL">
    <w:p w14:paraId="2555EF98" w14:textId="2A0AC35A" w:rsidR="00132719" w:rsidRDefault="00132719">
      <w:pPr>
        <w:pStyle w:val="CommentText"/>
      </w:pPr>
      <w:r>
        <w:rPr>
          <w:rStyle w:val="CommentReference"/>
        </w:rPr>
        <w:annotationRef/>
      </w:r>
      <w:r>
        <w:t>Check this</w:t>
      </w:r>
    </w:p>
  </w:comment>
  <w:comment w:id="277" w:author="Stefanie Lane" w:date="2022-08-26T15:13:00Z" w:initials="SLL">
    <w:p w14:paraId="0DDAE2F7" w14:textId="2CA828B7" w:rsidR="00132719" w:rsidRDefault="00132719">
      <w:pPr>
        <w:pStyle w:val="CommentText"/>
      </w:pPr>
      <w:r>
        <w:rPr>
          <w:rStyle w:val="CommentReference"/>
        </w:rPr>
        <w:annotationRef/>
      </w:r>
      <w:r>
        <w:t xml:space="preserve">Edit to indicate selected indicator or species of concern (native/exotic) </w:t>
      </w:r>
    </w:p>
  </w:comment>
  <w:comment w:id="384" w:author="n" w:date="2022-09-06T14:08:00Z" w:initials="n">
    <w:p w14:paraId="1626E90A" w14:textId="7EF73D6A" w:rsidR="00132719" w:rsidRDefault="00132719">
      <w:pPr>
        <w:pStyle w:val="CommentText"/>
      </w:pPr>
      <w:r>
        <w:rPr>
          <w:rStyle w:val="CommentReference"/>
        </w:rPr>
        <w:annotationRef/>
      </w:r>
      <w:proofErr w:type="spellStart"/>
      <w:r>
        <w:t>Oooooooohhhh</w:t>
      </w:r>
      <w:proofErr w:type="spellEnd"/>
      <w:proofErr w:type="gramStart"/>
      <w:r>
        <w:t>…..</w:t>
      </w:r>
      <w:proofErr w:type="gramEnd"/>
      <w:r>
        <w:t>this is NOT what I usually think of as beta diversity, and it explains your patterns (which have been confusing me). Remind us to talk about this quickly so I can make sure we’re totally on the same page</w:t>
      </w:r>
    </w:p>
  </w:comment>
  <w:comment w:id="468" w:author="Stefanie Lane" w:date="2022-08-26T16:34:00Z" w:initials="SLL">
    <w:p w14:paraId="11287AF2" w14:textId="5111F3B3" w:rsidR="00132719" w:rsidRDefault="00132719">
      <w:pPr>
        <w:pStyle w:val="CommentText"/>
      </w:pPr>
      <w:r>
        <w:rPr>
          <w:rStyle w:val="CommentReference"/>
        </w:rPr>
        <w:annotationRef/>
      </w:r>
      <w:r>
        <w:t xml:space="preserve">and likely driving the homogenization within/dissimilarity between assemblages. </w:t>
      </w:r>
    </w:p>
  </w:comment>
  <w:comment w:id="1404" w:author="n" w:date="2022-09-06T14:17:00Z" w:initials="n">
    <w:p w14:paraId="37F99F70" w14:textId="355AF25F" w:rsidR="00132719" w:rsidRDefault="00132719">
      <w:pPr>
        <w:pStyle w:val="CommentText"/>
      </w:pPr>
      <w:r>
        <w:rPr>
          <w:rStyle w:val="CommentReference"/>
        </w:rPr>
        <w:annotationRef/>
      </w:r>
      <w:r>
        <w:t>I’m not sure how this is an indicator of instability</w:t>
      </w:r>
    </w:p>
  </w:comment>
  <w:comment w:id="1435" w:author="n" w:date="2022-09-06T14:13:00Z" w:initials="n">
    <w:p w14:paraId="31037D47" w14:textId="0FD6648A" w:rsidR="00132719" w:rsidRDefault="00132719">
      <w:pPr>
        <w:pStyle w:val="CommentText"/>
      </w:pPr>
      <w:r>
        <w:rPr>
          <w:rStyle w:val="CommentReference"/>
        </w:rPr>
        <w:annotationRef/>
      </w:r>
      <w:r>
        <w:t>I don’t feel like you address this in the below</w:t>
      </w:r>
    </w:p>
  </w:comment>
  <w:comment w:id="1472" w:author="n" w:date="2022-09-06T14:12:00Z" w:initials="n">
    <w:p w14:paraId="1250907F" w14:textId="0D3FE849" w:rsidR="00132719" w:rsidRDefault="00132719">
      <w:pPr>
        <w:pStyle w:val="CommentText"/>
      </w:pPr>
      <w:r>
        <w:rPr>
          <w:rStyle w:val="CommentReference"/>
        </w:rPr>
        <w:annotationRef/>
      </w:r>
      <w:r>
        <w:t>I feel like this is actually your topic sentence, not the first sentence of this paragraph</w:t>
      </w:r>
    </w:p>
  </w:comment>
  <w:comment w:id="1509" w:author="n" w:date="2022-09-06T14:13:00Z" w:initials="n">
    <w:p w14:paraId="5C9AE245" w14:textId="2D24D45E" w:rsidR="00132719" w:rsidRDefault="00132719">
      <w:pPr>
        <w:pStyle w:val="CommentText"/>
      </w:pPr>
      <w:r>
        <w:rPr>
          <w:rStyle w:val="CommentReference"/>
        </w:rPr>
        <w:annotationRef/>
      </w:r>
      <w:r>
        <w:t>Not clear to me what you mean</w:t>
      </w:r>
    </w:p>
  </w:comment>
  <w:comment w:id="1616" w:author="Stefanie Lane" w:date="2022-10-06T16:42:00Z" w:initials="SLL">
    <w:p w14:paraId="20CC039C" w14:textId="4B8831F6" w:rsidR="00132719" w:rsidRDefault="00132719">
      <w:pPr>
        <w:pStyle w:val="CommentText"/>
      </w:pPr>
      <w:r>
        <w:rPr>
          <w:rStyle w:val="CommentReference"/>
        </w:rPr>
        <w:annotationRef/>
      </w:r>
      <w:r w:rsidR="000A4A50">
        <w:t xml:space="preserve">Here, </w:t>
      </w:r>
      <w:r>
        <w:t xml:space="preserve">I feel like I’m still struggling to say why it’s important specific species were lost. It’s similar to the story of secondary indicator species turnover in the Bogbean assemblage: swapping one forb for another doesn’t seem terribly important; bigger issue is total net loss. </w:t>
      </w:r>
    </w:p>
  </w:comment>
  <w:comment w:id="1727" w:author="Stefanie Lane" w:date="2022-08-26T15:59:00Z" w:initials="SLL">
    <w:p w14:paraId="703D400F" w14:textId="1372BD14" w:rsidR="00132719" w:rsidRDefault="00132719">
      <w:pPr>
        <w:pStyle w:val="CommentText"/>
      </w:pPr>
      <w:r>
        <w:rPr>
          <w:rStyle w:val="CommentReference"/>
        </w:rPr>
        <w:annotationRef/>
      </w:r>
      <w:r>
        <w:t xml:space="preserve">Fact </w:t>
      </w:r>
      <w:proofErr w:type="gramStart"/>
      <w:r>
        <w:t>check</w:t>
      </w:r>
      <w:proofErr w:type="gramEnd"/>
    </w:p>
  </w:comment>
  <w:comment w:id="1767" w:author="Stefanie Lane" w:date="2022-10-07T12:51:00Z" w:initials="SLL">
    <w:p w14:paraId="2B2D268B" w14:textId="4CCE623D" w:rsidR="007A5BBC" w:rsidRDefault="007A5BBC">
      <w:pPr>
        <w:pStyle w:val="CommentText"/>
      </w:pPr>
      <w:r>
        <w:rPr>
          <w:rStyle w:val="CommentReference"/>
        </w:rPr>
        <w:annotationRef/>
      </w:r>
      <w:r>
        <w:t xml:space="preserve">This starts feeling like I’m going off on a tangent, except it’s a relevant tangent. </w:t>
      </w:r>
      <w:r>
        <w:t xml:space="preserve">Strikethrough sentences seem most easy to cut, but should more content be reduced/condensed? </w:t>
      </w:r>
      <w:bookmarkStart w:id="1769" w:name="_GoBack"/>
      <w:bookmarkEnd w:id="1769"/>
    </w:p>
  </w:comment>
  <w:comment w:id="1815" w:author="Stefanie Lane" w:date="2022-08-23T14:12:00Z" w:initials="SLL">
    <w:p w14:paraId="107C9BE0" w14:textId="317E24C2" w:rsidR="00132719" w:rsidRDefault="00132719">
      <w:pPr>
        <w:pStyle w:val="CommentText"/>
      </w:pPr>
      <w:r>
        <w:rPr>
          <w:rStyle w:val="CommentReference"/>
        </w:rPr>
        <w:annotationRef/>
      </w:r>
      <w:r>
        <w:t>Confirm w/ Gary &amp; Madlen</w:t>
      </w:r>
    </w:p>
  </w:comment>
  <w:comment w:id="1821" w:author="Martin, Tara (Forestry)" w:date="2022-05-27T10:20:00Z" w:initials="MT(">
    <w:p w14:paraId="0F78140F" w14:textId="66A5BFA4" w:rsidR="00132719" w:rsidRDefault="00132719">
      <w:pPr>
        <w:pStyle w:val="CommentText"/>
      </w:pPr>
      <w:r>
        <w:rPr>
          <w:rStyle w:val="CommentReference"/>
        </w:rPr>
        <w:annotationRef/>
      </w:r>
      <w:r>
        <w:t xml:space="preserve">This would be much easier to read if it were a Table that is editable in word rather than an image. Ditto for Table 5. </w:t>
      </w:r>
    </w:p>
  </w:comment>
  <w:comment w:id="2225" w:author="Stefanie Lane" w:date="2022-08-23T17:55:00Z" w:initials="SLL">
    <w:p w14:paraId="0888E556" w14:textId="6AD83F87" w:rsidR="00132719" w:rsidRDefault="00132719">
      <w:pPr>
        <w:pStyle w:val="CommentText"/>
      </w:pPr>
      <w:r>
        <w:rPr>
          <w:rStyle w:val="CommentReference"/>
        </w:rPr>
        <w:annotationRef/>
      </w:r>
      <w:r>
        <w:t>Remove this altogether? Content has largely been edited out of manuscript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55EF98" w15:done="0"/>
  <w15:commentEx w15:paraId="0DDAE2F7" w15:paraIdParent="2555EF98" w15:done="0"/>
  <w15:commentEx w15:paraId="1626E90A" w15:done="0"/>
  <w15:commentEx w15:paraId="11287AF2" w15:done="0"/>
  <w15:commentEx w15:paraId="37F99F70" w15:done="0"/>
  <w15:commentEx w15:paraId="31037D47" w15:done="0"/>
  <w15:commentEx w15:paraId="1250907F" w15:done="0"/>
  <w15:commentEx w15:paraId="5C9AE245" w15:done="0"/>
  <w15:commentEx w15:paraId="20CC039C" w15:done="0"/>
  <w15:commentEx w15:paraId="703D400F" w15:done="0"/>
  <w15:commentEx w15:paraId="2B2D268B" w15:done="0"/>
  <w15:commentEx w15:paraId="107C9BE0" w15:done="0"/>
  <w15:commentEx w15:paraId="0F78140F" w15:done="1"/>
  <w15:commentEx w15:paraId="0888E55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1D2CB" w16cex:dateUtc="2022-09-06T21:08:00Z"/>
  <w16cex:commentExtensible w16cex:durableId="26C1D516" w16cex:dateUtc="2022-09-06T21:17:00Z"/>
  <w16cex:commentExtensible w16cex:durableId="26C1D3FB" w16cex:dateUtc="2022-09-06T21:13:00Z"/>
  <w16cex:commentExtensible w16cex:durableId="26C1D3E6" w16cex:dateUtc="2022-09-06T21:12:00Z"/>
  <w16cex:commentExtensible w16cex:durableId="26C1D41A" w16cex:dateUtc="2022-09-06T2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55EF98" w16cid:durableId="26B352E5"/>
  <w16cid:commentId w16cid:paraId="0DDAE2F7" w16cid:durableId="26B361B6"/>
  <w16cid:commentId w16cid:paraId="1626E90A" w16cid:durableId="26C1D2CB"/>
  <w16cid:commentId w16cid:paraId="11287AF2" w16cid:durableId="26B37497"/>
  <w16cid:commentId w16cid:paraId="37F99F70" w16cid:durableId="26C1D516"/>
  <w16cid:commentId w16cid:paraId="31037D47" w16cid:durableId="26C1D3FB"/>
  <w16cid:commentId w16cid:paraId="1250907F" w16cid:durableId="26C1D3E6"/>
  <w16cid:commentId w16cid:paraId="20CC039C" w16cid:durableId="26E983FB"/>
  <w16cid:commentId w16cid:paraId="703D400F" w16cid:durableId="26B36C69"/>
  <w16cid:commentId w16cid:paraId="2B2D268B" w16cid:durableId="26EA9F64"/>
  <w16cid:commentId w16cid:paraId="107C9BE0" w16cid:durableId="26AF5ED7"/>
  <w16cid:commentId w16cid:paraId="0F78140F" w16cid:durableId="26710C08"/>
  <w16cid:commentId w16cid:paraId="0888E556" w16cid:durableId="26AF93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0C211F" w14:textId="77777777" w:rsidR="00132719" w:rsidRDefault="00132719" w:rsidP="00BF4E75">
      <w:pPr>
        <w:spacing w:after="0" w:line="240" w:lineRule="auto"/>
      </w:pPr>
      <w:r>
        <w:separator/>
      </w:r>
    </w:p>
  </w:endnote>
  <w:endnote w:type="continuationSeparator" w:id="0">
    <w:p w14:paraId="520644AB" w14:textId="77777777" w:rsidR="00132719" w:rsidRDefault="00132719" w:rsidP="00BF4E75">
      <w:pPr>
        <w:spacing w:after="0" w:line="240" w:lineRule="auto"/>
      </w:pPr>
      <w:r>
        <w:continuationSeparator/>
      </w:r>
    </w:p>
  </w:endnote>
  <w:endnote w:type="continuationNotice" w:id="1">
    <w:p w14:paraId="72D935AC" w14:textId="77777777" w:rsidR="00132719" w:rsidRDefault="0013271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8DDFC0" w14:textId="77777777" w:rsidR="00132719" w:rsidRDefault="00132719" w:rsidP="00BF4E75">
      <w:pPr>
        <w:spacing w:after="0" w:line="240" w:lineRule="auto"/>
      </w:pPr>
      <w:r>
        <w:separator/>
      </w:r>
    </w:p>
  </w:footnote>
  <w:footnote w:type="continuationSeparator" w:id="0">
    <w:p w14:paraId="515E8FF2" w14:textId="77777777" w:rsidR="00132719" w:rsidRDefault="00132719" w:rsidP="00BF4E75">
      <w:pPr>
        <w:spacing w:after="0" w:line="240" w:lineRule="auto"/>
      </w:pPr>
      <w:r>
        <w:continuationSeparator/>
      </w:r>
    </w:p>
  </w:footnote>
  <w:footnote w:type="continuationNotice" w:id="1">
    <w:p w14:paraId="2B8D9D5D" w14:textId="77777777" w:rsidR="00132719" w:rsidRDefault="0013271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599134"/>
      <w:docPartObj>
        <w:docPartGallery w:val="Page Numbers (Top of Page)"/>
        <w:docPartUnique/>
      </w:docPartObj>
    </w:sdtPr>
    <w:sdtEndPr>
      <w:rPr>
        <w:noProof/>
      </w:rPr>
    </w:sdtEndPr>
    <w:sdtContent>
      <w:p w14:paraId="202B23FC" w14:textId="30223BA4" w:rsidR="00132719" w:rsidRDefault="00132719">
        <w:pPr>
          <w:pStyle w:val="Header"/>
          <w:jc w:val="right"/>
        </w:pPr>
        <w:r>
          <w:t>Lane et al.,</w:t>
        </w:r>
        <w:del w:id="267" w:author="Stefanie Lane" w:date="2022-08-29T18:26:00Z">
          <w:r w:rsidDel="007E422F">
            <w:delText xml:space="preserve"> 2022.</w:delText>
          </w:r>
        </w:del>
        <w:r>
          <w:t xml:space="preserve"> Plant community </w:t>
        </w:r>
        <w:del w:id="268" w:author="Stefanie Lane" w:date="2022-08-29T18:26:00Z">
          <w:r w:rsidDel="00F50457">
            <w:delText>persistence</w:delText>
          </w:r>
        </w:del>
        <w:ins w:id="269" w:author="Stefanie Lane" w:date="2022-08-29T18:26:00Z">
          <w:r>
            <w:t>stability</w:t>
          </w:r>
        </w:ins>
        <w:del w:id="270" w:author="Stefanie Lane" w:date="2022-08-29T18:26:00Z">
          <w:r w:rsidDel="00F50457">
            <w:delText>, pg</w:delText>
          </w:r>
        </w:del>
        <w:del w:id="271" w:author="Stefanie Lane" w:date="2022-08-29T18:27:00Z">
          <w:r w:rsidDel="00F50457">
            <w:delText>.</w:delText>
          </w:r>
        </w:del>
        <w:ins w:id="272" w:author="Stefanie Lane" w:date="2022-08-29T18:27:00Z">
          <w:r>
            <w:t>,</w:t>
          </w:r>
        </w:ins>
        <w:r>
          <w:t xml:space="preserve"> </w:t>
        </w:r>
        <w:r>
          <w:fldChar w:fldCharType="begin"/>
        </w:r>
        <w:r>
          <w:instrText xml:space="preserve"> PAGE   \* MERGEFORMAT </w:instrText>
        </w:r>
        <w:r>
          <w:fldChar w:fldCharType="separate"/>
        </w:r>
        <w:r>
          <w:rPr>
            <w:noProof/>
          </w:rPr>
          <w:t>2</w:t>
        </w:r>
        <w:r>
          <w:rPr>
            <w:noProof/>
          </w:rPr>
          <w:fldChar w:fldCharType="end"/>
        </w:r>
      </w:p>
    </w:sdtContent>
  </w:sdt>
  <w:p w14:paraId="3210384A" w14:textId="77777777" w:rsidR="00132719" w:rsidRDefault="001327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5818"/>
      <w:docPartObj>
        <w:docPartGallery w:val="Page Numbers (Top of Page)"/>
        <w:docPartUnique/>
      </w:docPartObj>
    </w:sdtPr>
    <w:sdtEndPr>
      <w:rPr>
        <w:noProof/>
      </w:rPr>
    </w:sdtEndPr>
    <w:sdtContent>
      <w:p w14:paraId="7C2A62D9" w14:textId="7D4F89D1" w:rsidR="00132719" w:rsidRDefault="00132719">
        <w:pPr>
          <w:pStyle w:val="Header"/>
          <w:jc w:val="right"/>
        </w:pPr>
        <w:r>
          <w:t xml:space="preserve">Lane et al., 2022. Plant community </w:t>
        </w:r>
        <w:del w:id="739" w:author="Stefanie Lane" w:date="2022-08-30T13:06:00Z">
          <w:r w:rsidDel="008E58F0">
            <w:delText>persistence</w:delText>
          </w:r>
        </w:del>
        <w:ins w:id="740" w:author="Stefanie Lane" w:date="2022-08-30T13:06:00Z">
          <w:r>
            <w:t>stability</w:t>
          </w:r>
        </w:ins>
        <w:r>
          <w:t>,</w:t>
        </w:r>
        <w:del w:id="741" w:author="Stefanie Lane" w:date="2022-08-30T13:07:00Z">
          <w:r w:rsidDel="0037010C">
            <w:delText xml:space="preserve"> pg.</w:delText>
          </w:r>
        </w:del>
        <w:r>
          <w:t xml:space="preserve">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132719" w:rsidRDefault="001327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814A8"/>
    <w:multiLevelType w:val="hybridMultilevel"/>
    <w:tmpl w:val="790665DA"/>
    <w:lvl w:ilvl="0" w:tplc="6CBAA5F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7C6A04"/>
    <w:multiLevelType w:val="multilevel"/>
    <w:tmpl w:val="D594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A7EB3"/>
    <w:multiLevelType w:val="hybridMultilevel"/>
    <w:tmpl w:val="D18A4FDE"/>
    <w:lvl w:ilvl="0" w:tplc="8EAE49F0">
      <w:start w:val="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AE2B06"/>
    <w:multiLevelType w:val="hybridMultilevel"/>
    <w:tmpl w:val="6F745476"/>
    <w:lvl w:ilvl="0" w:tplc="42D8D74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6126E"/>
    <w:multiLevelType w:val="hybridMultilevel"/>
    <w:tmpl w:val="4DCE510C"/>
    <w:lvl w:ilvl="0" w:tplc="383A82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3421AB"/>
    <w:multiLevelType w:val="hybridMultilevel"/>
    <w:tmpl w:val="98C2CCA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4"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B2BAA"/>
    <w:multiLevelType w:val="hybridMultilevel"/>
    <w:tmpl w:val="1C7ABB80"/>
    <w:lvl w:ilvl="0" w:tplc="0409000F">
      <w:start w:val="1"/>
      <w:numFmt w:val="decimal"/>
      <w:lvlText w:val="%1."/>
      <w:lvlJc w:val="left"/>
      <w:pPr>
        <w:ind w:left="720" w:hanging="360"/>
      </w:pPr>
      <w:rPr>
        <w:rFonts w:hint="default"/>
      </w:rPr>
    </w:lvl>
    <w:lvl w:ilvl="1" w:tplc="F0522FAE">
      <w:start w:val="6"/>
      <w:numFmt w:val="bullet"/>
      <w:lvlText w:val=""/>
      <w:lvlJc w:val="left"/>
      <w:pPr>
        <w:ind w:left="1440" w:hanging="360"/>
      </w:pPr>
      <w:rPr>
        <w:rFonts w:ascii="Symbol" w:eastAsiaTheme="minorHAnsi" w:hAnsi="Symbol" w:cstheme="minorBidi"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0135DF6"/>
    <w:multiLevelType w:val="hybridMultilevel"/>
    <w:tmpl w:val="2F3A4572"/>
    <w:lvl w:ilvl="0" w:tplc="00BEDF3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8C21D1"/>
    <w:multiLevelType w:val="hybridMultilevel"/>
    <w:tmpl w:val="4CB2B200"/>
    <w:lvl w:ilvl="0" w:tplc="5DE49226">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0734B0"/>
    <w:multiLevelType w:val="hybridMultilevel"/>
    <w:tmpl w:val="057CB012"/>
    <w:lvl w:ilvl="0" w:tplc="BCB05E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F961C3"/>
    <w:multiLevelType w:val="hybridMultilevel"/>
    <w:tmpl w:val="93AEDFA6"/>
    <w:lvl w:ilvl="0" w:tplc="2C96E3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D607D8"/>
    <w:multiLevelType w:val="hybridMultilevel"/>
    <w:tmpl w:val="ACFA6FBA"/>
    <w:lvl w:ilvl="0" w:tplc="AF4228C6">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2174553"/>
    <w:multiLevelType w:val="hybridMultilevel"/>
    <w:tmpl w:val="1AE07BF4"/>
    <w:lvl w:ilvl="0" w:tplc="2440F678">
      <w:start w:val="202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8083D2D"/>
    <w:multiLevelType w:val="hybridMultilevel"/>
    <w:tmpl w:val="CAA22F54"/>
    <w:lvl w:ilvl="0" w:tplc="88D2557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68513BB2"/>
    <w:multiLevelType w:val="hybridMultilevel"/>
    <w:tmpl w:val="F16ECE72"/>
    <w:lvl w:ilvl="0" w:tplc="4C1A105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C3C0C37"/>
    <w:multiLevelType w:val="multilevel"/>
    <w:tmpl w:val="7C3A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3F649D"/>
    <w:multiLevelType w:val="hybridMultilevel"/>
    <w:tmpl w:val="11E2509E"/>
    <w:lvl w:ilvl="0" w:tplc="B83C7D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45353BA"/>
    <w:multiLevelType w:val="hybridMultilevel"/>
    <w:tmpl w:val="FC18BF02"/>
    <w:lvl w:ilvl="0" w:tplc="AED486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AB383A"/>
    <w:multiLevelType w:val="hybridMultilevel"/>
    <w:tmpl w:val="A67A2856"/>
    <w:lvl w:ilvl="0" w:tplc="2C96E3C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B7D4F35"/>
    <w:multiLevelType w:val="multilevel"/>
    <w:tmpl w:val="F7F2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8F5A3F"/>
    <w:multiLevelType w:val="hybridMultilevel"/>
    <w:tmpl w:val="0D8E3B72"/>
    <w:lvl w:ilvl="0" w:tplc="8F588858">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7CB3451D"/>
    <w:multiLevelType w:val="hybridMultilevel"/>
    <w:tmpl w:val="EE6AE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8"/>
  </w:num>
  <w:num w:numId="3">
    <w:abstractNumId w:val="15"/>
  </w:num>
  <w:num w:numId="4">
    <w:abstractNumId w:val="20"/>
  </w:num>
  <w:num w:numId="5">
    <w:abstractNumId w:val="37"/>
  </w:num>
  <w:num w:numId="6">
    <w:abstractNumId w:val="33"/>
  </w:num>
  <w:num w:numId="7">
    <w:abstractNumId w:val="12"/>
  </w:num>
  <w:num w:numId="8">
    <w:abstractNumId w:val="11"/>
  </w:num>
  <w:num w:numId="9">
    <w:abstractNumId w:val="23"/>
  </w:num>
  <w:num w:numId="10">
    <w:abstractNumId w:val="2"/>
  </w:num>
  <w:num w:numId="11">
    <w:abstractNumId w:val="1"/>
  </w:num>
  <w:num w:numId="12">
    <w:abstractNumId w:val="3"/>
  </w:num>
  <w:num w:numId="13">
    <w:abstractNumId w:val="14"/>
  </w:num>
  <w:num w:numId="14">
    <w:abstractNumId w:val="25"/>
  </w:num>
  <w:num w:numId="15">
    <w:abstractNumId w:val="10"/>
  </w:num>
  <w:num w:numId="16">
    <w:abstractNumId w:val="18"/>
  </w:num>
  <w:num w:numId="17">
    <w:abstractNumId w:val="26"/>
  </w:num>
  <w:num w:numId="18">
    <w:abstractNumId w:val="21"/>
  </w:num>
  <w:num w:numId="19">
    <w:abstractNumId w:val="13"/>
  </w:num>
  <w:num w:numId="20">
    <w:abstractNumId w:val="17"/>
  </w:num>
  <w:num w:numId="21">
    <w:abstractNumId w:val="36"/>
  </w:num>
  <w:num w:numId="22">
    <w:abstractNumId w:val="39"/>
  </w:num>
  <w:num w:numId="23">
    <w:abstractNumId w:val="34"/>
  </w:num>
  <w:num w:numId="24">
    <w:abstractNumId w:val="4"/>
  </w:num>
  <w:num w:numId="25">
    <w:abstractNumId w:val="6"/>
  </w:num>
  <w:num w:numId="26">
    <w:abstractNumId w:val="32"/>
  </w:num>
  <w:num w:numId="27">
    <w:abstractNumId w:val="30"/>
  </w:num>
  <w:num w:numId="28">
    <w:abstractNumId w:val="41"/>
  </w:num>
  <w:num w:numId="29">
    <w:abstractNumId w:val="5"/>
  </w:num>
  <w:num w:numId="30">
    <w:abstractNumId w:val="29"/>
  </w:num>
  <w:num w:numId="31">
    <w:abstractNumId w:val="27"/>
  </w:num>
  <w:num w:numId="32">
    <w:abstractNumId w:val="31"/>
  </w:num>
  <w:num w:numId="33">
    <w:abstractNumId w:val="7"/>
  </w:num>
  <w:num w:numId="34">
    <w:abstractNumId w:val="0"/>
  </w:num>
  <w:num w:numId="35">
    <w:abstractNumId w:val="19"/>
  </w:num>
  <w:num w:numId="36">
    <w:abstractNumId w:val="9"/>
  </w:num>
  <w:num w:numId="37">
    <w:abstractNumId w:val="16"/>
  </w:num>
  <w:num w:numId="38">
    <w:abstractNumId w:val="35"/>
  </w:num>
  <w:num w:numId="39">
    <w:abstractNumId w:val="28"/>
  </w:num>
  <w:num w:numId="40">
    <w:abstractNumId w:val="38"/>
  </w:num>
  <w:num w:numId="41">
    <w:abstractNumId w:val="40"/>
  </w:num>
  <w:num w:numId="42">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ie Lane">
    <w15:presenceInfo w15:providerId="None" w15:userId="Stefanie Lane"/>
  </w15:person>
  <w15:person w15:author="n">
    <w15:presenceInfo w15:providerId="Windows Live" w15:userId="81f6a45a1744a32d"/>
  </w15:person>
  <w15:person w15:author="Martin, Tara (Forestry)">
    <w15:presenceInfo w15:providerId="AD" w15:userId="S-1-5-21-3458574638-2780845101-4193349012-414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0D46"/>
    <w:rsid w:val="000020A6"/>
    <w:rsid w:val="000028FD"/>
    <w:rsid w:val="00002B17"/>
    <w:rsid w:val="0000464B"/>
    <w:rsid w:val="000078AC"/>
    <w:rsid w:val="00007C90"/>
    <w:rsid w:val="00007D89"/>
    <w:rsid w:val="000100C5"/>
    <w:rsid w:val="0001042C"/>
    <w:rsid w:val="00010D37"/>
    <w:rsid w:val="0001195D"/>
    <w:rsid w:val="00011E3D"/>
    <w:rsid w:val="00012A89"/>
    <w:rsid w:val="00012C42"/>
    <w:rsid w:val="000146C2"/>
    <w:rsid w:val="00014A9A"/>
    <w:rsid w:val="00014D08"/>
    <w:rsid w:val="000169C2"/>
    <w:rsid w:val="000178FD"/>
    <w:rsid w:val="00020056"/>
    <w:rsid w:val="00020B45"/>
    <w:rsid w:val="00021ECF"/>
    <w:rsid w:val="00023269"/>
    <w:rsid w:val="00023622"/>
    <w:rsid w:val="00023B13"/>
    <w:rsid w:val="00025568"/>
    <w:rsid w:val="0003077F"/>
    <w:rsid w:val="00030FB9"/>
    <w:rsid w:val="00032A06"/>
    <w:rsid w:val="00032F50"/>
    <w:rsid w:val="0003331D"/>
    <w:rsid w:val="000335B7"/>
    <w:rsid w:val="0003389B"/>
    <w:rsid w:val="00034FC5"/>
    <w:rsid w:val="0003526B"/>
    <w:rsid w:val="000353ED"/>
    <w:rsid w:val="0003545C"/>
    <w:rsid w:val="000359C2"/>
    <w:rsid w:val="00036063"/>
    <w:rsid w:val="0003711B"/>
    <w:rsid w:val="00040606"/>
    <w:rsid w:val="000406CD"/>
    <w:rsid w:val="000414B4"/>
    <w:rsid w:val="000415CA"/>
    <w:rsid w:val="00041623"/>
    <w:rsid w:val="000423C4"/>
    <w:rsid w:val="000425A4"/>
    <w:rsid w:val="00042C5A"/>
    <w:rsid w:val="000431F1"/>
    <w:rsid w:val="00044FA6"/>
    <w:rsid w:val="00045C36"/>
    <w:rsid w:val="00046624"/>
    <w:rsid w:val="000475FF"/>
    <w:rsid w:val="00050718"/>
    <w:rsid w:val="00050B97"/>
    <w:rsid w:val="00051192"/>
    <w:rsid w:val="0005195D"/>
    <w:rsid w:val="00051B04"/>
    <w:rsid w:val="000526C6"/>
    <w:rsid w:val="00054383"/>
    <w:rsid w:val="00056084"/>
    <w:rsid w:val="00057AEE"/>
    <w:rsid w:val="00057D4B"/>
    <w:rsid w:val="00060358"/>
    <w:rsid w:val="00060AB7"/>
    <w:rsid w:val="00061706"/>
    <w:rsid w:val="000637FD"/>
    <w:rsid w:val="00063E63"/>
    <w:rsid w:val="0006408D"/>
    <w:rsid w:val="000648CF"/>
    <w:rsid w:val="00064A54"/>
    <w:rsid w:val="00064ACC"/>
    <w:rsid w:val="0006502E"/>
    <w:rsid w:val="00065197"/>
    <w:rsid w:val="00066EFD"/>
    <w:rsid w:val="00067159"/>
    <w:rsid w:val="000678E1"/>
    <w:rsid w:val="00070546"/>
    <w:rsid w:val="000710F5"/>
    <w:rsid w:val="00071896"/>
    <w:rsid w:val="0007225D"/>
    <w:rsid w:val="00073000"/>
    <w:rsid w:val="00074139"/>
    <w:rsid w:val="00074DAF"/>
    <w:rsid w:val="00075B9F"/>
    <w:rsid w:val="000766B8"/>
    <w:rsid w:val="00076FA5"/>
    <w:rsid w:val="000770BA"/>
    <w:rsid w:val="00080FBC"/>
    <w:rsid w:val="000815B6"/>
    <w:rsid w:val="000822A0"/>
    <w:rsid w:val="000832A2"/>
    <w:rsid w:val="000834F5"/>
    <w:rsid w:val="00085771"/>
    <w:rsid w:val="00085CD4"/>
    <w:rsid w:val="00086CE1"/>
    <w:rsid w:val="00086D6C"/>
    <w:rsid w:val="0008706B"/>
    <w:rsid w:val="00087251"/>
    <w:rsid w:val="000900E9"/>
    <w:rsid w:val="00091870"/>
    <w:rsid w:val="00091B5C"/>
    <w:rsid w:val="000938AA"/>
    <w:rsid w:val="000A2ECF"/>
    <w:rsid w:val="000A3AB7"/>
    <w:rsid w:val="000A3E15"/>
    <w:rsid w:val="000A3E1A"/>
    <w:rsid w:val="000A4A50"/>
    <w:rsid w:val="000A57D0"/>
    <w:rsid w:val="000A7784"/>
    <w:rsid w:val="000B2B17"/>
    <w:rsid w:val="000B2B56"/>
    <w:rsid w:val="000B37AD"/>
    <w:rsid w:val="000B556F"/>
    <w:rsid w:val="000B6378"/>
    <w:rsid w:val="000B68F2"/>
    <w:rsid w:val="000B6922"/>
    <w:rsid w:val="000B79A0"/>
    <w:rsid w:val="000C13F0"/>
    <w:rsid w:val="000C185E"/>
    <w:rsid w:val="000C2F44"/>
    <w:rsid w:val="000C3F87"/>
    <w:rsid w:val="000C4B24"/>
    <w:rsid w:val="000C4EEC"/>
    <w:rsid w:val="000C5906"/>
    <w:rsid w:val="000C5CE7"/>
    <w:rsid w:val="000C79E3"/>
    <w:rsid w:val="000C7E11"/>
    <w:rsid w:val="000C7EAE"/>
    <w:rsid w:val="000C7F52"/>
    <w:rsid w:val="000D021C"/>
    <w:rsid w:val="000D0AF3"/>
    <w:rsid w:val="000D0AFA"/>
    <w:rsid w:val="000D0EFF"/>
    <w:rsid w:val="000D1015"/>
    <w:rsid w:val="000D1B5F"/>
    <w:rsid w:val="000D215B"/>
    <w:rsid w:val="000D3031"/>
    <w:rsid w:val="000D33FC"/>
    <w:rsid w:val="000D3AD7"/>
    <w:rsid w:val="000D4503"/>
    <w:rsid w:val="000D57FF"/>
    <w:rsid w:val="000D7921"/>
    <w:rsid w:val="000E0AA0"/>
    <w:rsid w:val="000E1309"/>
    <w:rsid w:val="000E1C8D"/>
    <w:rsid w:val="000E2011"/>
    <w:rsid w:val="000E45C4"/>
    <w:rsid w:val="000E4F24"/>
    <w:rsid w:val="000E4F3A"/>
    <w:rsid w:val="000E5B61"/>
    <w:rsid w:val="000E643E"/>
    <w:rsid w:val="000E6E42"/>
    <w:rsid w:val="000E729E"/>
    <w:rsid w:val="000E7352"/>
    <w:rsid w:val="000E7AE9"/>
    <w:rsid w:val="000F08CD"/>
    <w:rsid w:val="000F0F9A"/>
    <w:rsid w:val="000F0FB8"/>
    <w:rsid w:val="000F2194"/>
    <w:rsid w:val="000F24FD"/>
    <w:rsid w:val="000F3F96"/>
    <w:rsid w:val="000F4196"/>
    <w:rsid w:val="000F6BE9"/>
    <w:rsid w:val="000F6CCA"/>
    <w:rsid w:val="000F72BD"/>
    <w:rsid w:val="0010024C"/>
    <w:rsid w:val="00100565"/>
    <w:rsid w:val="00100D21"/>
    <w:rsid w:val="00102B71"/>
    <w:rsid w:val="0010340E"/>
    <w:rsid w:val="001042B3"/>
    <w:rsid w:val="001045B0"/>
    <w:rsid w:val="001062CB"/>
    <w:rsid w:val="001105CB"/>
    <w:rsid w:val="00110DE4"/>
    <w:rsid w:val="00111023"/>
    <w:rsid w:val="001121E1"/>
    <w:rsid w:val="00112B78"/>
    <w:rsid w:val="001148DE"/>
    <w:rsid w:val="00114EB3"/>
    <w:rsid w:val="00115FDC"/>
    <w:rsid w:val="00116D28"/>
    <w:rsid w:val="00116F1A"/>
    <w:rsid w:val="00120429"/>
    <w:rsid w:val="0012104D"/>
    <w:rsid w:val="00122537"/>
    <w:rsid w:val="00122884"/>
    <w:rsid w:val="00124273"/>
    <w:rsid w:val="00124BDB"/>
    <w:rsid w:val="001262D0"/>
    <w:rsid w:val="00126A23"/>
    <w:rsid w:val="00130227"/>
    <w:rsid w:val="001307AD"/>
    <w:rsid w:val="00130DE3"/>
    <w:rsid w:val="001326DF"/>
    <w:rsid w:val="00132719"/>
    <w:rsid w:val="00132E6A"/>
    <w:rsid w:val="00132E99"/>
    <w:rsid w:val="00133550"/>
    <w:rsid w:val="0013437B"/>
    <w:rsid w:val="00135A6C"/>
    <w:rsid w:val="001369F0"/>
    <w:rsid w:val="00137AA7"/>
    <w:rsid w:val="00137DE2"/>
    <w:rsid w:val="001401E6"/>
    <w:rsid w:val="00140BDF"/>
    <w:rsid w:val="00141FDA"/>
    <w:rsid w:val="00142404"/>
    <w:rsid w:val="00142945"/>
    <w:rsid w:val="001429F4"/>
    <w:rsid w:val="0014430F"/>
    <w:rsid w:val="00145842"/>
    <w:rsid w:val="001504D2"/>
    <w:rsid w:val="00151992"/>
    <w:rsid w:val="00153D83"/>
    <w:rsid w:val="0015412F"/>
    <w:rsid w:val="0015482B"/>
    <w:rsid w:val="00154B30"/>
    <w:rsid w:val="0015525B"/>
    <w:rsid w:val="001552E4"/>
    <w:rsid w:val="0015552F"/>
    <w:rsid w:val="00155EC6"/>
    <w:rsid w:val="00156528"/>
    <w:rsid w:val="0015725C"/>
    <w:rsid w:val="001578C8"/>
    <w:rsid w:val="00160864"/>
    <w:rsid w:val="0016094B"/>
    <w:rsid w:val="00160B87"/>
    <w:rsid w:val="00160C1F"/>
    <w:rsid w:val="00161052"/>
    <w:rsid w:val="001617DD"/>
    <w:rsid w:val="0016265B"/>
    <w:rsid w:val="001627D6"/>
    <w:rsid w:val="00162ED5"/>
    <w:rsid w:val="00163B51"/>
    <w:rsid w:val="001646E3"/>
    <w:rsid w:val="0016567D"/>
    <w:rsid w:val="001656ED"/>
    <w:rsid w:val="00165997"/>
    <w:rsid w:val="00165AD4"/>
    <w:rsid w:val="00165DCB"/>
    <w:rsid w:val="00170E03"/>
    <w:rsid w:val="00171408"/>
    <w:rsid w:val="00173A95"/>
    <w:rsid w:val="00175845"/>
    <w:rsid w:val="00175D27"/>
    <w:rsid w:val="001760FB"/>
    <w:rsid w:val="00176325"/>
    <w:rsid w:val="0017705E"/>
    <w:rsid w:val="00177A8E"/>
    <w:rsid w:val="00177F29"/>
    <w:rsid w:val="00180C15"/>
    <w:rsid w:val="00182C65"/>
    <w:rsid w:val="00182D7E"/>
    <w:rsid w:val="00183E18"/>
    <w:rsid w:val="00184440"/>
    <w:rsid w:val="0018553F"/>
    <w:rsid w:val="0018587A"/>
    <w:rsid w:val="00185AB9"/>
    <w:rsid w:val="00190738"/>
    <w:rsid w:val="00191332"/>
    <w:rsid w:val="00191909"/>
    <w:rsid w:val="00191A59"/>
    <w:rsid w:val="00192617"/>
    <w:rsid w:val="00192CAF"/>
    <w:rsid w:val="00193021"/>
    <w:rsid w:val="00193320"/>
    <w:rsid w:val="001939FA"/>
    <w:rsid w:val="0019569C"/>
    <w:rsid w:val="001957B8"/>
    <w:rsid w:val="001959B3"/>
    <w:rsid w:val="00195C88"/>
    <w:rsid w:val="00195D4F"/>
    <w:rsid w:val="00195DF7"/>
    <w:rsid w:val="001961B7"/>
    <w:rsid w:val="001971CB"/>
    <w:rsid w:val="001A0EA3"/>
    <w:rsid w:val="001A11D6"/>
    <w:rsid w:val="001A1881"/>
    <w:rsid w:val="001A34D2"/>
    <w:rsid w:val="001A3616"/>
    <w:rsid w:val="001A3ED2"/>
    <w:rsid w:val="001A595A"/>
    <w:rsid w:val="001A62D5"/>
    <w:rsid w:val="001A6EA1"/>
    <w:rsid w:val="001A74A2"/>
    <w:rsid w:val="001B0737"/>
    <w:rsid w:val="001B103D"/>
    <w:rsid w:val="001B122A"/>
    <w:rsid w:val="001B1861"/>
    <w:rsid w:val="001B3F90"/>
    <w:rsid w:val="001B46DC"/>
    <w:rsid w:val="001B70A0"/>
    <w:rsid w:val="001C04D5"/>
    <w:rsid w:val="001C22FB"/>
    <w:rsid w:val="001C2E6E"/>
    <w:rsid w:val="001C33F4"/>
    <w:rsid w:val="001C4110"/>
    <w:rsid w:val="001C585A"/>
    <w:rsid w:val="001C64DC"/>
    <w:rsid w:val="001D0894"/>
    <w:rsid w:val="001D098D"/>
    <w:rsid w:val="001D3977"/>
    <w:rsid w:val="001D3B02"/>
    <w:rsid w:val="001D3EAE"/>
    <w:rsid w:val="001D4552"/>
    <w:rsid w:val="001D61AD"/>
    <w:rsid w:val="001D7003"/>
    <w:rsid w:val="001D74D7"/>
    <w:rsid w:val="001D7731"/>
    <w:rsid w:val="001E072A"/>
    <w:rsid w:val="001E210B"/>
    <w:rsid w:val="001E3351"/>
    <w:rsid w:val="001E3C6F"/>
    <w:rsid w:val="001E40D0"/>
    <w:rsid w:val="001E50E6"/>
    <w:rsid w:val="001E5A8C"/>
    <w:rsid w:val="001E5D06"/>
    <w:rsid w:val="001E6553"/>
    <w:rsid w:val="001E759C"/>
    <w:rsid w:val="001F0165"/>
    <w:rsid w:val="001F0C92"/>
    <w:rsid w:val="001F19B1"/>
    <w:rsid w:val="001F1D23"/>
    <w:rsid w:val="001F3B46"/>
    <w:rsid w:val="001F436B"/>
    <w:rsid w:val="001F4CD8"/>
    <w:rsid w:val="001F5046"/>
    <w:rsid w:val="001F5545"/>
    <w:rsid w:val="001F699E"/>
    <w:rsid w:val="001F6AC9"/>
    <w:rsid w:val="0020057A"/>
    <w:rsid w:val="00201A74"/>
    <w:rsid w:val="00202599"/>
    <w:rsid w:val="002025D5"/>
    <w:rsid w:val="00204F18"/>
    <w:rsid w:val="0020507B"/>
    <w:rsid w:val="00205444"/>
    <w:rsid w:val="00205D24"/>
    <w:rsid w:val="002066B9"/>
    <w:rsid w:val="00206A47"/>
    <w:rsid w:val="0021014A"/>
    <w:rsid w:val="00210833"/>
    <w:rsid w:val="002116AC"/>
    <w:rsid w:val="002117EF"/>
    <w:rsid w:val="00215022"/>
    <w:rsid w:val="00215C48"/>
    <w:rsid w:val="00221150"/>
    <w:rsid w:val="0022148A"/>
    <w:rsid w:val="0022363E"/>
    <w:rsid w:val="0022504C"/>
    <w:rsid w:val="00226A79"/>
    <w:rsid w:val="00230665"/>
    <w:rsid w:val="00230F74"/>
    <w:rsid w:val="00231775"/>
    <w:rsid w:val="00231BAA"/>
    <w:rsid w:val="00232AF1"/>
    <w:rsid w:val="00232B99"/>
    <w:rsid w:val="00233A34"/>
    <w:rsid w:val="002346AE"/>
    <w:rsid w:val="002355AC"/>
    <w:rsid w:val="00235C27"/>
    <w:rsid w:val="00236A5C"/>
    <w:rsid w:val="0023791D"/>
    <w:rsid w:val="0024166F"/>
    <w:rsid w:val="0024173A"/>
    <w:rsid w:val="00241A51"/>
    <w:rsid w:val="0024305C"/>
    <w:rsid w:val="002445D1"/>
    <w:rsid w:val="0024557E"/>
    <w:rsid w:val="00245C13"/>
    <w:rsid w:val="00245C4A"/>
    <w:rsid w:val="0024702D"/>
    <w:rsid w:val="002501CE"/>
    <w:rsid w:val="00250355"/>
    <w:rsid w:val="002505BD"/>
    <w:rsid w:val="00250AFD"/>
    <w:rsid w:val="0025136C"/>
    <w:rsid w:val="00251DBF"/>
    <w:rsid w:val="00251F2D"/>
    <w:rsid w:val="00252136"/>
    <w:rsid w:val="002530CB"/>
    <w:rsid w:val="002532A3"/>
    <w:rsid w:val="00253CA2"/>
    <w:rsid w:val="00254112"/>
    <w:rsid w:val="0025479E"/>
    <w:rsid w:val="00255BCB"/>
    <w:rsid w:val="00255F0D"/>
    <w:rsid w:val="00257238"/>
    <w:rsid w:val="0025752A"/>
    <w:rsid w:val="00260E9B"/>
    <w:rsid w:val="0026100C"/>
    <w:rsid w:val="002613DE"/>
    <w:rsid w:val="00262172"/>
    <w:rsid w:val="00262B24"/>
    <w:rsid w:val="0026386E"/>
    <w:rsid w:val="0026387D"/>
    <w:rsid w:val="0026405A"/>
    <w:rsid w:val="00264104"/>
    <w:rsid w:val="002647A9"/>
    <w:rsid w:val="00265339"/>
    <w:rsid w:val="00265374"/>
    <w:rsid w:val="00266237"/>
    <w:rsid w:val="0026711C"/>
    <w:rsid w:val="0026723A"/>
    <w:rsid w:val="00270100"/>
    <w:rsid w:val="0027015A"/>
    <w:rsid w:val="002719F7"/>
    <w:rsid w:val="00271F10"/>
    <w:rsid w:val="0027229B"/>
    <w:rsid w:val="0027315E"/>
    <w:rsid w:val="00274100"/>
    <w:rsid w:val="00276B00"/>
    <w:rsid w:val="00277767"/>
    <w:rsid w:val="00277DF8"/>
    <w:rsid w:val="002807D2"/>
    <w:rsid w:val="00281A74"/>
    <w:rsid w:val="00281B1F"/>
    <w:rsid w:val="00281B21"/>
    <w:rsid w:val="00282781"/>
    <w:rsid w:val="00282D23"/>
    <w:rsid w:val="002839E8"/>
    <w:rsid w:val="002846E2"/>
    <w:rsid w:val="002853ED"/>
    <w:rsid w:val="0029101D"/>
    <w:rsid w:val="00291286"/>
    <w:rsid w:val="00291BAF"/>
    <w:rsid w:val="002930FD"/>
    <w:rsid w:val="00293DD0"/>
    <w:rsid w:val="002946C0"/>
    <w:rsid w:val="00295CCC"/>
    <w:rsid w:val="0029656F"/>
    <w:rsid w:val="002979C4"/>
    <w:rsid w:val="00297BDD"/>
    <w:rsid w:val="00297FBE"/>
    <w:rsid w:val="002A08D2"/>
    <w:rsid w:val="002A21CB"/>
    <w:rsid w:val="002A28FF"/>
    <w:rsid w:val="002A34E3"/>
    <w:rsid w:val="002A3848"/>
    <w:rsid w:val="002A39AE"/>
    <w:rsid w:val="002A5220"/>
    <w:rsid w:val="002A5734"/>
    <w:rsid w:val="002A5853"/>
    <w:rsid w:val="002A77CD"/>
    <w:rsid w:val="002B0398"/>
    <w:rsid w:val="002B0984"/>
    <w:rsid w:val="002B1438"/>
    <w:rsid w:val="002B30B8"/>
    <w:rsid w:val="002B31C6"/>
    <w:rsid w:val="002B346B"/>
    <w:rsid w:val="002B4227"/>
    <w:rsid w:val="002B602F"/>
    <w:rsid w:val="002B6766"/>
    <w:rsid w:val="002B7F52"/>
    <w:rsid w:val="002C15CA"/>
    <w:rsid w:val="002C1B96"/>
    <w:rsid w:val="002C1D2C"/>
    <w:rsid w:val="002C2500"/>
    <w:rsid w:val="002C2814"/>
    <w:rsid w:val="002C2B35"/>
    <w:rsid w:val="002C2E18"/>
    <w:rsid w:val="002C3C8D"/>
    <w:rsid w:val="002C4FFA"/>
    <w:rsid w:val="002C55D8"/>
    <w:rsid w:val="002C6819"/>
    <w:rsid w:val="002D0061"/>
    <w:rsid w:val="002D0C63"/>
    <w:rsid w:val="002D186B"/>
    <w:rsid w:val="002D28F3"/>
    <w:rsid w:val="002D3D31"/>
    <w:rsid w:val="002D465C"/>
    <w:rsid w:val="002D4941"/>
    <w:rsid w:val="002D5D96"/>
    <w:rsid w:val="002D6004"/>
    <w:rsid w:val="002D603D"/>
    <w:rsid w:val="002D727E"/>
    <w:rsid w:val="002D7F1C"/>
    <w:rsid w:val="002E0FEC"/>
    <w:rsid w:val="002E1C7E"/>
    <w:rsid w:val="002E2740"/>
    <w:rsid w:val="002E27AD"/>
    <w:rsid w:val="002E39F4"/>
    <w:rsid w:val="002E4247"/>
    <w:rsid w:val="002E43B4"/>
    <w:rsid w:val="002E4B64"/>
    <w:rsid w:val="002E4D1C"/>
    <w:rsid w:val="002E4E7F"/>
    <w:rsid w:val="002E52B1"/>
    <w:rsid w:val="002E58E8"/>
    <w:rsid w:val="002E65F3"/>
    <w:rsid w:val="002E78EE"/>
    <w:rsid w:val="002F1902"/>
    <w:rsid w:val="002F27E1"/>
    <w:rsid w:val="002F3C7E"/>
    <w:rsid w:val="002F47C7"/>
    <w:rsid w:val="002F4DD5"/>
    <w:rsid w:val="002F548C"/>
    <w:rsid w:val="002F591F"/>
    <w:rsid w:val="002F72ED"/>
    <w:rsid w:val="002F7CB6"/>
    <w:rsid w:val="00300D58"/>
    <w:rsid w:val="00302A99"/>
    <w:rsid w:val="00302BAF"/>
    <w:rsid w:val="003039A5"/>
    <w:rsid w:val="0030673F"/>
    <w:rsid w:val="003069B8"/>
    <w:rsid w:val="00306F95"/>
    <w:rsid w:val="00307FEB"/>
    <w:rsid w:val="00310235"/>
    <w:rsid w:val="00310388"/>
    <w:rsid w:val="00311779"/>
    <w:rsid w:val="00311A63"/>
    <w:rsid w:val="00311DF5"/>
    <w:rsid w:val="003124A1"/>
    <w:rsid w:val="0031439A"/>
    <w:rsid w:val="00314D54"/>
    <w:rsid w:val="00315C34"/>
    <w:rsid w:val="00316E6C"/>
    <w:rsid w:val="003213DF"/>
    <w:rsid w:val="00321C4A"/>
    <w:rsid w:val="00321D8D"/>
    <w:rsid w:val="00322751"/>
    <w:rsid w:val="00323240"/>
    <w:rsid w:val="0032440B"/>
    <w:rsid w:val="0032580F"/>
    <w:rsid w:val="0032655A"/>
    <w:rsid w:val="00326E41"/>
    <w:rsid w:val="00327456"/>
    <w:rsid w:val="00327D46"/>
    <w:rsid w:val="00330735"/>
    <w:rsid w:val="0033085B"/>
    <w:rsid w:val="00331981"/>
    <w:rsid w:val="00331C29"/>
    <w:rsid w:val="00331CF9"/>
    <w:rsid w:val="00332C68"/>
    <w:rsid w:val="00332EF5"/>
    <w:rsid w:val="00334ABA"/>
    <w:rsid w:val="00335529"/>
    <w:rsid w:val="00336630"/>
    <w:rsid w:val="0033682E"/>
    <w:rsid w:val="00336C31"/>
    <w:rsid w:val="00336FE4"/>
    <w:rsid w:val="00340BB0"/>
    <w:rsid w:val="00340BED"/>
    <w:rsid w:val="00341EBD"/>
    <w:rsid w:val="00342ABF"/>
    <w:rsid w:val="003436E0"/>
    <w:rsid w:val="00343A98"/>
    <w:rsid w:val="00344CC9"/>
    <w:rsid w:val="003452F6"/>
    <w:rsid w:val="00345DE4"/>
    <w:rsid w:val="00350D7F"/>
    <w:rsid w:val="00351298"/>
    <w:rsid w:val="003516D0"/>
    <w:rsid w:val="003518FC"/>
    <w:rsid w:val="00351D89"/>
    <w:rsid w:val="00352A16"/>
    <w:rsid w:val="0035373D"/>
    <w:rsid w:val="00353F7C"/>
    <w:rsid w:val="00354D05"/>
    <w:rsid w:val="003554A2"/>
    <w:rsid w:val="00355BBB"/>
    <w:rsid w:val="00356FC2"/>
    <w:rsid w:val="00357A5D"/>
    <w:rsid w:val="00357F51"/>
    <w:rsid w:val="00361ED3"/>
    <w:rsid w:val="003626B4"/>
    <w:rsid w:val="00362708"/>
    <w:rsid w:val="00362DA9"/>
    <w:rsid w:val="00363546"/>
    <w:rsid w:val="00363A72"/>
    <w:rsid w:val="00364A1D"/>
    <w:rsid w:val="00365200"/>
    <w:rsid w:val="00365839"/>
    <w:rsid w:val="00365F91"/>
    <w:rsid w:val="00367E6C"/>
    <w:rsid w:val="0037010C"/>
    <w:rsid w:val="00370D1D"/>
    <w:rsid w:val="00370EED"/>
    <w:rsid w:val="00372150"/>
    <w:rsid w:val="00373A49"/>
    <w:rsid w:val="00373BDC"/>
    <w:rsid w:val="003744EF"/>
    <w:rsid w:val="00375FF5"/>
    <w:rsid w:val="00376059"/>
    <w:rsid w:val="003765AB"/>
    <w:rsid w:val="00377013"/>
    <w:rsid w:val="003778BD"/>
    <w:rsid w:val="00377AD3"/>
    <w:rsid w:val="00377EFC"/>
    <w:rsid w:val="00380102"/>
    <w:rsid w:val="0038013D"/>
    <w:rsid w:val="003808F4"/>
    <w:rsid w:val="00380BA0"/>
    <w:rsid w:val="00380D8E"/>
    <w:rsid w:val="0038192E"/>
    <w:rsid w:val="003820A4"/>
    <w:rsid w:val="003821F1"/>
    <w:rsid w:val="003828C6"/>
    <w:rsid w:val="00382938"/>
    <w:rsid w:val="00382E30"/>
    <w:rsid w:val="003841DB"/>
    <w:rsid w:val="003843D8"/>
    <w:rsid w:val="003857E9"/>
    <w:rsid w:val="003867D0"/>
    <w:rsid w:val="003900B2"/>
    <w:rsid w:val="00390CC3"/>
    <w:rsid w:val="00390DB5"/>
    <w:rsid w:val="003911FA"/>
    <w:rsid w:val="00391339"/>
    <w:rsid w:val="00392DC9"/>
    <w:rsid w:val="003A048B"/>
    <w:rsid w:val="003A302D"/>
    <w:rsid w:val="003A3518"/>
    <w:rsid w:val="003A476F"/>
    <w:rsid w:val="003A6805"/>
    <w:rsid w:val="003A7FEF"/>
    <w:rsid w:val="003B0E2E"/>
    <w:rsid w:val="003B1B0B"/>
    <w:rsid w:val="003B2DDD"/>
    <w:rsid w:val="003B3564"/>
    <w:rsid w:val="003B6B3D"/>
    <w:rsid w:val="003C16FB"/>
    <w:rsid w:val="003C77E5"/>
    <w:rsid w:val="003C783A"/>
    <w:rsid w:val="003D0B07"/>
    <w:rsid w:val="003D15FC"/>
    <w:rsid w:val="003D217F"/>
    <w:rsid w:val="003D30A6"/>
    <w:rsid w:val="003D3321"/>
    <w:rsid w:val="003D3366"/>
    <w:rsid w:val="003D4C7B"/>
    <w:rsid w:val="003D5043"/>
    <w:rsid w:val="003D5257"/>
    <w:rsid w:val="003D7780"/>
    <w:rsid w:val="003E057F"/>
    <w:rsid w:val="003E0877"/>
    <w:rsid w:val="003E322E"/>
    <w:rsid w:val="003E3BE9"/>
    <w:rsid w:val="003E42DD"/>
    <w:rsid w:val="003E5380"/>
    <w:rsid w:val="003E5EE4"/>
    <w:rsid w:val="003E6D9C"/>
    <w:rsid w:val="003E73BD"/>
    <w:rsid w:val="003E77DE"/>
    <w:rsid w:val="003E7D76"/>
    <w:rsid w:val="003F0CC5"/>
    <w:rsid w:val="003F0DE8"/>
    <w:rsid w:val="003F19D8"/>
    <w:rsid w:val="003F241A"/>
    <w:rsid w:val="003F2561"/>
    <w:rsid w:val="003F3DA8"/>
    <w:rsid w:val="003F3E2D"/>
    <w:rsid w:val="003F3F7D"/>
    <w:rsid w:val="003F4603"/>
    <w:rsid w:val="003F479F"/>
    <w:rsid w:val="00401CF6"/>
    <w:rsid w:val="00403637"/>
    <w:rsid w:val="00403789"/>
    <w:rsid w:val="0040424A"/>
    <w:rsid w:val="00404C66"/>
    <w:rsid w:val="00404CFC"/>
    <w:rsid w:val="0040538A"/>
    <w:rsid w:val="00405FBE"/>
    <w:rsid w:val="004074EB"/>
    <w:rsid w:val="00410567"/>
    <w:rsid w:val="00412BC8"/>
    <w:rsid w:val="0041482D"/>
    <w:rsid w:val="00415113"/>
    <w:rsid w:val="00417186"/>
    <w:rsid w:val="00417CFC"/>
    <w:rsid w:val="004209CF"/>
    <w:rsid w:val="004215E5"/>
    <w:rsid w:val="0042175C"/>
    <w:rsid w:val="00421CA1"/>
    <w:rsid w:val="004230F9"/>
    <w:rsid w:val="004243E3"/>
    <w:rsid w:val="004269BE"/>
    <w:rsid w:val="00427EC4"/>
    <w:rsid w:val="004306D0"/>
    <w:rsid w:val="00431393"/>
    <w:rsid w:val="004313B8"/>
    <w:rsid w:val="0043332E"/>
    <w:rsid w:val="0043333B"/>
    <w:rsid w:val="00434A28"/>
    <w:rsid w:val="00434C56"/>
    <w:rsid w:val="00434F98"/>
    <w:rsid w:val="00435B0E"/>
    <w:rsid w:val="00436959"/>
    <w:rsid w:val="00436FFB"/>
    <w:rsid w:val="00437EB0"/>
    <w:rsid w:val="00441CBB"/>
    <w:rsid w:val="00443FA2"/>
    <w:rsid w:val="004440E6"/>
    <w:rsid w:val="00444F7F"/>
    <w:rsid w:val="00446B55"/>
    <w:rsid w:val="00447198"/>
    <w:rsid w:val="00447259"/>
    <w:rsid w:val="00447764"/>
    <w:rsid w:val="004506A9"/>
    <w:rsid w:val="00450EEF"/>
    <w:rsid w:val="004517BA"/>
    <w:rsid w:val="00451D10"/>
    <w:rsid w:val="00452942"/>
    <w:rsid w:val="00453072"/>
    <w:rsid w:val="00453ACC"/>
    <w:rsid w:val="00454781"/>
    <w:rsid w:val="004567B5"/>
    <w:rsid w:val="00456B4F"/>
    <w:rsid w:val="0045765D"/>
    <w:rsid w:val="00457D2C"/>
    <w:rsid w:val="004604A1"/>
    <w:rsid w:val="00461840"/>
    <w:rsid w:val="00463533"/>
    <w:rsid w:val="004645C0"/>
    <w:rsid w:val="00464F00"/>
    <w:rsid w:val="00464FB4"/>
    <w:rsid w:val="00466169"/>
    <w:rsid w:val="00466393"/>
    <w:rsid w:val="0046752E"/>
    <w:rsid w:val="00467A3C"/>
    <w:rsid w:val="004708C1"/>
    <w:rsid w:val="004715D9"/>
    <w:rsid w:val="004727BA"/>
    <w:rsid w:val="00474703"/>
    <w:rsid w:val="00481F1F"/>
    <w:rsid w:val="004832DC"/>
    <w:rsid w:val="004834EB"/>
    <w:rsid w:val="00483733"/>
    <w:rsid w:val="00483828"/>
    <w:rsid w:val="00483D34"/>
    <w:rsid w:val="0048459B"/>
    <w:rsid w:val="00484DDC"/>
    <w:rsid w:val="00485A40"/>
    <w:rsid w:val="0048665D"/>
    <w:rsid w:val="00487436"/>
    <w:rsid w:val="00492DA7"/>
    <w:rsid w:val="00493281"/>
    <w:rsid w:val="004939B2"/>
    <w:rsid w:val="00493F79"/>
    <w:rsid w:val="004947CD"/>
    <w:rsid w:val="004951EF"/>
    <w:rsid w:val="004952BF"/>
    <w:rsid w:val="00495EC1"/>
    <w:rsid w:val="00496966"/>
    <w:rsid w:val="00496BFB"/>
    <w:rsid w:val="00496DDE"/>
    <w:rsid w:val="00497451"/>
    <w:rsid w:val="00497B75"/>
    <w:rsid w:val="004A05B5"/>
    <w:rsid w:val="004A11CD"/>
    <w:rsid w:val="004A412C"/>
    <w:rsid w:val="004A4987"/>
    <w:rsid w:val="004B0EA2"/>
    <w:rsid w:val="004B1258"/>
    <w:rsid w:val="004B1BD8"/>
    <w:rsid w:val="004B1CD4"/>
    <w:rsid w:val="004B1E88"/>
    <w:rsid w:val="004B4F5B"/>
    <w:rsid w:val="004B5453"/>
    <w:rsid w:val="004B5482"/>
    <w:rsid w:val="004B5A6B"/>
    <w:rsid w:val="004C0674"/>
    <w:rsid w:val="004C1992"/>
    <w:rsid w:val="004C3383"/>
    <w:rsid w:val="004C3D45"/>
    <w:rsid w:val="004C58D7"/>
    <w:rsid w:val="004C6C15"/>
    <w:rsid w:val="004C75E2"/>
    <w:rsid w:val="004C7DF9"/>
    <w:rsid w:val="004D05CA"/>
    <w:rsid w:val="004D0D10"/>
    <w:rsid w:val="004D0FAD"/>
    <w:rsid w:val="004D1B87"/>
    <w:rsid w:val="004D1F88"/>
    <w:rsid w:val="004D4202"/>
    <w:rsid w:val="004D6D42"/>
    <w:rsid w:val="004D7707"/>
    <w:rsid w:val="004D7A19"/>
    <w:rsid w:val="004E025F"/>
    <w:rsid w:val="004E07B6"/>
    <w:rsid w:val="004E0F3A"/>
    <w:rsid w:val="004E2523"/>
    <w:rsid w:val="004E41B7"/>
    <w:rsid w:val="004E4FD4"/>
    <w:rsid w:val="004E511D"/>
    <w:rsid w:val="004E55A1"/>
    <w:rsid w:val="004E5737"/>
    <w:rsid w:val="004E6247"/>
    <w:rsid w:val="004E715D"/>
    <w:rsid w:val="004E761A"/>
    <w:rsid w:val="004F0A5E"/>
    <w:rsid w:val="004F1DD3"/>
    <w:rsid w:val="004F22B4"/>
    <w:rsid w:val="004F2CC3"/>
    <w:rsid w:val="004F3149"/>
    <w:rsid w:val="004F31B5"/>
    <w:rsid w:val="004F4742"/>
    <w:rsid w:val="004F551A"/>
    <w:rsid w:val="004F5CAC"/>
    <w:rsid w:val="004F5D7D"/>
    <w:rsid w:val="004F6583"/>
    <w:rsid w:val="005006C8"/>
    <w:rsid w:val="00500E4E"/>
    <w:rsid w:val="00502AA6"/>
    <w:rsid w:val="00504CB3"/>
    <w:rsid w:val="00504E47"/>
    <w:rsid w:val="00505257"/>
    <w:rsid w:val="005057F7"/>
    <w:rsid w:val="00511F46"/>
    <w:rsid w:val="005138C0"/>
    <w:rsid w:val="00513926"/>
    <w:rsid w:val="00514DA9"/>
    <w:rsid w:val="00516504"/>
    <w:rsid w:val="00516E54"/>
    <w:rsid w:val="0051760C"/>
    <w:rsid w:val="00517991"/>
    <w:rsid w:val="00517DAD"/>
    <w:rsid w:val="005205A8"/>
    <w:rsid w:val="00520744"/>
    <w:rsid w:val="005209C4"/>
    <w:rsid w:val="005211A7"/>
    <w:rsid w:val="0052296F"/>
    <w:rsid w:val="00523DCA"/>
    <w:rsid w:val="00524332"/>
    <w:rsid w:val="005245AB"/>
    <w:rsid w:val="005245B5"/>
    <w:rsid w:val="005314CF"/>
    <w:rsid w:val="005317D4"/>
    <w:rsid w:val="00532682"/>
    <w:rsid w:val="00533507"/>
    <w:rsid w:val="00534F10"/>
    <w:rsid w:val="00535269"/>
    <w:rsid w:val="00535270"/>
    <w:rsid w:val="00535E4B"/>
    <w:rsid w:val="00536771"/>
    <w:rsid w:val="00536D7E"/>
    <w:rsid w:val="005372BF"/>
    <w:rsid w:val="00537848"/>
    <w:rsid w:val="0054108C"/>
    <w:rsid w:val="00541E9E"/>
    <w:rsid w:val="0054211F"/>
    <w:rsid w:val="005429E8"/>
    <w:rsid w:val="0054402A"/>
    <w:rsid w:val="00545520"/>
    <w:rsid w:val="00545B23"/>
    <w:rsid w:val="00546478"/>
    <w:rsid w:val="00547922"/>
    <w:rsid w:val="00547973"/>
    <w:rsid w:val="00547B2C"/>
    <w:rsid w:val="00547C63"/>
    <w:rsid w:val="00551D64"/>
    <w:rsid w:val="00551E87"/>
    <w:rsid w:val="00552E8C"/>
    <w:rsid w:val="00552EA2"/>
    <w:rsid w:val="005531EB"/>
    <w:rsid w:val="00554B0B"/>
    <w:rsid w:val="00554EAC"/>
    <w:rsid w:val="005569B1"/>
    <w:rsid w:val="00556C34"/>
    <w:rsid w:val="00557665"/>
    <w:rsid w:val="005576FA"/>
    <w:rsid w:val="0055787A"/>
    <w:rsid w:val="00560BD4"/>
    <w:rsid w:val="00561EB0"/>
    <w:rsid w:val="00562266"/>
    <w:rsid w:val="005622C3"/>
    <w:rsid w:val="00563294"/>
    <w:rsid w:val="00563755"/>
    <w:rsid w:val="00563A63"/>
    <w:rsid w:val="00564330"/>
    <w:rsid w:val="00564B1B"/>
    <w:rsid w:val="00565D1D"/>
    <w:rsid w:val="00566C69"/>
    <w:rsid w:val="005709DE"/>
    <w:rsid w:val="005726B7"/>
    <w:rsid w:val="00572AAF"/>
    <w:rsid w:val="005744F3"/>
    <w:rsid w:val="00576443"/>
    <w:rsid w:val="005775E0"/>
    <w:rsid w:val="0058125F"/>
    <w:rsid w:val="0058243F"/>
    <w:rsid w:val="005825A8"/>
    <w:rsid w:val="00582D1C"/>
    <w:rsid w:val="0058339D"/>
    <w:rsid w:val="0058369D"/>
    <w:rsid w:val="0058398E"/>
    <w:rsid w:val="00584559"/>
    <w:rsid w:val="0058652A"/>
    <w:rsid w:val="005865AB"/>
    <w:rsid w:val="00586761"/>
    <w:rsid w:val="005867A4"/>
    <w:rsid w:val="00586B0D"/>
    <w:rsid w:val="00591510"/>
    <w:rsid w:val="0059170F"/>
    <w:rsid w:val="00591C26"/>
    <w:rsid w:val="00592970"/>
    <w:rsid w:val="00592A8A"/>
    <w:rsid w:val="00592B7A"/>
    <w:rsid w:val="00592C5E"/>
    <w:rsid w:val="00595372"/>
    <w:rsid w:val="00595899"/>
    <w:rsid w:val="00597434"/>
    <w:rsid w:val="00597B02"/>
    <w:rsid w:val="00597B6A"/>
    <w:rsid w:val="005A0A05"/>
    <w:rsid w:val="005A0CEB"/>
    <w:rsid w:val="005A13B4"/>
    <w:rsid w:val="005A152F"/>
    <w:rsid w:val="005A3958"/>
    <w:rsid w:val="005A45E0"/>
    <w:rsid w:val="005A5EAC"/>
    <w:rsid w:val="005A646D"/>
    <w:rsid w:val="005A64B1"/>
    <w:rsid w:val="005A73BE"/>
    <w:rsid w:val="005B01F1"/>
    <w:rsid w:val="005B1812"/>
    <w:rsid w:val="005B182C"/>
    <w:rsid w:val="005B1D1F"/>
    <w:rsid w:val="005B2868"/>
    <w:rsid w:val="005B2A34"/>
    <w:rsid w:val="005B3DD8"/>
    <w:rsid w:val="005B3EAB"/>
    <w:rsid w:val="005B3F3F"/>
    <w:rsid w:val="005B41A4"/>
    <w:rsid w:val="005B45C6"/>
    <w:rsid w:val="005B5681"/>
    <w:rsid w:val="005B6F7B"/>
    <w:rsid w:val="005B73D6"/>
    <w:rsid w:val="005C05E1"/>
    <w:rsid w:val="005C0700"/>
    <w:rsid w:val="005C1666"/>
    <w:rsid w:val="005C168D"/>
    <w:rsid w:val="005C1DBD"/>
    <w:rsid w:val="005C2E6D"/>
    <w:rsid w:val="005C36D9"/>
    <w:rsid w:val="005C67FA"/>
    <w:rsid w:val="005C7E26"/>
    <w:rsid w:val="005D0F1A"/>
    <w:rsid w:val="005D2289"/>
    <w:rsid w:val="005D3606"/>
    <w:rsid w:val="005D42F4"/>
    <w:rsid w:val="005D4914"/>
    <w:rsid w:val="005D4D22"/>
    <w:rsid w:val="005D63D3"/>
    <w:rsid w:val="005D71DC"/>
    <w:rsid w:val="005D7840"/>
    <w:rsid w:val="005E1406"/>
    <w:rsid w:val="005E1C14"/>
    <w:rsid w:val="005E3171"/>
    <w:rsid w:val="005E3503"/>
    <w:rsid w:val="005E4258"/>
    <w:rsid w:val="005E629B"/>
    <w:rsid w:val="005E6D0A"/>
    <w:rsid w:val="005E6D45"/>
    <w:rsid w:val="005E7ED4"/>
    <w:rsid w:val="005F05BC"/>
    <w:rsid w:val="005F13EF"/>
    <w:rsid w:val="005F174E"/>
    <w:rsid w:val="005F1C36"/>
    <w:rsid w:val="005F25F4"/>
    <w:rsid w:val="005F2EB8"/>
    <w:rsid w:val="005F30A9"/>
    <w:rsid w:val="005F3F8D"/>
    <w:rsid w:val="005F44EE"/>
    <w:rsid w:val="005F50D8"/>
    <w:rsid w:val="005F530C"/>
    <w:rsid w:val="005F62FF"/>
    <w:rsid w:val="005F6F03"/>
    <w:rsid w:val="005F7BFA"/>
    <w:rsid w:val="005F7C5D"/>
    <w:rsid w:val="00601C8E"/>
    <w:rsid w:val="00602041"/>
    <w:rsid w:val="0060276B"/>
    <w:rsid w:val="00603887"/>
    <w:rsid w:val="00604724"/>
    <w:rsid w:val="0060507D"/>
    <w:rsid w:val="006056DB"/>
    <w:rsid w:val="006058F4"/>
    <w:rsid w:val="00606561"/>
    <w:rsid w:val="00606677"/>
    <w:rsid w:val="006072B1"/>
    <w:rsid w:val="00607597"/>
    <w:rsid w:val="00607741"/>
    <w:rsid w:val="0061133C"/>
    <w:rsid w:val="00611D5E"/>
    <w:rsid w:val="00612035"/>
    <w:rsid w:val="006122A6"/>
    <w:rsid w:val="006124A6"/>
    <w:rsid w:val="00612ED6"/>
    <w:rsid w:val="00613DBC"/>
    <w:rsid w:val="006144D9"/>
    <w:rsid w:val="006146EA"/>
    <w:rsid w:val="00614712"/>
    <w:rsid w:val="00614FDC"/>
    <w:rsid w:val="00615601"/>
    <w:rsid w:val="00615617"/>
    <w:rsid w:val="00615FBC"/>
    <w:rsid w:val="00616D04"/>
    <w:rsid w:val="006202C7"/>
    <w:rsid w:val="00621AD0"/>
    <w:rsid w:val="006227CC"/>
    <w:rsid w:val="006228AE"/>
    <w:rsid w:val="006229F7"/>
    <w:rsid w:val="00623488"/>
    <w:rsid w:val="006236E0"/>
    <w:rsid w:val="00624A07"/>
    <w:rsid w:val="006260D4"/>
    <w:rsid w:val="006261B2"/>
    <w:rsid w:val="006268EF"/>
    <w:rsid w:val="00626CB4"/>
    <w:rsid w:val="006270A2"/>
    <w:rsid w:val="00627D91"/>
    <w:rsid w:val="0063163F"/>
    <w:rsid w:val="00631E68"/>
    <w:rsid w:val="00631EE5"/>
    <w:rsid w:val="00632450"/>
    <w:rsid w:val="00632BF9"/>
    <w:rsid w:val="00632C3F"/>
    <w:rsid w:val="00633AFD"/>
    <w:rsid w:val="00633FDF"/>
    <w:rsid w:val="00635D91"/>
    <w:rsid w:val="00637D0D"/>
    <w:rsid w:val="00640EC2"/>
    <w:rsid w:val="00640F94"/>
    <w:rsid w:val="00641175"/>
    <w:rsid w:val="0064149B"/>
    <w:rsid w:val="00642FB2"/>
    <w:rsid w:val="00645972"/>
    <w:rsid w:val="00645BA0"/>
    <w:rsid w:val="00646478"/>
    <w:rsid w:val="006509EF"/>
    <w:rsid w:val="0065175A"/>
    <w:rsid w:val="00653374"/>
    <w:rsid w:val="00655BBE"/>
    <w:rsid w:val="006561F0"/>
    <w:rsid w:val="00656568"/>
    <w:rsid w:val="00656D64"/>
    <w:rsid w:val="006571A8"/>
    <w:rsid w:val="006601E5"/>
    <w:rsid w:val="00660F1B"/>
    <w:rsid w:val="00661313"/>
    <w:rsid w:val="00662518"/>
    <w:rsid w:val="006634D1"/>
    <w:rsid w:val="00664139"/>
    <w:rsid w:val="0066416F"/>
    <w:rsid w:val="0066549B"/>
    <w:rsid w:val="00666186"/>
    <w:rsid w:val="00666F91"/>
    <w:rsid w:val="0066777E"/>
    <w:rsid w:val="0067071B"/>
    <w:rsid w:val="00670D47"/>
    <w:rsid w:val="00671503"/>
    <w:rsid w:val="00672132"/>
    <w:rsid w:val="00672AF5"/>
    <w:rsid w:val="00673842"/>
    <w:rsid w:val="00673CF3"/>
    <w:rsid w:val="006753B2"/>
    <w:rsid w:val="00675DE4"/>
    <w:rsid w:val="00675F92"/>
    <w:rsid w:val="00676817"/>
    <w:rsid w:val="006779DC"/>
    <w:rsid w:val="00677BE0"/>
    <w:rsid w:val="00680610"/>
    <w:rsid w:val="006822AD"/>
    <w:rsid w:val="00682510"/>
    <w:rsid w:val="006825FE"/>
    <w:rsid w:val="00682F61"/>
    <w:rsid w:val="00682FC6"/>
    <w:rsid w:val="00683B73"/>
    <w:rsid w:val="00684212"/>
    <w:rsid w:val="0068421F"/>
    <w:rsid w:val="00686E15"/>
    <w:rsid w:val="00687A8E"/>
    <w:rsid w:val="00687F56"/>
    <w:rsid w:val="00691F2A"/>
    <w:rsid w:val="0069287A"/>
    <w:rsid w:val="00693FAC"/>
    <w:rsid w:val="006941AD"/>
    <w:rsid w:val="006943BC"/>
    <w:rsid w:val="00694C2C"/>
    <w:rsid w:val="00695A7B"/>
    <w:rsid w:val="006A05B2"/>
    <w:rsid w:val="006A1D56"/>
    <w:rsid w:val="006A2027"/>
    <w:rsid w:val="006A23F5"/>
    <w:rsid w:val="006A3A46"/>
    <w:rsid w:val="006A6238"/>
    <w:rsid w:val="006A6D6A"/>
    <w:rsid w:val="006A7EBD"/>
    <w:rsid w:val="006B280C"/>
    <w:rsid w:val="006B4B1A"/>
    <w:rsid w:val="006B4D7D"/>
    <w:rsid w:val="006B67B7"/>
    <w:rsid w:val="006B7D31"/>
    <w:rsid w:val="006B7F7A"/>
    <w:rsid w:val="006C1001"/>
    <w:rsid w:val="006C1E97"/>
    <w:rsid w:val="006C27E6"/>
    <w:rsid w:val="006C2A87"/>
    <w:rsid w:val="006C3B4D"/>
    <w:rsid w:val="006C5D18"/>
    <w:rsid w:val="006C5DF2"/>
    <w:rsid w:val="006C721D"/>
    <w:rsid w:val="006C7722"/>
    <w:rsid w:val="006C7F76"/>
    <w:rsid w:val="006D0E40"/>
    <w:rsid w:val="006D1F2B"/>
    <w:rsid w:val="006D3208"/>
    <w:rsid w:val="006D403A"/>
    <w:rsid w:val="006D411C"/>
    <w:rsid w:val="006D50AD"/>
    <w:rsid w:val="006D7D53"/>
    <w:rsid w:val="006E0F29"/>
    <w:rsid w:val="006E12A0"/>
    <w:rsid w:val="006E1EEE"/>
    <w:rsid w:val="006E431C"/>
    <w:rsid w:val="006E4746"/>
    <w:rsid w:val="006E56C2"/>
    <w:rsid w:val="006E56E2"/>
    <w:rsid w:val="006E652B"/>
    <w:rsid w:val="006E6E32"/>
    <w:rsid w:val="006E7FF9"/>
    <w:rsid w:val="006F0DE5"/>
    <w:rsid w:val="006F10B7"/>
    <w:rsid w:val="006F1D4B"/>
    <w:rsid w:val="006F225A"/>
    <w:rsid w:val="006F2706"/>
    <w:rsid w:val="006F36A0"/>
    <w:rsid w:val="006F3B74"/>
    <w:rsid w:val="006F3C9D"/>
    <w:rsid w:val="006F3FB8"/>
    <w:rsid w:val="006F44DC"/>
    <w:rsid w:val="006F4C99"/>
    <w:rsid w:val="006F52AD"/>
    <w:rsid w:val="006F63DA"/>
    <w:rsid w:val="006F7223"/>
    <w:rsid w:val="006F792D"/>
    <w:rsid w:val="006F7949"/>
    <w:rsid w:val="00701643"/>
    <w:rsid w:val="0070263C"/>
    <w:rsid w:val="00704458"/>
    <w:rsid w:val="00704594"/>
    <w:rsid w:val="0070559A"/>
    <w:rsid w:val="0070593E"/>
    <w:rsid w:val="00705CB9"/>
    <w:rsid w:val="007068D1"/>
    <w:rsid w:val="007072B6"/>
    <w:rsid w:val="007079F9"/>
    <w:rsid w:val="007108E4"/>
    <w:rsid w:val="00711CA1"/>
    <w:rsid w:val="0071257D"/>
    <w:rsid w:val="00713666"/>
    <w:rsid w:val="00713AA8"/>
    <w:rsid w:val="00714DA7"/>
    <w:rsid w:val="00715E10"/>
    <w:rsid w:val="00716B73"/>
    <w:rsid w:val="00717599"/>
    <w:rsid w:val="00717925"/>
    <w:rsid w:val="00717B42"/>
    <w:rsid w:val="00717F79"/>
    <w:rsid w:val="00722C6E"/>
    <w:rsid w:val="007232F0"/>
    <w:rsid w:val="007262A8"/>
    <w:rsid w:val="007277D8"/>
    <w:rsid w:val="00727FDF"/>
    <w:rsid w:val="00730E37"/>
    <w:rsid w:val="00730EE5"/>
    <w:rsid w:val="00731E9D"/>
    <w:rsid w:val="0073236A"/>
    <w:rsid w:val="00735705"/>
    <w:rsid w:val="00735F9E"/>
    <w:rsid w:val="00736096"/>
    <w:rsid w:val="00736E67"/>
    <w:rsid w:val="00737227"/>
    <w:rsid w:val="00737366"/>
    <w:rsid w:val="00737DC6"/>
    <w:rsid w:val="0074150F"/>
    <w:rsid w:val="0074167B"/>
    <w:rsid w:val="00742ECA"/>
    <w:rsid w:val="007438F6"/>
    <w:rsid w:val="00744FD6"/>
    <w:rsid w:val="0074639E"/>
    <w:rsid w:val="00746A34"/>
    <w:rsid w:val="00746ACC"/>
    <w:rsid w:val="007502B6"/>
    <w:rsid w:val="007503F0"/>
    <w:rsid w:val="00750658"/>
    <w:rsid w:val="00750723"/>
    <w:rsid w:val="0075178D"/>
    <w:rsid w:val="00751C22"/>
    <w:rsid w:val="00752CEE"/>
    <w:rsid w:val="0075327A"/>
    <w:rsid w:val="00754CEC"/>
    <w:rsid w:val="00755FA7"/>
    <w:rsid w:val="00756082"/>
    <w:rsid w:val="007560EB"/>
    <w:rsid w:val="007604A5"/>
    <w:rsid w:val="007613DB"/>
    <w:rsid w:val="00761764"/>
    <w:rsid w:val="00762609"/>
    <w:rsid w:val="00762AB0"/>
    <w:rsid w:val="007635AF"/>
    <w:rsid w:val="007641CD"/>
    <w:rsid w:val="00764D94"/>
    <w:rsid w:val="00765E49"/>
    <w:rsid w:val="00766A27"/>
    <w:rsid w:val="00766A9C"/>
    <w:rsid w:val="00767D63"/>
    <w:rsid w:val="007700F0"/>
    <w:rsid w:val="00770D39"/>
    <w:rsid w:val="0077186C"/>
    <w:rsid w:val="00771950"/>
    <w:rsid w:val="00771C50"/>
    <w:rsid w:val="00772D17"/>
    <w:rsid w:val="00774A3D"/>
    <w:rsid w:val="00774F7E"/>
    <w:rsid w:val="0077580C"/>
    <w:rsid w:val="00775E14"/>
    <w:rsid w:val="0077726A"/>
    <w:rsid w:val="00780854"/>
    <w:rsid w:val="00780EFE"/>
    <w:rsid w:val="00781C35"/>
    <w:rsid w:val="0078247C"/>
    <w:rsid w:val="00782975"/>
    <w:rsid w:val="00782F3F"/>
    <w:rsid w:val="007853EC"/>
    <w:rsid w:val="00785A55"/>
    <w:rsid w:val="007860F0"/>
    <w:rsid w:val="00786304"/>
    <w:rsid w:val="007868FB"/>
    <w:rsid w:val="00786C01"/>
    <w:rsid w:val="007876E4"/>
    <w:rsid w:val="007910C1"/>
    <w:rsid w:val="00791770"/>
    <w:rsid w:val="00791A3B"/>
    <w:rsid w:val="00791DB8"/>
    <w:rsid w:val="00793D97"/>
    <w:rsid w:val="007945ED"/>
    <w:rsid w:val="007947E2"/>
    <w:rsid w:val="00794FEF"/>
    <w:rsid w:val="00796E00"/>
    <w:rsid w:val="007A06C0"/>
    <w:rsid w:val="007A161D"/>
    <w:rsid w:val="007A2463"/>
    <w:rsid w:val="007A295B"/>
    <w:rsid w:val="007A3D34"/>
    <w:rsid w:val="007A5898"/>
    <w:rsid w:val="007A5AD4"/>
    <w:rsid w:val="007A5BBC"/>
    <w:rsid w:val="007A5BC9"/>
    <w:rsid w:val="007A7412"/>
    <w:rsid w:val="007A7E2C"/>
    <w:rsid w:val="007B08D6"/>
    <w:rsid w:val="007B1284"/>
    <w:rsid w:val="007B228A"/>
    <w:rsid w:val="007B267B"/>
    <w:rsid w:val="007B5827"/>
    <w:rsid w:val="007B5B53"/>
    <w:rsid w:val="007B5EB8"/>
    <w:rsid w:val="007B643A"/>
    <w:rsid w:val="007B68EF"/>
    <w:rsid w:val="007B6DAA"/>
    <w:rsid w:val="007B714A"/>
    <w:rsid w:val="007B7B88"/>
    <w:rsid w:val="007C0BBD"/>
    <w:rsid w:val="007C0BCF"/>
    <w:rsid w:val="007C16FD"/>
    <w:rsid w:val="007C216B"/>
    <w:rsid w:val="007C2518"/>
    <w:rsid w:val="007C4787"/>
    <w:rsid w:val="007C5111"/>
    <w:rsid w:val="007C5BD3"/>
    <w:rsid w:val="007C65DB"/>
    <w:rsid w:val="007C7215"/>
    <w:rsid w:val="007D14DA"/>
    <w:rsid w:val="007D1510"/>
    <w:rsid w:val="007D18BD"/>
    <w:rsid w:val="007D1BFD"/>
    <w:rsid w:val="007D1EBB"/>
    <w:rsid w:val="007D2223"/>
    <w:rsid w:val="007D2D1E"/>
    <w:rsid w:val="007D3305"/>
    <w:rsid w:val="007D3502"/>
    <w:rsid w:val="007D3C72"/>
    <w:rsid w:val="007D3D3E"/>
    <w:rsid w:val="007D3D81"/>
    <w:rsid w:val="007D3FF6"/>
    <w:rsid w:val="007D481D"/>
    <w:rsid w:val="007D4F72"/>
    <w:rsid w:val="007D5193"/>
    <w:rsid w:val="007D52A9"/>
    <w:rsid w:val="007D691F"/>
    <w:rsid w:val="007D6E8A"/>
    <w:rsid w:val="007D79A2"/>
    <w:rsid w:val="007D7FC0"/>
    <w:rsid w:val="007E0130"/>
    <w:rsid w:val="007E1038"/>
    <w:rsid w:val="007E2743"/>
    <w:rsid w:val="007E3BEE"/>
    <w:rsid w:val="007E422F"/>
    <w:rsid w:val="007E551D"/>
    <w:rsid w:val="007E76F8"/>
    <w:rsid w:val="007F10E6"/>
    <w:rsid w:val="007F224A"/>
    <w:rsid w:val="007F2945"/>
    <w:rsid w:val="007F2AFD"/>
    <w:rsid w:val="007F2C68"/>
    <w:rsid w:val="007F4687"/>
    <w:rsid w:val="007F552F"/>
    <w:rsid w:val="007F57C9"/>
    <w:rsid w:val="007F58E7"/>
    <w:rsid w:val="007F678F"/>
    <w:rsid w:val="007F6820"/>
    <w:rsid w:val="007F6D5D"/>
    <w:rsid w:val="007F7457"/>
    <w:rsid w:val="007F75D5"/>
    <w:rsid w:val="00801A98"/>
    <w:rsid w:val="00803152"/>
    <w:rsid w:val="00804535"/>
    <w:rsid w:val="00804ABF"/>
    <w:rsid w:val="0080524E"/>
    <w:rsid w:val="00807ABB"/>
    <w:rsid w:val="0081006F"/>
    <w:rsid w:val="00810720"/>
    <w:rsid w:val="008112B2"/>
    <w:rsid w:val="00811F80"/>
    <w:rsid w:val="008143B4"/>
    <w:rsid w:val="00815308"/>
    <w:rsid w:val="00816C57"/>
    <w:rsid w:val="0081728E"/>
    <w:rsid w:val="00817BE1"/>
    <w:rsid w:val="00820F42"/>
    <w:rsid w:val="008215F2"/>
    <w:rsid w:val="00821B04"/>
    <w:rsid w:val="00822A1D"/>
    <w:rsid w:val="00823843"/>
    <w:rsid w:val="00823CE5"/>
    <w:rsid w:val="00824093"/>
    <w:rsid w:val="008246B7"/>
    <w:rsid w:val="00825048"/>
    <w:rsid w:val="0082558B"/>
    <w:rsid w:val="00826980"/>
    <w:rsid w:val="00827754"/>
    <w:rsid w:val="008278AB"/>
    <w:rsid w:val="00827992"/>
    <w:rsid w:val="00827E44"/>
    <w:rsid w:val="00827EE2"/>
    <w:rsid w:val="00832709"/>
    <w:rsid w:val="0083503E"/>
    <w:rsid w:val="008358B4"/>
    <w:rsid w:val="00835A79"/>
    <w:rsid w:val="00840506"/>
    <w:rsid w:val="0084145C"/>
    <w:rsid w:val="00841571"/>
    <w:rsid w:val="0084176A"/>
    <w:rsid w:val="00841E62"/>
    <w:rsid w:val="00843D41"/>
    <w:rsid w:val="00843EDC"/>
    <w:rsid w:val="00843FAB"/>
    <w:rsid w:val="00845EA1"/>
    <w:rsid w:val="00847A51"/>
    <w:rsid w:val="00847E0E"/>
    <w:rsid w:val="00852326"/>
    <w:rsid w:val="00853061"/>
    <w:rsid w:val="00853200"/>
    <w:rsid w:val="008547E1"/>
    <w:rsid w:val="0086027D"/>
    <w:rsid w:val="00861509"/>
    <w:rsid w:val="0086653A"/>
    <w:rsid w:val="008667DB"/>
    <w:rsid w:val="008712CB"/>
    <w:rsid w:val="008712F3"/>
    <w:rsid w:val="00872B0C"/>
    <w:rsid w:val="00872B88"/>
    <w:rsid w:val="00872EF0"/>
    <w:rsid w:val="00873701"/>
    <w:rsid w:val="00875EE5"/>
    <w:rsid w:val="00876513"/>
    <w:rsid w:val="00876D65"/>
    <w:rsid w:val="008772A4"/>
    <w:rsid w:val="008775FD"/>
    <w:rsid w:val="008801B5"/>
    <w:rsid w:val="00880A48"/>
    <w:rsid w:val="00883C1A"/>
    <w:rsid w:val="008847DD"/>
    <w:rsid w:val="00886BBD"/>
    <w:rsid w:val="00886BE2"/>
    <w:rsid w:val="008871D9"/>
    <w:rsid w:val="008879FB"/>
    <w:rsid w:val="00887D9F"/>
    <w:rsid w:val="008906A5"/>
    <w:rsid w:val="0089145E"/>
    <w:rsid w:val="008919D3"/>
    <w:rsid w:val="00891DA7"/>
    <w:rsid w:val="00892282"/>
    <w:rsid w:val="00892550"/>
    <w:rsid w:val="0089375E"/>
    <w:rsid w:val="00893C3F"/>
    <w:rsid w:val="00895AFF"/>
    <w:rsid w:val="00896D44"/>
    <w:rsid w:val="00896D69"/>
    <w:rsid w:val="008971A1"/>
    <w:rsid w:val="008A1FF7"/>
    <w:rsid w:val="008A2825"/>
    <w:rsid w:val="008A398F"/>
    <w:rsid w:val="008A576F"/>
    <w:rsid w:val="008A626A"/>
    <w:rsid w:val="008A69F5"/>
    <w:rsid w:val="008A6AC1"/>
    <w:rsid w:val="008A7467"/>
    <w:rsid w:val="008A7ABD"/>
    <w:rsid w:val="008A7BA5"/>
    <w:rsid w:val="008B0483"/>
    <w:rsid w:val="008B1E75"/>
    <w:rsid w:val="008B20C7"/>
    <w:rsid w:val="008B2154"/>
    <w:rsid w:val="008B4342"/>
    <w:rsid w:val="008B54D6"/>
    <w:rsid w:val="008B5C68"/>
    <w:rsid w:val="008B741A"/>
    <w:rsid w:val="008B7573"/>
    <w:rsid w:val="008B774C"/>
    <w:rsid w:val="008C1ED6"/>
    <w:rsid w:val="008C1ED9"/>
    <w:rsid w:val="008C2B2E"/>
    <w:rsid w:val="008C37CD"/>
    <w:rsid w:val="008C76B7"/>
    <w:rsid w:val="008D1487"/>
    <w:rsid w:val="008D148B"/>
    <w:rsid w:val="008D3363"/>
    <w:rsid w:val="008D4031"/>
    <w:rsid w:val="008D412C"/>
    <w:rsid w:val="008D51B1"/>
    <w:rsid w:val="008D620A"/>
    <w:rsid w:val="008D7C52"/>
    <w:rsid w:val="008E0C4C"/>
    <w:rsid w:val="008E1F98"/>
    <w:rsid w:val="008E207B"/>
    <w:rsid w:val="008E28D2"/>
    <w:rsid w:val="008E3E4F"/>
    <w:rsid w:val="008E445C"/>
    <w:rsid w:val="008E45A1"/>
    <w:rsid w:val="008E58F0"/>
    <w:rsid w:val="008E5A8C"/>
    <w:rsid w:val="008E629E"/>
    <w:rsid w:val="008F0232"/>
    <w:rsid w:val="008F047F"/>
    <w:rsid w:val="008F096E"/>
    <w:rsid w:val="008F11DF"/>
    <w:rsid w:val="008F15A4"/>
    <w:rsid w:val="008F1D4F"/>
    <w:rsid w:val="008F27B9"/>
    <w:rsid w:val="008F28C2"/>
    <w:rsid w:val="008F4A72"/>
    <w:rsid w:val="008F615E"/>
    <w:rsid w:val="008F67B8"/>
    <w:rsid w:val="008F774C"/>
    <w:rsid w:val="0090054E"/>
    <w:rsid w:val="009024D3"/>
    <w:rsid w:val="009029D0"/>
    <w:rsid w:val="00902E6D"/>
    <w:rsid w:val="0090306A"/>
    <w:rsid w:val="00903A33"/>
    <w:rsid w:val="00904591"/>
    <w:rsid w:val="00907858"/>
    <w:rsid w:val="00907A37"/>
    <w:rsid w:val="00907F33"/>
    <w:rsid w:val="00910BAB"/>
    <w:rsid w:val="009113BE"/>
    <w:rsid w:val="009118D4"/>
    <w:rsid w:val="009129C1"/>
    <w:rsid w:val="00912C74"/>
    <w:rsid w:val="00912D77"/>
    <w:rsid w:val="0091346E"/>
    <w:rsid w:val="00914152"/>
    <w:rsid w:val="0091469A"/>
    <w:rsid w:val="00915AD9"/>
    <w:rsid w:val="0091666F"/>
    <w:rsid w:val="0091685C"/>
    <w:rsid w:val="00916FCC"/>
    <w:rsid w:val="00920A98"/>
    <w:rsid w:val="009216D0"/>
    <w:rsid w:val="009243D5"/>
    <w:rsid w:val="009247E5"/>
    <w:rsid w:val="0092571E"/>
    <w:rsid w:val="00926019"/>
    <w:rsid w:val="009262D8"/>
    <w:rsid w:val="009266CB"/>
    <w:rsid w:val="00926CC1"/>
    <w:rsid w:val="00927269"/>
    <w:rsid w:val="0092786B"/>
    <w:rsid w:val="00927ACF"/>
    <w:rsid w:val="00931405"/>
    <w:rsid w:val="009335C2"/>
    <w:rsid w:val="00933E4A"/>
    <w:rsid w:val="00933EF5"/>
    <w:rsid w:val="0093412C"/>
    <w:rsid w:val="00934D31"/>
    <w:rsid w:val="009359AB"/>
    <w:rsid w:val="00936505"/>
    <w:rsid w:val="00937CCB"/>
    <w:rsid w:val="00942DF3"/>
    <w:rsid w:val="009434BA"/>
    <w:rsid w:val="00945595"/>
    <w:rsid w:val="0094616F"/>
    <w:rsid w:val="00947182"/>
    <w:rsid w:val="0095055A"/>
    <w:rsid w:val="0095147C"/>
    <w:rsid w:val="009518AE"/>
    <w:rsid w:val="00954FB4"/>
    <w:rsid w:val="00955EA6"/>
    <w:rsid w:val="009560F5"/>
    <w:rsid w:val="009565D0"/>
    <w:rsid w:val="00956F76"/>
    <w:rsid w:val="009575C7"/>
    <w:rsid w:val="0096038A"/>
    <w:rsid w:val="00960ADF"/>
    <w:rsid w:val="00960C24"/>
    <w:rsid w:val="00960C57"/>
    <w:rsid w:val="0096189D"/>
    <w:rsid w:val="00962576"/>
    <w:rsid w:val="00962E6C"/>
    <w:rsid w:val="00964A54"/>
    <w:rsid w:val="00965B70"/>
    <w:rsid w:val="00967299"/>
    <w:rsid w:val="00967664"/>
    <w:rsid w:val="00971A0A"/>
    <w:rsid w:val="00972717"/>
    <w:rsid w:val="00973A9E"/>
    <w:rsid w:val="00975FFD"/>
    <w:rsid w:val="009765DE"/>
    <w:rsid w:val="00980731"/>
    <w:rsid w:val="00980A64"/>
    <w:rsid w:val="0098105C"/>
    <w:rsid w:val="00981268"/>
    <w:rsid w:val="00982B42"/>
    <w:rsid w:val="009831EC"/>
    <w:rsid w:val="009835B0"/>
    <w:rsid w:val="009836CC"/>
    <w:rsid w:val="009837A5"/>
    <w:rsid w:val="00983F18"/>
    <w:rsid w:val="009853E8"/>
    <w:rsid w:val="0098597F"/>
    <w:rsid w:val="00985B10"/>
    <w:rsid w:val="0098703B"/>
    <w:rsid w:val="00987A32"/>
    <w:rsid w:val="00990A72"/>
    <w:rsid w:val="00991436"/>
    <w:rsid w:val="0099288F"/>
    <w:rsid w:val="00992F14"/>
    <w:rsid w:val="00992FD9"/>
    <w:rsid w:val="00993730"/>
    <w:rsid w:val="0099445A"/>
    <w:rsid w:val="00995248"/>
    <w:rsid w:val="009A2A63"/>
    <w:rsid w:val="009A68C5"/>
    <w:rsid w:val="009A70CC"/>
    <w:rsid w:val="009A71BD"/>
    <w:rsid w:val="009A74F1"/>
    <w:rsid w:val="009B0066"/>
    <w:rsid w:val="009B1053"/>
    <w:rsid w:val="009B141E"/>
    <w:rsid w:val="009B152A"/>
    <w:rsid w:val="009B15E7"/>
    <w:rsid w:val="009B1A00"/>
    <w:rsid w:val="009B1A8A"/>
    <w:rsid w:val="009B1BF0"/>
    <w:rsid w:val="009B3910"/>
    <w:rsid w:val="009B4686"/>
    <w:rsid w:val="009B46F9"/>
    <w:rsid w:val="009B4A77"/>
    <w:rsid w:val="009B56EB"/>
    <w:rsid w:val="009B5FFC"/>
    <w:rsid w:val="009B696B"/>
    <w:rsid w:val="009B6A72"/>
    <w:rsid w:val="009B74D3"/>
    <w:rsid w:val="009B7734"/>
    <w:rsid w:val="009B7C08"/>
    <w:rsid w:val="009B7F56"/>
    <w:rsid w:val="009C06CB"/>
    <w:rsid w:val="009C08E0"/>
    <w:rsid w:val="009C2620"/>
    <w:rsid w:val="009C26BA"/>
    <w:rsid w:val="009C3D6D"/>
    <w:rsid w:val="009C3F5B"/>
    <w:rsid w:val="009C4224"/>
    <w:rsid w:val="009C4383"/>
    <w:rsid w:val="009C47B2"/>
    <w:rsid w:val="009C4C63"/>
    <w:rsid w:val="009C60E7"/>
    <w:rsid w:val="009C72CE"/>
    <w:rsid w:val="009C7F51"/>
    <w:rsid w:val="009D132B"/>
    <w:rsid w:val="009D1A0A"/>
    <w:rsid w:val="009D2215"/>
    <w:rsid w:val="009D2CBF"/>
    <w:rsid w:val="009D5862"/>
    <w:rsid w:val="009D5B10"/>
    <w:rsid w:val="009D5D68"/>
    <w:rsid w:val="009D5D95"/>
    <w:rsid w:val="009D6661"/>
    <w:rsid w:val="009D6D33"/>
    <w:rsid w:val="009D76D9"/>
    <w:rsid w:val="009D7C18"/>
    <w:rsid w:val="009E2364"/>
    <w:rsid w:val="009E30A6"/>
    <w:rsid w:val="009E33B6"/>
    <w:rsid w:val="009E3CA2"/>
    <w:rsid w:val="009E4359"/>
    <w:rsid w:val="009E678D"/>
    <w:rsid w:val="009E6EF0"/>
    <w:rsid w:val="009F0260"/>
    <w:rsid w:val="009F1121"/>
    <w:rsid w:val="009F2497"/>
    <w:rsid w:val="009F2D99"/>
    <w:rsid w:val="009F4733"/>
    <w:rsid w:val="009F4F68"/>
    <w:rsid w:val="009F538B"/>
    <w:rsid w:val="009F650B"/>
    <w:rsid w:val="009F7460"/>
    <w:rsid w:val="00A00E4C"/>
    <w:rsid w:val="00A0174D"/>
    <w:rsid w:val="00A019AF"/>
    <w:rsid w:val="00A03200"/>
    <w:rsid w:val="00A04088"/>
    <w:rsid w:val="00A04573"/>
    <w:rsid w:val="00A0546E"/>
    <w:rsid w:val="00A057AC"/>
    <w:rsid w:val="00A067F6"/>
    <w:rsid w:val="00A06E47"/>
    <w:rsid w:val="00A07607"/>
    <w:rsid w:val="00A1025B"/>
    <w:rsid w:val="00A10EB3"/>
    <w:rsid w:val="00A11140"/>
    <w:rsid w:val="00A11AF9"/>
    <w:rsid w:val="00A11C7C"/>
    <w:rsid w:val="00A1470E"/>
    <w:rsid w:val="00A1508C"/>
    <w:rsid w:val="00A15AD1"/>
    <w:rsid w:val="00A15FE2"/>
    <w:rsid w:val="00A1647F"/>
    <w:rsid w:val="00A1679A"/>
    <w:rsid w:val="00A16B4B"/>
    <w:rsid w:val="00A171B6"/>
    <w:rsid w:val="00A1775C"/>
    <w:rsid w:val="00A20DBD"/>
    <w:rsid w:val="00A21CBF"/>
    <w:rsid w:val="00A22262"/>
    <w:rsid w:val="00A22923"/>
    <w:rsid w:val="00A22EC7"/>
    <w:rsid w:val="00A238B2"/>
    <w:rsid w:val="00A25394"/>
    <w:rsid w:val="00A25A9F"/>
    <w:rsid w:val="00A25F28"/>
    <w:rsid w:val="00A300F5"/>
    <w:rsid w:val="00A3231D"/>
    <w:rsid w:val="00A34032"/>
    <w:rsid w:val="00A34338"/>
    <w:rsid w:val="00A35DB7"/>
    <w:rsid w:val="00A36F97"/>
    <w:rsid w:val="00A4023D"/>
    <w:rsid w:val="00A40812"/>
    <w:rsid w:val="00A40B7A"/>
    <w:rsid w:val="00A414E5"/>
    <w:rsid w:val="00A41C9C"/>
    <w:rsid w:val="00A42668"/>
    <w:rsid w:val="00A43219"/>
    <w:rsid w:val="00A43430"/>
    <w:rsid w:val="00A4417A"/>
    <w:rsid w:val="00A443FC"/>
    <w:rsid w:val="00A44FA4"/>
    <w:rsid w:val="00A4533D"/>
    <w:rsid w:val="00A46471"/>
    <w:rsid w:val="00A4684F"/>
    <w:rsid w:val="00A47155"/>
    <w:rsid w:val="00A4761F"/>
    <w:rsid w:val="00A50052"/>
    <w:rsid w:val="00A51337"/>
    <w:rsid w:val="00A51372"/>
    <w:rsid w:val="00A516D4"/>
    <w:rsid w:val="00A51A9A"/>
    <w:rsid w:val="00A5217F"/>
    <w:rsid w:val="00A524E4"/>
    <w:rsid w:val="00A5448B"/>
    <w:rsid w:val="00A55689"/>
    <w:rsid w:val="00A5580A"/>
    <w:rsid w:val="00A55AFE"/>
    <w:rsid w:val="00A56B24"/>
    <w:rsid w:val="00A572EA"/>
    <w:rsid w:val="00A627ED"/>
    <w:rsid w:val="00A62F8C"/>
    <w:rsid w:val="00A63C79"/>
    <w:rsid w:val="00A641B0"/>
    <w:rsid w:val="00A64503"/>
    <w:rsid w:val="00A65220"/>
    <w:rsid w:val="00A65634"/>
    <w:rsid w:val="00A65739"/>
    <w:rsid w:val="00A65867"/>
    <w:rsid w:val="00A65C46"/>
    <w:rsid w:val="00A66519"/>
    <w:rsid w:val="00A66521"/>
    <w:rsid w:val="00A6698C"/>
    <w:rsid w:val="00A67394"/>
    <w:rsid w:val="00A67F7E"/>
    <w:rsid w:val="00A704A2"/>
    <w:rsid w:val="00A71890"/>
    <w:rsid w:val="00A71900"/>
    <w:rsid w:val="00A71F4D"/>
    <w:rsid w:val="00A73066"/>
    <w:rsid w:val="00A74744"/>
    <w:rsid w:val="00A7560C"/>
    <w:rsid w:val="00A761BA"/>
    <w:rsid w:val="00A7637D"/>
    <w:rsid w:val="00A8047C"/>
    <w:rsid w:val="00A80776"/>
    <w:rsid w:val="00A812C3"/>
    <w:rsid w:val="00A81685"/>
    <w:rsid w:val="00A836C3"/>
    <w:rsid w:val="00A83A6A"/>
    <w:rsid w:val="00A83CC3"/>
    <w:rsid w:val="00A84099"/>
    <w:rsid w:val="00A84D3A"/>
    <w:rsid w:val="00A85981"/>
    <w:rsid w:val="00A85FBC"/>
    <w:rsid w:val="00A863CC"/>
    <w:rsid w:val="00A914EE"/>
    <w:rsid w:val="00A92244"/>
    <w:rsid w:val="00A92717"/>
    <w:rsid w:val="00A92BF8"/>
    <w:rsid w:val="00A92F9A"/>
    <w:rsid w:val="00A9489B"/>
    <w:rsid w:val="00A94B74"/>
    <w:rsid w:val="00A94DD3"/>
    <w:rsid w:val="00A9637E"/>
    <w:rsid w:val="00A970BB"/>
    <w:rsid w:val="00A97781"/>
    <w:rsid w:val="00A97D83"/>
    <w:rsid w:val="00AA00C7"/>
    <w:rsid w:val="00AA097D"/>
    <w:rsid w:val="00AA142C"/>
    <w:rsid w:val="00AA15F9"/>
    <w:rsid w:val="00AA16C1"/>
    <w:rsid w:val="00AA19AA"/>
    <w:rsid w:val="00AA1B69"/>
    <w:rsid w:val="00AA24C1"/>
    <w:rsid w:val="00AA2F11"/>
    <w:rsid w:val="00AA2F85"/>
    <w:rsid w:val="00AA3A45"/>
    <w:rsid w:val="00AA5390"/>
    <w:rsid w:val="00AA6E98"/>
    <w:rsid w:val="00AA7206"/>
    <w:rsid w:val="00AA74D5"/>
    <w:rsid w:val="00AA7988"/>
    <w:rsid w:val="00AA7D9E"/>
    <w:rsid w:val="00AB067D"/>
    <w:rsid w:val="00AB0911"/>
    <w:rsid w:val="00AB0A5A"/>
    <w:rsid w:val="00AB134B"/>
    <w:rsid w:val="00AB20E8"/>
    <w:rsid w:val="00AB3637"/>
    <w:rsid w:val="00AB3F1F"/>
    <w:rsid w:val="00AB46CE"/>
    <w:rsid w:val="00AB620B"/>
    <w:rsid w:val="00AB7C6A"/>
    <w:rsid w:val="00AB7C6D"/>
    <w:rsid w:val="00AB7CBC"/>
    <w:rsid w:val="00AB7DAD"/>
    <w:rsid w:val="00AC0554"/>
    <w:rsid w:val="00AC078D"/>
    <w:rsid w:val="00AC1054"/>
    <w:rsid w:val="00AC1473"/>
    <w:rsid w:val="00AC332B"/>
    <w:rsid w:val="00AC33B6"/>
    <w:rsid w:val="00AC6FC0"/>
    <w:rsid w:val="00AD005D"/>
    <w:rsid w:val="00AD0FF4"/>
    <w:rsid w:val="00AD127C"/>
    <w:rsid w:val="00AD1920"/>
    <w:rsid w:val="00AD2CF0"/>
    <w:rsid w:val="00AD317B"/>
    <w:rsid w:val="00AD4549"/>
    <w:rsid w:val="00AD4B3A"/>
    <w:rsid w:val="00AD5B50"/>
    <w:rsid w:val="00AD611F"/>
    <w:rsid w:val="00AE0332"/>
    <w:rsid w:val="00AE0E35"/>
    <w:rsid w:val="00AE3114"/>
    <w:rsid w:val="00AE3431"/>
    <w:rsid w:val="00AE3EAA"/>
    <w:rsid w:val="00AE417E"/>
    <w:rsid w:val="00AE42C1"/>
    <w:rsid w:val="00AE46BC"/>
    <w:rsid w:val="00AE4E82"/>
    <w:rsid w:val="00AE6672"/>
    <w:rsid w:val="00AF0EE7"/>
    <w:rsid w:val="00AF13B8"/>
    <w:rsid w:val="00AF166C"/>
    <w:rsid w:val="00AF19D2"/>
    <w:rsid w:val="00AF1F4D"/>
    <w:rsid w:val="00AF4EFC"/>
    <w:rsid w:val="00AF5903"/>
    <w:rsid w:val="00AF5C4D"/>
    <w:rsid w:val="00AF617B"/>
    <w:rsid w:val="00AF6DDB"/>
    <w:rsid w:val="00AF6F9D"/>
    <w:rsid w:val="00B027AD"/>
    <w:rsid w:val="00B051DD"/>
    <w:rsid w:val="00B067C5"/>
    <w:rsid w:val="00B0684C"/>
    <w:rsid w:val="00B075E1"/>
    <w:rsid w:val="00B10282"/>
    <w:rsid w:val="00B112D7"/>
    <w:rsid w:val="00B12247"/>
    <w:rsid w:val="00B125A0"/>
    <w:rsid w:val="00B125C0"/>
    <w:rsid w:val="00B12BE0"/>
    <w:rsid w:val="00B1370A"/>
    <w:rsid w:val="00B137F2"/>
    <w:rsid w:val="00B13D28"/>
    <w:rsid w:val="00B14056"/>
    <w:rsid w:val="00B142F5"/>
    <w:rsid w:val="00B152E2"/>
    <w:rsid w:val="00B16A74"/>
    <w:rsid w:val="00B16A83"/>
    <w:rsid w:val="00B16F21"/>
    <w:rsid w:val="00B17914"/>
    <w:rsid w:val="00B17DDE"/>
    <w:rsid w:val="00B200A5"/>
    <w:rsid w:val="00B20487"/>
    <w:rsid w:val="00B20B1C"/>
    <w:rsid w:val="00B20FEF"/>
    <w:rsid w:val="00B21BC1"/>
    <w:rsid w:val="00B21E18"/>
    <w:rsid w:val="00B225CB"/>
    <w:rsid w:val="00B2311F"/>
    <w:rsid w:val="00B238CA"/>
    <w:rsid w:val="00B23904"/>
    <w:rsid w:val="00B23B30"/>
    <w:rsid w:val="00B23CC1"/>
    <w:rsid w:val="00B24004"/>
    <w:rsid w:val="00B24FA3"/>
    <w:rsid w:val="00B2582D"/>
    <w:rsid w:val="00B26ADC"/>
    <w:rsid w:val="00B26E4D"/>
    <w:rsid w:val="00B272BE"/>
    <w:rsid w:val="00B30E96"/>
    <w:rsid w:val="00B30FEA"/>
    <w:rsid w:val="00B3220D"/>
    <w:rsid w:val="00B3227D"/>
    <w:rsid w:val="00B326A2"/>
    <w:rsid w:val="00B32C11"/>
    <w:rsid w:val="00B32D23"/>
    <w:rsid w:val="00B35CD6"/>
    <w:rsid w:val="00B3719A"/>
    <w:rsid w:val="00B40224"/>
    <w:rsid w:val="00B40842"/>
    <w:rsid w:val="00B41474"/>
    <w:rsid w:val="00B44909"/>
    <w:rsid w:val="00B4575F"/>
    <w:rsid w:val="00B47D6F"/>
    <w:rsid w:val="00B50176"/>
    <w:rsid w:val="00B50CE7"/>
    <w:rsid w:val="00B51030"/>
    <w:rsid w:val="00B52797"/>
    <w:rsid w:val="00B528AF"/>
    <w:rsid w:val="00B5315A"/>
    <w:rsid w:val="00B5422A"/>
    <w:rsid w:val="00B55CE8"/>
    <w:rsid w:val="00B5630D"/>
    <w:rsid w:val="00B56827"/>
    <w:rsid w:val="00B572BF"/>
    <w:rsid w:val="00B57438"/>
    <w:rsid w:val="00B57785"/>
    <w:rsid w:val="00B6028C"/>
    <w:rsid w:val="00B608FE"/>
    <w:rsid w:val="00B6163D"/>
    <w:rsid w:val="00B61B57"/>
    <w:rsid w:val="00B6258E"/>
    <w:rsid w:val="00B64E24"/>
    <w:rsid w:val="00B653C2"/>
    <w:rsid w:val="00B65417"/>
    <w:rsid w:val="00B65626"/>
    <w:rsid w:val="00B65DE0"/>
    <w:rsid w:val="00B67ABA"/>
    <w:rsid w:val="00B67B9B"/>
    <w:rsid w:val="00B71811"/>
    <w:rsid w:val="00B7235F"/>
    <w:rsid w:val="00B72C5D"/>
    <w:rsid w:val="00B7397C"/>
    <w:rsid w:val="00B73BCB"/>
    <w:rsid w:val="00B73CC7"/>
    <w:rsid w:val="00B743C0"/>
    <w:rsid w:val="00B745A6"/>
    <w:rsid w:val="00B75868"/>
    <w:rsid w:val="00B759A2"/>
    <w:rsid w:val="00B80321"/>
    <w:rsid w:val="00B80808"/>
    <w:rsid w:val="00B80B02"/>
    <w:rsid w:val="00B80FFC"/>
    <w:rsid w:val="00B81726"/>
    <w:rsid w:val="00B82229"/>
    <w:rsid w:val="00B829EB"/>
    <w:rsid w:val="00B832A6"/>
    <w:rsid w:val="00B83ED7"/>
    <w:rsid w:val="00B8617A"/>
    <w:rsid w:val="00B86420"/>
    <w:rsid w:val="00B86535"/>
    <w:rsid w:val="00B86F02"/>
    <w:rsid w:val="00B90265"/>
    <w:rsid w:val="00B903C8"/>
    <w:rsid w:val="00B905EE"/>
    <w:rsid w:val="00B92DA1"/>
    <w:rsid w:val="00B94ABA"/>
    <w:rsid w:val="00B95114"/>
    <w:rsid w:val="00B95C51"/>
    <w:rsid w:val="00B95F38"/>
    <w:rsid w:val="00BA0F76"/>
    <w:rsid w:val="00BA207B"/>
    <w:rsid w:val="00BA2269"/>
    <w:rsid w:val="00BA22E1"/>
    <w:rsid w:val="00BA28BB"/>
    <w:rsid w:val="00BA3B32"/>
    <w:rsid w:val="00BA3B7F"/>
    <w:rsid w:val="00BA423A"/>
    <w:rsid w:val="00BA6D7B"/>
    <w:rsid w:val="00BA70AB"/>
    <w:rsid w:val="00BA77BB"/>
    <w:rsid w:val="00BA7988"/>
    <w:rsid w:val="00BB0030"/>
    <w:rsid w:val="00BB151C"/>
    <w:rsid w:val="00BB2167"/>
    <w:rsid w:val="00BB21C0"/>
    <w:rsid w:val="00BB3381"/>
    <w:rsid w:val="00BB395E"/>
    <w:rsid w:val="00BB3A77"/>
    <w:rsid w:val="00BB43F1"/>
    <w:rsid w:val="00BB4ABC"/>
    <w:rsid w:val="00BB5049"/>
    <w:rsid w:val="00BB7C99"/>
    <w:rsid w:val="00BC0673"/>
    <w:rsid w:val="00BC2519"/>
    <w:rsid w:val="00BC6EB6"/>
    <w:rsid w:val="00BC7372"/>
    <w:rsid w:val="00BD06D9"/>
    <w:rsid w:val="00BD1C6F"/>
    <w:rsid w:val="00BD23FD"/>
    <w:rsid w:val="00BD25FC"/>
    <w:rsid w:val="00BD2963"/>
    <w:rsid w:val="00BD2EEF"/>
    <w:rsid w:val="00BD4897"/>
    <w:rsid w:val="00BD4A5D"/>
    <w:rsid w:val="00BD7884"/>
    <w:rsid w:val="00BD7941"/>
    <w:rsid w:val="00BE1DC1"/>
    <w:rsid w:val="00BE22F1"/>
    <w:rsid w:val="00BE2B2D"/>
    <w:rsid w:val="00BE3435"/>
    <w:rsid w:val="00BE36CE"/>
    <w:rsid w:val="00BE39A7"/>
    <w:rsid w:val="00BE3EBE"/>
    <w:rsid w:val="00BE4E14"/>
    <w:rsid w:val="00BE5B2D"/>
    <w:rsid w:val="00BE6419"/>
    <w:rsid w:val="00BE6592"/>
    <w:rsid w:val="00BE76F6"/>
    <w:rsid w:val="00BF11E6"/>
    <w:rsid w:val="00BF33D6"/>
    <w:rsid w:val="00BF4CF1"/>
    <w:rsid w:val="00BF4E75"/>
    <w:rsid w:val="00BF6BC0"/>
    <w:rsid w:val="00C0125E"/>
    <w:rsid w:val="00C025C4"/>
    <w:rsid w:val="00C02E94"/>
    <w:rsid w:val="00C03394"/>
    <w:rsid w:val="00C04EFB"/>
    <w:rsid w:val="00C11F92"/>
    <w:rsid w:val="00C14267"/>
    <w:rsid w:val="00C14515"/>
    <w:rsid w:val="00C1541D"/>
    <w:rsid w:val="00C1570D"/>
    <w:rsid w:val="00C16108"/>
    <w:rsid w:val="00C1612D"/>
    <w:rsid w:val="00C165EB"/>
    <w:rsid w:val="00C16D36"/>
    <w:rsid w:val="00C204B2"/>
    <w:rsid w:val="00C22C3B"/>
    <w:rsid w:val="00C23268"/>
    <w:rsid w:val="00C24AE9"/>
    <w:rsid w:val="00C26A4D"/>
    <w:rsid w:val="00C278BD"/>
    <w:rsid w:val="00C27CB3"/>
    <w:rsid w:val="00C305EB"/>
    <w:rsid w:val="00C31F17"/>
    <w:rsid w:val="00C325A9"/>
    <w:rsid w:val="00C32D1F"/>
    <w:rsid w:val="00C33CFD"/>
    <w:rsid w:val="00C33D86"/>
    <w:rsid w:val="00C33F43"/>
    <w:rsid w:val="00C3536E"/>
    <w:rsid w:val="00C361AB"/>
    <w:rsid w:val="00C36798"/>
    <w:rsid w:val="00C36DEA"/>
    <w:rsid w:val="00C37528"/>
    <w:rsid w:val="00C40B61"/>
    <w:rsid w:val="00C41BD1"/>
    <w:rsid w:val="00C41C30"/>
    <w:rsid w:val="00C42257"/>
    <w:rsid w:val="00C43526"/>
    <w:rsid w:val="00C43531"/>
    <w:rsid w:val="00C4373A"/>
    <w:rsid w:val="00C4444F"/>
    <w:rsid w:val="00C45A65"/>
    <w:rsid w:val="00C46A58"/>
    <w:rsid w:val="00C46C72"/>
    <w:rsid w:val="00C5002E"/>
    <w:rsid w:val="00C503CA"/>
    <w:rsid w:val="00C52729"/>
    <w:rsid w:val="00C533CA"/>
    <w:rsid w:val="00C5549B"/>
    <w:rsid w:val="00C55998"/>
    <w:rsid w:val="00C55BA3"/>
    <w:rsid w:val="00C56065"/>
    <w:rsid w:val="00C5636B"/>
    <w:rsid w:val="00C56564"/>
    <w:rsid w:val="00C56866"/>
    <w:rsid w:val="00C57018"/>
    <w:rsid w:val="00C57936"/>
    <w:rsid w:val="00C601B8"/>
    <w:rsid w:val="00C64559"/>
    <w:rsid w:val="00C661EE"/>
    <w:rsid w:val="00C66B8E"/>
    <w:rsid w:val="00C674C0"/>
    <w:rsid w:val="00C67DE7"/>
    <w:rsid w:val="00C70D36"/>
    <w:rsid w:val="00C714A0"/>
    <w:rsid w:val="00C71566"/>
    <w:rsid w:val="00C72265"/>
    <w:rsid w:val="00C72556"/>
    <w:rsid w:val="00C7269E"/>
    <w:rsid w:val="00C73D34"/>
    <w:rsid w:val="00C7450F"/>
    <w:rsid w:val="00C748F1"/>
    <w:rsid w:val="00C764F1"/>
    <w:rsid w:val="00C76D5E"/>
    <w:rsid w:val="00C779E6"/>
    <w:rsid w:val="00C803E9"/>
    <w:rsid w:val="00C80754"/>
    <w:rsid w:val="00C80AEC"/>
    <w:rsid w:val="00C80B84"/>
    <w:rsid w:val="00C8195F"/>
    <w:rsid w:val="00C8310E"/>
    <w:rsid w:val="00C83A8E"/>
    <w:rsid w:val="00C83D32"/>
    <w:rsid w:val="00C847A1"/>
    <w:rsid w:val="00C849F4"/>
    <w:rsid w:val="00C85884"/>
    <w:rsid w:val="00C858BE"/>
    <w:rsid w:val="00C85DD5"/>
    <w:rsid w:val="00C86781"/>
    <w:rsid w:val="00C87135"/>
    <w:rsid w:val="00C876B9"/>
    <w:rsid w:val="00C87C21"/>
    <w:rsid w:val="00C87D42"/>
    <w:rsid w:val="00C925BB"/>
    <w:rsid w:val="00C925CA"/>
    <w:rsid w:val="00C928FF"/>
    <w:rsid w:val="00C92E39"/>
    <w:rsid w:val="00C938EC"/>
    <w:rsid w:val="00C93C4F"/>
    <w:rsid w:val="00C93D84"/>
    <w:rsid w:val="00C94867"/>
    <w:rsid w:val="00C951A8"/>
    <w:rsid w:val="00CA0247"/>
    <w:rsid w:val="00CA06BF"/>
    <w:rsid w:val="00CA1C8A"/>
    <w:rsid w:val="00CA1E2C"/>
    <w:rsid w:val="00CA299E"/>
    <w:rsid w:val="00CA2FD9"/>
    <w:rsid w:val="00CA351E"/>
    <w:rsid w:val="00CA3FA9"/>
    <w:rsid w:val="00CA4346"/>
    <w:rsid w:val="00CA530C"/>
    <w:rsid w:val="00CA5F98"/>
    <w:rsid w:val="00CA6B33"/>
    <w:rsid w:val="00CA7917"/>
    <w:rsid w:val="00CB079E"/>
    <w:rsid w:val="00CB11B1"/>
    <w:rsid w:val="00CB1338"/>
    <w:rsid w:val="00CB14D3"/>
    <w:rsid w:val="00CB18BB"/>
    <w:rsid w:val="00CB1A9E"/>
    <w:rsid w:val="00CB27EA"/>
    <w:rsid w:val="00CB298C"/>
    <w:rsid w:val="00CB4E27"/>
    <w:rsid w:val="00CB5F54"/>
    <w:rsid w:val="00CB72B2"/>
    <w:rsid w:val="00CC01C2"/>
    <w:rsid w:val="00CC033F"/>
    <w:rsid w:val="00CC1422"/>
    <w:rsid w:val="00CC359C"/>
    <w:rsid w:val="00CC3A16"/>
    <w:rsid w:val="00CC4CB5"/>
    <w:rsid w:val="00CC5170"/>
    <w:rsid w:val="00CC592C"/>
    <w:rsid w:val="00CC6B71"/>
    <w:rsid w:val="00CC78BA"/>
    <w:rsid w:val="00CD2620"/>
    <w:rsid w:val="00CD36F2"/>
    <w:rsid w:val="00CD5021"/>
    <w:rsid w:val="00CD760E"/>
    <w:rsid w:val="00CD7B22"/>
    <w:rsid w:val="00CE0922"/>
    <w:rsid w:val="00CE0935"/>
    <w:rsid w:val="00CE0CA3"/>
    <w:rsid w:val="00CE107C"/>
    <w:rsid w:val="00CE1DA6"/>
    <w:rsid w:val="00CE1F44"/>
    <w:rsid w:val="00CE25CD"/>
    <w:rsid w:val="00CE3C9A"/>
    <w:rsid w:val="00CE3E67"/>
    <w:rsid w:val="00CE3FEC"/>
    <w:rsid w:val="00CE40F0"/>
    <w:rsid w:val="00CE440B"/>
    <w:rsid w:val="00CE4D3E"/>
    <w:rsid w:val="00CE5059"/>
    <w:rsid w:val="00CE5085"/>
    <w:rsid w:val="00CE544C"/>
    <w:rsid w:val="00CE5FA4"/>
    <w:rsid w:val="00CE6BB0"/>
    <w:rsid w:val="00CE79B7"/>
    <w:rsid w:val="00CE7FE6"/>
    <w:rsid w:val="00CF0E11"/>
    <w:rsid w:val="00CF1A90"/>
    <w:rsid w:val="00CF1D15"/>
    <w:rsid w:val="00CF3773"/>
    <w:rsid w:val="00CF37E6"/>
    <w:rsid w:val="00CF381A"/>
    <w:rsid w:val="00CF490D"/>
    <w:rsid w:val="00CF4F30"/>
    <w:rsid w:val="00CF60F3"/>
    <w:rsid w:val="00CF6E65"/>
    <w:rsid w:val="00CF76D0"/>
    <w:rsid w:val="00D005C3"/>
    <w:rsid w:val="00D006A8"/>
    <w:rsid w:val="00D00AEA"/>
    <w:rsid w:val="00D00D38"/>
    <w:rsid w:val="00D02040"/>
    <w:rsid w:val="00D03FB7"/>
    <w:rsid w:val="00D04063"/>
    <w:rsid w:val="00D04874"/>
    <w:rsid w:val="00D04961"/>
    <w:rsid w:val="00D04DEB"/>
    <w:rsid w:val="00D04DF2"/>
    <w:rsid w:val="00D04E75"/>
    <w:rsid w:val="00D0523C"/>
    <w:rsid w:val="00D05525"/>
    <w:rsid w:val="00D056C7"/>
    <w:rsid w:val="00D06E1D"/>
    <w:rsid w:val="00D075CE"/>
    <w:rsid w:val="00D10058"/>
    <w:rsid w:val="00D100AD"/>
    <w:rsid w:val="00D100CD"/>
    <w:rsid w:val="00D1049A"/>
    <w:rsid w:val="00D1108B"/>
    <w:rsid w:val="00D12581"/>
    <w:rsid w:val="00D12703"/>
    <w:rsid w:val="00D1328A"/>
    <w:rsid w:val="00D140CA"/>
    <w:rsid w:val="00D147AF"/>
    <w:rsid w:val="00D1578C"/>
    <w:rsid w:val="00D158CE"/>
    <w:rsid w:val="00D15B85"/>
    <w:rsid w:val="00D16117"/>
    <w:rsid w:val="00D16D98"/>
    <w:rsid w:val="00D1751E"/>
    <w:rsid w:val="00D211D7"/>
    <w:rsid w:val="00D21260"/>
    <w:rsid w:val="00D22138"/>
    <w:rsid w:val="00D250AB"/>
    <w:rsid w:val="00D2631E"/>
    <w:rsid w:val="00D265CF"/>
    <w:rsid w:val="00D269F7"/>
    <w:rsid w:val="00D27999"/>
    <w:rsid w:val="00D30647"/>
    <w:rsid w:val="00D306D2"/>
    <w:rsid w:val="00D30F32"/>
    <w:rsid w:val="00D31AA5"/>
    <w:rsid w:val="00D32FFF"/>
    <w:rsid w:val="00D33D45"/>
    <w:rsid w:val="00D346C6"/>
    <w:rsid w:val="00D35466"/>
    <w:rsid w:val="00D35BB2"/>
    <w:rsid w:val="00D35CF0"/>
    <w:rsid w:val="00D36DC7"/>
    <w:rsid w:val="00D36EDD"/>
    <w:rsid w:val="00D40E10"/>
    <w:rsid w:val="00D41379"/>
    <w:rsid w:val="00D4140D"/>
    <w:rsid w:val="00D417C6"/>
    <w:rsid w:val="00D4262D"/>
    <w:rsid w:val="00D42A39"/>
    <w:rsid w:val="00D4353A"/>
    <w:rsid w:val="00D43FBD"/>
    <w:rsid w:val="00D4425C"/>
    <w:rsid w:val="00D449DB"/>
    <w:rsid w:val="00D472DA"/>
    <w:rsid w:val="00D47477"/>
    <w:rsid w:val="00D502A8"/>
    <w:rsid w:val="00D50E98"/>
    <w:rsid w:val="00D5247D"/>
    <w:rsid w:val="00D525E1"/>
    <w:rsid w:val="00D529B9"/>
    <w:rsid w:val="00D5322B"/>
    <w:rsid w:val="00D53476"/>
    <w:rsid w:val="00D5364E"/>
    <w:rsid w:val="00D541D1"/>
    <w:rsid w:val="00D570B4"/>
    <w:rsid w:val="00D57B41"/>
    <w:rsid w:val="00D605C4"/>
    <w:rsid w:val="00D608C6"/>
    <w:rsid w:val="00D617FA"/>
    <w:rsid w:val="00D623F0"/>
    <w:rsid w:val="00D63F18"/>
    <w:rsid w:val="00D66AC3"/>
    <w:rsid w:val="00D67027"/>
    <w:rsid w:val="00D673A3"/>
    <w:rsid w:val="00D70675"/>
    <w:rsid w:val="00D70908"/>
    <w:rsid w:val="00D70B30"/>
    <w:rsid w:val="00D71364"/>
    <w:rsid w:val="00D714F9"/>
    <w:rsid w:val="00D71C66"/>
    <w:rsid w:val="00D72B27"/>
    <w:rsid w:val="00D732FC"/>
    <w:rsid w:val="00D73FB1"/>
    <w:rsid w:val="00D74EE0"/>
    <w:rsid w:val="00D75DA9"/>
    <w:rsid w:val="00D76E01"/>
    <w:rsid w:val="00D76F6F"/>
    <w:rsid w:val="00D77807"/>
    <w:rsid w:val="00D77FE1"/>
    <w:rsid w:val="00D800BC"/>
    <w:rsid w:val="00D804F7"/>
    <w:rsid w:val="00D81553"/>
    <w:rsid w:val="00D81B84"/>
    <w:rsid w:val="00D81CB7"/>
    <w:rsid w:val="00D83235"/>
    <w:rsid w:val="00D83711"/>
    <w:rsid w:val="00D84B2A"/>
    <w:rsid w:val="00D859E5"/>
    <w:rsid w:val="00D85A3F"/>
    <w:rsid w:val="00D8669D"/>
    <w:rsid w:val="00D86CB9"/>
    <w:rsid w:val="00D8774E"/>
    <w:rsid w:val="00D9113B"/>
    <w:rsid w:val="00D92E45"/>
    <w:rsid w:val="00D93136"/>
    <w:rsid w:val="00D9468B"/>
    <w:rsid w:val="00D95107"/>
    <w:rsid w:val="00D9577E"/>
    <w:rsid w:val="00D95917"/>
    <w:rsid w:val="00D95CDE"/>
    <w:rsid w:val="00D95D14"/>
    <w:rsid w:val="00D969DE"/>
    <w:rsid w:val="00D97AC7"/>
    <w:rsid w:val="00D97B61"/>
    <w:rsid w:val="00DA0E1A"/>
    <w:rsid w:val="00DA2CBC"/>
    <w:rsid w:val="00DA2D3B"/>
    <w:rsid w:val="00DA31C7"/>
    <w:rsid w:val="00DA4426"/>
    <w:rsid w:val="00DA5F77"/>
    <w:rsid w:val="00DA6142"/>
    <w:rsid w:val="00DA6217"/>
    <w:rsid w:val="00DA75AE"/>
    <w:rsid w:val="00DB1221"/>
    <w:rsid w:val="00DB1300"/>
    <w:rsid w:val="00DB193D"/>
    <w:rsid w:val="00DB21FF"/>
    <w:rsid w:val="00DB252A"/>
    <w:rsid w:val="00DB370D"/>
    <w:rsid w:val="00DB38C6"/>
    <w:rsid w:val="00DB39C2"/>
    <w:rsid w:val="00DB3B41"/>
    <w:rsid w:val="00DB4B52"/>
    <w:rsid w:val="00DB669B"/>
    <w:rsid w:val="00DC07F3"/>
    <w:rsid w:val="00DC0E63"/>
    <w:rsid w:val="00DC2740"/>
    <w:rsid w:val="00DC27A2"/>
    <w:rsid w:val="00DC317A"/>
    <w:rsid w:val="00DC5555"/>
    <w:rsid w:val="00DC56B3"/>
    <w:rsid w:val="00DC704D"/>
    <w:rsid w:val="00DC71DA"/>
    <w:rsid w:val="00DD041B"/>
    <w:rsid w:val="00DD0C1B"/>
    <w:rsid w:val="00DD10A0"/>
    <w:rsid w:val="00DD16EB"/>
    <w:rsid w:val="00DD287F"/>
    <w:rsid w:val="00DD2C74"/>
    <w:rsid w:val="00DD2FCF"/>
    <w:rsid w:val="00DD3C5D"/>
    <w:rsid w:val="00DD4C27"/>
    <w:rsid w:val="00DD54D4"/>
    <w:rsid w:val="00DD6F5B"/>
    <w:rsid w:val="00DD7D83"/>
    <w:rsid w:val="00DE03D3"/>
    <w:rsid w:val="00DE0985"/>
    <w:rsid w:val="00DE0C36"/>
    <w:rsid w:val="00DE13CA"/>
    <w:rsid w:val="00DE3142"/>
    <w:rsid w:val="00DE35CC"/>
    <w:rsid w:val="00DE3CCB"/>
    <w:rsid w:val="00DE607E"/>
    <w:rsid w:val="00DE7F11"/>
    <w:rsid w:val="00DF0459"/>
    <w:rsid w:val="00DF048D"/>
    <w:rsid w:val="00DF05AC"/>
    <w:rsid w:val="00DF0779"/>
    <w:rsid w:val="00DF1151"/>
    <w:rsid w:val="00DF118F"/>
    <w:rsid w:val="00DF16C3"/>
    <w:rsid w:val="00DF19B2"/>
    <w:rsid w:val="00DF1C6C"/>
    <w:rsid w:val="00DF3F9D"/>
    <w:rsid w:val="00DF50C7"/>
    <w:rsid w:val="00DF6183"/>
    <w:rsid w:val="00E00A7F"/>
    <w:rsid w:val="00E01451"/>
    <w:rsid w:val="00E01C0E"/>
    <w:rsid w:val="00E01EEA"/>
    <w:rsid w:val="00E02BF3"/>
    <w:rsid w:val="00E03DB7"/>
    <w:rsid w:val="00E04A26"/>
    <w:rsid w:val="00E04F65"/>
    <w:rsid w:val="00E04FC7"/>
    <w:rsid w:val="00E061A8"/>
    <w:rsid w:val="00E062FC"/>
    <w:rsid w:val="00E06557"/>
    <w:rsid w:val="00E07755"/>
    <w:rsid w:val="00E07B04"/>
    <w:rsid w:val="00E07E08"/>
    <w:rsid w:val="00E10A2E"/>
    <w:rsid w:val="00E1190F"/>
    <w:rsid w:val="00E12509"/>
    <w:rsid w:val="00E12966"/>
    <w:rsid w:val="00E14193"/>
    <w:rsid w:val="00E1495F"/>
    <w:rsid w:val="00E15471"/>
    <w:rsid w:val="00E15E1A"/>
    <w:rsid w:val="00E16842"/>
    <w:rsid w:val="00E16F58"/>
    <w:rsid w:val="00E17066"/>
    <w:rsid w:val="00E20B52"/>
    <w:rsid w:val="00E221CB"/>
    <w:rsid w:val="00E224E6"/>
    <w:rsid w:val="00E24595"/>
    <w:rsid w:val="00E24A76"/>
    <w:rsid w:val="00E270CF"/>
    <w:rsid w:val="00E27DCF"/>
    <w:rsid w:val="00E27E36"/>
    <w:rsid w:val="00E30ACE"/>
    <w:rsid w:val="00E32019"/>
    <w:rsid w:val="00E32107"/>
    <w:rsid w:val="00E36358"/>
    <w:rsid w:val="00E36505"/>
    <w:rsid w:val="00E37D78"/>
    <w:rsid w:val="00E40AAD"/>
    <w:rsid w:val="00E41142"/>
    <w:rsid w:val="00E42346"/>
    <w:rsid w:val="00E42512"/>
    <w:rsid w:val="00E42D7D"/>
    <w:rsid w:val="00E43ECE"/>
    <w:rsid w:val="00E45AB9"/>
    <w:rsid w:val="00E4663E"/>
    <w:rsid w:val="00E466E4"/>
    <w:rsid w:val="00E47769"/>
    <w:rsid w:val="00E47DE5"/>
    <w:rsid w:val="00E512E8"/>
    <w:rsid w:val="00E530AC"/>
    <w:rsid w:val="00E53E74"/>
    <w:rsid w:val="00E545CF"/>
    <w:rsid w:val="00E54798"/>
    <w:rsid w:val="00E563DA"/>
    <w:rsid w:val="00E56BEA"/>
    <w:rsid w:val="00E56CB1"/>
    <w:rsid w:val="00E57F13"/>
    <w:rsid w:val="00E600E4"/>
    <w:rsid w:val="00E60FB9"/>
    <w:rsid w:val="00E61A9B"/>
    <w:rsid w:val="00E61EF9"/>
    <w:rsid w:val="00E62615"/>
    <w:rsid w:val="00E6327A"/>
    <w:rsid w:val="00E63948"/>
    <w:rsid w:val="00E658A2"/>
    <w:rsid w:val="00E65D05"/>
    <w:rsid w:val="00E66484"/>
    <w:rsid w:val="00E67759"/>
    <w:rsid w:val="00E70CDA"/>
    <w:rsid w:val="00E71AA9"/>
    <w:rsid w:val="00E71C29"/>
    <w:rsid w:val="00E72030"/>
    <w:rsid w:val="00E72694"/>
    <w:rsid w:val="00E72813"/>
    <w:rsid w:val="00E729CD"/>
    <w:rsid w:val="00E73137"/>
    <w:rsid w:val="00E73CEC"/>
    <w:rsid w:val="00E740DA"/>
    <w:rsid w:val="00E74143"/>
    <w:rsid w:val="00E74CB5"/>
    <w:rsid w:val="00E74FF9"/>
    <w:rsid w:val="00E752D9"/>
    <w:rsid w:val="00E752DF"/>
    <w:rsid w:val="00E75976"/>
    <w:rsid w:val="00E76A50"/>
    <w:rsid w:val="00E76A6B"/>
    <w:rsid w:val="00E76F17"/>
    <w:rsid w:val="00E77D51"/>
    <w:rsid w:val="00E81669"/>
    <w:rsid w:val="00E8167E"/>
    <w:rsid w:val="00E82586"/>
    <w:rsid w:val="00E82DA2"/>
    <w:rsid w:val="00E83209"/>
    <w:rsid w:val="00E83221"/>
    <w:rsid w:val="00E853B4"/>
    <w:rsid w:val="00E85E2A"/>
    <w:rsid w:val="00E871F6"/>
    <w:rsid w:val="00E87841"/>
    <w:rsid w:val="00E90CBE"/>
    <w:rsid w:val="00E927D5"/>
    <w:rsid w:val="00E93886"/>
    <w:rsid w:val="00E944E1"/>
    <w:rsid w:val="00E95A36"/>
    <w:rsid w:val="00E96DED"/>
    <w:rsid w:val="00EA0260"/>
    <w:rsid w:val="00EA04D5"/>
    <w:rsid w:val="00EA053C"/>
    <w:rsid w:val="00EA1201"/>
    <w:rsid w:val="00EA13DD"/>
    <w:rsid w:val="00EA174F"/>
    <w:rsid w:val="00EA2DD3"/>
    <w:rsid w:val="00EA3303"/>
    <w:rsid w:val="00EA375B"/>
    <w:rsid w:val="00EA4CCB"/>
    <w:rsid w:val="00EA500C"/>
    <w:rsid w:val="00EA54B2"/>
    <w:rsid w:val="00EA6993"/>
    <w:rsid w:val="00EA78C7"/>
    <w:rsid w:val="00EA7939"/>
    <w:rsid w:val="00EB0285"/>
    <w:rsid w:val="00EB0574"/>
    <w:rsid w:val="00EB0607"/>
    <w:rsid w:val="00EB17BE"/>
    <w:rsid w:val="00EB1BCB"/>
    <w:rsid w:val="00EB3E1E"/>
    <w:rsid w:val="00EB4CE1"/>
    <w:rsid w:val="00EB5014"/>
    <w:rsid w:val="00EB58B4"/>
    <w:rsid w:val="00EB5E3D"/>
    <w:rsid w:val="00EB5F8D"/>
    <w:rsid w:val="00EB6652"/>
    <w:rsid w:val="00EB7D94"/>
    <w:rsid w:val="00EC03FB"/>
    <w:rsid w:val="00EC0E54"/>
    <w:rsid w:val="00EC14B7"/>
    <w:rsid w:val="00EC1912"/>
    <w:rsid w:val="00EC2480"/>
    <w:rsid w:val="00EC318A"/>
    <w:rsid w:val="00EC35C9"/>
    <w:rsid w:val="00EC4172"/>
    <w:rsid w:val="00EC4678"/>
    <w:rsid w:val="00EC470A"/>
    <w:rsid w:val="00EC4D9F"/>
    <w:rsid w:val="00EC5692"/>
    <w:rsid w:val="00EC6E5B"/>
    <w:rsid w:val="00EC79B9"/>
    <w:rsid w:val="00EC7C93"/>
    <w:rsid w:val="00ED0CB9"/>
    <w:rsid w:val="00ED2AAF"/>
    <w:rsid w:val="00ED432F"/>
    <w:rsid w:val="00ED4FD3"/>
    <w:rsid w:val="00ED5970"/>
    <w:rsid w:val="00ED5DE3"/>
    <w:rsid w:val="00ED6E01"/>
    <w:rsid w:val="00ED7456"/>
    <w:rsid w:val="00ED752B"/>
    <w:rsid w:val="00ED765A"/>
    <w:rsid w:val="00EE00B3"/>
    <w:rsid w:val="00EE010C"/>
    <w:rsid w:val="00EE06AB"/>
    <w:rsid w:val="00EE1637"/>
    <w:rsid w:val="00EE1C74"/>
    <w:rsid w:val="00EE42AD"/>
    <w:rsid w:val="00EE466E"/>
    <w:rsid w:val="00EE55AC"/>
    <w:rsid w:val="00EE5600"/>
    <w:rsid w:val="00EE5B7B"/>
    <w:rsid w:val="00EE6F44"/>
    <w:rsid w:val="00EE701C"/>
    <w:rsid w:val="00EE77BC"/>
    <w:rsid w:val="00EE7A5B"/>
    <w:rsid w:val="00EF03A0"/>
    <w:rsid w:val="00EF0807"/>
    <w:rsid w:val="00EF11F2"/>
    <w:rsid w:val="00EF13C9"/>
    <w:rsid w:val="00EF240E"/>
    <w:rsid w:val="00EF25A3"/>
    <w:rsid w:val="00EF2E40"/>
    <w:rsid w:val="00EF307A"/>
    <w:rsid w:val="00EF396E"/>
    <w:rsid w:val="00EF3ED1"/>
    <w:rsid w:val="00EF3F51"/>
    <w:rsid w:val="00EF4732"/>
    <w:rsid w:val="00EF4ED1"/>
    <w:rsid w:val="00EF7876"/>
    <w:rsid w:val="00EF7BC5"/>
    <w:rsid w:val="00F0006A"/>
    <w:rsid w:val="00F0046C"/>
    <w:rsid w:val="00F005E9"/>
    <w:rsid w:val="00F014FE"/>
    <w:rsid w:val="00F01631"/>
    <w:rsid w:val="00F01691"/>
    <w:rsid w:val="00F01910"/>
    <w:rsid w:val="00F031D4"/>
    <w:rsid w:val="00F03A3F"/>
    <w:rsid w:val="00F03E48"/>
    <w:rsid w:val="00F03EF9"/>
    <w:rsid w:val="00F0404E"/>
    <w:rsid w:val="00F04B33"/>
    <w:rsid w:val="00F04F91"/>
    <w:rsid w:val="00F05767"/>
    <w:rsid w:val="00F06EDD"/>
    <w:rsid w:val="00F1008D"/>
    <w:rsid w:val="00F113F5"/>
    <w:rsid w:val="00F11F03"/>
    <w:rsid w:val="00F13D1F"/>
    <w:rsid w:val="00F15F7E"/>
    <w:rsid w:val="00F17047"/>
    <w:rsid w:val="00F17B99"/>
    <w:rsid w:val="00F2017D"/>
    <w:rsid w:val="00F222C0"/>
    <w:rsid w:val="00F22952"/>
    <w:rsid w:val="00F23186"/>
    <w:rsid w:val="00F2346B"/>
    <w:rsid w:val="00F2385E"/>
    <w:rsid w:val="00F23965"/>
    <w:rsid w:val="00F25D14"/>
    <w:rsid w:val="00F268FA"/>
    <w:rsid w:val="00F309EA"/>
    <w:rsid w:val="00F315F4"/>
    <w:rsid w:val="00F329FE"/>
    <w:rsid w:val="00F32DD5"/>
    <w:rsid w:val="00F34485"/>
    <w:rsid w:val="00F34A1C"/>
    <w:rsid w:val="00F35686"/>
    <w:rsid w:val="00F35D6A"/>
    <w:rsid w:val="00F37A35"/>
    <w:rsid w:val="00F37B38"/>
    <w:rsid w:val="00F37EF3"/>
    <w:rsid w:val="00F41B59"/>
    <w:rsid w:val="00F41B6A"/>
    <w:rsid w:val="00F42870"/>
    <w:rsid w:val="00F43564"/>
    <w:rsid w:val="00F436E7"/>
    <w:rsid w:val="00F4578C"/>
    <w:rsid w:val="00F45D4C"/>
    <w:rsid w:val="00F45F29"/>
    <w:rsid w:val="00F46DE2"/>
    <w:rsid w:val="00F47998"/>
    <w:rsid w:val="00F47BBD"/>
    <w:rsid w:val="00F50457"/>
    <w:rsid w:val="00F504D0"/>
    <w:rsid w:val="00F5071A"/>
    <w:rsid w:val="00F507C0"/>
    <w:rsid w:val="00F525FA"/>
    <w:rsid w:val="00F52BCC"/>
    <w:rsid w:val="00F5377C"/>
    <w:rsid w:val="00F540D9"/>
    <w:rsid w:val="00F55297"/>
    <w:rsid w:val="00F5696D"/>
    <w:rsid w:val="00F573EF"/>
    <w:rsid w:val="00F60479"/>
    <w:rsid w:val="00F60D2F"/>
    <w:rsid w:val="00F614F1"/>
    <w:rsid w:val="00F622F3"/>
    <w:rsid w:val="00F62757"/>
    <w:rsid w:val="00F63A19"/>
    <w:rsid w:val="00F6604A"/>
    <w:rsid w:val="00F661DD"/>
    <w:rsid w:val="00F66297"/>
    <w:rsid w:val="00F66803"/>
    <w:rsid w:val="00F66A63"/>
    <w:rsid w:val="00F66A7C"/>
    <w:rsid w:val="00F676D1"/>
    <w:rsid w:val="00F676E8"/>
    <w:rsid w:val="00F67AA2"/>
    <w:rsid w:val="00F7211B"/>
    <w:rsid w:val="00F73B25"/>
    <w:rsid w:val="00F73E9C"/>
    <w:rsid w:val="00F7401C"/>
    <w:rsid w:val="00F752B9"/>
    <w:rsid w:val="00F754EB"/>
    <w:rsid w:val="00F75B96"/>
    <w:rsid w:val="00F7759C"/>
    <w:rsid w:val="00F77621"/>
    <w:rsid w:val="00F77679"/>
    <w:rsid w:val="00F77806"/>
    <w:rsid w:val="00F8031D"/>
    <w:rsid w:val="00F80438"/>
    <w:rsid w:val="00F812CC"/>
    <w:rsid w:val="00F82BB0"/>
    <w:rsid w:val="00F8601E"/>
    <w:rsid w:val="00F90B99"/>
    <w:rsid w:val="00F92C8A"/>
    <w:rsid w:val="00F9303D"/>
    <w:rsid w:val="00F9346F"/>
    <w:rsid w:val="00F94015"/>
    <w:rsid w:val="00F94B85"/>
    <w:rsid w:val="00F954D3"/>
    <w:rsid w:val="00F96909"/>
    <w:rsid w:val="00F9702A"/>
    <w:rsid w:val="00FA0A43"/>
    <w:rsid w:val="00FA12BF"/>
    <w:rsid w:val="00FA189D"/>
    <w:rsid w:val="00FA4403"/>
    <w:rsid w:val="00FA4F48"/>
    <w:rsid w:val="00FA6E66"/>
    <w:rsid w:val="00FA7522"/>
    <w:rsid w:val="00FB02DD"/>
    <w:rsid w:val="00FB0309"/>
    <w:rsid w:val="00FB2867"/>
    <w:rsid w:val="00FB3565"/>
    <w:rsid w:val="00FB3B31"/>
    <w:rsid w:val="00FB3E22"/>
    <w:rsid w:val="00FB450F"/>
    <w:rsid w:val="00FB539A"/>
    <w:rsid w:val="00FB5F66"/>
    <w:rsid w:val="00FB64DD"/>
    <w:rsid w:val="00FB6917"/>
    <w:rsid w:val="00FB6AA0"/>
    <w:rsid w:val="00FB6B29"/>
    <w:rsid w:val="00FB6C9B"/>
    <w:rsid w:val="00FB797B"/>
    <w:rsid w:val="00FB7B95"/>
    <w:rsid w:val="00FC0A3B"/>
    <w:rsid w:val="00FC115A"/>
    <w:rsid w:val="00FC1A57"/>
    <w:rsid w:val="00FC1CB8"/>
    <w:rsid w:val="00FC1E8E"/>
    <w:rsid w:val="00FC2AB6"/>
    <w:rsid w:val="00FC3E91"/>
    <w:rsid w:val="00FC461A"/>
    <w:rsid w:val="00FC47B0"/>
    <w:rsid w:val="00FC6416"/>
    <w:rsid w:val="00FC700E"/>
    <w:rsid w:val="00FC7578"/>
    <w:rsid w:val="00FC7C7B"/>
    <w:rsid w:val="00FC7E24"/>
    <w:rsid w:val="00FC7EC2"/>
    <w:rsid w:val="00FD158B"/>
    <w:rsid w:val="00FD278C"/>
    <w:rsid w:val="00FD3F0F"/>
    <w:rsid w:val="00FD40DC"/>
    <w:rsid w:val="00FD41DF"/>
    <w:rsid w:val="00FD4B64"/>
    <w:rsid w:val="00FD6216"/>
    <w:rsid w:val="00FD668C"/>
    <w:rsid w:val="00FD711B"/>
    <w:rsid w:val="00FD7A68"/>
    <w:rsid w:val="00FD7BB5"/>
    <w:rsid w:val="00FE156E"/>
    <w:rsid w:val="00FE1C76"/>
    <w:rsid w:val="00FE2056"/>
    <w:rsid w:val="00FE2BE8"/>
    <w:rsid w:val="00FE3D7A"/>
    <w:rsid w:val="00FE457F"/>
    <w:rsid w:val="00FE509A"/>
    <w:rsid w:val="00FE71DC"/>
    <w:rsid w:val="00FE73FB"/>
    <w:rsid w:val="00FE7CA4"/>
    <w:rsid w:val="00FF0B82"/>
    <w:rsid w:val="00FF352B"/>
    <w:rsid w:val="00FF38A0"/>
    <w:rsid w:val="00FF456A"/>
    <w:rsid w:val="00FF4DC7"/>
    <w:rsid w:val="00FF4F6C"/>
    <w:rsid w:val="00FF589B"/>
    <w:rsid w:val="00FF5C1B"/>
    <w:rsid w:val="00FF5C2F"/>
    <w:rsid w:val="00FF5CB3"/>
    <w:rsid w:val="00FF5F50"/>
    <w:rsid w:val="00FF6556"/>
    <w:rsid w:val="00FF67CC"/>
    <w:rsid w:val="00FF6B76"/>
    <w:rsid w:val="00FF754B"/>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table" w:styleId="TableGrid">
    <w:name w:val="Table Grid"/>
    <w:basedOn w:val="TableNormal"/>
    <w:uiPriority w:val="39"/>
    <w:rsid w:val="00163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B3910"/>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A67F7E"/>
    <w:rPr>
      <w:i/>
      <w:iCs/>
    </w:rPr>
  </w:style>
  <w:style w:type="paragraph" w:styleId="NoSpacing">
    <w:name w:val="No Spacing"/>
    <w:uiPriority w:val="1"/>
    <w:qFormat/>
    <w:rsid w:val="005352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5057">
      <w:bodyDiv w:val="1"/>
      <w:marLeft w:val="0"/>
      <w:marRight w:val="0"/>
      <w:marTop w:val="0"/>
      <w:marBottom w:val="0"/>
      <w:divBdr>
        <w:top w:val="none" w:sz="0" w:space="0" w:color="auto"/>
        <w:left w:val="none" w:sz="0" w:space="0" w:color="auto"/>
        <w:bottom w:val="none" w:sz="0" w:space="0" w:color="auto"/>
        <w:right w:val="none" w:sz="0" w:space="0" w:color="auto"/>
      </w:divBdr>
    </w:div>
    <w:div w:id="23025353">
      <w:bodyDiv w:val="1"/>
      <w:marLeft w:val="0"/>
      <w:marRight w:val="0"/>
      <w:marTop w:val="0"/>
      <w:marBottom w:val="0"/>
      <w:divBdr>
        <w:top w:val="none" w:sz="0" w:space="0" w:color="auto"/>
        <w:left w:val="none" w:sz="0" w:space="0" w:color="auto"/>
        <w:bottom w:val="none" w:sz="0" w:space="0" w:color="auto"/>
        <w:right w:val="none" w:sz="0" w:space="0" w:color="auto"/>
      </w:divBdr>
    </w:div>
    <w:div w:id="50663714">
      <w:bodyDiv w:val="1"/>
      <w:marLeft w:val="0"/>
      <w:marRight w:val="0"/>
      <w:marTop w:val="0"/>
      <w:marBottom w:val="0"/>
      <w:divBdr>
        <w:top w:val="none" w:sz="0" w:space="0" w:color="auto"/>
        <w:left w:val="none" w:sz="0" w:space="0" w:color="auto"/>
        <w:bottom w:val="none" w:sz="0" w:space="0" w:color="auto"/>
        <w:right w:val="none" w:sz="0" w:space="0" w:color="auto"/>
      </w:divBdr>
    </w:div>
    <w:div w:id="87890273">
      <w:bodyDiv w:val="1"/>
      <w:marLeft w:val="0"/>
      <w:marRight w:val="0"/>
      <w:marTop w:val="0"/>
      <w:marBottom w:val="0"/>
      <w:divBdr>
        <w:top w:val="none" w:sz="0" w:space="0" w:color="auto"/>
        <w:left w:val="none" w:sz="0" w:space="0" w:color="auto"/>
        <w:bottom w:val="none" w:sz="0" w:space="0" w:color="auto"/>
        <w:right w:val="none" w:sz="0" w:space="0" w:color="auto"/>
      </w:divBdr>
    </w:div>
    <w:div w:id="173224628">
      <w:bodyDiv w:val="1"/>
      <w:marLeft w:val="0"/>
      <w:marRight w:val="0"/>
      <w:marTop w:val="0"/>
      <w:marBottom w:val="0"/>
      <w:divBdr>
        <w:top w:val="none" w:sz="0" w:space="0" w:color="auto"/>
        <w:left w:val="none" w:sz="0" w:space="0" w:color="auto"/>
        <w:bottom w:val="none" w:sz="0" w:space="0" w:color="auto"/>
        <w:right w:val="none" w:sz="0" w:space="0" w:color="auto"/>
      </w:divBdr>
    </w:div>
    <w:div w:id="268247546">
      <w:bodyDiv w:val="1"/>
      <w:marLeft w:val="0"/>
      <w:marRight w:val="0"/>
      <w:marTop w:val="0"/>
      <w:marBottom w:val="0"/>
      <w:divBdr>
        <w:top w:val="none" w:sz="0" w:space="0" w:color="auto"/>
        <w:left w:val="none" w:sz="0" w:space="0" w:color="auto"/>
        <w:bottom w:val="none" w:sz="0" w:space="0" w:color="auto"/>
        <w:right w:val="none" w:sz="0" w:space="0" w:color="auto"/>
      </w:divBdr>
    </w:div>
    <w:div w:id="309796413">
      <w:bodyDiv w:val="1"/>
      <w:marLeft w:val="0"/>
      <w:marRight w:val="0"/>
      <w:marTop w:val="0"/>
      <w:marBottom w:val="0"/>
      <w:divBdr>
        <w:top w:val="none" w:sz="0" w:space="0" w:color="auto"/>
        <w:left w:val="none" w:sz="0" w:space="0" w:color="auto"/>
        <w:bottom w:val="none" w:sz="0" w:space="0" w:color="auto"/>
        <w:right w:val="none" w:sz="0" w:space="0" w:color="auto"/>
      </w:divBdr>
    </w:div>
    <w:div w:id="386339181">
      <w:bodyDiv w:val="1"/>
      <w:marLeft w:val="0"/>
      <w:marRight w:val="0"/>
      <w:marTop w:val="0"/>
      <w:marBottom w:val="0"/>
      <w:divBdr>
        <w:top w:val="none" w:sz="0" w:space="0" w:color="auto"/>
        <w:left w:val="none" w:sz="0" w:space="0" w:color="auto"/>
        <w:bottom w:val="none" w:sz="0" w:space="0" w:color="auto"/>
        <w:right w:val="none" w:sz="0" w:space="0" w:color="auto"/>
      </w:divBdr>
    </w:div>
    <w:div w:id="436218074">
      <w:bodyDiv w:val="1"/>
      <w:marLeft w:val="0"/>
      <w:marRight w:val="0"/>
      <w:marTop w:val="0"/>
      <w:marBottom w:val="0"/>
      <w:divBdr>
        <w:top w:val="none" w:sz="0" w:space="0" w:color="auto"/>
        <w:left w:val="none" w:sz="0" w:space="0" w:color="auto"/>
        <w:bottom w:val="none" w:sz="0" w:space="0" w:color="auto"/>
        <w:right w:val="none" w:sz="0" w:space="0" w:color="auto"/>
      </w:divBdr>
    </w:div>
    <w:div w:id="465663072">
      <w:bodyDiv w:val="1"/>
      <w:marLeft w:val="0"/>
      <w:marRight w:val="0"/>
      <w:marTop w:val="0"/>
      <w:marBottom w:val="0"/>
      <w:divBdr>
        <w:top w:val="none" w:sz="0" w:space="0" w:color="auto"/>
        <w:left w:val="none" w:sz="0" w:space="0" w:color="auto"/>
        <w:bottom w:val="none" w:sz="0" w:space="0" w:color="auto"/>
        <w:right w:val="none" w:sz="0" w:space="0" w:color="auto"/>
      </w:divBdr>
    </w:div>
    <w:div w:id="494030947">
      <w:bodyDiv w:val="1"/>
      <w:marLeft w:val="0"/>
      <w:marRight w:val="0"/>
      <w:marTop w:val="0"/>
      <w:marBottom w:val="0"/>
      <w:divBdr>
        <w:top w:val="none" w:sz="0" w:space="0" w:color="auto"/>
        <w:left w:val="none" w:sz="0" w:space="0" w:color="auto"/>
        <w:bottom w:val="none" w:sz="0" w:space="0" w:color="auto"/>
        <w:right w:val="none" w:sz="0" w:space="0" w:color="auto"/>
      </w:divBdr>
    </w:div>
    <w:div w:id="591357131">
      <w:bodyDiv w:val="1"/>
      <w:marLeft w:val="0"/>
      <w:marRight w:val="0"/>
      <w:marTop w:val="0"/>
      <w:marBottom w:val="0"/>
      <w:divBdr>
        <w:top w:val="none" w:sz="0" w:space="0" w:color="auto"/>
        <w:left w:val="none" w:sz="0" w:space="0" w:color="auto"/>
        <w:bottom w:val="none" w:sz="0" w:space="0" w:color="auto"/>
        <w:right w:val="none" w:sz="0" w:space="0" w:color="auto"/>
      </w:divBdr>
    </w:div>
    <w:div w:id="662271506">
      <w:bodyDiv w:val="1"/>
      <w:marLeft w:val="0"/>
      <w:marRight w:val="0"/>
      <w:marTop w:val="0"/>
      <w:marBottom w:val="0"/>
      <w:divBdr>
        <w:top w:val="none" w:sz="0" w:space="0" w:color="auto"/>
        <w:left w:val="none" w:sz="0" w:space="0" w:color="auto"/>
        <w:bottom w:val="none" w:sz="0" w:space="0" w:color="auto"/>
        <w:right w:val="none" w:sz="0" w:space="0" w:color="auto"/>
      </w:divBdr>
    </w:div>
    <w:div w:id="663044937">
      <w:bodyDiv w:val="1"/>
      <w:marLeft w:val="0"/>
      <w:marRight w:val="0"/>
      <w:marTop w:val="0"/>
      <w:marBottom w:val="0"/>
      <w:divBdr>
        <w:top w:val="none" w:sz="0" w:space="0" w:color="auto"/>
        <w:left w:val="none" w:sz="0" w:space="0" w:color="auto"/>
        <w:bottom w:val="none" w:sz="0" w:space="0" w:color="auto"/>
        <w:right w:val="none" w:sz="0" w:space="0" w:color="auto"/>
      </w:divBdr>
    </w:div>
    <w:div w:id="678770815">
      <w:bodyDiv w:val="1"/>
      <w:marLeft w:val="0"/>
      <w:marRight w:val="0"/>
      <w:marTop w:val="0"/>
      <w:marBottom w:val="0"/>
      <w:divBdr>
        <w:top w:val="none" w:sz="0" w:space="0" w:color="auto"/>
        <w:left w:val="none" w:sz="0" w:space="0" w:color="auto"/>
        <w:bottom w:val="none" w:sz="0" w:space="0" w:color="auto"/>
        <w:right w:val="none" w:sz="0" w:space="0" w:color="auto"/>
      </w:divBdr>
    </w:div>
    <w:div w:id="921059906">
      <w:bodyDiv w:val="1"/>
      <w:marLeft w:val="0"/>
      <w:marRight w:val="0"/>
      <w:marTop w:val="0"/>
      <w:marBottom w:val="0"/>
      <w:divBdr>
        <w:top w:val="none" w:sz="0" w:space="0" w:color="auto"/>
        <w:left w:val="none" w:sz="0" w:space="0" w:color="auto"/>
        <w:bottom w:val="none" w:sz="0" w:space="0" w:color="auto"/>
        <w:right w:val="none" w:sz="0" w:space="0" w:color="auto"/>
      </w:divBdr>
    </w:div>
    <w:div w:id="941038074">
      <w:bodyDiv w:val="1"/>
      <w:marLeft w:val="0"/>
      <w:marRight w:val="0"/>
      <w:marTop w:val="0"/>
      <w:marBottom w:val="0"/>
      <w:divBdr>
        <w:top w:val="none" w:sz="0" w:space="0" w:color="auto"/>
        <w:left w:val="none" w:sz="0" w:space="0" w:color="auto"/>
        <w:bottom w:val="none" w:sz="0" w:space="0" w:color="auto"/>
        <w:right w:val="none" w:sz="0" w:space="0" w:color="auto"/>
      </w:divBdr>
    </w:div>
    <w:div w:id="986860383">
      <w:bodyDiv w:val="1"/>
      <w:marLeft w:val="0"/>
      <w:marRight w:val="0"/>
      <w:marTop w:val="0"/>
      <w:marBottom w:val="0"/>
      <w:divBdr>
        <w:top w:val="none" w:sz="0" w:space="0" w:color="auto"/>
        <w:left w:val="none" w:sz="0" w:space="0" w:color="auto"/>
        <w:bottom w:val="none" w:sz="0" w:space="0" w:color="auto"/>
        <w:right w:val="none" w:sz="0" w:space="0" w:color="auto"/>
      </w:divBdr>
    </w:div>
    <w:div w:id="1016998082">
      <w:bodyDiv w:val="1"/>
      <w:marLeft w:val="0"/>
      <w:marRight w:val="0"/>
      <w:marTop w:val="0"/>
      <w:marBottom w:val="0"/>
      <w:divBdr>
        <w:top w:val="none" w:sz="0" w:space="0" w:color="auto"/>
        <w:left w:val="none" w:sz="0" w:space="0" w:color="auto"/>
        <w:bottom w:val="none" w:sz="0" w:space="0" w:color="auto"/>
        <w:right w:val="none" w:sz="0" w:space="0" w:color="auto"/>
      </w:divBdr>
    </w:div>
    <w:div w:id="1102382685">
      <w:bodyDiv w:val="1"/>
      <w:marLeft w:val="0"/>
      <w:marRight w:val="0"/>
      <w:marTop w:val="0"/>
      <w:marBottom w:val="0"/>
      <w:divBdr>
        <w:top w:val="none" w:sz="0" w:space="0" w:color="auto"/>
        <w:left w:val="none" w:sz="0" w:space="0" w:color="auto"/>
        <w:bottom w:val="none" w:sz="0" w:space="0" w:color="auto"/>
        <w:right w:val="none" w:sz="0" w:space="0" w:color="auto"/>
      </w:divBdr>
    </w:div>
    <w:div w:id="1296908237">
      <w:bodyDiv w:val="1"/>
      <w:marLeft w:val="0"/>
      <w:marRight w:val="0"/>
      <w:marTop w:val="0"/>
      <w:marBottom w:val="0"/>
      <w:divBdr>
        <w:top w:val="none" w:sz="0" w:space="0" w:color="auto"/>
        <w:left w:val="none" w:sz="0" w:space="0" w:color="auto"/>
        <w:bottom w:val="none" w:sz="0" w:space="0" w:color="auto"/>
        <w:right w:val="none" w:sz="0" w:space="0" w:color="auto"/>
      </w:divBdr>
    </w:div>
    <w:div w:id="1313215973">
      <w:bodyDiv w:val="1"/>
      <w:marLeft w:val="0"/>
      <w:marRight w:val="0"/>
      <w:marTop w:val="0"/>
      <w:marBottom w:val="0"/>
      <w:divBdr>
        <w:top w:val="none" w:sz="0" w:space="0" w:color="auto"/>
        <w:left w:val="none" w:sz="0" w:space="0" w:color="auto"/>
        <w:bottom w:val="none" w:sz="0" w:space="0" w:color="auto"/>
        <w:right w:val="none" w:sz="0" w:space="0" w:color="auto"/>
      </w:divBdr>
    </w:div>
    <w:div w:id="1351179940">
      <w:bodyDiv w:val="1"/>
      <w:marLeft w:val="0"/>
      <w:marRight w:val="0"/>
      <w:marTop w:val="0"/>
      <w:marBottom w:val="0"/>
      <w:divBdr>
        <w:top w:val="none" w:sz="0" w:space="0" w:color="auto"/>
        <w:left w:val="none" w:sz="0" w:space="0" w:color="auto"/>
        <w:bottom w:val="none" w:sz="0" w:space="0" w:color="auto"/>
        <w:right w:val="none" w:sz="0" w:space="0" w:color="auto"/>
      </w:divBdr>
    </w:div>
    <w:div w:id="1406686673">
      <w:bodyDiv w:val="1"/>
      <w:marLeft w:val="0"/>
      <w:marRight w:val="0"/>
      <w:marTop w:val="0"/>
      <w:marBottom w:val="0"/>
      <w:divBdr>
        <w:top w:val="none" w:sz="0" w:space="0" w:color="auto"/>
        <w:left w:val="none" w:sz="0" w:space="0" w:color="auto"/>
        <w:bottom w:val="none" w:sz="0" w:space="0" w:color="auto"/>
        <w:right w:val="none" w:sz="0" w:space="0" w:color="auto"/>
      </w:divBdr>
    </w:div>
    <w:div w:id="1423329942">
      <w:bodyDiv w:val="1"/>
      <w:marLeft w:val="0"/>
      <w:marRight w:val="0"/>
      <w:marTop w:val="0"/>
      <w:marBottom w:val="0"/>
      <w:divBdr>
        <w:top w:val="none" w:sz="0" w:space="0" w:color="auto"/>
        <w:left w:val="none" w:sz="0" w:space="0" w:color="auto"/>
        <w:bottom w:val="none" w:sz="0" w:space="0" w:color="auto"/>
        <w:right w:val="none" w:sz="0" w:space="0" w:color="auto"/>
      </w:divBdr>
    </w:div>
    <w:div w:id="1548492481">
      <w:bodyDiv w:val="1"/>
      <w:marLeft w:val="0"/>
      <w:marRight w:val="0"/>
      <w:marTop w:val="0"/>
      <w:marBottom w:val="0"/>
      <w:divBdr>
        <w:top w:val="none" w:sz="0" w:space="0" w:color="auto"/>
        <w:left w:val="none" w:sz="0" w:space="0" w:color="auto"/>
        <w:bottom w:val="none" w:sz="0" w:space="0" w:color="auto"/>
        <w:right w:val="none" w:sz="0" w:space="0" w:color="auto"/>
      </w:divBdr>
    </w:div>
    <w:div w:id="1572615206">
      <w:bodyDiv w:val="1"/>
      <w:marLeft w:val="0"/>
      <w:marRight w:val="0"/>
      <w:marTop w:val="0"/>
      <w:marBottom w:val="0"/>
      <w:divBdr>
        <w:top w:val="none" w:sz="0" w:space="0" w:color="auto"/>
        <w:left w:val="none" w:sz="0" w:space="0" w:color="auto"/>
        <w:bottom w:val="none" w:sz="0" w:space="0" w:color="auto"/>
        <w:right w:val="none" w:sz="0" w:space="0" w:color="auto"/>
      </w:divBdr>
    </w:div>
    <w:div w:id="1708486395">
      <w:bodyDiv w:val="1"/>
      <w:marLeft w:val="0"/>
      <w:marRight w:val="0"/>
      <w:marTop w:val="0"/>
      <w:marBottom w:val="0"/>
      <w:divBdr>
        <w:top w:val="none" w:sz="0" w:space="0" w:color="auto"/>
        <w:left w:val="none" w:sz="0" w:space="0" w:color="auto"/>
        <w:bottom w:val="none" w:sz="0" w:space="0" w:color="auto"/>
        <w:right w:val="none" w:sz="0" w:space="0" w:color="auto"/>
      </w:divBdr>
    </w:div>
    <w:div w:id="1740859122">
      <w:bodyDiv w:val="1"/>
      <w:marLeft w:val="0"/>
      <w:marRight w:val="0"/>
      <w:marTop w:val="0"/>
      <w:marBottom w:val="0"/>
      <w:divBdr>
        <w:top w:val="none" w:sz="0" w:space="0" w:color="auto"/>
        <w:left w:val="none" w:sz="0" w:space="0" w:color="auto"/>
        <w:bottom w:val="none" w:sz="0" w:space="0" w:color="auto"/>
        <w:right w:val="none" w:sz="0" w:space="0" w:color="auto"/>
      </w:divBdr>
    </w:div>
    <w:div w:id="1747533505">
      <w:bodyDiv w:val="1"/>
      <w:marLeft w:val="0"/>
      <w:marRight w:val="0"/>
      <w:marTop w:val="0"/>
      <w:marBottom w:val="0"/>
      <w:divBdr>
        <w:top w:val="none" w:sz="0" w:space="0" w:color="auto"/>
        <w:left w:val="none" w:sz="0" w:space="0" w:color="auto"/>
        <w:bottom w:val="none" w:sz="0" w:space="0" w:color="auto"/>
        <w:right w:val="none" w:sz="0" w:space="0" w:color="auto"/>
      </w:divBdr>
    </w:div>
    <w:div w:id="1766802096">
      <w:bodyDiv w:val="1"/>
      <w:marLeft w:val="0"/>
      <w:marRight w:val="0"/>
      <w:marTop w:val="0"/>
      <w:marBottom w:val="0"/>
      <w:divBdr>
        <w:top w:val="none" w:sz="0" w:space="0" w:color="auto"/>
        <w:left w:val="none" w:sz="0" w:space="0" w:color="auto"/>
        <w:bottom w:val="none" w:sz="0" w:space="0" w:color="auto"/>
        <w:right w:val="none" w:sz="0" w:space="0" w:color="auto"/>
      </w:divBdr>
    </w:div>
    <w:div w:id="1807434526">
      <w:bodyDiv w:val="1"/>
      <w:marLeft w:val="0"/>
      <w:marRight w:val="0"/>
      <w:marTop w:val="0"/>
      <w:marBottom w:val="0"/>
      <w:divBdr>
        <w:top w:val="none" w:sz="0" w:space="0" w:color="auto"/>
        <w:left w:val="none" w:sz="0" w:space="0" w:color="auto"/>
        <w:bottom w:val="none" w:sz="0" w:space="0" w:color="auto"/>
        <w:right w:val="none" w:sz="0" w:space="0" w:color="auto"/>
      </w:divBdr>
    </w:div>
    <w:div w:id="1809010914">
      <w:bodyDiv w:val="1"/>
      <w:marLeft w:val="0"/>
      <w:marRight w:val="0"/>
      <w:marTop w:val="0"/>
      <w:marBottom w:val="0"/>
      <w:divBdr>
        <w:top w:val="none" w:sz="0" w:space="0" w:color="auto"/>
        <w:left w:val="none" w:sz="0" w:space="0" w:color="auto"/>
        <w:bottom w:val="none" w:sz="0" w:space="0" w:color="auto"/>
        <w:right w:val="none" w:sz="0" w:space="0" w:color="auto"/>
      </w:divBdr>
    </w:div>
    <w:div w:id="1817330826">
      <w:bodyDiv w:val="1"/>
      <w:marLeft w:val="0"/>
      <w:marRight w:val="0"/>
      <w:marTop w:val="0"/>
      <w:marBottom w:val="0"/>
      <w:divBdr>
        <w:top w:val="none" w:sz="0" w:space="0" w:color="auto"/>
        <w:left w:val="none" w:sz="0" w:space="0" w:color="auto"/>
        <w:bottom w:val="none" w:sz="0" w:space="0" w:color="auto"/>
        <w:right w:val="none" w:sz="0" w:space="0" w:color="auto"/>
      </w:divBdr>
    </w:div>
    <w:div w:id="1874266446">
      <w:bodyDiv w:val="1"/>
      <w:marLeft w:val="0"/>
      <w:marRight w:val="0"/>
      <w:marTop w:val="0"/>
      <w:marBottom w:val="0"/>
      <w:divBdr>
        <w:top w:val="none" w:sz="0" w:space="0" w:color="auto"/>
        <w:left w:val="none" w:sz="0" w:space="0" w:color="auto"/>
        <w:bottom w:val="none" w:sz="0" w:space="0" w:color="auto"/>
        <w:right w:val="none" w:sz="0" w:space="0" w:color="auto"/>
      </w:divBdr>
    </w:div>
    <w:div w:id="1882552572">
      <w:bodyDiv w:val="1"/>
      <w:marLeft w:val="0"/>
      <w:marRight w:val="0"/>
      <w:marTop w:val="0"/>
      <w:marBottom w:val="0"/>
      <w:divBdr>
        <w:top w:val="none" w:sz="0" w:space="0" w:color="auto"/>
        <w:left w:val="none" w:sz="0" w:space="0" w:color="auto"/>
        <w:bottom w:val="none" w:sz="0" w:space="0" w:color="auto"/>
        <w:right w:val="none" w:sz="0" w:space="0" w:color="auto"/>
      </w:divBdr>
    </w:div>
    <w:div w:id="1907259942">
      <w:bodyDiv w:val="1"/>
      <w:marLeft w:val="0"/>
      <w:marRight w:val="0"/>
      <w:marTop w:val="0"/>
      <w:marBottom w:val="0"/>
      <w:divBdr>
        <w:top w:val="none" w:sz="0" w:space="0" w:color="auto"/>
        <w:left w:val="none" w:sz="0" w:space="0" w:color="auto"/>
        <w:bottom w:val="none" w:sz="0" w:space="0" w:color="auto"/>
        <w:right w:val="none" w:sz="0" w:space="0" w:color="auto"/>
      </w:divBdr>
    </w:div>
    <w:div w:id="1943416878">
      <w:bodyDiv w:val="1"/>
      <w:marLeft w:val="0"/>
      <w:marRight w:val="0"/>
      <w:marTop w:val="0"/>
      <w:marBottom w:val="0"/>
      <w:divBdr>
        <w:top w:val="none" w:sz="0" w:space="0" w:color="auto"/>
        <w:left w:val="none" w:sz="0" w:space="0" w:color="auto"/>
        <w:bottom w:val="none" w:sz="0" w:space="0" w:color="auto"/>
        <w:right w:val="none" w:sz="0" w:space="0" w:color="auto"/>
      </w:divBdr>
    </w:div>
    <w:div w:id="1949850764">
      <w:bodyDiv w:val="1"/>
      <w:marLeft w:val="0"/>
      <w:marRight w:val="0"/>
      <w:marTop w:val="0"/>
      <w:marBottom w:val="0"/>
      <w:divBdr>
        <w:top w:val="none" w:sz="0" w:space="0" w:color="auto"/>
        <w:left w:val="none" w:sz="0" w:space="0" w:color="auto"/>
        <w:bottom w:val="none" w:sz="0" w:space="0" w:color="auto"/>
        <w:right w:val="none" w:sz="0" w:space="0" w:color="auto"/>
      </w:divBdr>
    </w:div>
    <w:div w:id="1984966854">
      <w:bodyDiv w:val="1"/>
      <w:marLeft w:val="0"/>
      <w:marRight w:val="0"/>
      <w:marTop w:val="0"/>
      <w:marBottom w:val="0"/>
      <w:divBdr>
        <w:top w:val="none" w:sz="0" w:space="0" w:color="auto"/>
        <w:left w:val="none" w:sz="0" w:space="0" w:color="auto"/>
        <w:bottom w:val="none" w:sz="0" w:space="0" w:color="auto"/>
        <w:right w:val="none" w:sz="0" w:space="0" w:color="auto"/>
      </w:divBdr>
    </w:div>
    <w:div w:id="1995453758">
      <w:bodyDiv w:val="1"/>
      <w:marLeft w:val="0"/>
      <w:marRight w:val="0"/>
      <w:marTop w:val="0"/>
      <w:marBottom w:val="0"/>
      <w:divBdr>
        <w:top w:val="none" w:sz="0" w:space="0" w:color="auto"/>
        <w:left w:val="none" w:sz="0" w:space="0" w:color="auto"/>
        <w:bottom w:val="none" w:sz="0" w:space="0" w:color="auto"/>
        <w:right w:val="none" w:sz="0" w:space="0" w:color="auto"/>
      </w:divBdr>
    </w:div>
    <w:div w:id="2004777252">
      <w:bodyDiv w:val="1"/>
      <w:marLeft w:val="0"/>
      <w:marRight w:val="0"/>
      <w:marTop w:val="0"/>
      <w:marBottom w:val="0"/>
      <w:divBdr>
        <w:top w:val="none" w:sz="0" w:space="0" w:color="auto"/>
        <w:left w:val="none" w:sz="0" w:space="0" w:color="auto"/>
        <w:bottom w:val="none" w:sz="0" w:space="0" w:color="auto"/>
        <w:right w:val="none" w:sz="0" w:space="0" w:color="auto"/>
      </w:divBdr>
    </w:div>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 w:id="2042632523">
      <w:bodyDiv w:val="1"/>
      <w:marLeft w:val="0"/>
      <w:marRight w:val="0"/>
      <w:marTop w:val="0"/>
      <w:marBottom w:val="0"/>
      <w:divBdr>
        <w:top w:val="none" w:sz="0" w:space="0" w:color="auto"/>
        <w:left w:val="none" w:sz="0" w:space="0" w:color="auto"/>
        <w:bottom w:val="none" w:sz="0" w:space="0" w:color="auto"/>
        <w:right w:val="none" w:sz="0" w:space="0" w:color="auto"/>
      </w:divBdr>
    </w:div>
    <w:div w:id="2043289362">
      <w:bodyDiv w:val="1"/>
      <w:marLeft w:val="0"/>
      <w:marRight w:val="0"/>
      <w:marTop w:val="0"/>
      <w:marBottom w:val="0"/>
      <w:divBdr>
        <w:top w:val="none" w:sz="0" w:space="0" w:color="auto"/>
        <w:left w:val="none" w:sz="0" w:space="0" w:color="auto"/>
        <w:bottom w:val="none" w:sz="0" w:space="0" w:color="auto"/>
        <w:right w:val="none" w:sz="0" w:space="0" w:color="auto"/>
      </w:divBdr>
    </w:div>
    <w:div w:id="2064601369">
      <w:bodyDiv w:val="1"/>
      <w:marLeft w:val="0"/>
      <w:marRight w:val="0"/>
      <w:marTop w:val="0"/>
      <w:marBottom w:val="0"/>
      <w:divBdr>
        <w:top w:val="none" w:sz="0" w:space="0" w:color="auto"/>
        <w:left w:val="none" w:sz="0" w:space="0" w:color="auto"/>
        <w:bottom w:val="none" w:sz="0" w:space="0" w:color="auto"/>
        <w:right w:val="none" w:sz="0" w:space="0" w:color="auto"/>
      </w:divBdr>
    </w:div>
    <w:div w:id="2107457467">
      <w:bodyDiv w:val="1"/>
      <w:marLeft w:val="0"/>
      <w:marRight w:val="0"/>
      <w:marTop w:val="0"/>
      <w:marBottom w:val="0"/>
      <w:divBdr>
        <w:top w:val="none" w:sz="0" w:space="0" w:color="auto"/>
        <w:left w:val="none" w:sz="0" w:space="0" w:color="auto"/>
        <w:bottom w:val="none" w:sz="0" w:space="0" w:color="auto"/>
        <w:right w:val="none" w:sz="0" w:space="0" w:color="auto"/>
      </w:divBdr>
    </w:div>
    <w:div w:id="212464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header" Target="header2.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8.svg"/><Relationship Id="rId33" Type="http://schemas.openxmlformats.org/officeDocument/2006/relationships/hyperlink" Target="https://www.springer.com/journal/11258" TargetMode="Externa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1.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tefanielane@utexas.edu" TargetMode="External"/><Relationship Id="rId24" Type="http://schemas.openxmlformats.org/officeDocument/2006/relationships/image" Target="media/image7.png"/><Relationship Id="rId32" Type="http://schemas.openxmlformats.org/officeDocument/2006/relationships/hyperlink" Target="http://www.publish.csiro.au/nid/126/aid/429.htm" TargetMode="External"/><Relationship Id="rId37" Type="http://schemas.microsoft.com/office/2018/08/relationships/commentsExtensible" Target="commentsExtensible.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hyperlink" Target="https://www.openstreetmap.org/" TargetMode="External"/><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https://www.publish.csiro.au/mf/forauthor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hyperlink" Target="https://maps.gov.bc.ca/ess/hm/imap4m/" TargetMode="External"/><Relationship Id="rId27" Type="http://schemas.openxmlformats.org/officeDocument/2006/relationships/image" Target="media/image9.png"/><Relationship Id="rId30" Type="http://schemas.openxmlformats.org/officeDocument/2006/relationships/image" Target="media/image12.png"/><Relationship Id="rId35"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37F3B-36B3-4EC0-ACB5-9DB2DDDD50D7}">
  <ds:schemaRefs>
    <ds:schemaRef ds:uri="http://schemas.microsoft.com/office/2006/metadata/properties"/>
    <ds:schemaRef ds:uri="http://purl.org/dc/terms/"/>
    <ds:schemaRef ds:uri="http://purl.org/dc/elements/1.1/"/>
    <ds:schemaRef ds:uri="8c008993-a31f-4b40-b1f3-88dd9c6e1924"/>
    <ds:schemaRef ds:uri="http://purl.org/dc/dcmitype/"/>
    <ds:schemaRef ds:uri="http://schemas.microsoft.com/office/2006/documentManagement/types"/>
    <ds:schemaRef ds:uri="360018dd-41eb-4458-b1d4-4b46a95a2b02"/>
    <ds:schemaRef ds:uri="http://schemas.microsoft.com/office/infopath/2007/PartnerControls"/>
    <ds:schemaRef ds:uri="http://schemas.openxmlformats.org/package/2006/metadata/core-properties"/>
    <ds:schemaRef ds:uri="http://www.w3.org/XML/1998/namespace"/>
  </ds:schemaRefs>
</ds:datastoreItem>
</file>

<file path=customXml/itemProps2.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4.xml><?xml version="1.0" encoding="utf-8"?>
<ds:datastoreItem xmlns:ds="http://schemas.openxmlformats.org/officeDocument/2006/customXml" ds:itemID="{6CFC0226-AF9E-4939-9A04-5DDE1E029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2557</TotalTime>
  <Pages>35</Pages>
  <Words>26349</Words>
  <Characters>150195</Characters>
  <Application>Microsoft Office Word</Application>
  <DocSecurity>0</DocSecurity>
  <Lines>1251</Lines>
  <Paragraphs>352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25</cp:revision>
  <cp:lastPrinted>2022-07-07T18:52:00Z</cp:lastPrinted>
  <dcterms:created xsi:type="dcterms:W3CDTF">2022-09-23T16:58:00Z</dcterms:created>
  <dcterms:modified xsi:type="dcterms:W3CDTF">2022-10-07T19:52:00Z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zotero-version="6.0.13"&gt;&lt;session id="RJVdvhSa"/&gt;&lt;style id="http://www.zotero.org/styles/apa" locale="en-US" hasBibliography="1" bibliographyStyleHasBeenSet="1"/&gt;&lt;prefs&gt;&lt;pref name="fieldType" value="Field"/&gt;&lt;/prefs&gt;&lt;/data&gt;</vt:lpwstr>
  </property>
</Properties>
</file>