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19D74686"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del w:id="0" w:author="Stefanie Lane" w:date="2022-05-27T14:21:00Z">
        <w:r w:rsidR="00B6258E" w:rsidDel="00BE3EBE">
          <w:rPr>
            <w:rFonts w:cstheme="minorHAnsi"/>
            <w:sz w:val="24"/>
            <w:szCs w:val="24"/>
            <w:vertAlign w:val="superscript"/>
          </w:rPr>
          <w:delText>1</w:delText>
        </w:r>
      </w:del>
      <w:ins w:id="1" w:author="Stefanie Lane" w:date="2022-05-27T14:22:00Z">
        <w:r w:rsidR="00BE3EBE">
          <w:rPr>
            <w:rFonts w:cstheme="minorHAnsi"/>
            <w:sz w:val="24"/>
            <w:szCs w:val="24"/>
            <w:vertAlign w:val="superscript"/>
          </w:rPr>
          <w:t>3</w:t>
        </w:r>
      </w:ins>
      <w:r w:rsidR="00241A51">
        <w:rPr>
          <w:rFonts w:cstheme="minorHAnsi"/>
          <w:sz w:val="24"/>
          <w:szCs w:val="24"/>
        </w:rPr>
        <w:t>,</w:t>
      </w:r>
      <w:r w:rsidR="00DB1221">
        <w:rPr>
          <w:rFonts w:cstheme="minorHAnsi"/>
          <w:sz w:val="24"/>
          <w:szCs w:val="24"/>
        </w:rPr>
        <w:t xml:space="preserve"> Madlen Denoth</w:t>
      </w:r>
      <w:ins w:id="2" w:author="Stefanie Lane" w:date="2022-05-27T14:22:00Z">
        <w:r w:rsidR="00BE3EBE">
          <w:rPr>
            <w:rFonts w:cstheme="minorHAnsi"/>
            <w:sz w:val="24"/>
            <w:szCs w:val="24"/>
            <w:vertAlign w:val="superscript"/>
          </w:rPr>
          <w:t>3</w:t>
        </w:r>
      </w:ins>
      <w:ins w:id="3" w:author="Stefanie Lane" w:date="2022-06-21T11:04:00Z">
        <w:r w:rsidR="00142945">
          <w:rPr>
            <w:rFonts w:cstheme="minorHAnsi"/>
            <w:sz w:val="24"/>
            <w:szCs w:val="24"/>
            <w:vertAlign w:val="superscript"/>
          </w:rPr>
          <w:t>, 4</w:t>
        </w:r>
      </w:ins>
      <w:del w:id="4" w:author="Stefanie Lane" w:date="2022-05-27T14:22:00Z">
        <w:r w:rsidR="00B6258E" w:rsidDel="00BE3EBE">
          <w:rPr>
            <w:rFonts w:cstheme="minorHAnsi"/>
            <w:sz w:val="24"/>
            <w:szCs w:val="24"/>
            <w:vertAlign w:val="superscript"/>
          </w:rPr>
          <w:delText>1</w:delText>
        </w:r>
      </w:del>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ins w:id="5" w:author="Stefanie Lane" w:date="2022-05-27T14:21:00Z">
        <w:r w:rsidR="00BE3EBE">
          <w:rPr>
            <w:rFonts w:cstheme="minorHAnsi"/>
            <w:sz w:val="24"/>
            <w:szCs w:val="24"/>
          </w:rPr>
          <w:t xml:space="preserve">School of Environmental Studies, </w:t>
        </w:r>
      </w:ins>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ins w:id="6" w:author="Stefanie Lane" w:date="2022-05-27T14:22:00Z">
        <w:r w:rsidR="00BE3EBE">
          <w:rPr>
            <w:rFonts w:cstheme="minorHAnsi"/>
            <w:sz w:val="24"/>
            <w:szCs w:val="24"/>
          </w:rPr>
          <w:t xml:space="preserve">; </w:t>
        </w:r>
        <w:r w:rsidR="00BE3EBE" w:rsidRPr="00FA6E66">
          <w:rPr>
            <w:rFonts w:cstheme="minorHAnsi"/>
            <w:sz w:val="24"/>
            <w:szCs w:val="24"/>
            <w:vertAlign w:val="superscript"/>
            <w:rPrChange w:id="7" w:author="Stefanie Lane" w:date="2022-05-27T14:22:00Z">
              <w:rPr>
                <w:rFonts w:cstheme="minorHAnsi"/>
                <w:sz w:val="24"/>
                <w:szCs w:val="24"/>
              </w:rPr>
            </w:rPrChange>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ins>
      <w:ins w:id="8" w:author="Stefanie Lane" w:date="2022-06-21T11:04:00Z">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w:t>
        </w:r>
      </w:ins>
      <w:ins w:id="9" w:author="Stefanie Lane" w:date="2022-06-21T11:05:00Z">
        <w:r w:rsidR="00591C26">
          <w:rPr>
            <w:rFonts w:cstheme="minorHAnsi"/>
            <w:sz w:val="24"/>
            <w:szCs w:val="24"/>
          </w:rPr>
          <w:t>erland</w:t>
        </w:r>
      </w:ins>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67330028"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homogenization,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and community homogenization</w:t>
      </w:r>
      <w:r w:rsidR="00132E6A">
        <w:t xml:space="preserve"> 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3983FEF7" w:rsidR="00A92F9A" w:rsidRDefault="001A62D5" w:rsidP="005F7C5D">
      <w:pPr>
        <w:ind w:firstLine="720"/>
      </w:pPr>
      <w:r>
        <w:t>In a time of r</w:t>
      </w:r>
      <w:bookmarkStart w:id="10" w:name="_GoBack"/>
      <w:r>
        <w:t>apid global change,</w:t>
      </w:r>
      <w:r w:rsidR="00B35CD6">
        <w:t xml:space="preserve"> </w:t>
      </w:r>
      <w:bookmarkEnd w:id="10"/>
      <w:r w:rsidR="00B225CB" w:rsidRPr="0007225D">
        <w:t>understand</w:t>
      </w:r>
      <w:r>
        <w:t>ing</w:t>
      </w:r>
      <w:r w:rsidR="00FE71DC" w:rsidRPr="0007225D">
        <w:t xml:space="preserve"> patterns of</w:t>
      </w:r>
      <w:r w:rsidR="00C80754">
        <w:t xml:space="preserve"> ecosystem </w:t>
      </w:r>
      <w:r w:rsidR="009C7F51">
        <w:t>response</w:t>
      </w:r>
      <w:r w:rsidR="00C04EFB">
        <w:t xml:space="preserve"> over time,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 xml:space="preserve">(Donohue et al., 2016; </w:t>
      </w:r>
      <w:proofErr w:type="spellStart"/>
      <w:r w:rsidR="00057AEE" w:rsidRPr="00057AEE">
        <w:rPr>
          <w:rFonts w:ascii="Calibri" w:hAnsi="Calibri" w:cs="Calibri"/>
        </w:rPr>
        <w:t>Holling</w:t>
      </w:r>
      <w:proofErr w:type="spellEnd"/>
      <w:r w:rsidR="00057AEE" w:rsidRPr="00057AEE">
        <w:rPr>
          <w:rFonts w:ascii="Calibri" w:hAnsi="Calibri" w:cs="Calibri"/>
        </w:rPr>
        <w:t>,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w:t>
      </w:r>
      <w:proofErr w:type="spellStart"/>
      <w:r w:rsidR="007E551D" w:rsidRPr="007E551D">
        <w:rPr>
          <w:rFonts w:ascii="Calibri" w:hAnsi="Calibri" w:cs="Calibri"/>
          <w:szCs w:val="24"/>
        </w:rPr>
        <w:t>Hanski</w:t>
      </w:r>
      <w:proofErr w:type="spellEnd"/>
      <w:r w:rsidR="007E551D" w:rsidRPr="007E551D">
        <w:rPr>
          <w:rFonts w:ascii="Calibri" w:hAnsi="Calibri" w:cs="Calibri"/>
          <w:szCs w:val="24"/>
        </w:rPr>
        <w:t xml:space="preserve">, 1982; </w:t>
      </w:r>
      <w:proofErr w:type="spellStart"/>
      <w:r w:rsidR="007E551D" w:rsidRPr="007E551D">
        <w:rPr>
          <w:rFonts w:ascii="Calibri" w:hAnsi="Calibri" w:cs="Calibri"/>
          <w:szCs w:val="24"/>
        </w:rPr>
        <w:t>Lepš</w:t>
      </w:r>
      <w:proofErr w:type="spellEnd"/>
      <w:r w:rsidR="007E551D" w:rsidRPr="007E551D">
        <w:rPr>
          <w:rFonts w:ascii="Calibri" w:hAnsi="Calibri" w:cs="Calibri"/>
          <w:szCs w:val="24"/>
        </w:rPr>
        <w:t>,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w:t>
      </w:r>
      <w:proofErr w:type="spellStart"/>
      <w:r w:rsidR="00245C13" w:rsidRPr="00554B0B">
        <w:rPr>
          <w:rFonts w:ascii="Calibri" w:hAnsi="Calibri" w:cs="Calibri"/>
        </w:rPr>
        <w:t>Ovaskainen</w:t>
      </w:r>
      <w:proofErr w:type="spellEnd"/>
      <w:r w:rsidR="00245C13" w:rsidRPr="00554B0B">
        <w:rPr>
          <w:rFonts w:ascii="Calibri" w:hAnsi="Calibri" w:cs="Calibri"/>
        </w:rPr>
        <w:t xml:space="preserve">, Rybicki, &amp; </w:t>
      </w:r>
      <w:proofErr w:type="spellStart"/>
      <w:r w:rsidR="00245C13" w:rsidRPr="00554B0B">
        <w:rPr>
          <w:rFonts w:ascii="Calibri" w:hAnsi="Calibri" w:cs="Calibri"/>
        </w:rPr>
        <w:t>Abrego</w:t>
      </w:r>
      <w:proofErr w:type="spellEnd"/>
      <w:r w:rsidR="00245C13" w:rsidRPr="00554B0B">
        <w:rPr>
          <w:rFonts w:ascii="Calibri" w:hAnsi="Calibri" w:cs="Calibri"/>
        </w:rPr>
        <w:t>, 2019; Underwood, Chapman, &amp; Connell, 2000)</w:t>
      </w:r>
      <w:r w:rsidR="00245C13">
        <w:fldChar w:fldCharType="end"/>
      </w:r>
      <w:r w:rsidR="00245C13">
        <w:t>.</w:t>
      </w:r>
    </w:p>
    <w:p w14:paraId="4F7BFC02" w14:textId="14FF7900"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ins w:id="11" w:author="Stefanie Lane" w:date="2022-06-23T15:30:00Z">
        <w:r w:rsidR="00E270CF">
          <w:t xml:space="preserve"> </w:t>
        </w:r>
      </w:ins>
      <w:r w:rsidR="00E270CF">
        <w:fldChar w:fldCharType="begin"/>
      </w:r>
      <w:r w:rsidR="00AB0A5A">
        <w:instrText xml:space="preserve"> ADDIN ZOTERO_ITEM CSL_CITATION {"citationID":"n2MaV22w","properties":{"formattedCitation":"(Douglas, Schuerholz, &amp; Juniper, 2022)","plainCitation":"(Douglas, Schuerholz, &amp; Juniper, 2022)","noteIndex":0},"citationItems":[{"id":2500,"uris":["http://zotero.org/users/6092945/items/TLW3RYTA"],"itemData":{"id":2500,"type":"article-journal","abstract":"Vegetated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ins w:id="12" w:author="Stefanie Lane" w:date="2022-06-23T15:31:00Z">
        <w:r w:rsidR="00AB0A5A">
          <w:rPr>
            <w:rFonts w:ascii="Calibri" w:hAnsi="Calibri" w:cs="Calibri"/>
          </w:rPr>
          <w:t>et al.</w:t>
        </w:r>
      </w:ins>
      <w:del w:id="13" w:author="Stefanie Lane" w:date="2022-06-23T15:31:00Z">
        <w:r w:rsidR="00AB0A5A" w:rsidRPr="00AB0A5A" w:rsidDel="00AB0A5A">
          <w:rPr>
            <w:rFonts w:ascii="Calibri" w:hAnsi="Calibri" w:cs="Calibri"/>
          </w:rPr>
          <w:delText>Schuerholz, &amp; Juniper</w:delText>
        </w:r>
      </w:del>
      <w:r w:rsidR="00AB0A5A" w:rsidRPr="00AB0A5A">
        <w:rPr>
          <w:rFonts w:ascii="Calibri" w:hAnsi="Calibri" w:cs="Calibri"/>
        </w:rPr>
        <w:t>, 2022)</w:t>
      </w:r>
      <w:r w:rsidR="00E270CF">
        <w:fldChar w:fldCharType="end"/>
      </w:r>
      <w:del w:id="14" w:author="Stefanie Lane" w:date="2022-06-23T15:31:00Z">
        <w:r w:rsidR="00FC6416" w:rsidDel="00AB0A5A">
          <w:delText xml:space="preserve"> (Douglas et al 2022)</w:delText>
        </w:r>
      </w:del>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w:t>
      </w:r>
      <w:proofErr w:type="spellStart"/>
      <w:r w:rsidR="00505257" w:rsidRPr="00505257">
        <w:rPr>
          <w:rFonts w:ascii="Calibri" w:hAnsi="Calibri" w:cs="Calibri"/>
        </w:rPr>
        <w:t>Holling</w:t>
      </w:r>
      <w:proofErr w:type="spellEnd"/>
      <w:r w:rsidR="00505257" w:rsidRPr="00505257">
        <w:rPr>
          <w:rFonts w:ascii="Calibri" w:hAnsi="Calibri" w:cs="Calibri"/>
        </w:rPr>
        <w:t>,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0BC827D9" w:rsidR="00E75976" w:rsidRPr="00535270" w:rsidRDefault="00592C5E">
      <w:pPr>
        <w:pStyle w:val="Caption"/>
        <w:pPrChange w:id="15" w:author="Stefanie Lane" w:date="2022-06-03T14:52:00Z">
          <w:pPr/>
        </w:pPrChange>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the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535270">
        <w:rPr>
          <w:i w:val="0"/>
          <w:iCs w:val="0"/>
          <w:color w:val="auto"/>
          <w:sz w:val="22"/>
          <w:szCs w:val="22"/>
          <w:rPrChange w:id="16" w:author="Stefanie Lane" w:date="2022-06-03T14:52:00Z">
            <w:rPr>
              <w:i/>
              <w:iCs/>
            </w:rPr>
          </w:rPrChange>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535270">
        <w:rPr>
          <w:i w:val="0"/>
          <w:iCs w:val="0"/>
          <w:color w:val="auto"/>
          <w:sz w:val="22"/>
          <w:szCs w:val="22"/>
          <w:rPrChange w:id="17" w:author="Stefanie Lane" w:date="2022-06-03T14:52:00Z">
            <w:rPr>
              <w:i/>
              <w:iCs/>
            </w:rPr>
          </w:rPrChange>
        </w:rPr>
      </w:r>
      <w:r w:rsidR="00C42257" w:rsidRPr="00535270">
        <w:rPr>
          <w:i w:val="0"/>
          <w:iCs w:val="0"/>
          <w:color w:val="auto"/>
          <w:sz w:val="22"/>
          <w:szCs w:val="22"/>
          <w:rPrChange w:id="18" w:author="Stefanie Lane" w:date="2022-06-03T14:52:00Z">
            <w:rPr>
              <w:i/>
              <w:iCs/>
            </w:rPr>
          </w:rPrChange>
        </w:rPr>
        <w:fldChar w:fldCharType="separate"/>
      </w:r>
      <w:ins w:id="19" w:author="Stefanie Lane" w:date="2022-06-03T14:47:00Z">
        <w:r w:rsidR="00173A95" w:rsidRPr="00535270">
          <w:rPr>
            <w:i w:val="0"/>
            <w:iCs w:val="0"/>
            <w:color w:val="auto"/>
            <w:sz w:val="22"/>
            <w:szCs w:val="22"/>
            <w:rPrChange w:id="20" w:author="Stefanie Lane" w:date="2022-06-03T14:52:00Z">
              <w:rPr>
                <w:i/>
                <w:iCs/>
                <w:noProof/>
              </w:rPr>
            </w:rPrChange>
          </w:rPr>
          <w:t xml:space="preserve"> </w:t>
        </w:r>
        <w:r w:rsidR="00173A95" w:rsidRPr="00535270">
          <w:rPr>
            <w:i w:val="0"/>
            <w:iCs w:val="0"/>
            <w:color w:val="auto"/>
            <w:sz w:val="22"/>
            <w:szCs w:val="22"/>
          </w:rPr>
          <w:t>Figure 1</w:t>
        </w:r>
      </w:ins>
      <w:del w:id="21" w:author="Stefanie Lane" w:date="2022-05-30T14:29:00Z">
        <w:r w:rsidR="000F6BE9" w:rsidRPr="00535270" w:rsidDel="00B71811">
          <w:rPr>
            <w:i w:val="0"/>
            <w:iCs w:val="0"/>
            <w:color w:val="auto"/>
            <w:sz w:val="22"/>
            <w:szCs w:val="22"/>
          </w:rPr>
          <w:delText>Figure 1</w:delText>
        </w:r>
      </w:del>
      <w:r w:rsidR="00C42257" w:rsidRPr="00535270">
        <w:rPr>
          <w:i w:val="0"/>
          <w:iCs w:val="0"/>
          <w:color w:val="auto"/>
          <w:sz w:val="22"/>
          <w:szCs w:val="22"/>
          <w:rPrChange w:id="22" w:author="Stefanie Lane" w:date="2022-06-03T14:52:00Z">
            <w:rPr>
              <w:i/>
              <w:iCs/>
            </w:rPr>
          </w:rPrChange>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t</w:t>
      </w:r>
      <w:r w:rsidR="00D84B2A" w:rsidRPr="00535270">
        <w:rPr>
          <w:i w:val="0"/>
          <w:iCs w:val="0"/>
          <w:color w:val="auto"/>
          <w:sz w:val="22"/>
          <w:szCs w:val="22"/>
        </w:rPr>
        <w:t>he 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535270">
        <w:rPr>
          <w:i w:val="0"/>
          <w:iCs w:val="0"/>
          <w:color w:val="auto"/>
          <w:sz w:val="22"/>
          <w:szCs w:val="22"/>
          <w:rPrChange w:id="23" w:author="Stefanie Lane" w:date="2022-06-03T14:52:00Z">
            <w:rPr>
              <w:rFonts w:ascii="Calibri" w:hAnsi="Calibri" w:cs="Calibri"/>
              <w:i/>
              <w:iCs/>
            </w:rPr>
          </w:rPrChange>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a non-native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535270">
        <w:rPr>
          <w:i w:val="0"/>
          <w:iCs w:val="0"/>
          <w:color w:val="auto"/>
          <w:sz w:val="22"/>
          <w:szCs w:val="22"/>
          <w:rPrChange w:id="24" w:author="Stefanie Lane" w:date="2022-06-03T14:52:00Z">
            <w:rPr>
              <w:iCs/>
            </w:rPr>
          </w:rPrChange>
        </w:rPr>
        <w:t xml:space="preserve">Sidalcea hendersonii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t>These two historical studies present a unique opportunity to repeat the sampling a third time and</w:t>
      </w:r>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w:t>
      </w:r>
      <w:r w:rsidR="00B86420">
        <w:lastRenderedPageBreak/>
        <w:t xml:space="preserve">tidal freshwater marsh.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AE4AED7" w:rsidR="001F436B" w:rsidRPr="009E4359" w:rsidRDefault="001F436B">
      <w:pPr>
        <w:pStyle w:val="NoSpacing"/>
        <w:pPrChange w:id="25" w:author="Stefanie Lane" w:date="2022-06-03T14:51:00Z">
          <w:pPr>
            <w:ind w:firstLine="720"/>
          </w:pPr>
        </w:pPrChange>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rPr>
          <w:rPrChange w:id="26" w:author="Stefanie Lane" w:date="2022-06-03T14:48:00Z">
            <w:rPr/>
          </w:rPrChange>
        </w:rPr>
        <w:fldChar w:fldCharType="separate"/>
      </w:r>
      <w:r w:rsidRPr="00173A95">
        <w:rPr>
          <w:rPrChange w:id="27" w:author="Stefanie Lane" w:date="2022-06-03T14:48:00Z">
            <w:rPr>
              <w:rFonts w:ascii="Calibri" w:hAnsi="Calibri" w:cs="Calibri"/>
            </w:rPr>
          </w:rPrChange>
        </w:rPr>
        <w:t>(Schaefer, 2004)</w:t>
      </w:r>
      <w:r w:rsidRPr="001617DD">
        <w:fldChar w:fldCharType="end"/>
      </w:r>
      <w:r w:rsidRPr="00173A95">
        <w:t xml:space="preserve"> (</w:t>
      </w:r>
      <w:ins w:id="28" w:author="Stefanie Lane" w:date="2022-06-03T14:49:00Z">
        <w:r w:rsidR="00173A95" w:rsidRPr="00535270">
          <w:rPr>
            <w:rPrChange w:id="29" w:author="Stefanie Lane" w:date="2022-06-03T14:51:00Z">
              <w:rPr>
                <w:i/>
                <w:iCs/>
              </w:rPr>
            </w:rPrChange>
          </w:rPr>
          <w:fldChar w:fldCharType="begin"/>
        </w:r>
        <w:r w:rsidR="00173A95" w:rsidRPr="00535270">
          <w:rPr>
            <w:rPrChange w:id="30" w:author="Stefanie Lane" w:date="2022-06-03T14:51:00Z">
              <w:rPr>
                <w:i/>
                <w:iCs/>
              </w:rPr>
            </w:rPrChange>
          </w:rPr>
          <w:instrText xml:space="preserve"> REF _Ref104553838 </w:instrText>
        </w:r>
      </w:ins>
      <w:r w:rsidR="00535270">
        <w:instrText xml:space="preserve"> \* MERGEFORMAT </w:instrText>
      </w:r>
      <w:r w:rsidR="00173A95" w:rsidRPr="00535270">
        <w:rPr>
          <w:rPrChange w:id="31" w:author="Stefanie Lane" w:date="2022-06-03T14:51:00Z">
            <w:rPr>
              <w:i/>
              <w:iCs/>
            </w:rPr>
          </w:rPrChange>
        </w:rPr>
        <w:fldChar w:fldCharType="separate"/>
      </w:r>
      <w:ins w:id="32" w:author="Stefanie Lane" w:date="2022-06-03T14:49:00Z">
        <w:r w:rsidR="00173A95">
          <w:t>Figure 1</w:t>
        </w:r>
        <w:r w:rsidR="00173A95" w:rsidRPr="00535270">
          <w:rPr>
            <w:rPrChange w:id="33" w:author="Stefanie Lane" w:date="2022-06-03T14:51:00Z">
              <w:rPr>
                <w:i/>
                <w:iCs/>
              </w:rPr>
            </w:rPrChange>
          </w:rPr>
          <w:fldChar w:fldCharType="end"/>
        </w:r>
      </w:ins>
      <w:del w:id="34" w:author="Stefanie Lane" w:date="2022-06-03T14:48:00Z">
        <w:r w:rsidR="00766A27" w:rsidRPr="00173A95" w:rsidDel="00173A95">
          <w:fldChar w:fldCharType="begin"/>
        </w:r>
        <w:r w:rsidR="00766A27" w:rsidRPr="00173A95" w:rsidDel="00173A95">
          <w:delInstrText xml:space="preserve"> REF _Ref103170248 \h </w:delInstrText>
        </w:r>
        <w:r w:rsidR="00173A95" w:rsidRPr="00535270" w:rsidDel="00173A95">
          <w:rPr>
            <w:rPrChange w:id="35" w:author="Stefanie Lane" w:date="2022-06-03T14:51:00Z">
              <w:rPr>
                <w:i/>
                <w:iCs/>
              </w:rPr>
            </w:rPrChange>
          </w:rPr>
          <w:delInstrText xml:space="preserve"> \* MERGEFORMAT </w:delInstrText>
        </w:r>
        <w:r w:rsidR="00766A27" w:rsidRPr="00173A95" w:rsidDel="00173A95">
          <w:rPr>
            <w:rPrChange w:id="36" w:author="Stefanie Lane" w:date="2022-06-03T14:48:00Z">
              <w:rPr/>
            </w:rPrChange>
          </w:rPr>
          <w:fldChar w:fldCharType="separate"/>
        </w:r>
      </w:del>
      <w:del w:id="37" w:author="Stefanie Lane" w:date="2022-05-30T14:29:00Z">
        <w:r w:rsidR="000F6BE9" w:rsidRPr="00173A95" w:rsidDel="00B71811">
          <w:delText xml:space="preserve">Figure </w:delText>
        </w:r>
        <w:r w:rsidR="000F6BE9" w:rsidRPr="00173A95" w:rsidDel="00B71811">
          <w:rPr>
            <w:rPrChange w:id="38" w:author="Stefanie Lane" w:date="2022-06-03T14:48:00Z">
              <w:rPr>
                <w:noProof/>
              </w:rPr>
            </w:rPrChange>
          </w:rPr>
          <w:delText>1</w:delText>
        </w:r>
      </w:del>
      <w:del w:id="39" w:author="Stefanie Lane" w:date="2022-06-03T14:48:00Z">
        <w:r w:rsidR="00766A27" w:rsidRPr="00173A95" w:rsidDel="00173A95">
          <w:rPr>
            <w:rPrChange w:id="40" w:author="Stefanie Lane" w:date="2022-06-03T14:48:00Z">
              <w:rPr/>
            </w:rPrChange>
          </w:rPr>
          <w:fldChar w:fldCharType="end"/>
        </w:r>
      </w:del>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535270">
        <w:rPr>
          <w:rPrChange w:id="41" w:author="Stefanie Lane" w:date="2022-06-03T14:51:00Z">
            <w:rPr>
              <w:i/>
              <w:iCs/>
            </w:rPr>
          </w:rPrChange>
        </w:rPr>
        <w:instrText xml:space="preserve"> \* MERGEFORMAT </w:instrText>
      </w:r>
      <w:r w:rsidR="000A3E15" w:rsidRPr="001617DD">
        <w:rPr>
          <w:rPrChange w:id="42" w:author="Stefanie Lane" w:date="2022-06-03T14:51:00Z">
            <w:rPr/>
          </w:rPrChange>
        </w:rPr>
        <w:fldChar w:fldCharType="separate"/>
      </w:r>
      <w:ins w:id="43" w:author="Stefanie Lane" w:date="2022-06-03T14:47:00Z">
        <w:r w:rsidR="00173A95" w:rsidRPr="00535270">
          <w:rPr>
            <w:rPrChange w:id="44" w:author="Stefanie Lane" w:date="2022-06-03T14:51:00Z">
              <w:rPr>
                <w:noProof/>
              </w:rPr>
            </w:rPrChange>
          </w:rPr>
          <w:t xml:space="preserve"> </w:t>
        </w:r>
        <w:r w:rsidR="00173A95" w:rsidRPr="00535270">
          <w:t>Figure 1</w:t>
        </w:r>
      </w:ins>
      <w:del w:id="45" w:author="Stefanie Lane" w:date="2022-05-30T14:29:00Z">
        <w:r w:rsidR="000F6BE9" w:rsidRPr="00535270" w:rsidDel="00B71811">
          <w:delText>Figure 1</w:delText>
        </w:r>
      </w:del>
      <w:r w:rsidR="000A3E15" w:rsidRPr="001617DD">
        <w:fldChar w:fldCharType="end"/>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 xml:space="preserve">(Sinks, </w:t>
      </w:r>
      <w:proofErr w:type="spellStart"/>
      <w:r w:rsidR="005A152F" w:rsidRPr="005A152F">
        <w:rPr>
          <w:rFonts w:ascii="Calibri" w:hAnsi="Calibri" w:cs="Calibri"/>
        </w:rPr>
        <w:t>Borde</w:t>
      </w:r>
      <w:proofErr w:type="spellEnd"/>
      <w:r w:rsidR="005A152F" w:rsidRPr="005A152F">
        <w:rPr>
          <w:rFonts w:ascii="Calibri" w:hAnsi="Calibri" w:cs="Calibri"/>
        </w:rPr>
        <w:t xml:space="preserve">, </w:t>
      </w:r>
      <w:proofErr w:type="spellStart"/>
      <w:r w:rsidR="005A152F" w:rsidRPr="005A152F">
        <w:rPr>
          <w:rFonts w:ascii="Calibri" w:hAnsi="Calibri" w:cs="Calibri"/>
        </w:rPr>
        <w:t>Diefenderfer</w:t>
      </w:r>
      <w:proofErr w:type="spellEnd"/>
      <w:r w:rsidR="005A152F" w:rsidRPr="005A152F">
        <w:rPr>
          <w:rFonts w:ascii="Calibri" w:hAnsi="Calibri" w:cs="Calibri"/>
        </w:rPr>
        <w:t xml:space="preserve">, &amp; </w:t>
      </w:r>
      <w:proofErr w:type="spellStart"/>
      <w:r w:rsidR="005A152F" w:rsidRPr="005A152F">
        <w:rPr>
          <w:rFonts w:ascii="Calibri" w:hAnsi="Calibri" w:cs="Calibri"/>
        </w:rPr>
        <w:t>Karnezis</w:t>
      </w:r>
      <w:proofErr w:type="spellEnd"/>
      <w:r w:rsidR="005A152F" w:rsidRPr="005A152F">
        <w:rPr>
          <w:rFonts w:ascii="Calibri" w:hAnsi="Calibri" w:cs="Calibri"/>
        </w:rPr>
        <w:t>,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72C83FB1"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ins w:id="46" w:author="Stefanie Lane" w:date="2022-05-27T14:23:00Z">
        <w:r w:rsidR="00111023">
          <w:fldChar w:fldCharType="begin"/>
        </w:r>
        <w:r w:rsidR="00111023">
          <w:instrText xml:space="preserve"> REF _Ref104553838 \h </w:instrText>
        </w:r>
      </w:ins>
      <w:r w:rsidR="00111023">
        <w:fldChar w:fldCharType="separate"/>
      </w:r>
      <w:ins w:id="47" w:author="Stefanie Lane" w:date="2022-06-03T14:47:00Z">
        <w:r w:rsidR="00173A95">
          <w:t xml:space="preserve">Figure </w:t>
        </w:r>
        <w:r w:rsidR="00173A95">
          <w:rPr>
            <w:noProof/>
          </w:rPr>
          <w:t>1</w:t>
        </w:r>
      </w:ins>
      <w:ins w:id="48" w:author="Stefanie Lane" w:date="2022-05-27T14:23:00Z">
        <w:r w:rsidR="00111023">
          <w:fldChar w:fldCharType="end"/>
        </w:r>
      </w:ins>
      <w:del w:id="49" w:author="Stefanie Lane" w:date="2022-05-27T14:23:00Z">
        <w:r w:rsidR="007A5BC9" w:rsidDel="00111023">
          <w:delText>Figure 1</w:delText>
        </w:r>
      </w:del>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3CF3F742"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ins w:id="50" w:author="Stefanie Lane" w:date="2022-05-27T14:24:00Z">
        <w:r w:rsidR="00551D64">
          <w:fldChar w:fldCharType="begin"/>
        </w:r>
        <w:r w:rsidR="00551D64">
          <w:instrText xml:space="preserve"> REF _Ref104553838 \h </w:instrText>
        </w:r>
      </w:ins>
      <w:r w:rsidR="00551D64">
        <w:fldChar w:fldCharType="separate"/>
      </w:r>
      <w:ins w:id="51" w:author="Stefanie Lane" w:date="2022-06-03T14:47:00Z">
        <w:r w:rsidR="00173A95">
          <w:t xml:space="preserve">Figure </w:t>
        </w:r>
        <w:r w:rsidR="00173A95">
          <w:rPr>
            <w:noProof/>
          </w:rPr>
          <w:t>1</w:t>
        </w:r>
      </w:ins>
      <w:ins w:id="52" w:author="Stefanie Lane" w:date="2022-05-27T14:24:00Z">
        <w:r w:rsidR="00551D64">
          <w:fldChar w:fldCharType="end"/>
        </w:r>
      </w:ins>
      <w:del w:id="53" w:author="Stefanie Lane" w:date="2022-05-27T14:24:00Z">
        <w:r w:rsidR="007A5BC9" w:rsidDel="00551D64">
          <w:delText>Figure 1</w:delText>
        </w:r>
      </w:del>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54" w:author="Stefanie Lane" w:date="2022-06-03T14:47:00Z">
        <w:r w:rsidR="00173A95">
          <w:t>Table 4</w:t>
        </w:r>
      </w:ins>
      <w:del w:id="55" w:author="Stefanie Lane" w:date="2022-05-30T14:29:00Z">
        <w:r w:rsidR="000F6BE9" w:rsidDel="00B71811">
          <w:delText xml:space="preserve">Table </w:delText>
        </w:r>
        <w:r w:rsidR="007A5BC9" w:rsidDel="00B71811">
          <w:delText>S</w:delText>
        </w:r>
        <w:r w:rsidR="000F6BE9" w:rsidDel="00B71811">
          <w:rPr>
            <w:noProof/>
          </w:rPr>
          <w:delText>3</w:delText>
        </w:r>
      </w:del>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57DE13A" w14:textId="77777777" w:rsidR="00173A95" w:rsidRDefault="00D4425C">
      <w:pPr>
        <w:ind w:firstLine="720"/>
        <w:rPr>
          <w:ins w:id="56" w:author="Stefanie Lane" w:date="2022-06-03T14:47:00Z"/>
        </w:rPr>
        <w:pPrChange w:id="57" w:author="Stefanie Lane" w:date="2022-06-03T14:47:00Z">
          <w:pPr>
            <w:pStyle w:val="Caption"/>
          </w:pPr>
        </w:pPrChange>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ins w:id="58" w:author="Stefanie Lane" w:date="2022-06-03T14:47:00Z">
        <w:r w:rsidR="00173A95" w:rsidRPr="00746ACC">
          <w:t xml:space="preserve"> </w:t>
        </w:r>
      </w:ins>
    </w:p>
    <w:p w14:paraId="2F34A772" w14:textId="695D501A" w:rsidR="00D4425C" w:rsidRDefault="00173A95" w:rsidP="00D4425C">
      <w:pPr>
        <w:ind w:firstLine="720"/>
      </w:pPr>
      <w:ins w:id="59" w:author="Stefanie Lane" w:date="2022-06-03T14:47:00Z">
        <w:r>
          <w:rPr>
            <w:noProof/>
          </w:rPr>
          <w:t>Figure</w:t>
        </w:r>
        <w:r>
          <w:t xml:space="preserve"> </w:t>
        </w:r>
        <w:r>
          <w:rPr>
            <w:noProof/>
          </w:rPr>
          <w:t>1</w:t>
        </w:r>
      </w:ins>
      <w:del w:id="60" w:author="Stefanie Lane" w:date="2022-05-30T14:29:00Z">
        <w:r w:rsidR="000F6BE9" w:rsidDel="00B71811">
          <w:delText xml:space="preserve">Figure </w:delText>
        </w:r>
        <w:r w:rsidR="000F6BE9" w:rsidDel="00B71811">
          <w:rPr>
            <w:noProof/>
          </w:rPr>
          <w:delText>1</w:delText>
        </w:r>
      </w:del>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F92BEC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ins w:id="61" w:author="Stefanie Lane" w:date="2022-06-03T14:47:00Z">
        <w:r w:rsidR="00173A95">
          <w:t>Table 7</w:t>
        </w:r>
      </w:ins>
      <w:del w:id="62" w:author="Stefanie Lane" w:date="2022-05-30T14:29:00Z">
        <w:r w:rsidR="000F6BE9" w:rsidDel="00B71811">
          <w:delText xml:space="preserve">Table </w:delText>
        </w:r>
        <w:r w:rsidR="00D12703" w:rsidDel="00B71811">
          <w:delText>S</w:delText>
        </w:r>
        <w:r w:rsidR="000F6BE9" w:rsidDel="00B71811">
          <w:rPr>
            <w:noProof/>
          </w:rPr>
          <w:delText>6</w:delText>
        </w:r>
      </w:del>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79778FA3" w:rsidR="004E025F" w:rsidRDefault="00B47D6F">
      <w:pPr>
        <w:pStyle w:val="Caption"/>
        <w:rPr>
          <w:ins w:id="63" w:author="Stefanie Lane" w:date="2022-06-22T13:35:00Z"/>
          <w:i w:val="0"/>
          <w:iCs w:val="0"/>
          <w:color w:val="auto"/>
          <w:sz w:val="22"/>
          <w:szCs w:val="22"/>
        </w:rPr>
      </w:pPr>
      <w:r w:rsidRPr="003744EF">
        <w:rPr>
          <w:i w:val="0"/>
          <w:iCs w:val="0"/>
          <w:color w:val="auto"/>
          <w:sz w:val="22"/>
          <w:szCs w:val="22"/>
          <w:rPrChange w:id="64" w:author="Stefanie Lane" w:date="2022-05-30T15:56:00Z">
            <w:rPr/>
          </w:rPrChange>
        </w:rPr>
        <w:t>To determine dominant community types, cluster analysis was performed for each observation year using Euclidean distance as the measure of plot dissimilarity (“stats,”</w:t>
      </w:r>
      <w:r w:rsidR="00E42346" w:rsidRPr="003744EF">
        <w:rPr>
          <w:i w:val="0"/>
          <w:iCs w:val="0"/>
          <w:color w:val="auto"/>
          <w:sz w:val="22"/>
          <w:szCs w:val="22"/>
          <w:rPrChange w:id="65" w:author="Stefanie Lane" w:date="2022-05-30T15:56:00Z">
            <w:rPr/>
          </w:rPrChange>
        </w:rPr>
        <w:t xml:space="preserve"> R Core Team</w:t>
      </w:r>
      <w:r w:rsidRPr="003744EF">
        <w:rPr>
          <w:i w:val="0"/>
          <w:iCs w:val="0"/>
          <w:color w:val="auto"/>
          <w:sz w:val="22"/>
          <w:szCs w:val="22"/>
          <w:rPrChange w:id="66" w:author="Stefanie Lane" w:date="2022-05-30T15:56:00Z">
            <w:rPr/>
          </w:rPrChange>
        </w:rPr>
        <w:t xml:space="preserve">). </w:t>
      </w:r>
      <w:r w:rsidR="00221150" w:rsidRPr="003744EF">
        <w:rPr>
          <w:i w:val="0"/>
          <w:iCs w:val="0"/>
          <w:color w:val="auto"/>
          <w:sz w:val="22"/>
          <w:szCs w:val="22"/>
          <w:rPrChange w:id="67" w:author="Stefanie Lane" w:date="2022-05-30T15:56:00Z">
            <w:rPr/>
          </w:rPrChange>
        </w:rPr>
        <w:t xml:space="preserve">We also used </w:t>
      </w:r>
      <w:r w:rsidR="00EE00B3" w:rsidRPr="003744EF">
        <w:rPr>
          <w:i w:val="0"/>
          <w:iCs w:val="0"/>
          <w:color w:val="auto"/>
          <w:sz w:val="22"/>
          <w:szCs w:val="22"/>
          <w:rPrChange w:id="68" w:author="Stefanie Lane" w:date="2022-05-30T15:56:00Z">
            <w:rPr/>
          </w:rPrChange>
        </w:rPr>
        <w:t>Bray-</w:t>
      </w:r>
      <w:r w:rsidR="00887D9F" w:rsidRPr="003744EF">
        <w:rPr>
          <w:i w:val="0"/>
          <w:iCs w:val="0"/>
          <w:color w:val="auto"/>
          <w:sz w:val="22"/>
          <w:szCs w:val="22"/>
          <w:rPrChange w:id="69" w:author="Stefanie Lane" w:date="2022-05-30T15:56:00Z">
            <w:rPr/>
          </w:rPrChange>
        </w:rPr>
        <w:t xml:space="preserve">Curtis distance </w:t>
      </w:r>
      <w:r w:rsidR="00221150" w:rsidRPr="003744EF">
        <w:rPr>
          <w:i w:val="0"/>
          <w:iCs w:val="0"/>
          <w:color w:val="auto"/>
          <w:sz w:val="22"/>
          <w:szCs w:val="22"/>
          <w:rPrChange w:id="70" w:author="Stefanie Lane" w:date="2022-05-30T15:56:00Z">
            <w:rPr/>
          </w:rPrChange>
        </w:rPr>
        <w:t>which</w:t>
      </w:r>
      <w:r w:rsidR="00887D9F" w:rsidRPr="003744EF">
        <w:rPr>
          <w:i w:val="0"/>
          <w:iCs w:val="0"/>
          <w:color w:val="auto"/>
          <w:sz w:val="22"/>
          <w:szCs w:val="22"/>
          <w:rPrChange w:id="71" w:author="Stefanie Lane" w:date="2022-05-30T15:56:00Z">
            <w:rPr/>
          </w:rPrChange>
        </w:rPr>
        <w:t xml:space="preserve"> account</w:t>
      </w:r>
      <w:r w:rsidR="00221150" w:rsidRPr="003744EF">
        <w:rPr>
          <w:i w:val="0"/>
          <w:iCs w:val="0"/>
          <w:color w:val="auto"/>
          <w:sz w:val="22"/>
          <w:szCs w:val="22"/>
          <w:rPrChange w:id="72" w:author="Stefanie Lane" w:date="2022-05-30T15:56:00Z">
            <w:rPr/>
          </w:rPrChange>
        </w:rPr>
        <w:t>s</w:t>
      </w:r>
      <w:r w:rsidR="00887D9F" w:rsidRPr="003744EF">
        <w:rPr>
          <w:i w:val="0"/>
          <w:iCs w:val="0"/>
          <w:color w:val="auto"/>
          <w:sz w:val="22"/>
          <w:szCs w:val="22"/>
          <w:rPrChange w:id="73" w:author="Stefanie Lane" w:date="2022-05-30T15:56:00Z">
            <w:rPr/>
          </w:rPrChange>
        </w:rPr>
        <w:t xml:space="preserve"> for species identity and</w:t>
      </w:r>
      <w:r w:rsidR="00CC5170" w:rsidRPr="003744EF">
        <w:rPr>
          <w:i w:val="0"/>
          <w:iCs w:val="0"/>
          <w:color w:val="auto"/>
          <w:sz w:val="22"/>
          <w:szCs w:val="22"/>
          <w:rPrChange w:id="74" w:author="Stefanie Lane" w:date="2022-05-30T15:56:00Z">
            <w:rPr/>
          </w:rPrChange>
        </w:rPr>
        <w:t xml:space="preserve"> </w:t>
      </w:r>
      <w:r w:rsidR="00221150" w:rsidRPr="003744EF">
        <w:rPr>
          <w:i w:val="0"/>
          <w:iCs w:val="0"/>
          <w:color w:val="auto"/>
          <w:sz w:val="22"/>
          <w:szCs w:val="22"/>
          <w:rPrChange w:id="75" w:author="Stefanie Lane" w:date="2022-05-30T15:56:00Z">
            <w:rPr/>
          </w:rPrChange>
        </w:rPr>
        <w:t>is</w:t>
      </w:r>
      <w:r w:rsidR="00887D9F" w:rsidRPr="003744EF">
        <w:rPr>
          <w:i w:val="0"/>
          <w:iCs w:val="0"/>
          <w:color w:val="auto"/>
          <w:sz w:val="22"/>
          <w:szCs w:val="22"/>
          <w:rPrChange w:id="76" w:author="Stefanie Lane" w:date="2022-05-30T15:56:00Z">
            <w:rPr/>
          </w:rPrChange>
        </w:rPr>
        <w:t xml:space="preserve"> less sensitive to species absence</w:t>
      </w:r>
      <w:r w:rsidR="00673CF3" w:rsidRPr="003744EF">
        <w:rPr>
          <w:i w:val="0"/>
          <w:iCs w:val="0"/>
          <w:color w:val="auto"/>
          <w:sz w:val="22"/>
          <w:szCs w:val="22"/>
          <w:rPrChange w:id="77" w:author="Stefanie Lane" w:date="2022-05-30T15:56:00Z">
            <w:rPr/>
          </w:rPrChange>
        </w:rPr>
        <w:t xml:space="preserve"> </w:t>
      </w:r>
      <w:r w:rsidR="00673CF3" w:rsidRPr="003744EF">
        <w:rPr>
          <w:i w:val="0"/>
          <w:iCs w:val="0"/>
          <w:color w:val="auto"/>
          <w:sz w:val="22"/>
          <w:szCs w:val="22"/>
          <w:rPrChange w:id="78" w:author="Stefanie Lane" w:date="2022-05-30T15:56:00Z">
            <w:rPr/>
          </w:rPrChange>
        </w:rPr>
        <w:fldChar w:fldCharType="begin"/>
      </w:r>
      <w:r w:rsidR="00BD2EEF" w:rsidRPr="003744EF">
        <w:rPr>
          <w:i w:val="0"/>
          <w:iCs w:val="0"/>
          <w:color w:val="auto"/>
          <w:sz w:val="22"/>
          <w:szCs w:val="22"/>
          <w:rPrChange w:id="79" w:author="Stefanie Lane" w:date="2022-05-30T15:56:00Z">
            <w:rPr/>
          </w:rPrChange>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3744EF">
        <w:rPr>
          <w:i w:val="0"/>
          <w:iCs w:val="0"/>
          <w:color w:val="auto"/>
          <w:sz w:val="22"/>
          <w:szCs w:val="22"/>
          <w:rPrChange w:id="80" w:author="Stefanie Lane" w:date="2022-05-30T15:56:00Z">
            <w:rPr/>
          </w:rPrChange>
        </w:rPr>
        <w:fldChar w:fldCharType="separate"/>
      </w:r>
      <w:r w:rsidR="00262B24" w:rsidRPr="003744EF">
        <w:rPr>
          <w:i w:val="0"/>
          <w:iCs w:val="0"/>
          <w:color w:val="auto"/>
          <w:sz w:val="22"/>
          <w:szCs w:val="22"/>
          <w:rPrChange w:id="81" w:author="Stefanie Lane" w:date="2022-05-30T15:56:00Z">
            <w:rPr>
              <w:rFonts w:ascii="Calibri" w:hAnsi="Calibri" w:cs="Calibri"/>
            </w:rPr>
          </w:rPrChange>
        </w:rPr>
        <w:t>(Legendre &amp; Legendre, 2012)</w:t>
      </w:r>
      <w:r w:rsidR="00673CF3" w:rsidRPr="003744EF">
        <w:rPr>
          <w:i w:val="0"/>
          <w:iCs w:val="0"/>
          <w:color w:val="auto"/>
          <w:sz w:val="22"/>
          <w:szCs w:val="22"/>
          <w:rPrChange w:id="82" w:author="Stefanie Lane" w:date="2022-05-30T15:56:00Z">
            <w:rPr/>
          </w:rPrChange>
        </w:rPr>
        <w:fldChar w:fldCharType="end"/>
      </w:r>
      <w:r w:rsidR="00887D9F" w:rsidRPr="003744EF">
        <w:rPr>
          <w:i w:val="0"/>
          <w:iCs w:val="0"/>
          <w:color w:val="auto"/>
          <w:sz w:val="22"/>
          <w:szCs w:val="22"/>
          <w:rPrChange w:id="83" w:author="Stefanie Lane" w:date="2022-05-30T15:56:00Z">
            <w:rPr/>
          </w:rPrChange>
        </w:rPr>
        <w:t xml:space="preserve">, </w:t>
      </w:r>
      <w:r w:rsidR="003D5257" w:rsidRPr="003744EF">
        <w:rPr>
          <w:i w:val="0"/>
          <w:iCs w:val="0"/>
          <w:color w:val="auto"/>
          <w:sz w:val="22"/>
          <w:szCs w:val="22"/>
          <w:rPrChange w:id="84" w:author="Stefanie Lane" w:date="2022-05-30T15:56:00Z">
            <w:rPr/>
          </w:rPrChange>
        </w:rPr>
        <w:t xml:space="preserve">however </w:t>
      </w:r>
      <w:r w:rsidR="00221150" w:rsidRPr="003744EF">
        <w:rPr>
          <w:i w:val="0"/>
          <w:iCs w:val="0"/>
          <w:color w:val="auto"/>
          <w:sz w:val="22"/>
          <w:szCs w:val="22"/>
          <w:rPrChange w:id="85" w:author="Stefanie Lane" w:date="2022-05-30T15:56:00Z">
            <w:rPr/>
          </w:rPrChange>
        </w:rPr>
        <w:t xml:space="preserve">we present results of </w:t>
      </w:r>
      <w:r w:rsidR="00262B24" w:rsidRPr="003744EF">
        <w:rPr>
          <w:i w:val="0"/>
          <w:iCs w:val="0"/>
          <w:color w:val="auto"/>
          <w:sz w:val="22"/>
          <w:szCs w:val="22"/>
          <w:rPrChange w:id="86" w:author="Stefanie Lane" w:date="2022-05-30T15:56:00Z">
            <w:rPr/>
          </w:rPrChange>
        </w:rPr>
        <w:t xml:space="preserve">Euclidean distance to </w:t>
      </w:r>
      <w:r w:rsidR="00EE77BC" w:rsidRPr="003744EF">
        <w:rPr>
          <w:i w:val="0"/>
          <w:iCs w:val="0"/>
          <w:color w:val="auto"/>
          <w:sz w:val="22"/>
          <w:szCs w:val="22"/>
          <w:rPrChange w:id="87" w:author="Stefanie Lane" w:date="2022-05-30T15:56:00Z">
            <w:rPr/>
          </w:rPrChange>
        </w:rPr>
        <w:t xml:space="preserve">facilitate </w:t>
      </w:r>
      <w:r w:rsidR="00262B24" w:rsidRPr="003744EF">
        <w:rPr>
          <w:i w:val="0"/>
          <w:iCs w:val="0"/>
          <w:color w:val="auto"/>
          <w:sz w:val="22"/>
          <w:szCs w:val="22"/>
          <w:rPrChange w:id="88" w:author="Stefanie Lane" w:date="2022-05-30T15:56:00Z">
            <w:rPr/>
          </w:rPrChange>
        </w:rPr>
        <w:t>direct comparisons to results produced by Bradfield &amp; Porter (1982).</w:t>
      </w:r>
      <w:r w:rsidR="00EE00B3" w:rsidRPr="003744EF">
        <w:rPr>
          <w:i w:val="0"/>
          <w:iCs w:val="0"/>
          <w:color w:val="auto"/>
          <w:sz w:val="22"/>
          <w:szCs w:val="22"/>
          <w:rPrChange w:id="89" w:author="Stefanie Lane" w:date="2022-05-30T15:56:00Z">
            <w:rPr/>
          </w:rPrChange>
        </w:rPr>
        <w:t xml:space="preserve"> </w:t>
      </w:r>
      <w:r w:rsidR="00276B00" w:rsidRPr="003744EF">
        <w:rPr>
          <w:i w:val="0"/>
          <w:iCs w:val="0"/>
          <w:color w:val="auto"/>
          <w:sz w:val="22"/>
          <w:szCs w:val="22"/>
          <w:rPrChange w:id="90" w:author="Stefanie Lane" w:date="2022-05-30T15:56:00Z">
            <w:rPr/>
          </w:rPrChange>
        </w:rPr>
        <w:t>Clusters were cut into three groups</w:t>
      </w:r>
      <w:r w:rsidR="00BD4A5D" w:rsidRPr="003744EF">
        <w:rPr>
          <w:i w:val="0"/>
          <w:iCs w:val="0"/>
          <w:color w:val="auto"/>
          <w:sz w:val="22"/>
          <w:szCs w:val="22"/>
          <w:rPrChange w:id="91" w:author="Stefanie Lane" w:date="2022-05-30T15:56:00Z">
            <w:rPr/>
          </w:rPrChange>
        </w:rPr>
        <w:t>, and plots contained within the groups were used subjected to species indicator analysis to determine the dominant species driving clusters (</w:t>
      </w:r>
      <w:r w:rsidR="00751C22" w:rsidRPr="003744EF">
        <w:rPr>
          <w:i w:val="0"/>
          <w:iCs w:val="0"/>
          <w:color w:val="auto"/>
          <w:sz w:val="22"/>
          <w:szCs w:val="22"/>
          <w:rPrChange w:id="92" w:author="Stefanie Lane" w:date="2022-05-30T15:56:00Z">
            <w:rPr/>
          </w:rPrChange>
        </w:rPr>
        <w:t>“</w:t>
      </w:r>
      <w:proofErr w:type="spellStart"/>
      <w:r w:rsidR="00BD4A5D" w:rsidRPr="003744EF">
        <w:rPr>
          <w:i w:val="0"/>
          <w:iCs w:val="0"/>
          <w:color w:val="auto"/>
          <w:sz w:val="22"/>
          <w:szCs w:val="22"/>
          <w:rPrChange w:id="93" w:author="Stefanie Lane" w:date="2022-05-30T15:56:00Z">
            <w:rPr/>
          </w:rPrChange>
        </w:rPr>
        <w:t>indicspecies</w:t>
      </w:r>
      <w:proofErr w:type="spellEnd"/>
      <w:r w:rsidR="00311779" w:rsidRPr="003744EF">
        <w:rPr>
          <w:i w:val="0"/>
          <w:iCs w:val="0"/>
          <w:color w:val="auto"/>
          <w:sz w:val="22"/>
          <w:szCs w:val="22"/>
          <w:rPrChange w:id="94" w:author="Stefanie Lane" w:date="2022-05-30T15:56:00Z">
            <w:rPr/>
          </w:rPrChange>
        </w:rPr>
        <w:t>,</w:t>
      </w:r>
      <w:r w:rsidR="00751C22" w:rsidRPr="003744EF">
        <w:rPr>
          <w:i w:val="0"/>
          <w:iCs w:val="0"/>
          <w:color w:val="auto"/>
          <w:sz w:val="22"/>
          <w:szCs w:val="22"/>
          <w:rPrChange w:id="95" w:author="Stefanie Lane" w:date="2022-05-30T15:56:00Z">
            <w:rPr/>
          </w:rPrChange>
        </w:rPr>
        <w:t>”</w:t>
      </w:r>
      <w:r w:rsidR="008D620A" w:rsidRPr="003744EF">
        <w:rPr>
          <w:i w:val="0"/>
          <w:iCs w:val="0"/>
          <w:color w:val="auto"/>
          <w:sz w:val="22"/>
          <w:szCs w:val="22"/>
          <w:rPrChange w:id="96" w:author="Stefanie Lane" w:date="2022-05-30T15:56:00Z">
            <w:rPr/>
          </w:rPrChange>
        </w:rPr>
        <w:t xml:space="preserve">R package </w:t>
      </w:r>
      <w:r w:rsidR="00311779" w:rsidRPr="003744EF">
        <w:rPr>
          <w:i w:val="0"/>
          <w:iCs w:val="0"/>
          <w:color w:val="auto"/>
          <w:sz w:val="22"/>
          <w:szCs w:val="22"/>
          <w:rPrChange w:id="97" w:author="Stefanie Lane" w:date="2022-05-30T15:56:00Z">
            <w:rPr/>
          </w:rPrChange>
        </w:rPr>
        <w:fldChar w:fldCharType="begin"/>
      </w:r>
      <w:r w:rsidR="00BD2EEF" w:rsidRPr="003744EF">
        <w:rPr>
          <w:i w:val="0"/>
          <w:iCs w:val="0"/>
          <w:color w:val="auto"/>
          <w:sz w:val="22"/>
          <w:szCs w:val="22"/>
          <w:rPrChange w:id="98" w:author="Stefanie Lane" w:date="2022-05-30T15:56:00Z">
            <w:rPr/>
          </w:rPrChange>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3744EF">
        <w:rPr>
          <w:i w:val="0"/>
          <w:iCs w:val="0"/>
          <w:color w:val="auto"/>
          <w:sz w:val="22"/>
          <w:szCs w:val="22"/>
          <w:rPrChange w:id="99" w:author="Stefanie Lane" w:date="2022-05-30T15:56:00Z">
            <w:rPr/>
          </w:rPrChange>
        </w:rPr>
        <w:fldChar w:fldCharType="separate"/>
      </w:r>
      <w:r w:rsidR="00C80B84" w:rsidRPr="003744EF">
        <w:rPr>
          <w:i w:val="0"/>
          <w:iCs w:val="0"/>
          <w:color w:val="auto"/>
          <w:sz w:val="22"/>
          <w:szCs w:val="22"/>
          <w:rPrChange w:id="100" w:author="Stefanie Lane" w:date="2022-05-30T15:56:00Z">
            <w:rPr>
              <w:rFonts w:ascii="Calibri" w:hAnsi="Calibri" w:cs="Calibri"/>
              <w:szCs w:val="24"/>
            </w:rPr>
          </w:rPrChange>
        </w:rPr>
        <w:t xml:space="preserve">De </w:t>
      </w:r>
      <w:proofErr w:type="spellStart"/>
      <w:r w:rsidR="00C80B84" w:rsidRPr="003744EF">
        <w:rPr>
          <w:i w:val="0"/>
          <w:iCs w:val="0"/>
          <w:color w:val="auto"/>
          <w:sz w:val="22"/>
          <w:szCs w:val="22"/>
          <w:rPrChange w:id="101" w:author="Stefanie Lane" w:date="2022-05-30T15:56:00Z">
            <w:rPr>
              <w:rFonts w:ascii="Calibri" w:hAnsi="Calibri" w:cs="Calibri"/>
              <w:szCs w:val="24"/>
            </w:rPr>
          </w:rPrChange>
        </w:rPr>
        <w:t>Cáceres</w:t>
      </w:r>
      <w:proofErr w:type="spellEnd"/>
      <w:r w:rsidR="00C80B84" w:rsidRPr="003744EF">
        <w:rPr>
          <w:i w:val="0"/>
          <w:iCs w:val="0"/>
          <w:color w:val="auto"/>
          <w:sz w:val="22"/>
          <w:szCs w:val="22"/>
          <w:rPrChange w:id="102" w:author="Stefanie Lane" w:date="2022-05-30T15:56:00Z">
            <w:rPr>
              <w:rFonts w:ascii="Calibri" w:hAnsi="Calibri" w:cs="Calibri"/>
              <w:szCs w:val="24"/>
            </w:rPr>
          </w:rPrChange>
        </w:rPr>
        <w:t xml:space="preserve"> &amp; Jansen, 2016)</w:t>
      </w:r>
      <w:r w:rsidR="00311779" w:rsidRPr="003744EF">
        <w:rPr>
          <w:i w:val="0"/>
          <w:iCs w:val="0"/>
          <w:color w:val="auto"/>
          <w:sz w:val="22"/>
          <w:szCs w:val="22"/>
          <w:rPrChange w:id="103" w:author="Stefanie Lane" w:date="2022-05-30T15:56:00Z">
            <w:rPr/>
          </w:rPrChange>
        </w:rPr>
        <w:fldChar w:fldCharType="end"/>
      </w:r>
      <w:r w:rsidR="00BD4A5D" w:rsidRPr="003744EF">
        <w:rPr>
          <w:i w:val="0"/>
          <w:iCs w:val="0"/>
          <w:color w:val="auto"/>
          <w:sz w:val="22"/>
          <w:szCs w:val="22"/>
          <w:rPrChange w:id="104" w:author="Stefanie Lane" w:date="2022-05-30T15:56:00Z">
            <w:rPr/>
          </w:rPrChange>
        </w:rPr>
        <w:t>.</w:t>
      </w:r>
      <w:r w:rsidR="00CC5170" w:rsidRPr="003744EF">
        <w:rPr>
          <w:i w:val="0"/>
          <w:iCs w:val="0"/>
          <w:color w:val="auto"/>
          <w:sz w:val="22"/>
          <w:szCs w:val="22"/>
          <w:rPrChange w:id="105" w:author="Stefanie Lane" w:date="2022-05-30T15:56:00Z">
            <w:rPr/>
          </w:rPrChange>
        </w:rPr>
        <w:t xml:space="preserve"> </w:t>
      </w:r>
      <w:ins w:id="106" w:author="Stefanie Lane" w:date="2022-05-30T17:06:00Z">
        <w:r w:rsidR="00B65DE0">
          <w:rPr>
            <w:i w:val="0"/>
            <w:iCs w:val="0"/>
            <w:color w:val="auto"/>
            <w:sz w:val="22"/>
            <w:szCs w:val="22"/>
          </w:rPr>
          <w:t xml:space="preserve">Indicator Value </w:t>
        </w:r>
      </w:ins>
      <w:ins w:id="107" w:author="Stefanie Lane" w:date="2022-05-30T17:07:00Z">
        <w:r w:rsidR="00B65DE0">
          <w:rPr>
            <w:i w:val="0"/>
            <w:iCs w:val="0"/>
            <w:color w:val="auto"/>
            <w:sz w:val="22"/>
            <w:szCs w:val="22"/>
          </w:rPr>
          <w:t>(</w:t>
        </w:r>
        <w:commentRangeStart w:id="108"/>
        <w:proofErr w:type="spellStart"/>
        <w:r w:rsidR="00B65DE0">
          <w:rPr>
            <w:i w:val="0"/>
            <w:iCs w:val="0"/>
            <w:color w:val="auto"/>
            <w:sz w:val="22"/>
            <w:szCs w:val="22"/>
          </w:rPr>
          <w:t>IndVal</w:t>
        </w:r>
      </w:ins>
      <w:commentRangeEnd w:id="108"/>
      <w:proofErr w:type="spellEnd"/>
      <w:ins w:id="109" w:author="Stefanie Lane" w:date="2022-06-13T12:19:00Z">
        <w:r w:rsidR="00BA6D7B">
          <w:rPr>
            <w:rStyle w:val="CommentReference"/>
            <w:i w:val="0"/>
            <w:iCs w:val="0"/>
            <w:color w:val="auto"/>
          </w:rPr>
          <w:commentReference w:id="108"/>
        </w:r>
      </w:ins>
      <w:ins w:id="110" w:author="Stefanie Lane" w:date="2022-05-30T17:07:00Z">
        <w:r w:rsidR="00B65DE0">
          <w:rPr>
            <w:i w:val="0"/>
            <w:iCs w:val="0"/>
            <w:color w:val="auto"/>
            <w:sz w:val="22"/>
            <w:szCs w:val="22"/>
          </w:rPr>
          <w:t>) a</w:t>
        </w:r>
      </w:ins>
      <w:ins w:id="111" w:author="Stefanie Lane" w:date="2022-05-30T17:06:00Z">
        <w:r w:rsidR="00C1570D">
          <w:rPr>
            <w:i w:val="0"/>
            <w:iCs w:val="0"/>
            <w:color w:val="auto"/>
            <w:sz w:val="22"/>
            <w:szCs w:val="22"/>
          </w:rPr>
          <w:t>ssociation</w:t>
        </w:r>
      </w:ins>
      <w:ins w:id="112" w:author="Stefanie Lane" w:date="2022-05-30T17:07:00Z">
        <w:r w:rsidR="00B65DE0">
          <w:rPr>
            <w:i w:val="0"/>
            <w:iCs w:val="0"/>
            <w:color w:val="auto"/>
            <w:sz w:val="22"/>
            <w:szCs w:val="22"/>
          </w:rPr>
          <w:t xml:space="preserve"> indices</w:t>
        </w:r>
      </w:ins>
      <w:ins w:id="113" w:author="Stefanie Lane" w:date="2022-05-30T17:06:00Z">
        <w:r w:rsidR="00C1570D">
          <w:rPr>
            <w:i w:val="0"/>
            <w:iCs w:val="0"/>
            <w:color w:val="auto"/>
            <w:sz w:val="22"/>
            <w:szCs w:val="22"/>
          </w:rPr>
          <w:t xml:space="preserve"> between species and plots within </w:t>
        </w:r>
      </w:ins>
      <w:ins w:id="114" w:author="Stefanie Lane" w:date="2022-05-30T17:07:00Z">
        <w:r w:rsidR="00B65DE0">
          <w:rPr>
            <w:i w:val="0"/>
            <w:iCs w:val="0"/>
            <w:color w:val="auto"/>
            <w:sz w:val="22"/>
            <w:szCs w:val="22"/>
          </w:rPr>
          <w:t>each</w:t>
        </w:r>
      </w:ins>
      <w:ins w:id="115" w:author="Stefanie Lane" w:date="2022-05-30T17:06:00Z">
        <w:r w:rsidR="00C1570D">
          <w:rPr>
            <w:i w:val="0"/>
            <w:iCs w:val="0"/>
            <w:color w:val="auto"/>
            <w:sz w:val="22"/>
            <w:szCs w:val="22"/>
          </w:rPr>
          <w:t xml:space="preserve"> cluster</w:t>
        </w:r>
      </w:ins>
      <w:ins w:id="116" w:author="Stefanie Lane" w:date="2022-05-30T16:04:00Z">
        <w:r w:rsidR="00B21BC1">
          <w:rPr>
            <w:i w:val="0"/>
            <w:iCs w:val="0"/>
            <w:color w:val="auto"/>
            <w:sz w:val="22"/>
            <w:szCs w:val="22"/>
          </w:rPr>
          <w:t xml:space="preserve"> </w:t>
        </w:r>
      </w:ins>
      <w:ins w:id="117" w:author="Stefanie Lane" w:date="2022-05-30T17:07:00Z">
        <w:r w:rsidR="00B65DE0">
          <w:rPr>
            <w:i w:val="0"/>
            <w:iCs w:val="0"/>
            <w:color w:val="auto"/>
            <w:sz w:val="22"/>
            <w:szCs w:val="22"/>
          </w:rPr>
          <w:t>were</w:t>
        </w:r>
      </w:ins>
      <w:ins w:id="118" w:author="Stefanie Lane" w:date="2022-05-30T16:35:00Z">
        <w:r w:rsidR="006D3208">
          <w:rPr>
            <w:i w:val="0"/>
            <w:iCs w:val="0"/>
            <w:color w:val="auto"/>
            <w:sz w:val="22"/>
            <w:szCs w:val="22"/>
          </w:rPr>
          <w:t xml:space="preserve"> calculated using an abundance-based point biserial correlation coefficient (</w:t>
        </w:r>
      </w:ins>
      <w:proofErr w:type="spellStart"/>
      <w:ins w:id="119" w:author="Stefanie Lane" w:date="2022-05-30T16:37:00Z">
        <w:r w:rsidR="00C33F43">
          <w:rPr>
            <w:i w:val="0"/>
            <w:iCs w:val="0"/>
            <w:color w:val="auto"/>
            <w:sz w:val="22"/>
            <w:szCs w:val="22"/>
          </w:rPr>
          <w:t>multipatt</w:t>
        </w:r>
        <w:proofErr w:type="spellEnd"/>
        <w:r w:rsidR="00C33F43">
          <w:rPr>
            <w:i w:val="0"/>
            <w:iCs w:val="0"/>
            <w:color w:val="auto"/>
            <w:sz w:val="22"/>
            <w:szCs w:val="22"/>
          </w:rPr>
          <w:t xml:space="preserve"> </w:t>
        </w:r>
      </w:ins>
      <w:proofErr w:type="spellStart"/>
      <w:ins w:id="120" w:author="Stefanie Lane" w:date="2022-05-30T16:35:00Z">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ins>
      <w:ins w:id="121" w:author="Stefanie Lane" w:date="2022-05-30T16:36:00Z">
        <w:r w:rsidR="006D3208">
          <w:rPr>
            <w:i w:val="0"/>
            <w:iCs w:val="0"/>
            <w:color w:val="auto"/>
            <w:sz w:val="22"/>
            <w:szCs w:val="22"/>
          </w:rPr>
          <w:t>)</w:t>
        </w:r>
      </w:ins>
      <w:ins w:id="122" w:author="Stefanie Lane" w:date="2022-05-30T16:05:00Z">
        <w:r w:rsidR="00B16A83">
          <w:rPr>
            <w:i w:val="0"/>
            <w:iCs w:val="0"/>
            <w:color w:val="auto"/>
            <w:sz w:val="22"/>
            <w:szCs w:val="22"/>
          </w:rPr>
          <w:t xml:space="preserve">, </w:t>
        </w:r>
      </w:ins>
      <w:ins w:id="123" w:author="Stefanie Lane" w:date="2022-05-30T16:37:00Z">
        <w:r w:rsidR="00C33F43">
          <w:rPr>
            <w:i w:val="0"/>
            <w:iCs w:val="0"/>
            <w:color w:val="auto"/>
            <w:sz w:val="22"/>
            <w:szCs w:val="22"/>
          </w:rPr>
          <w:t xml:space="preserve">and significant associations were tested by </w:t>
        </w:r>
      </w:ins>
      <w:ins w:id="124" w:author="Stefanie Lane" w:date="2022-05-30T16:05:00Z">
        <w:r w:rsidR="00B16A83" w:rsidRPr="00C33F43">
          <w:rPr>
            <w:i w:val="0"/>
            <w:iCs w:val="0"/>
            <w:color w:val="auto"/>
            <w:sz w:val="22"/>
            <w:szCs w:val="22"/>
            <w:highlight w:val="yellow"/>
            <w:rPrChange w:id="125" w:author="Stefanie Lane" w:date="2022-05-30T16:37:00Z">
              <w:rPr>
                <w:i w:val="0"/>
                <w:iCs w:val="0"/>
                <w:color w:val="auto"/>
                <w:sz w:val="22"/>
                <w:szCs w:val="22"/>
              </w:rPr>
            </w:rPrChange>
          </w:rPr>
          <w:t>permutational</w:t>
        </w:r>
        <w:r w:rsidR="00B16A83">
          <w:rPr>
            <w:i w:val="0"/>
            <w:iCs w:val="0"/>
            <w:color w:val="auto"/>
            <w:sz w:val="22"/>
            <w:szCs w:val="22"/>
          </w:rPr>
          <w:t xml:space="preserve"> analysis </w:t>
        </w:r>
      </w:ins>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057AEE">
        <w:rPr>
          <w:i w:val="0"/>
          <w:iCs w:val="0"/>
          <w:color w:val="auto"/>
          <w:sz w:val="22"/>
          <w:szCs w:val="22"/>
          <w:rPrChange w:id="126" w:author="Stefanie Lane" w:date="2022-05-30T16:07:00Z">
            <w:rPr>
              <w:rFonts w:ascii="Calibri" w:hAnsi="Calibri" w:cs="Calibri"/>
              <w:sz w:val="22"/>
              <w:szCs w:val="24"/>
            </w:rPr>
          </w:rPrChange>
        </w:rPr>
        <w:t>(</w:t>
      </w:r>
      <w:proofErr w:type="spellStart"/>
      <w:r w:rsidR="00057AEE" w:rsidRPr="00057AEE">
        <w:rPr>
          <w:i w:val="0"/>
          <w:iCs w:val="0"/>
          <w:color w:val="auto"/>
          <w:sz w:val="22"/>
          <w:szCs w:val="22"/>
          <w:rPrChange w:id="127" w:author="Stefanie Lane" w:date="2022-05-30T16:07:00Z">
            <w:rPr>
              <w:rFonts w:ascii="Calibri" w:hAnsi="Calibri" w:cs="Calibri"/>
              <w:sz w:val="22"/>
              <w:szCs w:val="24"/>
            </w:rPr>
          </w:rPrChange>
        </w:rPr>
        <w:t>Dufrêne</w:t>
      </w:r>
      <w:proofErr w:type="spellEnd"/>
      <w:r w:rsidR="00057AEE" w:rsidRPr="00057AEE">
        <w:rPr>
          <w:i w:val="0"/>
          <w:iCs w:val="0"/>
          <w:color w:val="auto"/>
          <w:sz w:val="22"/>
          <w:szCs w:val="22"/>
          <w:rPrChange w:id="128" w:author="Stefanie Lane" w:date="2022-05-30T16:07:00Z">
            <w:rPr>
              <w:rFonts w:ascii="Calibri" w:hAnsi="Calibri" w:cs="Calibri"/>
              <w:sz w:val="22"/>
              <w:szCs w:val="24"/>
            </w:rPr>
          </w:rPrChange>
        </w:rPr>
        <w:t xml:space="preserve"> &amp; Legendre, 1997)</w:t>
      </w:r>
      <w:r w:rsidR="00057AEE">
        <w:rPr>
          <w:i w:val="0"/>
          <w:iCs w:val="0"/>
          <w:color w:val="auto"/>
          <w:sz w:val="22"/>
          <w:szCs w:val="22"/>
        </w:rPr>
        <w:fldChar w:fldCharType="end"/>
      </w:r>
      <w:del w:id="129" w:author="Stefanie Lane" w:date="2022-05-30T16:05:00Z">
        <w:r w:rsidR="00B94ABA" w:rsidRPr="003744EF" w:rsidDel="00B16A83">
          <w:rPr>
            <w:i w:val="0"/>
            <w:iCs w:val="0"/>
            <w:color w:val="auto"/>
            <w:sz w:val="22"/>
            <w:szCs w:val="22"/>
            <w:rPrChange w:id="130" w:author="Stefanie Lane" w:date="2022-05-30T15:56:00Z">
              <w:rPr/>
            </w:rPrChange>
          </w:rPr>
          <w:delText xml:space="preserve">Species </w:delText>
        </w:r>
        <w:r w:rsidR="00417186" w:rsidRPr="003744EF" w:rsidDel="00B16A83">
          <w:rPr>
            <w:i w:val="0"/>
            <w:iCs w:val="0"/>
            <w:color w:val="auto"/>
            <w:sz w:val="22"/>
            <w:szCs w:val="22"/>
            <w:rPrChange w:id="131" w:author="Stefanie Lane" w:date="2022-05-30T15:56:00Z">
              <w:rPr/>
            </w:rPrChange>
          </w:rPr>
          <w:delText xml:space="preserve">were </w:delText>
        </w:r>
        <w:r w:rsidR="00195C88" w:rsidRPr="003744EF" w:rsidDel="00B16A83">
          <w:rPr>
            <w:i w:val="0"/>
            <w:iCs w:val="0"/>
            <w:color w:val="auto"/>
            <w:sz w:val="22"/>
            <w:szCs w:val="22"/>
            <w:rPrChange w:id="132" w:author="Stefanie Lane" w:date="2022-05-30T15:56:00Z">
              <w:rPr/>
            </w:rPrChange>
          </w:rPr>
          <w:delText xml:space="preserve">randomized within the </w:delText>
        </w:r>
        <w:r w:rsidR="0015412F" w:rsidRPr="003744EF" w:rsidDel="00B16A83">
          <w:rPr>
            <w:i w:val="0"/>
            <w:iCs w:val="0"/>
            <w:color w:val="auto"/>
            <w:sz w:val="22"/>
            <w:szCs w:val="22"/>
            <w:rPrChange w:id="133" w:author="Stefanie Lane" w:date="2022-05-30T15:56:00Z">
              <w:rPr/>
            </w:rPrChange>
          </w:rPr>
          <w:delText xml:space="preserve">assemblage </w:delText>
        </w:r>
        <w:r w:rsidR="00195C88" w:rsidRPr="003744EF" w:rsidDel="00B16A83">
          <w:rPr>
            <w:i w:val="0"/>
            <w:iCs w:val="0"/>
            <w:color w:val="auto"/>
            <w:sz w:val="22"/>
            <w:szCs w:val="22"/>
            <w:rPrChange w:id="134" w:author="Stefanie Lane" w:date="2022-05-30T15:56:00Z">
              <w:rPr/>
            </w:rPrChange>
          </w:rPr>
          <w:delText xml:space="preserve">cluster, and those </w:delText>
        </w:r>
        <w:r w:rsidR="00B94ABA" w:rsidRPr="003744EF" w:rsidDel="00B16A83">
          <w:rPr>
            <w:i w:val="0"/>
            <w:iCs w:val="0"/>
            <w:color w:val="auto"/>
            <w:sz w:val="22"/>
            <w:szCs w:val="22"/>
            <w:rPrChange w:id="135" w:author="Stefanie Lane" w:date="2022-05-30T15:56:00Z">
              <w:rPr/>
            </w:rPrChange>
          </w:rPr>
          <w:delText xml:space="preserve">with the </w:delText>
        </w:r>
        <w:r w:rsidR="00CD36F2" w:rsidRPr="003744EF" w:rsidDel="00B16A83">
          <w:rPr>
            <w:i w:val="0"/>
            <w:iCs w:val="0"/>
            <w:color w:val="auto"/>
            <w:sz w:val="22"/>
            <w:szCs w:val="22"/>
            <w:rPrChange w:id="136" w:author="Stefanie Lane" w:date="2022-05-30T15:56:00Z">
              <w:rPr/>
            </w:rPrChange>
          </w:rPr>
          <w:delText>greatest statistical</w:delText>
        </w:r>
        <w:r w:rsidR="00B94ABA" w:rsidRPr="003744EF" w:rsidDel="00B16A83">
          <w:rPr>
            <w:i w:val="0"/>
            <w:iCs w:val="0"/>
            <w:color w:val="auto"/>
            <w:sz w:val="22"/>
            <w:szCs w:val="22"/>
            <w:rPrChange w:id="137" w:author="Stefanie Lane" w:date="2022-05-30T15:56:00Z">
              <w:rPr/>
            </w:rPrChange>
          </w:rPr>
          <w:delText xml:space="preserve"> </w:delText>
        </w:r>
        <w:r w:rsidR="00370D1D" w:rsidRPr="003744EF" w:rsidDel="00B16A83">
          <w:rPr>
            <w:i w:val="0"/>
            <w:iCs w:val="0"/>
            <w:color w:val="auto"/>
            <w:sz w:val="22"/>
            <w:szCs w:val="22"/>
            <w:rPrChange w:id="138" w:author="Stefanie Lane" w:date="2022-05-30T15:56:00Z">
              <w:rPr/>
            </w:rPrChange>
          </w:rPr>
          <w:delText>correlation within the assemblage</w:delText>
        </w:r>
        <w:r w:rsidR="0015412F" w:rsidRPr="003744EF" w:rsidDel="00B16A83">
          <w:rPr>
            <w:i w:val="0"/>
            <w:iCs w:val="0"/>
            <w:color w:val="auto"/>
            <w:sz w:val="22"/>
            <w:szCs w:val="22"/>
            <w:rPrChange w:id="139" w:author="Stefanie Lane" w:date="2022-05-30T15:56:00Z">
              <w:rPr/>
            </w:rPrChange>
          </w:rPr>
          <w:delText xml:space="preserve"> were</w:delText>
        </w:r>
        <w:r w:rsidR="00195C88" w:rsidRPr="003744EF" w:rsidDel="00B16A83">
          <w:rPr>
            <w:i w:val="0"/>
            <w:iCs w:val="0"/>
            <w:color w:val="auto"/>
            <w:sz w:val="22"/>
            <w:szCs w:val="22"/>
            <w:rPrChange w:id="140" w:author="Stefanie Lane" w:date="2022-05-30T15:56:00Z">
              <w:rPr/>
            </w:rPrChange>
          </w:rPr>
          <w:delText xml:space="preserve"> selected as indicators for the cluster</w:delText>
        </w:r>
      </w:del>
      <w:r w:rsidR="00195C88" w:rsidRPr="003744EF">
        <w:rPr>
          <w:i w:val="0"/>
          <w:iCs w:val="0"/>
          <w:color w:val="auto"/>
          <w:sz w:val="22"/>
          <w:szCs w:val="22"/>
          <w:rPrChange w:id="141" w:author="Stefanie Lane" w:date="2022-05-30T15:56:00Z">
            <w:rPr/>
          </w:rPrChange>
        </w:rPr>
        <w:t xml:space="preserve">. </w:t>
      </w:r>
      <w:r w:rsidR="00B94ABA" w:rsidRPr="003744EF">
        <w:rPr>
          <w:i w:val="0"/>
          <w:iCs w:val="0"/>
          <w:color w:val="auto"/>
          <w:sz w:val="22"/>
          <w:szCs w:val="22"/>
          <w:rPrChange w:id="142" w:author="Stefanie Lane" w:date="2022-05-30T15:56:00Z">
            <w:rPr/>
          </w:rPrChange>
        </w:rPr>
        <w:t xml:space="preserve"> </w:t>
      </w:r>
    </w:p>
    <w:p w14:paraId="2CE0BC7B" w14:textId="77777777" w:rsidR="004B1258" w:rsidRDefault="004B1258" w:rsidP="004B1258">
      <w:pPr>
        <w:rPr>
          <w:ins w:id="143" w:author="Stefanie Lane" w:date="2022-06-22T13:35:00Z"/>
        </w:r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ins w:id="144" w:author="Stefanie Lane" w:date="2022-06-22T13:35:00Z">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r w:rsidRPr="00E90CBE">
          <w:fldChar w:fldCharType="separate"/>
        </w:r>
        <w:r>
          <w:t xml:space="preserve">Table </w:t>
        </w:r>
        <w:r>
          <w:rPr>
            <w:noProof/>
          </w:rPr>
          <w:t>7</w:t>
        </w:r>
        <w:r w:rsidRPr="00E90CBE">
          <w:fldChar w:fldCharType="end"/>
        </w:r>
        <w:r w:rsidRPr="00E90CBE">
          <w:t xml:space="preserve"> </w:t>
        </w:r>
        <w:r w:rsidRPr="001F5046">
          <w:t>(</w:t>
        </w:r>
        <w:r w:rsidRPr="007D52A9">
          <w:t>Supplemental)</w:t>
        </w:r>
      </w:ins>
    </w:p>
    <w:p w14:paraId="7ACE4EE1" w14:textId="77777777" w:rsidR="004B1258" w:rsidRPr="00933EF5" w:rsidRDefault="004B1258" w:rsidP="004B1258">
      <w:pPr>
        <w:rPr>
          <w:ins w:id="145" w:author="Stefanie Lane" w:date="2022-05-30T16:03:00Z"/>
        </w:rPr>
        <w:pPrChange w:id="146" w:author="Stefanie Lane" w:date="2022-06-22T13:35:00Z">
          <w:pPr>
            <w:pStyle w:val="Caption"/>
          </w:pPr>
        </w:pPrChange>
      </w:pPr>
    </w:p>
    <w:p w14:paraId="25B3F343" w14:textId="12A70FC1" w:rsidR="008D620A" w:rsidRPr="0040538A" w:rsidDel="004B1258" w:rsidRDefault="00221150">
      <w:pPr>
        <w:pStyle w:val="Caption"/>
        <w:rPr>
          <w:del w:id="147" w:author="Stefanie Lane" w:date="2022-06-22T13:35:00Z"/>
        </w:rPr>
        <w:pPrChange w:id="148" w:author="Stefanie Lane" w:date="2022-05-30T15:57:00Z">
          <w:pPr>
            <w:ind w:firstLine="720"/>
          </w:pPr>
        </w:pPrChange>
      </w:pPr>
      <w:del w:id="149" w:author="Stefanie Lane" w:date="2022-06-22T13:35:00Z">
        <w:r w:rsidRPr="003744EF" w:rsidDel="004B1258">
          <w:rPr>
            <w:i w:val="0"/>
            <w:iCs w:val="0"/>
            <w:color w:val="auto"/>
            <w:sz w:val="22"/>
            <w:szCs w:val="22"/>
          </w:rPr>
          <w:delText>During</w:delText>
        </w:r>
        <w:r w:rsidR="00DD2C74" w:rsidRPr="003744EF" w:rsidDel="004B1258">
          <w:rPr>
            <w:i w:val="0"/>
            <w:iCs w:val="0"/>
            <w:color w:val="auto"/>
            <w:sz w:val="22"/>
            <w:szCs w:val="22"/>
          </w:rPr>
          <w:delText xml:space="preserve"> initial analyses, both Euclidean and Bray-Curtis distances were used to confirm distance measure did not have a major effect on plot clustering and subsequent indicator species analysis; cluster analysis figures and indicator species </w:delText>
        </w:r>
        <w:r w:rsidR="00281A74" w:rsidRPr="003744EF" w:rsidDel="004B1258">
          <w:rPr>
            <w:i w:val="0"/>
            <w:iCs w:val="0"/>
            <w:color w:val="auto"/>
            <w:sz w:val="22"/>
            <w:szCs w:val="22"/>
          </w:rPr>
          <w:delText xml:space="preserve">table using Bray-Curtis distance </w:delText>
        </w:r>
        <w:r w:rsidR="00DD2C74" w:rsidRPr="003744EF" w:rsidDel="004B1258">
          <w:rPr>
            <w:i w:val="0"/>
            <w:iCs w:val="0"/>
            <w:color w:val="auto"/>
            <w:sz w:val="22"/>
            <w:szCs w:val="22"/>
          </w:rPr>
          <w:delText>are available i</w:delText>
        </w:r>
      </w:del>
      <w:del w:id="150" w:author="Stefanie Lane" w:date="2022-05-30T15:57:00Z">
        <w:r w:rsidR="00DD2C74" w:rsidRPr="003744EF" w:rsidDel="0040538A">
          <w:rPr>
            <w:i w:val="0"/>
            <w:iCs w:val="0"/>
            <w:color w:val="auto"/>
            <w:sz w:val="22"/>
            <w:szCs w:val="22"/>
          </w:rPr>
          <w:delText>n</w:delText>
        </w:r>
        <w:r w:rsidR="00E17066" w:rsidRPr="003744EF" w:rsidDel="0040538A">
          <w:rPr>
            <w:i w:val="0"/>
            <w:iCs w:val="0"/>
            <w:color w:val="auto"/>
            <w:sz w:val="22"/>
            <w:szCs w:val="22"/>
          </w:rPr>
          <w:delText xml:space="preserve"> </w:delText>
        </w:r>
        <w:r w:rsidR="00E17066" w:rsidRPr="0040538A" w:rsidDel="0040538A">
          <w:rPr>
            <w:i w:val="0"/>
            <w:iCs w:val="0"/>
            <w:color w:val="auto"/>
            <w:sz w:val="22"/>
            <w:szCs w:val="22"/>
            <w:rPrChange w:id="151" w:author="Stefanie Lane" w:date="2022-05-30T15:56:00Z">
              <w:rPr>
                <w:i/>
                <w:iCs/>
              </w:rPr>
            </w:rPrChange>
          </w:rPr>
          <w:fldChar w:fldCharType="begin"/>
        </w:r>
        <w:r w:rsidR="00E17066" w:rsidRPr="003744EF" w:rsidDel="0040538A">
          <w:rPr>
            <w:i w:val="0"/>
            <w:iCs w:val="0"/>
            <w:color w:val="auto"/>
            <w:sz w:val="22"/>
            <w:szCs w:val="22"/>
          </w:rPr>
          <w:delInstrText xml:space="preserve"> REF _Ref103856212 \h </w:delInstrText>
        </w:r>
        <w:r w:rsidR="003744EF" w:rsidDel="0040538A">
          <w:rPr>
            <w:i w:val="0"/>
            <w:iCs w:val="0"/>
            <w:color w:val="auto"/>
            <w:sz w:val="22"/>
            <w:szCs w:val="22"/>
          </w:rPr>
          <w:delInstrText xml:space="preserve"> \* MERGEFORMAT </w:delInstrText>
        </w:r>
        <w:r w:rsidR="00E17066" w:rsidRPr="0040538A" w:rsidDel="0040538A">
          <w:rPr>
            <w:i w:val="0"/>
            <w:iCs w:val="0"/>
            <w:color w:val="auto"/>
            <w:sz w:val="22"/>
            <w:szCs w:val="22"/>
            <w:rPrChange w:id="152" w:author="Stefanie Lane" w:date="2022-05-30T15:56:00Z">
              <w:rPr>
                <w:i/>
                <w:iCs/>
              </w:rPr>
            </w:rPrChange>
          </w:rPr>
        </w:r>
        <w:r w:rsidR="00E17066" w:rsidRPr="0040538A" w:rsidDel="0040538A">
          <w:rPr>
            <w:i w:val="0"/>
            <w:iCs w:val="0"/>
            <w:color w:val="auto"/>
            <w:sz w:val="22"/>
            <w:szCs w:val="22"/>
            <w:rPrChange w:id="153" w:author="Stefanie Lane" w:date="2022-05-30T15:56:00Z">
              <w:rPr>
                <w:i/>
                <w:iCs/>
              </w:rPr>
            </w:rPrChange>
          </w:rPr>
          <w:fldChar w:fldCharType="separate"/>
        </w:r>
      </w:del>
      <w:del w:id="154" w:author="Stefanie Lane" w:date="2022-05-30T14:29:00Z">
        <w:r w:rsidR="000F6BE9" w:rsidRPr="0040538A" w:rsidDel="00B71811">
          <w:rPr>
            <w:i w:val="0"/>
            <w:iCs w:val="0"/>
            <w:color w:val="auto"/>
            <w:sz w:val="22"/>
            <w:szCs w:val="22"/>
          </w:rPr>
          <w:delText xml:space="preserve">Table </w:delText>
        </w:r>
        <w:r w:rsidRPr="0040538A" w:rsidDel="00B71811">
          <w:rPr>
            <w:i w:val="0"/>
            <w:iCs w:val="0"/>
            <w:color w:val="auto"/>
            <w:sz w:val="22"/>
            <w:szCs w:val="22"/>
          </w:rPr>
          <w:delText>S</w:delText>
        </w:r>
        <w:r w:rsidR="000F6BE9" w:rsidRPr="0040538A" w:rsidDel="00B71811">
          <w:rPr>
            <w:i w:val="0"/>
            <w:iCs w:val="0"/>
            <w:color w:val="auto"/>
            <w:sz w:val="22"/>
            <w:szCs w:val="22"/>
          </w:rPr>
          <w:delText>5</w:delText>
        </w:r>
      </w:del>
      <w:del w:id="155" w:author="Stefanie Lane" w:date="2022-05-30T15:57:00Z">
        <w:r w:rsidR="00E17066" w:rsidRPr="0040538A" w:rsidDel="0040538A">
          <w:rPr>
            <w:i w:val="0"/>
            <w:iCs w:val="0"/>
            <w:color w:val="auto"/>
            <w:sz w:val="22"/>
            <w:szCs w:val="22"/>
            <w:rPrChange w:id="156" w:author="Stefanie Lane" w:date="2022-05-30T15:57:00Z">
              <w:rPr>
                <w:i/>
                <w:iCs/>
              </w:rPr>
            </w:rPrChange>
          </w:rPr>
          <w:fldChar w:fldCharType="end"/>
        </w:r>
      </w:del>
      <w:del w:id="157" w:author="Stefanie Lane" w:date="2022-06-22T13:35:00Z">
        <w:r w:rsidR="00DD2C74" w:rsidRPr="0040538A" w:rsidDel="004B1258">
          <w:rPr>
            <w:i w:val="0"/>
            <w:iCs w:val="0"/>
            <w:color w:val="auto"/>
            <w:sz w:val="22"/>
            <w:szCs w:val="22"/>
          </w:rPr>
          <w:delText xml:space="preserve"> </w:delText>
        </w:r>
        <w:r w:rsidR="00597B02" w:rsidRPr="0040538A" w:rsidDel="004B1258">
          <w:rPr>
            <w:i w:val="0"/>
            <w:iCs w:val="0"/>
            <w:color w:val="auto"/>
            <w:sz w:val="22"/>
            <w:szCs w:val="22"/>
          </w:rPr>
          <w:delText>an</w:delText>
        </w:r>
        <w:r w:rsidR="00811F80" w:rsidRPr="0040538A" w:rsidDel="004B1258">
          <w:rPr>
            <w:i w:val="0"/>
            <w:iCs w:val="0"/>
            <w:color w:val="auto"/>
            <w:sz w:val="22"/>
            <w:szCs w:val="22"/>
          </w:rPr>
          <w:delText xml:space="preserve">d </w:delText>
        </w:r>
        <w:r w:rsidR="00811F80" w:rsidRPr="0040538A" w:rsidDel="004B1258">
          <w:rPr>
            <w:i w:val="0"/>
            <w:iCs w:val="0"/>
            <w:color w:val="auto"/>
            <w:sz w:val="22"/>
            <w:szCs w:val="22"/>
            <w:rPrChange w:id="158" w:author="Stefanie Lane" w:date="2022-05-30T15:57:00Z">
              <w:rPr>
                <w:i/>
                <w:iCs/>
              </w:rPr>
            </w:rPrChange>
          </w:rPr>
          <w:fldChar w:fldCharType="begin"/>
        </w:r>
        <w:r w:rsidR="00811F80" w:rsidRPr="0040538A" w:rsidDel="004B1258">
          <w:rPr>
            <w:i w:val="0"/>
            <w:iCs w:val="0"/>
            <w:color w:val="auto"/>
            <w:sz w:val="22"/>
            <w:szCs w:val="22"/>
          </w:rPr>
          <w:delInstrText xml:space="preserve"> REF _Ref103857626 \h </w:delInstrText>
        </w:r>
        <w:r w:rsidR="003744EF" w:rsidRPr="0040538A" w:rsidDel="004B1258">
          <w:rPr>
            <w:i w:val="0"/>
            <w:iCs w:val="0"/>
            <w:color w:val="auto"/>
            <w:sz w:val="22"/>
            <w:szCs w:val="22"/>
          </w:rPr>
          <w:delInstrText xml:space="preserve"> \* MERGEFORMAT </w:delInstrText>
        </w:r>
        <w:r w:rsidR="00811F80" w:rsidRPr="0040538A" w:rsidDel="004B1258">
          <w:rPr>
            <w:i w:val="0"/>
            <w:iCs w:val="0"/>
            <w:color w:val="auto"/>
            <w:sz w:val="22"/>
            <w:szCs w:val="22"/>
            <w:rPrChange w:id="159" w:author="Stefanie Lane" w:date="2022-05-30T15:57:00Z">
              <w:rPr>
                <w:i/>
                <w:iCs/>
              </w:rPr>
            </w:rPrChange>
          </w:rPr>
        </w:r>
        <w:r w:rsidR="00811F80" w:rsidRPr="0040538A" w:rsidDel="004B1258">
          <w:rPr>
            <w:i w:val="0"/>
            <w:iCs w:val="0"/>
            <w:color w:val="auto"/>
            <w:sz w:val="22"/>
            <w:szCs w:val="22"/>
            <w:rPrChange w:id="160" w:author="Stefanie Lane" w:date="2022-05-30T15:57:00Z">
              <w:rPr>
                <w:i/>
                <w:iCs/>
              </w:rPr>
            </w:rPrChange>
          </w:rPr>
          <w:fldChar w:fldCharType="separate"/>
        </w:r>
      </w:del>
      <w:del w:id="161" w:author="Stefanie Lane" w:date="2022-05-30T14:29:00Z">
        <w:r w:rsidR="000F6BE9" w:rsidRPr="0040538A" w:rsidDel="00B71811">
          <w:rPr>
            <w:i w:val="0"/>
            <w:iCs w:val="0"/>
            <w:color w:val="auto"/>
            <w:sz w:val="22"/>
            <w:szCs w:val="22"/>
          </w:rPr>
          <w:delText xml:space="preserve">Figure </w:delText>
        </w:r>
        <w:r w:rsidRPr="0040538A" w:rsidDel="00B71811">
          <w:rPr>
            <w:i w:val="0"/>
            <w:iCs w:val="0"/>
            <w:color w:val="auto"/>
            <w:sz w:val="22"/>
            <w:szCs w:val="22"/>
          </w:rPr>
          <w:delText>S</w:delText>
        </w:r>
        <w:r w:rsidR="000F6BE9" w:rsidRPr="0040538A" w:rsidDel="00B71811">
          <w:rPr>
            <w:i w:val="0"/>
            <w:iCs w:val="0"/>
            <w:color w:val="auto"/>
            <w:sz w:val="22"/>
            <w:szCs w:val="22"/>
          </w:rPr>
          <w:delText>4</w:delText>
        </w:r>
      </w:del>
      <w:del w:id="162" w:author="Stefanie Lane" w:date="2022-06-22T13:35:00Z">
        <w:r w:rsidR="00811F80" w:rsidRPr="0040538A" w:rsidDel="004B1258">
          <w:rPr>
            <w:i w:val="0"/>
            <w:iCs w:val="0"/>
            <w:color w:val="auto"/>
            <w:sz w:val="22"/>
            <w:szCs w:val="22"/>
            <w:rPrChange w:id="163" w:author="Stefanie Lane" w:date="2022-05-30T15:57:00Z">
              <w:rPr>
                <w:i/>
                <w:iCs/>
              </w:rPr>
            </w:rPrChange>
          </w:rPr>
          <w:fldChar w:fldCharType="end"/>
        </w:r>
        <w:r w:rsidR="00E17066" w:rsidRPr="0040538A" w:rsidDel="004B1258">
          <w:rPr>
            <w:i w:val="0"/>
            <w:iCs w:val="0"/>
            <w:color w:val="auto"/>
            <w:sz w:val="22"/>
            <w:szCs w:val="22"/>
          </w:rPr>
          <w:delText xml:space="preserve">. </w:delText>
        </w:r>
        <w:r w:rsidR="008D620A" w:rsidRPr="0040538A" w:rsidDel="004B1258">
          <w:rPr>
            <w:i w:val="0"/>
            <w:iCs w:val="0"/>
            <w:color w:val="auto"/>
            <w:sz w:val="22"/>
            <w:szCs w:val="22"/>
          </w:rPr>
          <w:delText xml:space="preserve">All analyses were performed in R v.4.0.2. </w:delText>
        </w:r>
      </w:del>
    </w:p>
    <w:p w14:paraId="7DB441F8" w14:textId="77777777" w:rsidR="00FB6917" w:rsidRDefault="009A2A63" w:rsidP="00E72813">
      <w:pPr>
        <w:rPr>
          <w:ins w:id="164" w:author="Stefanie Lane" w:date="2022-06-21T13:45:00Z"/>
        </w:rPr>
      </w:pPr>
      <w:del w:id="165" w:author="Stefanie Lane" w:date="2022-06-13T23:06:00Z">
        <w:r w:rsidDel="0048665D">
          <w:tab/>
        </w:r>
      </w:del>
      <w:bookmarkStart w:id="166"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ins w:id="167" w:author="Stefanie Lane" w:date="2022-06-13T23:04:00Z">
        <w:r w:rsidR="00D97AC7">
          <w:t>To address</w:t>
        </w:r>
      </w:ins>
      <w:ins w:id="168" w:author="Stefanie Lane" w:date="2022-06-13T23:05:00Z">
        <w:r w:rsidR="00D97AC7">
          <w:t xml:space="preserve"> inconsistent numbers of plots grouped into assemblages each year, </w:t>
        </w:r>
        <w:r w:rsidR="003D4C7B">
          <w:t>diversity metrics were bootstrapped</w:t>
        </w:r>
      </w:ins>
      <w:ins w:id="169" w:author="Stefanie Lane" w:date="2022-06-13T23:06:00Z">
        <w:r w:rsidR="003D4C7B">
          <w:t xml:space="preserve"> 10 times</w:t>
        </w:r>
      </w:ins>
      <w:ins w:id="170" w:author="Stefanie Lane" w:date="2022-06-13T23:05:00Z">
        <w:r w:rsidR="003D4C7B">
          <w:t xml:space="preserve"> using the mini</w:t>
        </w:r>
      </w:ins>
      <w:ins w:id="171" w:author="Stefanie Lane" w:date="2022-06-13T23:06:00Z">
        <w:r w:rsidR="003D4C7B">
          <w:t>mum number of plots observed in an assemblage each year (n = 18).</w:t>
        </w:r>
      </w:ins>
      <w:ins w:id="172" w:author="Stefanie Lane" w:date="2022-06-13T23:05:00Z">
        <w:r w:rsidR="003D4C7B">
          <w:t xml:space="preserve"> </w:t>
        </w:r>
      </w:ins>
      <w:bookmarkEnd w:id="166"/>
    </w:p>
    <w:p w14:paraId="61300E94" w14:textId="6084A957" w:rsidR="00DA6217" w:rsidRDefault="009836CC" w:rsidP="00E72813">
      <w:pPr>
        <w:rPr>
          <w:ins w:id="173" w:author="Stefanie Lane" w:date="2022-06-22T13:35:00Z"/>
        </w:rPr>
      </w:pPr>
      <w:r>
        <w:t>Community</w:t>
      </w:r>
      <w:r w:rsidR="006F3B74">
        <w:t xml:space="preserve"> </w:t>
      </w:r>
      <w:r w:rsidR="00E944E1">
        <w:t>turnover</w:t>
      </w:r>
      <w:del w:id="174" w:author="Stefanie Lane" w:date="2022-06-21T13:45:00Z">
        <w:r w:rsidR="006F3B74" w:rsidDel="00F34A1C">
          <w:delText xml:space="preserve"> within</w:delText>
        </w:r>
        <w:r w:rsidR="007945ED" w:rsidDel="00F34A1C">
          <w:delText xml:space="preserve"> and between</w:delText>
        </w:r>
      </w:del>
      <w:ins w:id="175" w:author="Stefanie Lane" w:date="2022-06-21T13:45:00Z">
        <w:r w:rsidR="00F34A1C">
          <w:t xml:space="preserve"> for each</w:t>
        </w:r>
      </w:ins>
      <w:r w:rsidR="006F3B74">
        <w:t xml:space="preserve"> assemblage </w:t>
      </w:r>
      <w:del w:id="176" w:author="Stefanie Lane" w:date="2022-06-21T13:46:00Z">
        <w:r w:rsidR="006F3B74" w:rsidDel="00F34A1C">
          <w:delText>type</w:delText>
        </w:r>
        <w:r w:rsidR="007945ED" w:rsidDel="00F34A1C">
          <w:delText>s</w:delText>
        </w:r>
        <w:r w:rsidR="006F3B74" w:rsidDel="00F34A1C">
          <w:delText xml:space="preserve"> </w:delText>
        </w:r>
        <w:r w:rsidR="007945ED" w:rsidDel="00F34A1C">
          <w:delText>were</w:delText>
        </w:r>
      </w:del>
      <w:ins w:id="177" w:author="Stefanie Lane" w:date="2022-06-21T13:46:00Z">
        <w:r w:rsidR="00F34A1C">
          <w:t>was</w:t>
        </w:r>
      </w:ins>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ins w:id="178" w:author="Stefanie Lane" w:date="2022-06-21T11:56:00Z">
        <w:r w:rsidR="00611D5E">
          <w:t xml:space="preserve"> (total magnitude</w:t>
        </w:r>
        <w:r w:rsidR="00BD4897">
          <w:t xml:space="preserve"> of change)</w:t>
        </w:r>
      </w:ins>
      <w:r w:rsidR="00DB21FF">
        <w:t>,</w:t>
      </w:r>
      <w:ins w:id="179" w:author="Stefanie Lane" w:date="2022-06-21T11:17:00Z">
        <w:r w:rsidR="00EF7876">
          <w:t xml:space="preserve"> </w:t>
        </w:r>
      </w:ins>
      <w:ins w:id="180" w:author="Stefanie Lane" w:date="2022-06-21T11:57:00Z">
        <w:r w:rsidR="00BD4897">
          <w:t>species gained (appearances)</w:t>
        </w:r>
      </w:ins>
      <w:del w:id="181" w:author="Stefanie Lane" w:date="2022-06-21T11:57:00Z">
        <w:r w:rsidR="00DB21FF" w:rsidDel="00BD4897">
          <w:delText xml:space="preserve"> appearances</w:delText>
        </w:r>
      </w:del>
      <w:r w:rsidR="00DB21FF">
        <w:t xml:space="preserve">, and </w:t>
      </w:r>
      <w:ins w:id="182" w:author="Stefanie Lane" w:date="2022-06-21T11:17:00Z">
        <w:r w:rsidR="00EF7876">
          <w:t xml:space="preserve">species </w:t>
        </w:r>
      </w:ins>
      <w:ins w:id="183" w:author="Stefanie Lane" w:date="2022-06-21T11:57:00Z">
        <w:r w:rsidR="00BD4897">
          <w:t>lost (</w:t>
        </w:r>
      </w:ins>
      <w:r w:rsidR="00DB21FF">
        <w:t>disappearances</w:t>
      </w:r>
      <w:ins w:id="184" w:author="Stefanie Lane" w:date="2022-06-21T11:57:00Z">
        <w:r w:rsidR="00BD4897">
          <w:t>)</w:t>
        </w:r>
      </w:ins>
      <w:r w:rsidR="00DB21FF">
        <w:t xml:space="preserve"> were calculated</w:t>
      </w:r>
      <w:ins w:id="185" w:author="Stefanie Lane" w:date="2022-06-21T11:57:00Z">
        <w:r w:rsidR="00DF50C7">
          <w:t xml:space="preserve"> as a percent change</w:t>
        </w:r>
      </w:ins>
      <w:r w:rsidR="00DB21FF">
        <w:t xml:space="preserve"> for each assemblage </w:t>
      </w:r>
      <w:r w:rsidR="00756082">
        <w:t xml:space="preserve">between </w:t>
      </w:r>
      <w:del w:id="186" w:author="Stefanie Lane" w:date="2022-06-21T13:46:00Z">
        <w:r w:rsidR="002066B9" w:rsidDel="00F34A1C">
          <w:delText>all</w:delText>
        </w:r>
        <w:r w:rsidR="00756082" w:rsidDel="00F34A1C">
          <w:delText xml:space="preserve"> </w:delText>
        </w:r>
        <w:r w:rsidR="00DB21FF" w:rsidDel="00F34A1C">
          <w:delText>timepoint</w:delText>
        </w:r>
        <w:r w:rsidR="00756082" w:rsidDel="00F34A1C">
          <w:delText>s</w:delText>
        </w:r>
        <w:r w:rsidR="00DB21FF" w:rsidDel="00F34A1C">
          <w:delText xml:space="preserve"> since 1979</w:delText>
        </w:r>
      </w:del>
      <w:ins w:id="187" w:author="Stefanie Lane" w:date="2022-06-21T13:46:00Z">
        <w:r w:rsidR="00F34A1C">
          <w:t>1979-1999, and 1999-2019</w:t>
        </w:r>
      </w:ins>
      <w:ins w:id="188" w:author="Stefanie Lane" w:date="2022-06-21T11:57:00Z">
        <w:r w:rsidR="00EA7939">
          <w:t xml:space="preserve">. </w:t>
        </w:r>
      </w:ins>
      <w:del w:id="189" w:author="Stefanie Lane" w:date="2022-06-21T11:57:00Z">
        <w:r w:rsidR="00756082" w:rsidDel="00EA7939">
          <w:delText>, where t</w:delText>
        </w:r>
      </w:del>
      <w:ins w:id="190" w:author="Stefanie Lane" w:date="2022-06-21T11:57:00Z">
        <w:r w:rsidR="00EA7939">
          <w:t>T</w:t>
        </w:r>
      </w:ins>
      <w:r w:rsidR="00756082">
        <w:t xml:space="preserve">otal turnover </w:t>
      </w:r>
      <w:del w:id="191" w:author="Stefanie Lane" w:date="2022-06-21T11:57:00Z">
        <w:r w:rsidR="00756082" w:rsidDel="00EA7939">
          <w:delText xml:space="preserve">is </w:delText>
        </w:r>
      </w:del>
      <w:ins w:id="192" w:author="Stefanie Lane" w:date="2022-06-21T11:57:00Z">
        <w:r w:rsidR="00EA7939">
          <w:t xml:space="preserve">was calculated as </w:t>
        </w:r>
      </w:ins>
      <w:r w:rsidR="00756082">
        <w:t xml:space="preserve">a ratio of the </w:t>
      </w:r>
      <w:del w:id="193" w:author="Stefanie Lane" w:date="2022-06-21T13:46:00Z">
        <w:r w:rsidR="00756082" w:rsidDel="000815B6">
          <w:delText xml:space="preserve">sum </w:delText>
        </w:r>
      </w:del>
      <w:ins w:id="194" w:author="Stefanie Lane" w:date="2022-06-21T13:46:00Z">
        <w:r w:rsidR="000815B6">
          <w:t xml:space="preserve">absolute value </w:t>
        </w:r>
      </w:ins>
      <w:r w:rsidR="00756082">
        <w:t xml:space="preserve">of species gained and lost to the total number of species observed in both timepoints. </w:t>
      </w:r>
    </w:p>
    <w:p w14:paraId="4BF5E188" w14:textId="77777777" w:rsidR="004B1258" w:rsidRPr="0040538A" w:rsidRDefault="004B1258" w:rsidP="004B1258">
      <w:pPr>
        <w:pStyle w:val="Caption"/>
        <w:rPr>
          <w:ins w:id="195" w:author="Stefanie Lane" w:date="2022-06-22T13:35:00Z"/>
        </w:rPr>
      </w:pPr>
      <w:ins w:id="196" w:author="Stefanie Lane" w:date="2022-06-22T13:35:00Z">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r>
          <w:rPr>
            <w:i w:val="0"/>
            <w:iCs w:val="0"/>
            <w:color w:val="auto"/>
            <w:sz w:val="22"/>
            <w:szCs w:val="22"/>
          </w:rPr>
        </w:r>
        <w:r>
          <w:rPr>
            <w:i w:val="0"/>
            <w:iCs w:val="0"/>
            <w:color w:val="auto"/>
            <w:sz w:val="22"/>
            <w:szCs w:val="22"/>
          </w:rPr>
          <w:fldChar w:fldCharType="separate"/>
        </w:r>
        <w:r w:rsidRPr="00173A95">
          <w:rPr>
            <w:i w:val="0"/>
            <w:iCs w:val="0"/>
            <w:color w:val="auto"/>
            <w:sz w:val="22"/>
            <w:szCs w:val="22"/>
          </w:rPr>
          <w:t xml:space="preserve">Table </w:t>
        </w:r>
        <w:r w:rsidRPr="00321B79">
          <w:rPr>
            <w:i w:val="0"/>
            <w:iCs w:val="0"/>
            <w:color w:val="auto"/>
            <w:sz w:val="22"/>
            <w:szCs w:val="22"/>
          </w:rPr>
          <w:t>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r w:rsidRPr="00321B79">
          <w:rPr>
            <w:i w:val="0"/>
            <w:iCs w:val="0"/>
            <w:color w:val="auto"/>
            <w:sz w:val="22"/>
            <w:szCs w:val="22"/>
          </w:rPr>
        </w:r>
        <w:r w:rsidRPr="00321B79">
          <w:rPr>
            <w:i w:val="0"/>
            <w:iCs w:val="0"/>
            <w:color w:val="auto"/>
            <w:sz w:val="22"/>
            <w:szCs w:val="22"/>
          </w:rPr>
          <w:fldChar w:fldCharType="separate"/>
        </w:r>
        <w:r w:rsidRPr="00173A95">
          <w:rPr>
            <w:i w:val="0"/>
            <w:iCs w:val="0"/>
            <w:color w:val="auto"/>
            <w:sz w:val="22"/>
            <w:szCs w:val="22"/>
          </w:rPr>
          <w:t xml:space="preserve">Figure </w:t>
        </w:r>
        <w:r w:rsidRPr="00321B79">
          <w:rPr>
            <w:i w:val="0"/>
            <w:iCs w:val="0"/>
            <w:color w:val="auto"/>
            <w:sz w:val="22"/>
            <w:szCs w:val="22"/>
          </w:rPr>
          <w:t>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ins>
    </w:p>
    <w:p w14:paraId="5C615CAC" w14:textId="77777777" w:rsidR="004B1258" w:rsidRDefault="004B1258" w:rsidP="00E72813">
      <w:pPr>
        <w:rPr>
          <w:ins w:id="197" w:author="Stefanie Lane" w:date="2022-06-22T13:34:00Z"/>
        </w:rPr>
      </w:pPr>
    </w:p>
    <w:p w14:paraId="4E77AE69" w14:textId="31434C6F" w:rsidR="00464FB4" w:rsidDel="004B1258" w:rsidRDefault="00FF7E1B" w:rsidP="00E72813">
      <w:pPr>
        <w:rPr>
          <w:del w:id="198" w:author="Stefanie Lane" w:date="2022-06-22T13:35:00Z"/>
        </w:rPr>
        <w:sectPr w:rsidR="00464FB4" w:rsidDel="004B1258" w:rsidSect="007D52A9">
          <w:headerReference w:type="default" r:id="rId16"/>
          <w:pgSz w:w="12240" w:h="15840"/>
          <w:pgMar w:top="1080" w:right="1080" w:bottom="1080" w:left="1080" w:header="720" w:footer="720" w:gutter="0"/>
          <w:lnNumType w:countBy="1" w:restart="continuous"/>
          <w:cols w:space="720"/>
          <w:titlePg/>
          <w:docGrid w:linePitch="360"/>
        </w:sectPr>
      </w:pPr>
      <w:del w:id="199" w:author="Stefanie Lane" w:date="2022-06-22T13:35:00Z">
        <w:r w:rsidDel="004B1258">
          <w:delText xml:space="preserve">Changes in abundance of </w:delText>
        </w:r>
        <w:r w:rsidR="00D1578C" w:rsidDel="004B1258">
          <w:delText>s</w:delText>
        </w:r>
        <w:r w:rsidR="00E944E1" w:rsidDel="004B1258">
          <w:delText>pecies</w:delText>
        </w:r>
      </w:del>
      <w:del w:id="200" w:author="Stefanie Lane" w:date="2022-06-22T13:34:00Z">
        <w:r w:rsidR="00E944E1" w:rsidDel="00DA6217">
          <w:delText xml:space="preserve"> gained or lost were visualized using rank clock plots for each assemblage type</w:delText>
        </w:r>
        <w:r w:rsidR="00556C34" w:rsidDel="00DA6217">
          <w:delText xml:space="preserve"> (“codyn,” </w:delText>
        </w:r>
        <w:r w:rsidR="00556C34" w:rsidDel="00DA6217">
          <w:fldChar w:fldCharType="begin"/>
        </w:r>
        <w:r w:rsidR="00BD2EEF" w:rsidDel="00DA6217">
          <w:del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delInstrText>
        </w:r>
        <w:r w:rsidR="00556C34" w:rsidDel="00DA6217">
          <w:fldChar w:fldCharType="separate"/>
        </w:r>
        <w:r w:rsidR="00556C34" w:rsidRPr="00556C34" w:rsidDel="00DA6217">
          <w:rPr>
            <w:rFonts w:ascii="Calibri" w:hAnsi="Calibri" w:cs="Calibri"/>
          </w:rPr>
          <w:delText>Hallett et al., 2016)</w:delText>
        </w:r>
        <w:r w:rsidR="00556C34" w:rsidDel="00DA6217">
          <w:fldChar w:fldCharType="end"/>
        </w:r>
        <w:r w:rsidR="00E944E1" w:rsidDel="00DA6217">
          <w:delText xml:space="preserve">. </w:delText>
        </w:r>
      </w:del>
      <w:del w:id="201" w:author="Stefanie Lane" w:date="2022-06-22T13:35:00Z">
        <w:r w:rsidR="00191332" w:rsidDel="004B1258">
          <w:delText xml:space="preserve">Only </w:delText>
        </w:r>
        <w:r w:rsidR="00BE22F1" w:rsidDel="004B1258">
          <w:delText xml:space="preserve">three species most </w:delText>
        </w:r>
        <w:r w:rsidR="00191332" w:rsidDel="004B1258">
          <w:delText>significantly driving assemblage clusters</w:delText>
        </w:r>
        <w:r w:rsidR="00616D04" w:rsidDel="004B1258">
          <w:delText xml:space="preserve"> each year</w:delText>
        </w:r>
        <w:r w:rsidR="00191332" w:rsidDel="004B1258">
          <w:delText>, as identified by species indicator analysis, were included in the rank clock plots</w:delText>
        </w:r>
        <w:r w:rsidR="00F23965" w:rsidDel="004B1258">
          <w:delText xml:space="preserve"> for visual clarity</w:delText>
        </w:r>
        <w:r w:rsidR="00191332" w:rsidDel="004B1258">
          <w:delText xml:space="preserve">. </w:delText>
        </w:r>
        <w:r w:rsidR="00CC1422" w:rsidDel="004B1258">
          <w:delText>All species cover abundance are summarized in</w:delText>
        </w:r>
        <w:r w:rsidR="001F5046" w:rsidDel="004B1258">
          <w:delText xml:space="preserve"> </w:delText>
        </w:r>
        <w:r w:rsidR="001F5046" w:rsidRPr="00E90CBE" w:rsidDel="004B1258">
          <w:fldChar w:fldCharType="begin"/>
        </w:r>
        <w:r w:rsidR="001F5046" w:rsidRPr="001F5046" w:rsidDel="004B1258">
          <w:delInstrText xml:space="preserve"> REF _Ref103170147 \h </w:delInstrText>
        </w:r>
        <w:r w:rsidR="001F5046" w:rsidDel="004B1258">
          <w:delInstrText xml:space="preserve"> \* MERGEFORMAT </w:delInstrText>
        </w:r>
        <w:r w:rsidR="001F5046" w:rsidRPr="00E90CBE" w:rsidDel="004B1258">
          <w:fldChar w:fldCharType="separate"/>
        </w:r>
      </w:del>
      <w:del w:id="202" w:author="Stefanie Lane" w:date="2022-05-30T14:29:00Z">
        <w:r w:rsidR="000F6BE9" w:rsidDel="00B71811">
          <w:delText xml:space="preserve">Table </w:delText>
        </w:r>
        <w:r w:rsidR="000F6BE9" w:rsidDel="00B71811">
          <w:rPr>
            <w:noProof/>
          </w:rPr>
          <w:delText>6</w:delText>
        </w:r>
      </w:del>
      <w:del w:id="203" w:author="Stefanie Lane" w:date="2022-06-22T13:35:00Z">
        <w:r w:rsidR="001F5046" w:rsidRPr="00E90CBE" w:rsidDel="004B1258">
          <w:fldChar w:fldCharType="end"/>
        </w:r>
        <w:r w:rsidR="001F5046" w:rsidRPr="00E90CBE" w:rsidDel="004B1258">
          <w:delText xml:space="preserve"> </w:delText>
        </w:r>
        <w:r w:rsidR="001F5046" w:rsidRPr="001F5046" w:rsidDel="004B1258">
          <w:delText>(</w:delText>
        </w:r>
        <w:r w:rsidR="00CC1422" w:rsidRPr="007D52A9" w:rsidDel="004B1258">
          <w:delText>Supplemental</w:delText>
        </w:r>
        <w:r w:rsidR="001F5046" w:rsidRPr="007D52A9" w:rsidDel="004B1258">
          <w:delText>)</w:delText>
        </w:r>
      </w:del>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04" w:name="_Ref103170248"/>
      <w:r w:rsidRPr="00746ACC">
        <w:rPr>
          <w:noProof/>
        </w:rPr>
        <w:t xml:space="preserve"> </w:t>
      </w:r>
      <w:r w:rsidR="002445D1" w:rsidRPr="002445D1">
        <w:rPr>
          <w:noProof/>
        </w:rPr>
        <mc:AlternateContent>
          <mc:Choice Requires="wpg">
            <w:drawing>
              <wp:anchor distT="0" distB="0" distL="114300" distR="114300" simplePos="0" relativeHeight="251668480"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17"/>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19"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95" cy="246392"/>
                          </a:xfrm>
                          <a:prstGeom prst="rect">
                            <a:avLst/>
                          </a:prstGeom>
                          <a:noFill/>
                          <a:ln>
                            <a:solidFill>
                              <a:schemeClr val="tx1"/>
                            </a:solidFill>
                          </a:ln>
                        </wps:spPr>
                        <wps:txbx>
                          <w:txbxContent>
                            <w:p w14:paraId="30EDCAFC" w14:textId="77777777" w:rsidR="00EB4CE1" w:rsidRDefault="00EB4CE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95" cy="246392"/>
                          </a:xfrm>
                          <a:prstGeom prst="rect">
                            <a:avLst/>
                          </a:prstGeom>
                          <a:noFill/>
                          <a:ln>
                            <a:solidFill>
                              <a:schemeClr val="tx1"/>
                            </a:solidFill>
                          </a:ln>
                        </wps:spPr>
                        <wps:txbx>
                          <w:txbxContent>
                            <w:p w14:paraId="2D90E7DC" w14:textId="77777777" w:rsidR="00EB4CE1" w:rsidRDefault="00EB4CE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68480"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0"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1"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2"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EB4CE1" w:rsidRDefault="00EB4CE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EB4CE1" w:rsidRDefault="00EB4CE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72E77D50" w:rsidR="00B051DD" w:rsidRDefault="00B051DD" w:rsidP="00B051DD">
      <w:pPr>
        <w:pStyle w:val="Caption"/>
      </w:pPr>
      <w:bookmarkStart w:id="205" w:name="_Ref104553838"/>
      <w:r>
        <w:t xml:space="preserve">Figure </w:t>
      </w:r>
      <w:r w:rsidR="00D8774E">
        <w:fldChar w:fldCharType="begin"/>
      </w:r>
      <w:r w:rsidR="00D8774E">
        <w:instrText xml:space="preserve"> SEQ Figure \* ARABIC </w:instrText>
      </w:r>
      <w:r w:rsidR="00D8774E">
        <w:fldChar w:fldCharType="separate"/>
      </w:r>
      <w:r w:rsidR="00173A95">
        <w:rPr>
          <w:noProof/>
        </w:rPr>
        <w:t>1</w:t>
      </w:r>
      <w:r w:rsidR="00D8774E">
        <w:rPr>
          <w:noProof/>
        </w:rPr>
        <w:fldChar w:fldCharType="end"/>
      </w:r>
      <w:bookmarkEnd w:id="204"/>
      <w:bookmarkEnd w:id="205"/>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206"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3" w:history="1">
        <w:r w:rsidR="00FF456A" w:rsidRPr="00FF456A">
          <w:rPr>
            <w:rStyle w:val="Hyperlink"/>
          </w:rPr>
          <w:t>https://maps.gov.bc.ca/ess/hm/imap4m/</w:t>
        </w:r>
      </w:hyperlink>
      <w:r w:rsidR="00FF456A" w:rsidRPr="00FF456A">
        <w:t xml:space="preserve">) and (C) OpenStreetMap (OpenStreetMap contributors, 2015, </w:t>
      </w:r>
      <w:hyperlink r:id="rId24" w:history="1">
        <w:r w:rsidR="00FF456A" w:rsidRPr="00FF456A">
          <w:rPr>
            <w:rStyle w:val="Hyperlink"/>
          </w:rPr>
          <w:t>https://www.openstreetmap.org/</w:t>
        </w:r>
      </w:hyperlink>
      <w:r w:rsidR="00FF456A" w:rsidRPr="00FF456A">
        <w:t>)</w:t>
      </w:r>
      <w:bookmarkEnd w:id="206"/>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59FD9EC0" w14:textId="0D29CD42" w:rsidR="00CE0935" w:rsidRDefault="00A85981" w:rsidP="005F7C5D">
      <w:pPr>
        <w:ind w:firstLine="720"/>
        <w:rPr>
          <w:ins w:id="207" w:author="Stefanie Lane" w:date="2022-06-03T15:54:00Z"/>
        </w:rPr>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ins w:id="208" w:author="Stefanie Lane" w:date="2022-06-03T15:48:00Z">
        <w:r w:rsidR="00607597">
          <w:t xml:space="preserve">in </w:t>
        </w:r>
        <w:r w:rsidR="00545B23">
          <w:t xml:space="preserve">species </w:t>
        </w:r>
        <w:r w:rsidR="00607597">
          <w:t xml:space="preserve">cover abundance </w:t>
        </w:r>
      </w:ins>
      <w:r w:rsidR="008B54D6">
        <w:t xml:space="preserve">between assemblage types over time. </w:t>
      </w:r>
      <w:r w:rsidR="008B54D6" w:rsidRPr="00791A3B">
        <w:t xml:space="preserve">That is, </w:t>
      </w:r>
      <w:ins w:id="209" w:author="Stefanie Lane" w:date="2022-06-03T15:48:00Z">
        <w:r w:rsidR="00545B23" w:rsidRPr="00545B23">
          <w:rPr>
            <w:rPrChange w:id="210" w:author="Stefanie Lane" w:date="2022-06-03T15:49:00Z">
              <w:rPr>
                <w:highlight w:val="cyan"/>
              </w:rPr>
            </w:rPrChange>
          </w:rPr>
          <w:t xml:space="preserve">species cover within </w:t>
        </w:r>
      </w:ins>
      <w:r w:rsidR="008B54D6" w:rsidRPr="00791A3B">
        <w:t>plots are increasingly similar to each other within a given assemblage, but share fewer similarities between assemblages</w:t>
      </w:r>
      <w:r w:rsidR="005C1666" w:rsidRPr="00791A3B">
        <w:t xml:space="preserve"> (</w:t>
      </w:r>
      <w:r w:rsidR="00363A72" w:rsidRPr="00791A3B">
        <w:fldChar w:fldCharType="begin"/>
      </w:r>
      <w:r w:rsidR="00363A72" w:rsidRPr="00545B23">
        <w:instrText xml:space="preserve"> REF _Ref94197029 \h </w:instrText>
      </w:r>
      <w:r w:rsidR="00B137F2" w:rsidRPr="00545B23">
        <w:rPr>
          <w:rPrChange w:id="211" w:author="Stefanie Lane" w:date="2022-06-03T15:49:00Z">
            <w:rPr>
              <w:highlight w:val="yellow"/>
            </w:rPr>
          </w:rPrChange>
        </w:rPr>
        <w:instrText xml:space="preserve"> \* MERGEFORMAT </w:instrText>
      </w:r>
      <w:r w:rsidR="00363A72" w:rsidRPr="00791A3B">
        <w:rPr>
          <w:rPrChange w:id="212" w:author="Stefanie Lane" w:date="2022-06-03T15:49:00Z">
            <w:rPr/>
          </w:rPrChange>
        </w:rPr>
        <w:fldChar w:fldCharType="separate"/>
      </w:r>
      <w:r w:rsidR="00173A95" w:rsidRPr="00791A3B">
        <w:t xml:space="preserve">Figure </w:t>
      </w:r>
      <w:r w:rsidR="00173A95" w:rsidRPr="00545B23">
        <w:rPr>
          <w:noProof/>
        </w:rPr>
        <w:t>2</w:t>
      </w:r>
      <w:r w:rsidR="00363A72" w:rsidRPr="00791A3B">
        <w:fldChar w:fldCharType="end"/>
      </w:r>
      <w:r w:rsidR="005C1666" w:rsidRPr="00791A3B">
        <w:t xml:space="preserve">). </w:t>
      </w:r>
      <w:r w:rsidR="00F66803" w:rsidRPr="00791A3B">
        <w:t>Over time, it appears that a</w:t>
      </w:r>
      <w:r w:rsidR="008B54D6" w:rsidRPr="00545B23">
        <w:t xml:space="preserve">ssemblages are becoming </w:t>
      </w:r>
      <w:r w:rsidR="00FB6AA0" w:rsidRPr="00545B23">
        <w:t>homogenized</w:t>
      </w:r>
      <w:r w:rsidR="008B54D6" w:rsidRPr="00545B23">
        <w:t xml:space="preserve"> in terms of </w:t>
      </w:r>
      <w:ins w:id="213" w:author="Stefanie Lane" w:date="2022-06-21T13:53:00Z">
        <w:r w:rsidR="00FC1A57">
          <w:t xml:space="preserve">similar </w:t>
        </w:r>
      </w:ins>
      <w:r w:rsidR="008B54D6" w:rsidRPr="00545B23">
        <w:t>species</w:t>
      </w:r>
      <w:ins w:id="214" w:author="Stefanie Lane" w:date="2022-06-03T15:49:00Z">
        <w:r w:rsidR="00545B23" w:rsidRPr="00545B23">
          <w:rPr>
            <w:rPrChange w:id="215" w:author="Stefanie Lane" w:date="2022-06-03T15:49:00Z">
              <w:rPr>
                <w:highlight w:val="cyan"/>
              </w:rPr>
            </w:rPrChange>
          </w:rPr>
          <w:t xml:space="preserve"> cover</w:t>
        </w:r>
      </w:ins>
      <w:del w:id="216" w:author="Stefanie Lane" w:date="2022-06-21T13:52:00Z">
        <w:r w:rsidR="008B54D6" w:rsidRPr="00791A3B" w:rsidDel="00912D77">
          <w:delText xml:space="preserve"> </w:delText>
        </w:r>
      </w:del>
      <w:ins w:id="217" w:author="Stefanie Lane" w:date="2022-06-21T13:52:00Z">
        <w:r w:rsidR="00FC1A57">
          <w:t xml:space="preserve"> within each assemblage</w:t>
        </w:r>
      </w:ins>
      <w:del w:id="218" w:author="Stefanie Lane" w:date="2022-06-21T13:52:00Z">
        <w:r w:rsidR="008B54D6" w:rsidRPr="00791A3B" w:rsidDel="00912D77">
          <w:delText>similarity</w:delText>
        </w:r>
      </w:del>
      <w:r w:rsidR="009C4224" w:rsidRPr="00791A3B">
        <w:t>, with greate</w:t>
      </w:r>
      <w:ins w:id="219" w:author="Stefanie Lane" w:date="2022-06-03T15:49:00Z">
        <w:r w:rsidR="00545B23" w:rsidRPr="00545B23">
          <w:rPr>
            <w:rPrChange w:id="220" w:author="Stefanie Lane" w:date="2022-06-03T15:49:00Z">
              <w:rPr>
                <w:highlight w:val="cyan"/>
              </w:rPr>
            </w:rPrChange>
          </w:rPr>
          <w:t>r</w:t>
        </w:r>
      </w:ins>
      <w:del w:id="221" w:author="Stefanie Lane" w:date="2022-06-03T15:49:00Z">
        <w:r w:rsidR="009C4224" w:rsidRPr="00791A3B" w:rsidDel="00545B23">
          <w:delText>r</w:delText>
        </w:r>
        <w:r w:rsidR="003C783A" w:rsidRPr="00791A3B" w:rsidDel="00545B23">
          <w:delText xml:space="preserve"> species</w:delText>
        </w:r>
      </w:del>
      <w:r w:rsidR="009C4224" w:rsidRPr="00545B23">
        <w:t xml:space="preserve"> </w:t>
      </w:r>
      <w:r w:rsidR="00FB6AA0" w:rsidRPr="00545B23">
        <w:t>heterogeneity</w:t>
      </w:r>
      <w:r w:rsidR="009C4224" w:rsidRPr="00545B23">
        <w:t xml:space="preserve"> </w:t>
      </w:r>
      <w:ins w:id="222" w:author="Stefanie Lane" w:date="2022-06-03T15:49:00Z">
        <w:r w:rsidR="00545B23" w:rsidRPr="00545B23">
          <w:rPr>
            <w:rPrChange w:id="223" w:author="Stefanie Lane" w:date="2022-06-03T15:49:00Z">
              <w:rPr>
                <w:highlight w:val="cyan"/>
              </w:rPr>
            </w:rPrChange>
          </w:rPr>
          <w:t xml:space="preserve">in species cover </w:t>
        </w:r>
      </w:ins>
      <w:r w:rsidR="009C4224" w:rsidRPr="00791A3B">
        <w:t>between assemblage types.</w:t>
      </w:r>
      <w:r w:rsidR="009C4224">
        <w:t xml:space="preserve"> </w:t>
      </w:r>
    </w:p>
    <w:p w14:paraId="0632C7A0" w14:textId="6CF3A493" w:rsidR="009D1A0A" w:rsidRPr="00141FDA" w:rsidRDefault="00F66803" w:rsidP="005F7C5D">
      <w:pPr>
        <w:ind w:firstLine="720"/>
      </w:pPr>
      <w:r>
        <w:t xml:space="preserve">While the indicator species </w:t>
      </w:r>
      <w:r w:rsidR="00E01451">
        <w:t xml:space="preserve">with the highest significance </w:t>
      </w:r>
      <w:r>
        <w:t xml:space="preserve">across each assemblage remain </w:t>
      </w:r>
      <w:r w:rsidR="00E01451">
        <w:t>constant</w:t>
      </w:r>
      <w:r>
        <w:t xml:space="preserve"> over time </w:t>
      </w:r>
      <w:r w:rsidR="000B68F2">
        <w:t>(</w:t>
      </w:r>
      <w:del w:id="224" w:author="Stefanie Lane" w:date="2022-05-30T14:41:00Z">
        <w:r w:rsidR="000B68F2" w:rsidRPr="00446B55" w:rsidDel="00446B55">
          <w:rPr>
            <w:i/>
            <w:rPrChange w:id="225" w:author="Stefanie Lane" w:date="2022-05-30T14:41:00Z">
              <w:rPr/>
            </w:rPrChange>
          </w:rPr>
          <w:delText>ie.</w:delText>
        </w:r>
      </w:del>
      <w:ins w:id="226" w:author="Stefanie Lane" w:date="2022-05-30T14:41:00Z">
        <w:r w:rsidR="00446B55" w:rsidRPr="00446B55">
          <w:rPr>
            <w:i/>
            <w:rPrChange w:id="227" w:author="Stefanie Lane" w:date="2022-05-30T14:41:00Z">
              <w:rPr/>
            </w:rPrChange>
          </w:rPr>
          <w:t>i.e.</w:t>
        </w:r>
        <w:r w:rsidR="00446B55">
          <w:t>,</w:t>
        </w:r>
      </w:ins>
      <w:r w:rsidR="000B68F2">
        <w:t xml:space="preserve"> </w:t>
      </w:r>
      <w:r w:rsidR="000B68F2" w:rsidRPr="00446B55">
        <w:rPr>
          <w:i/>
          <w:rPrChange w:id="228" w:author="Stefanie Lane" w:date="2022-05-30T14:41:00Z">
            <w:rPr/>
          </w:rPrChange>
        </w:rPr>
        <w:t>Carex lyngbyei</w:t>
      </w:r>
      <w:r w:rsidR="000B68F2">
        <w:t xml:space="preserve"> is consistently the highest indicator of the Sedge assemblage over time) an</w:t>
      </w:r>
      <w:r>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ins w:id="229" w:author="Stefanie Lane" w:date="2022-05-30T14:37:00Z">
        <w:r w:rsidR="006F792D">
          <w:fldChar w:fldCharType="begin"/>
        </w:r>
        <w:r w:rsidR="006F792D">
          <w:instrText xml:space="preserve"> REF _Ref104813883 \h </w:instrText>
        </w:r>
      </w:ins>
      <w:r w:rsidR="006F792D">
        <w:fldChar w:fldCharType="separate"/>
      </w:r>
      <w:ins w:id="230" w:author="Stefanie Lane" w:date="2022-06-03T14:47:00Z">
        <w:r w:rsidR="00173A95">
          <w:t xml:space="preserve">Table </w:t>
        </w:r>
        <w:r w:rsidR="00173A95">
          <w:rPr>
            <w:noProof/>
          </w:rPr>
          <w:t>1</w:t>
        </w:r>
      </w:ins>
      <w:ins w:id="231" w:author="Stefanie Lane" w:date="2022-05-30T14:37:00Z">
        <w:r w:rsidR="006F792D">
          <w:fldChar w:fldCharType="end"/>
        </w:r>
      </w:ins>
      <w:r w:rsidR="00632C3F">
        <w:fldChar w:fldCharType="begin"/>
      </w:r>
      <w:r w:rsidR="00632C3F">
        <w:instrText xml:space="preserve"> REF _Ref102639740 \h </w:instrText>
      </w:r>
      <w:del w:id="232" w:author="Stefanie Lane" w:date="2022-05-30T14:29:00Z">
        <w:r w:rsidR="00632C3F">
          <w:fldChar w:fldCharType="separate"/>
        </w:r>
        <w:r w:rsidR="000F6BE9" w:rsidDel="00B71811">
          <w:delText xml:space="preserve">Table </w:delText>
        </w:r>
        <w:r w:rsidR="008D620A" w:rsidDel="00B71811">
          <w:delText>S</w:delText>
        </w:r>
        <w:r w:rsidR="000F6BE9" w:rsidDel="00B71811">
          <w:rPr>
            <w:noProof/>
          </w:rPr>
          <w:delText>4</w:delText>
        </w:r>
      </w:del>
      <w:r w:rsidR="00632C3F">
        <w:fldChar w:fldCharType="end"/>
      </w:r>
      <w:r w:rsidR="00E01451">
        <w:t xml:space="preserve"> and</w:t>
      </w:r>
      <w:del w:id="233" w:author="Stefanie Lane" w:date="2022-06-03T15:53:00Z">
        <w:r w:rsidR="00E01451" w:rsidDel="00791A3B">
          <w:delText xml:space="preserve"> </w:delText>
        </w:r>
      </w:del>
      <w:ins w:id="234" w:author="Stefanie Lane" w:date="2022-06-03T15:53:00Z">
        <w:r w:rsidR="00791A3B">
          <w:t xml:space="preserve"> </w:t>
        </w:r>
        <w:r w:rsidR="00E752D9">
          <w:fldChar w:fldCharType="begin"/>
        </w:r>
        <w:r w:rsidR="00E752D9">
          <w:instrText xml:space="preserve"> REF _Ref104818673 \h </w:instrText>
        </w:r>
      </w:ins>
      <w:r w:rsidR="00E752D9">
        <w:instrText xml:space="preserve"> \* MERGEFORMAT </w:instrText>
      </w:r>
      <w:r w:rsidR="00E752D9">
        <w:fldChar w:fldCharType="separate"/>
      </w:r>
      <w:ins w:id="235" w:author="Stefanie Lane" w:date="2022-06-03T15:54:00Z">
        <w:r w:rsidR="00E752D9">
          <w:t>S</w:t>
        </w:r>
      </w:ins>
      <w:ins w:id="236" w:author="Stefanie Lane" w:date="2022-06-03T15:53:00Z">
        <w:r w:rsidR="00E752D9" w:rsidRPr="00E752D9">
          <w:rPr>
            <w:rPrChange w:id="237" w:author="Stefanie Lane" w:date="2022-06-03T15:54:00Z">
              <w:rPr>
                <w:i/>
                <w:iCs/>
                <w:noProof/>
                <w:color w:val="44546A" w:themeColor="text2"/>
                <w:sz w:val="18"/>
                <w:szCs w:val="18"/>
              </w:rPr>
            </w:rPrChange>
          </w:rPr>
          <w:t>5</w:t>
        </w:r>
        <w:r w:rsidR="00E752D9">
          <w:fldChar w:fldCharType="end"/>
        </w:r>
      </w:ins>
      <w:del w:id="238" w:author="Stefanie Lane" w:date="2022-06-03T15:53:00Z">
        <w:r w:rsidR="00E01451" w:rsidDel="00791A3B">
          <w:delText>S5</w:delText>
        </w:r>
      </w:del>
      <w:r w:rsidR="005C1666" w:rsidRPr="00F96909">
        <w:t>)</w:t>
      </w:r>
      <w:r w:rsidR="005C1666">
        <w:t xml:space="preserve">. </w:t>
      </w:r>
      <w:r w:rsidR="000B68F2">
        <w:t xml:space="preserve">For </w:t>
      </w:r>
      <w:del w:id="239" w:author="Stefanie Lane" w:date="2022-05-30T14:55:00Z">
        <w:r w:rsidR="000B68F2" w:rsidDel="008E28D2">
          <w:delText>example</w:delText>
        </w:r>
      </w:del>
      <w:ins w:id="240" w:author="Stefanie Lane" w:date="2022-05-30T14:55:00Z">
        <w:r w:rsidR="008E28D2">
          <w:t>example,</w:t>
        </w:r>
      </w:ins>
      <w:del w:id="241" w:author="Stefanie Lane" w:date="2022-05-30T14:44:00Z">
        <w:r w:rsidR="000B68F2" w:rsidDel="00A25A9F">
          <w:delText>….</w:delText>
        </w:r>
      </w:del>
      <w:ins w:id="242" w:author="Stefanie Lane" w:date="2022-05-30T14:46:00Z">
        <w:r w:rsidR="00B3227D">
          <w:t xml:space="preserve"> in 1979</w:t>
        </w:r>
      </w:ins>
      <w:ins w:id="243" w:author="Stefanie Lane" w:date="2022-05-30T14:44:00Z">
        <w:r w:rsidR="00A25A9F">
          <w:t xml:space="preserve"> the </w:t>
        </w:r>
      </w:ins>
      <w:ins w:id="244" w:author="Stefanie Lane" w:date="2022-05-30T14:57:00Z">
        <w:r w:rsidR="00A1508C">
          <w:t>indicator spec</w:t>
        </w:r>
      </w:ins>
      <w:ins w:id="245" w:author="Stefanie Lane" w:date="2022-05-30T14:58:00Z">
        <w:r w:rsidR="00A1508C">
          <w:t xml:space="preserve">ies defining the </w:t>
        </w:r>
      </w:ins>
      <w:ins w:id="246" w:author="Stefanie Lane" w:date="2022-05-30T14:45:00Z">
        <w:r w:rsidR="00A25A9F">
          <w:t>Sedge</w:t>
        </w:r>
      </w:ins>
      <w:ins w:id="247" w:author="Stefanie Lane" w:date="2022-05-30T14:44:00Z">
        <w:r w:rsidR="00A25A9F">
          <w:t xml:space="preserve"> assemblage </w:t>
        </w:r>
      </w:ins>
      <w:ins w:id="248" w:author="Stefanie Lane" w:date="2022-05-30T14:45:00Z">
        <w:r w:rsidR="00B3227D">
          <w:t xml:space="preserve">cluster </w:t>
        </w:r>
      </w:ins>
      <w:ins w:id="249" w:author="Stefanie Lane" w:date="2022-05-30T14:58:00Z">
        <w:r w:rsidR="002D3D31">
          <w:t>were</w:t>
        </w:r>
      </w:ins>
      <w:ins w:id="250" w:author="Stefanie Lane" w:date="2022-05-30T14:45:00Z">
        <w:r w:rsidR="00B3227D">
          <w:t xml:space="preserve"> </w:t>
        </w:r>
        <w:r w:rsidR="00B3227D">
          <w:rPr>
            <w:i/>
          </w:rPr>
          <w:t xml:space="preserve">C. lyngbyei, S. latifolia, </w:t>
        </w:r>
        <w:r w:rsidR="00B3227D">
          <w:t xml:space="preserve">and </w:t>
        </w:r>
        <w:r w:rsidR="00B3227D">
          <w:rPr>
            <w:i/>
          </w:rPr>
          <w:t>S. tabernaemontani</w:t>
        </w:r>
      </w:ins>
      <w:ins w:id="251" w:author="Stefanie Lane" w:date="2022-05-30T14:46:00Z">
        <w:r w:rsidR="00B3227D">
          <w:t xml:space="preserve">, however in 1999 the same assemblage </w:t>
        </w:r>
      </w:ins>
      <w:ins w:id="252" w:author="Stefanie Lane" w:date="2022-05-30T14:58:00Z">
        <w:r w:rsidR="002D3D31">
          <w:t>included indicator species</w:t>
        </w:r>
      </w:ins>
      <w:ins w:id="253" w:author="Stefanie Lane" w:date="2022-05-30T14:46:00Z">
        <w:r w:rsidR="00B3227D">
          <w:t xml:space="preserve"> </w:t>
        </w:r>
        <w:r w:rsidR="00B3227D">
          <w:rPr>
            <w:i/>
          </w:rPr>
          <w:t xml:space="preserve">C. lyngbyei, A. stolonifera, </w:t>
        </w:r>
        <w:r w:rsidR="00B3227D">
          <w:t xml:space="preserve">and </w:t>
        </w:r>
        <w:r w:rsidR="00B3227D">
          <w:rPr>
            <w:i/>
          </w:rPr>
          <w:t>I. capensis</w:t>
        </w:r>
        <w:r w:rsidR="00B3227D">
          <w:t xml:space="preserve">. </w:t>
        </w:r>
      </w:ins>
      <w:ins w:id="254" w:author="Stefanie Lane" w:date="2022-05-30T14:47:00Z">
        <w:r w:rsidR="00A06E47">
          <w:t xml:space="preserve">Thus, although </w:t>
        </w:r>
        <w:r w:rsidR="00A06E47">
          <w:rPr>
            <w:i/>
          </w:rPr>
          <w:t>C. lyngbyei</w:t>
        </w:r>
        <w:r w:rsidR="00A06E47">
          <w:t xml:space="preserve"> remaine</w:t>
        </w:r>
      </w:ins>
      <w:ins w:id="255" w:author="Stefanie Lane" w:date="2022-05-30T14:48:00Z">
        <w:r w:rsidR="00A06E47">
          <w:t xml:space="preserve">d the common </w:t>
        </w:r>
      </w:ins>
      <w:ins w:id="256" w:author="Stefanie Lane" w:date="2022-05-30T14:58:00Z">
        <w:r w:rsidR="002D3D31">
          <w:t>indicator</w:t>
        </w:r>
      </w:ins>
      <w:ins w:id="257" w:author="Stefanie Lane" w:date="2022-05-30T14:48:00Z">
        <w:r w:rsidR="00A06E47">
          <w:t xml:space="preserve"> species </w:t>
        </w:r>
        <w:r w:rsidR="00444F7F">
          <w:t>of the assemblage</w:t>
        </w:r>
        <w:r w:rsidR="00A06E47">
          <w:t xml:space="preserve"> cluster group</w:t>
        </w:r>
        <w:r w:rsidR="00444F7F">
          <w:t xml:space="preserve">, the associated </w:t>
        </w:r>
      </w:ins>
      <w:ins w:id="258" w:author="Stefanie Lane" w:date="2022-05-30T14:58:00Z">
        <w:r w:rsidR="002D3D31">
          <w:t>indicator</w:t>
        </w:r>
      </w:ins>
      <w:ins w:id="259" w:author="Stefanie Lane" w:date="2022-05-30T14:48:00Z">
        <w:r w:rsidR="00444F7F">
          <w:t xml:space="preserve"> species had </w:t>
        </w:r>
      </w:ins>
      <w:ins w:id="260" w:author="Stefanie Lane" w:date="2022-05-30T14:49:00Z">
        <w:r w:rsidR="00444F7F">
          <w:t xml:space="preserve">changed. </w:t>
        </w:r>
      </w:ins>
      <w:ins w:id="261" w:author="Stefanie Lane" w:date="2022-05-30T15:00:00Z">
        <w:r w:rsidR="002B4227">
          <w:t>Additionally</w:t>
        </w:r>
      </w:ins>
      <w:ins w:id="262" w:author="Stefanie Lane" w:date="2022-05-30T15:01:00Z">
        <w:r w:rsidR="002B4227">
          <w:t>, f</w:t>
        </w:r>
      </w:ins>
      <w:ins w:id="263" w:author="Stefanie Lane" w:date="2022-05-30T14:49:00Z">
        <w:r w:rsidR="00D417C6">
          <w:t xml:space="preserve">ewer </w:t>
        </w:r>
      </w:ins>
      <w:ins w:id="264" w:author="Stefanie Lane" w:date="2022-05-30T14:59:00Z">
        <w:r w:rsidR="002D3D31">
          <w:t xml:space="preserve">indicator </w:t>
        </w:r>
      </w:ins>
      <w:ins w:id="265" w:author="Stefanie Lane" w:date="2022-05-30T14:49:00Z">
        <w:r w:rsidR="00D417C6">
          <w:t xml:space="preserve">species </w:t>
        </w:r>
      </w:ins>
      <w:ins w:id="266" w:author="Stefanie Lane" w:date="2022-05-30T14:59:00Z">
        <w:r w:rsidR="002D3D31">
          <w:t xml:space="preserve">were </w:t>
        </w:r>
        <w:r w:rsidR="006122A6">
          <w:t xml:space="preserve">found in the Sedge and Fescue </w:t>
        </w:r>
      </w:ins>
      <w:ins w:id="267" w:author="Stefanie Lane" w:date="2022-05-30T14:49:00Z">
        <w:r w:rsidR="00D417C6">
          <w:t>assemblage</w:t>
        </w:r>
      </w:ins>
      <w:ins w:id="268" w:author="Stefanie Lane" w:date="2022-05-30T14:59:00Z">
        <w:r w:rsidR="006122A6">
          <w:t>s</w:t>
        </w:r>
      </w:ins>
      <w:ins w:id="269" w:author="Stefanie Lane" w:date="2022-05-30T14:49:00Z">
        <w:r w:rsidR="00D417C6">
          <w:t xml:space="preserve"> in 2019 than in 1979. For example, the Sedge assemblage </w:t>
        </w:r>
      </w:ins>
      <w:ins w:id="270" w:author="Stefanie Lane" w:date="2022-05-30T14:50:00Z">
        <w:r w:rsidR="00D417C6">
          <w:t xml:space="preserve">was characterized by three species (including </w:t>
        </w:r>
        <w:r w:rsidR="00D417C6">
          <w:rPr>
            <w:i/>
          </w:rPr>
          <w:t>C. lyngbyei</w:t>
        </w:r>
        <w:r w:rsidR="00D417C6">
          <w:t>) in 1979</w:t>
        </w:r>
      </w:ins>
      <w:ins w:id="271" w:author="Stefanie Lane" w:date="2022-05-30T14:59:00Z">
        <w:r w:rsidR="006122A6">
          <w:t xml:space="preserve"> and 1999</w:t>
        </w:r>
      </w:ins>
      <w:ins w:id="272" w:author="Stefanie Lane" w:date="2022-05-30T14:50:00Z">
        <w:r w:rsidR="00D417C6">
          <w:t xml:space="preserve">, but only by </w:t>
        </w:r>
        <w:r w:rsidR="00D417C6">
          <w:rPr>
            <w:i/>
          </w:rPr>
          <w:t>C. lyngbyei</w:t>
        </w:r>
        <w:r w:rsidR="00D417C6">
          <w:t xml:space="preserve"> in 2019. The Fescue group was characterized by seven species in 1979, four species in 1999, and three species</w:t>
        </w:r>
      </w:ins>
      <w:ins w:id="273" w:author="Stefanie Lane" w:date="2022-05-30T14:51:00Z">
        <w:r w:rsidR="00D417C6">
          <w:t xml:space="preserve"> in </w:t>
        </w:r>
        <w:r w:rsidR="005A73BE">
          <w:t xml:space="preserve">2019. While </w:t>
        </w:r>
        <w:r w:rsidR="005A73BE">
          <w:rPr>
            <w:i/>
          </w:rPr>
          <w:t>Festuca arundinaceae</w:t>
        </w:r>
        <w:r w:rsidR="005A73BE">
          <w:t xml:space="preserve"> re</w:t>
        </w:r>
      </w:ins>
      <w:ins w:id="274" w:author="Stefanie Lane" w:date="2022-05-30T14:56:00Z">
        <w:r w:rsidR="00754CEC">
          <w:t xml:space="preserve">mained a common indicator species within the assemblage, all other indicator species changed </w:t>
        </w:r>
      </w:ins>
      <w:ins w:id="275" w:author="Stefanie Lane" w:date="2022-05-30T14:57:00Z">
        <w:r w:rsidR="005C7E26">
          <w:t xml:space="preserve">in each observation year. </w:t>
        </w:r>
      </w:ins>
    </w:p>
    <w:p w14:paraId="610C5A4E" w14:textId="4690E638" w:rsidR="0080524E" w:rsidRPr="00AB3637" w:rsidRDefault="001617DD">
      <w:pPr>
        <w:pStyle w:val="Caption"/>
        <w:ind w:firstLine="720"/>
        <w:rPr>
          <w:ins w:id="276" w:author="Stefanie Lane" w:date="2022-06-03T15:00:00Z"/>
          <w:i w:val="0"/>
          <w:iCs w:val="0"/>
          <w:color w:val="auto"/>
          <w:sz w:val="22"/>
          <w:szCs w:val="22"/>
        </w:rPr>
        <w:pPrChange w:id="277" w:author="Stefanie Lane" w:date="2022-06-03T16:04:00Z">
          <w:pPr>
            <w:pStyle w:val="Caption"/>
          </w:pPr>
        </w:pPrChange>
      </w:pPr>
      <w:bookmarkStart w:id="278" w:name="_Hlk106053520"/>
      <w:ins w:id="279" w:author="Stefanie Lane" w:date="2022-06-13T22:56:00Z">
        <w:r w:rsidRPr="001617DD">
          <w:rPr>
            <w:i w:val="0"/>
            <w:iCs w:val="0"/>
            <w:color w:val="auto"/>
            <w:sz w:val="22"/>
            <w:szCs w:val="22"/>
          </w:rPr>
          <w:t xml:space="preserve">Across the entire Ladner Marsh plant community, two to three species were lost each year following the 1979 survey </w:t>
        </w:r>
      </w:ins>
      <w:del w:id="280" w:author="Stefanie Lane" w:date="2022-06-13T22:56:00Z">
        <w:r w:rsidR="001E5A8C" w:rsidDel="001617DD">
          <w:rPr>
            <w:i w:val="0"/>
            <w:iCs w:val="0"/>
            <w:color w:val="auto"/>
            <w:sz w:val="22"/>
            <w:szCs w:val="22"/>
          </w:rPr>
          <w:delText xml:space="preserve">Across the entire </w:delText>
        </w:r>
        <w:r w:rsidR="00967299" w:rsidRPr="007D52A9" w:rsidDel="001617DD">
          <w:rPr>
            <w:i w:val="0"/>
            <w:iCs w:val="0"/>
            <w:color w:val="auto"/>
            <w:sz w:val="22"/>
            <w:szCs w:val="22"/>
          </w:rPr>
          <w:delText>Ladner Marsh plant community</w:delText>
        </w:r>
        <w:r w:rsidR="001E5A8C" w:rsidDel="001617DD">
          <w:rPr>
            <w:i w:val="0"/>
            <w:iCs w:val="0"/>
            <w:color w:val="auto"/>
            <w:sz w:val="22"/>
            <w:szCs w:val="22"/>
          </w:rPr>
          <w:delText xml:space="preserve">, </w:delText>
        </w:r>
        <w:r w:rsidR="00967299" w:rsidRPr="007D52A9" w:rsidDel="001617DD">
          <w:rPr>
            <w:i w:val="0"/>
            <w:iCs w:val="0"/>
            <w:color w:val="auto"/>
            <w:sz w:val="22"/>
            <w:szCs w:val="22"/>
          </w:rPr>
          <w:delText xml:space="preserve">two to three species </w:delText>
        </w:r>
        <w:r w:rsidR="001E5A8C" w:rsidDel="001617DD">
          <w:rPr>
            <w:i w:val="0"/>
            <w:iCs w:val="0"/>
            <w:color w:val="auto"/>
            <w:sz w:val="22"/>
            <w:szCs w:val="22"/>
          </w:rPr>
          <w:delText xml:space="preserve">were lost </w:delText>
        </w:r>
        <w:r w:rsidR="00967299" w:rsidRPr="007D52A9" w:rsidDel="001617DD">
          <w:rPr>
            <w:i w:val="0"/>
            <w:iCs w:val="0"/>
            <w:color w:val="auto"/>
            <w:sz w:val="22"/>
            <w:szCs w:val="22"/>
          </w:rPr>
          <w:delText xml:space="preserve">each year following the 1979 survey </w:delText>
        </w:r>
      </w:del>
      <w:r w:rsidR="00967299" w:rsidRPr="007D52A9">
        <w:rPr>
          <w:i w:val="0"/>
          <w:iCs w:val="0"/>
          <w:color w:val="auto"/>
          <w:sz w:val="22"/>
          <w:szCs w:val="22"/>
        </w:rPr>
        <w:t>(</w:t>
      </w:r>
      <w:ins w:id="281" w:author="Stefanie Lane" w:date="2022-05-30T14:36:00Z">
        <w:r w:rsidR="00717925">
          <w:rPr>
            <w:i w:val="0"/>
            <w:iCs w:val="0"/>
            <w:color w:val="auto"/>
            <w:sz w:val="22"/>
            <w:szCs w:val="22"/>
          </w:rPr>
          <w:fldChar w:fldCharType="begin"/>
        </w:r>
        <w:r w:rsidR="00717925">
          <w:rPr>
            <w:i w:val="0"/>
            <w:iCs w:val="0"/>
            <w:color w:val="auto"/>
            <w:sz w:val="22"/>
            <w:szCs w:val="22"/>
          </w:rPr>
          <w:instrText xml:space="preserve"> REF _Ref104813833 \h </w:instrText>
        </w:r>
      </w:ins>
      <w:r w:rsidR="00717925">
        <w:rPr>
          <w:i w:val="0"/>
          <w:iCs w:val="0"/>
          <w:color w:val="auto"/>
          <w:sz w:val="22"/>
          <w:szCs w:val="22"/>
        </w:rPr>
        <w:instrText xml:space="preserve"> \* MERGEFORMAT </w:instrText>
      </w:r>
      <w:r w:rsidR="00717925">
        <w:rPr>
          <w:i w:val="0"/>
          <w:iCs w:val="0"/>
          <w:color w:val="auto"/>
          <w:sz w:val="22"/>
          <w:szCs w:val="22"/>
        </w:rPr>
      </w:r>
      <w:r w:rsidR="00717925">
        <w:rPr>
          <w:i w:val="0"/>
          <w:iCs w:val="0"/>
          <w:color w:val="auto"/>
          <w:sz w:val="22"/>
          <w:szCs w:val="22"/>
        </w:rPr>
        <w:fldChar w:fldCharType="separate"/>
      </w:r>
      <w:ins w:id="282" w:author="Stefanie Lane" w:date="2022-06-03T14:47:00Z">
        <w:r w:rsidR="00173A95" w:rsidRPr="00173A95">
          <w:rPr>
            <w:i w:val="0"/>
            <w:iCs w:val="0"/>
            <w:color w:val="auto"/>
            <w:sz w:val="22"/>
            <w:szCs w:val="22"/>
            <w:rPrChange w:id="283" w:author="Stefanie Lane" w:date="2022-06-03T14:47:00Z">
              <w:rPr/>
            </w:rPrChange>
          </w:rPr>
          <w:t xml:space="preserve">Table </w:t>
        </w:r>
        <w:r w:rsidR="00173A95" w:rsidRPr="00173A95">
          <w:rPr>
            <w:i w:val="0"/>
            <w:iCs w:val="0"/>
            <w:color w:val="auto"/>
            <w:sz w:val="22"/>
            <w:szCs w:val="22"/>
            <w:rPrChange w:id="284" w:author="Stefanie Lane" w:date="2022-06-03T14:47:00Z">
              <w:rPr>
                <w:noProof/>
              </w:rPr>
            </w:rPrChange>
          </w:rPr>
          <w:t>2</w:t>
        </w:r>
      </w:ins>
      <w:ins w:id="285" w:author="Stefanie Lane" w:date="2022-05-30T14:36:00Z">
        <w:r w:rsidR="00717925">
          <w:rPr>
            <w:i w:val="0"/>
            <w:iCs w:val="0"/>
            <w:color w:val="auto"/>
            <w:sz w:val="22"/>
            <w:szCs w:val="22"/>
          </w:rPr>
          <w:fldChar w:fldCharType="end"/>
        </w:r>
      </w:ins>
      <w:del w:id="286" w:author="Stefanie Lane" w:date="2022-05-30T14:32:00Z">
        <w:r w:rsidR="00967299" w:rsidRPr="007D52A9" w:rsidDel="00564B1B">
          <w:rPr>
            <w:i w:val="0"/>
            <w:iCs w:val="0"/>
            <w:color w:val="auto"/>
            <w:sz w:val="22"/>
            <w:szCs w:val="22"/>
          </w:rPr>
          <w:fldChar w:fldCharType="begin"/>
        </w:r>
        <w:r w:rsidR="00967299" w:rsidRPr="007D52A9" w:rsidDel="00564B1B">
          <w:rPr>
            <w:i w:val="0"/>
            <w:iCs w:val="0"/>
            <w:color w:val="auto"/>
            <w:sz w:val="22"/>
            <w:szCs w:val="22"/>
          </w:rPr>
          <w:delInstrText xml:space="preserve"> REF _Ref103162268 \h </w:delInstrText>
        </w:r>
        <w:r w:rsidR="00BD23FD" w:rsidDel="00564B1B">
          <w:rPr>
            <w:i w:val="0"/>
            <w:iCs w:val="0"/>
            <w:color w:val="auto"/>
            <w:sz w:val="22"/>
            <w:szCs w:val="22"/>
          </w:rPr>
          <w:delInstrText xml:space="preserve"> \* MERGEFORMAT </w:delInstrText>
        </w:r>
        <w:r w:rsidR="00967299" w:rsidRPr="007D52A9" w:rsidDel="00564B1B">
          <w:rPr>
            <w:i w:val="0"/>
            <w:iCs w:val="0"/>
            <w:color w:val="auto"/>
            <w:sz w:val="22"/>
            <w:szCs w:val="22"/>
          </w:rPr>
        </w:r>
        <w:r w:rsidR="00967299" w:rsidRPr="007D52A9" w:rsidDel="00564B1B">
          <w:rPr>
            <w:i w:val="0"/>
            <w:iCs w:val="0"/>
            <w:color w:val="auto"/>
            <w:sz w:val="22"/>
            <w:szCs w:val="22"/>
          </w:rPr>
          <w:fldChar w:fldCharType="separate"/>
        </w:r>
      </w:del>
      <w:del w:id="287" w:author="Stefanie Lane" w:date="2022-05-30T14:29:00Z">
        <w:r w:rsidR="000F6BE9" w:rsidRPr="000F6BE9" w:rsidDel="00B71811">
          <w:rPr>
            <w:i w:val="0"/>
            <w:iCs w:val="0"/>
            <w:color w:val="auto"/>
            <w:sz w:val="22"/>
            <w:szCs w:val="22"/>
          </w:rPr>
          <w:delText>Table 1</w:delText>
        </w:r>
      </w:del>
      <w:del w:id="288" w:author="Stefanie Lane" w:date="2022-05-30T14:32:00Z">
        <w:r w:rsidR="00967299" w:rsidRPr="007D52A9" w:rsidDel="00564B1B">
          <w:rPr>
            <w:i w:val="0"/>
            <w:iCs w:val="0"/>
            <w:color w:val="auto"/>
            <w:sz w:val="22"/>
            <w:szCs w:val="22"/>
          </w:rPr>
          <w:fldChar w:fldCharType="end"/>
        </w:r>
      </w:del>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ins w:id="289" w:author="Stefanie Lane" w:date="2022-06-03T16:07:00Z">
        <w:r w:rsidR="00FD4B64">
          <w:rPr>
            <w:i w:val="0"/>
            <w:iCs w:val="0"/>
            <w:color w:val="auto"/>
            <w:sz w:val="22"/>
            <w:szCs w:val="22"/>
          </w:rPr>
          <w:t xml:space="preserve"> per plot</w:t>
        </w:r>
      </w:ins>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ins w:id="290" w:author="Stefanie Lane" w:date="2022-06-03T14:38:00Z">
        <w:r w:rsidR="001A6EA1">
          <w:rPr>
            <w:i w:val="0"/>
            <w:iCs w:val="0"/>
            <w:color w:val="auto"/>
            <w:sz w:val="22"/>
            <w:szCs w:val="22"/>
          </w:rPr>
          <w:t xml:space="preserve"> while beta-diversity</w:t>
        </w:r>
      </w:ins>
      <w:ins w:id="291" w:author="Stefanie Lane" w:date="2022-06-03T16:07:00Z">
        <w:r w:rsidR="00FD4B64">
          <w:rPr>
            <w:i w:val="0"/>
            <w:iCs w:val="0"/>
            <w:color w:val="auto"/>
            <w:sz w:val="22"/>
            <w:szCs w:val="22"/>
          </w:rPr>
          <w:t xml:space="preserve"> (</w:t>
        </w:r>
        <w:r w:rsidR="006753B2">
          <w:rPr>
            <w:i w:val="0"/>
            <w:iCs w:val="0"/>
            <w:color w:val="auto"/>
            <w:sz w:val="22"/>
            <w:szCs w:val="22"/>
          </w:rPr>
          <w:t>variation in number of species between plots)</w:t>
        </w:r>
      </w:ins>
      <w:ins w:id="292" w:author="Stefanie Lane" w:date="2022-06-03T14:38:00Z">
        <w:r w:rsidR="001A6EA1">
          <w:rPr>
            <w:i w:val="0"/>
            <w:iCs w:val="0"/>
            <w:color w:val="auto"/>
            <w:sz w:val="22"/>
            <w:szCs w:val="22"/>
          </w:rPr>
          <w:t xml:space="preserve"> increased each year for all assemblages</w:t>
        </w:r>
      </w:ins>
      <w:ins w:id="293" w:author="Stefanie Lane" w:date="2022-06-03T16:03:00Z">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w:instrText>
        </w:r>
      </w:ins>
      <w:r w:rsidR="008B2154">
        <w:rPr>
          <w:i w:val="0"/>
          <w:iCs w:val="0"/>
          <w:color w:val="auto"/>
          <w:sz w:val="22"/>
          <w:szCs w:val="22"/>
        </w:rPr>
        <w:instrText xml:space="preserve"> \* MERGEFORMAT </w:instrText>
      </w:r>
      <w:r w:rsidR="008B2154">
        <w:rPr>
          <w:i w:val="0"/>
          <w:iCs w:val="0"/>
          <w:color w:val="auto"/>
          <w:sz w:val="22"/>
          <w:szCs w:val="22"/>
        </w:rPr>
      </w:r>
      <w:r w:rsidR="008B2154">
        <w:rPr>
          <w:i w:val="0"/>
          <w:iCs w:val="0"/>
          <w:color w:val="auto"/>
          <w:sz w:val="22"/>
          <w:szCs w:val="22"/>
        </w:rPr>
        <w:fldChar w:fldCharType="separate"/>
      </w:r>
      <w:ins w:id="294" w:author="Stefanie Lane" w:date="2022-06-03T16:03:00Z">
        <w:r w:rsidR="008B2154" w:rsidRPr="008B2154">
          <w:rPr>
            <w:i w:val="0"/>
            <w:iCs w:val="0"/>
            <w:color w:val="auto"/>
            <w:sz w:val="22"/>
            <w:szCs w:val="22"/>
            <w:rPrChange w:id="295" w:author="Stefanie Lane" w:date="2022-06-03T16:03:00Z">
              <w:rPr/>
            </w:rPrChange>
          </w:rPr>
          <w:t xml:space="preserve">Table </w:t>
        </w:r>
        <w:r w:rsidR="008B2154" w:rsidRPr="008B2154">
          <w:rPr>
            <w:i w:val="0"/>
            <w:iCs w:val="0"/>
            <w:color w:val="auto"/>
            <w:sz w:val="22"/>
            <w:szCs w:val="22"/>
            <w:rPrChange w:id="296" w:author="Stefanie Lane" w:date="2022-06-03T16:03:00Z">
              <w:rPr>
                <w:noProof/>
              </w:rPr>
            </w:rPrChange>
          </w:rPr>
          <w:t>2</w:t>
        </w:r>
        <w:r w:rsidR="008B2154">
          <w:rPr>
            <w:i w:val="0"/>
            <w:iCs w:val="0"/>
            <w:color w:val="auto"/>
            <w:sz w:val="22"/>
            <w:szCs w:val="22"/>
          </w:rPr>
          <w:fldChar w:fldCharType="end"/>
        </w:r>
        <w:r w:rsidR="008B2154">
          <w:rPr>
            <w:i w:val="0"/>
            <w:iCs w:val="0"/>
            <w:color w:val="auto"/>
            <w:sz w:val="22"/>
            <w:szCs w:val="22"/>
          </w:rPr>
          <w:t>)</w:t>
        </w:r>
      </w:ins>
      <w:ins w:id="297" w:author="Stefanie Lane" w:date="2022-06-03T14:38:00Z">
        <w:r w:rsidR="001A6EA1">
          <w:rPr>
            <w:i w:val="0"/>
            <w:iCs w:val="0"/>
            <w:color w:val="auto"/>
            <w:sz w:val="22"/>
            <w:szCs w:val="22"/>
          </w:rPr>
          <w:t xml:space="preserve">. </w:t>
        </w:r>
      </w:ins>
      <w:ins w:id="298" w:author="Stefanie Lane" w:date="2022-06-03T16:00:00Z">
        <w:r w:rsidR="006B7D31" w:rsidRPr="00AB3637">
          <w:rPr>
            <w:i w:val="0"/>
            <w:iCs w:val="0"/>
            <w:color w:val="auto"/>
            <w:sz w:val="22"/>
            <w:szCs w:val="22"/>
          </w:rPr>
          <w:t>For example,</w:t>
        </w:r>
      </w:ins>
      <w:ins w:id="299" w:author="Stefanie Lane" w:date="2022-06-03T16:02:00Z">
        <w:r w:rsidR="00AB3637" w:rsidRPr="00AB3637">
          <w:rPr>
            <w:i w:val="0"/>
            <w:iCs w:val="0"/>
            <w:color w:val="auto"/>
            <w:sz w:val="22"/>
            <w:szCs w:val="22"/>
          </w:rPr>
          <w:t xml:space="preserve"> </w:t>
        </w:r>
        <w:r w:rsidR="00AB3637" w:rsidRPr="0061133C">
          <w:rPr>
            <w:i w:val="0"/>
            <w:iCs w:val="0"/>
            <w:color w:val="auto"/>
            <w:sz w:val="22"/>
            <w:szCs w:val="22"/>
            <w:rPrChange w:id="300" w:author="Stefanie Lane" w:date="2022-06-03T16:04:00Z">
              <w:rPr/>
            </w:rPrChange>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ins>
      <w:del w:id="301" w:author="Stefanie Lane" w:date="2022-06-03T14:38:00Z">
        <w:r w:rsidR="00967299" w:rsidRPr="00AB3637" w:rsidDel="001A6EA1">
          <w:rPr>
            <w:i w:val="0"/>
            <w:iCs w:val="0"/>
            <w:color w:val="auto"/>
            <w:sz w:val="22"/>
            <w:szCs w:val="22"/>
          </w:rPr>
          <w:delText xml:space="preserve"> with the greatest loss of alpha-diversity in the</w:delText>
        </w:r>
      </w:del>
      <w:ins w:id="302" w:author="Stefanie Lane" w:date="2022-06-03T16:02:00Z">
        <w:r w:rsidR="00AB3637" w:rsidRPr="00AB3637">
          <w:rPr>
            <w:i w:val="0"/>
            <w:iCs w:val="0"/>
            <w:color w:val="auto"/>
            <w:sz w:val="22"/>
            <w:szCs w:val="22"/>
          </w:rPr>
          <w:t>T</w:t>
        </w:r>
      </w:ins>
      <w:ins w:id="303" w:author="Stefanie Lane" w:date="2022-06-03T14:38:00Z">
        <w:r w:rsidR="001A6EA1" w:rsidRPr="00AB3637">
          <w:rPr>
            <w:i w:val="0"/>
            <w:iCs w:val="0"/>
            <w:color w:val="auto"/>
            <w:sz w:val="22"/>
            <w:szCs w:val="22"/>
          </w:rPr>
          <w:t>he</w:t>
        </w:r>
      </w:ins>
      <w:r w:rsidR="00967299" w:rsidRPr="00AB3637">
        <w:rPr>
          <w:i w:val="0"/>
          <w:iCs w:val="0"/>
          <w:color w:val="auto"/>
          <w:sz w:val="22"/>
          <w:szCs w:val="22"/>
        </w:rPr>
        <w:t xml:space="preserve"> Fescue assemblage</w:t>
      </w:r>
      <w:del w:id="304" w:author="Stefanie Lane" w:date="2022-06-03T14:38:00Z">
        <w:r w:rsidR="00967299" w:rsidRPr="00AB3637" w:rsidDel="001A6EA1">
          <w:rPr>
            <w:i w:val="0"/>
            <w:iCs w:val="0"/>
            <w:color w:val="auto"/>
            <w:sz w:val="22"/>
            <w:szCs w:val="22"/>
          </w:rPr>
          <w:delText>.</w:delText>
        </w:r>
      </w:del>
      <w:ins w:id="305" w:author="Stefanie Lane" w:date="2022-06-03T14:38:00Z">
        <w:r w:rsidR="002A28FF" w:rsidRPr="00AB3637">
          <w:rPr>
            <w:i w:val="0"/>
            <w:iCs w:val="0"/>
            <w:color w:val="auto"/>
            <w:sz w:val="22"/>
            <w:szCs w:val="22"/>
          </w:rPr>
          <w:t xml:space="preserve"> had the greatest loss</w:t>
        </w:r>
      </w:ins>
      <w:ins w:id="306" w:author="Stefanie Lane" w:date="2022-06-03T14:39:00Z">
        <w:r w:rsidR="002A28FF" w:rsidRPr="00AB3637">
          <w:rPr>
            <w:i w:val="0"/>
            <w:iCs w:val="0"/>
            <w:color w:val="auto"/>
            <w:sz w:val="22"/>
            <w:szCs w:val="22"/>
          </w:rPr>
          <w:t xml:space="preserve"> </w:t>
        </w:r>
      </w:ins>
      <w:ins w:id="307" w:author="Stefanie Lane" w:date="2022-06-03T14:40:00Z">
        <w:r w:rsidR="00646478" w:rsidRPr="00AB3637">
          <w:rPr>
            <w:i w:val="0"/>
            <w:iCs w:val="0"/>
            <w:color w:val="auto"/>
            <w:sz w:val="22"/>
            <w:szCs w:val="22"/>
          </w:rPr>
          <w:t>of</w:t>
        </w:r>
      </w:ins>
      <w:ins w:id="308" w:author="Stefanie Lane" w:date="2022-06-03T14:39:00Z">
        <w:r w:rsidR="002A28FF" w:rsidRPr="00AB3637">
          <w:rPr>
            <w:i w:val="0"/>
            <w:iCs w:val="0"/>
            <w:color w:val="auto"/>
            <w:sz w:val="22"/>
            <w:szCs w:val="22"/>
          </w:rPr>
          <w:t xml:space="preserve"> alpha-diversity</w:t>
        </w:r>
      </w:ins>
      <w:ins w:id="309" w:author="Stefanie Lane" w:date="2022-06-03T14:40:00Z">
        <w:r w:rsidR="00646478" w:rsidRPr="00AB3637">
          <w:rPr>
            <w:i w:val="0"/>
            <w:iCs w:val="0"/>
            <w:color w:val="auto"/>
            <w:sz w:val="22"/>
            <w:szCs w:val="22"/>
          </w:rPr>
          <w:t xml:space="preserve"> (&gt; 50%) between 1979 and 2019. Nearly 50% fewer plots clustered as Fescue in 2019 than in 1979, however</w:t>
        </w:r>
      </w:ins>
      <w:ins w:id="310" w:author="Stefanie Lane" w:date="2022-06-03T14:41:00Z">
        <w:r w:rsidR="006260D4" w:rsidRPr="00AB3637">
          <w:rPr>
            <w:i w:val="0"/>
            <w:iCs w:val="0"/>
            <w:color w:val="auto"/>
            <w:sz w:val="22"/>
            <w:szCs w:val="22"/>
          </w:rPr>
          <w:t xml:space="preserve"> bootstrapping 1</w:t>
        </w:r>
      </w:ins>
      <w:ins w:id="311" w:author="Stefanie Lane" w:date="2022-06-13T22:45:00Z">
        <w:r w:rsidR="009C4383">
          <w:rPr>
            <w:i w:val="0"/>
            <w:iCs w:val="0"/>
            <w:color w:val="auto"/>
            <w:sz w:val="22"/>
            <w:szCs w:val="22"/>
          </w:rPr>
          <w:t>8</w:t>
        </w:r>
      </w:ins>
      <w:ins w:id="312" w:author="Stefanie Lane" w:date="2022-06-03T14:41:00Z">
        <w:r w:rsidR="006260D4" w:rsidRPr="00AB3637">
          <w:rPr>
            <w:i w:val="0"/>
            <w:iCs w:val="0"/>
            <w:color w:val="auto"/>
            <w:sz w:val="22"/>
            <w:szCs w:val="22"/>
          </w:rPr>
          <w:t xml:space="preserve"> random plots</w:t>
        </w:r>
      </w:ins>
      <w:ins w:id="313" w:author="Stefanie Lane" w:date="2022-06-03T14:58:00Z">
        <w:r w:rsidR="002B1438" w:rsidRPr="00AB3637">
          <w:rPr>
            <w:i w:val="0"/>
            <w:iCs w:val="0"/>
            <w:color w:val="auto"/>
            <w:sz w:val="22"/>
            <w:szCs w:val="22"/>
          </w:rPr>
          <w:t xml:space="preserve"> from every sampling year</w:t>
        </w:r>
      </w:ins>
      <w:ins w:id="314" w:author="Stefanie Lane" w:date="2022-06-03T14:41:00Z">
        <w:r w:rsidR="006260D4" w:rsidRPr="00AB3637">
          <w:rPr>
            <w:i w:val="0"/>
            <w:iCs w:val="0"/>
            <w:color w:val="auto"/>
            <w:sz w:val="22"/>
            <w:szCs w:val="22"/>
          </w:rPr>
          <w:t xml:space="preserve"> showe</w:t>
        </w:r>
      </w:ins>
      <w:ins w:id="315" w:author="Stefanie Lane" w:date="2022-06-03T14:42:00Z">
        <w:r w:rsidR="006260D4" w:rsidRPr="00AB3637">
          <w:rPr>
            <w:i w:val="0"/>
            <w:iCs w:val="0"/>
            <w:color w:val="auto"/>
            <w:sz w:val="22"/>
            <w:szCs w:val="22"/>
          </w:rPr>
          <w:t>d the same trend, indicating that loss of species is not related to loss of plots (</w:t>
        </w:r>
      </w:ins>
      <w:ins w:id="316" w:author="Stefanie Lane" w:date="2022-06-03T14:53:00Z">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w:instrText>
        </w:r>
      </w:ins>
      <w:r w:rsidR="007F2945" w:rsidRPr="00AB3637">
        <w:rPr>
          <w:i w:val="0"/>
          <w:iCs w:val="0"/>
          <w:color w:val="auto"/>
          <w:sz w:val="22"/>
          <w:szCs w:val="22"/>
        </w:rPr>
        <w:instrText xml:space="preserve"> \* MERGEFORMAT </w:instrText>
      </w:r>
      <w:r w:rsidR="007F2945" w:rsidRPr="001617DD">
        <w:rPr>
          <w:i w:val="0"/>
          <w:iCs w:val="0"/>
          <w:color w:val="auto"/>
          <w:sz w:val="22"/>
          <w:szCs w:val="22"/>
        </w:rPr>
      </w:r>
      <w:r w:rsidR="007F2945" w:rsidRPr="001617DD">
        <w:rPr>
          <w:i w:val="0"/>
          <w:iCs w:val="0"/>
          <w:color w:val="auto"/>
          <w:sz w:val="22"/>
          <w:szCs w:val="22"/>
          <w:rPrChange w:id="317" w:author="Stefanie Lane" w:date="2022-06-03T16:02:00Z">
            <w:rPr>
              <w:i w:val="0"/>
              <w:iCs w:val="0"/>
              <w:color w:val="auto"/>
              <w:sz w:val="22"/>
              <w:szCs w:val="22"/>
            </w:rPr>
          </w:rPrChange>
        </w:rPr>
        <w:fldChar w:fldCharType="separate"/>
      </w:r>
      <w:ins w:id="318" w:author="Stefanie Lane" w:date="2022-06-03T14:53:00Z">
        <w:r w:rsidR="007F2945" w:rsidRPr="007F2945">
          <w:rPr>
            <w:i w:val="0"/>
            <w:iCs w:val="0"/>
            <w:color w:val="auto"/>
            <w:sz w:val="22"/>
            <w:szCs w:val="22"/>
            <w:rPrChange w:id="319" w:author="Stefanie Lane" w:date="2022-06-03T14:53:00Z">
              <w:rPr/>
            </w:rPrChange>
          </w:rPr>
          <w:t xml:space="preserve">Table </w:t>
        </w:r>
        <w:r w:rsidR="00847A51" w:rsidRPr="00AB3637">
          <w:rPr>
            <w:i w:val="0"/>
            <w:iCs w:val="0"/>
            <w:color w:val="auto"/>
            <w:sz w:val="22"/>
            <w:szCs w:val="22"/>
          </w:rPr>
          <w:t>S</w:t>
        </w:r>
        <w:r w:rsidR="007F2945" w:rsidRPr="007F2945">
          <w:rPr>
            <w:i w:val="0"/>
            <w:iCs w:val="0"/>
            <w:color w:val="auto"/>
            <w:sz w:val="22"/>
            <w:szCs w:val="22"/>
            <w:rPrChange w:id="320" w:author="Stefanie Lane" w:date="2022-06-03T14:53:00Z">
              <w:rPr>
                <w:noProof/>
              </w:rPr>
            </w:rPrChange>
          </w:rPr>
          <w:t>6</w:t>
        </w:r>
        <w:r w:rsidR="007F2945" w:rsidRPr="001617DD">
          <w:rPr>
            <w:i w:val="0"/>
            <w:iCs w:val="0"/>
            <w:color w:val="auto"/>
            <w:sz w:val="22"/>
            <w:szCs w:val="22"/>
          </w:rPr>
          <w:fldChar w:fldCharType="end"/>
        </w:r>
      </w:ins>
      <w:ins w:id="321" w:author="Stefanie Lane" w:date="2022-06-03T14:42:00Z">
        <w:r w:rsidR="000A57D0" w:rsidRPr="00AB3637">
          <w:rPr>
            <w:i w:val="0"/>
            <w:iCs w:val="0"/>
            <w:color w:val="auto"/>
            <w:sz w:val="22"/>
            <w:szCs w:val="22"/>
          </w:rPr>
          <w:t xml:space="preserve">). </w:t>
        </w:r>
      </w:ins>
      <w:del w:id="322" w:author="Stefanie Lane" w:date="2022-06-03T14:40:00Z">
        <w:r w:rsidR="00967299" w:rsidRPr="00AB3637" w:rsidDel="00646478">
          <w:rPr>
            <w:i w:val="0"/>
            <w:iCs w:val="0"/>
            <w:color w:val="auto"/>
            <w:sz w:val="22"/>
            <w:szCs w:val="22"/>
          </w:rPr>
          <w:delText xml:space="preserve"> This may be in part due to the occurrence of 50% fewer plots clustered as Fescue in 2019 than in 1979, however the</w:delText>
        </w:r>
      </w:del>
      <w:ins w:id="323" w:author="Stefanie Lane" w:date="2022-06-03T14:40:00Z">
        <w:r w:rsidR="00646478" w:rsidRPr="00AB3637">
          <w:rPr>
            <w:i w:val="0"/>
            <w:iCs w:val="0"/>
            <w:color w:val="auto"/>
            <w:sz w:val="22"/>
            <w:szCs w:val="22"/>
          </w:rPr>
          <w:t>The</w:t>
        </w:r>
      </w:ins>
      <w:r w:rsidR="00967299" w:rsidRPr="00AB3637">
        <w:rPr>
          <w:i w:val="0"/>
          <w:iCs w:val="0"/>
          <w:color w:val="auto"/>
          <w:sz w:val="22"/>
          <w:szCs w:val="22"/>
        </w:rPr>
        <w:t xml:space="preserve"> Bogbean assemblage had ~20% decrease in alpha-diversity</w:t>
      </w:r>
      <w:ins w:id="324" w:author="Stefanie Lane" w:date="2022-06-03T14:54:00Z">
        <w:r w:rsidR="001326DF" w:rsidRPr="00AB3637">
          <w:rPr>
            <w:i w:val="0"/>
            <w:iCs w:val="0"/>
            <w:color w:val="auto"/>
            <w:sz w:val="22"/>
            <w:szCs w:val="22"/>
          </w:rPr>
          <w:t xml:space="preserve"> since 1979</w:t>
        </w:r>
      </w:ins>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ins w:id="325" w:author="Stefanie Lane" w:date="2022-06-03T14:55:00Z">
        <w:r w:rsidR="001326DF" w:rsidRPr="002A39AE">
          <w:rPr>
            <w:i w:val="0"/>
            <w:iCs w:val="0"/>
            <w:color w:val="auto"/>
            <w:sz w:val="22"/>
            <w:szCs w:val="22"/>
          </w:rPr>
          <w:t xml:space="preserve"> When subjected to bootstrapping</w:t>
        </w:r>
      </w:ins>
      <w:ins w:id="326" w:author="Stefanie Lane" w:date="2022-06-13T12:12:00Z">
        <w:r w:rsidR="003A048B" w:rsidRPr="002A39AE">
          <w:rPr>
            <w:i w:val="0"/>
            <w:iCs w:val="0"/>
            <w:color w:val="auto"/>
            <w:sz w:val="22"/>
            <w:szCs w:val="22"/>
            <w:rPrChange w:id="327" w:author="Stefanie Lane" w:date="2022-06-21T11:05:00Z">
              <w:rPr>
                <w:i w:val="0"/>
                <w:iCs w:val="0"/>
                <w:color w:val="auto"/>
                <w:sz w:val="22"/>
                <w:szCs w:val="22"/>
                <w:highlight w:val="yellow"/>
              </w:rPr>
            </w:rPrChange>
          </w:rPr>
          <w:t xml:space="preserve"> of 1</w:t>
        </w:r>
      </w:ins>
      <w:ins w:id="328" w:author="Stefanie Lane" w:date="2022-06-13T22:45:00Z">
        <w:r w:rsidR="00376059" w:rsidRPr="002A39AE">
          <w:rPr>
            <w:i w:val="0"/>
            <w:iCs w:val="0"/>
            <w:color w:val="auto"/>
            <w:sz w:val="22"/>
            <w:szCs w:val="22"/>
            <w:rPrChange w:id="329" w:author="Stefanie Lane" w:date="2022-06-21T11:05:00Z">
              <w:rPr>
                <w:i w:val="0"/>
                <w:iCs w:val="0"/>
                <w:color w:val="auto"/>
                <w:sz w:val="22"/>
                <w:szCs w:val="22"/>
                <w:highlight w:val="yellow"/>
              </w:rPr>
            </w:rPrChange>
          </w:rPr>
          <w:t>8</w:t>
        </w:r>
      </w:ins>
      <w:ins w:id="330" w:author="Stefanie Lane" w:date="2022-06-13T12:12:00Z">
        <w:r w:rsidR="003A048B" w:rsidRPr="002A39AE">
          <w:rPr>
            <w:i w:val="0"/>
            <w:iCs w:val="0"/>
            <w:color w:val="auto"/>
            <w:sz w:val="22"/>
            <w:szCs w:val="22"/>
            <w:rPrChange w:id="331" w:author="Stefanie Lane" w:date="2022-06-21T11:05:00Z">
              <w:rPr>
                <w:i w:val="0"/>
                <w:iCs w:val="0"/>
                <w:color w:val="auto"/>
                <w:sz w:val="22"/>
                <w:szCs w:val="22"/>
                <w:highlight w:val="yellow"/>
              </w:rPr>
            </w:rPrChange>
          </w:rPr>
          <w:t xml:space="preserve"> plots</w:t>
        </w:r>
      </w:ins>
      <w:ins w:id="332" w:author="Stefanie Lane" w:date="2022-06-13T12:13:00Z">
        <w:r w:rsidR="003A048B" w:rsidRPr="002A39AE">
          <w:rPr>
            <w:i w:val="0"/>
            <w:iCs w:val="0"/>
            <w:color w:val="auto"/>
            <w:sz w:val="22"/>
            <w:szCs w:val="22"/>
            <w:rPrChange w:id="333" w:author="Stefanie Lane" w:date="2022-06-21T11:05:00Z">
              <w:rPr>
                <w:i w:val="0"/>
                <w:iCs w:val="0"/>
                <w:color w:val="auto"/>
                <w:sz w:val="22"/>
                <w:szCs w:val="22"/>
                <w:highlight w:val="yellow"/>
              </w:rPr>
            </w:rPrChange>
          </w:rPr>
          <w:t xml:space="preserve"> per assemblage each year</w:t>
        </w:r>
      </w:ins>
      <w:ins w:id="334" w:author="Stefanie Lane" w:date="2022-06-03T14:55:00Z">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w:t>
        </w:r>
      </w:ins>
      <w:ins w:id="335" w:author="Stefanie Lane" w:date="2022-06-03T14:56:00Z">
        <w:r w:rsidR="007876E4" w:rsidRPr="002A39AE">
          <w:rPr>
            <w:i w:val="0"/>
            <w:iCs w:val="0"/>
            <w:color w:val="auto"/>
            <w:sz w:val="22"/>
            <w:szCs w:val="22"/>
          </w:rPr>
          <w:t>,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ins>
      <w:r w:rsidR="008D7C52" w:rsidRPr="002A39AE">
        <w:rPr>
          <w:i w:val="0"/>
          <w:iCs w:val="0"/>
          <w:color w:val="auto"/>
          <w:sz w:val="22"/>
          <w:szCs w:val="22"/>
          <w:rPrChange w:id="336" w:author="Stefanie Lane" w:date="2022-06-21T11:05:00Z">
            <w:rPr>
              <w:i w:val="0"/>
              <w:iCs w:val="0"/>
              <w:color w:val="auto"/>
              <w:sz w:val="22"/>
              <w:szCs w:val="22"/>
            </w:rPr>
          </w:rPrChange>
        </w:rPr>
      </w:r>
      <w:ins w:id="337" w:author="Stefanie Lane" w:date="2022-06-03T14:56:00Z">
        <w:r w:rsidR="008D7C52" w:rsidRPr="002A39AE">
          <w:rPr>
            <w:i w:val="0"/>
            <w:iCs w:val="0"/>
            <w:color w:val="auto"/>
            <w:sz w:val="22"/>
            <w:szCs w:val="22"/>
            <w:rPrChange w:id="338" w:author="Stefanie Lane" w:date="2022-06-21T11:05:00Z">
              <w:rPr>
                <w:i w:val="0"/>
                <w:iCs w:val="0"/>
                <w:color w:val="auto"/>
                <w:sz w:val="22"/>
                <w:szCs w:val="22"/>
              </w:rPr>
            </w:rPrChange>
          </w:rPr>
          <w:fldChar w:fldCharType="separate"/>
        </w:r>
        <w:r w:rsidR="008D7C52" w:rsidRPr="002A39AE">
          <w:rPr>
            <w:i w:val="0"/>
            <w:iCs w:val="0"/>
            <w:color w:val="auto"/>
            <w:sz w:val="22"/>
            <w:szCs w:val="22"/>
          </w:rPr>
          <w:t>Table S6</w:t>
        </w:r>
        <w:r w:rsidR="008D7C52" w:rsidRPr="00933EF5">
          <w:rPr>
            <w:i w:val="0"/>
            <w:iCs w:val="0"/>
            <w:color w:val="auto"/>
            <w:sz w:val="22"/>
            <w:szCs w:val="22"/>
          </w:rPr>
          <w:fldChar w:fldCharType="end"/>
        </w:r>
        <w:r w:rsidR="008D7C52" w:rsidRPr="002A39AE">
          <w:rPr>
            <w:i w:val="0"/>
            <w:iCs w:val="0"/>
            <w:color w:val="auto"/>
            <w:sz w:val="22"/>
            <w:szCs w:val="22"/>
          </w:rPr>
          <w:t>)</w:t>
        </w:r>
        <w:r w:rsidR="007876E4" w:rsidRPr="002A39AE">
          <w:rPr>
            <w:i w:val="0"/>
            <w:iCs w:val="0"/>
            <w:color w:val="auto"/>
            <w:sz w:val="22"/>
            <w:szCs w:val="22"/>
          </w:rPr>
          <w:t xml:space="preserve">. </w:t>
        </w:r>
      </w:ins>
      <w:ins w:id="339" w:author="Stefanie Lane" w:date="2022-06-03T14:58:00Z">
        <w:r w:rsidR="002B1438" w:rsidRPr="002A39AE">
          <w:rPr>
            <w:i w:val="0"/>
            <w:iCs w:val="0"/>
            <w:color w:val="auto"/>
            <w:sz w:val="22"/>
            <w:szCs w:val="22"/>
          </w:rPr>
          <w:t>The</w:t>
        </w:r>
        <w:r w:rsidR="002B1438" w:rsidRPr="00AB3637">
          <w:rPr>
            <w:i w:val="0"/>
            <w:iCs w:val="0"/>
            <w:color w:val="auto"/>
            <w:sz w:val="22"/>
            <w:szCs w:val="22"/>
          </w:rPr>
          <w:t>refore, despite gaining represe</w:t>
        </w:r>
      </w:ins>
      <w:ins w:id="340" w:author="Stefanie Lane" w:date="2022-06-03T14:59:00Z">
        <w:r w:rsidR="002B1438" w:rsidRPr="00AB3637">
          <w:rPr>
            <w:i w:val="0"/>
            <w:iCs w:val="0"/>
            <w:color w:val="auto"/>
            <w:sz w:val="22"/>
            <w:szCs w:val="22"/>
          </w:rPr>
          <w:t xml:space="preserve">ntation across the entire community, </w:t>
        </w:r>
        <w:r w:rsidR="003516D0" w:rsidRPr="00AB3637">
          <w:rPr>
            <w:i w:val="0"/>
            <w:iCs w:val="0"/>
            <w:color w:val="auto"/>
            <w:sz w:val="22"/>
            <w:szCs w:val="22"/>
          </w:rPr>
          <w:t>mean number of species in a given 1 m</w:t>
        </w:r>
        <w:r w:rsidR="003516D0" w:rsidRPr="008F11DF">
          <w:rPr>
            <w:i w:val="0"/>
            <w:iCs w:val="0"/>
            <w:color w:val="auto"/>
            <w:sz w:val="22"/>
            <w:szCs w:val="22"/>
            <w:vertAlign w:val="superscript"/>
            <w:rPrChange w:id="341" w:author="Stefanie Lane" w:date="2022-06-13T12:13:00Z">
              <w:rPr>
                <w:i w:val="0"/>
                <w:iCs w:val="0"/>
                <w:color w:val="auto"/>
                <w:sz w:val="22"/>
                <w:szCs w:val="22"/>
              </w:rPr>
            </w:rPrChange>
          </w:rPr>
          <w:t>2</w:t>
        </w:r>
        <w:r w:rsidR="003516D0" w:rsidRPr="00AB3637">
          <w:rPr>
            <w:i w:val="0"/>
            <w:iCs w:val="0"/>
            <w:color w:val="auto"/>
            <w:sz w:val="22"/>
            <w:szCs w:val="22"/>
          </w:rPr>
          <w:t xml:space="preserve"> are declining</w:t>
        </w:r>
        <w:r w:rsidR="003516D0">
          <w:rPr>
            <w:i w:val="0"/>
            <w:iCs w:val="0"/>
            <w:color w:val="auto"/>
            <w:sz w:val="22"/>
            <w:szCs w:val="22"/>
          </w:rPr>
          <w:t xml:space="preserve">. </w:t>
        </w:r>
      </w:ins>
      <w:del w:id="342" w:author="Stefanie Lane" w:date="2022-06-03T14:55:00Z">
        <w:r w:rsidR="00967299" w:rsidRPr="007D52A9" w:rsidDel="001326DF">
          <w:rPr>
            <w:i w:val="0"/>
            <w:iCs w:val="0"/>
            <w:color w:val="auto"/>
            <w:sz w:val="22"/>
            <w:szCs w:val="22"/>
          </w:rPr>
          <w:delText xml:space="preserve"> </w:delText>
        </w:r>
      </w:del>
      <w:del w:id="343" w:author="Stefanie Lane" w:date="2022-06-03T14:38:00Z">
        <w:r w:rsidR="00967299" w:rsidRPr="007D52A9" w:rsidDel="001A6EA1">
          <w:rPr>
            <w:i w:val="0"/>
            <w:iCs w:val="0"/>
            <w:color w:val="auto"/>
            <w:sz w:val="22"/>
            <w:szCs w:val="22"/>
          </w:rPr>
          <w:delText>Beta-diversity increased each year for all assemblages</w:delText>
        </w:r>
      </w:del>
      <w:del w:id="344" w:author="Stefanie Lane" w:date="2022-06-03T14:36:00Z">
        <w:r w:rsidR="00967299" w:rsidRPr="007D52A9" w:rsidDel="00D800BC">
          <w:rPr>
            <w:i w:val="0"/>
            <w:iCs w:val="0"/>
            <w:color w:val="auto"/>
            <w:sz w:val="22"/>
            <w:szCs w:val="22"/>
          </w:rPr>
          <w:delText>, although Bogbean assemblages experienced the lowest increase in variation between plots</w:delText>
        </w:r>
      </w:del>
      <w:del w:id="345" w:author="Stefanie Lane" w:date="2022-06-03T14:38:00Z">
        <w:r w:rsidR="00967299" w:rsidRPr="007D52A9" w:rsidDel="001A6EA1">
          <w:rPr>
            <w:i w:val="0"/>
            <w:iCs w:val="0"/>
            <w:color w:val="auto"/>
            <w:sz w:val="22"/>
            <w:szCs w:val="22"/>
          </w:rPr>
          <w:delText xml:space="preserve"> </w:delText>
        </w:r>
        <w:r w:rsidR="00CB1A9E" w:rsidDel="001A6EA1">
          <w:rPr>
            <w:i w:val="0"/>
            <w:iCs w:val="0"/>
            <w:color w:val="auto"/>
            <w:sz w:val="22"/>
            <w:szCs w:val="22"/>
          </w:rPr>
          <w:delText>(</w:delText>
        </w:r>
      </w:del>
      <w:del w:id="346" w:author="Stefanie Lane" w:date="2022-05-30T14:38:00Z">
        <w:r w:rsidR="00CB1A9E" w:rsidDel="002C2E18">
          <w:rPr>
            <w:i w:val="0"/>
            <w:iCs w:val="0"/>
            <w:color w:val="auto"/>
            <w:sz w:val="22"/>
            <w:szCs w:val="22"/>
          </w:rPr>
          <w:fldChar w:fldCharType="begin"/>
        </w:r>
        <w:r w:rsidR="00CB1A9E" w:rsidDel="002C2E18">
          <w:rPr>
            <w:i w:val="0"/>
            <w:iCs w:val="0"/>
            <w:color w:val="auto"/>
            <w:sz w:val="22"/>
            <w:szCs w:val="22"/>
          </w:rPr>
          <w:delInstrText xml:space="preserve"> REF _Ref103162268 \h  \* MERGEFORMAT </w:delInstrText>
        </w:r>
        <w:r w:rsidR="00CB1A9E" w:rsidDel="002C2E18">
          <w:rPr>
            <w:i w:val="0"/>
            <w:iCs w:val="0"/>
            <w:color w:val="auto"/>
            <w:sz w:val="22"/>
            <w:szCs w:val="22"/>
          </w:rPr>
        </w:r>
        <w:r w:rsidR="00CB1A9E" w:rsidDel="002C2E18">
          <w:rPr>
            <w:i w:val="0"/>
            <w:iCs w:val="0"/>
            <w:color w:val="auto"/>
            <w:sz w:val="22"/>
            <w:szCs w:val="22"/>
          </w:rPr>
          <w:fldChar w:fldCharType="separate"/>
        </w:r>
      </w:del>
      <w:del w:id="347" w:author="Stefanie Lane" w:date="2022-05-30T14:29:00Z">
        <w:r w:rsidR="00CB1A9E" w:rsidRPr="00CB1A9E" w:rsidDel="00B71811">
          <w:rPr>
            <w:i w:val="0"/>
            <w:iCs w:val="0"/>
            <w:color w:val="auto"/>
            <w:sz w:val="22"/>
            <w:szCs w:val="22"/>
          </w:rPr>
          <w:delText>Table 1</w:delText>
        </w:r>
      </w:del>
      <w:del w:id="348" w:author="Stefanie Lane" w:date="2022-05-30T14:38:00Z">
        <w:r w:rsidR="00CB1A9E" w:rsidDel="002C2E18">
          <w:rPr>
            <w:i w:val="0"/>
            <w:iCs w:val="0"/>
            <w:color w:val="auto"/>
            <w:sz w:val="22"/>
            <w:szCs w:val="22"/>
          </w:rPr>
          <w:fldChar w:fldCharType="end"/>
        </w:r>
      </w:del>
      <w:del w:id="349" w:author="Stefanie Lane" w:date="2022-06-03T14:38:00Z">
        <w:r w:rsidR="00CB1A9E" w:rsidDel="001A6EA1">
          <w:rPr>
            <w:i w:val="0"/>
            <w:iCs w:val="0"/>
            <w:color w:val="auto"/>
            <w:sz w:val="22"/>
            <w:szCs w:val="22"/>
          </w:rPr>
          <w:delText>)</w:delText>
        </w:r>
        <w:r w:rsidR="00967299" w:rsidRPr="007D52A9" w:rsidDel="001A6EA1">
          <w:rPr>
            <w:i w:val="0"/>
            <w:iCs w:val="0"/>
            <w:color w:val="auto"/>
            <w:sz w:val="22"/>
            <w:szCs w:val="22"/>
          </w:rPr>
          <w:delText xml:space="preserve">. </w:delText>
        </w:r>
      </w:del>
    </w:p>
    <w:bookmarkEnd w:id="278"/>
    <w:p w14:paraId="3F3E7064" w14:textId="5B4F6760" w:rsidR="00EC4678" w:rsidRPr="007D52A9" w:rsidRDefault="009E3CA2">
      <w:pPr>
        <w:pStyle w:val="Caption"/>
        <w:ind w:firstLine="720"/>
        <w:rPr>
          <w:i w:val="0"/>
          <w:iCs w:val="0"/>
          <w:color w:val="auto"/>
          <w:sz w:val="22"/>
          <w:szCs w:val="22"/>
        </w:rPr>
        <w:pPrChange w:id="350" w:author="Stefanie Lane" w:date="2022-06-21T13:50:00Z">
          <w:pPr>
            <w:pStyle w:val="Caption"/>
          </w:pPr>
        </w:pPrChange>
      </w:pPr>
      <w:r w:rsidRPr="007D52A9">
        <w:rPr>
          <w:i w:val="0"/>
          <w:iCs w:val="0"/>
          <w:color w:val="auto"/>
          <w:sz w:val="22"/>
          <w:szCs w:val="22"/>
        </w:rPr>
        <w:t xml:space="preserve">Total </w:t>
      </w:r>
      <w:ins w:id="351" w:author="Stefanie Lane" w:date="2022-06-21T13:23:00Z">
        <w:r w:rsidR="00A10EB3">
          <w:rPr>
            <w:i w:val="0"/>
            <w:iCs w:val="0"/>
            <w:color w:val="auto"/>
            <w:sz w:val="22"/>
            <w:szCs w:val="22"/>
          </w:rPr>
          <w:t xml:space="preserve">magnitude of </w:t>
        </w:r>
      </w:ins>
      <w:r w:rsidRPr="007D52A9">
        <w:rPr>
          <w:i w:val="0"/>
          <w:iCs w:val="0"/>
          <w:color w:val="auto"/>
          <w:sz w:val="22"/>
          <w:szCs w:val="22"/>
        </w:rPr>
        <w:t>species turnover between 19</w:t>
      </w:r>
      <w:del w:id="352" w:author="Stefanie Lane" w:date="2022-06-21T13:48:00Z">
        <w:r w:rsidRPr="007D52A9" w:rsidDel="004269BE">
          <w:rPr>
            <w:i w:val="0"/>
            <w:iCs w:val="0"/>
            <w:color w:val="auto"/>
            <w:sz w:val="22"/>
            <w:szCs w:val="22"/>
          </w:rPr>
          <w:delText>7</w:delText>
        </w:r>
      </w:del>
      <w:ins w:id="353" w:author="Stefanie Lane" w:date="2022-06-21T13:48:00Z">
        <w:r w:rsidR="004269BE">
          <w:rPr>
            <w:i w:val="0"/>
            <w:iCs w:val="0"/>
            <w:color w:val="auto"/>
            <w:sz w:val="22"/>
            <w:szCs w:val="22"/>
          </w:rPr>
          <w:t>9</w:t>
        </w:r>
      </w:ins>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ins w:id="354" w:author="Stefanie Lane" w:date="2022-06-03T14:47:00Z">
        <w:r w:rsidR="00173A95" w:rsidRPr="00173A95">
          <w:rPr>
            <w:i w:val="0"/>
            <w:iCs w:val="0"/>
            <w:color w:val="auto"/>
            <w:sz w:val="22"/>
            <w:szCs w:val="22"/>
            <w:rPrChange w:id="355" w:author="Stefanie Lane" w:date="2022-06-03T14:47:00Z">
              <w:rPr/>
            </w:rPrChange>
          </w:rPr>
          <w:t xml:space="preserve">Table </w:t>
        </w:r>
        <w:r w:rsidR="00173A95" w:rsidRPr="00173A95">
          <w:rPr>
            <w:i w:val="0"/>
            <w:iCs w:val="0"/>
            <w:color w:val="auto"/>
            <w:sz w:val="22"/>
            <w:szCs w:val="22"/>
            <w:rPrChange w:id="356" w:author="Stefanie Lane" w:date="2022-06-03T14:47:00Z">
              <w:rPr>
                <w:noProof/>
              </w:rPr>
            </w:rPrChange>
          </w:rPr>
          <w:t>3</w:t>
        </w:r>
      </w:ins>
      <w:del w:id="357" w:author="Stefanie Lane" w:date="2022-05-30T14:29:00Z">
        <w:r w:rsidR="000F6BE9" w:rsidRPr="000F6BE9" w:rsidDel="00B71811">
          <w:rPr>
            <w:i w:val="0"/>
            <w:iCs w:val="0"/>
            <w:color w:val="auto"/>
            <w:sz w:val="22"/>
            <w:szCs w:val="22"/>
          </w:rPr>
          <w:delText>Table 2</w:delText>
        </w:r>
      </w:del>
      <w:r w:rsidR="009F0260" w:rsidRPr="007D52A9">
        <w:rPr>
          <w:i w:val="0"/>
          <w:iCs w:val="0"/>
          <w:color w:val="auto"/>
          <w:sz w:val="22"/>
          <w:szCs w:val="22"/>
        </w:rPr>
        <w:fldChar w:fldCharType="end"/>
      </w:r>
      <w:r w:rsidR="006D411C" w:rsidRPr="007D52A9">
        <w:rPr>
          <w:i w:val="0"/>
          <w:iCs w:val="0"/>
          <w:color w:val="auto"/>
          <w:sz w:val="22"/>
          <w:szCs w:val="22"/>
        </w:rPr>
        <w:t>)</w:t>
      </w:r>
      <w:ins w:id="358" w:author="Stefanie Lane" w:date="2022-06-21T13:23:00Z">
        <w:r w:rsidR="00A65739">
          <w:rPr>
            <w:i w:val="0"/>
            <w:iCs w:val="0"/>
            <w:color w:val="auto"/>
            <w:sz w:val="22"/>
            <w:szCs w:val="22"/>
          </w:rPr>
          <w:t>, largely driven by greater sp</w:t>
        </w:r>
        <w:r w:rsidR="00A65739" w:rsidRPr="00DE0985">
          <w:rPr>
            <w:i w:val="0"/>
            <w:iCs w:val="0"/>
            <w:color w:val="auto"/>
            <w:sz w:val="22"/>
            <w:szCs w:val="22"/>
          </w:rPr>
          <w:t xml:space="preserve">ecies </w:t>
        </w:r>
      </w:ins>
      <w:del w:id="359" w:author="Stefanie Lane" w:date="2022-06-21T13:23:00Z">
        <w:r w:rsidR="006D411C" w:rsidRPr="00DE0985" w:rsidDel="00A65739">
          <w:rPr>
            <w:i w:val="0"/>
            <w:iCs w:val="0"/>
            <w:color w:val="auto"/>
            <w:sz w:val="22"/>
            <w:szCs w:val="22"/>
          </w:rPr>
          <w:delText>.</w:delText>
        </w:r>
        <w:r w:rsidRPr="00DE0985" w:rsidDel="00A65739">
          <w:rPr>
            <w:i w:val="0"/>
            <w:iCs w:val="0"/>
            <w:color w:val="auto"/>
            <w:sz w:val="22"/>
            <w:szCs w:val="22"/>
          </w:rPr>
          <w:delText xml:space="preserve"> </w:delText>
        </w:r>
      </w:del>
      <w:ins w:id="360" w:author="Stefanie Lane" w:date="2022-06-21T11:27:00Z">
        <w:r w:rsidR="00F77679" w:rsidRPr="00DE0985">
          <w:rPr>
            <w:i w:val="0"/>
            <w:iCs w:val="0"/>
            <w:color w:val="auto"/>
            <w:sz w:val="22"/>
            <w:szCs w:val="22"/>
            <w:rPrChange w:id="361" w:author="Stefanie Lane" w:date="2022-06-21T13:30:00Z">
              <w:rPr>
                <w:i w:val="0"/>
                <w:iCs w:val="0"/>
                <w:color w:val="auto"/>
                <w:sz w:val="22"/>
                <w:szCs w:val="22"/>
                <w:highlight w:val="yellow"/>
              </w:rPr>
            </w:rPrChange>
          </w:rPr>
          <w:t>disappearance</w:t>
        </w:r>
      </w:ins>
      <w:ins w:id="362" w:author="Stefanie Lane" w:date="2022-06-21T11:58:00Z">
        <w:r w:rsidR="00EA7939" w:rsidRPr="00DE0985">
          <w:rPr>
            <w:i w:val="0"/>
            <w:iCs w:val="0"/>
            <w:color w:val="auto"/>
            <w:sz w:val="22"/>
            <w:szCs w:val="22"/>
            <w:rPrChange w:id="363" w:author="Stefanie Lane" w:date="2022-06-21T13:30:00Z">
              <w:rPr>
                <w:i w:val="0"/>
                <w:iCs w:val="0"/>
                <w:color w:val="auto"/>
                <w:sz w:val="22"/>
                <w:szCs w:val="22"/>
                <w:highlight w:val="yellow"/>
              </w:rPr>
            </w:rPrChange>
          </w:rPr>
          <w:t xml:space="preserve"> (loss)</w:t>
        </w:r>
      </w:ins>
      <w:ins w:id="364" w:author="Stefanie Lane" w:date="2022-06-21T11:27:00Z">
        <w:r w:rsidR="00F77679" w:rsidRPr="00DE0985">
          <w:rPr>
            <w:i w:val="0"/>
            <w:iCs w:val="0"/>
            <w:color w:val="auto"/>
            <w:sz w:val="22"/>
            <w:szCs w:val="22"/>
            <w:rPrChange w:id="365" w:author="Stefanie Lane" w:date="2022-06-21T13:30:00Z">
              <w:rPr>
                <w:i w:val="0"/>
                <w:iCs w:val="0"/>
                <w:color w:val="auto"/>
                <w:sz w:val="22"/>
                <w:szCs w:val="22"/>
                <w:highlight w:val="yellow"/>
              </w:rPr>
            </w:rPrChange>
          </w:rPr>
          <w:t xml:space="preserve"> between </w:t>
        </w:r>
      </w:ins>
      <w:del w:id="366" w:author="Stefanie Lane" w:date="2022-06-21T11:27:00Z">
        <w:r w:rsidR="006561F0" w:rsidRPr="00DE0985" w:rsidDel="00F77679">
          <w:rPr>
            <w:i w:val="0"/>
            <w:iCs w:val="0"/>
            <w:color w:val="auto"/>
            <w:sz w:val="22"/>
            <w:szCs w:val="22"/>
          </w:rPr>
          <w:delText>Notably, a</w:delText>
        </w:r>
        <w:r w:rsidR="00D35CF0" w:rsidRPr="00DE0985" w:rsidDel="00F77679">
          <w:rPr>
            <w:i w:val="0"/>
            <w:iCs w:val="0"/>
            <w:color w:val="auto"/>
            <w:sz w:val="22"/>
            <w:szCs w:val="22"/>
          </w:rPr>
          <w:delText xml:space="preserve">ll assemblage types had </w:delText>
        </w:r>
        <w:r w:rsidR="009F650B" w:rsidRPr="00DE0985" w:rsidDel="00F77679">
          <w:rPr>
            <w:i w:val="0"/>
            <w:iCs w:val="0"/>
            <w:color w:val="auto"/>
            <w:sz w:val="22"/>
            <w:szCs w:val="22"/>
          </w:rPr>
          <w:delText>more</w:delText>
        </w:r>
        <w:r w:rsidR="00D35CF0" w:rsidRPr="00DE0985" w:rsidDel="00F77679">
          <w:rPr>
            <w:i w:val="0"/>
            <w:iCs w:val="0"/>
            <w:color w:val="auto"/>
            <w:sz w:val="22"/>
            <w:szCs w:val="22"/>
          </w:rPr>
          <w:delText xml:space="preserve"> species </w:delText>
        </w:r>
        <w:r w:rsidR="009F650B" w:rsidRPr="00DE0985" w:rsidDel="00F77679">
          <w:rPr>
            <w:i w:val="0"/>
            <w:iCs w:val="0"/>
            <w:color w:val="auto"/>
            <w:sz w:val="22"/>
            <w:szCs w:val="22"/>
          </w:rPr>
          <w:delText>disappear</w:delText>
        </w:r>
        <w:r w:rsidR="006E7FF9" w:rsidRPr="00DE0985" w:rsidDel="00F77679">
          <w:rPr>
            <w:i w:val="0"/>
            <w:iCs w:val="0"/>
            <w:color w:val="auto"/>
            <w:sz w:val="22"/>
            <w:szCs w:val="22"/>
          </w:rPr>
          <w:delText xml:space="preserve"> </w:delText>
        </w:r>
        <w:r w:rsidR="008D620A" w:rsidRPr="00DE0985" w:rsidDel="00F77679">
          <w:rPr>
            <w:i w:val="0"/>
            <w:iCs w:val="0"/>
            <w:color w:val="auto"/>
            <w:sz w:val="22"/>
            <w:szCs w:val="22"/>
          </w:rPr>
          <w:delText>between</w:delText>
        </w:r>
        <w:r w:rsidR="006E7FF9" w:rsidRPr="00DE0985" w:rsidDel="00F77679">
          <w:rPr>
            <w:i w:val="0"/>
            <w:iCs w:val="0"/>
            <w:color w:val="auto"/>
            <w:sz w:val="22"/>
            <w:szCs w:val="22"/>
          </w:rPr>
          <w:delText xml:space="preserve"> </w:delText>
        </w:r>
      </w:del>
      <w:r w:rsidR="006E7FF9" w:rsidRPr="00DE0985">
        <w:rPr>
          <w:i w:val="0"/>
          <w:iCs w:val="0"/>
          <w:color w:val="auto"/>
          <w:sz w:val="22"/>
          <w:szCs w:val="22"/>
        </w:rPr>
        <w:t>19</w:t>
      </w:r>
      <w:ins w:id="367" w:author="Stefanie Lane" w:date="2022-06-21T13:48:00Z">
        <w:r w:rsidR="005A646D">
          <w:rPr>
            <w:i w:val="0"/>
            <w:iCs w:val="0"/>
            <w:color w:val="auto"/>
            <w:sz w:val="22"/>
            <w:szCs w:val="22"/>
          </w:rPr>
          <w:t>9</w:t>
        </w:r>
      </w:ins>
      <w:del w:id="368" w:author="Stefanie Lane" w:date="2022-06-21T13:48:00Z">
        <w:r w:rsidR="006E7FF9" w:rsidRPr="00DE0985" w:rsidDel="005A646D">
          <w:rPr>
            <w:i w:val="0"/>
            <w:iCs w:val="0"/>
            <w:color w:val="auto"/>
            <w:sz w:val="22"/>
            <w:szCs w:val="22"/>
          </w:rPr>
          <w:delText>7</w:delText>
        </w:r>
      </w:del>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w:t>
      </w:r>
      <w:del w:id="369" w:author="Stefanie Lane" w:date="2022-06-21T13:24:00Z">
        <w:r w:rsidR="00D35CF0" w:rsidRPr="007D52A9" w:rsidDel="00A65739">
          <w:rPr>
            <w:i w:val="0"/>
            <w:iCs w:val="0"/>
            <w:color w:val="auto"/>
            <w:sz w:val="22"/>
            <w:szCs w:val="22"/>
          </w:rPr>
          <w:delText xml:space="preserve"> than </w:delText>
        </w:r>
        <w:r w:rsidR="008D620A" w:rsidDel="00A65739">
          <w:rPr>
            <w:i w:val="0"/>
            <w:iCs w:val="0"/>
            <w:color w:val="auto"/>
            <w:sz w:val="22"/>
            <w:szCs w:val="22"/>
          </w:rPr>
          <w:delText>between 2019 and</w:delText>
        </w:r>
        <w:r w:rsidR="009F650B" w:rsidRPr="007D52A9" w:rsidDel="00A65739">
          <w:rPr>
            <w:i w:val="0"/>
            <w:iCs w:val="0"/>
            <w:color w:val="auto"/>
            <w:sz w:val="22"/>
            <w:szCs w:val="22"/>
          </w:rPr>
          <w:delText xml:space="preserve"> 1999</w:delText>
        </w:r>
      </w:del>
      <w:r w:rsidR="009F650B" w:rsidRPr="007D52A9">
        <w:rPr>
          <w:i w:val="0"/>
          <w:iCs w:val="0"/>
          <w:color w:val="auto"/>
          <w:sz w:val="22"/>
          <w:szCs w:val="22"/>
        </w:rPr>
        <w:t xml:space="preserve">. </w:t>
      </w:r>
      <w:ins w:id="370" w:author="Stefanie Lane" w:date="2022-06-21T12:00:00Z">
        <w:r w:rsidR="0022504C">
          <w:rPr>
            <w:i w:val="0"/>
            <w:iCs w:val="0"/>
            <w:color w:val="auto"/>
            <w:sz w:val="22"/>
            <w:szCs w:val="22"/>
          </w:rPr>
          <w:t>For example</w:t>
        </w:r>
      </w:ins>
      <w:ins w:id="371" w:author="Stefanie Lane" w:date="2022-06-21T13:24:00Z">
        <w:r w:rsidR="00A65739">
          <w:rPr>
            <w:i w:val="0"/>
            <w:iCs w:val="0"/>
            <w:color w:val="auto"/>
            <w:sz w:val="22"/>
            <w:szCs w:val="22"/>
          </w:rPr>
          <w:t>, rate of species disappearance roughly doubled</w:t>
        </w:r>
        <w:r w:rsidR="00BB0030">
          <w:rPr>
            <w:i w:val="0"/>
            <w:iCs w:val="0"/>
            <w:color w:val="auto"/>
            <w:sz w:val="22"/>
            <w:szCs w:val="22"/>
          </w:rPr>
          <w:t xml:space="preserve"> </w:t>
        </w:r>
      </w:ins>
      <w:ins w:id="372" w:author="Stefanie Lane" w:date="2022-06-21T13:25:00Z">
        <w:r w:rsidR="00BB0030">
          <w:rPr>
            <w:i w:val="0"/>
            <w:iCs w:val="0"/>
            <w:color w:val="auto"/>
            <w:sz w:val="22"/>
            <w:szCs w:val="22"/>
          </w:rPr>
          <w:t>in each assemblage</w:t>
        </w:r>
      </w:ins>
      <w:ins w:id="373" w:author="Stefanie Lane" w:date="2022-06-21T13:24:00Z">
        <w:r w:rsidR="00A65739">
          <w:rPr>
            <w:i w:val="0"/>
            <w:iCs w:val="0"/>
            <w:color w:val="auto"/>
            <w:sz w:val="22"/>
            <w:szCs w:val="22"/>
          </w:rPr>
          <w:t xml:space="preserve"> between </w:t>
        </w:r>
      </w:ins>
      <w:ins w:id="374" w:author="Stefanie Lane" w:date="2022-06-21T13:48:00Z">
        <w:r w:rsidR="005A646D">
          <w:rPr>
            <w:i w:val="0"/>
            <w:iCs w:val="0"/>
            <w:color w:val="auto"/>
            <w:sz w:val="22"/>
            <w:szCs w:val="22"/>
          </w:rPr>
          <w:t>1979-</w:t>
        </w:r>
      </w:ins>
      <w:ins w:id="375" w:author="Stefanie Lane" w:date="2022-06-21T13:24:00Z">
        <w:r w:rsidR="00A65739">
          <w:rPr>
            <w:i w:val="0"/>
            <w:iCs w:val="0"/>
            <w:color w:val="auto"/>
            <w:sz w:val="22"/>
            <w:szCs w:val="22"/>
          </w:rPr>
          <w:t xml:space="preserve">1999 and </w:t>
        </w:r>
      </w:ins>
      <w:ins w:id="376" w:author="Stefanie Lane" w:date="2022-06-21T13:48:00Z">
        <w:r w:rsidR="005A646D">
          <w:rPr>
            <w:i w:val="0"/>
            <w:iCs w:val="0"/>
            <w:color w:val="auto"/>
            <w:sz w:val="22"/>
            <w:szCs w:val="22"/>
          </w:rPr>
          <w:t>1999-</w:t>
        </w:r>
      </w:ins>
      <w:ins w:id="377" w:author="Stefanie Lane" w:date="2022-06-21T13:24:00Z">
        <w:r w:rsidR="00A65739">
          <w:rPr>
            <w:i w:val="0"/>
            <w:iCs w:val="0"/>
            <w:color w:val="auto"/>
            <w:sz w:val="22"/>
            <w:szCs w:val="22"/>
          </w:rPr>
          <w:t>2019</w:t>
        </w:r>
      </w:ins>
      <w:ins w:id="378" w:author="Stefanie Lane" w:date="2022-06-21T13:25:00Z">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ins>
      <w:ins w:id="379" w:author="Stefanie Lane" w:date="2022-06-21T13:27:00Z">
        <w:r w:rsidR="00EF0807">
          <w:rPr>
            <w:i w:val="0"/>
            <w:iCs w:val="0"/>
            <w:color w:val="auto"/>
            <w:sz w:val="22"/>
            <w:szCs w:val="22"/>
          </w:rPr>
          <w:t xml:space="preserve">appearances </w:t>
        </w:r>
      </w:ins>
      <w:ins w:id="380" w:author="Stefanie Lane" w:date="2022-06-21T13:28:00Z">
        <w:r w:rsidR="00D81553">
          <w:rPr>
            <w:i w:val="0"/>
            <w:iCs w:val="0"/>
            <w:color w:val="auto"/>
            <w:sz w:val="22"/>
            <w:szCs w:val="22"/>
          </w:rPr>
          <w:t>in</w:t>
        </w:r>
      </w:ins>
      <w:ins w:id="381" w:author="Stefanie Lane" w:date="2022-06-21T13:25:00Z">
        <w:r w:rsidR="00BB0030">
          <w:rPr>
            <w:i w:val="0"/>
            <w:iCs w:val="0"/>
            <w:color w:val="auto"/>
            <w:sz w:val="22"/>
            <w:szCs w:val="22"/>
          </w:rPr>
          <w:t xml:space="preserve"> </w:t>
        </w:r>
      </w:ins>
      <w:ins w:id="382" w:author="Stefanie Lane" w:date="2022-06-21T13:27:00Z">
        <w:r w:rsidR="00EF0807">
          <w:rPr>
            <w:i w:val="0"/>
            <w:iCs w:val="0"/>
            <w:color w:val="auto"/>
            <w:sz w:val="22"/>
            <w:szCs w:val="22"/>
          </w:rPr>
          <w:t>each</w:t>
        </w:r>
      </w:ins>
      <w:ins w:id="383" w:author="Stefanie Lane" w:date="2022-06-21T13:26:00Z">
        <w:r w:rsidR="00BA0F76">
          <w:rPr>
            <w:i w:val="0"/>
            <w:iCs w:val="0"/>
            <w:color w:val="auto"/>
            <w:sz w:val="22"/>
            <w:szCs w:val="22"/>
          </w:rPr>
          <w:t xml:space="preserve"> assemblage </w:t>
        </w:r>
      </w:ins>
      <w:ins w:id="384" w:author="Stefanie Lane" w:date="2022-06-21T13:28:00Z">
        <w:r w:rsidR="00D81553">
          <w:rPr>
            <w:i w:val="0"/>
            <w:iCs w:val="0"/>
            <w:color w:val="auto"/>
            <w:sz w:val="22"/>
            <w:szCs w:val="22"/>
          </w:rPr>
          <w:t xml:space="preserve">were not as </w:t>
        </w:r>
      </w:ins>
      <w:ins w:id="385" w:author="Stefanie Lane" w:date="2022-06-21T13:29:00Z">
        <w:r w:rsidR="00752CEE">
          <w:rPr>
            <w:i w:val="0"/>
            <w:iCs w:val="0"/>
            <w:color w:val="auto"/>
            <w:sz w:val="22"/>
            <w:szCs w:val="22"/>
          </w:rPr>
          <w:t>great. In fact, new species appearance</w:t>
        </w:r>
      </w:ins>
      <w:ins w:id="386" w:author="Stefanie Lane" w:date="2022-06-21T13:48:00Z">
        <w:r w:rsidR="005A646D">
          <w:rPr>
            <w:i w:val="0"/>
            <w:iCs w:val="0"/>
            <w:color w:val="auto"/>
            <w:sz w:val="22"/>
            <w:szCs w:val="22"/>
          </w:rPr>
          <w:t xml:space="preserve"> 1999-2019</w:t>
        </w:r>
      </w:ins>
      <w:ins w:id="387" w:author="Stefanie Lane" w:date="2022-06-21T13:49:00Z">
        <w:r w:rsidR="00BE6419">
          <w:rPr>
            <w:i w:val="0"/>
            <w:iCs w:val="0"/>
            <w:color w:val="auto"/>
            <w:sz w:val="22"/>
            <w:szCs w:val="22"/>
          </w:rPr>
          <w:t xml:space="preserve"> compared to 1979-1999 </w:t>
        </w:r>
      </w:ins>
      <w:ins w:id="388" w:author="Stefanie Lane" w:date="2022-06-21T13:26:00Z">
        <w:r w:rsidR="00BA0F76">
          <w:rPr>
            <w:i w:val="0"/>
            <w:iCs w:val="0"/>
            <w:color w:val="auto"/>
            <w:sz w:val="22"/>
            <w:szCs w:val="22"/>
          </w:rPr>
          <w:t xml:space="preserve">declined by 5% </w:t>
        </w:r>
      </w:ins>
      <w:ins w:id="389" w:author="Stefanie Lane" w:date="2022-06-21T13:29:00Z">
        <w:r w:rsidR="00752CEE">
          <w:rPr>
            <w:i w:val="0"/>
            <w:iCs w:val="0"/>
            <w:color w:val="auto"/>
            <w:sz w:val="22"/>
            <w:szCs w:val="22"/>
          </w:rPr>
          <w:t>in the bogbean assemblage</w:t>
        </w:r>
      </w:ins>
      <w:ins w:id="390" w:author="Stefanie Lane" w:date="2022-06-21T13:26:00Z">
        <w:r w:rsidR="00BA0F76">
          <w:rPr>
            <w:i w:val="0"/>
            <w:iCs w:val="0"/>
            <w:color w:val="auto"/>
            <w:sz w:val="22"/>
            <w:szCs w:val="22"/>
          </w:rPr>
          <w:t xml:space="preserve">, increased by 2% </w:t>
        </w:r>
      </w:ins>
      <w:ins w:id="391" w:author="Stefanie Lane" w:date="2022-06-21T13:29:00Z">
        <w:r w:rsidR="00752CEE">
          <w:rPr>
            <w:i w:val="0"/>
            <w:iCs w:val="0"/>
            <w:color w:val="auto"/>
            <w:sz w:val="22"/>
            <w:szCs w:val="22"/>
          </w:rPr>
          <w:t xml:space="preserve">in the Fescue assemblage, and increased by 9% in the sedge assemblage. </w:t>
        </w:r>
      </w:ins>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ins w:id="392" w:author="Stefanie Lane" w:date="2022-06-21T11:58:00Z">
        <w:r w:rsidR="00EA7939">
          <w:rPr>
            <w:i w:val="0"/>
            <w:iCs w:val="0"/>
            <w:color w:val="auto"/>
            <w:sz w:val="22"/>
            <w:szCs w:val="22"/>
          </w:rPr>
          <w:t xml:space="preserve"> (gain)</w:t>
        </w:r>
      </w:ins>
      <w:r w:rsidR="00023269" w:rsidRPr="007D52A9">
        <w:rPr>
          <w:i w:val="0"/>
          <w:iCs w:val="0"/>
          <w:color w:val="auto"/>
          <w:sz w:val="22"/>
          <w:szCs w:val="22"/>
        </w:rPr>
        <w:t xml:space="preserve"> </w:t>
      </w:r>
      <w:del w:id="393" w:author="Stefanie Lane" w:date="2022-06-21T13:49:00Z">
        <w:r w:rsidR="00023269" w:rsidRPr="007D52A9" w:rsidDel="00BE6419">
          <w:rPr>
            <w:i w:val="0"/>
            <w:iCs w:val="0"/>
            <w:color w:val="auto"/>
            <w:sz w:val="22"/>
            <w:szCs w:val="22"/>
          </w:rPr>
          <w:delText xml:space="preserve">in </w:delText>
        </w:r>
      </w:del>
      <w:ins w:id="394" w:author="Stefanie Lane" w:date="2022-06-21T13:49:00Z">
        <w:r w:rsidR="00BE6419">
          <w:rPr>
            <w:i w:val="0"/>
            <w:iCs w:val="0"/>
            <w:color w:val="auto"/>
            <w:sz w:val="22"/>
            <w:szCs w:val="22"/>
          </w:rPr>
          <w:t>from 1999-</w:t>
        </w:r>
      </w:ins>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del w:id="395" w:author="Stefanie Lane" w:date="2022-06-21T13:49:00Z">
        <w:r w:rsidR="006D411C" w:rsidRPr="00656D64" w:rsidDel="00BE6419">
          <w:rPr>
            <w:i w:val="0"/>
            <w:iCs w:val="0"/>
            <w:color w:val="auto"/>
            <w:sz w:val="22"/>
            <w:szCs w:val="22"/>
          </w:rPr>
          <w:delText xml:space="preserve">in </w:delText>
        </w:r>
      </w:del>
      <w:ins w:id="396" w:author="Stefanie Lane" w:date="2022-06-21T13:49:00Z">
        <w:r w:rsidR="00BE6419">
          <w:rPr>
            <w:i w:val="0"/>
            <w:iCs w:val="0"/>
            <w:color w:val="auto"/>
            <w:sz w:val="22"/>
            <w:szCs w:val="22"/>
          </w:rPr>
          <w:t>from 1979-</w:t>
        </w:r>
      </w:ins>
      <w:r w:rsidR="006D411C" w:rsidRPr="00656D64">
        <w:rPr>
          <w:i w:val="0"/>
          <w:iCs w:val="0"/>
          <w:color w:val="auto"/>
          <w:sz w:val="22"/>
          <w:szCs w:val="22"/>
        </w:rPr>
        <w:t>1999.</w:t>
      </w:r>
      <w:ins w:id="397" w:author="Stefanie Lane" w:date="2022-06-21T13:49:00Z">
        <w:r w:rsidR="00BE6419">
          <w:rPr>
            <w:i w:val="0"/>
            <w:iCs w:val="0"/>
            <w:color w:val="auto"/>
            <w:sz w:val="22"/>
            <w:szCs w:val="22"/>
          </w:rPr>
          <w:t xml:space="preserve"> While these ratios </w:t>
        </w:r>
      </w:ins>
      <w:ins w:id="398" w:author="Stefanie Lane" w:date="2022-06-21T13:50:00Z">
        <w:r w:rsidR="00BE6419">
          <w:rPr>
            <w:i w:val="0"/>
            <w:iCs w:val="0"/>
            <w:color w:val="auto"/>
            <w:sz w:val="22"/>
            <w:szCs w:val="22"/>
          </w:rPr>
          <w:t xml:space="preserve">do not account for species disappearing and reappearing </w:t>
        </w:r>
        <w:r w:rsidR="006F63DA">
          <w:rPr>
            <w:i w:val="0"/>
            <w:iCs w:val="0"/>
            <w:color w:val="auto"/>
            <w:sz w:val="22"/>
            <w:szCs w:val="22"/>
          </w:rPr>
          <w:t xml:space="preserve">in the same assemblage between 1979 and 2019, </w:t>
        </w:r>
      </w:ins>
      <w:del w:id="399" w:author="Stefanie Lane" w:date="2022-06-21T13:50:00Z">
        <w:r w:rsidR="006D411C" w:rsidRPr="00656D64" w:rsidDel="006F63DA">
          <w:rPr>
            <w:i w:val="0"/>
            <w:iCs w:val="0"/>
            <w:color w:val="auto"/>
            <w:sz w:val="22"/>
            <w:szCs w:val="22"/>
          </w:rPr>
          <w:delText xml:space="preserve"> </w:delText>
        </w:r>
        <w:r w:rsidR="006561F0" w:rsidRPr="00656D64" w:rsidDel="006F63DA">
          <w:rPr>
            <w:i w:val="0"/>
            <w:iCs w:val="0"/>
            <w:color w:val="auto"/>
            <w:sz w:val="22"/>
            <w:szCs w:val="22"/>
          </w:rPr>
          <w:delText>T</w:delText>
        </w:r>
      </w:del>
      <w:ins w:id="400" w:author="Stefanie Lane" w:date="2022-06-21T13:50:00Z">
        <w:r w:rsidR="006F63DA">
          <w:rPr>
            <w:i w:val="0"/>
            <w:iCs w:val="0"/>
            <w:color w:val="auto"/>
            <w:sz w:val="22"/>
            <w:szCs w:val="22"/>
          </w:rPr>
          <w:t>t</w:t>
        </w:r>
      </w:ins>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EC4678" w:rsidRPr="00656D64">
        <w:rPr>
          <w:i w:val="0"/>
          <w:iCs w:val="0"/>
          <w:color w:val="auto"/>
          <w:sz w:val="22"/>
          <w:szCs w:val="22"/>
        </w:rPr>
        <w:t xml:space="preserve"> homogenization </w:t>
      </w:r>
      <w:ins w:id="401" w:author="Stefanie Lane" w:date="2022-06-03T16:05:00Z">
        <w:r w:rsidR="00656D64" w:rsidRPr="00656D64">
          <w:rPr>
            <w:i w:val="0"/>
            <w:iCs w:val="0"/>
            <w:color w:val="auto"/>
            <w:sz w:val="22"/>
            <w:szCs w:val="22"/>
          </w:rPr>
          <w:t>of species</w:t>
        </w:r>
        <w:r w:rsidR="00656D64">
          <w:rPr>
            <w:i w:val="0"/>
            <w:iCs w:val="0"/>
            <w:color w:val="auto"/>
            <w:sz w:val="22"/>
            <w:szCs w:val="22"/>
          </w:rPr>
          <w:t xml:space="preserve"> cove</w:t>
        </w:r>
        <w:r w:rsidR="00656D64" w:rsidRPr="004604A1">
          <w:rPr>
            <w:i w:val="0"/>
            <w:iCs w:val="0"/>
            <w:color w:val="auto"/>
            <w:sz w:val="22"/>
            <w:szCs w:val="22"/>
          </w:rPr>
          <w:t xml:space="preserve">r </w:t>
        </w:r>
      </w:ins>
      <w:r w:rsidR="00EC4678" w:rsidRPr="004604A1">
        <w:rPr>
          <w:i w:val="0"/>
          <w:iCs w:val="0"/>
          <w:color w:val="auto"/>
          <w:sz w:val="22"/>
          <w:szCs w:val="22"/>
        </w:rPr>
        <w:t>observed in</w:t>
      </w:r>
      <w:ins w:id="402" w:author="Stefanie Lane" w:date="2022-06-21T13:55:00Z">
        <w:r w:rsidR="004604A1" w:rsidRPr="004604A1">
          <w:rPr>
            <w:i w:val="0"/>
            <w:iCs w:val="0"/>
            <w:color w:val="auto"/>
            <w:sz w:val="22"/>
            <w:szCs w:val="22"/>
            <w:rPrChange w:id="403" w:author="Stefanie Lane" w:date="2022-06-21T13:55:00Z">
              <w:rPr>
                <w:i w:val="0"/>
                <w:iCs w:val="0"/>
                <w:color w:val="auto"/>
                <w:sz w:val="22"/>
                <w:szCs w:val="22"/>
                <w:highlight w:val="yellow"/>
              </w:rPr>
            </w:rPrChange>
          </w:rPr>
          <w:t xml:space="preserve"> diversity indices and</w:t>
        </w:r>
      </w:ins>
      <w:r w:rsidR="00EC4678" w:rsidRPr="004604A1">
        <w:rPr>
          <w:i w:val="0"/>
          <w:iCs w:val="0"/>
          <w:color w:val="auto"/>
          <w:sz w:val="22"/>
          <w:szCs w:val="22"/>
        </w:rPr>
        <w:t xml:space="preserve"> cluster analysis.</w:t>
      </w:r>
      <w:r w:rsidR="00EC4678" w:rsidRPr="007D52A9">
        <w:rPr>
          <w:i w:val="0"/>
          <w:iCs w:val="0"/>
          <w:color w:val="auto"/>
          <w:sz w:val="22"/>
          <w:szCs w:val="22"/>
        </w:rPr>
        <w:t xml:space="preserve"> </w:t>
      </w:r>
    </w:p>
    <w:p w14:paraId="2E6CE862" w14:textId="7F546CE7" w:rsidR="00100D21" w:rsidDel="009B74D3" w:rsidRDefault="00EB0607">
      <w:pPr>
        <w:ind w:firstLine="720"/>
        <w:rPr>
          <w:del w:id="404" w:author="Stefanie Lane" w:date="2022-06-23T13:24:00Z"/>
        </w:rPr>
        <w:pPrChange w:id="405" w:author="Stefanie Lane" w:date="2022-06-21T11:28:00Z">
          <w:pPr/>
        </w:pPrChange>
      </w:pPr>
      <w:ins w:id="406" w:author="Stefanie Lane" w:date="2022-06-22T13:20:00Z">
        <w:r>
          <w:lastRenderedPageBreak/>
          <w:t>C</w:t>
        </w:r>
      </w:ins>
      <w:ins w:id="407" w:author="Stefanie Lane" w:date="2022-06-22T13:19:00Z">
        <w:r>
          <w:t xml:space="preserve">over </w:t>
        </w:r>
        <w:r w:rsidR="00FC7EC2">
          <w:t xml:space="preserve">abundance </w:t>
        </w:r>
      </w:ins>
      <w:ins w:id="408" w:author="Stefanie Lane" w:date="2022-06-22T13:20:00Z">
        <w:r>
          <w:t xml:space="preserve">of species </w:t>
        </w:r>
      </w:ins>
      <w:ins w:id="409" w:author="Stefanie Lane" w:date="2022-06-22T13:19:00Z">
        <w:r w:rsidR="00FC7EC2">
          <w:t xml:space="preserve">significantly driving </w:t>
        </w:r>
        <w:r>
          <w:t>assemblage associations show</w:t>
        </w:r>
      </w:ins>
      <w:ins w:id="410" w:author="Stefanie Lane" w:date="2022-06-22T13:20:00Z">
        <w:r w:rsidR="00BE6592">
          <w:t xml:space="preserve"> an overall</w:t>
        </w:r>
      </w:ins>
      <w:ins w:id="411" w:author="Stefanie Lane" w:date="2022-06-22T13:19:00Z">
        <w:r>
          <w:t xml:space="preserve"> trend of decreasing cover over time </w:t>
        </w:r>
      </w:ins>
      <w:del w:id="412" w:author="Stefanie Lane" w:date="2022-06-22T13:19:00Z">
        <w:r w:rsidR="006D411C" w:rsidRPr="00C56065" w:rsidDel="00EB0607">
          <w:delText xml:space="preserve">Rank </w:delText>
        </w:r>
        <w:r w:rsidR="007B5B53" w:rsidRPr="00C56065" w:rsidDel="00EB0607">
          <w:delText xml:space="preserve">clock plots </w:delText>
        </w:r>
        <w:r w:rsidR="00D075CE" w:rsidRPr="00C56065" w:rsidDel="00EB0607">
          <w:delText xml:space="preserve">show changing dominance of select species over time </w:delText>
        </w:r>
      </w:del>
      <w:r w:rsidR="00D075CE" w:rsidRPr="00C56065">
        <w:t>(</w:t>
      </w:r>
      <w:r w:rsidR="00533507">
        <w:fldChar w:fldCharType="begin"/>
      </w:r>
      <w:r w:rsidR="00533507">
        <w:instrText xml:space="preserve"> REF _Ref103862754 \h </w:instrText>
      </w:r>
      <w:r w:rsidR="00533507">
        <w:fldChar w:fldCharType="separate"/>
      </w:r>
      <w:r w:rsidR="00173A95">
        <w:t xml:space="preserve">Figure </w:t>
      </w:r>
      <w:r w:rsidR="00173A95">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ins w:id="413" w:author="Stefanie Lane" w:date="2022-06-22T13:21:00Z">
        <w:r w:rsidR="00BE6592">
          <w:rPr>
            <w:i/>
          </w:rPr>
          <w:t xml:space="preserve"> </w:t>
        </w:r>
        <w:r w:rsidR="00BE6592">
          <w:t>between 1979 and 2019</w:t>
        </w:r>
      </w:ins>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del w:id="414" w:author="Stefanie Lane" w:date="2022-06-22T13:21:00Z">
        <w:r w:rsidR="00060358" w:rsidRPr="00C56065" w:rsidDel="009A71BD">
          <w:delText xml:space="preserve">more than doubled </w:delText>
        </w:r>
      </w:del>
      <w:ins w:id="415" w:author="Stefanie Lane" w:date="2022-06-22T13:21:00Z">
        <w:r w:rsidR="009A71BD">
          <w:t>tripled</w:t>
        </w:r>
        <w:r w:rsidR="009A71BD" w:rsidRPr="00C56065">
          <w:t xml:space="preserve"> </w:t>
        </w:r>
      </w:ins>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ins w:id="416" w:author="Stefanie Lane" w:date="2022-06-22T13:22:00Z">
        <w:r w:rsidR="00BB21C0">
          <w:t xml:space="preserve">although cover abundance in 2019 was ~20% less than in 1979. Additionally, </w:t>
        </w:r>
      </w:ins>
      <w:del w:id="417" w:author="Stefanie Lane" w:date="2022-06-22T13:22:00Z">
        <w:r w:rsidR="005B45C6" w:rsidDel="00BB21C0">
          <w:delText xml:space="preserve">however </w:delText>
        </w:r>
      </w:del>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del w:id="418" w:author="Stefanie Lane" w:date="2022-06-22T13:22:00Z">
        <w:r w:rsidR="00CD760E" w:rsidDel="00BB21C0">
          <w:delText>on average</w:delText>
        </w:r>
      </w:del>
      <w:ins w:id="419" w:author="Stefanie Lane" w:date="2022-06-22T13:23:00Z">
        <w:r w:rsidR="00BB21C0">
          <w:t>in the Bogbean assemblage</w:t>
        </w:r>
      </w:ins>
      <w:r w:rsidR="00CD760E">
        <w:t xml:space="preserve"> by 2019. </w:t>
      </w:r>
      <w:ins w:id="420" w:author="Stefanie Lane" w:date="2022-06-22T13:25:00Z">
        <w:r w:rsidR="0077186C">
          <w:t xml:space="preserve">In summary, </w:t>
        </w:r>
        <w:r w:rsidR="00481F1F">
          <w:t xml:space="preserve">while the dominant species are maintained, their cover abundance within each assemblage is declining. Moreover, </w:t>
        </w:r>
      </w:ins>
      <w:ins w:id="421" w:author="Stefanie Lane" w:date="2022-06-22T13:27:00Z">
        <w:r w:rsidR="005B5681">
          <w:t xml:space="preserve">some </w:t>
        </w:r>
      </w:ins>
      <w:ins w:id="422" w:author="Stefanie Lane" w:date="2022-06-22T13:26:00Z">
        <w:r w:rsidR="00481F1F">
          <w:t xml:space="preserve">invasive species have increased substantially in cover abundance </w:t>
        </w:r>
      </w:ins>
      <w:ins w:id="423" w:author="Stefanie Lane" w:date="2022-06-22T13:27:00Z">
        <w:r w:rsidR="00115FDC">
          <w:t>in the Fescue and B</w:t>
        </w:r>
      </w:ins>
      <w:ins w:id="424" w:author="Stefanie Lane" w:date="2022-06-22T13:28:00Z">
        <w:r w:rsidR="00115FDC">
          <w:t xml:space="preserve">ogbean assemblages </w:t>
        </w:r>
      </w:ins>
      <w:ins w:id="425" w:author="Stefanie Lane" w:date="2022-06-22T13:26:00Z">
        <w:r w:rsidR="005B5681">
          <w:t xml:space="preserve">since the original survey, indicating </w:t>
        </w:r>
      </w:ins>
      <w:ins w:id="426" w:author="Stefanie Lane" w:date="2022-06-22T13:27:00Z">
        <w:r w:rsidR="005B5681">
          <w:t>the</w:t>
        </w:r>
      </w:ins>
      <w:ins w:id="427" w:author="Stefanie Lane" w:date="2022-06-22T13:28:00Z">
        <w:r w:rsidR="00115FDC">
          <w:t>se</w:t>
        </w:r>
      </w:ins>
      <w:ins w:id="428" w:author="Stefanie Lane" w:date="2022-06-22T13:27:00Z">
        <w:r w:rsidR="005B5681">
          <w:t xml:space="preserve"> </w:t>
        </w:r>
      </w:ins>
      <w:ins w:id="429" w:author="Stefanie Lane" w:date="2022-06-22T13:28:00Z">
        <w:r w:rsidR="00115FDC">
          <w:t>assemblages are</w:t>
        </w:r>
      </w:ins>
      <w:ins w:id="430" w:author="Stefanie Lane" w:date="2022-06-22T13:27:00Z">
        <w:r w:rsidR="005B5681">
          <w:t xml:space="preserve"> becoming </w:t>
        </w:r>
      </w:ins>
      <w:ins w:id="431" w:author="Stefanie Lane" w:date="2022-06-22T13:26:00Z">
        <w:r w:rsidR="005B5681">
          <w:t xml:space="preserve">increasingly occupied by non-native species. </w:t>
        </w:r>
      </w:ins>
    </w:p>
    <w:p w14:paraId="3D519838" w14:textId="77777777" w:rsidR="009D1A0A" w:rsidRPr="009D1A0A" w:rsidRDefault="009D1A0A" w:rsidP="009B74D3">
      <w:pPr>
        <w:ind w:firstLine="720"/>
        <w:pPrChange w:id="432" w:author="Stefanie Lane" w:date="2022-06-23T13:24:00Z">
          <w:pPr/>
        </w:pPrChange>
      </w:pPr>
    </w:p>
    <w:p w14:paraId="1774FCB2" w14:textId="1EB98DC3" w:rsidR="00B61B57" w:rsidRDefault="00B61B57" w:rsidP="0066777E"/>
    <w:p w14:paraId="148443DA" w14:textId="17B64F89" w:rsidR="00C94867" w:rsidRPr="00C37528" w:rsidRDefault="00C94867">
      <w:pPr>
        <w:rPr>
          <w:iCs/>
          <w:color w:val="44546A" w:themeColor="text2"/>
          <w:sz w:val="18"/>
          <w:szCs w:val="18"/>
          <w:rPrChange w:id="433" w:author="Stefanie Lane" w:date="2022-05-30T13:56:00Z">
            <w:rPr>
              <w:i/>
              <w:iCs/>
              <w:color w:val="44546A" w:themeColor="text2"/>
              <w:sz w:val="18"/>
              <w:szCs w:val="18"/>
            </w:rPr>
          </w:rPrChange>
        </w:rPr>
      </w:pPr>
    </w:p>
    <w:p w14:paraId="731B6B36" w14:textId="2C22D11A" w:rsidR="00F2017D" w:rsidRDefault="00FE1C76">
      <w:pPr>
        <w:keepNext/>
        <w:jc w:val="center"/>
        <w:pPrChange w:id="434" w:author="Stefanie Lane" w:date="2022-05-30T14:35:00Z">
          <w:pPr>
            <w:keepNext/>
          </w:pPr>
        </w:pPrChange>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44233" cy="3340146"/>
                    </a:xfrm>
                    <a:prstGeom prst="rect">
                      <a:avLst/>
                    </a:prstGeom>
                  </pic:spPr>
                </pic:pic>
              </a:graphicData>
            </a:graphic>
          </wp:inline>
        </w:drawing>
      </w:r>
    </w:p>
    <w:p w14:paraId="33960BA8" w14:textId="1380E9EB" w:rsidR="00FE1C76" w:rsidRDefault="00F2017D" w:rsidP="00F2017D">
      <w:pPr>
        <w:pStyle w:val="Caption"/>
        <w:rPr>
          <w:ins w:id="435" w:author="Stefanie Lane" w:date="2022-05-30T13:57:00Z"/>
        </w:rPr>
      </w:pPr>
      <w:bookmarkStart w:id="436" w:name="_Ref94197029"/>
      <w:r>
        <w:t xml:space="preserve">Figure </w:t>
      </w:r>
      <w:r w:rsidR="00D8774E">
        <w:fldChar w:fldCharType="begin"/>
      </w:r>
      <w:r w:rsidR="00D8774E">
        <w:instrText xml:space="preserve"> SEQ Figure \* ARABIC </w:instrText>
      </w:r>
      <w:r w:rsidR="00D8774E">
        <w:fldChar w:fldCharType="separate"/>
      </w:r>
      <w:r w:rsidR="00173A95">
        <w:rPr>
          <w:noProof/>
        </w:rPr>
        <w:t>2</w:t>
      </w:r>
      <w:r w:rsidR="00D8774E">
        <w:rPr>
          <w:noProof/>
        </w:rPr>
        <w:fldChar w:fldCharType="end"/>
      </w:r>
      <w:bookmarkEnd w:id="436"/>
      <w:r>
        <w:t xml:space="preserve">. </w:t>
      </w:r>
      <w:ins w:id="437" w:author="Stefanie Lane" w:date="2022-06-03T15:47:00Z">
        <w:r w:rsidR="003D3321">
          <w:t xml:space="preserve">Species cover abundance </w:t>
        </w:r>
      </w:ins>
      <w:del w:id="438" w:author="Stefanie Lane" w:date="2022-06-03T15:47:00Z">
        <w:r w:rsidR="00DD2FCF" w:rsidDel="003D3321">
          <w:delText>A</w:delText>
        </w:r>
        <w:r w:rsidR="00A00E4C" w:rsidDel="003D3321">
          <w:delText xml:space="preserve">ssemblage </w:delText>
        </w:r>
        <w:r w:rsidR="00DD2FCF" w:rsidDel="003D3321">
          <w:delText>diversity</w:delText>
        </w:r>
        <w:r w:rsidR="00A00E4C" w:rsidDel="003D3321">
          <w:delText xml:space="preserve"> </w:delText>
        </w:r>
      </w:del>
      <w:r w:rsidR="00A00E4C">
        <w:t xml:space="preserve">becomes more dissimilar </w:t>
      </w:r>
      <w:ins w:id="439" w:author="Stefanie Lane" w:date="2022-06-03T15:47:00Z">
        <w:r w:rsidR="005C2E6D">
          <w:t xml:space="preserve">in each assemblage </w:t>
        </w:r>
      </w:ins>
      <w:r w:rsidR="00A00E4C">
        <w:t>over time, as shown by greater Euclidean distance between</w:t>
      </w:r>
      <w:r w:rsidR="00DD2FCF">
        <w:t xml:space="preserve"> assemblage types</w:t>
      </w:r>
      <w:r>
        <w:t xml:space="preserve">. </w:t>
      </w:r>
      <w:ins w:id="440" w:author="Stefanie Lane" w:date="2022-06-03T15:47:00Z">
        <w:r w:rsidR="005C2E6D">
          <w:t xml:space="preserve">Notably, species cover of the sedge </w:t>
        </w:r>
      </w:ins>
      <w:ins w:id="441" w:author="Stefanie Lane" w:date="2022-06-03T15:48:00Z">
        <w:r w:rsidR="005C2E6D">
          <w:t xml:space="preserve">and fescue groups become more similar in 2019. </w:t>
        </w:r>
      </w:ins>
    </w:p>
    <w:p w14:paraId="354ED2D5" w14:textId="77777777" w:rsidR="00AD4549" w:rsidRDefault="00AD4549" w:rsidP="00AD4549">
      <w:pPr>
        <w:rPr>
          <w:ins w:id="442" w:author="Stefanie Lane" w:date="2022-05-30T13:57:00Z"/>
        </w:rPr>
        <w:sectPr w:rsidR="00AD4549" w:rsidSect="000D7921">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Pr>
        <w:rPr>
          <w:ins w:id="443" w:author="Stefanie Lane" w:date="2022-05-30T13:57:00Z"/>
        </w:rPr>
      </w:pPr>
    </w:p>
    <w:p w14:paraId="338FA39B" w14:textId="4CE3A969" w:rsidR="00C876B9" w:rsidDel="00C876B9" w:rsidRDefault="00C876B9" w:rsidP="00C876B9">
      <w:pPr>
        <w:pStyle w:val="Caption"/>
        <w:keepNext/>
        <w:rPr>
          <w:del w:id="444" w:author="Stefanie Lane" w:date="2022-05-30T13:59:00Z"/>
          <w:moveTo w:id="445" w:author="Stefanie Lane" w:date="2022-05-30T13:59:00Z"/>
        </w:rPr>
      </w:pPr>
      <w:bookmarkStart w:id="446" w:name="_Ref104813883"/>
      <w:ins w:id="447" w:author="Stefanie Lane" w:date="2022-05-30T13:59:00Z">
        <w:r>
          <w:t xml:space="preserve">Table </w:t>
        </w:r>
        <w:r>
          <w:rPr>
            <w:i w:val="0"/>
            <w:iCs w:val="0"/>
          </w:rPr>
          <w:fldChar w:fldCharType="begin"/>
        </w:r>
        <w:r>
          <w:instrText xml:space="preserve"> SEQ Table \* ARABIC </w:instrText>
        </w:r>
      </w:ins>
      <w:r>
        <w:rPr>
          <w:i w:val="0"/>
          <w:iCs w:val="0"/>
        </w:rPr>
        <w:fldChar w:fldCharType="separate"/>
      </w:r>
      <w:ins w:id="448" w:author="Stefanie Lane" w:date="2022-06-03T14:47:00Z">
        <w:r w:rsidR="00173A95">
          <w:rPr>
            <w:noProof/>
          </w:rPr>
          <w:t>1</w:t>
        </w:r>
      </w:ins>
      <w:ins w:id="449" w:author="Stefanie Lane" w:date="2022-05-30T13:59:00Z">
        <w:r>
          <w:rPr>
            <w:i w:val="0"/>
            <w:iCs w:val="0"/>
          </w:rPr>
          <w:fldChar w:fldCharType="end"/>
        </w:r>
        <w:bookmarkEnd w:id="446"/>
        <w:r>
          <w:t xml:space="preserve">. </w:t>
        </w:r>
      </w:ins>
      <w:moveToRangeStart w:id="450" w:author="Stefanie Lane" w:date="2022-05-30T13:59:00Z" w:name="move104811575"/>
      <w:moveTo w:id="451" w:author="Stefanie Lane" w:date="2022-05-30T13:59:00Z">
        <w:r>
          <w:t xml:space="preserve">Species indicator analysis of cluster groups using Euclidean distance identifies the same dominant species in each assemblage type (Sedge, Fescue, Bogbean) as significantly driving clustering of assemblages over time. </w:t>
        </w:r>
        <w:del w:id="452" w:author="Stefanie Lane" w:date="2022-06-03T15:52:00Z">
          <w:r w:rsidDel="009247E5">
            <w:delText xml:space="preserve"> </w:delText>
          </w:r>
        </w:del>
      </w:moveTo>
      <w:proofErr w:type="spellStart"/>
      <w:ins w:id="453" w:author="Stefanie Lane" w:date="2022-05-30T14:42:00Z">
        <w:r w:rsidR="00B23904">
          <w:t>IndVal</w:t>
        </w:r>
        <w:proofErr w:type="spellEnd"/>
        <w:r w:rsidR="00B23904">
          <w:t xml:space="preserve"> statistic reports [</w:t>
        </w:r>
        <w:r w:rsidR="00B23904" w:rsidRPr="00CF4F30">
          <w:rPr>
            <w:i w:val="0"/>
            <w:iCs w:val="0"/>
            <w:highlight w:val="yellow"/>
            <w:rPrChange w:id="454" w:author="Stefanie Lane" w:date="2022-05-30T14:42:00Z">
              <w:rPr>
                <w:i w:val="0"/>
                <w:iCs w:val="0"/>
              </w:rPr>
            </w:rPrChange>
          </w:rPr>
          <w:t>stat</w:t>
        </w:r>
        <w:r w:rsidR="00B23904">
          <w:t xml:space="preserve">]; p-values &lt; 0.05 indicate the species is significantly </w:t>
        </w:r>
        <w:r w:rsidR="00CF4F30">
          <w:t>defining the clustering</w:t>
        </w:r>
      </w:ins>
      <w:ins w:id="455" w:author="Stefanie Lane" w:date="2022-05-30T14:43:00Z">
        <w:r w:rsidR="00270100">
          <w:t xml:space="preserve"> association</w:t>
        </w:r>
      </w:ins>
      <w:ins w:id="456" w:author="Stefanie Lane" w:date="2022-05-30T14:42:00Z">
        <w:r w:rsidR="00CF4F30">
          <w:t xml:space="preserve"> within </w:t>
        </w:r>
      </w:ins>
      <w:ins w:id="457" w:author="Stefanie Lane" w:date="2022-05-30T14:43:00Z">
        <w:r w:rsidR="00270100">
          <w:t>each</w:t>
        </w:r>
      </w:ins>
      <w:ins w:id="458" w:author="Stefanie Lane" w:date="2022-05-30T14:42:00Z">
        <w:r w:rsidR="00CF4F30">
          <w:t xml:space="preserve"> assemblage and observation year. </w:t>
        </w:r>
      </w:ins>
    </w:p>
    <w:moveToRangeEnd w:id="450"/>
    <w:p w14:paraId="3B9222A5" w14:textId="072B4883" w:rsidR="00AD4549" w:rsidRDefault="00AD4549">
      <w:pPr>
        <w:pStyle w:val="Caption"/>
        <w:keepNext/>
        <w:rPr>
          <w:ins w:id="459" w:author="Stefanie Lane" w:date="2022-05-30T13:57:00Z"/>
        </w:rPr>
        <w:pPrChange w:id="460" w:author="Stefanie Lane" w:date="2022-05-30T13:59:00Z">
          <w:pPr/>
        </w:pPrChange>
      </w:pPr>
    </w:p>
    <w:p w14:paraId="29C31C61" w14:textId="3FD9087D" w:rsidR="00511F46" w:rsidRDefault="00511F46" w:rsidP="00AD4549">
      <w:ins w:id="461" w:author="Stefanie Lane" w:date="2022-06-23T13:18:00Z">
        <w:r>
          <w:fldChar w:fldCharType="begin"/>
        </w:r>
        <w:r>
          <w:instrText xml:space="preserve"> LINK </w:instrText>
        </w:r>
      </w:ins>
      <w:r w:rsidR="00632450">
        <w:instrText xml:space="preserve">Excel.Sheet.12 "C:\\Users\\slane84\\OneDrive - The University Of British Columbia\\Documents\\Dissertation\\CommunityStability\\tables.xlsx" IndicatorAnalysis!R4C1:R27C12 </w:instrText>
      </w:r>
      <w:ins w:id="462" w:author="Stefanie Lane" w:date="2022-06-23T13:18:00Z">
        <w:r>
          <w:instrText xml:space="preserve">\a \f 4 \h </w:instrText>
        </w:r>
        <w:r>
          <w:fldChar w:fldCharType="separate"/>
        </w:r>
      </w:ins>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Change w:id="463">
          <w:tblGrid>
            <w:gridCol w:w="1091"/>
            <w:gridCol w:w="2982"/>
            <w:gridCol w:w="732"/>
            <w:gridCol w:w="774"/>
            <w:gridCol w:w="300"/>
            <w:gridCol w:w="2205"/>
            <w:gridCol w:w="732"/>
            <w:gridCol w:w="774"/>
            <w:gridCol w:w="300"/>
            <w:gridCol w:w="2070"/>
            <w:gridCol w:w="732"/>
            <w:gridCol w:w="774"/>
          </w:tblGrid>
        </w:tblGridChange>
      </w:tblGrid>
      <w:tr w:rsidR="00511F46" w:rsidRPr="00511F46" w14:paraId="4BF2A578" w14:textId="77777777" w:rsidTr="00511F46">
        <w:trPr>
          <w:trHeight w:val="260"/>
          <w:ins w:id="464" w:author="Stefanie Lane" w:date="2022-06-23T13:18:00Z"/>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511F46" w:rsidRDefault="00511F46" w:rsidP="00511F46">
            <w:pPr>
              <w:spacing w:after="0" w:line="240" w:lineRule="auto"/>
              <w:jc w:val="center"/>
              <w:rPr>
                <w:ins w:id="465" w:author="Stefanie Lane" w:date="2022-06-23T13:18:00Z"/>
                <w:rFonts w:ascii="Calibri" w:eastAsia="Times New Roman" w:hAnsi="Calibri" w:cs="Calibri"/>
                <w:color w:val="000000"/>
                <w:sz w:val="20"/>
                <w:szCs w:val="20"/>
                <w:rPrChange w:id="466" w:author="Stefanie Lane" w:date="2022-06-23T13:18:00Z">
                  <w:rPr>
                    <w:ins w:id="467" w:author="Stefanie Lane" w:date="2022-06-23T13:18:00Z"/>
                    <w:rFonts w:ascii="Calibri" w:hAnsi="Calibri" w:cs="Calibri"/>
                    <w:color w:val="000000"/>
                    <w:sz w:val="20"/>
                    <w:szCs w:val="20"/>
                  </w:rPr>
                </w:rPrChange>
              </w:rPr>
              <w:pPrChange w:id="468" w:author="Stefanie Lane" w:date="2022-06-23T13:18:00Z">
                <w:pPr>
                  <w:jc w:val="center"/>
                </w:pPr>
              </w:pPrChange>
            </w:pPr>
            <w:ins w:id="469" w:author="Stefanie Lane" w:date="2022-06-23T13:18:00Z">
              <w:r w:rsidRPr="00511F46">
                <w:rPr>
                  <w:rFonts w:ascii="Calibri" w:eastAsia="Times New Roman" w:hAnsi="Calibri" w:cs="Calibri"/>
                  <w:color w:val="000000"/>
                  <w:sz w:val="20"/>
                  <w:szCs w:val="20"/>
                  <w:rPrChange w:id="470" w:author="Stefanie Lane" w:date="2022-06-23T13:18:00Z">
                    <w:rPr>
                      <w:rFonts w:ascii="Calibri" w:hAnsi="Calibri" w:cs="Calibri"/>
                      <w:color w:val="000000"/>
                      <w:sz w:val="20"/>
                      <w:szCs w:val="20"/>
                    </w:rPr>
                  </w:rPrChange>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511F46" w:rsidRDefault="00511F46" w:rsidP="00511F46">
            <w:pPr>
              <w:spacing w:after="0" w:line="240" w:lineRule="auto"/>
              <w:jc w:val="center"/>
              <w:rPr>
                <w:ins w:id="471" w:author="Stefanie Lane" w:date="2022-06-23T13:18:00Z"/>
                <w:rFonts w:ascii="Calibri" w:eastAsia="Times New Roman" w:hAnsi="Calibri" w:cs="Calibri"/>
                <w:b/>
                <w:bCs/>
                <w:color w:val="000000"/>
                <w:sz w:val="20"/>
                <w:szCs w:val="20"/>
                <w:rPrChange w:id="472" w:author="Stefanie Lane" w:date="2022-06-23T13:18:00Z">
                  <w:rPr>
                    <w:ins w:id="473" w:author="Stefanie Lane" w:date="2022-06-23T13:18:00Z"/>
                  </w:rPr>
                </w:rPrChange>
              </w:rPr>
              <w:pPrChange w:id="474" w:author="Stefanie Lane" w:date="2022-06-23T13:18:00Z">
                <w:pPr>
                  <w:jc w:val="center"/>
                </w:pPr>
              </w:pPrChange>
            </w:pPr>
            <w:ins w:id="475" w:author="Stefanie Lane" w:date="2022-06-23T13:18:00Z">
              <w:r w:rsidRPr="00511F46">
                <w:rPr>
                  <w:rFonts w:ascii="Calibri" w:eastAsia="Times New Roman" w:hAnsi="Calibri" w:cs="Calibri"/>
                  <w:b/>
                  <w:bCs/>
                  <w:color w:val="000000"/>
                  <w:sz w:val="20"/>
                  <w:szCs w:val="20"/>
                  <w:rPrChange w:id="476" w:author="Stefanie Lane" w:date="2022-06-23T13:18:00Z">
                    <w:rPr/>
                  </w:rPrChange>
                </w:rPr>
                <w:t>1979</w:t>
              </w:r>
            </w:ins>
          </w:p>
        </w:tc>
        <w:tc>
          <w:tcPr>
            <w:tcW w:w="300" w:type="dxa"/>
            <w:tcBorders>
              <w:top w:val="nil"/>
              <w:left w:val="nil"/>
              <w:bottom w:val="nil"/>
              <w:right w:val="nil"/>
            </w:tcBorders>
            <w:shd w:val="clear" w:color="auto" w:fill="auto"/>
            <w:noWrap/>
            <w:vAlign w:val="bottom"/>
            <w:hideMark/>
          </w:tcPr>
          <w:p w14:paraId="5DADBE45" w14:textId="77777777" w:rsidR="00511F46" w:rsidRPr="00511F46" w:rsidRDefault="00511F46" w:rsidP="00511F46">
            <w:pPr>
              <w:spacing w:after="0" w:line="240" w:lineRule="auto"/>
              <w:jc w:val="center"/>
              <w:rPr>
                <w:ins w:id="477" w:author="Stefanie Lane" w:date="2022-06-23T13:18:00Z"/>
                <w:rFonts w:ascii="Calibri" w:eastAsia="Times New Roman" w:hAnsi="Calibri" w:cs="Calibri"/>
                <w:b/>
                <w:bCs/>
                <w:color w:val="000000"/>
                <w:sz w:val="20"/>
                <w:szCs w:val="20"/>
                <w:rPrChange w:id="478" w:author="Stefanie Lane" w:date="2022-06-23T13:18:00Z">
                  <w:rPr>
                    <w:ins w:id="479" w:author="Stefanie Lane" w:date="2022-06-23T13:18:00Z"/>
                  </w:rPr>
                </w:rPrChange>
              </w:rPr>
              <w:pPrChange w:id="480" w:author="Stefanie Lane" w:date="2022-06-23T13:18:00Z">
                <w:pPr>
                  <w:jc w:val="center"/>
                </w:pPr>
              </w:pPrChange>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511F46" w:rsidRDefault="00511F46" w:rsidP="00511F46">
            <w:pPr>
              <w:spacing w:after="0" w:line="240" w:lineRule="auto"/>
              <w:jc w:val="center"/>
              <w:rPr>
                <w:ins w:id="481" w:author="Stefanie Lane" w:date="2022-06-23T13:18:00Z"/>
                <w:rFonts w:ascii="Calibri" w:eastAsia="Times New Roman" w:hAnsi="Calibri" w:cs="Calibri"/>
                <w:b/>
                <w:bCs/>
                <w:color w:val="000000"/>
                <w:sz w:val="20"/>
                <w:szCs w:val="20"/>
                <w:rPrChange w:id="482" w:author="Stefanie Lane" w:date="2022-06-23T13:18:00Z">
                  <w:rPr>
                    <w:ins w:id="483" w:author="Stefanie Lane" w:date="2022-06-23T13:18:00Z"/>
                  </w:rPr>
                </w:rPrChange>
              </w:rPr>
              <w:pPrChange w:id="484" w:author="Stefanie Lane" w:date="2022-06-23T13:18:00Z">
                <w:pPr>
                  <w:jc w:val="center"/>
                </w:pPr>
              </w:pPrChange>
            </w:pPr>
            <w:ins w:id="485" w:author="Stefanie Lane" w:date="2022-06-23T13:18:00Z">
              <w:r w:rsidRPr="00511F46">
                <w:rPr>
                  <w:rFonts w:ascii="Calibri" w:eastAsia="Times New Roman" w:hAnsi="Calibri" w:cs="Calibri"/>
                  <w:b/>
                  <w:bCs/>
                  <w:color w:val="000000"/>
                  <w:sz w:val="20"/>
                  <w:szCs w:val="20"/>
                  <w:rPrChange w:id="486" w:author="Stefanie Lane" w:date="2022-06-23T13:18:00Z">
                    <w:rPr/>
                  </w:rPrChange>
                </w:rPr>
                <w:t>1999</w:t>
              </w:r>
            </w:ins>
          </w:p>
        </w:tc>
        <w:tc>
          <w:tcPr>
            <w:tcW w:w="300" w:type="dxa"/>
            <w:tcBorders>
              <w:top w:val="nil"/>
              <w:left w:val="nil"/>
              <w:bottom w:val="nil"/>
              <w:right w:val="nil"/>
            </w:tcBorders>
            <w:shd w:val="clear" w:color="auto" w:fill="auto"/>
            <w:noWrap/>
            <w:vAlign w:val="bottom"/>
            <w:hideMark/>
          </w:tcPr>
          <w:p w14:paraId="79B9A4F3" w14:textId="77777777" w:rsidR="00511F46" w:rsidRPr="00511F46" w:rsidRDefault="00511F46" w:rsidP="00511F46">
            <w:pPr>
              <w:spacing w:after="0" w:line="240" w:lineRule="auto"/>
              <w:jc w:val="center"/>
              <w:rPr>
                <w:ins w:id="487" w:author="Stefanie Lane" w:date="2022-06-23T13:18:00Z"/>
                <w:rFonts w:ascii="Calibri" w:eastAsia="Times New Roman" w:hAnsi="Calibri" w:cs="Calibri"/>
                <w:b/>
                <w:bCs/>
                <w:color w:val="000000"/>
                <w:sz w:val="20"/>
                <w:szCs w:val="20"/>
                <w:rPrChange w:id="488" w:author="Stefanie Lane" w:date="2022-06-23T13:18:00Z">
                  <w:rPr>
                    <w:ins w:id="489" w:author="Stefanie Lane" w:date="2022-06-23T13:18:00Z"/>
                  </w:rPr>
                </w:rPrChange>
              </w:rPr>
              <w:pPrChange w:id="490" w:author="Stefanie Lane" w:date="2022-06-23T13:18:00Z">
                <w:pPr>
                  <w:jc w:val="center"/>
                </w:pPr>
              </w:pPrChange>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511F46" w:rsidRDefault="00511F46" w:rsidP="00511F46">
            <w:pPr>
              <w:spacing w:after="0" w:line="240" w:lineRule="auto"/>
              <w:jc w:val="center"/>
              <w:rPr>
                <w:ins w:id="491" w:author="Stefanie Lane" w:date="2022-06-23T13:18:00Z"/>
                <w:rFonts w:ascii="Calibri" w:eastAsia="Times New Roman" w:hAnsi="Calibri" w:cs="Calibri"/>
                <w:b/>
                <w:bCs/>
                <w:color w:val="000000"/>
                <w:sz w:val="20"/>
                <w:szCs w:val="20"/>
                <w:rPrChange w:id="492" w:author="Stefanie Lane" w:date="2022-06-23T13:18:00Z">
                  <w:rPr>
                    <w:ins w:id="493" w:author="Stefanie Lane" w:date="2022-06-23T13:18:00Z"/>
                  </w:rPr>
                </w:rPrChange>
              </w:rPr>
              <w:pPrChange w:id="494" w:author="Stefanie Lane" w:date="2022-06-23T13:18:00Z">
                <w:pPr>
                  <w:jc w:val="center"/>
                </w:pPr>
              </w:pPrChange>
            </w:pPr>
            <w:ins w:id="495" w:author="Stefanie Lane" w:date="2022-06-23T13:18:00Z">
              <w:r w:rsidRPr="00511F46">
                <w:rPr>
                  <w:rFonts w:ascii="Calibri" w:eastAsia="Times New Roman" w:hAnsi="Calibri" w:cs="Calibri"/>
                  <w:b/>
                  <w:bCs/>
                  <w:color w:val="000000"/>
                  <w:sz w:val="20"/>
                  <w:szCs w:val="20"/>
                  <w:rPrChange w:id="496" w:author="Stefanie Lane" w:date="2022-06-23T13:18:00Z">
                    <w:rPr/>
                  </w:rPrChange>
                </w:rPr>
                <w:t>2019</w:t>
              </w:r>
            </w:ins>
          </w:p>
        </w:tc>
      </w:tr>
      <w:tr w:rsidR="00511F46" w:rsidRPr="00511F46" w14:paraId="7D64471F" w14:textId="77777777" w:rsidTr="00511F46">
        <w:trPr>
          <w:trHeight w:val="780"/>
          <w:ins w:id="497" w:author="Stefanie Lane" w:date="2022-06-23T13:18:00Z"/>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511F46" w:rsidRDefault="00511F46" w:rsidP="00511F46">
            <w:pPr>
              <w:spacing w:after="0" w:line="240" w:lineRule="auto"/>
              <w:jc w:val="center"/>
              <w:rPr>
                <w:ins w:id="498" w:author="Stefanie Lane" w:date="2022-06-23T13:18:00Z"/>
                <w:rFonts w:ascii="Calibri" w:eastAsia="Times New Roman" w:hAnsi="Calibri" w:cs="Calibri"/>
                <w:color w:val="000000"/>
                <w:sz w:val="20"/>
                <w:szCs w:val="20"/>
                <w:rPrChange w:id="499" w:author="Stefanie Lane" w:date="2022-06-23T13:18:00Z">
                  <w:rPr>
                    <w:ins w:id="500" w:author="Stefanie Lane" w:date="2022-06-23T13:18:00Z"/>
                  </w:rPr>
                </w:rPrChange>
              </w:rPr>
              <w:pPrChange w:id="501" w:author="Stefanie Lane" w:date="2022-06-23T13:18:00Z">
                <w:pPr>
                  <w:jc w:val="center"/>
                </w:pPr>
              </w:pPrChange>
            </w:pPr>
            <w:ins w:id="502" w:author="Stefanie Lane" w:date="2022-06-23T13:18:00Z">
              <w:r w:rsidRPr="00511F46">
                <w:rPr>
                  <w:rFonts w:ascii="Calibri" w:eastAsia="Times New Roman" w:hAnsi="Calibri" w:cs="Calibri"/>
                  <w:color w:val="000000"/>
                  <w:sz w:val="20"/>
                  <w:szCs w:val="20"/>
                  <w:rPrChange w:id="503" w:author="Stefanie Lane" w:date="2022-06-23T13:18:00Z">
                    <w:rPr/>
                  </w:rPrChange>
                </w:rPr>
                <w:t>Cluster Group Name</w:t>
              </w:r>
            </w:ins>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511F46" w:rsidRDefault="00511F46" w:rsidP="00511F46">
            <w:pPr>
              <w:spacing w:after="0" w:line="240" w:lineRule="auto"/>
              <w:jc w:val="center"/>
              <w:rPr>
                <w:ins w:id="504" w:author="Stefanie Lane" w:date="2022-06-23T13:18:00Z"/>
                <w:rFonts w:ascii="Calibri" w:eastAsia="Times New Roman" w:hAnsi="Calibri" w:cs="Calibri"/>
                <w:color w:val="000000"/>
                <w:sz w:val="20"/>
                <w:szCs w:val="20"/>
                <w:rPrChange w:id="505" w:author="Stefanie Lane" w:date="2022-06-23T13:18:00Z">
                  <w:rPr>
                    <w:ins w:id="506" w:author="Stefanie Lane" w:date="2022-06-23T13:18:00Z"/>
                  </w:rPr>
                </w:rPrChange>
              </w:rPr>
              <w:pPrChange w:id="507" w:author="Stefanie Lane" w:date="2022-06-23T13:18:00Z">
                <w:pPr>
                  <w:jc w:val="center"/>
                </w:pPr>
              </w:pPrChange>
            </w:pPr>
            <w:ins w:id="508" w:author="Stefanie Lane" w:date="2022-06-23T13:18:00Z">
              <w:r w:rsidRPr="00511F46">
                <w:rPr>
                  <w:rFonts w:ascii="Calibri" w:eastAsia="Times New Roman" w:hAnsi="Calibri" w:cs="Calibri"/>
                  <w:color w:val="000000"/>
                  <w:sz w:val="20"/>
                  <w:szCs w:val="20"/>
                  <w:rPrChange w:id="509" w:author="Stefanie Lane" w:date="2022-06-23T13:18:00Z">
                    <w:rPr/>
                  </w:rPrChange>
                </w:rPr>
                <w:t>Species</w:t>
              </w:r>
            </w:ins>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511F46" w:rsidRDefault="00511F46" w:rsidP="00511F46">
            <w:pPr>
              <w:spacing w:after="0" w:line="240" w:lineRule="auto"/>
              <w:jc w:val="center"/>
              <w:rPr>
                <w:ins w:id="510" w:author="Stefanie Lane" w:date="2022-06-23T13:18:00Z"/>
                <w:rFonts w:ascii="Calibri" w:eastAsia="Times New Roman" w:hAnsi="Calibri" w:cs="Calibri"/>
                <w:color w:val="000000"/>
                <w:sz w:val="20"/>
                <w:szCs w:val="20"/>
                <w:rPrChange w:id="511" w:author="Stefanie Lane" w:date="2022-06-23T13:18:00Z">
                  <w:rPr>
                    <w:ins w:id="512" w:author="Stefanie Lane" w:date="2022-06-23T13:18:00Z"/>
                  </w:rPr>
                </w:rPrChange>
              </w:rPr>
              <w:pPrChange w:id="513" w:author="Stefanie Lane" w:date="2022-06-23T13:18:00Z">
                <w:pPr>
                  <w:jc w:val="center"/>
                </w:pPr>
              </w:pPrChange>
            </w:pPr>
            <w:proofErr w:type="spellStart"/>
            <w:ins w:id="514" w:author="Stefanie Lane" w:date="2022-06-23T13:18:00Z">
              <w:r w:rsidRPr="00511F46">
                <w:rPr>
                  <w:rFonts w:ascii="Calibri" w:eastAsia="Times New Roman" w:hAnsi="Calibri" w:cs="Calibri"/>
                  <w:color w:val="000000"/>
                  <w:sz w:val="20"/>
                  <w:szCs w:val="20"/>
                  <w:rPrChange w:id="515" w:author="Stefanie Lane" w:date="2022-06-23T13:18:00Z">
                    <w:rPr/>
                  </w:rPrChange>
                </w:rPr>
                <w:t>IndVal</w:t>
              </w:r>
              <w:proofErr w:type="spellEnd"/>
            </w:ins>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511F46" w:rsidRDefault="00511F46" w:rsidP="00511F46">
            <w:pPr>
              <w:spacing w:after="0" w:line="240" w:lineRule="auto"/>
              <w:jc w:val="center"/>
              <w:rPr>
                <w:ins w:id="516" w:author="Stefanie Lane" w:date="2022-06-23T13:18:00Z"/>
                <w:rFonts w:ascii="Calibri" w:eastAsia="Times New Roman" w:hAnsi="Calibri" w:cs="Calibri"/>
                <w:color w:val="000000"/>
                <w:sz w:val="20"/>
                <w:szCs w:val="20"/>
                <w:rPrChange w:id="517" w:author="Stefanie Lane" w:date="2022-06-23T13:18:00Z">
                  <w:rPr>
                    <w:ins w:id="518" w:author="Stefanie Lane" w:date="2022-06-23T13:18:00Z"/>
                  </w:rPr>
                </w:rPrChange>
              </w:rPr>
              <w:pPrChange w:id="519" w:author="Stefanie Lane" w:date="2022-06-23T13:18:00Z">
                <w:pPr>
                  <w:jc w:val="center"/>
                </w:pPr>
              </w:pPrChange>
            </w:pPr>
            <w:ins w:id="520" w:author="Stefanie Lane" w:date="2022-06-23T13:18:00Z">
              <w:r w:rsidRPr="00511F46">
                <w:rPr>
                  <w:rFonts w:ascii="Calibri" w:eastAsia="Times New Roman" w:hAnsi="Calibri" w:cs="Calibri"/>
                  <w:color w:val="000000"/>
                  <w:sz w:val="20"/>
                  <w:szCs w:val="20"/>
                  <w:rPrChange w:id="521" w:author="Stefanie Lane" w:date="2022-06-23T13:18:00Z">
                    <w:rPr/>
                  </w:rPrChange>
                </w:rPr>
                <w:t>p-value</w:t>
              </w:r>
            </w:ins>
          </w:p>
        </w:tc>
        <w:tc>
          <w:tcPr>
            <w:tcW w:w="300" w:type="dxa"/>
            <w:tcBorders>
              <w:top w:val="nil"/>
              <w:left w:val="nil"/>
              <w:bottom w:val="nil"/>
              <w:right w:val="nil"/>
            </w:tcBorders>
            <w:shd w:val="clear" w:color="auto" w:fill="auto"/>
            <w:noWrap/>
            <w:vAlign w:val="bottom"/>
            <w:hideMark/>
          </w:tcPr>
          <w:p w14:paraId="7AD9F017" w14:textId="77777777" w:rsidR="00511F46" w:rsidRPr="00511F46" w:rsidRDefault="00511F46" w:rsidP="00511F46">
            <w:pPr>
              <w:spacing w:after="0" w:line="240" w:lineRule="auto"/>
              <w:jc w:val="center"/>
              <w:rPr>
                <w:ins w:id="522" w:author="Stefanie Lane" w:date="2022-06-23T13:18:00Z"/>
                <w:rFonts w:ascii="Calibri" w:eastAsia="Times New Roman" w:hAnsi="Calibri" w:cs="Calibri"/>
                <w:color w:val="000000"/>
                <w:sz w:val="20"/>
                <w:szCs w:val="20"/>
                <w:rPrChange w:id="523" w:author="Stefanie Lane" w:date="2022-06-23T13:18:00Z">
                  <w:rPr>
                    <w:ins w:id="524" w:author="Stefanie Lane" w:date="2022-06-23T13:18:00Z"/>
                  </w:rPr>
                </w:rPrChange>
              </w:rPr>
              <w:pPrChange w:id="525" w:author="Stefanie Lane" w:date="2022-06-23T13:18:00Z">
                <w:pPr>
                  <w:jc w:val="center"/>
                </w:pPr>
              </w:pPrChange>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511F46" w:rsidRDefault="00511F46" w:rsidP="00511F46">
            <w:pPr>
              <w:spacing w:after="0" w:line="240" w:lineRule="auto"/>
              <w:jc w:val="center"/>
              <w:rPr>
                <w:ins w:id="526" w:author="Stefanie Lane" w:date="2022-06-23T13:18:00Z"/>
                <w:rFonts w:ascii="Calibri" w:eastAsia="Times New Roman" w:hAnsi="Calibri" w:cs="Calibri"/>
                <w:color w:val="000000"/>
                <w:sz w:val="20"/>
                <w:szCs w:val="20"/>
                <w:rPrChange w:id="527" w:author="Stefanie Lane" w:date="2022-06-23T13:18:00Z">
                  <w:rPr>
                    <w:ins w:id="528" w:author="Stefanie Lane" w:date="2022-06-23T13:18:00Z"/>
                  </w:rPr>
                </w:rPrChange>
              </w:rPr>
              <w:pPrChange w:id="529" w:author="Stefanie Lane" w:date="2022-06-23T13:18:00Z">
                <w:pPr>
                  <w:jc w:val="center"/>
                </w:pPr>
              </w:pPrChange>
            </w:pPr>
            <w:ins w:id="530" w:author="Stefanie Lane" w:date="2022-06-23T13:18:00Z">
              <w:r w:rsidRPr="00511F46">
                <w:rPr>
                  <w:rFonts w:ascii="Calibri" w:eastAsia="Times New Roman" w:hAnsi="Calibri" w:cs="Calibri"/>
                  <w:color w:val="000000"/>
                  <w:sz w:val="20"/>
                  <w:szCs w:val="20"/>
                  <w:rPrChange w:id="531" w:author="Stefanie Lane" w:date="2022-06-23T13:18:00Z">
                    <w:rPr/>
                  </w:rPrChange>
                </w:rPr>
                <w:t>Species</w:t>
              </w:r>
            </w:ins>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511F46" w:rsidRDefault="00511F46" w:rsidP="00511F46">
            <w:pPr>
              <w:spacing w:after="0" w:line="240" w:lineRule="auto"/>
              <w:jc w:val="center"/>
              <w:rPr>
                <w:ins w:id="532" w:author="Stefanie Lane" w:date="2022-06-23T13:18:00Z"/>
                <w:rFonts w:ascii="Calibri" w:eastAsia="Times New Roman" w:hAnsi="Calibri" w:cs="Calibri"/>
                <w:color w:val="000000"/>
                <w:sz w:val="20"/>
                <w:szCs w:val="20"/>
                <w:rPrChange w:id="533" w:author="Stefanie Lane" w:date="2022-06-23T13:18:00Z">
                  <w:rPr>
                    <w:ins w:id="534" w:author="Stefanie Lane" w:date="2022-06-23T13:18:00Z"/>
                  </w:rPr>
                </w:rPrChange>
              </w:rPr>
              <w:pPrChange w:id="535" w:author="Stefanie Lane" w:date="2022-06-23T13:18:00Z">
                <w:pPr>
                  <w:jc w:val="center"/>
                </w:pPr>
              </w:pPrChange>
            </w:pPr>
            <w:proofErr w:type="spellStart"/>
            <w:ins w:id="536" w:author="Stefanie Lane" w:date="2022-06-23T13:18:00Z">
              <w:r w:rsidRPr="00511F46">
                <w:rPr>
                  <w:rFonts w:ascii="Calibri" w:eastAsia="Times New Roman" w:hAnsi="Calibri" w:cs="Calibri"/>
                  <w:color w:val="000000"/>
                  <w:sz w:val="20"/>
                  <w:szCs w:val="20"/>
                  <w:rPrChange w:id="537" w:author="Stefanie Lane" w:date="2022-06-23T13:18:00Z">
                    <w:rPr/>
                  </w:rPrChange>
                </w:rPr>
                <w:t>IndVal</w:t>
              </w:r>
              <w:proofErr w:type="spellEnd"/>
            </w:ins>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511F46" w:rsidRDefault="00511F46" w:rsidP="00511F46">
            <w:pPr>
              <w:spacing w:after="0" w:line="240" w:lineRule="auto"/>
              <w:jc w:val="center"/>
              <w:rPr>
                <w:ins w:id="538" w:author="Stefanie Lane" w:date="2022-06-23T13:18:00Z"/>
                <w:rFonts w:ascii="Calibri" w:eastAsia="Times New Roman" w:hAnsi="Calibri" w:cs="Calibri"/>
                <w:color w:val="000000"/>
                <w:sz w:val="20"/>
                <w:szCs w:val="20"/>
                <w:rPrChange w:id="539" w:author="Stefanie Lane" w:date="2022-06-23T13:18:00Z">
                  <w:rPr>
                    <w:ins w:id="540" w:author="Stefanie Lane" w:date="2022-06-23T13:18:00Z"/>
                  </w:rPr>
                </w:rPrChange>
              </w:rPr>
              <w:pPrChange w:id="541" w:author="Stefanie Lane" w:date="2022-06-23T13:18:00Z">
                <w:pPr>
                  <w:jc w:val="center"/>
                </w:pPr>
              </w:pPrChange>
            </w:pPr>
            <w:ins w:id="542" w:author="Stefanie Lane" w:date="2022-06-23T13:18:00Z">
              <w:r w:rsidRPr="00511F46">
                <w:rPr>
                  <w:rFonts w:ascii="Calibri" w:eastAsia="Times New Roman" w:hAnsi="Calibri" w:cs="Calibri"/>
                  <w:color w:val="000000"/>
                  <w:sz w:val="20"/>
                  <w:szCs w:val="20"/>
                  <w:rPrChange w:id="543" w:author="Stefanie Lane" w:date="2022-06-23T13:18:00Z">
                    <w:rPr/>
                  </w:rPrChange>
                </w:rPr>
                <w:t>p-value</w:t>
              </w:r>
            </w:ins>
          </w:p>
        </w:tc>
        <w:tc>
          <w:tcPr>
            <w:tcW w:w="300" w:type="dxa"/>
            <w:tcBorders>
              <w:top w:val="nil"/>
              <w:left w:val="nil"/>
              <w:bottom w:val="nil"/>
              <w:right w:val="nil"/>
            </w:tcBorders>
            <w:shd w:val="clear" w:color="auto" w:fill="auto"/>
            <w:noWrap/>
            <w:vAlign w:val="center"/>
            <w:hideMark/>
          </w:tcPr>
          <w:p w14:paraId="00ECC3BA" w14:textId="77777777" w:rsidR="00511F46" w:rsidRPr="00511F46" w:rsidRDefault="00511F46" w:rsidP="00511F46">
            <w:pPr>
              <w:spacing w:after="0" w:line="240" w:lineRule="auto"/>
              <w:jc w:val="center"/>
              <w:rPr>
                <w:ins w:id="544" w:author="Stefanie Lane" w:date="2022-06-23T13:18:00Z"/>
                <w:rFonts w:ascii="Calibri" w:eastAsia="Times New Roman" w:hAnsi="Calibri" w:cs="Calibri"/>
                <w:color w:val="000000"/>
                <w:sz w:val="20"/>
                <w:szCs w:val="20"/>
                <w:rPrChange w:id="545" w:author="Stefanie Lane" w:date="2022-06-23T13:18:00Z">
                  <w:rPr>
                    <w:ins w:id="546" w:author="Stefanie Lane" w:date="2022-06-23T13:18:00Z"/>
                  </w:rPr>
                </w:rPrChange>
              </w:rPr>
              <w:pPrChange w:id="547" w:author="Stefanie Lane" w:date="2022-06-23T13:18:00Z">
                <w:pPr>
                  <w:jc w:val="center"/>
                </w:pPr>
              </w:pPrChange>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511F46" w:rsidRDefault="00511F46" w:rsidP="00511F46">
            <w:pPr>
              <w:spacing w:after="0" w:line="240" w:lineRule="auto"/>
              <w:jc w:val="center"/>
              <w:rPr>
                <w:ins w:id="548" w:author="Stefanie Lane" w:date="2022-06-23T13:18:00Z"/>
                <w:rFonts w:ascii="Calibri" w:eastAsia="Times New Roman" w:hAnsi="Calibri" w:cs="Calibri"/>
                <w:color w:val="000000"/>
                <w:sz w:val="20"/>
                <w:szCs w:val="20"/>
                <w:rPrChange w:id="549" w:author="Stefanie Lane" w:date="2022-06-23T13:18:00Z">
                  <w:rPr>
                    <w:ins w:id="550" w:author="Stefanie Lane" w:date="2022-06-23T13:18:00Z"/>
                  </w:rPr>
                </w:rPrChange>
              </w:rPr>
              <w:pPrChange w:id="551" w:author="Stefanie Lane" w:date="2022-06-23T13:18:00Z">
                <w:pPr>
                  <w:jc w:val="center"/>
                </w:pPr>
              </w:pPrChange>
            </w:pPr>
            <w:ins w:id="552" w:author="Stefanie Lane" w:date="2022-06-23T13:18:00Z">
              <w:r w:rsidRPr="00511F46">
                <w:rPr>
                  <w:rFonts w:ascii="Calibri" w:eastAsia="Times New Roman" w:hAnsi="Calibri" w:cs="Calibri"/>
                  <w:color w:val="000000"/>
                  <w:sz w:val="20"/>
                  <w:szCs w:val="20"/>
                  <w:rPrChange w:id="553" w:author="Stefanie Lane" w:date="2022-06-23T13:18:00Z">
                    <w:rPr/>
                  </w:rPrChange>
                </w:rPr>
                <w:t>Species</w:t>
              </w:r>
            </w:ins>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511F46" w:rsidRDefault="00511F46" w:rsidP="00511F46">
            <w:pPr>
              <w:spacing w:after="0" w:line="240" w:lineRule="auto"/>
              <w:jc w:val="center"/>
              <w:rPr>
                <w:ins w:id="554" w:author="Stefanie Lane" w:date="2022-06-23T13:18:00Z"/>
                <w:rFonts w:ascii="Calibri" w:eastAsia="Times New Roman" w:hAnsi="Calibri" w:cs="Calibri"/>
                <w:color w:val="000000"/>
                <w:sz w:val="20"/>
                <w:szCs w:val="20"/>
                <w:rPrChange w:id="555" w:author="Stefanie Lane" w:date="2022-06-23T13:18:00Z">
                  <w:rPr>
                    <w:ins w:id="556" w:author="Stefanie Lane" w:date="2022-06-23T13:18:00Z"/>
                  </w:rPr>
                </w:rPrChange>
              </w:rPr>
              <w:pPrChange w:id="557" w:author="Stefanie Lane" w:date="2022-06-23T13:18:00Z">
                <w:pPr>
                  <w:jc w:val="center"/>
                </w:pPr>
              </w:pPrChange>
            </w:pPr>
            <w:proofErr w:type="spellStart"/>
            <w:ins w:id="558" w:author="Stefanie Lane" w:date="2022-06-23T13:18:00Z">
              <w:r w:rsidRPr="00511F46">
                <w:rPr>
                  <w:rFonts w:ascii="Calibri" w:eastAsia="Times New Roman" w:hAnsi="Calibri" w:cs="Calibri"/>
                  <w:color w:val="000000"/>
                  <w:sz w:val="20"/>
                  <w:szCs w:val="20"/>
                  <w:rPrChange w:id="559" w:author="Stefanie Lane" w:date="2022-06-23T13:18:00Z">
                    <w:rPr/>
                  </w:rPrChange>
                </w:rPr>
                <w:t>IndVal</w:t>
              </w:r>
              <w:proofErr w:type="spellEnd"/>
            </w:ins>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511F46" w:rsidRDefault="00511F46" w:rsidP="00511F46">
            <w:pPr>
              <w:spacing w:after="0" w:line="240" w:lineRule="auto"/>
              <w:jc w:val="center"/>
              <w:rPr>
                <w:ins w:id="560" w:author="Stefanie Lane" w:date="2022-06-23T13:18:00Z"/>
                <w:rFonts w:ascii="Calibri" w:eastAsia="Times New Roman" w:hAnsi="Calibri" w:cs="Calibri"/>
                <w:color w:val="000000"/>
                <w:sz w:val="20"/>
                <w:szCs w:val="20"/>
                <w:rPrChange w:id="561" w:author="Stefanie Lane" w:date="2022-06-23T13:18:00Z">
                  <w:rPr>
                    <w:ins w:id="562" w:author="Stefanie Lane" w:date="2022-06-23T13:18:00Z"/>
                  </w:rPr>
                </w:rPrChange>
              </w:rPr>
              <w:pPrChange w:id="563" w:author="Stefanie Lane" w:date="2022-06-23T13:18:00Z">
                <w:pPr>
                  <w:jc w:val="center"/>
                </w:pPr>
              </w:pPrChange>
            </w:pPr>
            <w:ins w:id="564" w:author="Stefanie Lane" w:date="2022-06-23T13:18:00Z">
              <w:r w:rsidRPr="00511F46">
                <w:rPr>
                  <w:rFonts w:ascii="Calibri" w:eastAsia="Times New Roman" w:hAnsi="Calibri" w:cs="Calibri"/>
                  <w:color w:val="000000"/>
                  <w:sz w:val="20"/>
                  <w:szCs w:val="20"/>
                  <w:rPrChange w:id="565" w:author="Stefanie Lane" w:date="2022-06-23T13:18:00Z">
                    <w:rPr/>
                  </w:rPrChange>
                </w:rPr>
                <w:t>p-value</w:t>
              </w:r>
            </w:ins>
          </w:p>
        </w:tc>
      </w:tr>
      <w:tr w:rsidR="00511F46" w:rsidRPr="00511F46" w14:paraId="1C46430A" w14:textId="77777777" w:rsidTr="00511F46">
        <w:trPr>
          <w:trHeight w:val="270"/>
          <w:ins w:id="566" w:author="Stefanie Lane" w:date="2022-06-23T13:18:00Z"/>
        </w:trPr>
        <w:tc>
          <w:tcPr>
            <w:tcW w:w="1080" w:type="dxa"/>
            <w:tcBorders>
              <w:top w:val="nil"/>
              <w:left w:val="nil"/>
              <w:bottom w:val="nil"/>
              <w:right w:val="nil"/>
            </w:tcBorders>
            <w:shd w:val="clear" w:color="auto" w:fill="auto"/>
            <w:vAlign w:val="bottom"/>
            <w:hideMark/>
          </w:tcPr>
          <w:p w14:paraId="0B097B08" w14:textId="77777777" w:rsidR="00511F46" w:rsidRPr="00511F46" w:rsidRDefault="00511F46" w:rsidP="00511F46">
            <w:pPr>
              <w:spacing w:after="0" w:line="240" w:lineRule="auto"/>
              <w:jc w:val="center"/>
              <w:rPr>
                <w:ins w:id="567" w:author="Stefanie Lane" w:date="2022-06-23T13:18:00Z"/>
                <w:rFonts w:ascii="Calibri" w:eastAsia="Times New Roman" w:hAnsi="Calibri" w:cs="Calibri"/>
                <w:color w:val="000000"/>
                <w:sz w:val="20"/>
                <w:szCs w:val="20"/>
                <w:rPrChange w:id="568" w:author="Stefanie Lane" w:date="2022-06-23T13:18:00Z">
                  <w:rPr>
                    <w:ins w:id="569" w:author="Stefanie Lane" w:date="2022-06-23T13:18:00Z"/>
                  </w:rPr>
                </w:rPrChange>
              </w:rPr>
              <w:pPrChange w:id="570"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05C1A4AC" w14:textId="77777777" w:rsidR="00511F46" w:rsidRPr="00511F46" w:rsidRDefault="00511F46" w:rsidP="00511F46">
            <w:pPr>
              <w:spacing w:after="0" w:line="240" w:lineRule="auto"/>
              <w:rPr>
                <w:ins w:id="571" w:author="Stefanie Lane" w:date="2022-06-23T13:18:00Z"/>
                <w:rFonts w:ascii="Times New Roman" w:eastAsia="Times New Roman" w:hAnsi="Times New Roman" w:cs="Times New Roman"/>
                <w:sz w:val="20"/>
                <w:szCs w:val="20"/>
                <w:rPrChange w:id="572" w:author="Stefanie Lane" w:date="2022-06-23T13:18:00Z">
                  <w:rPr>
                    <w:ins w:id="573" w:author="Stefanie Lane" w:date="2022-06-23T13:18:00Z"/>
                  </w:rPr>
                </w:rPrChange>
              </w:rPr>
              <w:pPrChange w:id="574" w:author="Stefanie Lane" w:date="2022-06-23T13:18:00Z">
                <w:pPr/>
              </w:pPrChange>
            </w:pPr>
          </w:p>
        </w:tc>
        <w:tc>
          <w:tcPr>
            <w:tcW w:w="592" w:type="dxa"/>
            <w:tcBorders>
              <w:top w:val="nil"/>
              <w:left w:val="nil"/>
              <w:bottom w:val="nil"/>
              <w:right w:val="nil"/>
            </w:tcBorders>
            <w:shd w:val="clear" w:color="auto" w:fill="auto"/>
            <w:noWrap/>
            <w:vAlign w:val="bottom"/>
            <w:hideMark/>
          </w:tcPr>
          <w:p w14:paraId="70D707E3" w14:textId="77777777" w:rsidR="00511F46" w:rsidRPr="00511F46" w:rsidRDefault="00511F46" w:rsidP="00511F46">
            <w:pPr>
              <w:spacing w:after="0" w:line="240" w:lineRule="auto"/>
              <w:rPr>
                <w:ins w:id="575" w:author="Stefanie Lane" w:date="2022-06-23T13:18:00Z"/>
                <w:rFonts w:ascii="Times New Roman" w:eastAsia="Times New Roman" w:hAnsi="Times New Roman" w:cs="Times New Roman"/>
                <w:sz w:val="20"/>
                <w:szCs w:val="20"/>
                <w:rPrChange w:id="576" w:author="Stefanie Lane" w:date="2022-06-23T13:18:00Z">
                  <w:rPr>
                    <w:ins w:id="577" w:author="Stefanie Lane" w:date="2022-06-23T13:18:00Z"/>
                  </w:rPr>
                </w:rPrChange>
              </w:rPr>
              <w:pPrChange w:id="578" w:author="Stefanie Lane" w:date="2022-06-23T13:18:00Z">
                <w:pPr/>
              </w:pPrChange>
            </w:pPr>
          </w:p>
        </w:tc>
        <w:tc>
          <w:tcPr>
            <w:tcW w:w="686" w:type="dxa"/>
            <w:tcBorders>
              <w:top w:val="nil"/>
              <w:left w:val="nil"/>
              <w:bottom w:val="nil"/>
              <w:right w:val="nil"/>
            </w:tcBorders>
            <w:shd w:val="clear" w:color="auto" w:fill="auto"/>
            <w:noWrap/>
            <w:vAlign w:val="bottom"/>
            <w:hideMark/>
          </w:tcPr>
          <w:p w14:paraId="04569285" w14:textId="77777777" w:rsidR="00511F46" w:rsidRPr="00511F46" w:rsidRDefault="00511F46" w:rsidP="00511F46">
            <w:pPr>
              <w:spacing w:after="0" w:line="240" w:lineRule="auto"/>
              <w:jc w:val="center"/>
              <w:rPr>
                <w:ins w:id="579" w:author="Stefanie Lane" w:date="2022-06-23T13:18:00Z"/>
                <w:rFonts w:ascii="Times New Roman" w:eastAsia="Times New Roman" w:hAnsi="Times New Roman" w:cs="Times New Roman"/>
                <w:sz w:val="20"/>
                <w:szCs w:val="20"/>
                <w:rPrChange w:id="580" w:author="Stefanie Lane" w:date="2022-06-23T13:18:00Z">
                  <w:rPr>
                    <w:ins w:id="581" w:author="Stefanie Lane" w:date="2022-06-23T13:18:00Z"/>
                  </w:rPr>
                </w:rPrChange>
              </w:rPr>
              <w:pPrChange w:id="582"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083F9FF5" w14:textId="77777777" w:rsidR="00511F46" w:rsidRPr="00511F46" w:rsidRDefault="00511F46" w:rsidP="00511F46">
            <w:pPr>
              <w:spacing w:after="0" w:line="240" w:lineRule="auto"/>
              <w:jc w:val="center"/>
              <w:rPr>
                <w:ins w:id="583" w:author="Stefanie Lane" w:date="2022-06-23T13:18:00Z"/>
                <w:rFonts w:ascii="Times New Roman" w:eastAsia="Times New Roman" w:hAnsi="Times New Roman" w:cs="Times New Roman"/>
                <w:sz w:val="20"/>
                <w:szCs w:val="20"/>
                <w:rPrChange w:id="584" w:author="Stefanie Lane" w:date="2022-06-23T13:18:00Z">
                  <w:rPr>
                    <w:ins w:id="585" w:author="Stefanie Lane" w:date="2022-06-23T13:18:00Z"/>
                  </w:rPr>
                </w:rPrChange>
              </w:rPr>
              <w:pPrChange w:id="586"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BE830DB" w14:textId="77777777" w:rsidR="00511F46" w:rsidRPr="00511F46" w:rsidRDefault="00511F46" w:rsidP="00511F46">
            <w:pPr>
              <w:spacing w:after="0" w:line="240" w:lineRule="auto"/>
              <w:rPr>
                <w:ins w:id="587" w:author="Stefanie Lane" w:date="2022-06-23T13:18:00Z"/>
                <w:rFonts w:ascii="Times New Roman" w:eastAsia="Times New Roman" w:hAnsi="Times New Roman" w:cs="Times New Roman"/>
                <w:sz w:val="20"/>
                <w:szCs w:val="20"/>
                <w:rPrChange w:id="588" w:author="Stefanie Lane" w:date="2022-06-23T13:18:00Z">
                  <w:rPr>
                    <w:ins w:id="589" w:author="Stefanie Lane" w:date="2022-06-23T13:18:00Z"/>
                  </w:rPr>
                </w:rPrChange>
              </w:rPr>
              <w:pPrChange w:id="590" w:author="Stefanie Lane" w:date="2022-06-23T13:18:00Z">
                <w:pPr/>
              </w:pPrChange>
            </w:pPr>
          </w:p>
        </w:tc>
        <w:tc>
          <w:tcPr>
            <w:tcW w:w="600" w:type="dxa"/>
            <w:tcBorders>
              <w:top w:val="nil"/>
              <w:left w:val="nil"/>
              <w:bottom w:val="nil"/>
              <w:right w:val="nil"/>
            </w:tcBorders>
            <w:shd w:val="clear" w:color="auto" w:fill="auto"/>
            <w:noWrap/>
            <w:vAlign w:val="bottom"/>
            <w:hideMark/>
          </w:tcPr>
          <w:p w14:paraId="65A6F389" w14:textId="77777777" w:rsidR="00511F46" w:rsidRPr="00511F46" w:rsidRDefault="00511F46" w:rsidP="00511F46">
            <w:pPr>
              <w:spacing w:after="0" w:line="240" w:lineRule="auto"/>
              <w:rPr>
                <w:ins w:id="591" w:author="Stefanie Lane" w:date="2022-06-23T13:18:00Z"/>
                <w:rFonts w:ascii="Times New Roman" w:eastAsia="Times New Roman" w:hAnsi="Times New Roman" w:cs="Times New Roman"/>
                <w:sz w:val="20"/>
                <w:szCs w:val="20"/>
                <w:rPrChange w:id="592" w:author="Stefanie Lane" w:date="2022-06-23T13:18:00Z">
                  <w:rPr>
                    <w:ins w:id="593" w:author="Stefanie Lane" w:date="2022-06-23T13:18:00Z"/>
                  </w:rPr>
                </w:rPrChange>
              </w:rPr>
              <w:pPrChange w:id="594" w:author="Stefanie Lane" w:date="2022-06-23T13:18:00Z">
                <w:pPr/>
              </w:pPrChange>
            </w:pPr>
          </w:p>
        </w:tc>
        <w:tc>
          <w:tcPr>
            <w:tcW w:w="695" w:type="dxa"/>
            <w:tcBorders>
              <w:top w:val="nil"/>
              <w:left w:val="nil"/>
              <w:bottom w:val="nil"/>
              <w:right w:val="nil"/>
            </w:tcBorders>
            <w:shd w:val="clear" w:color="auto" w:fill="auto"/>
            <w:noWrap/>
            <w:vAlign w:val="bottom"/>
            <w:hideMark/>
          </w:tcPr>
          <w:p w14:paraId="50D9AE87" w14:textId="77777777" w:rsidR="00511F46" w:rsidRPr="00511F46" w:rsidRDefault="00511F46" w:rsidP="00511F46">
            <w:pPr>
              <w:spacing w:after="0" w:line="240" w:lineRule="auto"/>
              <w:jc w:val="center"/>
              <w:rPr>
                <w:ins w:id="595" w:author="Stefanie Lane" w:date="2022-06-23T13:18:00Z"/>
                <w:rFonts w:ascii="Times New Roman" w:eastAsia="Times New Roman" w:hAnsi="Times New Roman" w:cs="Times New Roman"/>
                <w:sz w:val="20"/>
                <w:szCs w:val="20"/>
                <w:rPrChange w:id="596" w:author="Stefanie Lane" w:date="2022-06-23T13:18:00Z">
                  <w:rPr>
                    <w:ins w:id="597" w:author="Stefanie Lane" w:date="2022-06-23T13:18:00Z"/>
                  </w:rPr>
                </w:rPrChange>
              </w:rPr>
              <w:pPrChange w:id="598"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4A095020" w14:textId="77777777" w:rsidR="00511F46" w:rsidRPr="00511F46" w:rsidRDefault="00511F46" w:rsidP="00511F46">
            <w:pPr>
              <w:spacing w:after="0" w:line="240" w:lineRule="auto"/>
              <w:jc w:val="center"/>
              <w:rPr>
                <w:ins w:id="599" w:author="Stefanie Lane" w:date="2022-06-23T13:18:00Z"/>
                <w:rFonts w:ascii="Times New Roman" w:eastAsia="Times New Roman" w:hAnsi="Times New Roman" w:cs="Times New Roman"/>
                <w:sz w:val="20"/>
                <w:szCs w:val="20"/>
                <w:rPrChange w:id="600" w:author="Stefanie Lane" w:date="2022-06-23T13:18:00Z">
                  <w:rPr>
                    <w:ins w:id="601" w:author="Stefanie Lane" w:date="2022-06-23T13:18:00Z"/>
                  </w:rPr>
                </w:rPrChange>
              </w:rPr>
              <w:pPrChange w:id="602"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6253C8B8" w14:textId="77777777" w:rsidR="00511F46" w:rsidRPr="00511F46" w:rsidRDefault="00511F46" w:rsidP="00511F46">
            <w:pPr>
              <w:spacing w:after="0" w:line="240" w:lineRule="auto"/>
              <w:rPr>
                <w:ins w:id="603" w:author="Stefanie Lane" w:date="2022-06-23T13:18:00Z"/>
                <w:rFonts w:ascii="Times New Roman" w:eastAsia="Times New Roman" w:hAnsi="Times New Roman" w:cs="Times New Roman"/>
                <w:sz w:val="20"/>
                <w:szCs w:val="20"/>
                <w:rPrChange w:id="604" w:author="Stefanie Lane" w:date="2022-06-23T13:18:00Z">
                  <w:rPr>
                    <w:ins w:id="605" w:author="Stefanie Lane" w:date="2022-06-23T13:18:00Z"/>
                  </w:rPr>
                </w:rPrChange>
              </w:rPr>
              <w:pPrChange w:id="606" w:author="Stefanie Lane" w:date="2022-06-23T13:18:00Z">
                <w:pPr/>
              </w:pPrChange>
            </w:pPr>
          </w:p>
        </w:tc>
        <w:tc>
          <w:tcPr>
            <w:tcW w:w="616" w:type="dxa"/>
            <w:tcBorders>
              <w:top w:val="nil"/>
              <w:left w:val="nil"/>
              <w:bottom w:val="nil"/>
              <w:right w:val="nil"/>
            </w:tcBorders>
            <w:shd w:val="clear" w:color="auto" w:fill="auto"/>
            <w:noWrap/>
            <w:vAlign w:val="bottom"/>
            <w:hideMark/>
          </w:tcPr>
          <w:p w14:paraId="434826AA" w14:textId="77777777" w:rsidR="00511F46" w:rsidRPr="00511F46" w:rsidRDefault="00511F46" w:rsidP="00511F46">
            <w:pPr>
              <w:spacing w:after="0" w:line="240" w:lineRule="auto"/>
              <w:rPr>
                <w:ins w:id="607" w:author="Stefanie Lane" w:date="2022-06-23T13:18:00Z"/>
                <w:rFonts w:ascii="Times New Roman" w:eastAsia="Times New Roman" w:hAnsi="Times New Roman" w:cs="Times New Roman"/>
                <w:sz w:val="20"/>
                <w:szCs w:val="20"/>
                <w:rPrChange w:id="608" w:author="Stefanie Lane" w:date="2022-06-23T13:18:00Z">
                  <w:rPr>
                    <w:ins w:id="609" w:author="Stefanie Lane" w:date="2022-06-23T13:18:00Z"/>
                  </w:rPr>
                </w:rPrChange>
              </w:rPr>
              <w:pPrChange w:id="610" w:author="Stefanie Lane" w:date="2022-06-23T13:18:00Z">
                <w:pPr/>
              </w:pPrChange>
            </w:pPr>
          </w:p>
        </w:tc>
        <w:tc>
          <w:tcPr>
            <w:tcW w:w="714" w:type="dxa"/>
            <w:tcBorders>
              <w:top w:val="nil"/>
              <w:left w:val="nil"/>
              <w:bottom w:val="nil"/>
              <w:right w:val="nil"/>
            </w:tcBorders>
            <w:shd w:val="clear" w:color="auto" w:fill="auto"/>
            <w:noWrap/>
            <w:vAlign w:val="bottom"/>
            <w:hideMark/>
          </w:tcPr>
          <w:p w14:paraId="42003035" w14:textId="77777777" w:rsidR="00511F46" w:rsidRPr="00511F46" w:rsidRDefault="00511F46" w:rsidP="00511F46">
            <w:pPr>
              <w:spacing w:after="0" w:line="240" w:lineRule="auto"/>
              <w:jc w:val="center"/>
              <w:rPr>
                <w:ins w:id="611" w:author="Stefanie Lane" w:date="2022-06-23T13:18:00Z"/>
                <w:rFonts w:ascii="Times New Roman" w:eastAsia="Times New Roman" w:hAnsi="Times New Roman" w:cs="Times New Roman"/>
                <w:sz w:val="20"/>
                <w:szCs w:val="20"/>
                <w:rPrChange w:id="612" w:author="Stefanie Lane" w:date="2022-06-23T13:18:00Z">
                  <w:rPr>
                    <w:ins w:id="613" w:author="Stefanie Lane" w:date="2022-06-23T13:18:00Z"/>
                  </w:rPr>
                </w:rPrChange>
              </w:rPr>
              <w:pPrChange w:id="614" w:author="Stefanie Lane" w:date="2022-06-23T13:18:00Z">
                <w:pPr>
                  <w:jc w:val="center"/>
                </w:pPr>
              </w:pPrChange>
            </w:pPr>
          </w:p>
        </w:tc>
      </w:tr>
      <w:tr w:rsidR="00511F46" w:rsidRPr="00511F46" w14:paraId="783553E5" w14:textId="77777777" w:rsidTr="00511F46">
        <w:trPr>
          <w:trHeight w:val="260"/>
          <w:ins w:id="615"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511F46" w:rsidRDefault="00511F46" w:rsidP="00511F46">
            <w:pPr>
              <w:spacing w:after="0" w:line="240" w:lineRule="auto"/>
              <w:jc w:val="center"/>
              <w:rPr>
                <w:ins w:id="616" w:author="Stefanie Lane" w:date="2022-06-23T13:18:00Z"/>
                <w:rFonts w:ascii="Calibri" w:eastAsia="Times New Roman" w:hAnsi="Calibri" w:cs="Calibri"/>
                <w:color w:val="000000"/>
                <w:sz w:val="20"/>
                <w:szCs w:val="20"/>
                <w:rPrChange w:id="617" w:author="Stefanie Lane" w:date="2022-06-23T13:18:00Z">
                  <w:rPr>
                    <w:ins w:id="618" w:author="Stefanie Lane" w:date="2022-06-23T13:18:00Z"/>
                  </w:rPr>
                </w:rPrChange>
              </w:rPr>
              <w:pPrChange w:id="619" w:author="Stefanie Lane" w:date="2022-06-23T13:18:00Z">
                <w:pPr>
                  <w:jc w:val="center"/>
                </w:pPr>
              </w:pPrChange>
            </w:pPr>
            <w:ins w:id="620" w:author="Stefanie Lane" w:date="2022-06-23T13:18:00Z">
              <w:r w:rsidRPr="00511F46">
                <w:rPr>
                  <w:rFonts w:ascii="Calibri" w:eastAsia="Times New Roman" w:hAnsi="Calibri" w:cs="Calibri"/>
                  <w:color w:val="000000"/>
                  <w:sz w:val="20"/>
                  <w:szCs w:val="20"/>
                  <w:rPrChange w:id="621" w:author="Stefanie Lane" w:date="2022-06-23T13:18:00Z">
                    <w:rPr/>
                  </w:rPrChange>
                </w:rPr>
                <w:t>"Sedge"</w:t>
              </w:r>
            </w:ins>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511F46" w:rsidRDefault="00511F46" w:rsidP="00511F46">
            <w:pPr>
              <w:spacing w:after="0" w:line="240" w:lineRule="auto"/>
              <w:rPr>
                <w:ins w:id="622" w:author="Stefanie Lane" w:date="2022-06-23T13:18:00Z"/>
                <w:rFonts w:ascii="Calibri" w:eastAsia="Times New Roman" w:hAnsi="Calibri" w:cs="Calibri"/>
                <w:i/>
                <w:iCs/>
                <w:color w:val="000000"/>
                <w:sz w:val="20"/>
                <w:szCs w:val="20"/>
                <w:rPrChange w:id="623" w:author="Stefanie Lane" w:date="2022-06-23T13:18:00Z">
                  <w:rPr>
                    <w:ins w:id="624" w:author="Stefanie Lane" w:date="2022-06-23T13:18:00Z"/>
                  </w:rPr>
                </w:rPrChange>
              </w:rPr>
              <w:pPrChange w:id="625" w:author="Stefanie Lane" w:date="2022-06-23T13:18:00Z">
                <w:pPr/>
              </w:pPrChange>
            </w:pPr>
            <w:ins w:id="626" w:author="Stefanie Lane" w:date="2022-06-23T13:18:00Z">
              <w:r w:rsidRPr="00511F46">
                <w:rPr>
                  <w:rFonts w:ascii="Calibri" w:eastAsia="Times New Roman" w:hAnsi="Calibri" w:cs="Calibri"/>
                  <w:i/>
                  <w:iCs/>
                  <w:color w:val="000000"/>
                  <w:sz w:val="20"/>
                  <w:szCs w:val="20"/>
                  <w:rPrChange w:id="627" w:author="Stefanie Lane" w:date="2022-06-23T13:18:00Z">
                    <w:rPr/>
                  </w:rPrChange>
                </w:rPr>
                <w:t>Carex lyngbyei</w:t>
              </w:r>
            </w:ins>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511F46" w:rsidRDefault="00511F46" w:rsidP="00511F46">
            <w:pPr>
              <w:spacing w:after="0" w:line="240" w:lineRule="auto"/>
              <w:jc w:val="center"/>
              <w:rPr>
                <w:ins w:id="628" w:author="Stefanie Lane" w:date="2022-06-23T13:18:00Z"/>
                <w:rFonts w:ascii="Calibri" w:eastAsia="Times New Roman" w:hAnsi="Calibri" w:cs="Calibri"/>
                <w:color w:val="000000"/>
                <w:sz w:val="20"/>
                <w:szCs w:val="20"/>
                <w:rPrChange w:id="629" w:author="Stefanie Lane" w:date="2022-06-23T13:18:00Z">
                  <w:rPr>
                    <w:ins w:id="630" w:author="Stefanie Lane" w:date="2022-06-23T13:18:00Z"/>
                  </w:rPr>
                </w:rPrChange>
              </w:rPr>
              <w:pPrChange w:id="631" w:author="Stefanie Lane" w:date="2022-06-23T13:18:00Z">
                <w:pPr>
                  <w:jc w:val="center"/>
                </w:pPr>
              </w:pPrChange>
            </w:pPr>
            <w:ins w:id="632" w:author="Stefanie Lane" w:date="2022-06-23T13:18:00Z">
              <w:r w:rsidRPr="00511F46">
                <w:rPr>
                  <w:rFonts w:ascii="Calibri" w:eastAsia="Times New Roman" w:hAnsi="Calibri" w:cs="Calibri"/>
                  <w:color w:val="000000"/>
                  <w:sz w:val="20"/>
                  <w:szCs w:val="20"/>
                  <w:rPrChange w:id="633" w:author="Stefanie Lane" w:date="2022-06-23T13:18:00Z">
                    <w:rPr/>
                  </w:rPrChange>
                </w:rPr>
                <w:t>0.722</w:t>
              </w:r>
            </w:ins>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511F46" w:rsidRDefault="00511F46" w:rsidP="00511F46">
            <w:pPr>
              <w:spacing w:after="0" w:line="240" w:lineRule="auto"/>
              <w:jc w:val="center"/>
              <w:rPr>
                <w:ins w:id="634" w:author="Stefanie Lane" w:date="2022-06-23T13:18:00Z"/>
                <w:rFonts w:ascii="Calibri" w:eastAsia="Times New Roman" w:hAnsi="Calibri" w:cs="Calibri"/>
                <w:color w:val="000000"/>
                <w:sz w:val="20"/>
                <w:szCs w:val="20"/>
                <w:rPrChange w:id="635" w:author="Stefanie Lane" w:date="2022-06-23T13:18:00Z">
                  <w:rPr>
                    <w:ins w:id="636" w:author="Stefanie Lane" w:date="2022-06-23T13:18:00Z"/>
                  </w:rPr>
                </w:rPrChange>
              </w:rPr>
              <w:pPrChange w:id="637" w:author="Stefanie Lane" w:date="2022-06-23T13:18:00Z">
                <w:pPr>
                  <w:jc w:val="center"/>
                </w:pPr>
              </w:pPrChange>
            </w:pPr>
            <w:ins w:id="638" w:author="Stefanie Lane" w:date="2022-06-23T13:18:00Z">
              <w:r w:rsidRPr="00511F46">
                <w:rPr>
                  <w:rFonts w:ascii="Calibri" w:eastAsia="Times New Roman" w:hAnsi="Calibri" w:cs="Calibri"/>
                  <w:color w:val="000000"/>
                  <w:sz w:val="20"/>
                  <w:szCs w:val="20"/>
                  <w:rPrChange w:id="639"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511F46" w:rsidRDefault="00511F46" w:rsidP="00511F46">
            <w:pPr>
              <w:spacing w:after="0" w:line="240" w:lineRule="auto"/>
              <w:rPr>
                <w:ins w:id="640" w:author="Stefanie Lane" w:date="2022-06-23T13:18:00Z"/>
                <w:rFonts w:ascii="Calibri" w:eastAsia="Times New Roman" w:hAnsi="Calibri" w:cs="Calibri"/>
                <w:color w:val="000000"/>
                <w:sz w:val="20"/>
                <w:szCs w:val="20"/>
                <w:rPrChange w:id="641" w:author="Stefanie Lane" w:date="2022-06-23T13:18:00Z">
                  <w:rPr>
                    <w:ins w:id="642" w:author="Stefanie Lane" w:date="2022-06-23T13:18:00Z"/>
                  </w:rPr>
                </w:rPrChange>
              </w:rPr>
              <w:pPrChange w:id="643" w:author="Stefanie Lane" w:date="2022-06-23T13:18:00Z">
                <w:pPr/>
              </w:pPrChange>
            </w:pPr>
            <w:ins w:id="644" w:author="Stefanie Lane" w:date="2022-06-23T13:18:00Z">
              <w:r w:rsidRPr="00511F46">
                <w:rPr>
                  <w:rFonts w:ascii="Calibri" w:eastAsia="Times New Roman" w:hAnsi="Calibri" w:cs="Calibri"/>
                  <w:color w:val="000000"/>
                  <w:sz w:val="20"/>
                  <w:szCs w:val="20"/>
                  <w:rPrChange w:id="645"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511F46" w:rsidRDefault="00511F46" w:rsidP="00511F46">
            <w:pPr>
              <w:spacing w:after="0" w:line="240" w:lineRule="auto"/>
              <w:rPr>
                <w:ins w:id="646" w:author="Stefanie Lane" w:date="2022-06-23T13:18:00Z"/>
                <w:rFonts w:ascii="Calibri" w:eastAsia="Times New Roman" w:hAnsi="Calibri" w:cs="Calibri"/>
                <w:i/>
                <w:iCs/>
                <w:color w:val="000000"/>
                <w:sz w:val="20"/>
                <w:szCs w:val="20"/>
                <w:rPrChange w:id="647" w:author="Stefanie Lane" w:date="2022-06-23T13:18:00Z">
                  <w:rPr>
                    <w:ins w:id="648" w:author="Stefanie Lane" w:date="2022-06-23T13:18:00Z"/>
                  </w:rPr>
                </w:rPrChange>
              </w:rPr>
              <w:pPrChange w:id="649" w:author="Stefanie Lane" w:date="2022-06-23T13:18:00Z">
                <w:pPr/>
              </w:pPrChange>
            </w:pPr>
            <w:ins w:id="650" w:author="Stefanie Lane" w:date="2022-06-23T13:18:00Z">
              <w:r w:rsidRPr="00511F46">
                <w:rPr>
                  <w:rFonts w:ascii="Calibri" w:eastAsia="Times New Roman" w:hAnsi="Calibri" w:cs="Calibri"/>
                  <w:i/>
                  <w:iCs/>
                  <w:color w:val="000000"/>
                  <w:sz w:val="20"/>
                  <w:szCs w:val="20"/>
                  <w:rPrChange w:id="651" w:author="Stefanie Lane" w:date="2022-06-23T13:18:00Z">
                    <w:rPr/>
                  </w:rPrChange>
                </w:rPr>
                <w:t>Carex lyngbyei</w:t>
              </w:r>
            </w:ins>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511F46" w:rsidRDefault="00511F46" w:rsidP="00511F46">
            <w:pPr>
              <w:spacing w:after="0" w:line="240" w:lineRule="auto"/>
              <w:jc w:val="center"/>
              <w:rPr>
                <w:ins w:id="652" w:author="Stefanie Lane" w:date="2022-06-23T13:18:00Z"/>
                <w:rFonts w:ascii="Calibri" w:eastAsia="Times New Roman" w:hAnsi="Calibri" w:cs="Calibri"/>
                <w:color w:val="000000"/>
                <w:sz w:val="20"/>
                <w:szCs w:val="20"/>
                <w:rPrChange w:id="653" w:author="Stefanie Lane" w:date="2022-06-23T13:18:00Z">
                  <w:rPr>
                    <w:ins w:id="654" w:author="Stefanie Lane" w:date="2022-06-23T13:18:00Z"/>
                  </w:rPr>
                </w:rPrChange>
              </w:rPr>
              <w:pPrChange w:id="655" w:author="Stefanie Lane" w:date="2022-06-23T13:18:00Z">
                <w:pPr>
                  <w:jc w:val="center"/>
                </w:pPr>
              </w:pPrChange>
            </w:pPr>
            <w:ins w:id="656" w:author="Stefanie Lane" w:date="2022-06-23T13:18:00Z">
              <w:r w:rsidRPr="00511F46">
                <w:rPr>
                  <w:rFonts w:ascii="Calibri" w:eastAsia="Times New Roman" w:hAnsi="Calibri" w:cs="Calibri"/>
                  <w:color w:val="000000"/>
                  <w:sz w:val="20"/>
                  <w:szCs w:val="20"/>
                  <w:rPrChange w:id="657" w:author="Stefanie Lane" w:date="2022-06-23T13:18:00Z">
                    <w:rPr/>
                  </w:rPrChange>
                </w:rPr>
                <w:t>0.626</w:t>
              </w:r>
            </w:ins>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511F46" w:rsidRDefault="00511F46" w:rsidP="00511F46">
            <w:pPr>
              <w:spacing w:after="0" w:line="240" w:lineRule="auto"/>
              <w:jc w:val="center"/>
              <w:rPr>
                <w:ins w:id="658" w:author="Stefanie Lane" w:date="2022-06-23T13:18:00Z"/>
                <w:rFonts w:ascii="Calibri" w:eastAsia="Times New Roman" w:hAnsi="Calibri" w:cs="Calibri"/>
                <w:color w:val="000000"/>
                <w:sz w:val="20"/>
                <w:szCs w:val="20"/>
                <w:rPrChange w:id="659" w:author="Stefanie Lane" w:date="2022-06-23T13:18:00Z">
                  <w:rPr>
                    <w:ins w:id="660" w:author="Stefanie Lane" w:date="2022-06-23T13:18:00Z"/>
                  </w:rPr>
                </w:rPrChange>
              </w:rPr>
              <w:pPrChange w:id="661" w:author="Stefanie Lane" w:date="2022-06-23T13:18:00Z">
                <w:pPr>
                  <w:jc w:val="center"/>
                </w:pPr>
              </w:pPrChange>
            </w:pPr>
            <w:ins w:id="662" w:author="Stefanie Lane" w:date="2022-06-23T13:18:00Z">
              <w:r w:rsidRPr="00511F46">
                <w:rPr>
                  <w:rFonts w:ascii="Calibri" w:eastAsia="Times New Roman" w:hAnsi="Calibri" w:cs="Calibri"/>
                  <w:color w:val="000000"/>
                  <w:sz w:val="20"/>
                  <w:szCs w:val="20"/>
                  <w:rPrChange w:id="663"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511F46" w:rsidRDefault="00511F46" w:rsidP="00511F46">
            <w:pPr>
              <w:spacing w:after="0" w:line="240" w:lineRule="auto"/>
              <w:rPr>
                <w:ins w:id="664" w:author="Stefanie Lane" w:date="2022-06-23T13:18:00Z"/>
                <w:rFonts w:ascii="Calibri" w:eastAsia="Times New Roman" w:hAnsi="Calibri" w:cs="Calibri"/>
                <w:color w:val="000000"/>
                <w:sz w:val="20"/>
                <w:szCs w:val="20"/>
                <w:rPrChange w:id="665" w:author="Stefanie Lane" w:date="2022-06-23T13:18:00Z">
                  <w:rPr>
                    <w:ins w:id="666" w:author="Stefanie Lane" w:date="2022-06-23T13:18:00Z"/>
                  </w:rPr>
                </w:rPrChange>
              </w:rPr>
              <w:pPrChange w:id="667" w:author="Stefanie Lane" w:date="2022-06-23T13:18:00Z">
                <w:pPr/>
              </w:pPrChange>
            </w:pPr>
            <w:ins w:id="668" w:author="Stefanie Lane" w:date="2022-06-23T13:18:00Z">
              <w:r w:rsidRPr="00511F46">
                <w:rPr>
                  <w:rFonts w:ascii="Calibri" w:eastAsia="Times New Roman" w:hAnsi="Calibri" w:cs="Calibri"/>
                  <w:color w:val="000000"/>
                  <w:sz w:val="20"/>
                  <w:szCs w:val="20"/>
                  <w:rPrChange w:id="669" w:author="Stefanie Lane" w:date="2022-06-23T13:18:00Z">
                    <w:rPr/>
                  </w:rPrChange>
                </w:rPr>
                <w:t> </w:t>
              </w:r>
            </w:ins>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511F46" w:rsidRDefault="00511F46" w:rsidP="00511F46">
            <w:pPr>
              <w:spacing w:after="0" w:line="240" w:lineRule="auto"/>
              <w:rPr>
                <w:ins w:id="670" w:author="Stefanie Lane" w:date="2022-06-23T13:18:00Z"/>
                <w:rFonts w:ascii="Calibri" w:eastAsia="Times New Roman" w:hAnsi="Calibri" w:cs="Calibri"/>
                <w:i/>
                <w:iCs/>
                <w:color w:val="000000"/>
                <w:sz w:val="20"/>
                <w:szCs w:val="20"/>
                <w:rPrChange w:id="671" w:author="Stefanie Lane" w:date="2022-06-23T13:18:00Z">
                  <w:rPr>
                    <w:ins w:id="672" w:author="Stefanie Lane" w:date="2022-06-23T13:18:00Z"/>
                  </w:rPr>
                </w:rPrChange>
              </w:rPr>
              <w:pPrChange w:id="673" w:author="Stefanie Lane" w:date="2022-06-23T13:18:00Z">
                <w:pPr/>
              </w:pPrChange>
            </w:pPr>
            <w:ins w:id="674" w:author="Stefanie Lane" w:date="2022-06-23T13:18:00Z">
              <w:r w:rsidRPr="00511F46">
                <w:rPr>
                  <w:rFonts w:ascii="Calibri" w:eastAsia="Times New Roman" w:hAnsi="Calibri" w:cs="Calibri"/>
                  <w:i/>
                  <w:iCs/>
                  <w:color w:val="000000"/>
                  <w:sz w:val="20"/>
                  <w:szCs w:val="20"/>
                  <w:rPrChange w:id="675" w:author="Stefanie Lane" w:date="2022-06-23T13:18:00Z">
                    <w:rPr/>
                  </w:rPrChange>
                </w:rPr>
                <w:t>Carex lyngbyei</w:t>
              </w:r>
            </w:ins>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511F46" w:rsidRDefault="00511F46" w:rsidP="00511F46">
            <w:pPr>
              <w:spacing w:after="0" w:line="240" w:lineRule="auto"/>
              <w:jc w:val="center"/>
              <w:rPr>
                <w:ins w:id="676" w:author="Stefanie Lane" w:date="2022-06-23T13:18:00Z"/>
                <w:rFonts w:ascii="Calibri" w:eastAsia="Times New Roman" w:hAnsi="Calibri" w:cs="Calibri"/>
                <w:color w:val="000000"/>
                <w:sz w:val="20"/>
                <w:szCs w:val="20"/>
                <w:rPrChange w:id="677" w:author="Stefanie Lane" w:date="2022-06-23T13:18:00Z">
                  <w:rPr>
                    <w:ins w:id="678" w:author="Stefanie Lane" w:date="2022-06-23T13:18:00Z"/>
                  </w:rPr>
                </w:rPrChange>
              </w:rPr>
              <w:pPrChange w:id="679" w:author="Stefanie Lane" w:date="2022-06-23T13:18:00Z">
                <w:pPr>
                  <w:jc w:val="center"/>
                </w:pPr>
              </w:pPrChange>
            </w:pPr>
            <w:ins w:id="680" w:author="Stefanie Lane" w:date="2022-06-23T13:18:00Z">
              <w:r w:rsidRPr="00511F46">
                <w:rPr>
                  <w:rFonts w:ascii="Calibri" w:eastAsia="Times New Roman" w:hAnsi="Calibri" w:cs="Calibri"/>
                  <w:color w:val="000000"/>
                  <w:sz w:val="20"/>
                  <w:szCs w:val="20"/>
                  <w:rPrChange w:id="681" w:author="Stefanie Lane" w:date="2022-06-23T13:18:00Z">
                    <w:rPr/>
                  </w:rPrChange>
                </w:rPr>
                <w:t>0.591</w:t>
              </w:r>
            </w:ins>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511F46" w:rsidRDefault="00511F46" w:rsidP="00511F46">
            <w:pPr>
              <w:spacing w:after="0" w:line="240" w:lineRule="auto"/>
              <w:jc w:val="center"/>
              <w:rPr>
                <w:ins w:id="682" w:author="Stefanie Lane" w:date="2022-06-23T13:18:00Z"/>
                <w:rFonts w:ascii="Calibri" w:eastAsia="Times New Roman" w:hAnsi="Calibri" w:cs="Calibri"/>
                <w:color w:val="000000"/>
                <w:sz w:val="20"/>
                <w:szCs w:val="20"/>
                <w:rPrChange w:id="683" w:author="Stefanie Lane" w:date="2022-06-23T13:18:00Z">
                  <w:rPr>
                    <w:ins w:id="684" w:author="Stefanie Lane" w:date="2022-06-23T13:18:00Z"/>
                  </w:rPr>
                </w:rPrChange>
              </w:rPr>
              <w:pPrChange w:id="685" w:author="Stefanie Lane" w:date="2022-06-23T13:18:00Z">
                <w:pPr>
                  <w:jc w:val="center"/>
                </w:pPr>
              </w:pPrChange>
            </w:pPr>
            <w:ins w:id="686" w:author="Stefanie Lane" w:date="2022-06-23T13:18:00Z">
              <w:r w:rsidRPr="00511F46">
                <w:rPr>
                  <w:rFonts w:ascii="Calibri" w:eastAsia="Times New Roman" w:hAnsi="Calibri" w:cs="Calibri"/>
                  <w:color w:val="000000"/>
                  <w:sz w:val="20"/>
                  <w:szCs w:val="20"/>
                  <w:rPrChange w:id="687" w:author="Stefanie Lane" w:date="2022-06-23T13:18:00Z">
                    <w:rPr/>
                  </w:rPrChange>
                </w:rPr>
                <w:t>0.0001</w:t>
              </w:r>
            </w:ins>
          </w:p>
        </w:tc>
      </w:tr>
      <w:tr w:rsidR="00511F46" w:rsidRPr="00511F46" w14:paraId="5B4A0AAB" w14:textId="77777777" w:rsidTr="00511F46">
        <w:trPr>
          <w:trHeight w:val="260"/>
          <w:ins w:id="688"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511F46" w:rsidRDefault="00511F46" w:rsidP="00511F46">
            <w:pPr>
              <w:spacing w:after="0" w:line="240" w:lineRule="auto"/>
              <w:rPr>
                <w:ins w:id="689" w:author="Stefanie Lane" w:date="2022-06-23T13:18:00Z"/>
                <w:rFonts w:ascii="Calibri" w:eastAsia="Times New Roman" w:hAnsi="Calibri" w:cs="Calibri"/>
                <w:color w:val="000000"/>
                <w:sz w:val="20"/>
                <w:szCs w:val="20"/>
                <w:rPrChange w:id="690" w:author="Stefanie Lane" w:date="2022-06-23T13:18:00Z">
                  <w:rPr>
                    <w:ins w:id="691" w:author="Stefanie Lane" w:date="2022-06-23T13:18:00Z"/>
                  </w:rPr>
                </w:rPrChange>
              </w:rPr>
              <w:pPrChange w:id="692"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511F46" w:rsidRDefault="00511F46" w:rsidP="00511F46">
            <w:pPr>
              <w:spacing w:after="0" w:line="240" w:lineRule="auto"/>
              <w:rPr>
                <w:ins w:id="693" w:author="Stefanie Lane" w:date="2022-06-23T13:18:00Z"/>
                <w:rFonts w:ascii="Calibri" w:eastAsia="Times New Roman" w:hAnsi="Calibri" w:cs="Calibri"/>
                <w:i/>
                <w:iCs/>
                <w:color w:val="000000"/>
                <w:sz w:val="20"/>
                <w:szCs w:val="20"/>
                <w:rPrChange w:id="694" w:author="Stefanie Lane" w:date="2022-06-23T13:18:00Z">
                  <w:rPr>
                    <w:ins w:id="695" w:author="Stefanie Lane" w:date="2022-06-23T13:18:00Z"/>
                  </w:rPr>
                </w:rPrChange>
              </w:rPr>
              <w:pPrChange w:id="696" w:author="Stefanie Lane" w:date="2022-06-23T13:18:00Z">
                <w:pPr/>
              </w:pPrChange>
            </w:pPr>
            <w:ins w:id="697" w:author="Stefanie Lane" w:date="2022-06-23T13:18:00Z">
              <w:r w:rsidRPr="00511F46">
                <w:rPr>
                  <w:rFonts w:ascii="Calibri" w:eastAsia="Times New Roman" w:hAnsi="Calibri" w:cs="Calibri"/>
                  <w:i/>
                  <w:iCs/>
                  <w:color w:val="000000"/>
                  <w:sz w:val="20"/>
                  <w:szCs w:val="20"/>
                  <w:rPrChange w:id="698" w:author="Stefanie Lane" w:date="2022-06-23T13:18:00Z">
                    <w:rPr/>
                  </w:rPrChange>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511F46" w:rsidRDefault="00511F46" w:rsidP="00511F46">
            <w:pPr>
              <w:spacing w:after="0" w:line="240" w:lineRule="auto"/>
              <w:jc w:val="center"/>
              <w:rPr>
                <w:ins w:id="699" w:author="Stefanie Lane" w:date="2022-06-23T13:18:00Z"/>
                <w:rFonts w:ascii="Calibri" w:eastAsia="Times New Roman" w:hAnsi="Calibri" w:cs="Calibri"/>
                <w:color w:val="000000"/>
                <w:sz w:val="20"/>
                <w:szCs w:val="20"/>
                <w:rPrChange w:id="700" w:author="Stefanie Lane" w:date="2022-06-23T13:18:00Z">
                  <w:rPr>
                    <w:ins w:id="701" w:author="Stefanie Lane" w:date="2022-06-23T13:18:00Z"/>
                  </w:rPr>
                </w:rPrChange>
              </w:rPr>
              <w:pPrChange w:id="702" w:author="Stefanie Lane" w:date="2022-06-23T13:18:00Z">
                <w:pPr>
                  <w:jc w:val="center"/>
                </w:pPr>
              </w:pPrChange>
            </w:pPr>
            <w:ins w:id="703" w:author="Stefanie Lane" w:date="2022-06-23T13:18:00Z">
              <w:r w:rsidRPr="00511F46">
                <w:rPr>
                  <w:rFonts w:ascii="Calibri" w:eastAsia="Times New Roman" w:hAnsi="Calibri" w:cs="Calibri"/>
                  <w:color w:val="000000"/>
                  <w:sz w:val="20"/>
                  <w:szCs w:val="20"/>
                  <w:rPrChange w:id="704" w:author="Stefanie Lane" w:date="2022-06-23T13:18:00Z">
                    <w:rPr/>
                  </w:rPrChange>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511F46" w:rsidRDefault="00511F46" w:rsidP="00511F46">
            <w:pPr>
              <w:spacing w:after="0" w:line="240" w:lineRule="auto"/>
              <w:jc w:val="center"/>
              <w:rPr>
                <w:ins w:id="705" w:author="Stefanie Lane" w:date="2022-06-23T13:18:00Z"/>
                <w:rFonts w:ascii="Calibri" w:eastAsia="Times New Roman" w:hAnsi="Calibri" w:cs="Calibri"/>
                <w:color w:val="000000"/>
                <w:sz w:val="20"/>
                <w:szCs w:val="20"/>
                <w:rPrChange w:id="706" w:author="Stefanie Lane" w:date="2022-06-23T13:18:00Z">
                  <w:rPr>
                    <w:ins w:id="707" w:author="Stefanie Lane" w:date="2022-06-23T13:18:00Z"/>
                  </w:rPr>
                </w:rPrChange>
              </w:rPr>
              <w:pPrChange w:id="708" w:author="Stefanie Lane" w:date="2022-06-23T13:18:00Z">
                <w:pPr>
                  <w:jc w:val="center"/>
                </w:pPr>
              </w:pPrChange>
            </w:pPr>
            <w:ins w:id="709" w:author="Stefanie Lane" w:date="2022-06-23T13:18:00Z">
              <w:r w:rsidRPr="00511F46">
                <w:rPr>
                  <w:rFonts w:ascii="Calibri" w:eastAsia="Times New Roman" w:hAnsi="Calibri" w:cs="Calibri"/>
                  <w:color w:val="000000"/>
                  <w:sz w:val="20"/>
                  <w:szCs w:val="20"/>
                  <w:rPrChange w:id="710"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110B142B" w14:textId="77777777" w:rsidR="00511F46" w:rsidRPr="00511F46" w:rsidRDefault="00511F46" w:rsidP="00511F46">
            <w:pPr>
              <w:spacing w:after="0" w:line="240" w:lineRule="auto"/>
              <w:jc w:val="center"/>
              <w:rPr>
                <w:ins w:id="711" w:author="Stefanie Lane" w:date="2022-06-23T13:18:00Z"/>
                <w:rFonts w:ascii="Calibri" w:eastAsia="Times New Roman" w:hAnsi="Calibri" w:cs="Calibri"/>
                <w:color w:val="000000"/>
                <w:sz w:val="20"/>
                <w:szCs w:val="20"/>
                <w:rPrChange w:id="712" w:author="Stefanie Lane" w:date="2022-06-23T13:18:00Z">
                  <w:rPr>
                    <w:ins w:id="713" w:author="Stefanie Lane" w:date="2022-06-23T13:18:00Z"/>
                  </w:rPr>
                </w:rPrChange>
              </w:rPr>
              <w:pPrChange w:id="714"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511F46" w:rsidRDefault="00511F46" w:rsidP="00511F46">
            <w:pPr>
              <w:spacing w:after="0" w:line="240" w:lineRule="auto"/>
              <w:rPr>
                <w:ins w:id="715" w:author="Stefanie Lane" w:date="2022-06-23T13:18:00Z"/>
                <w:rFonts w:ascii="Calibri" w:eastAsia="Times New Roman" w:hAnsi="Calibri" w:cs="Calibri"/>
                <w:i/>
                <w:iCs/>
                <w:color w:val="000000"/>
                <w:sz w:val="20"/>
                <w:szCs w:val="20"/>
                <w:rPrChange w:id="716" w:author="Stefanie Lane" w:date="2022-06-23T13:18:00Z">
                  <w:rPr>
                    <w:ins w:id="717" w:author="Stefanie Lane" w:date="2022-06-23T13:18:00Z"/>
                  </w:rPr>
                </w:rPrChange>
              </w:rPr>
              <w:pPrChange w:id="718" w:author="Stefanie Lane" w:date="2022-06-23T13:18:00Z">
                <w:pPr/>
              </w:pPrChange>
            </w:pPr>
            <w:ins w:id="719" w:author="Stefanie Lane" w:date="2022-06-23T13:18:00Z">
              <w:r w:rsidRPr="00511F46">
                <w:rPr>
                  <w:rFonts w:ascii="Calibri" w:eastAsia="Times New Roman" w:hAnsi="Calibri" w:cs="Calibri"/>
                  <w:i/>
                  <w:iCs/>
                  <w:color w:val="000000"/>
                  <w:sz w:val="20"/>
                  <w:szCs w:val="20"/>
                  <w:rPrChange w:id="720" w:author="Stefanie Lane" w:date="2022-06-23T13:18:00Z">
                    <w:rPr/>
                  </w:rPrChange>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511F46" w:rsidRDefault="00511F46" w:rsidP="00511F46">
            <w:pPr>
              <w:spacing w:after="0" w:line="240" w:lineRule="auto"/>
              <w:jc w:val="center"/>
              <w:rPr>
                <w:ins w:id="721" w:author="Stefanie Lane" w:date="2022-06-23T13:18:00Z"/>
                <w:rFonts w:ascii="Calibri" w:eastAsia="Times New Roman" w:hAnsi="Calibri" w:cs="Calibri"/>
                <w:color w:val="000000"/>
                <w:sz w:val="20"/>
                <w:szCs w:val="20"/>
                <w:rPrChange w:id="722" w:author="Stefanie Lane" w:date="2022-06-23T13:18:00Z">
                  <w:rPr>
                    <w:ins w:id="723" w:author="Stefanie Lane" w:date="2022-06-23T13:18:00Z"/>
                  </w:rPr>
                </w:rPrChange>
              </w:rPr>
              <w:pPrChange w:id="724" w:author="Stefanie Lane" w:date="2022-06-23T13:18:00Z">
                <w:pPr>
                  <w:jc w:val="center"/>
                </w:pPr>
              </w:pPrChange>
            </w:pPr>
            <w:ins w:id="725" w:author="Stefanie Lane" w:date="2022-06-23T13:18:00Z">
              <w:r w:rsidRPr="00511F46">
                <w:rPr>
                  <w:rFonts w:ascii="Calibri" w:eastAsia="Times New Roman" w:hAnsi="Calibri" w:cs="Calibri"/>
                  <w:color w:val="000000"/>
                  <w:sz w:val="20"/>
                  <w:szCs w:val="20"/>
                  <w:rPrChange w:id="726" w:author="Stefanie Lane" w:date="2022-06-23T13:18:00Z">
                    <w:rPr/>
                  </w:rPrChange>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511F46" w:rsidRDefault="00511F46" w:rsidP="00511F46">
            <w:pPr>
              <w:spacing w:after="0" w:line="240" w:lineRule="auto"/>
              <w:jc w:val="center"/>
              <w:rPr>
                <w:ins w:id="727" w:author="Stefanie Lane" w:date="2022-06-23T13:18:00Z"/>
                <w:rFonts w:ascii="Calibri" w:eastAsia="Times New Roman" w:hAnsi="Calibri" w:cs="Calibri"/>
                <w:color w:val="000000"/>
                <w:sz w:val="20"/>
                <w:szCs w:val="20"/>
                <w:rPrChange w:id="728" w:author="Stefanie Lane" w:date="2022-06-23T13:18:00Z">
                  <w:rPr>
                    <w:ins w:id="729" w:author="Stefanie Lane" w:date="2022-06-23T13:18:00Z"/>
                  </w:rPr>
                </w:rPrChange>
              </w:rPr>
              <w:pPrChange w:id="730" w:author="Stefanie Lane" w:date="2022-06-23T13:18:00Z">
                <w:pPr>
                  <w:jc w:val="center"/>
                </w:pPr>
              </w:pPrChange>
            </w:pPr>
            <w:ins w:id="731" w:author="Stefanie Lane" w:date="2022-06-23T13:18:00Z">
              <w:r w:rsidRPr="00511F46">
                <w:rPr>
                  <w:rFonts w:ascii="Calibri" w:eastAsia="Times New Roman" w:hAnsi="Calibri" w:cs="Calibri"/>
                  <w:color w:val="000000"/>
                  <w:sz w:val="20"/>
                  <w:szCs w:val="20"/>
                  <w:rPrChange w:id="732" w:author="Stefanie Lane" w:date="2022-06-23T13:18:00Z">
                    <w:rPr/>
                  </w:rPrChange>
                </w:rPr>
                <w:t>0.0003</w:t>
              </w:r>
            </w:ins>
          </w:p>
        </w:tc>
        <w:tc>
          <w:tcPr>
            <w:tcW w:w="300" w:type="dxa"/>
            <w:tcBorders>
              <w:top w:val="nil"/>
              <w:left w:val="nil"/>
              <w:bottom w:val="nil"/>
              <w:right w:val="nil"/>
            </w:tcBorders>
            <w:shd w:val="clear" w:color="auto" w:fill="auto"/>
            <w:noWrap/>
            <w:vAlign w:val="bottom"/>
            <w:hideMark/>
          </w:tcPr>
          <w:p w14:paraId="622BC86C" w14:textId="77777777" w:rsidR="00511F46" w:rsidRPr="00511F46" w:rsidRDefault="00511F46" w:rsidP="00511F46">
            <w:pPr>
              <w:spacing w:after="0" w:line="240" w:lineRule="auto"/>
              <w:jc w:val="center"/>
              <w:rPr>
                <w:ins w:id="733" w:author="Stefanie Lane" w:date="2022-06-23T13:18:00Z"/>
                <w:rFonts w:ascii="Calibri" w:eastAsia="Times New Roman" w:hAnsi="Calibri" w:cs="Calibri"/>
                <w:color w:val="000000"/>
                <w:sz w:val="20"/>
                <w:szCs w:val="20"/>
                <w:rPrChange w:id="734" w:author="Stefanie Lane" w:date="2022-06-23T13:18:00Z">
                  <w:rPr>
                    <w:ins w:id="735" w:author="Stefanie Lane" w:date="2022-06-23T13:18:00Z"/>
                  </w:rPr>
                </w:rPrChange>
              </w:rPr>
              <w:pPrChange w:id="736"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44B4C95A" w14:textId="77777777" w:rsidR="00511F46" w:rsidRPr="00511F46" w:rsidRDefault="00511F46" w:rsidP="00511F46">
            <w:pPr>
              <w:spacing w:after="0" w:line="240" w:lineRule="auto"/>
              <w:rPr>
                <w:ins w:id="737" w:author="Stefanie Lane" w:date="2022-06-23T13:18:00Z"/>
                <w:rFonts w:ascii="Times New Roman" w:eastAsia="Times New Roman" w:hAnsi="Times New Roman" w:cs="Times New Roman"/>
                <w:sz w:val="20"/>
                <w:szCs w:val="20"/>
                <w:rPrChange w:id="738" w:author="Stefanie Lane" w:date="2022-06-23T13:18:00Z">
                  <w:rPr>
                    <w:ins w:id="739" w:author="Stefanie Lane" w:date="2022-06-23T13:18:00Z"/>
                  </w:rPr>
                </w:rPrChange>
              </w:rPr>
              <w:pPrChange w:id="740" w:author="Stefanie Lane" w:date="2022-06-23T13:18:00Z">
                <w:pPr/>
              </w:pPrChange>
            </w:pPr>
          </w:p>
        </w:tc>
        <w:tc>
          <w:tcPr>
            <w:tcW w:w="616" w:type="dxa"/>
            <w:tcBorders>
              <w:top w:val="nil"/>
              <w:left w:val="nil"/>
              <w:bottom w:val="nil"/>
              <w:right w:val="nil"/>
            </w:tcBorders>
            <w:shd w:val="clear" w:color="auto" w:fill="auto"/>
            <w:noWrap/>
            <w:vAlign w:val="bottom"/>
            <w:hideMark/>
          </w:tcPr>
          <w:p w14:paraId="669D4DAC" w14:textId="77777777" w:rsidR="00511F46" w:rsidRPr="00511F46" w:rsidRDefault="00511F46" w:rsidP="00511F46">
            <w:pPr>
              <w:spacing w:after="0" w:line="240" w:lineRule="auto"/>
              <w:rPr>
                <w:ins w:id="741" w:author="Stefanie Lane" w:date="2022-06-23T13:18:00Z"/>
                <w:rFonts w:ascii="Times New Roman" w:eastAsia="Times New Roman" w:hAnsi="Times New Roman" w:cs="Times New Roman"/>
                <w:sz w:val="20"/>
                <w:szCs w:val="20"/>
                <w:rPrChange w:id="742" w:author="Stefanie Lane" w:date="2022-06-23T13:18:00Z">
                  <w:rPr>
                    <w:ins w:id="743" w:author="Stefanie Lane" w:date="2022-06-23T13:18:00Z"/>
                  </w:rPr>
                </w:rPrChange>
              </w:rPr>
              <w:pPrChange w:id="744"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511F46" w:rsidRDefault="00511F46" w:rsidP="00511F46">
            <w:pPr>
              <w:spacing w:after="0" w:line="240" w:lineRule="auto"/>
              <w:jc w:val="center"/>
              <w:rPr>
                <w:ins w:id="745" w:author="Stefanie Lane" w:date="2022-06-23T13:18:00Z"/>
                <w:rFonts w:ascii="Calibri" w:eastAsia="Times New Roman" w:hAnsi="Calibri" w:cs="Calibri"/>
                <w:color w:val="000000"/>
                <w:sz w:val="20"/>
                <w:szCs w:val="20"/>
                <w:rPrChange w:id="746" w:author="Stefanie Lane" w:date="2022-06-23T13:18:00Z">
                  <w:rPr>
                    <w:ins w:id="747" w:author="Stefanie Lane" w:date="2022-06-23T13:18:00Z"/>
                  </w:rPr>
                </w:rPrChange>
              </w:rPr>
              <w:pPrChange w:id="748" w:author="Stefanie Lane" w:date="2022-06-23T13:18:00Z">
                <w:pPr>
                  <w:jc w:val="center"/>
                </w:pPr>
              </w:pPrChange>
            </w:pPr>
            <w:ins w:id="749" w:author="Stefanie Lane" w:date="2022-06-23T13:18:00Z">
              <w:r w:rsidRPr="00511F46">
                <w:rPr>
                  <w:rFonts w:ascii="Calibri" w:eastAsia="Times New Roman" w:hAnsi="Calibri" w:cs="Calibri"/>
                  <w:color w:val="000000"/>
                  <w:sz w:val="20"/>
                  <w:szCs w:val="20"/>
                  <w:rPrChange w:id="750" w:author="Stefanie Lane" w:date="2022-06-23T13:18:00Z">
                    <w:rPr/>
                  </w:rPrChange>
                </w:rPr>
                <w:t> </w:t>
              </w:r>
            </w:ins>
          </w:p>
        </w:tc>
      </w:tr>
      <w:tr w:rsidR="00511F46" w:rsidRPr="00511F46" w14:paraId="3FADD8BA" w14:textId="77777777" w:rsidTr="00511F46">
        <w:trPr>
          <w:trHeight w:val="270"/>
          <w:ins w:id="751"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511F46" w:rsidRDefault="00511F46" w:rsidP="00511F46">
            <w:pPr>
              <w:spacing w:after="0" w:line="240" w:lineRule="auto"/>
              <w:rPr>
                <w:ins w:id="752" w:author="Stefanie Lane" w:date="2022-06-23T13:18:00Z"/>
                <w:rFonts w:ascii="Calibri" w:eastAsia="Times New Roman" w:hAnsi="Calibri" w:cs="Calibri"/>
                <w:color w:val="000000"/>
                <w:sz w:val="20"/>
                <w:szCs w:val="20"/>
                <w:rPrChange w:id="753" w:author="Stefanie Lane" w:date="2022-06-23T13:18:00Z">
                  <w:rPr>
                    <w:ins w:id="754" w:author="Stefanie Lane" w:date="2022-06-23T13:18:00Z"/>
                  </w:rPr>
                </w:rPrChange>
              </w:rPr>
              <w:pPrChange w:id="755" w:author="Stefanie Lane" w:date="2022-06-23T13:18:00Z">
                <w:pPr/>
              </w:pPrChange>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511F46" w:rsidRDefault="00511F46" w:rsidP="00511F46">
            <w:pPr>
              <w:spacing w:after="0" w:line="240" w:lineRule="auto"/>
              <w:rPr>
                <w:ins w:id="756" w:author="Stefanie Lane" w:date="2022-06-23T13:18:00Z"/>
                <w:rFonts w:ascii="Calibri" w:eastAsia="Times New Roman" w:hAnsi="Calibri" w:cs="Calibri"/>
                <w:i/>
                <w:iCs/>
                <w:color w:val="000000"/>
                <w:sz w:val="20"/>
                <w:szCs w:val="20"/>
                <w:rPrChange w:id="757" w:author="Stefanie Lane" w:date="2022-06-23T13:18:00Z">
                  <w:rPr>
                    <w:ins w:id="758" w:author="Stefanie Lane" w:date="2022-06-23T13:18:00Z"/>
                  </w:rPr>
                </w:rPrChange>
              </w:rPr>
              <w:pPrChange w:id="759" w:author="Stefanie Lane" w:date="2022-06-23T13:18:00Z">
                <w:pPr/>
              </w:pPrChange>
            </w:pPr>
            <w:ins w:id="760" w:author="Stefanie Lane" w:date="2022-06-23T13:18:00Z">
              <w:r w:rsidRPr="00511F46">
                <w:rPr>
                  <w:rFonts w:ascii="Calibri" w:eastAsia="Times New Roman" w:hAnsi="Calibri" w:cs="Calibri"/>
                  <w:i/>
                  <w:iCs/>
                  <w:color w:val="000000"/>
                  <w:sz w:val="20"/>
                  <w:szCs w:val="20"/>
                  <w:rPrChange w:id="761" w:author="Stefanie Lane" w:date="2022-06-23T13:18:00Z">
                    <w:rPr/>
                  </w:rPrChange>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511F46" w:rsidRDefault="00511F46" w:rsidP="00511F46">
            <w:pPr>
              <w:spacing w:after="0" w:line="240" w:lineRule="auto"/>
              <w:jc w:val="center"/>
              <w:rPr>
                <w:ins w:id="762" w:author="Stefanie Lane" w:date="2022-06-23T13:18:00Z"/>
                <w:rFonts w:ascii="Calibri" w:eastAsia="Times New Roman" w:hAnsi="Calibri" w:cs="Calibri"/>
                <w:color w:val="000000"/>
                <w:sz w:val="20"/>
                <w:szCs w:val="20"/>
                <w:rPrChange w:id="763" w:author="Stefanie Lane" w:date="2022-06-23T13:18:00Z">
                  <w:rPr>
                    <w:ins w:id="764" w:author="Stefanie Lane" w:date="2022-06-23T13:18:00Z"/>
                  </w:rPr>
                </w:rPrChange>
              </w:rPr>
              <w:pPrChange w:id="765" w:author="Stefanie Lane" w:date="2022-06-23T13:18:00Z">
                <w:pPr>
                  <w:jc w:val="center"/>
                </w:pPr>
              </w:pPrChange>
            </w:pPr>
            <w:ins w:id="766" w:author="Stefanie Lane" w:date="2022-06-23T13:18:00Z">
              <w:r w:rsidRPr="00511F46">
                <w:rPr>
                  <w:rFonts w:ascii="Calibri" w:eastAsia="Times New Roman" w:hAnsi="Calibri" w:cs="Calibri"/>
                  <w:color w:val="000000"/>
                  <w:sz w:val="20"/>
                  <w:szCs w:val="20"/>
                  <w:rPrChange w:id="767" w:author="Stefanie Lane" w:date="2022-06-23T13:18:00Z">
                    <w:rPr/>
                  </w:rPrChange>
                </w:rPr>
                <w:t>0.417</w:t>
              </w:r>
            </w:ins>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511F46" w:rsidRDefault="00511F46" w:rsidP="00511F46">
            <w:pPr>
              <w:spacing w:after="0" w:line="240" w:lineRule="auto"/>
              <w:jc w:val="center"/>
              <w:rPr>
                <w:ins w:id="768" w:author="Stefanie Lane" w:date="2022-06-23T13:18:00Z"/>
                <w:rFonts w:ascii="Calibri" w:eastAsia="Times New Roman" w:hAnsi="Calibri" w:cs="Calibri"/>
                <w:color w:val="000000"/>
                <w:sz w:val="20"/>
                <w:szCs w:val="20"/>
                <w:rPrChange w:id="769" w:author="Stefanie Lane" w:date="2022-06-23T13:18:00Z">
                  <w:rPr>
                    <w:ins w:id="770" w:author="Stefanie Lane" w:date="2022-06-23T13:18:00Z"/>
                  </w:rPr>
                </w:rPrChange>
              </w:rPr>
              <w:pPrChange w:id="771" w:author="Stefanie Lane" w:date="2022-06-23T13:18:00Z">
                <w:pPr>
                  <w:jc w:val="center"/>
                </w:pPr>
              </w:pPrChange>
            </w:pPr>
            <w:ins w:id="772" w:author="Stefanie Lane" w:date="2022-06-23T13:18:00Z">
              <w:r w:rsidRPr="00511F46">
                <w:rPr>
                  <w:rFonts w:ascii="Calibri" w:eastAsia="Times New Roman" w:hAnsi="Calibri" w:cs="Calibri"/>
                  <w:color w:val="000000"/>
                  <w:sz w:val="20"/>
                  <w:szCs w:val="20"/>
                  <w:rPrChange w:id="773" w:author="Stefanie Lane" w:date="2022-06-23T13:18:00Z">
                    <w:rPr/>
                  </w:rPrChange>
                </w:rPr>
                <w:t>0.0002</w:t>
              </w:r>
            </w:ins>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511F46" w:rsidRDefault="00511F46" w:rsidP="00511F46">
            <w:pPr>
              <w:spacing w:after="0" w:line="240" w:lineRule="auto"/>
              <w:rPr>
                <w:ins w:id="774" w:author="Stefanie Lane" w:date="2022-06-23T13:18:00Z"/>
                <w:rFonts w:ascii="Calibri" w:eastAsia="Times New Roman" w:hAnsi="Calibri" w:cs="Calibri"/>
                <w:color w:val="000000"/>
                <w:sz w:val="20"/>
                <w:szCs w:val="20"/>
                <w:rPrChange w:id="775" w:author="Stefanie Lane" w:date="2022-06-23T13:18:00Z">
                  <w:rPr>
                    <w:ins w:id="776" w:author="Stefanie Lane" w:date="2022-06-23T13:18:00Z"/>
                  </w:rPr>
                </w:rPrChange>
              </w:rPr>
              <w:pPrChange w:id="777" w:author="Stefanie Lane" w:date="2022-06-23T13:18:00Z">
                <w:pPr/>
              </w:pPrChange>
            </w:pPr>
            <w:ins w:id="778" w:author="Stefanie Lane" w:date="2022-06-23T13:18:00Z">
              <w:r w:rsidRPr="00511F46">
                <w:rPr>
                  <w:rFonts w:ascii="Calibri" w:eastAsia="Times New Roman" w:hAnsi="Calibri" w:cs="Calibri"/>
                  <w:color w:val="000000"/>
                  <w:sz w:val="20"/>
                  <w:szCs w:val="20"/>
                  <w:rPrChange w:id="779"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511F46" w:rsidRDefault="00511F46" w:rsidP="00511F46">
            <w:pPr>
              <w:spacing w:after="0" w:line="240" w:lineRule="auto"/>
              <w:rPr>
                <w:ins w:id="780" w:author="Stefanie Lane" w:date="2022-06-23T13:18:00Z"/>
                <w:rFonts w:ascii="Calibri" w:eastAsia="Times New Roman" w:hAnsi="Calibri" w:cs="Calibri"/>
                <w:i/>
                <w:iCs/>
                <w:color w:val="000000"/>
                <w:sz w:val="20"/>
                <w:szCs w:val="20"/>
                <w:rPrChange w:id="781" w:author="Stefanie Lane" w:date="2022-06-23T13:18:00Z">
                  <w:rPr>
                    <w:ins w:id="782" w:author="Stefanie Lane" w:date="2022-06-23T13:18:00Z"/>
                  </w:rPr>
                </w:rPrChange>
              </w:rPr>
              <w:pPrChange w:id="783" w:author="Stefanie Lane" w:date="2022-06-23T13:18:00Z">
                <w:pPr/>
              </w:pPrChange>
            </w:pPr>
            <w:ins w:id="784" w:author="Stefanie Lane" w:date="2022-06-23T13:18:00Z">
              <w:r w:rsidRPr="00511F46">
                <w:rPr>
                  <w:rFonts w:ascii="Calibri" w:eastAsia="Times New Roman" w:hAnsi="Calibri" w:cs="Calibri"/>
                  <w:i/>
                  <w:iCs/>
                  <w:color w:val="000000"/>
                  <w:sz w:val="20"/>
                  <w:szCs w:val="20"/>
                  <w:rPrChange w:id="785" w:author="Stefanie Lane" w:date="2022-06-23T13:18:00Z">
                    <w:rPr/>
                  </w:rPrChange>
                </w:rPr>
                <w:t>Impatiens capensis</w:t>
              </w:r>
            </w:ins>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511F46" w:rsidRDefault="00511F46" w:rsidP="00511F46">
            <w:pPr>
              <w:spacing w:after="0" w:line="240" w:lineRule="auto"/>
              <w:jc w:val="center"/>
              <w:rPr>
                <w:ins w:id="786" w:author="Stefanie Lane" w:date="2022-06-23T13:18:00Z"/>
                <w:rFonts w:ascii="Calibri" w:eastAsia="Times New Roman" w:hAnsi="Calibri" w:cs="Calibri"/>
                <w:color w:val="000000"/>
                <w:sz w:val="20"/>
                <w:szCs w:val="20"/>
                <w:rPrChange w:id="787" w:author="Stefanie Lane" w:date="2022-06-23T13:18:00Z">
                  <w:rPr>
                    <w:ins w:id="788" w:author="Stefanie Lane" w:date="2022-06-23T13:18:00Z"/>
                  </w:rPr>
                </w:rPrChange>
              </w:rPr>
              <w:pPrChange w:id="789" w:author="Stefanie Lane" w:date="2022-06-23T13:18:00Z">
                <w:pPr>
                  <w:jc w:val="center"/>
                </w:pPr>
              </w:pPrChange>
            </w:pPr>
            <w:ins w:id="790" w:author="Stefanie Lane" w:date="2022-06-23T13:18:00Z">
              <w:r w:rsidRPr="00511F46">
                <w:rPr>
                  <w:rFonts w:ascii="Calibri" w:eastAsia="Times New Roman" w:hAnsi="Calibri" w:cs="Calibri"/>
                  <w:color w:val="000000"/>
                  <w:sz w:val="20"/>
                  <w:szCs w:val="20"/>
                  <w:rPrChange w:id="791" w:author="Stefanie Lane" w:date="2022-06-23T13:18:00Z">
                    <w:rPr/>
                  </w:rPrChange>
                </w:rPr>
                <w:t>0.320</w:t>
              </w:r>
            </w:ins>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511F46" w:rsidRDefault="00511F46" w:rsidP="00511F46">
            <w:pPr>
              <w:spacing w:after="0" w:line="240" w:lineRule="auto"/>
              <w:jc w:val="center"/>
              <w:rPr>
                <w:ins w:id="792" w:author="Stefanie Lane" w:date="2022-06-23T13:18:00Z"/>
                <w:rFonts w:ascii="Calibri" w:eastAsia="Times New Roman" w:hAnsi="Calibri" w:cs="Calibri"/>
                <w:color w:val="000000"/>
                <w:sz w:val="20"/>
                <w:szCs w:val="20"/>
                <w:rPrChange w:id="793" w:author="Stefanie Lane" w:date="2022-06-23T13:18:00Z">
                  <w:rPr>
                    <w:ins w:id="794" w:author="Stefanie Lane" w:date="2022-06-23T13:18:00Z"/>
                  </w:rPr>
                </w:rPrChange>
              </w:rPr>
              <w:pPrChange w:id="795" w:author="Stefanie Lane" w:date="2022-06-23T13:18:00Z">
                <w:pPr>
                  <w:jc w:val="center"/>
                </w:pPr>
              </w:pPrChange>
            </w:pPr>
            <w:ins w:id="796" w:author="Stefanie Lane" w:date="2022-06-23T13:18:00Z">
              <w:r w:rsidRPr="00511F46">
                <w:rPr>
                  <w:rFonts w:ascii="Calibri" w:eastAsia="Times New Roman" w:hAnsi="Calibri" w:cs="Calibri"/>
                  <w:color w:val="000000"/>
                  <w:sz w:val="20"/>
                  <w:szCs w:val="20"/>
                  <w:rPrChange w:id="797" w:author="Stefanie Lane" w:date="2022-06-23T13:18:00Z">
                    <w:rPr/>
                  </w:rPrChange>
                </w:rPr>
                <w:t>0.0147</w:t>
              </w:r>
            </w:ins>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511F46" w:rsidRDefault="00511F46" w:rsidP="00511F46">
            <w:pPr>
              <w:spacing w:after="0" w:line="240" w:lineRule="auto"/>
              <w:rPr>
                <w:ins w:id="798" w:author="Stefanie Lane" w:date="2022-06-23T13:18:00Z"/>
                <w:rFonts w:ascii="Calibri" w:eastAsia="Times New Roman" w:hAnsi="Calibri" w:cs="Calibri"/>
                <w:color w:val="000000"/>
                <w:sz w:val="20"/>
                <w:szCs w:val="20"/>
                <w:rPrChange w:id="799" w:author="Stefanie Lane" w:date="2022-06-23T13:18:00Z">
                  <w:rPr>
                    <w:ins w:id="800" w:author="Stefanie Lane" w:date="2022-06-23T13:18:00Z"/>
                  </w:rPr>
                </w:rPrChange>
              </w:rPr>
              <w:pPrChange w:id="801" w:author="Stefanie Lane" w:date="2022-06-23T13:18:00Z">
                <w:pPr/>
              </w:pPrChange>
            </w:pPr>
            <w:ins w:id="802" w:author="Stefanie Lane" w:date="2022-06-23T13:18:00Z">
              <w:r w:rsidRPr="00511F46">
                <w:rPr>
                  <w:rFonts w:ascii="Calibri" w:eastAsia="Times New Roman" w:hAnsi="Calibri" w:cs="Calibri"/>
                  <w:color w:val="000000"/>
                  <w:sz w:val="20"/>
                  <w:szCs w:val="20"/>
                  <w:rPrChange w:id="803"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511F46" w:rsidRDefault="00511F46" w:rsidP="00511F46">
            <w:pPr>
              <w:spacing w:after="0" w:line="240" w:lineRule="auto"/>
              <w:rPr>
                <w:ins w:id="804" w:author="Stefanie Lane" w:date="2022-06-23T13:18:00Z"/>
                <w:rFonts w:ascii="Calibri" w:eastAsia="Times New Roman" w:hAnsi="Calibri" w:cs="Calibri"/>
                <w:i/>
                <w:iCs/>
                <w:color w:val="000000"/>
                <w:sz w:val="20"/>
                <w:szCs w:val="20"/>
                <w:rPrChange w:id="805" w:author="Stefanie Lane" w:date="2022-06-23T13:18:00Z">
                  <w:rPr>
                    <w:ins w:id="806" w:author="Stefanie Lane" w:date="2022-06-23T13:18:00Z"/>
                  </w:rPr>
                </w:rPrChange>
              </w:rPr>
              <w:pPrChange w:id="807" w:author="Stefanie Lane" w:date="2022-06-23T13:18:00Z">
                <w:pPr/>
              </w:pPrChange>
            </w:pPr>
            <w:ins w:id="808" w:author="Stefanie Lane" w:date="2022-06-23T13:18:00Z">
              <w:r w:rsidRPr="00511F46">
                <w:rPr>
                  <w:rFonts w:ascii="Calibri" w:eastAsia="Times New Roman" w:hAnsi="Calibri" w:cs="Calibri"/>
                  <w:i/>
                  <w:iCs/>
                  <w:color w:val="000000"/>
                  <w:sz w:val="20"/>
                  <w:szCs w:val="20"/>
                  <w:rPrChange w:id="809"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511F46" w:rsidRDefault="00511F46" w:rsidP="00511F46">
            <w:pPr>
              <w:spacing w:after="0" w:line="240" w:lineRule="auto"/>
              <w:jc w:val="center"/>
              <w:rPr>
                <w:ins w:id="810" w:author="Stefanie Lane" w:date="2022-06-23T13:18:00Z"/>
                <w:rFonts w:ascii="Calibri" w:eastAsia="Times New Roman" w:hAnsi="Calibri" w:cs="Calibri"/>
                <w:color w:val="000000"/>
                <w:sz w:val="20"/>
                <w:szCs w:val="20"/>
                <w:rPrChange w:id="811" w:author="Stefanie Lane" w:date="2022-06-23T13:18:00Z">
                  <w:rPr>
                    <w:ins w:id="812" w:author="Stefanie Lane" w:date="2022-06-23T13:18:00Z"/>
                  </w:rPr>
                </w:rPrChange>
              </w:rPr>
              <w:pPrChange w:id="813" w:author="Stefanie Lane" w:date="2022-06-23T13:18:00Z">
                <w:pPr>
                  <w:jc w:val="center"/>
                </w:pPr>
              </w:pPrChange>
            </w:pPr>
            <w:ins w:id="814" w:author="Stefanie Lane" w:date="2022-06-23T13:18:00Z">
              <w:r w:rsidRPr="00511F46">
                <w:rPr>
                  <w:rFonts w:ascii="Calibri" w:eastAsia="Times New Roman" w:hAnsi="Calibri" w:cs="Calibri"/>
                  <w:color w:val="000000"/>
                  <w:sz w:val="20"/>
                  <w:szCs w:val="20"/>
                  <w:rPrChange w:id="815"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511F46" w:rsidRDefault="00511F46" w:rsidP="00511F46">
            <w:pPr>
              <w:spacing w:after="0" w:line="240" w:lineRule="auto"/>
              <w:jc w:val="center"/>
              <w:rPr>
                <w:ins w:id="816" w:author="Stefanie Lane" w:date="2022-06-23T13:18:00Z"/>
                <w:rFonts w:ascii="Calibri" w:eastAsia="Times New Roman" w:hAnsi="Calibri" w:cs="Calibri"/>
                <w:color w:val="000000"/>
                <w:sz w:val="20"/>
                <w:szCs w:val="20"/>
                <w:rPrChange w:id="817" w:author="Stefanie Lane" w:date="2022-06-23T13:18:00Z">
                  <w:rPr>
                    <w:ins w:id="818" w:author="Stefanie Lane" w:date="2022-06-23T13:18:00Z"/>
                  </w:rPr>
                </w:rPrChange>
              </w:rPr>
              <w:pPrChange w:id="819" w:author="Stefanie Lane" w:date="2022-06-23T13:18:00Z">
                <w:pPr>
                  <w:jc w:val="center"/>
                </w:pPr>
              </w:pPrChange>
            </w:pPr>
            <w:ins w:id="820" w:author="Stefanie Lane" w:date="2022-06-23T13:18:00Z">
              <w:r w:rsidRPr="00511F46">
                <w:rPr>
                  <w:rFonts w:ascii="Calibri" w:eastAsia="Times New Roman" w:hAnsi="Calibri" w:cs="Calibri"/>
                  <w:color w:val="000000"/>
                  <w:sz w:val="20"/>
                  <w:szCs w:val="20"/>
                  <w:rPrChange w:id="821" w:author="Stefanie Lane" w:date="2022-06-23T13:18:00Z">
                    <w:rPr/>
                  </w:rPrChange>
                </w:rPr>
                <w:t> </w:t>
              </w:r>
            </w:ins>
          </w:p>
        </w:tc>
      </w:tr>
      <w:tr w:rsidR="00511F46" w:rsidRPr="00511F46" w14:paraId="19558785" w14:textId="77777777" w:rsidTr="00511F46">
        <w:trPr>
          <w:trHeight w:val="270"/>
          <w:ins w:id="822" w:author="Stefanie Lane" w:date="2022-06-23T13:18:00Z"/>
        </w:trPr>
        <w:tc>
          <w:tcPr>
            <w:tcW w:w="1080" w:type="dxa"/>
            <w:tcBorders>
              <w:top w:val="nil"/>
              <w:left w:val="nil"/>
              <w:bottom w:val="nil"/>
              <w:right w:val="nil"/>
            </w:tcBorders>
            <w:shd w:val="clear" w:color="auto" w:fill="auto"/>
            <w:vAlign w:val="bottom"/>
            <w:hideMark/>
          </w:tcPr>
          <w:p w14:paraId="0B60354F" w14:textId="77777777" w:rsidR="00511F46" w:rsidRPr="00511F46" w:rsidRDefault="00511F46" w:rsidP="00511F46">
            <w:pPr>
              <w:spacing w:after="0" w:line="240" w:lineRule="auto"/>
              <w:jc w:val="center"/>
              <w:rPr>
                <w:ins w:id="823" w:author="Stefanie Lane" w:date="2022-06-23T13:18:00Z"/>
                <w:rFonts w:ascii="Calibri" w:eastAsia="Times New Roman" w:hAnsi="Calibri" w:cs="Calibri"/>
                <w:color w:val="000000"/>
                <w:sz w:val="20"/>
                <w:szCs w:val="20"/>
                <w:rPrChange w:id="824" w:author="Stefanie Lane" w:date="2022-06-23T13:18:00Z">
                  <w:rPr>
                    <w:ins w:id="825" w:author="Stefanie Lane" w:date="2022-06-23T13:18:00Z"/>
                  </w:rPr>
                </w:rPrChange>
              </w:rPr>
              <w:pPrChange w:id="826"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04E9D418" w14:textId="77777777" w:rsidR="00511F46" w:rsidRPr="00511F46" w:rsidRDefault="00511F46" w:rsidP="00511F46">
            <w:pPr>
              <w:spacing w:after="0" w:line="240" w:lineRule="auto"/>
              <w:rPr>
                <w:ins w:id="827" w:author="Stefanie Lane" w:date="2022-06-23T13:18:00Z"/>
                <w:rFonts w:ascii="Times New Roman" w:eastAsia="Times New Roman" w:hAnsi="Times New Roman" w:cs="Times New Roman"/>
                <w:sz w:val="20"/>
                <w:szCs w:val="20"/>
                <w:rPrChange w:id="828" w:author="Stefanie Lane" w:date="2022-06-23T13:18:00Z">
                  <w:rPr>
                    <w:ins w:id="829" w:author="Stefanie Lane" w:date="2022-06-23T13:18:00Z"/>
                  </w:rPr>
                </w:rPrChange>
              </w:rPr>
              <w:pPrChange w:id="830" w:author="Stefanie Lane" w:date="2022-06-23T13:18:00Z">
                <w:pPr/>
              </w:pPrChange>
            </w:pPr>
          </w:p>
        </w:tc>
        <w:tc>
          <w:tcPr>
            <w:tcW w:w="592" w:type="dxa"/>
            <w:tcBorders>
              <w:top w:val="nil"/>
              <w:left w:val="nil"/>
              <w:bottom w:val="nil"/>
              <w:right w:val="nil"/>
            </w:tcBorders>
            <w:shd w:val="clear" w:color="auto" w:fill="auto"/>
            <w:noWrap/>
            <w:vAlign w:val="bottom"/>
            <w:hideMark/>
          </w:tcPr>
          <w:p w14:paraId="197A5FA2" w14:textId="77777777" w:rsidR="00511F46" w:rsidRPr="00511F46" w:rsidRDefault="00511F46" w:rsidP="00511F46">
            <w:pPr>
              <w:spacing w:after="0" w:line="240" w:lineRule="auto"/>
              <w:rPr>
                <w:ins w:id="831" w:author="Stefanie Lane" w:date="2022-06-23T13:18:00Z"/>
                <w:rFonts w:ascii="Times New Roman" w:eastAsia="Times New Roman" w:hAnsi="Times New Roman" w:cs="Times New Roman"/>
                <w:sz w:val="20"/>
                <w:szCs w:val="20"/>
                <w:rPrChange w:id="832" w:author="Stefanie Lane" w:date="2022-06-23T13:18:00Z">
                  <w:rPr>
                    <w:ins w:id="833" w:author="Stefanie Lane" w:date="2022-06-23T13:18:00Z"/>
                  </w:rPr>
                </w:rPrChange>
              </w:rPr>
              <w:pPrChange w:id="834" w:author="Stefanie Lane" w:date="2022-06-23T13:18:00Z">
                <w:pPr/>
              </w:pPrChange>
            </w:pPr>
          </w:p>
        </w:tc>
        <w:tc>
          <w:tcPr>
            <w:tcW w:w="686" w:type="dxa"/>
            <w:tcBorders>
              <w:top w:val="nil"/>
              <w:left w:val="nil"/>
              <w:bottom w:val="nil"/>
              <w:right w:val="nil"/>
            </w:tcBorders>
            <w:shd w:val="clear" w:color="auto" w:fill="auto"/>
            <w:noWrap/>
            <w:vAlign w:val="bottom"/>
            <w:hideMark/>
          </w:tcPr>
          <w:p w14:paraId="06B38533" w14:textId="77777777" w:rsidR="00511F46" w:rsidRPr="00511F46" w:rsidRDefault="00511F46" w:rsidP="00511F46">
            <w:pPr>
              <w:spacing w:after="0" w:line="240" w:lineRule="auto"/>
              <w:jc w:val="center"/>
              <w:rPr>
                <w:ins w:id="835" w:author="Stefanie Lane" w:date="2022-06-23T13:18:00Z"/>
                <w:rFonts w:ascii="Times New Roman" w:eastAsia="Times New Roman" w:hAnsi="Times New Roman" w:cs="Times New Roman"/>
                <w:sz w:val="20"/>
                <w:szCs w:val="20"/>
                <w:rPrChange w:id="836" w:author="Stefanie Lane" w:date="2022-06-23T13:18:00Z">
                  <w:rPr>
                    <w:ins w:id="837" w:author="Stefanie Lane" w:date="2022-06-23T13:18:00Z"/>
                  </w:rPr>
                </w:rPrChange>
              </w:rPr>
              <w:pPrChange w:id="838"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3009A39C" w14:textId="77777777" w:rsidR="00511F46" w:rsidRPr="00511F46" w:rsidRDefault="00511F46" w:rsidP="00511F46">
            <w:pPr>
              <w:spacing w:after="0" w:line="240" w:lineRule="auto"/>
              <w:jc w:val="center"/>
              <w:rPr>
                <w:ins w:id="839" w:author="Stefanie Lane" w:date="2022-06-23T13:18:00Z"/>
                <w:rFonts w:ascii="Times New Roman" w:eastAsia="Times New Roman" w:hAnsi="Times New Roman" w:cs="Times New Roman"/>
                <w:sz w:val="20"/>
                <w:szCs w:val="20"/>
                <w:rPrChange w:id="840" w:author="Stefanie Lane" w:date="2022-06-23T13:18:00Z">
                  <w:rPr>
                    <w:ins w:id="841" w:author="Stefanie Lane" w:date="2022-06-23T13:18:00Z"/>
                  </w:rPr>
                </w:rPrChange>
              </w:rPr>
              <w:pPrChange w:id="842"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7CD66658" w14:textId="77777777" w:rsidR="00511F46" w:rsidRPr="00511F46" w:rsidRDefault="00511F46" w:rsidP="00511F46">
            <w:pPr>
              <w:spacing w:after="0" w:line="240" w:lineRule="auto"/>
              <w:rPr>
                <w:ins w:id="843" w:author="Stefanie Lane" w:date="2022-06-23T13:18:00Z"/>
                <w:rFonts w:ascii="Times New Roman" w:eastAsia="Times New Roman" w:hAnsi="Times New Roman" w:cs="Times New Roman"/>
                <w:sz w:val="20"/>
                <w:szCs w:val="20"/>
                <w:rPrChange w:id="844" w:author="Stefanie Lane" w:date="2022-06-23T13:18:00Z">
                  <w:rPr>
                    <w:ins w:id="845" w:author="Stefanie Lane" w:date="2022-06-23T13:18:00Z"/>
                  </w:rPr>
                </w:rPrChange>
              </w:rPr>
              <w:pPrChange w:id="846" w:author="Stefanie Lane" w:date="2022-06-23T13:18:00Z">
                <w:pPr/>
              </w:pPrChange>
            </w:pPr>
          </w:p>
        </w:tc>
        <w:tc>
          <w:tcPr>
            <w:tcW w:w="600" w:type="dxa"/>
            <w:tcBorders>
              <w:top w:val="nil"/>
              <w:left w:val="nil"/>
              <w:bottom w:val="nil"/>
              <w:right w:val="nil"/>
            </w:tcBorders>
            <w:shd w:val="clear" w:color="auto" w:fill="auto"/>
            <w:noWrap/>
            <w:vAlign w:val="bottom"/>
            <w:hideMark/>
          </w:tcPr>
          <w:p w14:paraId="48213388" w14:textId="77777777" w:rsidR="00511F46" w:rsidRPr="00511F46" w:rsidRDefault="00511F46" w:rsidP="00511F46">
            <w:pPr>
              <w:spacing w:after="0" w:line="240" w:lineRule="auto"/>
              <w:rPr>
                <w:ins w:id="847" w:author="Stefanie Lane" w:date="2022-06-23T13:18:00Z"/>
                <w:rFonts w:ascii="Times New Roman" w:eastAsia="Times New Roman" w:hAnsi="Times New Roman" w:cs="Times New Roman"/>
                <w:sz w:val="20"/>
                <w:szCs w:val="20"/>
                <w:rPrChange w:id="848" w:author="Stefanie Lane" w:date="2022-06-23T13:18:00Z">
                  <w:rPr>
                    <w:ins w:id="849" w:author="Stefanie Lane" w:date="2022-06-23T13:18:00Z"/>
                  </w:rPr>
                </w:rPrChange>
              </w:rPr>
              <w:pPrChange w:id="850" w:author="Stefanie Lane" w:date="2022-06-23T13:18:00Z">
                <w:pPr/>
              </w:pPrChange>
            </w:pPr>
          </w:p>
        </w:tc>
        <w:tc>
          <w:tcPr>
            <w:tcW w:w="695" w:type="dxa"/>
            <w:tcBorders>
              <w:top w:val="nil"/>
              <w:left w:val="nil"/>
              <w:bottom w:val="nil"/>
              <w:right w:val="nil"/>
            </w:tcBorders>
            <w:shd w:val="clear" w:color="auto" w:fill="auto"/>
            <w:noWrap/>
            <w:vAlign w:val="bottom"/>
            <w:hideMark/>
          </w:tcPr>
          <w:p w14:paraId="3CC2C219" w14:textId="77777777" w:rsidR="00511F46" w:rsidRPr="00511F46" w:rsidRDefault="00511F46" w:rsidP="00511F46">
            <w:pPr>
              <w:spacing w:after="0" w:line="240" w:lineRule="auto"/>
              <w:jc w:val="center"/>
              <w:rPr>
                <w:ins w:id="851" w:author="Stefanie Lane" w:date="2022-06-23T13:18:00Z"/>
                <w:rFonts w:ascii="Times New Roman" w:eastAsia="Times New Roman" w:hAnsi="Times New Roman" w:cs="Times New Roman"/>
                <w:sz w:val="20"/>
                <w:szCs w:val="20"/>
                <w:rPrChange w:id="852" w:author="Stefanie Lane" w:date="2022-06-23T13:18:00Z">
                  <w:rPr>
                    <w:ins w:id="853" w:author="Stefanie Lane" w:date="2022-06-23T13:18:00Z"/>
                  </w:rPr>
                </w:rPrChange>
              </w:rPr>
              <w:pPrChange w:id="854"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69CFCD2" w14:textId="77777777" w:rsidR="00511F46" w:rsidRPr="00511F46" w:rsidRDefault="00511F46" w:rsidP="00511F46">
            <w:pPr>
              <w:spacing w:after="0" w:line="240" w:lineRule="auto"/>
              <w:jc w:val="center"/>
              <w:rPr>
                <w:ins w:id="855" w:author="Stefanie Lane" w:date="2022-06-23T13:18:00Z"/>
                <w:rFonts w:ascii="Times New Roman" w:eastAsia="Times New Roman" w:hAnsi="Times New Roman" w:cs="Times New Roman"/>
                <w:sz w:val="20"/>
                <w:szCs w:val="20"/>
                <w:rPrChange w:id="856" w:author="Stefanie Lane" w:date="2022-06-23T13:18:00Z">
                  <w:rPr>
                    <w:ins w:id="857" w:author="Stefanie Lane" w:date="2022-06-23T13:18:00Z"/>
                  </w:rPr>
                </w:rPrChange>
              </w:rPr>
              <w:pPrChange w:id="858"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F9BBF8F" w14:textId="77777777" w:rsidR="00511F46" w:rsidRPr="00511F46" w:rsidRDefault="00511F46" w:rsidP="00511F46">
            <w:pPr>
              <w:spacing w:after="0" w:line="240" w:lineRule="auto"/>
              <w:rPr>
                <w:ins w:id="859" w:author="Stefanie Lane" w:date="2022-06-23T13:18:00Z"/>
                <w:rFonts w:ascii="Times New Roman" w:eastAsia="Times New Roman" w:hAnsi="Times New Roman" w:cs="Times New Roman"/>
                <w:sz w:val="20"/>
                <w:szCs w:val="20"/>
                <w:rPrChange w:id="860" w:author="Stefanie Lane" w:date="2022-06-23T13:18:00Z">
                  <w:rPr>
                    <w:ins w:id="861" w:author="Stefanie Lane" w:date="2022-06-23T13:18:00Z"/>
                  </w:rPr>
                </w:rPrChange>
              </w:rPr>
              <w:pPrChange w:id="862" w:author="Stefanie Lane" w:date="2022-06-23T13:18:00Z">
                <w:pPr/>
              </w:pPrChange>
            </w:pPr>
          </w:p>
        </w:tc>
        <w:tc>
          <w:tcPr>
            <w:tcW w:w="616" w:type="dxa"/>
            <w:tcBorders>
              <w:top w:val="nil"/>
              <w:left w:val="nil"/>
              <w:bottom w:val="nil"/>
              <w:right w:val="nil"/>
            </w:tcBorders>
            <w:shd w:val="clear" w:color="auto" w:fill="auto"/>
            <w:noWrap/>
            <w:vAlign w:val="bottom"/>
            <w:hideMark/>
          </w:tcPr>
          <w:p w14:paraId="35109E6D" w14:textId="77777777" w:rsidR="00511F46" w:rsidRPr="00511F46" w:rsidRDefault="00511F46" w:rsidP="00511F46">
            <w:pPr>
              <w:spacing w:after="0" w:line="240" w:lineRule="auto"/>
              <w:rPr>
                <w:ins w:id="863" w:author="Stefanie Lane" w:date="2022-06-23T13:18:00Z"/>
                <w:rFonts w:ascii="Times New Roman" w:eastAsia="Times New Roman" w:hAnsi="Times New Roman" w:cs="Times New Roman"/>
                <w:sz w:val="20"/>
                <w:szCs w:val="20"/>
                <w:rPrChange w:id="864" w:author="Stefanie Lane" w:date="2022-06-23T13:18:00Z">
                  <w:rPr>
                    <w:ins w:id="865" w:author="Stefanie Lane" w:date="2022-06-23T13:18:00Z"/>
                  </w:rPr>
                </w:rPrChange>
              </w:rPr>
              <w:pPrChange w:id="866" w:author="Stefanie Lane" w:date="2022-06-23T13:18:00Z">
                <w:pPr/>
              </w:pPrChange>
            </w:pPr>
          </w:p>
        </w:tc>
        <w:tc>
          <w:tcPr>
            <w:tcW w:w="714" w:type="dxa"/>
            <w:tcBorders>
              <w:top w:val="nil"/>
              <w:left w:val="nil"/>
              <w:bottom w:val="nil"/>
              <w:right w:val="nil"/>
            </w:tcBorders>
            <w:shd w:val="clear" w:color="auto" w:fill="auto"/>
            <w:noWrap/>
            <w:vAlign w:val="bottom"/>
            <w:hideMark/>
          </w:tcPr>
          <w:p w14:paraId="599A8E64" w14:textId="77777777" w:rsidR="00511F46" w:rsidRPr="00511F46" w:rsidRDefault="00511F46" w:rsidP="00511F46">
            <w:pPr>
              <w:spacing w:after="0" w:line="240" w:lineRule="auto"/>
              <w:jc w:val="center"/>
              <w:rPr>
                <w:ins w:id="867" w:author="Stefanie Lane" w:date="2022-06-23T13:18:00Z"/>
                <w:rFonts w:ascii="Times New Roman" w:eastAsia="Times New Roman" w:hAnsi="Times New Roman" w:cs="Times New Roman"/>
                <w:sz w:val="20"/>
                <w:szCs w:val="20"/>
                <w:rPrChange w:id="868" w:author="Stefanie Lane" w:date="2022-06-23T13:18:00Z">
                  <w:rPr>
                    <w:ins w:id="869" w:author="Stefanie Lane" w:date="2022-06-23T13:18:00Z"/>
                  </w:rPr>
                </w:rPrChange>
              </w:rPr>
              <w:pPrChange w:id="870" w:author="Stefanie Lane" w:date="2022-06-23T13:18:00Z">
                <w:pPr>
                  <w:jc w:val="center"/>
                </w:pPr>
              </w:pPrChange>
            </w:pPr>
          </w:p>
        </w:tc>
      </w:tr>
      <w:tr w:rsidR="00511F46" w:rsidRPr="00511F46" w14:paraId="2254859A" w14:textId="77777777" w:rsidTr="00511F46">
        <w:trPr>
          <w:trHeight w:val="260"/>
          <w:ins w:id="871"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511F46" w:rsidRDefault="00511F46" w:rsidP="00511F46">
            <w:pPr>
              <w:spacing w:after="0" w:line="240" w:lineRule="auto"/>
              <w:jc w:val="center"/>
              <w:rPr>
                <w:ins w:id="872" w:author="Stefanie Lane" w:date="2022-06-23T13:18:00Z"/>
                <w:rFonts w:ascii="Calibri" w:eastAsia="Times New Roman" w:hAnsi="Calibri" w:cs="Calibri"/>
                <w:color w:val="000000"/>
                <w:sz w:val="20"/>
                <w:szCs w:val="20"/>
                <w:rPrChange w:id="873" w:author="Stefanie Lane" w:date="2022-06-23T13:18:00Z">
                  <w:rPr>
                    <w:ins w:id="874" w:author="Stefanie Lane" w:date="2022-06-23T13:18:00Z"/>
                  </w:rPr>
                </w:rPrChange>
              </w:rPr>
              <w:pPrChange w:id="875" w:author="Stefanie Lane" w:date="2022-06-23T13:18:00Z">
                <w:pPr>
                  <w:jc w:val="center"/>
                </w:pPr>
              </w:pPrChange>
            </w:pPr>
            <w:ins w:id="876" w:author="Stefanie Lane" w:date="2022-06-23T13:18:00Z">
              <w:r w:rsidRPr="00511F46">
                <w:rPr>
                  <w:rFonts w:ascii="Calibri" w:eastAsia="Times New Roman" w:hAnsi="Calibri" w:cs="Calibri"/>
                  <w:color w:val="000000"/>
                  <w:sz w:val="20"/>
                  <w:szCs w:val="20"/>
                  <w:rPrChange w:id="877" w:author="Stefanie Lane" w:date="2022-06-23T13:18:00Z">
                    <w:rPr/>
                  </w:rPrChange>
                </w:rPr>
                <w:t>"Fescue"</w:t>
              </w:r>
            </w:ins>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511F46" w:rsidRDefault="00511F46" w:rsidP="00511F46">
            <w:pPr>
              <w:spacing w:after="0" w:line="240" w:lineRule="auto"/>
              <w:rPr>
                <w:ins w:id="878" w:author="Stefanie Lane" w:date="2022-06-23T13:18:00Z"/>
                <w:rFonts w:ascii="Calibri" w:eastAsia="Times New Roman" w:hAnsi="Calibri" w:cs="Calibri"/>
                <w:i/>
                <w:iCs/>
                <w:color w:val="000000"/>
                <w:sz w:val="20"/>
                <w:szCs w:val="20"/>
                <w:rPrChange w:id="879" w:author="Stefanie Lane" w:date="2022-06-23T13:18:00Z">
                  <w:rPr>
                    <w:ins w:id="880" w:author="Stefanie Lane" w:date="2022-06-23T13:18:00Z"/>
                  </w:rPr>
                </w:rPrChange>
              </w:rPr>
              <w:pPrChange w:id="881" w:author="Stefanie Lane" w:date="2022-06-23T13:18:00Z">
                <w:pPr/>
              </w:pPrChange>
            </w:pPr>
            <w:ins w:id="882" w:author="Stefanie Lane" w:date="2022-06-23T13:18:00Z">
              <w:r w:rsidRPr="00511F46">
                <w:rPr>
                  <w:rFonts w:ascii="Calibri" w:eastAsia="Times New Roman" w:hAnsi="Calibri" w:cs="Calibri"/>
                  <w:i/>
                  <w:iCs/>
                  <w:color w:val="000000"/>
                  <w:sz w:val="20"/>
                  <w:szCs w:val="20"/>
                  <w:rPrChange w:id="883" w:author="Stefanie Lane" w:date="2022-06-23T13:18:00Z">
                    <w:rPr/>
                  </w:rPrChange>
                </w:rPr>
                <w:t>Festuca arundinaceae</w:t>
              </w:r>
            </w:ins>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511F46" w:rsidRDefault="00511F46" w:rsidP="00511F46">
            <w:pPr>
              <w:spacing w:after="0" w:line="240" w:lineRule="auto"/>
              <w:jc w:val="center"/>
              <w:rPr>
                <w:ins w:id="884" w:author="Stefanie Lane" w:date="2022-06-23T13:18:00Z"/>
                <w:rFonts w:ascii="Calibri" w:eastAsia="Times New Roman" w:hAnsi="Calibri" w:cs="Calibri"/>
                <w:color w:val="000000"/>
                <w:sz w:val="20"/>
                <w:szCs w:val="20"/>
                <w:rPrChange w:id="885" w:author="Stefanie Lane" w:date="2022-06-23T13:18:00Z">
                  <w:rPr>
                    <w:ins w:id="886" w:author="Stefanie Lane" w:date="2022-06-23T13:18:00Z"/>
                  </w:rPr>
                </w:rPrChange>
              </w:rPr>
              <w:pPrChange w:id="887" w:author="Stefanie Lane" w:date="2022-06-23T13:18:00Z">
                <w:pPr>
                  <w:jc w:val="center"/>
                </w:pPr>
              </w:pPrChange>
            </w:pPr>
            <w:ins w:id="888" w:author="Stefanie Lane" w:date="2022-06-23T13:18:00Z">
              <w:r w:rsidRPr="00511F46">
                <w:rPr>
                  <w:rFonts w:ascii="Calibri" w:eastAsia="Times New Roman" w:hAnsi="Calibri" w:cs="Calibri"/>
                  <w:color w:val="000000"/>
                  <w:sz w:val="20"/>
                  <w:szCs w:val="20"/>
                  <w:rPrChange w:id="889" w:author="Stefanie Lane" w:date="2022-06-23T13:18:00Z">
                    <w:rPr/>
                  </w:rPrChange>
                </w:rPr>
                <w:t>0.607</w:t>
              </w:r>
            </w:ins>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511F46" w:rsidRDefault="00511F46" w:rsidP="00511F46">
            <w:pPr>
              <w:spacing w:after="0" w:line="240" w:lineRule="auto"/>
              <w:jc w:val="center"/>
              <w:rPr>
                <w:ins w:id="890" w:author="Stefanie Lane" w:date="2022-06-23T13:18:00Z"/>
                <w:rFonts w:ascii="Calibri" w:eastAsia="Times New Roman" w:hAnsi="Calibri" w:cs="Calibri"/>
                <w:color w:val="000000"/>
                <w:sz w:val="20"/>
                <w:szCs w:val="20"/>
                <w:rPrChange w:id="891" w:author="Stefanie Lane" w:date="2022-06-23T13:18:00Z">
                  <w:rPr>
                    <w:ins w:id="892" w:author="Stefanie Lane" w:date="2022-06-23T13:18:00Z"/>
                  </w:rPr>
                </w:rPrChange>
              </w:rPr>
              <w:pPrChange w:id="893" w:author="Stefanie Lane" w:date="2022-06-23T13:18:00Z">
                <w:pPr>
                  <w:jc w:val="center"/>
                </w:pPr>
              </w:pPrChange>
            </w:pPr>
            <w:ins w:id="894" w:author="Stefanie Lane" w:date="2022-06-23T13:18:00Z">
              <w:r w:rsidRPr="00511F46">
                <w:rPr>
                  <w:rFonts w:ascii="Calibri" w:eastAsia="Times New Roman" w:hAnsi="Calibri" w:cs="Calibri"/>
                  <w:color w:val="000000"/>
                  <w:sz w:val="20"/>
                  <w:szCs w:val="20"/>
                  <w:rPrChange w:id="895"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511F46" w:rsidRDefault="00511F46" w:rsidP="00511F46">
            <w:pPr>
              <w:spacing w:after="0" w:line="240" w:lineRule="auto"/>
              <w:rPr>
                <w:ins w:id="896" w:author="Stefanie Lane" w:date="2022-06-23T13:18:00Z"/>
                <w:rFonts w:ascii="Calibri" w:eastAsia="Times New Roman" w:hAnsi="Calibri" w:cs="Calibri"/>
                <w:color w:val="000000"/>
                <w:sz w:val="20"/>
                <w:szCs w:val="20"/>
                <w:rPrChange w:id="897" w:author="Stefanie Lane" w:date="2022-06-23T13:18:00Z">
                  <w:rPr>
                    <w:ins w:id="898" w:author="Stefanie Lane" w:date="2022-06-23T13:18:00Z"/>
                  </w:rPr>
                </w:rPrChange>
              </w:rPr>
              <w:pPrChange w:id="899" w:author="Stefanie Lane" w:date="2022-06-23T13:18:00Z">
                <w:pPr/>
              </w:pPrChange>
            </w:pPr>
            <w:ins w:id="900" w:author="Stefanie Lane" w:date="2022-06-23T13:18:00Z">
              <w:r w:rsidRPr="00511F46">
                <w:rPr>
                  <w:rFonts w:ascii="Calibri" w:eastAsia="Times New Roman" w:hAnsi="Calibri" w:cs="Calibri"/>
                  <w:color w:val="000000"/>
                  <w:sz w:val="20"/>
                  <w:szCs w:val="20"/>
                  <w:rPrChange w:id="901"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511F46" w:rsidRDefault="00511F46" w:rsidP="00511F46">
            <w:pPr>
              <w:spacing w:after="0" w:line="240" w:lineRule="auto"/>
              <w:rPr>
                <w:ins w:id="902" w:author="Stefanie Lane" w:date="2022-06-23T13:18:00Z"/>
                <w:rFonts w:ascii="Calibri" w:eastAsia="Times New Roman" w:hAnsi="Calibri" w:cs="Calibri"/>
                <w:i/>
                <w:iCs/>
                <w:color w:val="000000"/>
                <w:sz w:val="20"/>
                <w:szCs w:val="20"/>
                <w:rPrChange w:id="903" w:author="Stefanie Lane" w:date="2022-06-23T13:18:00Z">
                  <w:rPr>
                    <w:ins w:id="904" w:author="Stefanie Lane" w:date="2022-06-23T13:18:00Z"/>
                  </w:rPr>
                </w:rPrChange>
              </w:rPr>
              <w:pPrChange w:id="905" w:author="Stefanie Lane" w:date="2022-06-23T13:18:00Z">
                <w:pPr/>
              </w:pPrChange>
            </w:pPr>
            <w:ins w:id="906" w:author="Stefanie Lane" w:date="2022-06-23T13:18:00Z">
              <w:r w:rsidRPr="00511F46">
                <w:rPr>
                  <w:rFonts w:ascii="Calibri" w:eastAsia="Times New Roman" w:hAnsi="Calibri" w:cs="Calibri"/>
                  <w:i/>
                  <w:iCs/>
                  <w:color w:val="000000"/>
                  <w:sz w:val="20"/>
                  <w:szCs w:val="20"/>
                  <w:rPrChange w:id="907" w:author="Stefanie Lane" w:date="2022-06-23T13:18:00Z">
                    <w:rPr/>
                  </w:rPrChange>
                </w:rPr>
                <w:t>Poa palustris</w:t>
              </w:r>
            </w:ins>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511F46" w:rsidRDefault="00511F46" w:rsidP="00511F46">
            <w:pPr>
              <w:spacing w:after="0" w:line="240" w:lineRule="auto"/>
              <w:jc w:val="center"/>
              <w:rPr>
                <w:ins w:id="908" w:author="Stefanie Lane" w:date="2022-06-23T13:18:00Z"/>
                <w:rFonts w:ascii="Calibri" w:eastAsia="Times New Roman" w:hAnsi="Calibri" w:cs="Calibri"/>
                <w:color w:val="000000"/>
                <w:sz w:val="20"/>
                <w:szCs w:val="20"/>
                <w:rPrChange w:id="909" w:author="Stefanie Lane" w:date="2022-06-23T13:18:00Z">
                  <w:rPr>
                    <w:ins w:id="910" w:author="Stefanie Lane" w:date="2022-06-23T13:18:00Z"/>
                  </w:rPr>
                </w:rPrChange>
              </w:rPr>
              <w:pPrChange w:id="911" w:author="Stefanie Lane" w:date="2022-06-23T13:18:00Z">
                <w:pPr>
                  <w:jc w:val="center"/>
                </w:pPr>
              </w:pPrChange>
            </w:pPr>
            <w:ins w:id="912" w:author="Stefanie Lane" w:date="2022-06-23T13:18:00Z">
              <w:r w:rsidRPr="00511F46">
                <w:rPr>
                  <w:rFonts w:ascii="Calibri" w:eastAsia="Times New Roman" w:hAnsi="Calibri" w:cs="Calibri"/>
                  <w:color w:val="000000"/>
                  <w:sz w:val="20"/>
                  <w:szCs w:val="20"/>
                  <w:rPrChange w:id="913" w:author="Stefanie Lane" w:date="2022-06-23T13:18:00Z">
                    <w:rPr/>
                  </w:rPrChange>
                </w:rPr>
                <w:t>0.569</w:t>
              </w:r>
            </w:ins>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511F46" w:rsidRDefault="00511F46" w:rsidP="00511F46">
            <w:pPr>
              <w:spacing w:after="0" w:line="240" w:lineRule="auto"/>
              <w:jc w:val="center"/>
              <w:rPr>
                <w:ins w:id="914" w:author="Stefanie Lane" w:date="2022-06-23T13:18:00Z"/>
                <w:rFonts w:ascii="Calibri" w:eastAsia="Times New Roman" w:hAnsi="Calibri" w:cs="Calibri"/>
                <w:color w:val="000000"/>
                <w:sz w:val="20"/>
                <w:szCs w:val="20"/>
                <w:rPrChange w:id="915" w:author="Stefanie Lane" w:date="2022-06-23T13:18:00Z">
                  <w:rPr>
                    <w:ins w:id="916" w:author="Stefanie Lane" w:date="2022-06-23T13:18:00Z"/>
                  </w:rPr>
                </w:rPrChange>
              </w:rPr>
              <w:pPrChange w:id="917" w:author="Stefanie Lane" w:date="2022-06-23T13:18:00Z">
                <w:pPr>
                  <w:jc w:val="center"/>
                </w:pPr>
              </w:pPrChange>
            </w:pPr>
            <w:ins w:id="918" w:author="Stefanie Lane" w:date="2022-06-23T13:18:00Z">
              <w:r w:rsidRPr="00511F46">
                <w:rPr>
                  <w:rFonts w:ascii="Calibri" w:eastAsia="Times New Roman" w:hAnsi="Calibri" w:cs="Calibri"/>
                  <w:color w:val="000000"/>
                  <w:sz w:val="20"/>
                  <w:szCs w:val="20"/>
                  <w:rPrChange w:id="919"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511F46" w:rsidRDefault="00511F46" w:rsidP="00511F46">
            <w:pPr>
              <w:spacing w:after="0" w:line="240" w:lineRule="auto"/>
              <w:rPr>
                <w:ins w:id="920" w:author="Stefanie Lane" w:date="2022-06-23T13:18:00Z"/>
                <w:rFonts w:ascii="Calibri" w:eastAsia="Times New Roman" w:hAnsi="Calibri" w:cs="Calibri"/>
                <w:color w:val="000000"/>
                <w:sz w:val="20"/>
                <w:szCs w:val="20"/>
                <w:rPrChange w:id="921" w:author="Stefanie Lane" w:date="2022-06-23T13:18:00Z">
                  <w:rPr>
                    <w:ins w:id="922" w:author="Stefanie Lane" w:date="2022-06-23T13:18:00Z"/>
                  </w:rPr>
                </w:rPrChange>
              </w:rPr>
              <w:pPrChange w:id="923" w:author="Stefanie Lane" w:date="2022-06-23T13:18:00Z">
                <w:pPr/>
              </w:pPrChange>
            </w:pPr>
            <w:ins w:id="924" w:author="Stefanie Lane" w:date="2022-06-23T13:18:00Z">
              <w:r w:rsidRPr="00511F46">
                <w:rPr>
                  <w:rFonts w:ascii="Calibri" w:eastAsia="Times New Roman" w:hAnsi="Calibri" w:cs="Calibri"/>
                  <w:color w:val="000000"/>
                  <w:sz w:val="20"/>
                  <w:szCs w:val="20"/>
                  <w:rPrChange w:id="925" w:author="Stefanie Lane" w:date="2022-06-23T13:18:00Z">
                    <w:rPr/>
                  </w:rPrChange>
                </w:rPr>
                <w:t> </w:t>
              </w:r>
            </w:ins>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511F46" w:rsidRDefault="00511F46" w:rsidP="00511F46">
            <w:pPr>
              <w:spacing w:after="0" w:line="240" w:lineRule="auto"/>
              <w:rPr>
                <w:ins w:id="926" w:author="Stefanie Lane" w:date="2022-06-23T13:18:00Z"/>
                <w:rFonts w:ascii="Calibri" w:eastAsia="Times New Roman" w:hAnsi="Calibri" w:cs="Calibri"/>
                <w:i/>
                <w:iCs/>
                <w:color w:val="000000"/>
                <w:sz w:val="20"/>
                <w:szCs w:val="20"/>
                <w:rPrChange w:id="927" w:author="Stefanie Lane" w:date="2022-06-23T13:18:00Z">
                  <w:rPr>
                    <w:ins w:id="928" w:author="Stefanie Lane" w:date="2022-06-23T13:18:00Z"/>
                  </w:rPr>
                </w:rPrChange>
              </w:rPr>
              <w:pPrChange w:id="929" w:author="Stefanie Lane" w:date="2022-06-23T13:18:00Z">
                <w:pPr/>
              </w:pPrChange>
            </w:pPr>
            <w:ins w:id="930" w:author="Stefanie Lane" w:date="2022-06-23T13:18:00Z">
              <w:r w:rsidRPr="00511F46">
                <w:rPr>
                  <w:rFonts w:ascii="Calibri" w:eastAsia="Times New Roman" w:hAnsi="Calibri" w:cs="Calibri"/>
                  <w:i/>
                  <w:iCs/>
                  <w:color w:val="000000"/>
                  <w:sz w:val="20"/>
                  <w:szCs w:val="20"/>
                  <w:rPrChange w:id="931" w:author="Stefanie Lane" w:date="2022-06-23T13:18:00Z">
                    <w:rPr/>
                  </w:rPrChange>
                </w:rPr>
                <w:t>Phalaris arundinaceae</w:t>
              </w:r>
            </w:ins>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511F46" w:rsidRDefault="00511F46" w:rsidP="00511F46">
            <w:pPr>
              <w:spacing w:after="0" w:line="240" w:lineRule="auto"/>
              <w:jc w:val="center"/>
              <w:rPr>
                <w:ins w:id="932" w:author="Stefanie Lane" w:date="2022-06-23T13:18:00Z"/>
                <w:rFonts w:ascii="Calibri" w:eastAsia="Times New Roman" w:hAnsi="Calibri" w:cs="Calibri"/>
                <w:color w:val="000000"/>
                <w:sz w:val="20"/>
                <w:szCs w:val="20"/>
                <w:rPrChange w:id="933" w:author="Stefanie Lane" w:date="2022-06-23T13:18:00Z">
                  <w:rPr>
                    <w:ins w:id="934" w:author="Stefanie Lane" w:date="2022-06-23T13:18:00Z"/>
                  </w:rPr>
                </w:rPrChange>
              </w:rPr>
              <w:pPrChange w:id="935" w:author="Stefanie Lane" w:date="2022-06-23T13:18:00Z">
                <w:pPr>
                  <w:jc w:val="center"/>
                </w:pPr>
              </w:pPrChange>
            </w:pPr>
            <w:ins w:id="936" w:author="Stefanie Lane" w:date="2022-06-23T13:18:00Z">
              <w:r w:rsidRPr="00511F46">
                <w:rPr>
                  <w:rFonts w:ascii="Calibri" w:eastAsia="Times New Roman" w:hAnsi="Calibri" w:cs="Calibri"/>
                  <w:color w:val="000000"/>
                  <w:sz w:val="20"/>
                  <w:szCs w:val="20"/>
                  <w:rPrChange w:id="937" w:author="Stefanie Lane" w:date="2022-06-23T13:18:00Z">
                    <w:rPr/>
                  </w:rPrChange>
                </w:rPr>
                <w:t>0.518</w:t>
              </w:r>
            </w:ins>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511F46" w:rsidRDefault="00511F46" w:rsidP="00511F46">
            <w:pPr>
              <w:spacing w:after="0" w:line="240" w:lineRule="auto"/>
              <w:jc w:val="center"/>
              <w:rPr>
                <w:ins w:id="938" w:author="Stefanie Lane" w:date="2022-06-23T13:18:00Z"/>
                <w:rFonts w:ascii="Calibri" w:eastAsia="Times New Roman" w:hAnsi="Calibri" w:cs="Calibri"/>
                <w:color w:val="000000"/>
                <w:sz w:val="20"/>
                <w:szCs w:val="20"/>
                <w:rPrChange w:id="939" w:author="Stefanie Lane" w:date="2022-06-23T13:18:00Z">
                  <w:rPr>
                    <w:ins w:id="940" w:author="Stefanie Lane" w:date="2022-06-23T13:18:00Z"/>
                  </w:rPr>
                </w:rPrChange>
              </w:rPr>
              <w:pPrChange w:id="941" w:author="Stefanie Lane" w:date="2022-06-23T13:18:00Z">
                <w:pPr>
                  <w:jc w:val="center"/>
                </w:pPr>
              </w:pPrChange>
            </w:pPr>
            <w:ins w:id="942" w:author="Stefanie Lane" w:date="2022-06-23T13:18:00Z">
              <w:r w:rsidRPr="00511F46">
                <w:rPr>
                  <w:rFonts w:ascii="Calibri" w:eastAsia="Times New Roman" w:hAnsi="Calibri" w:cs="Calibri"/>
                  <w:color w:val="000000"/>
                  <w:sz w:val="20"/>
                  <w:szCs w:val="20"/>
                  <w:rPrChange w:id="943" w:author="Stefanie Lane" w:date="2022-06-23T13:18:00Z">
                    <w:rPr/>
                  </w:rPrChange>
                </w:rPr>
                <w:t>0.0001</w:t>
              </w:r>
            </w:ins>
          </w:p>
        </w:tc>
      </w:tr>
      <w:tr w:rsidR="00511F46" w:rsidRPr="00511F46" w14:paraId="7C857274" w14:textId="77777777" w:rsidTr="00511F46">
        <w:trPr>
          <w:trHeight w:val="260"/>
          <w:ins w:id="944"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511F46" w:rsidRDefault="00511F46" w:rsidP="00511F46">
            <w:pPr>
              <w:spacing w:after="0" w:line="240" w:lineRule="auto"/>
              <w:rPr>
                <w:ins w:id="945" w:author="Stefanie Lane" w:date="2022-06-23T13:18:00Z"/>
                <w:rFonts w:ascii="Calibri" w:eastAsia="Times New Roman" w:hAnsi="Calibri" w:cs="Calibri"/>
                <w:color w:val="000000"/>
                <w:sz w:val="20"/>
                <w:szCs w:val="20"/>
                <w:rPrChange w:id="946" w:author="Stefanie Lane" w:date="2022-06-23T13:18:00Z">
                  <w:rPr>
                    <w:ins w:id="947" w:author="Stefanie Lane" w:date="2022-06-23T13:18:00Z"/>
                  </w:rPr>
                </w:rPrChange>
              </w:rPr>
              <w:pPrChange w:id="948"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511F46" w:rsidRDefault="00511F46" w:rsidP="00511F46">
            <w:pPr>
              <w:spacing w:after="0" w:line="240" w:lineRule="auto"/>
              <w:rPr>
                <w:ins w:id="949" w:author="Stefanie Lane" w:date="2022-06-23T13:18:00Z"/>
                <w:rFonts w:ascii="Calibri" w:eastAsia="Times New Roman" w:hAnsi="Calibri" w:cs="Calibri"/>
                <w:i/>
                <w:iCs/>
                <w:color w:val="000000"/>
                <w:sz w:val="20"/>
                <w:szCs w:val="20"/>
                <w:rPrChange w:id="950" w:author="Stefanie Lane" w:date="2022-06-23T13:18:00Z">
                  <w:rPr>
                    <w:ins w:id="951" w:author="Stefanie Lane" w:date="2022-06-23T13:18:00Z"/>
                  </w:rPr>
                </w:rPrChange>
              </w:rPr>
              <w:pPrChange w:id="952" w:author="Stefanie Lane" w:date="2022-06-23T13:18:00Z">
                <w:pPr/>
              </w:pPrChange>
            </w:pPr>
            <w:ins w:id="953" w:author="Stefanie Lane" w:date="2022-06-23T13:18:00Z">
              <w:r w:rsidRPr="00511F46">
                <w:rPr>
                  <w:rFonts w:ascii="Calibri" w:eastAsia="Times New Roman" w:hAnsi="Calibri" w:cs="Calibri"/>
                  <w:i/>
                  <w:iCs/>
                  <w:color w:val="000000"/>
                  <w:sz w:val="20"/>
                  <w:szCs w:val="20"/>
                  <w:rPrChange w:id="954" w:author="Stefanie Lane" w:date="2022-06-23T13:18:00Z">
                    <w:rPr/>
                  </w:rPrChange>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511F46" w:rsidRDefault="00511F46" w:rsidP="00511F46">
            <w:pPr>
              <w:spacing w:after="0" w:line="240" w:lineRule="auto"/>
              <w:jc w:val="center"/>
              <w:rPr>
                <w:ins w:id="955" w:author="Stefanie Lane" w:date="2022-06-23T13:18:00Z"/>
                <w:rFonts w:ascii="Calibri" w:eastAsia="Times New Roman" w:hAnsi="Calibri" w:cs="Calibri"/>
                <w:color w:val="000000"/>
                <w:sz w:val="20"/>
                <w:szCs w:val="20"/>
                <w:rPrChange w:id="956" w:author="Stefanie Lane" w:date="2022-06-23T13:18:00Z">
                  <w:rPr>
                    <w:ins w:id="957" w:author="Stefanie Lane" w:date="2022-06-23T13:18:00Z"/>
                  </w:rPr>
                </w:rPrChange>
              </w:rPr>
              <w:pPrChange w:id="958" w:author="Stefanie Lane" w:date="2022-06-23T13:18:00Z">
                <w:pPr>
                  <w:jc w:val="center"/>
                </w:pPr>
              </w:pPrChange>
            </w:pPr>
            <w:ins w:id="959" w:author="Stefanie Lane" w:date="2022-06-23T13:18:00Z">
              <w:r w:rsidRPr="00511F46">
                <w:rPr>
                  <w:rFonts w:ascii="Calibri" w:eastAsia="Times New Roman" w:hAnsi="Calibri" w:cs="Calibri"/>
                  <w:color w:val="000000"/>
                  <w:sz w:val="20"/>
                  <w:szCs w:val="20"/>
                  <w:rPrChange w:id="960" w:author="Stefanie Lane" w:date="2022-06-23T13:18:00Z">
                    <w:rPr/>
                  </w:rPrChange>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511F46" w:rsidRDefault="00511F46" w:rsidP="00511F46">
            <w:pPr>
              <w:spacing w:after="0" w:line="240" w:lineRule="auto"/>
              <w:jc w:val="center"/>
              <w:rPr>
                <w:ins w:id="961" w:author="Stefanie Lane" w:date="2022-06-23T13:18:00Z"/>
                <w:rFonts w:ascii="Calibri" w:eastAsia="Times New Roman" w:hAnsi="Calibri" w:cs="Calibri"/>
                <w:color w:val="000000"/>
                <w:sz w:val="20"/>
                <w:szCs w:val="20"/>
                <w:rPrChange w:id="962" w:author="Stefanie Lane" w:date="2022-06-23T13:18:00Z">
                  <w:rPr>
                    <w:ins w:id="963" w:author="Stefanie Lane" w:date="2022-06-23T13:18:00Z"/>
                  </w:rPr>
                </w:rPrChange>
              </w:rPr>
              <w:pPrChange w:id="964" w:author="Stefanie Lane" w:date="2022-06-23T13:18:00Z">
                <w:pPr>
                  <w:jc w:val="center"/>
                </w:pPr>
              </w:pPrChange>
            </w:pPr>
            <w:ins w:id="965" w:author="Stefanie Lane" w:date="2022-06-23T13:18:00Z">
              <w:r w:rsidRPr="00511F46">
                <w:rPr>
                  <w:rFonts w:ascii="Calibri" w:eastAsia="Times New Roman" w:hAnsi="Calibri" w:cs="Calibri"/>
                  <w:color w:val="000000"/>
                  <w:sz w:val="20"/>
                  <w:szCs w:val="20"/>
                  <w:rPrChange w:id="966"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47B8FD76" w14:textId="77777777" w:rsidR="00511F46" w:rsidRPr="00511F46" w:rsidRDefault="00511F46" w:rsidP="00511F46">
            <w:pPr>
              <w:spacing w:after="0" w:line="240" w:lineRule="auto"/>
              <w:jc w:val="center"/>
              <w:rPr>
                <w:ins w:id="967" w:author="Stefanie Lane" w:date="2022-06-23T13:18:00Z"/>
                <w:rFonts w:ascii="Calibri" w:eastAsia="Times New Roman" w:hAnsi="Calibri" w:cs="Calibri"/>
                <w:color w:val="000000"/>
                <w:sz w:val="20"/>
                <w:szCs w:val="20"/>
                <w:rPrChange w:id="968" w:author="Stefanie Lane" w:date="2022-06-23T13:18:00Z">
                  <w:rPr>
                    <w:ins w:id="969" w:author="Stefanie Lane" w:date="2022-06-23T13:18:00Z"/>
                  </w:rPr>
                </w:rPrChange>
              </w:rPr>
              <w:pPrChange w:id="970"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511F46" w:rsidRDefault="00511F46" w:rsidP="00511F46">
            <w:pPr>
              <w:spacing w:after="0" w:line="240" w:lineRule="auto"/>
              <w:rPr>
                <w:ins w:id="971" w:author="Stefanie Lane" w:date="2022-06-23T13:18:00Z"/>
                <w:rFonts w:ascii="Calibri" w:eastAsia="Times New Roman" w:hAnsi="Calibri" w:cs="Calibri"/>
                <w:i/>
                <w:iCs/>
                <w:color w:val="000000"/>
                <w:sz w:val="20"/>
                <w:szCs w:val="20"/>
                <w:rPrChange w:id="972" w:author="Stefanie Lane" w:date="2022-06-23T13:18:00Z">
                  <w:rPr>
                    <w:ins w:id="973" w:author="Stefanie Lane" w:date="2022-06-23T13:18:00Z"/>
                  </w:rPr>
                </w:rPrChange>
              </w:rPr>
              <w:pPrChange w:id="974" w:author="Stefanie Lane" w:date="2022-06-23T13:18:00Z">
                <w:pPr/>
              </w:pPrChange>
            </w:pPr>
            <w:ins w:id="975" w:author="Stefanie Lane" w:date="2022-06-23T13:18:00Z">
              <w:r w:rsidRPr="00511F46">
                <w:rPr>
                  <w:rFonts w:ascii="Calibri" w:eastAsia="Times New Roman" w:hAnsi="Calibri" w:cs="Calibri"/>
                  <w:i/>
                  <w:iCs/>
                  <w:color w:val="000000"/>
                  <w:sz w:val="20"/>
                  <w:szCs w:val="20"/>
                  <w:rPrChange w:id="976" w:author="Stefanie Lane" w:date="2022-06-23T13:18:00Z">
                    <w:rPr/>
                  </w:rPrChange>
                </w:rPr>
                <w:t>Festuca 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511F46" w:rsidRDefault="00511F46" w:rsidP="00511F46">
            <w:pPr>
              <w:spacing w:after="0" w:line="240" w:lineRule="auto"/>
              <w:jc w:val="center"/>
              <w:rPr>
                <w:ins w:id="977" w:author="Stefanie Lane" w:date="2022-06-23T13:18:00Z"/>
                <w:rFonts w:ascii="Calibri" w:eastAsia="Times New Roman" w:hAnsi="Calibri" w:cs="Calibri"/>
                <w:color w:val="000000"/>
                <w:sz w:val="20"/>
                <w:szCs w:val="20"/>
                <w:rPrChange w:id="978" w:author="Stefanie Lane" w:date="2022-06-23T13:18:00Z">
                  <w:rPr>
                    <w:ins w:id="979" w:author="Stefanie Lane" w:date="2022-06-23T13:18:00Z"/>
                  </w:rPr>
                </w:rPrChange>
              </w:rPr>
              <w:pPrChange w:id="980" w:author="Stefanie Lane" w:date="2022-06-23T13:18:00Z">
                <w:pPr>
                  <w:jc w:val="center"/>
                </w:pPr>
              </w:pPrChange>
            </w:pPr>
            <w:ins w:id="981" w:author="Stefanie Lane" w:date="2022-06-23T13:18:00Z">
              <w:r w:rsidRPr="00511F46">
                <w:rPr>
                  <w:rFonts w:ascii="Calibri" w:eastAsia="Times New Roman" w:hAnsi="Calibri" w:cs="Calibri"/>
                  <w:color w:val="000000"/>
                  <w:sz w:val="20"/>
                  <w:szCs w:val="20"/>
                  <w:rPrChange w:id="982" w:author="Stefanie Lane" w:date="2022-06-23T13:18:00Z">
                    <w:rPr/>
                  </w:rPrChange>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511F46" w:rsidRDefault="00511F46" w:rsidP="00511F46">
            <w:pPr>
              <w:spacing w:after="0" w:line="240" w:lineRule="auto"/>
              <w:jc w:val="center"/>
              <w:rPr>
                <w:ins w:id="983" w:author="Stefanie Lane" w:date="2022-06-23T13:18:00Z"/>
                <w:rFonts w:ascii="Calibri" w:eastAsia="Times New Roman" w:hAnsi="Calibri" w:cs="Calibri"/>
                <w:color w:val="000000"/>
                <w:sz w:val="20"/>
                <w:szCs w:val="20"/>
                <w:rPrChange w:id="984" w:author="Stefanie Lane" w:date="2022-06-23T13:18:00Z">
                  <w:rPr>
                    <w:ins w:id="985" w:author="Stefanie Lane" w:date="2022-06-23T13:18:00Z"/>
                  </w:rPr>
                </w:rPrChange>
              </w:rPr>
              <w:pPrChange w:id="986" w:author="Stefanie Lane" w:date="2022-06-23T13:18:00Z">
                <w:pPr>
                  <w:jc w:val="center"/>
                </w:pPr>
              </w:pPrChange>
            </w:pPr>
            <w:ins w:id="987" w:author="Stefanie Lane" w:date="2022-06-23T13:18:00Z">
              <w:r w:rsidRPr="00511F46">
                <w:rPr>
                  <w:rFonts w:ascii="Calibri" w:eastAsia="Times New Roman" w:hAnsi="Calibri" w:cs="Calibri"/>
                  <w:color w:val="000000"/>
                  <w:sz w:val="20"/>
                  <w:szCs w:val="20"/>
                  <w:rPrChange w:id="988" w:author="Stefanie Lane" w:date="2022-06-23T13:18:00Z">
                    <w:rPr/>
                  </w:rPrChange>
                </w:rPr>
                <w:t>0.0010</w:t>
              </w:r>
            </w:ins>
          </w:p>
        </w:tc>
        <w:tc>
          <w:tcPr>
            <w:tcW w:w="300" w:type="dxa"/>
            <w:tcBorders>
              <w:top w:val="nil"/>
              <w:left w:val="nil"/>
              <w:bottom w:val="nil"/>
              <w:right w:val="nil"/>
            </w:tcBorders>
            <w:shd w:val="clear" w:color="auto" w:fill="auto"/>
            <w:noWrap/>
            <w:vAlign w:val="bottom"/>
            <w:hideMark/>
          </w:tcPr>
          <w:p w14:paraId="72E37AF4" w14:textId="77777777" w:rsidR="00511F46" w:rsidRPr="00511F46" w:rsidRDefault="00511F46" w:rsidP="00511F46">
            <w:pPr>
              <w:spacing w:after="0" w:line="240" w:lineRule="auto"/>
              <w:jc w:val="center"/>
              <w:rPr>
                <w:ins w:id="989" w:author="Stefanie Lane" w:date="2022-06-23T13:18:00Z"/>
                <w:rFonts w:ascii="Calibri" w:eastAsia="Times New Roman" w:hAnsi="Calibri" w:cs="Calibri"/>
                <w:color w:val="000000"/>
                <w:sz w:val="20"/>
                <w:szCs w:val="20"/>
                <w:rPrChange w:id="990" w:author="Stefanie Lane" w:date="2022-06-23T13:18:00Z">
                  <w:rPr>
                    <w:ins w:id="991" w:author="Stefanie Lane" w:date="2022-06-23T13:18:00Z"/>
                  </w:rPr>
                </w:rPrChange>
              </w:rPr>
              <w:pPrChange w:id="992" w:author="Stefanie Lane" w:date="2022-06-23T13:18:00Z">
                <w:pPr>
                  <w:jc w:val="center"/>
                </w:pPr>
              </w:pPrChange>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511F46" w:rsidRDefault="00511F46" w:rsidP="00511F46">
            <w:pPr>
              <w:spacing w:after="0" w:line="240" w:lineRule="auto"/>
              <w:rPr>
                <w:ins w:id="993" w:author="Stefanie Lane" w:date="2022-06-23T13:18:00Z"/>
                <w:rFonts w:ascii="Calibri" w:eastAsia="Times New Roman" w:hAnsi="Calibri" w:cs="Calibri"/>
                <w:i/>
                <w:iCs/>
                <w:color w:val="000000"/>
                <w:sz w:val="20"/>
                <w:szCs w:val="20"/>
                <w:rPrChange w:id="994" w:author="Stefanie Lane" w:date="2022-06-23T13:18:00Z">
                  <w:rPr>
                    <w:ins w:id="995" w:author="Stefanie Lane" w:date="2022-06-23T13:18:00Z"/>
                  </w:rPr>
                </w:rPrChange>
              </w:rPr>
              <w:pPrChange w:id="996" w:author="Stefanie Lane" w:date="2022-06-23T13:18:00Z">
                <w:pPr/>
              </w:pPrChange>
            </w:pPr>
            <w:ins w:id="997" w:author="Stefanie Lane" w:date="2022-06-23T13:18:00Z">
              <w:r w:rsidRPr="00511F46">
                <w:rPr>
                  <w:rFonts w:ascii="Calibri" w:eastAsia="Times New Roman" w:hAnsi="Calibri" w:cs="Calibri"/>
                  <w:i/>
                  <w:iCs/>
                  <w:color w:val="000000"/>
                  <w:sz w:val="20"/>
                  <w:szCs w:val="20"/>
                  <w:rPrChange w:id="998" w:author="Stefanie Lane" w:date="2022-06-23T13:18:00Z">
                    <w:rPr/>
                  </w:rPrChange>
                </w:rPr>
                <w:t>Festuca arundinaceae</w:t>
              </w:r>
            </w:ins>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511F46" w:rsidRDefault="00511F46" w:rsidP="00511F46">
            <w:pPr>
              <w:spacing w:after="0" w:line="240" w:lineRule="auto"/>
              <w:jc w:val="center"/>
              <w:rPr>
                <w:ins w:id="999" w:author="Stefanie Lane" w:date="2022-06-23T13:18:00Z"/>
                <w:rFonts w:ascii="Calibri" w:eastAsia="Times New Roman" w:hAnsi="Calibri" w:cs="Calibri"/>
                <w:color w:val="000000"/>
                <w:sz w:val="20"/>
                <w:szCs w:val="20"/>
                <w:rPrChange w:id="1000" w:author="Stefanie Lane" w:date="2022-06-23T13:18:00Z">
                  <w:rPr>
                    <w:ins w:id="1001" w:author="Stefanie Lane" w:date="2022-06-23T13:18:00Z"/>
                  </w:rPr>
                </w:rPrChange>
              </w:rPr>
              <w:pPrChange w:id="1002" w:author="Stefanie Lane" w:date="2022-06-23T13:18:00Z">
                <w:pPr>
                  <w:jc w:val="center"/>
                </w:pPr>
              </w:pPrChange>
            </w:pPr>
            <w:ins w:id="1003" w:author="Stefanie Lane" w:date="2022-06-23T13:18:00Z">
              <w:r w:rsidRPr="00511F46">
                <w:rPr>
                  <w:rFonts w:ascii="Calibri" w:eastAsia="Times New Roman" w:hAnsi="Calibri" w:cs="Calibri"/>
                  <w:color w:val="000000"/>
                  <w:sz w:val="20"/>
                  <w:szCs w:val="20"/>
                  <w:rPrChange w:id="1004" w:author="Stefanie Lane" w:date="2022-06-23T13:18:00Z">
                    <w:rPr/>
                  </w:rPrChange>
                </w:rPr>
                <w:t>0.461</w:t>
              </w:r>
            </w:ins>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511F46" w:rsidRDefault="00511F46" w:rsidP="00511F46">
            <w:pPr>
              <w:spacing w:after="0" w:line="240" w:lineRule="auto"/>
              <w:jc w:val="center"/>
              <w:rPr>
                <w:ins w:id="1005" w:author="Stefanie Lane" w:date="2022-06-23T13:18:00Z"/>
                <w:rFonts w:ascii="Calibri" w:eastAsia="Times New Roman" w:hAnsi="Calibri" w:cs="Calibri"/>
                <w:color w:val="000000"/>
                <w:sz w:val="20"/>
                <w:szCs w:val="20"/>
                <w:rPrChange w:id="1006" w:author="Stefanie Lane" w:date="2022-06-23T13:18:00Z">
                  <w:rPr>
                    <w:ins w:id="1007" w:author="Stefanie Lane" w:date="2022-06-23T13:18:00Z"/>
                  </w:rPr>
                </w:rPrChange>
              </w:rPr>
              <w:pPrChange w:id="1008" w:author="Stefanie Lane" w:date="2022-06-23T13:18:00Z">
                <w:pPr>
                  <w:jc w:val="center"/>
                </w:pPr>
              </w:pPrChange>
            </w:pPr>
            <w:ins w:id="1009" w:author="Stefanie Lane" w:date="2022-06-23T13:18:00Z">
              <w:r w:rsidRPr="00511F46">
                <w:rPr>
                  <w:rFonts w:ascii="Calibri" w:eastAsia="Times New Roman" w:hAnsi="Calibri" w:cs="Calibri"/>
                  <w:color w:val="000000"/>
                  <w:sz w:val="20"/>
                  <w:szCs w:val="20"/>
                  <w:rPrChange w:id="1010" w:author="Stefanie Lane" w:date="2022-06-23T13:18:00Z">
                    <w:rPr/>
                  </w:rPrChange>
                </w:rPr>
                <w:t>0.0005</w:t>
              </w:r>
            </w:ins>
          </w:p>
        </w:tc>
      </w:tr>
      <w:tr w:rsidR="00511F46" w:rsidRPr="00511F46" w14:paraId="739B2928" w14:textId="77777777" w:rsidTr="00511F46">
        <w:trPr>
          <w:trHeight w:val="260"/>
          <w:ins w:id="1011"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511F46" w:rsidRDefault="00511F46" w:rsidP="00511F46">
            <w:pPr>
              <w:spacing w:after="0" w:line="240" w:lineRule="auto"/>
              <w:rPr>
                <w:ins w:id="1012" w:author="Stefanie Lane" w:date="2022-06-23T13:18:00Z"/>
                <w:rFonts w:ascii="Calibri" w:eastAsia="Times New Roman" w:hAnsi="Calibri" w:cs="Calibri"/>
                <w:color w:val="000000"/>
                <w:sz w:val="20"/>
                <w:szCs w:val="20"/>
                <w:rPrChange w:id="1013" w:author="Stefanie Lane" w:date="2022-06-23T13:18:00Z">
                  <w:rPr>
                    <w:ins w:id="1014" w:author="Stefanie Lane" w:date="2022-06-23T13:18:00Z"/>
                  </w:rPr>
                </w:rPrChange>
              </w:rPr>
              <w:pPrChange w:id="1015" w:author="Stefanie Lane" w:date="2022-06-23T13:18:00Z">
                <w:pPr/>
              </w:pPrChange>
            </w:pPr>
          </w:p>
        </w:tc>
        <w:tc>
          <w:tcPr>
            <w:tcW w:w="2982" w:type="dxa"/>
            <w:tcBorders>
              <w:top w:val="nil"/>
              <w:left w:val="nil"/>
              <w:bottom w:val="nil"/>
              <w:right w:val="nil"/>
            </w:tcBorders>
            <w:shd w:val="clear" w:color="auto" w:fill="auto"/>
            <w:noWrap/>
            <w:vAlign w:val="bottom"/>
            <w:hideMark/>
          </w:tcPr>
          <w:p w14:paraId="4FA01DB7" w14:textId="77777777" w:rsidR="00511F46" w:rsidRPr="00511F46" w:rsidRDefault="00511F46" w:rsidP="00511F46">
            <w:pPr>
              <w:spacing w:after="0" w:line="240" w:lineRule="auto"/>
              <w:rPr>
                <w:ins w:id="1016" w:author="Stefanie Lane" w:date="2022-06-23T13:18:00Z"/>
                <w:rFonts w:ascii="Calibri" w:eastAsia="Times New Roman" w:hAnsi="Calibri" w:cs="Calibri"/>
                <w:i/>
                <w:iCs/>
                <w:color w:val="000000"/>
                <w:sz w:val="20"/>
                <w:szCs w:val="20"/>
                <w:rPrChange w:id="1017" w:author="Stefanie Lane" w:date="2022-06-23T13:18:00Z">
                  <w:rPr>
                    <w:ins w:id="1018" w:author="Stefanie Lane" w:date="2022-06-23T13:18:00Z"/>
                  </w:rPr>
                </w:rPrChange>
              </w:rPr>
              <w:pPrChange w:id="1019" w:author="Stefanie Lane" w:date="2022-06-23T13:18:00Z">
                <w:pPr/>
              </w:pPrChange>
            </w:pPr>
            <w:ins w:id="1020" w:author="Stefanie Lane" w:date="2022-06-23T13:18:00Z">
              <w:r w:rsidRPr="00511F46">
                <w:rPr>
                  <w:rFonts w:ascii="Calibri" w:eastAsia="Times New Roman" w:hAnsi="Calibri" w:cs="Calibri"/>
                  <w:i/>
                  <w:iCs/>
                  <w:color w:val="000000"/>
                  <w:sz w:val="20"/>
                  <w:szCs w:val="20"/>
                  <w:rPrChange w:id="1021" w:author="Stefanie Lane" w:date="2022-06-23T13:18:00Z">
                    <w:rPr/>
                  </w:rPrChange>
                </w:rPr>
                <w:t>Equisetum palustre</w:t>
              </w:r>
            </w:ins>
          </w:p>
        </w:tc>
        <w:tc>
          <w:tcPr>
            <w:tcW w:w="592" w:type="dxa"/>
            <w:tcBorders>
              <w:top w:val="nil"/>
              <w:left w:val="nil"/>
              <w:bottom w:val="nil"/>
              <w:right w:val="nil"/>
            </w:tcBorders>
            <w:shd w:val="clear" w:color="auto" w:fill="auto"/>
            <w:noWrap/>
            <w:vAlign w:val="bottom"/>
            <w:hideMark/>
          </w:tcPr>
          <w:p w14:paraId="4CA0D5D6" w14:textId="77777777" w:rsidR="00511F46" w:rsidRPr="00511F46" w:rsidRDefault="00511F46" w:rsidP="00511F46">
            <w:pPr>
              <w:spacing w:after="0" w:line="240" w:lineRule="auto"/>
              <w:jc w:val="center"/>
              <w:rPr>
                <w:ins w:id="1022" w:author="Stefanie Lane" w:date="2022-06-23T13:18:00Z"/>
                <w:rFonts w:ascii="Calibri" w:eastAsia="Times New Roman" w:hAnsi="Calibri" w:cs="Calibri"/>
                <w:color w:val="000000"/>
                <w:sz w:val="20"/>
                <w:szCs w:val="20"/>
                <w:rPrChange w:id="1023" w:author="Stefanie Lane" w:date="2022-06-23T13:18:00Z">
                  <w:rPr>
                    <w:ins w:id="1024" w:author="Stefanie Lane" w:date="2022-06-23T13:18:00Z"/>
                  </w:rPr>
                </w:rPrChange>
              </w:rPr>
              <w:pPrChange w:id="1025" w:author="Stefanie Lane" w:date="2022-06-23T13:18:00Z">
                <w:pPr>
                  <w:jc w:val="center"/>
                </w:pPr>
              </w:pPrChange>
            </w:pPr>
            <w:ins w:id="1026" w:author="Stefanie Lane" w:date="2022-06-23T13:18:00Z">
              <w:r w:rsidRPr="00511F46">
                <w:rPr>
                  <w:rFonts w:ascii="Calibri" w:eastAsia="Times New Roman" w:hAnsi="Calibri" w:cs="Calibri"/>
                  <w:color w:val="000000"/>
                  <w:sz w:val="20"/>
                  <w:szCs w:val="20"/>
                  <w:rPrChange w:id="1027" w:author="Stefanie Lane" w:date="2022-06-23T13:18:00Z">
                    <w:rPr/>
                  </w:rPrChange>
                </w:rPr>
                <w:t>0.489</w:t>
              </w:r>
            </w:ins>
          </w:p>
        </w:tc>
        <w:tc>
          <w:tcPr>
            <w:tcW w:w="686" w:type="dxa"/>
            <w:tcBorders>
              <w:top w:val="nil"/>
              <w:left w:val="nil"/>
              <w:bottom w:val="nil"/>
              <w:right w:val="nil"/>
            </w:tcBorders>
            <w:shd w:val="clear" w:color="auto" w:fill="auto"/>
            <w:noWrap/>
            <w:vAlign w:val="bottom"/>
            <w:hideMark/>
          </w:tcPr>
          <w:p w14:paraId="51386335" w14:textId="77777777" w:rsidR="00511F46" w:rsidRPr="00511F46" w:rsidRDefault="00511F46" w:rsidP="00511F46">
            <w:pPr>
              <w:spacing w:after="0" w:line="240" w:lineRule="auto"/>
              <w:jc w:val="center"/>
              <w:rPr>
                <w:ins w:id="1028" w:author="Stefanie Lane" w:date="2022-06-23T13:18:00Z"/>
                <w:rFonts w:ascii="Calibri" w:eastAsia="Times New Roman" w:hAnsi="Calibri" w:cs="Calibri"/>
                <w:color w:val="000000"/>
                <w:sz w:val="20"/>
                <w:szCs w:val="20"/>
                <w:rPrChange w:id="1029" w:author="Stefanie Lane" w:date="2022-06-23T13:18:00Z">
                  <w:rPr>
                    <w:ins w:id="1030" w:author="Stefanie Lane" w:date="2022-06-23T13:18:00Z"/>
                  </w:rPr>
                </w:rPrChange>
              </w:rPr>
              <w:pPrChange w:id="1031" w:author="Stefanie Lane" w:date="2022-06-23T13:18:00Z">
                <w:pPr>
                  <w:jc w:val="center"/>
                </w:pPr>
              </w:pPrChange>
            </w:pPr>
            <w:ins w:id="1032" w:author="Stefanie Lane" w:date="2022-06-23T13:18:00Z">
              <w:r w:rsidRPr="00511F46">
                <w:rPr>
                  <w:rFonts w:ascii="Calibri" w:eastAsia="Times New Roman" w:hAnsi="Calibri" w:cs="Calibri"/>
                  <w:color w:val="000000"/>
                  <w:sz w:val="20"/>
                  <w:szCs w:val="20"/>
                  <w:rPrChange w:id="1033"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7B42DABE" w14:textId="77777777" w:rsidR="00511F46" w:rsidRPr="00511F46" w:rsidRDefault="00511F46" w:rsidP="00511F46">
            <w:pPr>
              <w:spacing w:after="0" w:line="240" w:lineRule="auto"/>
              <w:jc w:val="center"/>
              <w:rPr>
                <w:ins w:id="1034" w:author="Stefanie Lane" w:date="2022-06-23T13:18:00Z"/>
                <w:rFonts w:ascii="Calibri" w:eastAsia="Times New Roman" w:hAnsi="Calibri" w:cs="Calibri"/>
                <w:color w:val="000000"/>
                <w:sz w:val="20"/>
                <w:szCs w:val="20"/>
                <w:rPrChange w:id="1035" w:author="Stefanie Lane" w:date="2022-06-23T13:18:00Z">
                  <w:rPr>
                    <w:ins w:id="1036" w:author="Stefanie Lane" w:date="2022-06-23T13:18:00Z"/>
                  </w:rPr>
                </w:rPrChange>
              </w:rPr>
              <w:pPrChange w:id="1037"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4ECE99D8" w14:textId="77777777" w:rsidR="00511F46" w:rsidRPr="00511F46" w:rsidRDefault="00511F46" w:rsidP="00511F46">
            <w:pPr>
              <w:spacing w:after="0" w:line="240" w:lineRule="auto"/>
              <w:rPr>
                <w:ins w:id="1038" w:author="Stefanie Lane" w:date="2022-06-23T13:18:00Z"/>
                <w:rFonts w:ascii="Calibri" w:eastAsia="Times New Roman" w:hAnsi="Calibri" w:cs="Calibri"/>
                <w:i/>
                <w:iCs/>
                <w:color w:val="000000"/>
                <w:sz w:val="20"/>
                <w:szCs w:val="20"/>
                <w:rPrChange w:id="1039" w:author="Stefanie Lane" w:date="2022-06-23T13:18:00Z">
                  <w:rPr>
                    <w:ins w:id="1040" w:author="Stefanie Lane" w:date="2022-06-23T13:18:00Z"/>
                  </w:rPr>
                </w:rPrChange>
              </w:rPr>
              <w:pPrChange w:id="1041" w:author="Stefanie Lane" w:date="2022-06-23T13:18:00Z">
                <w:pPr/>
              </w:pPrChange>
            </w:pPr>
            <w:ins w:id="1042" w:author="Stefanie Lane" w:date="2022-06-23T13:18:00Z">
              <w:r w:rsidRPr="00511F46">
                <w:rPr>
                  <w:rFonts w:ascii="Calibri" w:eastAsia="Times New Roman" w:hAnsi="Calibri" w:cs="Calibri"/>
                  <w:i/>
                  <w:iCs/>
                  <w:color w:val="000000"/>
                  <w:sz w:val="20"/>
                  <w:szCs w:val="20"/>
                  <w:rPrChange w:id="1043" w:author="Stefanie Lane" w:date="2022-06-23T13:18:00Z">
                    <w:rPr/>
                  </w:rPrChange>
                </w:rPr>
                <w:t xml:space="preserve">Trifolium </w:t>
              </w:r>
              <w:proofErr w:type="spellStart"/>
              <w:r w:rsidRPr="00511F46">
                <w:rPr>
                  <w:rFonts w:ascii="Calibri" w:eastAsia="Times New Roman" w:hAnsi="Calibri" w:cs="Calibri"/>
                  <w:i/>
                  <w:iCs/>
                  <w:color w:val="000000"/>
                  <w:sz w:val="20"/>
                  <w:szCs w:val="20"/>
                  <w:rPrChange w:id="1044" w:author="Stefanie Lane" w:date="2022-06-23T13:18:00Z">
                    <w:rPr/>
                  </w:rPrChange>
                </w:rPr>
                <w:t>wormskjoldii</w:t>
              </w:r>
              <w:proofErr w:type="spellEnd"/>
            </w:ins>
          </w:p>
        </w:tc>
        <w:tc>
          <w:tcPr>
            <w:tcW w:w="600" w:type="dxa"/>
            <w:tcBorders>
              <w:top w:val="nil"/>
              <w:left w:val="nil"/>
              <w:bottom w:val="nil"/>
              <w:right w:val="nil"/>
            </w:tcBorders>
            <w:shd w:val="clear" w:color="auto" w:fill="auto"/>
            <w:noWrap/>
            <w:vAlign w:val="bottom"/>
            <w:hideMark/>
          </w:tcPr>
          <w:p w14:paraId="66F0BFD2" w14:textId="77777777" w:rsidR="00511F46" w:rsidRPr="00511F46" w:rsidRDefault="00511F46" w:rsidP="00511F46">
            <w:pPr>
              <w:spacing w:after="0" w:line="240" w:lineRule="auto"/>
              <w:jc w:val="center"/>
              <w:rPr>
                <w:ins w:id="1045" w:author="Stefanie Lane" w:date="2022-06-23T13:18:00Z"/>
                <w:rFonts w:ascii="Calibri" w:eastAsia="Times New Roman" w:hAnsi="Calibri" w:cs="Calibri"/>
                <w:color w:val="000000"/>
                <w:sz w:val="20"/>
                <w:szCs w:val="20"/>
                <w:rPrChange w:id="1046" w:author="Stefanie Lane" w:date="2022-06-23T13:18:00Z">
                  <w:rPr>
                    <w:ins w:id="1047" w:author="Stefanie Lane" w:date="2022-06-23T13:18:00Z"/>
                  </w:rPr>
                </w:rPrChange>
              </w:rPr>
              <w:pPrChange w:id="1048" w:author="Stefanie Lane" w:date="2022-06-23T13:18:00Z">
                <w:pPr>
                  <w:jc w:val="center"/>
                </w:pPr>
              </w:pPrChange>
            </w:pPr>
            <w:ins w:id="1049" w:author="Stefanie Lane" w:date="2022-06-23T13:18:00Z">
              <w:r w:rsidRPr="00511F46">
                <w:rPr>
                  <w:rFonts w:ascii="Calibri" w:eastAsia="Times New Roman" w:hAnsi="Calibri" w:cs="Calibri"/>
                  <w:color w:val="000000"/>
                  <w:sz w:val="20"/>
                  <w:szCs w:val="20"/>
                  <w:rPrChange w:id="1050" w:author="Stefanie Lane" w:date="2022-06-23T13:18:00Z">
                    <w:rPr/>
                  </w:rPrChange>
                </w:rPr>
                <w:t>0.398</w:t>
              </w:r>
            </w:ins>
          </w:p>
        </w:tc>
        <w:tc>
          <w:tcPr>
            <w:tcW w:w="695" w:type="dxa"/>
            <w:tcBorders>
              <w:top w:val="nil"/>
              <w:left w:val="nil"/>
              <w:bottom w:val="nil"/>
              <w:right w:val="nil"/>
            </w:tcBorders>
            <w:shd w:val="clear" w:color="auto" w:fill="auto"/>
            <w:noWrap/>
            <w:vAlign w:val="bottom"/>
            <w:hideMark/>
          </w:tcPr>
          <w:p w14:paraId="3CFBB8A6" w14:textId="77777777" w:rsidR="00511F46" w:rsidRPr="00511F46" w:rsidRDefault="00511F46" w:rsidP="00511F46">
            <w:pPr>
              <w:spacing w:after="0" w:line="240" w:lineRule="auto"/>
              <w:jc w:val="center"/>
              <w:rPr>
                <w:ins w:id="1051" w:author="Stefanie Lane" w:date="2022-06-23T13:18:00Z"/>
                <w:rFonts w:ascii="Calibri" w:eastAsia="Times New Roman" w:hAnsi="Calibri" w:cs="Calibri"/>
                <w:color w:val="000000"/>
                <w:sz w:val="20"/>
                <w:szCs w:val="20"/>
                <w:rPrChange w:id="1052" w:author="Stefanie Lane" w:date="2022-06-23T13:18:00Z">
                  <w:rPr>
                    <w:ins w:id="1053" w:author="Stefanie Lane" w:date="2022-06-23T13:18:00Z"/>
                  </w:rPr>
                </w:rPrChange>
              </w:rPr>
              <w:pPrChange w:id="1054" w:author="Stefanie Lane" w:date="2022-06-23T13:18:00Z">
                <w:pPr>
                  <w:jc w:val="center"/>
                </w:pPr>
              </w:pPrChange>
            </w:pPr>
            <w:ins w:id="1055" w:author="Stefanie Lane" w:date="2022-06-23T13:18:00Z">
              <w:r w:rsidRPr="00511F46">
                <w:rPr>
                  <w:rFonts w:ascii="Calibri" w:eastAsia="Times New Roman" w:hAnsi="Calibri" w:cs="Calibri"/>
                  <w:color w:val="000000"/>
                  <w:sz w:val="20"/>
                  <w:szCs w:val="20"/>
                  <w:rPrChange w:id="1056" w:author="Stefanie Lane" w:date="2022-06-23T13:18:00Z">
                    <w:rPr/>
                  </w:rPrChange>
                </w:rPr>
                <w:t>0.0015</w:t>
              </w:r>
            </w:ins>
          </w:p>
        </w:tc>
        <w:tc>
          <w:tcPr>
            <w:tcW w:w="300" w:type="dxa"/>
            <w:tcBorders>
              <w:top w:val="nil"/>
              <w:left w:val="nil"/>
              <w:bottom w:val="nil"/>
              <w:right w:val="nil"/>
            </w:tcBorders>
            <w:shd w:val="clear" w:color="auto" w:fill="auto"/>
            <w:noWrap/>
            <w:vAlign w:val="bottom"/>
            <w:hideMark/>
          </w:tcPr>
          <w:p w14:paraId="1FE79E96" w14:textId="77777777" w:rsidR="00511F46" w:rsidRPr="00511F46" w:rsidRDefault="00511F46" w:rsidP="00511F46">
            <w:pPr>
              <w:spacing w:after="0" w:line="240" w:lineRule="auto"/>
              <w:jc w:val="center"/>
              <w:rPr>
                <w:ins w:id="1057" w:author="Stefanie Lane" w:date="2022-06-23T13:18:00Z"/>
                <w:rFonts w:ascii="Calibri" w:eastAsia="Times New Roman" w:hAnsi="Calibri" w:cs="Calibri"/>
                <w:color w:val="000000"/>
                <w:sz w:val="20"/>
                <w:szCs w:val="20"/>
                <w:rPrChange w:id="1058" w:author="Stefanie Lane" w:date="2022-06-23T13:18:00Z">
                  <w:rPr>
                    <w:ins w:id="1059" w:author="Stefanie Lane" w:date="2022-06-23T13:18:00Z"/>
                  </w:rPr>
                </w:rPrChange>
              </w:rPr>
              <w:pPrChange w:id="1060"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511F46" w:rsidRDefault="00511F46" w:rsidP="00511F46">
            <w:pPr>
              <w:spacing w:after="0" w:line="240" w:lineRule="auto"/>
              <w:rPr>
                <w:ins w:id="1061" w:author="Stefanie Lane" w:date="2022-06-23T13:18:00Z"/>
                <w:rFonts w:ascii="Calibri" w:eastAsia="Times New Roman" w:hAnsi="Calibri" w:cs="Calibri"/>
                <w:i/>
                <w:iCs/>
                <w:color w:val="000000"/>
                <w:sz w:val="20"/>
                <w:szCs w:val="20"/>
                <w:rPrChange w:id="1062" w:author="Stefanie Lane" w:date="2022-06-23T13:18:00Z">
                  <w:rPr>
                    <w:ins w:id="1063" w:author="Stefanie Lane" w:date="2022-06-23T13:18:00Z"/>
                  </w:rPr>
                </w:rPrChange>
              </w:rPr>
              <w:pPrChange w:id="1064" w:author="Stefanie Lane" w:date="2022-06-23T13:18:00Z">
                <w:pPr/>
              </w:pPrChange>
            </w:pPr>
            <w:ins w:id="1065" w:author="Stefanie Lane" w:date="2022-06-23T13:18:00Z">
              <w:r w:rsidRPr="00511F46">
                <w:rPr>
                  <w:rFonts w:ascii="Calibri" w:eastAsia="Times New Roman" w:hAnsi="Calibri" w:cs="Calibri"/>
                  <w:i/>
                  <w:iCs/>
                  <w:color w:val="000000"/>
                  <w:sz w:val="20"/>
                  <w:szCs w:val="20"/>
                  <w:rPrChange w:id="1066" w:author="Stefanie Lane" w:date="2022-06-23T13:18:00Z">
                    <w:rPr/>
                  </w:rPrChange>
                </w:rPr>
                <w:t>Equisetum fluviatile</w:t>
              </w:r>
            </w:ins>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511F46" w:rsidRDefault="00511F46" w:rsidP="00511F46">
            <w:pPr>
              <w:spacing w:after="0" w:line="240" w:lineRule="auto"/>
              <w:jc w:val="center"/>
              <w:rPr>
                <w:ins w:id="1067" w:author="Stefanie Lane" w:date="2022-06-23T13:18:00Z"/>
                <w:rFonts w:ascii="Calibri" w:eastAsia="Times New Roman" w:hAnsi="Calibri" w:cs="Calibri"/>
                <w:color w:val="000000"/>
                <w:sz w:val="20"/>
                <w:szCs w:val="20"/>
                <w:rPrChange w:id="1068" w:author="Stefanie Lane" w:date="2022-06-23T13:18:00Z">
                  <w:rPr>
                    <w:ins w:id="1069" w:author="Stefanie Lane" w:date="2022-06-23T13:18:00Z"/>
                  </w:rPr>
                </w:rPrChange>
              </w:rPr>
              <w:pPrChange w:id="1070" w:author="Stefanie Lane" w:date="2022-06-23T13:18:00Z">
                <w:pPr>
                  <w:jc w:val="center"/>
                </w:pPr>
              </w:pPrChange>
            </w:pPr>
            <w:ins w:id="1071" w:author="Stefanie Lane" w:date="2022-06-23T13:18:00Z">
              <w:r w:rsidRPr="00511F46">
                <w:rPr>
                  <w:rFonts w:ascii="Calibri" w:eastAsia="Times New Roman" w:hAnsi="Calibri" w:cs="Calibri"/>
                  <w:color w:val="000000"/>
                  <w:sz w:val="20"/>
                  <w:szCs w:val="20"/>
                  <w:rPrChange w:id="1072" w:author="Stefanie Lane" w:date="2022-06-23T13:18:00Z">
                    <w:rPr/>
                  </w:rPrChange>
                </w:rPr>
                <w:t>0.320</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511F46" w:rsidRDefault="00511F46" w:rsidP="00511F46">
            <w:pPr>
              <w:spacing w:after="0" w:line="240" w:lineRule="auto"/>
              <w:jc w:val="center"/>
              <w:rPr>
                <w:ins w:id="1073" w:author="Stefanie Lane" w:date="2022-06-23T13:18:00Z"/>
                <w:rFonts w:ascii="Calibri" w:eastAsia="Times New Roman" w:hAnsi="Calibri" w:cs="Calibri"/>
                <w:color w:val="000000"/>
                <w:sz w:val="20"/>
                <w:szCs w:val="20"/>
                <w:rPrChange w:id="1074" w:author="Stefanie Lane" w:date="2022-06-23T13:18:00Z">
                  <w:rPr>
                    <w:ins w:id="1075" w:author="Stefanie Lane" w:date="2022-06-23T13:18:00Z"/>
                  </w:rPr>
                </w:rPrChange>
              </w:rPr>
              <w:pPrChange w:id="1076" w:author="Stefanie Lane" w:date="2022-06-23T13:18:00Z">
                <w:pPr>
                  <w:jc w:val="center"/>
                </w:pPr>
              </w:pPrChange>
            </w:pPr>
            <w:ins w:id="1077" w:author="Stefanie Lane" w:date="2022-06-23T13:18:00Z">
              <w:r w:rsidRPr="00511F46">
                <w:rPr>
                  <w:rFonts w:ascii="Calibri" w:eastAsia="Times New Roman" w:hAnsi="Calibri" w:cs="Calibri"/>
                  <w:color w:val="000000"/>
                  <w:sz w:val="20"/>
                  <w:szCs w:val="20"/>
                  <w:rPrChange w:id="1078" w:author="Stefanie Lane" w:date="2022-06-23T13:18:00Z">
                    <w:rPr/>
                  </w:rPrChange>
                </w:rPr>
                <w:t>0.0122</w:t>
              </w:r>
            </w:ins>
          </w:p>
        </w:tc>
      </w:tr>
      <w:tr w:rsidR="00511F46" w:rsidRPr="00511F46" w14:paraId="5069A65F" w14:textId="77777777" w:rsidTr="00511F46">
        <w:trPr>
          <w:trHeight w:val="260"/>
          <w:ins w:id="1079"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511F46" w:rsidRDefault="00511F46" w:rsidP="00511F46">
            <w:pPr>
              <w:spacing w:after="0" w:line="240" w:lineRule="auto"/>
              <w:rPr>
                <w:ins w:id="1080" w:author="Stefanie Lane" w:date="2022-06-23T13:18:00Z"/>
                <w:rFonts w:ascii="Calibri" w:eastAsia="Times New Roman" w:hAnsi="Calibri" w:cs="Calibri"/>
                <w:color w:val="000000"/>
                <w:sz w:val="20"/>
                <w:szCs w:val="20"/>
                <w:rPrChange w:id="1081" w:author="Stefanie Lane" w:date="2022-06-23T13:18:00Z">
                  <w:rPr>
                    <w:ins w:id="1082" w:author="Stefanie Lane" w:date="2022-06-23T13:18:00Z"/>
                  </w:rPr>
                </w:rPrChange>
              </w:rPr>
              <w:pPrChange w:id="1083"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511F46" w:rsidRDefault="00511F46" w:rsidP="00511F46">
            <w:pPr>
              <w:spacing w:after="0" w:line="240" w:lineRule="auto"/>
              <w:rPr>
                <w:ins w:id="1084" w:author="Stefanie Lane" w:date="2022-06-23T13:18:00Z"/>
                <w:rFonts w:ascii="Calibri" w:eastAsia="Times New Roman" w:hAnsi="Calibri" w:cs="Calibri"/>
                <w:i/>
                <w:iCs/>
                <w:color w:val="000000"/>
                <w:sz w:val="20"/>
                <w:szCs w:val="20"/>
                <w:rPrChange w:id="1085" w:author="Stefanie Lane" w:date="2022-06-23T13:18:00Z">
                  <w:rPr>
                    <w:ins w:id="1086" w:author="Stefanie Lane" w:date="2022-06-23T13:18:00Z"/>
                  </w:rPr>
                </w:rPrChange>
              </w:rPr>
              <w:pPrChange w:id="1087" w:author="Stefanie Lane" w:date="2022-06-23T13:18:00Z">
                <w:pPr/>
              </w:pPrChange>
            </w:pPr>
            <w:ins w:id="1088" w:author="Stefanie Lane" w:date="2022-06-23T13:18:00Z">
              <w:r w:rsidRPr="00511F46">
                <w:rPr>
                  <w:rFonts w:ascii="Calibri" w:eastAsia="Times New Roman" w:hAnsi="Calibri" w:cs="Calibri"/>
                  <w:i/>
                  <w:iCs/>
                  <w:color w:val="000000"/>
                  <w:sz w:val="20"/>
                  <w:szCs w:val="20"/>
                  <w:rPrChange w:id="1089" w:author="Stefanie Lane" w:date="2022-06-23T13:18:00Z">
                    <w:rPr/>
                  </w:rPrChange>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511F46" w:rsidRDefault="00511F46" w:rsidP="00511F46">
            <w:pPr>
              <w:spacing w:after="0" w:line="240" w:lineRule="auto"/>
              <w:jc w:val="center"/>
              <w:rPr>
                <w:ins w:id="1090" w:author="Stefanie Lane" w:date="2022-06-23T13:18:00Z"/>
                <w:rFonts w:ascii="Calibri" w:eastAsia="Times New Roman" w:hAnsi="Calibri" w:cs="Calibri"/>
                <w:color w:val="000000"/>
                <w:sz w:val="20"/>
                <w:szCs w:val="20"/>
                <w:rPrChange w:id="1091" w:author="Stefanie Lane" w:date="2022-06-23T13:18:00Z">
                  <w:rPr>
                    <w:ins w:id="1092" w:author="Stefanie Lane" w:date="2022-06-23T13:18:00Z"/>
                  </w:rPr>
                </w:rPrChange>
              </w:rPr>
              <w:pPrChange w:id="1093" w:author="Stefanie Lane" w:date="2022-06-23T13:18:00Z">
                <w:pPr>
                  <w:jc w:val="center"/>
                </w:pPr>
              </w:pPrChange>
            </w:pPr>
            <w:ins w:id="1094" w:author="Stefanie Lane" w:date="2022-06-23T13:18:00Z">
              <w:r w:rsidRPr="00511F46">
                <w:rPr>
                  <w:rFonts w:ascii="Calibri" w:eastAsia="Times New Roman" w:hAnsi="Calibri" w:cs="Calibri"/>
                  <w:color w:val="000000"/>
                  <w:sz w:val="20"/>
                  <w:szCs w:val="20"/>
                  <w:rPrChange w:id="1095" w:author="Stefanie Lane" w:date="2022-06-23T13:18:00Z">
                    <w:rPr/>
                  </w:rPrChange>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511F46" w:rsidRDefault="00511F46" w:rsidP="00511F46">
            <w:pPr>
              <w:spacing w:after="0" w:line="240" w:lineRule="auto"/>
              <w:jc w:val="center"/>
              <w:rPr>
                <w:ins w:id="1096" w:author="Stefanie Lane" w:date="2022-06-23T13:18:00Z"/>
                <w:rFonts w:ascii="Calibri" w:eastAsia="Times New Roman" w:hAnsi="Calibri" w:cs="Calibri"/>
                <w:color w:val="000000"/>
                <w:sz w:val="20"/>
                <w:szCs w:val="20"/>
                <w:rPrChange w:id="1097" w:author="Stefanie Lane" w:date="2022-06-23T13:18:00Z">
                  <w:rPr>
                    <w:ins w:id="1098" w:author="Stefanie Lane" w:date="2022-06-23T13:18:00Z"/>
                  </w:rPr>
                </w:rPrChange>
              </w:rPr>
              <w:pPrChange w:id="1099" w:author="Stefanie Lane" w:date="2022-06-23T13:18:00Z">
                <w:pPr>
                  <w:jc w:val="center"/>
                </w:pPr>
              </w:pPrChange>
            </w:pPr>
            <w:ins w:id="1100" w:author="Stefanie Lane" w:date="2022-06-23T13:18:00Z">
              <w:r w:rsidRPr="00511F46">
                <w:rPr>
                  <w:rFonts w:ascii="Calibri" w:eastAsia="Times New Roman" w:hAnsi="Calibri" w:cs="Calibri"/>
                  <w:color w:val="000000"/>
                  <w:sz w:val="20"/>
                  <w:szCs w:val="20"/>
                  <w:rPrChange w:id="1101" w:author="Stefanie Lane" w:date="2022-06-23T13:18:00Z">
                    <w:rPr/>
                  </w:rPrChange>
                </w:rPr>
                <w:t>0.0002</w:t>
              </w:r>
            </w:ins>
          </w:p>
        </w:tc>
        <w:tc>
          <w:tcPr>
            <w:tcW w:w="300" w:type="dxa"/>
            <w:tcBorders>
              <w:top w:val="nil"/>
              <w:left w:val="nil"/>
              <w:bottom w:val="nil"/>
              <w:right w:val="nil"/>
            </w:tcBorders>
            <w:shd w:val="clear" w:color="auto" w:fill="auto"/>
            <w:noWrap/>
            <w:vAlign w:val="bottom"/>
            <w:hideMark/>
          </w:tcPr>
          <w:p w14:paraId="21D43FAA" w14:textId="77777777" w:rsidR="00511F46" w:rsidRPr="00511F46" w:rsidRDefault="00511F46" w:rsidP="00511F46">
            <w:pPr>
              <w:spacing w:after="0" w:line="240" w:lineRule="auto"/>
              <w:jc w:val="center"/>
              <w:rPr>
                <w:ins w:id="1102" w:author="Stefanie Lane" w:date="2022-06-23T13:18:00Z"/>
                <w:rFonts w:ascii="Calibri" w:eastAsia="Times New Roman" w:hAnsi="Calibri" w:cs="Calibri"/>
                <w:color w:val="000000"/>
                <w:sz w:val="20"/>
                <w:szCs w:val="20"/>
                <w:rPrChange w:id="1103" w:author="Stefanie Lane" w:date="2022-06-23T13:18:00Z">
                  <w:rPr>
                    <w:ins w:id="1104" w:author="Stefanie Lane" w:date="2022-06-23T13:18:00Z"/>
                  </w:rPr>
                </w:rPrChange>
              </w:rPr>
              <w:pPrChange w:id="1105"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511F46" w:rsidRDefault="00511F46" w:rsidP="00511F46">
            <w:pPr>
              <w:spacing w:after="0" w:line="240" w:lineRule="auto"/>
              <w:rPr>
                <w:ins w:id="1106" w:author="Stefanie Lane" w:date="2022-06-23T13:18:00Z"/>
                <w:rFonts w:ascii="Calibri" w:eastAsia="Times New Roman" w:hAnsi="Calibri" w:cs="Calibri"/>
                <w:i/>
                <w:iCs/>
                <w:color w:val="000000"/>
                <w:sz w:val="20"/>
                <w:szCs w:val="20"/>
                <w:rPrChange w:id="1107" w:author="Stefanie Lane" w:date="2022-06-23T13:18:00Z">
                  <w:rPr>
                    <w:ins w:id="1108" w:author="Stefanie Lane" w:date="2022-06-23T13:18:00Z"/>
                  </w:rPr>
                </w:rPrChange>
              </w:rPr>
              <w:pPrChange w:id="1109" w:author="Stefanie Lane" w:date="2022-06-23T13:18:00Z">
                <w:pPr/>
              </w:pPrChange>
            </w:pPr>
            <w:ins w:id="1110" w:author="Stefanie Lane" w:date="2022-06-23T13:18:00Z">
              <w:r w:rsidRPr="00511F46">
                <w:rPr>
                  <w:rFonts w:ascii="Calibri" w:eastAsia="Times New Roman" w:hAnsi="Calibri" w:cs="Calibri"/>
                  <w:i/>
                  <w:iCs/>
                  <w:color w:val="000000"/>
                  <w:sz w:val="20"/>
                  <w:szCs w:val="20"/>
                  <w:rPrChange w:id="1111" w:author="Stefanie Lane" w:date="2022-06-23T13:18:00Z">
                    <w:rPr/>
                  </w:rPrChange>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511F46" w:rsidRDefault="00511F46" w:rsidP="00511F46">
            <w:pPr>
              <w:spacing w:after="0" w:line="240" w:lineRule="auto"/>
              <w:jc w:val="center"/>
              <w:rPr>
                <w:ins w:id="1112" w:author="Stefanie Lane" w:date="2022-06-23T13:18:00Z"/>
                <w:rFonts w:ascii="Calibri" w:eastAsia="Times New Roman" w:hAnsi="Calibri" w:cs="Calibri"/>
                <w:color w:val="000000"/>
                <w:sz w:val="20"/>
                <w:szCs w:val="20"/>
                <w:rPrChange w:id="1113" w:author="Stefanie Lane" w:date="2022-06-23T13:18:00Z">
                  <w:rPr>
                    <w:ins w:id="1114" w:author="Stefanie Lane" w:date="2022-06-23T13:18:00Z"/>
                  </w:rPr>
                </w:rPrChange>
              </w:rPr>
              <w:pPrChange w:id="1115" w:author="Stefanie Lane" w:date="2022-06-23T13:18:00Z">
                <w:pPr>
                  <w:jc w:val="center"/>
                </w:pPr>
              </w:pPrChange>
            </w:pPr>
            <w:ins w:id="1116" w:author="Stefanie Lane" w:date="2022-06-23T13:18:00Z">
              <w:r w:rsidRPr="00511F46">
                <w:rPr>
                  <w:rFonts w:ascii="Calibri" w:eastAsia="Times New Roman" w:hAnsi="Calibri" w:cs="Calibri"/>
                  <w:color w:val="000000"/>
                  <w:sz w:val="20"/>
                  <w:szCs w:val="20"/>
                  <w:rPrChange w:id="1117" w:author="Stefanie Lane" w:date="2022-06-23T13:18:00Z">
                    <w:rPr/>
                  </w:rPrChange>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511F46" w:rsidRDefault="00511F46" w:rsidP="00511F46">
            <w:pPr>
              <w:spacing w:after="0" w:line="240" w:lineRule="auto"/>
              <w:jc w:val="center"/>
              <w:rPr>
                <w:ins w:id="1118" w:author="Stefanie Lane" w:date="2022-06-23T13:18:00Z"/>
                <w:rFonts w:ascii="Calibri" w:eastAsia="Times New Roman" w:hAnsi="Calibri" w:cs="Calibri"/>
                <w:color w:val="000000"/>
                <w:sz w:val="20"/>
                <w:szCs w:val="20"/>
                <w:rPrChange w:id="1119" w:author="Stefanie Lane" w:date="2022-06-23T13:18:00Z">
                  <w:rPr>
                    <w:ins w:id="1120" w:author="Stefanie Lane" w:date="2022-06-23T13:18:00Z"/>
                  </w:rPr>
                </w:rPrChange>
              </w:rPr>
              <w:pPrChange w:id="1121" w:author="Stefanie Lane" w:date="2022-06-23T13:18:00Z">
                <w:pPr>
                  <w:jc w:val="center"/>
                </w:pPr>
              </w:pPrChange>
            </w:pPr>
            <w:ins w:id="1122" w:author="Stefanie Lane" w:date="2022-06-23T13:18:00Z">
              <w:r w:rsidRPr="00511F46">
                <w:rPr>
                  <w:rFonts w:ascii="Calibri" w:eastAsia="Times New Roman" w:hAnsi="Calibri" w:cs="Calibri"/>
                  <w:color w:val="000000"/>
                  <w:sz w:val="20"/>
                  <w:szCs w:val="20"/>
                  <w:rPrChange w:id="1123" w:author="Stefanie Lane" w:date="2022-06-23T13:18:00Z">
                    <w:rPr/>
                  </w:rPrChange>
                </w:rPr>
                <w:t>0.0054</w:t>
              </w:r>
            </w:ins>
          </w:p>
        </w:tc>
        <w:tc>
          <w:tcPr>
            <w:tcW w:w="300" w:type="dxa"/>
            <w:tcBorders>
              <w:top w:val="nil"/>
              <w:left w:val="nil"/>
              <w:bottom w:val="nil"/>
              <w:right w:val="nil"/>
            </w:tcBorders>
            <w:shd w:val="clear" w:color="auto" w:fill="auto"/>
            <w:noWrap/>
            <w:vAlign w:val="bottom"/>
            <w:hideMark/>
          </w:tcPr>
          <w:p w14:paraId="7C7EF1A3" w14:textId="77777777" w:rsidR="00511F46" w:rsidRPr="00511F46" w:rsidRDefault="00511F46" w:rsidP="00511F46">
            <w:pPr>
              <w:spacing w:after="0" w:line="240" w:lineRule="auto"/>
              <w:jc w:val="center"/>
              <w:rPr>
                <w:ins w:id="1124" w:author="Stefanie Lane" w:date="2022-06-23T13:18:00Z"/>
                <w:rFonts w:ascii="Calibri" w:eastAsia="Times New Roman" w:hAnsi="Calibri" w:cs="Calibri"/>
                <w:color w:val="000000"/>
                <w:sz w:val="20"/>
                <w:szCs w:val="20"/>
                <w:rPrChange w:id="1125" w:author="Stefanie Lane" w:date="2022-06-23T13:18:00Z">
                  <w:rPr>
                    <w:ins w:id="1126" w:author="Stefanie Lane" w:date="2022-06-23T13:18:00Z"/>
                  </w:rPr>
                </w:rPrChange>
              </w:rPr>
              <w:pPrChange w:id="1127"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2D08E48A" w14:textId="77777777" w:rsidR="00511F46" w:rsidRPr="00511F46" w:rsidRDefault="00511F46" w:rsidP="00511F46">
            <w:pPr>
              <w:spacing w:after="0" w:line="240" w:lineRule="auto"/>
              <w:rPr>
                <w:ins w:id="1128" w:author="Stefanie Lane" w:date="2022-06-23T13:18:00Z"/>
                <w:rFonts w:ascii="Times New Roman" w:eastAsia="Times New Roman" w:hAnsi="Times New Roman" w:cs="Times New Roman"/>
                <w:sz w:val="20"/>
                <w:szCs w:val="20"/>
                <w:rPrChange w:id="1129" w:author="Stefanie Lane" w:date="2022-06-23T13:18:00Z">
                  <w:rPr>
                    <w:ins w:id="1130" w:author="Stefanie Lane" w:date="2022-06-23T13:18:00Z"/>
                  </w:rPr>
                </w:rPrChange>
              </w:rPr>
              <w:pPrChange w:id="1131" w:author="Stefanie Lane" w:date="2022-06-23T13:18:00Z">
                <w:pPr/>
              </w:pPrChange>
            </w:pPr>
          </w:p>
        </w:tc>
        <w:tc>
          <w:tcPr>
            <w:tcW w:w="616" w:type="dxa"/>
            <w:tcBorders>
              <w:top w:val="nil"/>
              <w:left w:val="nil"/>
              <w:bottom w:val="nil"/>
              <w:right w:val="nil"/>
            </w:tcBorders>
            <w:shd w:val="clear" w:color="auto" w:fill="auto"/>
            <w:noWrap/>
            <w:vAlign w:val="bottom"/>
            <w:hideMark/>
          </w:tcPr>
          <w:p w14:paraId="49345261" w14:textId="77777777" w:rsidR="00511F46" w:rsidRPr="00511F46" w:rsidRDefault="00511F46" w:rsidP="00511F46">
            <w:pPr>
              <w:spacing w:after="0" w:line="240" w:lineRule="auto"/>
              <w:rPr>
                <w:ins w:id="1132" w:author="Stefanie Lane" w:date="2022-06-23T13:18:00Z"/>
                <w:rFonts w:ascii="Times New Roman" w:eastAsia="Times New Roman" w:hAnsi="Times New Roman" w:cs="Times New Roman"/>
                <w:sz w:val="20"/>
                <w:szCs w:val="20"/>
                <w:rPrChange w:id="1133" w:author="Stefanie Lane" w:date="2022-06-23T13:18:00Z">
                  <w:rPr>
                    <w:ins w:id="1134" w:author="Stefanie Lane" w:date="2022-06-23T13:18:00Z"/>
                  </w:rPr>
                </w:rPrChange>
              </w:rPr>
              <w:pPrChange w:id="1135"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511F46" w:rsidRDefault="00511F46" w:rsidP="00511F46">
            <w:pPr>
              <w:spacing w:after="0" w:line="240" w:lineRule="auto"/>
              <w:jc w:val="center"/>
              <w:rPr>
                <w:ins w:id="1136" w:author="Stefanie Lane" w:date="2022-06-23T13:18:00Z"/>
                <w:rFonts w:ascii="Calibri" w:eastAsia="Times New Roman" w:hAnsi="Calibri" w:cs="Calibri"/>
                <w:color w:val="000000"/>
                <w:sz w:val="20"/>
                <w:szCs w:val="20"/>
                <w:rPrChange w:id="1137" w:author="Stefanie Lane" w:date="2022-06-23T13:18:00Z">
                  <w:rPr>
                    <w:ins w:id="1138" w:author="Stefanie Lane" w:date="2022-06-23T13:18:00Z"/>
                  </w:rPr>
                </w:rPrChange>
              </w:rPr>
              <w:pPrChange w:id="1139" w:author="Stefanie Lane" w:date="2022-06-23T13:18:00Z">
                <w:pPr>
                  <w:jc w:val="center"/>
                </w:pPr>
              </w:pPrChange>
            </w:pPr>
            <w:ins w:id="1140" w:author="Stefanie Lane" w:date="2022-06-23T13:18:00Z">
              <w:r w:rsidRPr="00511F46">
                <w:rPr>
                  <w:rFonts w:ascii="Calibri" w:eastAsia="Times New Roman" w:hAnsi="Calibri" w:cs="Calibri"/>
                  <w:color w:val="000000"/>
                  <w:sz w:val="20"/>
                  <w:szCs w:val="20"/>
                  <w:rPrChange w:id="1141" w:author="Stefanie Lane" w:date="2022-06-23T13:18:00Z">
                    <w:rPr/>
                  </w:rPrChange>
                </w:rPr>
                <w:t> </w:t>
              </w:r>
            </w:ins>
          </w:p>
        </w:tc>
      </w:tr>
      <w:tr w:rsidR="00511F46" w:rsidRPr="00511F46" w14:paraId="0FA07FED" w14:textId="77777777" w:rsidTr="00511F46">
        <w:trPr>
          <w:trHeight w:val="260"/>
          <w:ins w:id="1142"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511F46" w:rsidRDefault="00511F46" w:rsidP="00511F46">
            <w:pPr>
              <w:spacing w:after="0" w:line="240" w:lineRule="auto"/>
              <w:rPr>
                <w:ins w:id="1143" w:author="Stefanie Lane" w:date="2022-06-23T13:18:00Z"/>
                <w:rFonts w:ascii="Calibri" w:eastAsia="Times New Roman" w:hAnsi="Calibri" w:cs="Calibri"/>
                <w:color w:val="000000"/>
                <w:sz w:val="20"/>
                <w:szCs w:val="20"/>
                <w:rPrChange w:id="1144" w:author="Stefanie Lane" w:date="2022-06-23T13:18:00Z">
                  <w:rPr>
                    <w:ins w:id="1145" w:author="Stefanie Lane" w:date="2022-06-23T13:18:00Z"/>
                  </w:rPr>
                </w:rPrChange>
              </w:rPr>
              <w:pPrChange w:id="1146" w:author="Stefanie Lane" w:date="2022-06-23T13:18:00Z">
                <w:pPr/>
              </w:pPrChange>
            </w:pPr>
          </w:p>
        </w:tc>
        <w:tc>
          <w:tcPr>
            <w:tcW w:w="2982" w:type="dxa"/>
            <w:tcBorders>
              <w:top w:val="nil"/>
              <w:left w:val="nil"/>
              <w:bottom w:val="nil"/>
              <w:right w:val="nil"/>
            </w:tcBorders>
            <w:shd w:val="clear" w:color="auto" w:fill="auto"/>
            <w:noWrap/>
            <w:vAlign w:val="bottom"/>
            <w:hideMark/>
          </w:tcPr>
          <w:p w14:paraId="784BC49E" w14:textId="77777777" w:rsidR="00511F46" w:rsidRPr="00511F46" w:rsidRDefault="00511F46" w:rsidP="00511F46">
            <w:pPr>
              <w:spacing w:after="0" w:line="240" w:lineRule="auto"/>
              <w:rPr>
                <w:ins w:id="1147" w:author="Stefanie Lane" w:date="2022-06-23T13:18:00Z"/>
                <w:rFonts w:ascii="Calibri" w:eastAsia="Times New Roman" w:hAnsi="Calibri" w:cs="Calibri"/>
                <w:i/>
                <w:iCs/>
                <w:color w:val="000000"/>
                <w:sz w:val="20"/>
                <w:szCs w:val="20"/>
                <w:rPrChange w:id="1148" w:author="Stefanie Lane" w:date="2022-06-23T13:18:00Z">
                  <w:rPr>
                    <w:ins w:id="1149" w:author="Stefanie Lane" w:date="2022-06-23T13:18:00Z"/>
                  </w:rPr>
                </w:rPrChange>
              </w:rPr>
              <w:pPrChange w:id="1150" w:author="Stefanie Lane" w:date="2022-06-23T13:18:00Z">
                <w:pPr/>
              </w:pPrChange>
            </w:pPr>
            <w:proofErr w:type="spellStart"/>
            <w:ins w:id="1151" w:author="Stefanie Lane" w:date="2022-06-23T13:18:00Z">
              <w:r w:rsidRPr="00511F46">
                <w:rPr>
                  <w:rFonts w:ascii="Calibri" w:eastAsia="Times New Roman" w:hAnsi="Calibri" w:cs="Calibri"/>
                  <w:i/>
                  <w:iCs/>
                  <w:color w:val="000000"/>
                  <w:sz w:val="20"/>
                  <w:szCs w:val="20"/>
                  <w:rPrChange w:id="1152" w:author="Stefanie Lane" w:date="2022-06-23T13:18:00Z">
                    <w:rPr/>
                  </w:rPrChange>
                </w:rPr>
                <w:t>Sidalcia</w:t>
              </w:r>
              <w:proofErr w:type="spellEnd"/>
              <w:r w:rsidRPr="00511F46">
                <w:rPr>
                  <w:rFonts w:ascii="Calibri" w:eastAsia="Times New Roman" w:hAnsi="Calibri" w:cs="Calibri"/>
                  <w:i/>
                  <w:iCs/>
                  <w:color w:val="000000"/>
                  <w:sz w:val="20"/>
                  <w:szCs w:val="20"/>
                  <w:rPrChange w:id="1153" w:author="Stefanie Lane" w:date="2022-06-23T13:18:00Z">
                    <w:rPr/>
                  </w:rPrChange>
                </w:rPr>
                <w:t xml:space="preserve"> hendersonii</w:t>
              </w:r>
            </w:ins>
          </w:p>
        </w:tc>
        <w:tc>
          <w:tcPr>
            <w:tcW w:w="592" w:type="dxa"/>
            <w:tcBorders>
              <w:top w:val="nil"/>
              <w:left w:val="nil"/>
              <w:bottom w:val="nil"/>
              <w:right w:val="nil"/>
            </w:tcBorders>
            <w:shd w:val="clear" w:color="auto" w:fill="auto"/>
            <w:noWrap/>
            <w:vAlign w:val="bottom"/>
            <w:hideMark/>
          </w:tcPr>
          <w:p w14:paraId="0DC2EC65" w14:textId="77777777" w:rsidR="00511F46" w:rsidRPr="00511F46" w:rsidRDefault="00511F46" w:rsidP="00511F46">
            <w:pPr>
              <w:spacing w:after="0" w:line="240" w:lineRule="auto"/>
              <w:jc w:val="center"/>
              <w:rPr>
                <w:ins w:id="1154" w:author="Stefanie Lane" w:date="2022-06-23T13:18:00Z"/>
                <w:rFonts w:ascii="Calibri" w:eastAsia="Times New Roman" w:hAnsi="Calibri" w:cs="Calibri"/>
                <w:color w:val="000000"/>
                <w:sz w:val="20"/>
                <w:szCs w:val="20"/>
                <w:rPrChange w:id="1155" w:author="Stefanie Lane" w:date="2022-06-23T13:18:00Z">
                  <w:rPr>
                    <w:ins w:id="1156" w:author="Stefanie Lane" w:date="2022-06-23T13:18:00Z"/>
                  </w:rPr>
                </w:rPrChange>
              </w:rPr>
              <w:pPrChange w:id="1157" w:author="Stefanie Lane" w:date="2022-06-23T13:18:00Z">
                <w:pPr>
                  <w:jc w:val="center"/>
                </w:pPr>
              </w:pPrChange>
            </w:pPr>
            <w:ins w:id="1158" w:author="Stefanie Lane" w:date="2022-06-23T13:18:00Z">
              <w:r w:rsidRPr="00511F46">
                <w:rPr>
                  <w:rFonts w:ascii="Calibri" w:eastAsia="Times New Roman" w:hAnsi="Calibri" w:cs="Calibri"/>
                  <w:color w:val="000000"/>
                  <w:sz w:val="20"/>
                  <w:szCs w:val="20"/>
                  <w:rPrChange w:id="1159" w:author="Stefanie Lane" w:date="2022-06-23T13:18:00Z">
                    <w:rPr/>
                  </w:rPrChange>
                </w:rPr>
                <w:t>0.331</w:t>
              </w:r>
            </w:ins>
          </w:p>
        </w:tc>
        <w:tc>
          <w:tcPr>
            <w:tcW w:w="686" w:type="dxa"/>
            <w:tcBorders>
              <w:top w:val="nil"/>
              <w:left w:val="nil"/>
              <w:bottom w:val="nil"/>
              <w:right w:val="nil"/>
            </w:tcBorders>
            <w:shd w:val="clear" w:color="auto" w:fill="auto"/>
            <w:noWrap/>
            <w:vAlign w:val="bottom"/>
            <w:hideMark/>
          </w:tcPr>
          <w:p w14:paraId="09F39E76" w14:textId="77777777" w:rsidR="00511F46" w:rsidRPr="00511F46" w:rsidRDefault="00511F46" w:rsidP="00511F46">
            <w:pPr>
              <w:spacing w:after="0" w:line="240" w:lineRule="auto"/>
              <w:jc w:val="center"/>
              <w:rPr>
                <w:ins w:id="1160" w:author="Stefanie Lane" w:date="2022-06-23T13:18:00Z"/>
                <w:rFonts w:ascii="Calibri" w:eastAsia="Times New Roman" w:hAnsi="Calibri" w:cs="Calibri"/>
                <w:color w:val="000000"/>
                <w:sz w:val="20"/>
                <w:szCs w:val="20"/>
                <w:rPrChange w:id="1161" w:author="Stefanie Lane" w:date="2022-06-23T13:18:00Z">
                  <w:rPr>
                    <w:ins w:id="1162" w:author="Stefanie Lane" w:date="2022-06-23T13:18:00Z"/>
                  </w:rPr>
                </w:rPrChange>
              </w:rPr>
              <w:pPrChange w:id="1163" w:author="Stefanie Lane" w:date="2022-06-23T13:18:00Z">
                <w:pPr>
                  <w:jc w:val="center"/>
                </w:pPr>
              </w:pPrChange>
            </w:pPr>
            <w:ins w:id="1164" w:author="Stefanie Lane" w:date="2022-06-23T13:18:00Z">
              <w:r w:rsidRPr="00511F46">
                <w:rPr>
                  <w:rFonts w:ascii="Calibri" w:eastAsia="Times New Roman" w:hAnsi="Calibri" w:cs="Calibri"/>
                  <w:color w:val="000000"/>
                  <w:sz w:val="20"/>
                  <w:szCs w:val="20"/>
                  <w:rPrChange w:id="1165" w:author="Stefanie Lane" w:date="2022-06-23T13:18:00Z">
                    <w:rPr/>
                  </w:rPrChange>
                </w:rPr>
                <w:t>0.0054</w:t>
              </w:r>
            </w:ins>
          </w:p>
        </w:tc>
        <w:tc>
          <w:tcPr>
            <w:tcW w:w="300" w:type="dxa"/>
            <w:tcBorders>
              <w:top w:val="nil"/>
              <w:left w:val="nil"/>
              <w:bottom w:val="nil"/>
              <w:right w:val="nil"/>
            </w:tcBorders>
            <w:shd w:val="clear" w:color="auto" w:fill="auto"/>
            <w:noWrap/>
            <w:vAlign w:val="bottom"/>
            <w:hideMark/>
          </w:tcPr>
          <w:p w14:paraId="6212B815" w14:textId="77777777" w:rsidR="00511F46" w:rsidRPr="00511F46" w:rsidRDefault="00511F46" w:rsidP="00511F46">
            <w:pPr>
              <w:spacing w:after="0" w:line="240" w:lineRule="auto"/>
              <w:jc w:val="center"/>
              <w:rPr>
                <w:ins w:id="1166" w:author="Stefanie Lane" w:date="2022-06-23T13:18:00Z"/>
                <w:rFonts w:ascii="Calibri" w:eastAsia="Times New Roman" w:hAnsi="Calibri" w:cs="Calibri"/>
                <w:color w:val="000000"/>
                <w:sz w:val="20"/>
                <w:szCs w:val="20"/>
                <w:rPrChange w:id="1167" w:author="Stefanie Lane" w:date="2022-06-23T13:18:00Z">
                  <w:rPr>
                    <w:ins w:id="1168" w:author="Stefanie Lane" w:date="2022-06-23T13:18:00Z"/>
                  </w:rPr>
                </w:rPrChange>
              </w:rPr>
              <w:pPrChange w:id="1169"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32CE5B5" w14:textId="77777777" w:rsidR="00511F46" w:rsidRPr="00511F46" w:rsidRDefault="00511F46" w:rsidP="00511F46">
            <w:pPr>
              <w:spacing w:after="0" w:line="240" w:lineRule="auto"/>
              <w:rPr>
                <w:ins w:id="1170" w:author="Stefanie Lane" w:date="2022-06-23T13:18:00Z"/>
                <w:rFonts w:ascii="Times New Roman" w:eastAsia="Times New Roman" w:hAnsi="Times New Roman" w:cs="Times New Roman"/>
                <w:sz w:val="20"/>
                <w:szCs w:val="20"/>
                <w:rPrChange w:id="1171" w:author="Stefanie Lane" w:date="2022-06-23T13:18:00Z">
                  <w:rPr>
                    <w:ins w:id="1172" w:author="Stefanie Lane" w:date="2022-06-23T13:18:00Z"/>
                  </w:rPr>
                </w:rPrChange>
              </w:rPr>
              <w:pPrChange w:id="1173" w:author="Stefanie Lane" w:date="2022-06-23T13:18:00Z">
                <w:pPr/>
              </w:pPrChange>
            </w:pPr>
          </w:p>
        </w:tc>
        <w:tc>
          <w:tcPr>
            <w:tcW w:w="600" w:type="dxa"/>
            <w:tcBorders>
              <w:top w:val="nil"/>
              <w:left w:val="nil"/>
              <w:bottom w:val="nil"/>
              <w:right w:val="nil"/>
            </w:tcBorders>
            <w:shd w:val="clear" w:color="auto" w:fill="auto"/>
            <w:noWrap/>
            <w:vAlign w:val="bottom"/>
            <w:hideMark/>
          </w:tcPr>
          <w:p w14:paraId="6C750FB1" w14:textId="77777777" w:rsidR="00511F46" w:rsidRPr="00511F46" w:rsidRDefault="00511F46" w:rsidP="00511F46">
            <w:pPr>
              <w:spacing w:after="0" w:line="240" w:lineRule="auto"/>
              <w:rPr>
                <w:ins w:id="1174" w:author="Stefanie Lane" w:date="2022-06-23T13:18:00Z"/>
                <w:rFonts w:ascii="Times New Roman" w:eastAsia="Times New Roman" w:hAnsi="Times New Roman" w:cs="Times New Roman"/>
                <w:sz w:val="20"/>
                <w:szCs w:val="20"/>
                <w:rPrChange w:id="1175" w:author="Stefanie Lane" w:date="2022-06-23T13:18:00Z">
                  <w:rPr>
                    <w:ins w:id="1176" w:author="Stefanie Lane" w:date="2022-06-23T13:18:00Z"/>
                  </w:rPr>
                </w:rPrChange>
              </w:rPr>
              <w:pPrChange w:id="1177" w:author="Stefanie Lane" w:date="2022-06-23T13:18:00Z">
                <w:pPr/>
              </w:pPrChange>
            </w:pPr>
          </w:p>
        </w:tc>
        <w:tc>
          <w:tcPr>
            <w:tcW w:w="695" w:type="dxa"/>
            <w:tcBorders>
              <w:top w:val="nil"/>
              <w:left w:val="nil"/>
              <w:bottom w:val="nil"/>
              <w:right w:val="nil"/>
            </w:tcBorders>
            <w:shd w:val="clear" w:color="auto" w:fill="auto"/>
            <w:noWrap/>
            <w:vAlign w:val="bottom"/>
            <w:hideMark/>
          </w:tcPr>
          <w:p w14:paraId="61E7E952" w14:textId="77777777" w:rsidR="00511F46" w:rsidRPr="00511F46" w:rsidRDefault="00511F46" w:rsidP="00511F46">
            <w:pPr>
              <w:spacing w:after="0" w:line="240" w:lineRule="auto"/>
              <w:jc w:val="center"/>
              <w:rPr>
                <w:ins w:id="1178" w:author="Stefanie Lane" w:date="2022-06-23T13:18:00Z"/>
                <w:rFonts w:ascii="Times New Roman" w:eastAsia="Times New Roman" w:hAnsi="Times New Roman" w:cs="Times New Roman"/>
                <w:sz w:val="20"/>
                <w:szCs w:val="20"/>
                <w:rPrChange w:id="1179" w:author="Stefanie Lane" w:date="2022-06-23T13:18:00Z">
                  <w:rPr>
                    <w:ins w:id="1180" w:author="Stefanie Lane" w:date="2022-06-23T13:18:00Z"/>
                  </w:rPr>
                </w:rPrChange>
              </w:rPr>
              <w:pPrChange w:id="1181"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8EECE7A" w14:textId="77777777" w:rsidR="00511F46" w:rsidRPr="00511F46" w:rsidRDefault="00511F46" w:rsidP="00511F46">
            <w:pPr>
              <w:spacing w:after="0" w:line="240" w:lineRule="auto"/>
              <w:jc w:val="center"/>
              <w:rPr>
                <w:ins w:id="1182" w:author="Stefanie Lane" w:date="2022-06-23T13:18:00Z"/>
                <w:rFonts w:ascii="Times New Roman" w:eastAsia="Times New Roman" w:hAnsi="Times New Roman" w:cs="Times New Roman"/>
                <w:sz w:val="20"/>
                <w:szCs w:val="20"/>
                <w:rPrChange w:id="1183" w:author="Stefanie Lane" w:date="2022-06-23T13:18:00Z">
                  <w:rPr>
                    <w:ins w:id="1184" w:author="Stefanie Lane" w:date="2022-06-23T13:18:00Z"/>
                  </w:rPr>
                </w:rPrChange>
              </w:rPr>
              <w:pPrChange w:id="1185"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C73D013" w14:textId="77777777" w:rsidR="00511F46" w:rsidRPr="00511F46" w:rsidRDefault="00511F46" w:rsidP="00511F46">
            <w:pPr>
              <w:spacing w:after="0" w:line="240" w:lineRule="auto"/>
              <w:rPr>
                <w:ins w:id="1186" w:author="Stefanie Lane" w:date="2022-06-23T13:18:00Z"/>
                <w:rFonts w:ascii="Times New Roman" w:eastAsia="Times New Roman" w:hAnsi="Times New Roman" w:cs="Times New Roman"/>
                <w:sz w:val="20"/>
                <w:szCs w:val="20"/>
                <w:rPrChange w:id="1187" w:author="Stefanie Lane" w:date="2022-06-23T13:18:00Z">
                  <w:rPr>
                    <w:ins w:id="1188" w:author="Stefanie Lane" w:date="2022-06-23T13:18:00Z"/>
                  </w:rPr>
                </w:rPrChange>
              </w:rPr>
              <w:pPrChange w:id="1189" w:author="Stefanie Lane" w:date="2022-06-23T13:18:00Z">
                <w:pPr/>
              </w:pPrChange>
            </w:pPr>
          </w:p>
        </w:tc>
        <w:tc>
          <w:tcPr>
            <w:tcW w:w="616" w:type="dxa"/>
            <w:tcBorders>
              <w:top w:val="nil"/>
              <w:left w:val="nil"/>
              <w:bottom w:val="nil"/>
              <w:right w:val="nil"/>
            </w:tcBorders>
            <w:shd w:val="clear" w:color="auto" w:fill="auto"/>
            <w:noWrap/>
            <w:vAlign w:val="bottom"/>
            <w:hideMark/>
          </w:tcPr>
          <w:p w14:paraId="220233C2" w14:textId="77777777" w:rsidR="00511F46" w:rsidRPr="00511F46" w:rsidRDefault="00511F46" w:rsidP="00511F46">
            <w:pPr>
              <w:spacing w:after="0" w:line="240" w:lineRule="auto"/>
              <w:rPr>
                <w:ins w:id="1190" w:author="Stefanie Lane" w:date="2022-06-23T13:18:00Z"/>
                <w:rFonts w:ascii="Times New Roman" w:eastAsia="Times New Roman" w:hAnsi="Times New Roman" w:cs="Times New Roman"/>
                <w:sz w:val="20"/>
                <w:szCs w:val="20"/>
                <w:rPrChange w:id="1191" w:author="Stefanie Lane" w:date="2022-06-23T13:18:00Z">
                  <w:rPr>
                    <w:ins w:id="1192" w:author="Stefanie Lane" w:date="2022-06-23T13:18:00Z"/>
                  </w:rPr>
                </w:rPrChange>
              </w:rPr>
              <w:pPrChange w:id="1193"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511F46" w:rsidRDefault="00511F46" w:rsidP="00511F46">
            <w:pPr>
              <w:spacing w:after="0" w:line="240" w:lineRule="auto"/>
              <w:jc w:val="center"/>
              <w:rPr>
                <w:ins w:id="1194" w:author="Stefanie Lane" w:date="2022-06-23T13:18:00Z"/>
                <w:rFonts w:ascii="Calibri" w:eastAsia="Times New Roman" w:hAnsi="Calibri" w:cs="Calibri"/>
                <w:color w:val="000000"/>
                <w:sz w:val="20"/>
                <w:szCs w:val="20"/>
                <w:rPrChange w:id="1195" w:author="Stefanie Lane" w:date="2022-06-23T13:18:00Z">
                  <w:rPr>
                    <w:ins w:id="1196" w:author="Stefanie Lane" w:date="2022-06-23T13:18:00Z"/>
                  </w:rPr>
                </w:rPrChange>
              </w:rPr>
              <w:pPrChange w:id="1197" w:author="Stefanie Lane" w:date="2022-06-23T13:18:00Z">
                <w:pPr>
                  <w:jc w:val="center"/>
                </w:pPr>
              </w:pPrChange>
            </w:pPr>
            <w:ins w:id="1198" w:author="Stefanie Lane" w:date="2022-06-23T13:18:00Z">
              <w:r w:rsidRPr="00511F46">
                <w:rPr>
                  <w:rFonts w:ascii="Calibri" w:eastAsia="Times New Roman" w:hAnsi="Calibri" w:cs="Calibri"/>
                  <w:color w:val="000000"/>
                  <w:sz w:val="20"/>
                  <w:szCs w:val="20"/>
                  <w:rPrChange w:id="1199" w:author="Stefanie Lane" w:date="2022-06-23T13:18:00Z">
                    <w:rPr/>
                  </w:rPrChange>
                </w:rPr>
                <w:t> </w:t>
              </w:r>
            </w:ins>
          </w:p>
        </w:tc>
      </w:tr>
      <w:tr w:rsidR="00511F46" w:rsidRPr="00511F46" w14:paraId="1CDAB8F2" w14:textId="77777777" w:rsidTr="00511F46">
        <w:trPr>
          <w:trHeight w:val="270"/>
          <w:ins w:id="1200"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511F46" w:rsidRDefault="00511F46" w:rsidP="00511F46">
            <w:pPr>
              <w:spacing w:after="0" w:line="240" w:lineRule="auto"/>
              <w:rPr>
                <w:ins w:id="1201" w:author="Stefanie Lane" w:date="2022-06-23T13:18:00Z"/>
                <w:rFonts w:ascii="Calibri" w:eastAsia="Times New Roman" w:hAnsi="Calibri" w:cs="Calibri"/>
                <w:color w:val="000000"/>
                <w:sz w:val="20"/>
                <w:szCs w:val="20"/>
                <w:rPrChange w:id="1202" w:author="Stefanie Lane" w:date="2022-06-23T13:18:00Z">
                  <w:rPr>
                    <w:ins w:id="1203" w:author="Stefanie Lane" w:date="2022-06-23T13:18:00Z"/>
                  </w:rPr>
                </w:rPrChange>
              </w:rPr>
              <w:pPrChange w:id="1204" w:author="Stefanie Lane" w:date="2022-06-23T13:18:00Z">
                <w:pPr/>
              </w:pPrChange>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511F46" w:rsidRDefault="00511F46" w:rsidP="00511F46">
            <w:pPr>
              <w:spacing w:after="0" w:line="240" w:lineRule="auto"/>
              <w:rPr>
                <w:ins w:id="1205" w:author="Stefanie Lane" w:date="2022-06-23T13:18:00Z"/>
                <w:rFonts w:ascii="Calibri" w:eastAsia="Times New Roman" w:hAnsi="Calibri" w:cs="Calibri"/>
                <w:i/>
                <w:iCs/>
                <w:sz w:val="20"/>
                <w:szCs w:val="20"/>
                <w:rPrChange w:id="1206" w:author="Stefanie Lane" w:date="2022-06-23T13:18:00Z">
                  <w:rPr>
                    <w:ins w:id="1207" w:author="Stefanie Lane" w:date="2022-06-23T13:18:00Z"/>
                  </w:rPr>
                </w:rPrChange>
              </w:rPr>
              <w:pPrChange w:id="1208" w:author="Stefanie Lane" w:date="2022-06-23T13:18:00Z">
                <w:pPr/>
              </w:pPrChange>
            </w:pPr>
            <w:ins w:id="1209" w:author="Stefanie Lane" w:date="2022-06-23T13:18:00Z">
              <w:r w:rsidRPr="00511F46">
                <w:rPr>
                  <w:rFonts w:ascii="Calibri" w:eastAsia="Times New Roman" w:hAnsi="Calibri" w:cs="Calibri"/>
                  <w:i/>
                  <w:iCs/>
                  <w:sz w:val="20"/>
                  <w:szCs w:val="20"/>
                  <w:rPrChange w:id="1210" w:author="Stefanie Lane" w:date="2022-06-23T13:18:00Z">
                    <w:rPr/>
                  </w:rPrChange>
                </w:rPr>
                <w:t>Hordeum brachyantherum</w:t>
              </w:r>
            </w:ins>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511F46" w:rsidRDefault="00511F46" w:rsidP="00511F46">
            <w:pPr>
              <w:spacing w:after="0" w:line="240" w:lineRule="auto"/>
              <w:jc w:val="center"/>
              <w:rPr>
                <w:ins w:id="1211" w:author="Stefanie Lane" w:date="2022-06-23T13:18:00Z"/>
                <w:rFonts w:ascii="Calibri" w:eastAsia="Times New Roman" w:hAnsi="Calibri" w:cs="Calibri"/>
                <w:color w:val="000000"/>
                <w:sz w:val="20"/>
                <w:szCs w:val="20"/>
                <w:rPrChange w:id="1212" w:author="Stefanie Lane" w:date="2022-06-23T13:18:00Z">
                  <w:rPr>
                    <w:ins w:id="1213" w:author="Stefanie Lane" w:date="2022-06-23T13:18:00Z"/>
                  </w:rPr>
                </w:rPrChange>
              </w:rPr>
              <w:pPrChange w:id="1214" w:author="Stefanie Lane" w:date="2022-06-23T13:18:00Z">
                <w:pPr>
                  <w:jc w:val="center"/>
                </w:pPr>
              </w:pPrChange>
            </w:pPr>
            <w:ins w:id="1215" w:author="Stefanie Lane" w:date="2022-06-23T13:18:00Z">
              <w:r w:rsidRPr="00511F46">
                <w:rPr>
                  <w:rFonts w:ascii="Calibri" w:eastAsia="Times New Roman" w:hAnsi="Calibri" w:cs="Calibri"/>
                  <w:color w:val="000000"/>
                  <w:sz w:val="20"/>
                  <w:szCs w:val="20"/>
                  <w:rPrChange w:id="1216" w:author="Stefanie Lane" w:date="2022-06-23T13:18:00Z">
                    <w:rPr/>
                  </w:rPrChange>
                </w:rPr>
                <w:t>0.293</w:t>
              </w:r>
            </w:ins>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511F46" w:rsidRDefault="00511F46" w:rsidP="00511F46">
            <w:pPr>
              <w:spacing w:after="0" w:line="240" w:lineRule="auto"/>
              <w:jc w:val="center"/>
              <w:rPr>
                <w:ins w:id="1217" w:author="Stefanie Lane" w:date="2022-06-23T13:18:00Z"/>
                <w:rFonts w:ascii="Calibri" w:eastAsia="Times New Roman" w:hAnsi="Calibri" w:cs="Calibri"/>
                <w:color w:val="000000"/>
                <w:sz w:val="20"/>
                <w:szCs w:val="20"/>
                <w:rPrChange w:id="1218" w:author="Stefanie Lane" w:date="2022-06-23T13:18:00Z">
                  <w:rPr>
                    <w:ins w:id="1219" w:author="Stefanie Lane" w:date="2022-06-23T13:18:00Z"/>
                  </w:rPr>
                </w:rPrChange>
              </w:rPr>
              <w:pPrChange w:id="1220" w:author="Stefanie Lane" w:date="2022-06-23T13:18:00Z">
                <w:pPr>
                  <w:jc w:val="center"/>
                </w:pPr>
              </w:pPrChange>
            </w:pPr>
            <w:ins w:id="1221" w:author="Stefanie Lane" w:date="2022-06-23T13:18:00Z">
              <w:r w:rsidRPr="00511F46">
                <w:rPr>
                  <w:rFonts w:ascii="Calibri" w:eastAsia="Times New Roman" w:hAnsi="Calibri" w:cs="Calibri"/>
                  <w:color w:val="000000"/>
                  <w:sz w:val="20"/>
                  <w:szCs w:val="20"/>
                  <w:rPrChange w:id="1222" w:author="Stefanie Lane" w:date="2022-06-23T13:18:00Z">
                    <w:rPr/>
                  </w:rPrChange>
                </w:rPr>
                <w:t>0.0159</w:t>
              </w:r>
            </w:ins>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511F46" w:rsidRDefault="00511F46" w:rsidP="00511F46">
            <w:pPr>
              <w:spacing w:after="0" w:line="240" w:lineRule="auto"/>
              <w:rPr>
                <w:ins w:id="1223" w:author="Stefanie Lane" w:date="2022-06-23T13:18:00Z"/>
                <w:rFonts w:ascii="Calibri" w:eastAsia="Times New Roman" w:hAnsi="Calibri" w:cs="Calibri"/>
                <w:color w:val="000000"/>
                <w:sz w:val="20"/>
                <w:szCs w:val="20"/>
                <w:rPrChange w:id="1224" w:author="Stefanie Lane" w:date="2022-06-23T13:18:00Z">
                  <w:rPr>
                    <w:ins w:id="1225" w:author="Stefanie Lane" w:date="2022-06-23T13:18:00Z"/>
                  </w:rPr>
                </w:rPrChange>
              </w:rPr>
              <w:pPrChange w:id="1226" w:author="Stefanie Lane" w:date="2022-06-23T13:18:00Z">
                <w:pPr/>
              </w:pPrChange>
            </w:pPr>
            <w:ins w:id="1227" w:author="Stefanie Lane" w:date="2022-06-23T13:18:00Z">
              <w:r w:rsidRPr="00511F46">
                <w:rPr>
                  <w:rFonts w:ascii="Calibri" w:eastAsia="Times New Roman" w:hAnsi="Calibri" w:cs="Calibri"/>
                  <w:color w:val="000000"/>
                  <w:sz w:val="20"/>
                  <w:szCs w:val="20"/>
                  <w:rPrChange w:id="1228"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511F46" w:rsidRDefault="00511F46" w:rsidP="00511F46">
            <w:pPr>
              <w:spacing w:after="0" w:line="240" w:lineRule="auto"/>
              <w:rPr>
                <w:ins w:id="1229" w:author="Stefanie Lane" w:date="2022-06-23T13:18:00Z"/>
                <w:rFonts w:ascii="Calibri" w:eastAsia="Times New Roman" w:hAnsi="Calibri" w:cs="Calibri"/>
                <w:color w:val="000000"/>
                <w:sz w:val="20"/>
                <w:szCs w:val="20"/>
                <w:rPrChange w:id="1230" w:author="Stefanie Lane" w:date="2022-06-23T13:18:00Z">
                  <w:rPr>
                    <w:ins w:id="1231" w:author="Stefanie Lane" w:date="2022-06-23T13:18:00Z"/>
                  </w:rPr>
                </w:rPrChange>
              </w:rPr>
              <w:pPrChange w:id="1232" w:author="Stefanie Lane" w:date="2022-06-23T13:18:00Z">
                <w:pPr/>
              </w:pPrChange>
            </w:pPr>
            <w:ins w:id="1233" w:author="Stefanie Lane" w:date="2022-06-23T13:18:00Z">
              <w:r w:rsidRPr="00511F46">
                <w:rPr>
                  <w:rFonts w:ascii="Calibri" w:eastAsia="Times New Roman" w:hAnsi="Calibri" w:cs="Calibri"/>
                  <w:color w:val="000000"/>
                  <w:sz w:val="20"/>
                  <w:szCs w:val="20"/>
                  <w:rPrChange w:id="1234" w:author="Stefanie Lane" w:date="2022-06-23T13:18:00Z">
                    <w:rPr/>
                  </w:rPrChange>
                </w:rPr>
                <w:t> </w:t>
              </w:r>
            </w:ins>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511F46" w:rsidRDefault="00511F46" w:rsidP="00511F46">
            <w:pPr>
              <w:spacing w:after="0" w:line="240" w:lineRule="auto"/>
              <w:jc w:val="center"/>
              <w:rPr>
                <w:ins w:id="1235" w:author="Stefanie Lane" w:date="2022-06-23T13:18:00Z"/>
                <w:rFonts w:ascii="Calibri" w:eastAsia="Times New Roman" w:hAnsi="Calibri" w:cs="Calibri"/>
                <w:color w:val="000000"/>
                <w:sz w:val="20"/>
                <w:szCs w:val="20"/>
                <w:rPrChange w:id="1236" w:author="Stefanie Lane" w:date="2022-06-23T13:18:00Z">
                  <w:rPr>
                    <w:ins w:id="1237" w:author="Stefanie Lane" w:date="2022-06-23T13:18:00Z"/>
                  </w:rPr>
                </w:rPrChange>
              </w:rPr>
              <w:pPrChange w:id="1238" w:author="Stefanie Lane" w:date="2022-06-23T13:18:00Z">
                <w:pPr>
                  <w:jc w:val="center"/>
                </w:pPr>
              </w:pPrChange>
            </w:pPr>
            <w:ins w:id="1239" w:author="Stefanie Lane" w:date="2022-06-23T13:18:00Z">
              <w:r w:rsidRPr="00511F46">
                <w:rPr>
                  <w:rFonts w:ascii="Calibri" w:eastAsia="Times New Roman" w:hAnsi="Calibri" w:cs="Calibri"/>
                  <w:color w:val="000000"/>
                  <w:sz w:val="20"/>
                  <w:szCs w:val="20"/>
                  <w:rPrChange w:id="1240" w:author="Stefanie Lane" w:date="2022-06-23T13:18:00Z">
                    <w:rPr/>
                  </w:rPrChange>
                </w:rPr>
                <w:t> </w:t>
              </w:r>
            </w:ins>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511F46" w:rsidRDefault="00511F46" w:rsidP="00511F46">
            <w:pPr>
              <w:spacing w:after="0" w:line="240" w:lineRule="auto"/>
              <w:jc w:val="center"/>
              <w:rPr>
                <w:ins w:id="1241" w:author="Stefanie Lane" w:date="2022-06-23T13:18:00Z"/>
                <w:rFonts w:ascii="Calibri" w:eastAsia="Times New Roman" w:hAnsi="Calibri" w:cs="Calibri"/>
                <w:color w:val="000000"/>
                <w:sz w:val="20"/>
                <w:szCs w:val="20"/>
                <w:rPrChange w:id="1242" w:author="Stefanie Lane" w:date="2022-06-23T13:18:00Z">
                  <w:rPr>
                    <w:ins w:id="1243" w:author="Stefanie Lane" w:date="2022-06-23T13:18:00Z"/>
                  </w:rPr>
                </w:rPrChange>
              </w:rPr>
              <w:pPrChange w:id="1244" w:author="Stefanie Lane" w:date="2022-06-23T13:18:00Z">
                <w:pPr>
                  <w:jc w:val="center"/>
                </w:pPr>
              </w:pPrChange>
            </w:pPr>
            <w:ins w:id="1245" w:author="Stefanie Lane" w:date="2022-06-23T13:18:00Z">
              <w:r w:rsidRPr="00511F46">
                <w:rPr>
                  <w:rFonts w:ascii="Calibri" w:eastAsia="Times New Roman" w:hAnsi="Calibri" w:cs="Calibri"/>
                  <w:color w:val="000000"/>
                  <w:sz w:val="20"/>
                  <w:szCs w:val="20"/>
                  <w:rPrChange w:id="1246" w:author="Stefanie Lane" w:date="2022-06-23T13:18:00Z">
                    <w:rPr/>
                  </w:rPrChange>
                </w:rPr>
                <w:t> </w:t>
              </w:r>
            </w:ins>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511F46" w:rsidRDefault="00511F46" w:rsidP="00511F46">
            <w:pPr>
              <w:spacing w:after="0" w:line="240" w:lineRule="auto"/>
              <w:rPr>
                <w:ins w:id="1247" w:author="Stefanie Lane" w:date="2022-06-23T13:18:00Z"/>
                <w:rFonts w:ascii="Calibri" w:eastAsia="Times New Roman" w:hAnsi="Calibri" w:cs="Calibri"/>
                <w:color w:val="000000"/>
                <w:sz w:val="20"/>
                <w:szCs w:val="20"/>
                <w:rPrChange w:id="1248" w:author="Stefanie Lane" w:date="2022-06-23T13:18:00Z">
                  <w:rPr>
                    <w:ins w:id="1249" w:author="Stefanie Lane" w:date="2022-06-23T13:18:00Z"/>
                  </w:rPr>
                </w:rPrChange>
              </w:rPr>
              <w:pPrChange w:id="1250" w:author="Stefanie Lane" w:date="2022-06-23T13:18:00Z">
                <w:pPr/>
              </w:pPrChange>
            </w:pPr>
            <w:ins w:id="1251" w:author="Stefanie Lane" w:date="2022-06-23T13:18:00Z">
              <w:r w:rsidRPr="00511F46">
                <w:rPr>
                  <w:rFonts w:ascii="Calibri" w:eastAsia="Times New Roman" w:hAnsi="Calibri" w:cs="Calibri"/>
                  <w:color w:val="000000"/>
                  <w:sz w:val="20"/>
                  <w:szCs w:val="20"/>
                  <w:rPrChange w:id="1252"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511F46" w:rsidRDefault="00511F46" w:rsidP="00511F46">
            <w:pPr>
              <w:spacing w:after="0" w:line="240" w:lineRule="auto"/>
              <w:rPr>
                <w:ins w:id="1253" w:author="Stefanie Lane" w:date="2022-06-23T13:18:00Z"/>
                <w:rFonts w:ascii="Calibri" w:eastAsia="Times New Roman" w:hAnsi="Calibri" w:cs="Calibri"/>
                <w:i/>
                <w:iCs/>
                <w:color w:val="000000"/>
                <w:sz w:val="20"/>
                <w:szCs w:val="20"/>
                <w:rPrChange w:id="1254" w:author="Stefanie Lane" w:date="2022-06-23T13:18:00Z">
                  <w:rPr>
                    <w:ins w:id="1255" w:author="Stefanie Lane" w:date="2022-06-23T13:18:00Z"/>
                  </w:rPr>
                </w:rPrChange>
              </w:rPr>
              <w:pPrChange w:id="1256" w:author="Stefanie Lane" w:date="2022-06-23T13:18:00Z">
                <w:pPr/>
              </w:pPrChange>
            </w:pPr>
            <w:ins w:id="1257" w:author="Stefanie Lane" w:date="2022-06-23T13:18:00Z">
              <w:r w:rsidRPr="00511F46">
                <w:rPr>
                  <w:rFonts w:ascii="Calibri" w:eastAsia="Times New Roman" w:hAnsi="Calibri" w:cs="Calibri"/>
                  <w:i/>
                  <w:iCs/>
                  <w:color w:val="000000"/>
                  <w:sz w:val="20"/>
                  <w:szCs w:val="20"/>
                  <w:rPrChange w:id="1258"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511F46" w:rsidRDefault="00511F46" w:rsidP="00511F46">
            <w:pPr>
              <w:spacing w:after="0" w:line="240" w:lineRule="auto"/>
              <w:jc w:val="center"/>
              <w:rPr>
                <w:ins w:id="1259" w:author="Stefanie Lane" w:date="2022-06-23T13:18:00Z"/>
                <w:rFonts w:ascii="Calibri" w:eastAsia="Times New Roman" w:hAnsi="Calibri" w:cs="Calibri"/>
                <w:color w:val="000000"/>
                <w:sz w:val="20"/>
                <w:szCs w:val="20"/>
                <w:rPrChange w:id="1260" w:author="Stefanie Lane" w:date="2022-06-23T13:18:00Z">
                  <w:rPr>
                    <w:ins w:id="1261" w:author="Stefanie Lane" w:date="2022-06-23T13:18:00Z"/>
                  </w:rPr>
                </w:rPrChange>
              </w:rPr>
              <w:pPrChange w:id="1262" w:author="Stefanie Lane" w:date="2022-06-23T13:18:00Z">
                <w:pPr>
                  <w:jc w:val="center"/>
                </w:pPr>
              </w:pPrChange>
            </w:pPr>
            <w:ins w:id="1263" w:author="Stefanie Lane" w:date="2022-06-23T13:18:00Z">
              <w:r w:rsidRPr="00511F46">
                <w:rPr>
                  <w:rFonts w:ascii="Calibri" w:eastAsia="Times New Roman" w:hAnsi="Calibri" w:cs="Calibri"/>
                  <w:color w:val="000000"/>
                  <w:sz w:val="20"/>
                  <w:szCs w:val="20"/>
                  <w:rPrChange w:id="1264"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511F46" w:rsidRDefault="00511F46" w:rsidP="00511F46">
            <w:pPr>
              <w:spacing w:after="0" w:line="240" w:lineRule="auto"/>
              <w:jc w:val="center"/>
              <w:rPr>
                <w:ins w:id="1265" w:author="Stefanie Lane" w:date="2022-06-23T13:18:00Z"/>
                <w:rFonts w:ascii="Calibri" w:eastAsia="Times New Roman" w:hAnsi="Calibri" w:cs="Calibri"/>
                <w:color w:val="000000"/>
                <w:sz w:val="20"/>
                <w:szCs w:val="20"/>
                <w:rPrChange w:id="1266" w:author="Stefanie Lane" w:date="2022-06-23T13:18:00Z">
                  <w:rPr>
                    <w:ins w:id="1267" w:author="Stefanie Lane" w:date="2022-06-23T13:18:00Z"/>
                  </w:rPr>
                </w:rPrChange>
              </w:rPr>
              <w:pPrChange w:id="1268" w:author="Stefanie Lane" w:date="2022-06-23T13:18:00Z">
                <w:pPr>
                  <w:jc w:val="center"/>
                </w:pPr>
              </w:pPrChange>
            </w:pPr>
            <w:ins w:id="1269" w:author="Stefanie Lane" w:date="2022-06-23T13:18:00Z">
              <w:r w:rsidRPr="00511F46">
                <w:rPr>
                  <w:rFonts w:ascii="Calibri" w:eastAsia="Times New Roman" w:hAnsi="Calibri" w:cs="Calibri"/>
                  <w:color w:val="000000"/>
                  <w:sz w:val="20"/>
                  <w:szCs w:val="20"/>
                  <w:rPrChange w:id="1270" w:author="Stefanie Lane" w:date="2022-06-23T13:18:00Z">
                    <w:rPr/>
                  </w:rPrChange>
                </w:rPr>
                <w:t> </w:t>
              </w:r>
            </w:ins>
          </w:p>
        </w:tc>
      </w:tr>
      <w:tr w:rsidR="00511F46" w:rsidRPr="00511F46" w14:paraId="285FDCA3" w14:textId="77777777" w:rsidTr="00511F46">
        <w:trPr>
          <w:trHeight w:val="270"/>
          <w:ins w:id="1271" w:author="Stefanie Lane" w:date="2022-06-23T13:18:00Z"/>
        </w:trPr>
        <w:tc>
          <w:tcPr>
            <w:tcW w:w="1080" w:type="dxa"/>
            <w:tcBorders>
              <w:top w:val="nil"/>
              <w:left w:val="nil"/>
              <w:bottom w:val="nil"/>
              <w:right w:val="nil"/>
            </w:tcBorders>
            <w:shd w:val="clear" w:color="auto" w:fill="auto"/>
            <w:vAlign w:val="bottom"/>
            <w:hideMark/>
          </w:tcPr>
          <w:p w14:paraId="0DF5DFF4" w14:textId="77777777" w:rsidR="00511F46" w:rsidRPr="00511F46" w:rsidRDefault="00511F46" w:rsidP="00511F46">
            <w:pPr>
              <w:spacing w:after="0" w:line="240" w:lineRule="auto"/>
              <w:jc w:val="center"/>
              <w:rPr>
                <w:ins w:id="1272" w:author="Stefanie Lane" w:date="2022-06-23T13:18:00Z"/>
                <w:rFonts w:ascii="Calibri" w:eastAsia="Times New Roman" w:hAnsi="Calibri" w:cs="Calibri"/>
                <w:color w:val="000000"/>
                <w:sz w:val="20"/>
                <w:szCs w:val="20"/>
                <w:rPrChange w:id="1273" w:author="Stefanie Lane" w:date="2022-06-23T13:18:00Z">
                  <w:rPr>
                    <w:ins w:id="1274" w:author="Stefanie Lane" w:date="2022-06-23T13:18:00Z"/>
                  </w:rPr>
                </w:rPrChange>
              </w:rPr>
              <w:pPrChange w:id="1275" w:author="Stefanie Lane" w:date="2022-06-23T13:18:00Z">
                <w:pPr>
                  <w:jc w:val="center"/>
                </w:pPr>
              </w:pPrChange>
            </w:pPr>
          </w:p>
        </w:tc>
        <w:tc>
          <w:tcPr>
            <w:tcW w:w="2982" w:type="dxa"/>
            <w:tcBorders>
              <w:top w:val="nil"/>
              <w:left w:val="nil"/>
              <w:bottom w:val="nil"/>
              <w:right w:val="nil"/>
            </w:tcBorders>
            <w:shd w:val="clear" w:color="auto" w:fill="auto"/>
            <w:noWrap/>
            <w:vAlign w:val="bottom"/>
            <w:hideMark/>
          </w:tcPr>
          <w:p w14:paraId="2C9D446C" w14:textId="77777777" w:rsidR="00511F46" w:rsidRPr="00511F46" w:rsidRDefault="00511F46" w:rsidP="00511F46">
            <w:pPr>
              <w:spacing w:after="0" w:line="240" w:lineRule="auto"/>
              <w:rPr>
                <w:ins w:id="1276" w:author="Stefanie Lane" w:date="2022-06-23T13:18:00Z"/>
                <w:rFonts w:ascii="Times New Roman" w:eastAsia="Times New Roman" w:hAnsi="Times New Roman" w:cs="Times New Roman"/>
                <w:sz w:val="20"/>
                <w:szCs w:val="20"/>
                <w:rPrChange w:id="1277" w:author="Stefanie Lane" w:date="2022-06-23T13:18:00Z">
                  <w:rPr>
                    <w:ins w:id="1278" w:author="Stefanie Lane" w:date="2022-06-23T13:18:00Z"/>
                  </w:rPr>
                </w:rPrChange>
              </w:rPr>
              <w:pPrChange w:id="1279" w:author="Stefanie Lane" w:date="2022-06-23T13:18:00Z">
                <w:pPr/>
              </w:pPrChange>
            </w:pPr>
          </w:p>
        </w:tc>
        <w:tc>
          <w:tcPr>
            <w:tcW w:w="592" w:type="dxa"/>
            <w:tcBorders>
              <w:top w:val="nil"/>
              <w:left w:val="nil"/>
              <w:bottom w:val="nil"/>
              <w:right w:val="nil"/>
            </w:tcBorders>
            <w:shd w:val="clear" w:color="auto" w:fill="auto"/>
            <w:noWrap/>
            <w:vAlign w:val="bottom"/>
            <w:hideMark/>
          </w:tcPr>
          <w:p w14:paraId="2856A03A" w14:textId="77777777" w:rsidR="00511F46" w:rsidRPr="00511F46" w:rsidRDefault="00511F46" w:rsidP="00511F46">
            <w:pPr>
              <w:spacing w:after="0" w:line="240" w:lineRule="auto"/>
              <w:rPr>
                <w:ins w:id="1280" w:author="Stefanie Lane" w:date="2022-06-23T13:18:00Z"/>
                <w:rFonts w:ascii="Times New Roman" w:eastAsia="Times New Roman" w:hAnsi="Times New Roman" w:cs="Times New Roman"/>
                <w:sz w:val="20"/>
                <w:szCs w:val="20"/>
                <w:rPrChange w:id="1281" w:author="Stefanie Lane" w:date="2022-06-23T13:18:00Z">
                  <w:rPr>
                    <w:ins w:id="1282" w:author="Stefanie Lane" w:date="2022-06-23T13:18:00Z"/>
                  </w:rPr>
                </w:rPrChange>
              </w:rPr>
              <w:pPrChange w:id="1283" w:author="Stefanie Lane" w:date="2022-06-23T13:18:00Z">
                <w:pPr/>
              </w:pPrChange>
            </w:pPr>
          </w:p>
        </w:tc>
        <w:tc>
          <w:tcPr>
            <w:tcW w:w="686" w:type="dxa"/>
            <w:tcBorders>
              <w:top w:val="nil"/>
              <w:left w:val="nil"/>
              <w:bottom w:val="nil"/>
              <w:right w:val="nil"/>
            </w:tcBorders>
            <w:shd w:val="clear" w:color="auto" w:fill="auto"/>
            <w:noWrap/>
            <w:vAlign w:val="bottom"/>
            <w:hideMark/>
          </w:tcPr>
          <w:p w14:paraId="1E4DA55E" w14:textId="77777777" w:rsidR="00511F46" w:rsidRPr="00511F46" w:rsidRDefault="00511F46" w:rsidP="00511F46">
            <w:pPr>
              <w:spacing w:after="0" w:line="240" w:lineRule="auto"/>
              <w:jc w:val="center"/>
              <w:rPr>
                <w:ins w:id="1284" w:author="Stefanie Lane" w:date="2022-06-23T13:18:00Z"/>
                <w:rFonts w:ascii="Times New Roman" w:eastAsia="Times New Roman" w:hAnsi="Times New Roman" w:cs="Times New Roman"/>
                <w:sz w:val="20"/>
                <w:szCs w:val="20"/>
                <w:rPrChange w:id="1285" w:author="Stefanie Lane" w:date="2022-06-23T13:18:00Z">
                  <w:rPr>
                    <w:ins w:id="1286" w:author="Stefanie Lane" w:date="2022-06-23T13:18:00Z"/>
                  </w:rPr>
                </w:rPrChange>
              </w:rPr>
              <w:pPrChange w:id="1287"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23CDC7E3" w14:textId="77777777" w:rsidR="00511F46" w:rsidRPr="00511F46" w:rsidRDefault="00511F46" w:rsidP="00511F46">
            <w:pPr>
              <w:spacing w:after="0" w:line="240" w:lineRule="auto"/>
              <w:jc w:val="center"/>
              <w:rPr>
                <w:ins w:id="1288" w:author="Stefanie Lane" w:date="2022-06-23T13:18:00Z"/>
                <w:rFonts w:ascii="Times New Roman" w:eastAsia="Times New Roman" w:hAnsi="Times New Roman" w:cs="Times New Roman"/>
                <w:sz w:val="20"/>
                <w:szCs w:val="20"/>
                <w:rPrChange w:id="1289" w:author="Stefanie Lane" w:date="2022-06-23T13:18:00Z">
                  <w:rPr>
                    <w:ins w:id="1290" w:author="Stefanie Lane" w:date="2022-06-23T13:18:00Z"/>
                  </w:rPr>
                </w:rPrChange>
              </w:rPr>
              <w:pPrChange w:id="1291"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287A26E8" w14:textId="77777777" w:rsidR="00511F46" w:rsidRPr="00511F46" w:rsidRDefault="00511F46" w:rsidP="00511F46">
            <w:pPr>
              <w:spacing w:after="0" w:line="240" w:lineRule="auto"/>
              <w:rPr>
                <w:ins w:id="1292" w:author="Stefanie Lane" w:date="2022-06-23T13:18:00Z"/>
                <w:rFonts w:ascii="Times New Roman" w:eastAsia="Times New Roman" w:hAnsi="Times New Roman" w:cs="Times New Roman"/>
                <w:sz w:val="20"/>
                <w:szCs w:val="20"/>
                <w:rPrChange w:id="1293" w:author="Stefanie Lane" w:date="2022-06-23T13:18:00Z">
                  <w:rPr>
                    <w:ins w:id="1294" w:author="Stefanie Lane" w:date="2022-06-23T13:18:00Z"/>
                  </w:rPr>
                </w:rPrChange>
              </w:rPr>
              <w:pPrChange w:id="1295" w:author="Stefanie Lane" w:date="2022-06-23T13:18:00Z">
                <w:pPr/>
              </w:pPrChange>
            </w:pPr>
          </w:p>
        </w:tc>
        <w:tc>
          <w:tcPr>
            <w:tcW w:w="600" w:type="dxa"/>
            <w:tcBorders>
              <w:top w:val="nil"/>
              <w:left w:val="nil"/>
              <w:bottom w:val="nil"/>
              <w:right w:val="nil"/>
            </w:tcBorders>
            <w:shd w:val="clear" w:color="auto" w:fill="auto"/>
            <w:noWrap/>
            <w:vAlign w:val="bottom"/>
            <w:hideMark/>
          </w:tcPr>
          <w:p w14:paraId="71336B25" w14:textId="77777777" w:rsidR="00511F46" w:rsidRPr="00511F46" w:rsidRDefault="00511F46" w:rsidP="00511F46">
            <w:pPr>
              <w:spacing w:after="0" w:line="240" w:lineRule="auto"/>
              <w:rPr>
                <w:ins w:id="1296" w:author="Stefanie Lane" w:date="2022-06-23T13:18:00Z"/>
                <w:rFonts w:ascii="Times New Roman" w:eastAsia="Times New Roman" w:hAnsi="Times New Roman" w:cs="Times New Roman"/>
                <w:sz w:val="20"/>
                <w:szCs w:val="20"/>
                <w:rPrChange w:id="1297" w:author="Stefanie Lane" w:date="2022-06-23T13:18:00Z">
                  <w:rPr>
                    <w:ins w:id="1298" w:author="Stefanie Lane" w:date="2022-06-23T13:18:00Z"/>
                  </w:rPr>
                </w:rPrChange>
              </w:rPr>
              <w:pPrChange w:id="1299" w:author="Stefanie Lane" w:date="2022-06-23T13:18:00Z">
                <w:pPr/>
              </w:pPrChange>
            </w:pPr>
          </w:p>
        </w:tc>
        <w:tc>
          <w:tcPr>
            <w:tcW w:w="695" w:type="dxa"/>
            <w:tcBorders>
              <w:top w:val="nil"/>
              <w:left w:val="nil"/>
              <w:bottom w:val="nil"/>
              <w:right w:val="nil"/>
            </w:tcBorders>
            <w:shd w:val="clear" w:color="auto" w:fill="auto"/>
            <w:noWrap/>
            <w:vAlign w:val="bottom"/>
            <w:hideMark/>
          </w:tcPr>
          <w:p w14:paraId="5CA2549D" w14:textId="77777777" w:rsidR="00511F46" w:rsidRPr="00511F46" w:rsidRDefault="00511F46" w:rsidP="00511F46">
            <w:pPr>
              <w:spacing w:after="0" w:line="240" w:lineRule="auto"/>
              <w:jc w:val="center"/>
              <w:rPr>
                <w:ins w:id="1300" w:author="Stefanie Lane" w:date="2022-06-23T13:18:00Z"/>
                <w:rFonts w:ascii="Times New Roman" w:eastAsia="Times New Roman" w:hAnsi="Times New Roman" w:cs="Times New Roman"/>
                <w:sz w:val="20"/>
                <w:szCs w:val="20"/>
                <w:rPrChange w:id="1301" w:author="Stefanie Lane" w:date="2022-06-23T13:18:00Z">
                  <w:rPr>
                    <w:ins w:id="1302" w:author="Stefanie Lane" w:date="2022-06-23T13:18:00Z"/>
                  </w:rPr>
                </w:rPrChange>
              </w:rPr>
              <w:pPrChange w:id="1303"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5A94F3B5" w14:textId="77777777" w:rsidR="00511F46" w:rsidRPr="00511F46" w:rsidRDefault="00511F46" w:rsidP="00511F46">
            <w:pPr>
              <w:spacing w:after="0" w:line="240" w:lineRule="auto"/>
              <w:jc w:val="center"/>
              <w:rPr>
                <w:ins w:id="1304" w:author="Stefanie Lane" w:date="2022-06-23T13:18:00Z"/>
                <w:rFonts w:ascii="Times New Roman" w:eastAsia="Times New Roman" w:hAnsi="Times New Roman" w:cs="Times New Roman"/>
                <w:sz w:val="20"/>
                <w:szCs w:val="20"/>
                <w:rPrChange w:id="1305" w:author="Stefanie Lane" w:date="2022-06-23T13:18:00Z">
                  <w:rPr>
                    <w:ins w:id="1306" w:author="Stefanie Lane" w:date="2022-06-23T13:18:00Z"/>
                  </w:rPr>
                </w:rPrChange>
              </w:rPr>
              <w:pPrChange w:id="1307"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F565D71" w14:textId="77777777" w:rsidR="00511F46" w:rsidRPr="00511F46" w:rsidRDefault="00511F46" w:rsidP="00511F46">
            <w:pPr>
              <w:spacing w:after="0" w:line="240" w:lineRule="auto"/>
              <w:rPr>
                <w:ins w:id="1308" w:author="Stefanie Lane" w:date="2022-06-23T13:18:00Z"/>
                <w:rFonts w:ascii="Times New Roman" w:eastAsia="Times New Roman" w:hAnsi="Times New Roman" w:cs="Times New Roman"/>
                <w:sz w:val="20"/>
                <w:szCs w:val="20"/>
                <w:rPrChange w:id="1309" w:author="Stefanie Lane" w:date="2022-06-23T13:18:00Z">
                  <w:rPr>
                    <w:ins w:id="1310" w:author="Stefanie Lane" w:date="2022-06-23T13:18:00Z"/>
                  </w:rPr>
                </w:rPrChange>
              </w:rPr>
              <w:pPrChange w:id="1311" w:author="Stefanie Lane" w:date="2022-06-23T13:18:00Z">
                <w:pPr/>
              </w:pPrChange>
            </w:pPr>
          </w:p>
        </w:tc>
        <w:tc>
          <w:tcPr>
            <w:tcW w:w="616" w:type="dxa"/>
            <w:tcBorders>
              <w:top w:val="nil"/>
              <w:left w:val="nil"/>
              <w:bottom w:val="nil"/>
              <w:right w:val="nil"/>
            </w:tcBorders>
            <w:shd w:val="clear" w:color="auto" w:fill="auto"/>
            <w:noWrap/>
            <w:vAlign w:val="bottom"/>
            <w:hideMark/>
          </w:tcPr>
          <w:p w14:paraId="4F4B8719" w14:textId="77777777" w:rsidR="00511F46" w:rsidRPr="00511F46" w:rsidRDefault="00511F46" w:rsidP="00511F46">
            <w:pPr>
              <w:spacing w:after="0" w:line="240" w:lineRule="auto"/>
              <w:rPr>
                <w:ins w:id="1312" w:author="Stefanie Lane" w:date="2022-06-23T13:18:00Z"/>
                <w:rFonts w:ascii="Times New Roman" w:eastAsia="Times New Roman" w:hAnsi="Times New Roman" w:cs="Times New Roman"/>
                <w:sz w:val="20"/>
                <w:szCs w:val="20"/>
                <w:rPrChange w:id="1313" w:author="Stefanie Lane" w:date="2022-06-23T13:18:00Z">
                  <w:rPr>
                    <w:ins w:id="1314" w:author="Stefanie Lane" w:date="2022-06-23T13:18:00Z"/>
                  </w:rPr>
                </w:rPrChange>
              </w:rPr>
              <w:pPrChange w:id="1315" w:author="Stefanie Lane" w:date="2022-06-23T13:18:00Z">
                <w:pPr/>
              </w:pPrChange>
            </w:pPr>
          </w:p>
        </w:tc>
        <w:tc>
          <w:tcPr>
            <w:tcW w:w="714" w:type="dxa"/>
            <w:tcBorders>
              <w:top w:val="nil"/>
              <w:left w:val="nil"/>
              <w:bottom w:val="nil"/>
              <w:right w:val="nil"/>
            </w:tcBorders>
            <w:shd w:val="clear" w:color="auto" w:fill="auto"/>
            <w:noWrap/>
            <w:vAlign w:val="bottom"/>
            <w:hideMark/>
          </w:tcPr>
          <w:p w14:paraId="1F8ABC20" w14:textId="77777777" w:rsidR="00511F46" w:rsidRPr="00511F46" w:rsidRDefault="00511F46" w:rsidP="00511F46">
            <w:pPr>
              <w:spacing w:after="0" w:line="240" w:lineRule="auto"/>
              <w:jc w:val="center"/>
              <w:rPr>
                <w:ins w:id="1316" w:author="Stefanie Lane" w:date="2022-06-23T13:18:00Z"/>
                <w:rFonts w:ascii="Times New Roman" w:eastAsia="Times New Roman" w:hAnsi="Times New Roman" w:cs="Times New Roman"/>
                <w:sz w:val="20"/>
                <w:szCs w:val="20"/>
                <w:rPrChange w:id="1317" w:author="Stefanie Lane" w:date="2022-06-23T13:18:00Z">
                  <w:rPr>
                    <w:ins w:id="1318" w:author="Stefanie Lane" w:date="2022-06-23T13:18:00Z"/>
                  </w:rPr>
                </w:rPrChange>
              </w:rPr>
              <w:pPrChange w:id="1319" w:author="Stefanie Lane" w:date="2022-06-23T13:18:00Z">
                <w:pPr>
                  <w:jc w:val="center"/>
                </w:pPr>
              </w:pPrChange>
            </w:pPr>
          </w:p>
        </w:tc>
      </w:tr>
      <w:tr w:rsidR="00511F46" w:rsidRPr="00511F46" w14:paraId="5160E90F" w14:textId="77777777" w:rsidTr="00511F46">
        <w:trPr>
          <w:trHeight w:val="260"/>
          <w:ins w:id="1320" w:author="Stefanie Lane" w:date="2022-06-23T13: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511F46" w:rsidRDefault="00511F46" w:rsidP="00511F46">
            <w:pPr>
              <w:spacing w:after="0" w:line="240" w:lineRule="auto"/>
              <w:jc w:val="center"/>
              <w:rPr>
                <w:ins w:id="1321" w:author="Stefanie Lane" w:date="2022-06-23T13:18:00Z"/>
                <w:rFonts w:ascii="Calibri" w:eastAsia="Times New Roman" w:hAnsi="Calibri" w:cs="Calibri"/>
                <w:color w:val="000000"/>
                <w:sz w:val="20"/>
                <w:szCs w:val="20"/>
                <w:rPrChange w:id="1322" w:author="Stefanie Lane" w:date="2022-06-23T13:18:00Z">
                  <w:rPr>
                    <w:ins w:id="1323" w:author="Stefanie Lane" w:date="2022-06-23T13:18:00Z"/>
                  </w:rPr>
                </w:rPrChange>
              </w:rPr>
              <w:pPrChange w:id="1324" w:author="Stefanie Lane" w:date="2022-06-23T13:18:00Z">
                <w:pPr>
                  <w:jc w:val="center"/>
                </w:pPr>
              </w:pPrChange>
            </w:pPr>
            <w:ins w:id="1325" w:author="Stefanie Lane" w:date="2022-06-23T13:18:00Z">
              <w:r w:rsidRPr="00511F46">
                <w:rPr>
                  <w:rFonts w:ascii="Calibri" w:eastAsia="Times New Roman" w:hAnsi="Calibri" w:cs="Calibri"/>
                  <w:color w:val="000000"/>
                  <w:sz w:val="20"/>
                  <w:szCs w:val="20"/>
                  <w:rPrChange w:id="1326" w:author="Stefanie Lane" w:date="2022-06-23T13:18:00Z">
                    <w:rPr/>
                  </w:rPrChange>
                </w:rPr>
                <w:t>"Bogbean"</w:t>
              </w:r>
            </w:ins>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511F46" w:rsidRDefault="00511F46" w:rsidP="00511F46">
            <w:pPr>
              <w:spacing w:after="0" w:line="240" w:lineRule="auto"/>
              <w:rPr>
                <w:ins w:id="1327" w:author="Stefanie Lane" w:date="2022-06-23T13:18:00Z"/>
                <w:rFonts w:ascii="Calibri" w:eastAsia="Times New Roman" w:hAnsi="Calibri" w:cs="Calibri"/>
                <w:i/>
                <w:iCs/>
                <w:sz w:val="20"/>
                <w:szCs w:val="20"/>
                <w:rPrChange w:id="1328" w:author="Stefanie Lane" w:date="2022-06-23T13:18:00Z">
                  <w:rPr>
                    <w:ins w:id="1329" w:author="Stefanie Lane" w:date="2022-06-23T13:18:00Z"/>
                  </w:rPr>
                </w:rPrChange>
              </w:rPr>
              <w:pPrChange w:id="1330" w:author="Stefanie Lane" w:date="2022-06-23T13:18:00Z">
                <w:pPr/>
              </w:pPrChange>
            </w:pPr>
            <w:ins w:id="1331" w:author="Stefanie Lane" w:date="2022-06-23T13:18:00Z">
              <w:r w:rsidRPr="00511F46">
                <w:rPr>
                  <w:rFonts w:ascii="Calibri" w:eastAsia="Times New Roman" w:hAnsi="Calibri" w:cs="Calibri"/>
                  <w:i/>
                  <w:iCs/>
                  <w:sz w:val="20"/>
                  <w:szCs w:val="20"/>
                  <w:rPrChange w:id="1332" w:author="Stefanie Lane" w:date="2022-06-23T13:18:00Z">
                    <w:rPr/>
                  </w:rPrChange>
                </w:rPr>
                <w:t>Menyanthes trifoliata</w:t>
              </w:r>
            </w:ins>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511F46" w:rsidRDefault="00511F46" w:rsidP="00511F46">
            <w:pPr>
              <w:spacing w:after="0" w:line="240" w:lineRule="auto"/>
              <w:jc w:val="center"/>
              <w:rPr>
                <w:ins w:id="1333" w:author="Stefanie Lane" w:date="2022-06-23T13:18:00Z"/>
                <w:rFonts w:ascii="Calibri" w:eastAsia="Times New Roman" w:hAnsi="Calibri" w:cs="Calibri"/>
                <w:color w:val="000000"/>
                <w:sz w:val="20"/>
                <w:szCs w:val="20"/>
                <w:rPrChange w:id="1334" w:author="Stefanie Lane" w:date="2022-06-23T13:18:00Z">
                  <w:rPr>
                    <w:ins w:id="1335" w:author="Stefanie Lane" w:date="2022-06-23T13:18:00Z"/>
                  </w:rPr>
                </w:rPrChange>
              </w:rPr>
              <w:pPrChange w:id="1336" w:author="Stefanie Lane" w:date="2022-06-23T13:18:00Z">
                <w:pPr>
                  <w:jc w:val="center"/>
                </w:pPr>
              </w:pPrChange>
            </w:pPr>
            <w:ins w:id="1337" w:author="Stefanie Lane" w:date="2022-06-23T13:18:00Z">
              <w:r w:rsidRPr="00511F46">
                <w:rPr>
                  <w:rFonts w:ascii="Calibri" w:eastAsia="Times New Roman" w:hAnsi="Calibri" w:cs="Calibri"/>
                  <w:color w:val="000000"/>
                  <w:sz w:val="20"/>
                  <w:szCs w:val="20"/>
                  <w:rPrChange w:id="1338" w:author="Stefanie Lane" w:date="2022-06-23T13:18:00Z">
                    <w:rPr/>
                  </w:rPrChange>
                </w:rPr>
                <w:t>0.729</w:t>
              </w:r>
            </w:ins>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511F46" w:rsidRDefault="00511F46" w:rsidP="00511F46">
            <w:pPr>
              <w:spacing w:after="0" w:line="240" w:lineRule="auto"/>
              <w:jc w:val="center"/>
              <w:rPr>
                <w:ins w:id="1339" w:author="Stefanie Lane" w:date="2022-06-23T13:18:00Z"/>
                <w:rFonts w:ascii="Calibri" w:eastAsia="Times New Roman" w:hAnsi="Calibri" w:cs="Calibri"/>
                <w:color w:val="000000"/>
                <w:sz w:val="20"/>
                <w:szCs w:val="20"/>
                <w:rPrChange w:id="1340" w:author="Stefanie Lane" w:date="2022-06-23T13:18:00Z">
                  <w:rPr>
                    <w:ins w:id="1341" w:author="Stefanie Lane" w:date="2022-06-23T13:18:00Z"/>
                  </w:rPr>
                </w:rPrChange>
              </w:rPr>
              <w:pPrChange w:id="1342" w:author="Stefanie Lane" w:date="2022-06-23T13:18:00Z">
                <w:pPr>
                  <w:jc w:val="center"/>
                </w:pPr>
              </w:pPrChange>
            </w:pPr>
            <w:ins w:id="1343" w:author="Stefanie Lane" w:date="2022-06-23T13:18:00Z">
              <w:r w:rsidRPr="00511F46">
                <w:rPr>
                  <w:rFonts w:ascii="Calibri" w:eastAsia="Times New Roman" w:hAnsi="Calibri" w:cs="Calibri"/>
                  <w:color w:val="000000"/>
                  <w:sz w:val="20"/>
                  <w:szCs w:val="20"/>
                  <w:rPrChange w:id="1344"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511F46" w:rsidRDefault="00511F46" w:rsidP="00511F46">
            <w:pPr>
              <w:spacing w:after="0" w:line="240" w:lineRule="auto"/>
              <w:rPr>
                <w:ins w:id="1345" w:author="Stefanie Lane" w:date="2022-06-23T13:18:00Z"/>
                <w:rFonts w:ascii="Calibri" w:eastAsia="Times New Roman" w:hAnsi="Calibri" w:cs="Calibri"/>
                <w:color w:val="000000"/>
                <w:sz w:val="20"/>
                <w:szCs w:val="20"/>
                <w:rPrChange w:id="1346" w:author="Stefanie Lane" w:date="2022-06-23T13:18:00Z">
                  <w:rPr>
                    <w:ins w:id="1347" w:author="Stefanie Lane" w:date="2022-06-23T13:18:00Z"/>
                  </w:rPr>
                </w:rPrChange>
              </w:rPr>
              <w:pPrChange w:id="1348" w:author="Stefanie Lane" w:date="2022-06-23T13:18:00Z">
                <w:pPr/>
              </w:pPrChange>
            </w:pPr>
            <w:ins w:id="1349" w:author="Stefanie Lane" w:date="2022-06-23T13:18:00Z">
              <w:r w:rsidRPr="00511F46">
                <w:rPr>
                  <w:rFonts w:ascii="Calibri" w:eastAsia="Times New Roman" w:hAnsi="Calibri" w:cs="Calibri"/>
                  <w:color w:val="000000"/>
                  <w:sz w:val="20"/>
                  <w:szCs w:val="20"/>
                  <w:rPrChange w:id="1350" w:author="Stefanie Lane" w:date="2022-06-23T13:18:00Z">
                    <w:rPr/>
                  </w:rPrChange>
                </w:rPr>
                <w:t> </w:t>
              </w:r>
            </w:ins>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511F46" w:rsidRDefault="00511F46" w:rsidP="00511F46">
            <w:pPr>
              <w:spacing w:after="0" w:line="240" w:lineRule="auto"/>
              <w:rPr>
                <w:ins w:id="1351" w:author="Stefanie Lane" w:date="2022-06-23T13:18:00Z"/>
                <w:rFonts w:ascii="Calibri" w:eastAsia="Times New Roman" w:hAnsi="Calibri" w:cs="Calibri"/>
                <w:i/>
                <w:iCs/>
                <w:color w:val="000000"/>
                <w:sz w:val="20"/>
                <w:szCs w:val="20"/>
                <w:rPrChange w:id="1352" w:author="Stefanie Lane" w:date="2022-06-23T13:18:00Z">
                  <w:rPr>
                    <w:ins w:id="1353" w:author="Stefanie Lane" w:date="2022-06-23T13:18:00Z"/>
                  </w:rPr>
                </w:rPrChange>
              </w:rPr>
              <w:pPrChange w:id="1354" w:author="Stefanie Lane" w:date="2022-06-23T13:18:00Z">
                <w:pPr/>
              </w:pPrChange>
            </w:pPr>
            <w:ins w:id="1355" w:author="Stefanie Lane" w:date="2022-06-23T13:18:00Z">
              <w:r w:rsidRPr="00511F46">
                <w:rPr>
                  <w:rFonts w:ascii="Calibri" w:eastAsia="Times New Roman" w:hAnsi="Calibri" w:cs="Calibri"/>
                  <w:i/>
                  <w:iCs/>
                  <w:color w:val="000000"/>
                  <w:sz w:val="20"/>
                  <w:szCs w:val="20"/>
                  <w:rPrChange w:id="1356" w:author="Stefanie Lane" w:date="2022-06-23T13:18:00Z">
                    <w:rPr/>
                  </w:rPrChange>
                </w:rPr>
                <w:t>Mentha aquatica</w:t>
              </w:r>
            </w:ins>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511F46" w:rsidRDefault="00511F46" w:rsidP="00511F46">
            <w:pPr>
              <w:spacing w:after="0" w:line="240" w:lineRule="auto"/>
              <w:jc w:val="center"/>
              <w:rPr>
                <w:ins w:id="1357" w:author="Stefanie Lane" w:date="2022-06-23T13:18:00Z"/>
                <w:rFonts w:ascii="Calibri" w:eastAsia="Times New Roman" w:hAnsi="Calibri" w:cs="Calibri"/>
                <w:color w:val="000000"/>
                <w:sz w:val="20"/>
                <w:szCs w:val="20"/>
                <w:rPrChange w:id="1358" w:author="Stefanie Lane" w:date="2022-06-23T13:18:00Z">
                  <w:rPr>
                    <w:ins w:id="1359" w:author="Stefanie Lane" w:date="2022-06-23T13:18:00Z"/>
                  </w:rPr>
                </w:rPrChange>
              </w:rPr>
              <w:pPrChange w:id="1360" w:author="Stefanie Lane" w:date="2022-06-23T13:18:00Z">
                <w:pPr>
                  <w:jc w:val="center"/>
                </w:pPr>
              </w:pPrChange>
            </w:pPr>
            <w:ins w:id="1361" w:author="Stefanie Lane" w:date="2022-06-23T13:18:00Z">
              <w:r w:rsidRPr="00511F46">
                <w:rPr>
                  <w:rFonts w:ascii="Calibri" w:eastAsia="Times New Roman" w:hAnsi="Calibri" w:cs="Calibri"/>
                  <w:color w:val="000000"/>
                  <w:sz w:val="20"/>
                  <w:szCs w:val="20"/>
                  <w:rPrChange w:id="1362" w:author="Stefanie Lane" w:date="2022-06-23T13:18:00Z">
                    <w:rPr/>
                  </w:rPrChange>
                </w:rPr>
                <w:t>0.811</w:t>
              </w:r>
            </w:ins>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511F46" w:rsidRDefault="00511F46" w:rsidP="00511F46">
            <w:pPr>
              <w:spacing w:after="0" w:line="240" w:lineRule="auto"/>
              <w:jc w:val="center"/>
              <w:rPr>
                <w:ins w:id="1363" w:author="Stefanie Lane" w:date="2022-06-23T13:18:00Z"/>
                <w:rFonts w:ascii="Calibri" w:eastAsia="Times New Roman" w:hAnsi="Calibri" w:cs="Calibri"/>
                <w:color w:val="000000"/>
                <w:sz w:val="20"/>
                <w:szCs w:val="20"/>
                <w:rPrChange w:id="1364" w:author="Stefanie Lane" w:date="2022-06-23T13:18:00Z">
                  <w:rPr>
                    <w:ins w:id="1365" w:author="Stefanie Lane" w:date="2022-06-23T13:18:00Z"/>
                  </w:rPr>
                </w:rPrChange>
              </w:rPr>
              <w:pPrChange w:id="1366" w:author="Stefanie Lane" w:date="2022-06-23T13:18:00Z">
                <w:pPr>
                  <w:jc w:val="center"/>
                </w:pPr>
              </w:pPrChange>
            </w:pPr>
            <w:ins w:id="1367" w:author="Stefanie Lane" w:date="2022-06-23T13:18:00Z">
              <w:r w:rsidRPr="00511F46">
                <w:rPr>
                  <w:rFonts w:ascii="Calibri" w:eastAsia="Times New Roman" w:hAnsi="Calibri" w:cs="Calibri"/>
                  <w:color w:val="000000"/>
                  <w:sz w:val="20"/>
                  <w:szCs w:val="20"/>
                  <w:rPrChange w:id="1368" w:author="Stefanie Lane" w:date="2022-06-23T13:18:00Z">
                    <w:rPr/>
                  </w:rPrChange>
                </w:rPr>
                <w:t>0.0001</w:t>
              </w:r>
            </w:ins>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511F46" w:rsidRDefault="00511F46" w:rsidP="00511F46">
            <w:pPr>
              <w:spacing w:after="0" w:line="240" w:lineRule="auto"/>
              <w:rPr>
                <w:ins w:id="1369" w:author="Stefanie Lane" w:date="2022-06-23T13:18:00Z"/>
                <w:rFonts w:ascii="Calibri" w:eastAsia="Times New Roman" w:hAnsi="Calibri" w:cs="Calibri"/>
                <w:color w:val="000000"/>
                <w:sz w:val="20"/>
                <w:szCs w:val="20"/>
                <w:rPrChange w:id="1370" w:author="Stefanie Lane" w:date="2022-06-23T13:18:00Z">
                  <w:rPr>
                    <w:ins w:id="1371" w:author="Stefanie Lane" w:date="2022-06-23T13:18:00Z"/>
                  </w:rPr>
                </w:rPrChange>
              </w:rPr>
              <w:pPrChange w:id="1372" w:author="Stefanie Lane" w:date="2022-06-23T13:18:00Z">
                <w:pPr/>
              </w:pPrChange>
            </w:pPr>
            <w:ins w:id="1373" w:author="Stefanie Lane" w:date="2022-06-23T13:18:00Z">
              <w:r w:rsidRPr="00511F46">
                <w:rPr>
                  <w:rFonts w:ascii="Calibri" w:eastAsia="Times New Roman" w:hAnsi="Calibri" w:cs="Calibri"/>
                  <w:color w:val="000000"/>
                  <w:sz w:val="20"/>
                  <w:szCs w:val="20"/>
                  <w:rPrChange w:id="1374" w:author="Stefanie Lane" w:date="2022-06-23T13:18:00Z">
                    <w:rPr/>
                  </w:rPrChange>
                </w:rPr>
                <w:t> </w:t>
              </w:r>
            </w:ins>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511F46" w:rsidRDefault="00511F46" w:rsidP="00511F46">
            <w:pPr>
              <w:spacing w:after="0" w:line="240" w:lineRule="auto"/>
              <w:rPr>
                <w:ins w:id="1375" w:author="Stefanie Lane" w:date="2022-06-23T13:18:00Z"/>
                <w:rFonts w:ascii="Calibri" w:eastAsia="Times New Roman" w:hAnsi="Calibri" w:cs="Calibri"/>
                <w:i/>
                <w:iCs/>
                <w:sz w:val="20"/>
                <w:szCs w:val="20"/>
                <w:rPrChange w:id="1376" w:author="Stefanie Lane" w:date="2022-06-23T13:18:00Z">
                  <w:rPr>
                    <w:ins w:id="1377" w:author="Stefanie Lane" w:date="2022-06-23T13:18:00Z"/>
                  </w:rPr>
                </w:rPrChange>
              </w:rPr>
              <w:pPrChange w:id="1378" w:author="Stefanie Lane" w:date="2022-06-23T13:18:00Z">
                <w:pPr/>
              </w:pPrChange>
            </w:pPr>
            <w:ins w:id="1379" w:author="Stefanie Lane" w:date="2022-06-23T13:18:00Z">
              <w:r w:rsidRPr="00511F46">
                <w:rPr>
                  <w:rFonts w:ascii="Calibri" w:eastAsia="Times New Roman" w:hAnsi="Calibri" w:cs="Calibri"/>
                  <w:i/>
                  <w:iCs/>
                  <w:sz w:val="20"/>
                  <w:szCs w:val="20"/>
                  <w:rPrChange w:id="1380" w:author="Stefanie Lane" w:date="2022-06-23T13:18:00Z">
                    <w:rPr/>
                  </w:rPrChange>
                </w:rPr>
                <w:t>Menyanthes trifoliata</w:t>
              </w:r>
            </w:ins>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511F46" w:rsidRDefault="00511F46" w:rsidP="00511F46">
            <w:pPr>
              <w:spacing w:after="0" w:line="240" w:lineRule="auto"/>
              <w:jc w:val="center"/>
              <w:rPr>
                <w:ins w:id="1381" w:author="Stefanie Lane" w:date="2022-06-23T13:18:00Z"/>
                <w:rFonts w:ascii="Calibri" w:eastAsia="Times New Roman" w:hAnsi="Calibri" w:cs="Calibri"/>
                <w:color w:val="000000"/>
                <w:sz w:val="20"/>
                <w:szCs w:val="20"/>
                <w:rPrChange w:id="1382" w:author="Stefanie Lane" w:date="2022-06-23T13:18:00Z">
                  <w:rPr>
                    <w:ins w:id="1383" w:author="Stefanie Lane" w:date="2022-06-23T13:18:00Z"/>
                  </w:rPr>
                </w:rPrChange>
              </w:rPr>
              <w:pPrChange w:id="1384" w:author="Stefanie Lane" w:date="2022-06-23T13:18:00Z">
                <w:pPr>
                  <w:jc w:val="center"/>
                </w:pPr>
              </w:pPrChange>
            </w:pPr>
            <w:ins w:id="1385" w:author="Stefanie Lane" w:date="2022-06-23T13:18:00Z">
              <w:r w:rsidRPr="00511F46">
                <w:rPr>
                  <w:rFonts w:ascii="Calibri" w:eastAsia="Times New Roman" w:hAnsi="Calibri" w:cs="Calibri"/>
                  <w:color w:val="000000"/>
                  <w:sz w:val="20"/>
                  <w:szCs w:val="20"/>
                  <w:rPrChange w:id="1386" w:author="Stefanie Lane" w:date="2022-06-23T13:18:00Z">
                    <w:rPr/>
                  </w:rPrChange>
                </w:rPr>
                <w:t>0.942</w:t>
              </w:r>
            </w:ins>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511F46" w:rsidRDefault="00511F46" w:rsidP="00511F46">
            <w:pPr>
              <w:spacing w:after="0" w:line="240" w:lineRule="auto"/>
              <w:jc w:val="center"/>
              <w:rPr>
                <w:ins w:id="1387" w:author="Stefanie Lane" w:date="2022-06-23T13:18:00Z"/>
                <w:rFonts w:ascii="Calibri" w:eastAsia="Times New Roman" w:hAnsi="Calibri" w:cs="Calibri"/>
                <w:color w:val="000000"/>
                <w:sz w:val="20"/>
                <w:szCs w:val="20"/>
                <w:rPrChange w:id="1388" w:author="Stefanie Lane" w:date="2022-06-23T13:18:00Z">
                  <w:rPr>
                    <w:ins w:id="1389" w:author="Stefanie Lane" w:date="2022-06-23T13:18:00Z"/>
                  </w:rPr>
                </w:rPrChange>
              </w:rPr>
              <w:pPrChange w:id="1390" w:author="Stefanie Lane" w:date="2022-06-23T13:18:00Z">
                <w:pPr>
                  <w:jc w:val="center"/>
                </w:pPr>
              </w:pPrChange>
            </w:pPr>
            <w:ins w:id="1391" w:author="Stefanie Lane" w:date="2022-06-23T13:18:00Z">
              <w:r w:rsidRPr="00511F46">
                <w:rPr>
                  <w:rFonts w:ascii="Calibri" w:eastAsia="Times New Roman" w:hAnsi="Calibri" w:cs="Calibri"/>
                  <w:color w:val="000000"/>
                  <w:sz w:val="20"/>
                  <w:szCs w:val="20"/>
                  <w:rPrChange w:id="1392" w:author="Stefanie Lane" w:date="2022-06-23T13:18:00Z">
                    <w:rPr/>
                  </w:rPrChange>
                </w:rPr>
                <w:t>0.0001</w:t>
              </w:r>
            </w:ins>
          </w:p>
        </w:tc>
      </w:tr>
      <w:tr w:rsidR="00511F46" w:rsidRPr="00511F46" w14:paraId="49C89D00" w14:textId="77777777" w:rsidTr="00511F46">
        <w:trPr>
          <w:trHeight w:val="260"/>
          <w:ins w:id="1393"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511F46" w:rsidRDefault="00511F46" w:rsidP="00511F46">
            <w:pPr>
              <w:spacing w:after="0" w:line="240" w:lineRule="auto"/>
              <w:rPr>
                <w:ins w:id="1394" w:author="Stefanie Lane" w:date="2022-06-23T13:18:00Z"/>
                <w:rFonts w:ascii="Calibri" w:eastAsia="Times New Roman" w:hAnsi="Calibri" w:cs="Calibri"/>
                <w:color w:val="000000"/>
                <w:sz w:val="20"/>
                <w:szCs w:val="20"/>
                <w:rPrChange w:id="1395" w:author="Stefanie Lane" w:date="2022-06-23T13:18:00Z">
                  <w:rPr>
                    <w:ins w:id="1396" w:author="Stefanie Lane" w:date="2022-06-23T13:18:00Z"/>
                  </w:rPr>
                </w:rPrChange>
              </w:rPr>
              <w:pPrChange w:id="1397"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7777777" w:rsidR="00511F46" w:rsidRPr="00511F46" w:rsidRDefault="00511F46" w:rsidP="00511F46">
            <w:pPr>
              <w:spacing w:after="0" w:line="240" w:lineRule="auto"/>
              <w:rPr>
                <w:ins w:id="1398" w:author="Stefanie Lane" w:date="2022-06-23T13:18:00Z"/>
                <w:rFonts w:ascii="Calibri" w:eastAsia="Times New Roman" w:hAnsi="Calibri" w:cs="Calibri"/>
                <w:i/>
                <w:iCs/>
                <w:sz w:val="20"/>
                <w:szCs w:val="20"/>
                <w:rPrChange w:id="1399" w:author="Stefanie Lane" w:date="2022-06-23T13:18:00Z">
                  <w:rPr>
                    <w:ins w:id="1400" w:author="Stefanie Lane" w:date="2022-06-23T13:18:00Z"/>
                  </w:rPr>
                </w:rPrChange>
              </w:rPr>
              <w:pPrChange w:id="1401" w:author="Stefanie Lane" w:date="2022-06-23T13:18:00Z">
                <w:pPr/>
              </w:pPrChange>
            </w:pPr>
            <w:ins w:id="1402" w:author="Stefanie Lane" w:date="2022-06-23T13:18:00Z">
              <w:r w:rsidRPr="00511F46">
                <w:rPr>
                  <w:rFonts w:ascii="Calibri" w:eastAsia="Times New Roman" w:hAnsi="Calibri" w:cs="Calibri"/>
                  <w:i/>
                  <w:iCs/>
                  <w:sz w:val="20"/>
                  <w:szCs w:val="20"/>
                  <w:rPrChange w:id="1403" w:author="Stefanie Lane" w:date="2022-06-23T13:18:00Z">
                    <w:rPr/>
                  </w:rPrChange>
                </w:rPr>
                <w:t xml:space="preserve">Myosotis </w:t>
              </w:r>
              <w:proofErr w:type="spellStart"/>
              <w:r w:rsidRPr="00511F46">
                <w:rPr>
                  <w:rFonts w:ascii="Calibri" w:eastAsia="Times New Roman" w:hAnsi="Calibri" w:cs="Calibri"/>
                  <w:i/>
                  <w:iCs/>
                  <w:sz w:val="20"/>
                  <w:szCs w:val="20"/>
                  <w:rPrChange w:id="1404" w:author="Stefanie Lane" w:date="2022-06-23T13:18:00Z">
                    <w:rPr/>
                  </w:rPrChange>
                </w:rPr>
                <w:t>scorpiodes</w:t>
              </w:r>
              <w:proofErr w:type="spellEnd"/>
            </w:ins>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511F46" w:rsidRDefault="00511F46" w:rsidP="00511F46">
            <w:pPr>
              <w:spacing w:after="0" w:line="240" w:lineRule="auto"/>
              <w:jc w:val="center"/>
              <w:rPr>
                <w:ins w:id="1405" w:author="Stefanie Lane" w:date="2022-06-23T13:18:00Z"/>
                <w:rFonts w:ascii="Calibri" w:eastAsia="Times New Roman" w:hAnsi="Calibri" w:cs="Calibri"/>
                <w:color w:val="000000"/>
                <w:sz w:val="20"/>
                <w:szCs w:val="20"/>
                <w:rPrChange w:id="1406" w:author="Stefanie Lane" w:date="2022-06-23T13:18:00Z">
                  <w:rPr>
                    <w:ins w:id="1407" w:author="Stefanie Lane" w:date="2022-06-23T13:18:00Z"/>
                  </w:rPr>
                </w:rPrChange>
              </w:rPr>
              <w:pPrChange w:id="1408" w:author="Stefanie Lane" w:date="2022-06-23T13:18:00Z">
                <w:pPr>
                  <w:jc w:val="center"/>
                </w:pPr>
              </w:pPrChange>
            </w:pPr>
            <w:ins w:id="1409" w:author="Stefanie Lane" w:date="2022-06-23T13:18:00Z">
              <w:r w:rsidRPr="00511F46">
                <w:rPr>
                  <w:rFonts w:ascii="Calibri" w:eastAsia="Times New Roman" w:hAnsi="Calibri" w:cs="Calibri"/>
                  <w:color w:val="000000"/>
                  <w:sz w:val="20"/>
                  <w:szCs w:val="20"/>
                  <w:rPrChange w:id="1410" w:author="Stefanie Lane" w:date="2022-06-23T13:18:00Z">
                    <w:rPr/>
                  </w:rPrChange>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511F46" w:rsidRDefault="00511F46" w:rsidP="00511F46">
            <w:pPr>
              <w:spacing w:after="0" w:line="240" w:lineRule="auto"/>
              <w:jc w:val="center"/>
              <w:rPr>
                <w:ins w:id="1411" w:author="Stefanie Lane" w:date="2022-06-23T13:18:00Z"/>
                <w:rFonts w:ascii="Calibri" w:eastAsia="Times New Roman" w:hAnsi="Calibri" w:cs="Calibri"/>
                <w:color w:val="000000"/>
                <w:sz w:val="20"/>
                <w:szCs w:val="20"/>
                <w:rPrChange w:id="1412" w:author="Stefanie Lane" w:date="2022-06-23T13:18:00Z">
                  <w:rPr>
                    <w:ins w:id="1413" w:author="Stefanie Lane" w:date="2022-06-23T13:18:00Z"/>
                  </w:rPr>
                </w:rPrChange>
              </w:rPr>
              <w:pPrChange w:id="1414" w:author="Stefanie Lane" w:date="2022-06-23T13:18:00Z">
                <w:pPr>
                  <w:jc w:val="center"/>
                </w:pPr>
              </w:pPrChange>
            </w:pPr>
            <w:ins w:id="1415" w:author="Stefanie Lane" w:date="2022-06-23T13:18:00Z">
              <w:r w:rsidRPr="00511F46">
                <w:rPr>
                  <w:rFonts w:ascii="Calibri" w:eastAsia="Times New Roman" w:hAnsi="Calibri" w:cs="Calibri"/>
                  <w:color w:val="000000"/>
                  <w:sz w:val="20"/>
                  <w:szCs w:val="20"/>
                  <w:rPrChange w:id="1416" w:author="Stefanie Lane" w:date="2022-06-23T13:18:00Z">
                    <w:rPr/>
                  </w:rPrChange>
                </w:rPr>
                <w:t>0.0005</w:t>
              </w:r>
            </w:ins>
          </w:p>
        </w:tc>
        <w:tc>
          <w:tcPr>
            <w:tcW w:w="300" w:type="dxa"/>
            <w:tcBorders>
              <w:top w:val="nil"/>
              <w:left w:val="nil"/>
              <w:bottom w:val="nil"/>
              <w:right w:val="nil"/>
            </w:tcBorders>
            <w:shd w:val="clear" w:color="auto" w:fill="auto"/>
            <w:noWrap/>
            <w:vAlign w:val="bottom"/>
            <w:hideMark/>
          </w:tcPr>
          <w:p w14:paraId="078EB471" w14:textId="77777777" w:rsidR="00511F46" w:rsidRPr="00511F46" w:rsidRDefault="00511F46" w:rsidP="00511F46">
            <w:pPr>
              <w:spacing w:after="0" w:line="240" w:lineRule="auto"/>
              <w:jc w:val="center"/>
              <w:rPr>
                <w:ins w:id="1417" w:author="Stefanie Lane" w:date="2022-06-23T13:18:00Z"/>
                <w:rFonts w:ascii="Calibri" w:eastAsia="Times New Roman" w:hAnsi="Calibri" w:cs="Calibri"/>
                <w:color w:val="000000"/>
                <w:sz w:val="20"/>
                <w:szCs w:val="20"/>
                <w:rPrChange w:id="1418" w:author="Stefanie Lane" w:date="2022-06-23T13:18:00Z">
                  <w:rPr>
                    <w:ins w:id="1419" w:author="Stefanie Lane" w:date="2022-06-23T13:18:00Z"/>
                  </w:rPr>
                </w:rPrChange>
              </w:rPr>
              <w:pPrChange w:id="1420"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511F46" w:rsidRDefault="00511F46" w:rsidP="00511F46">
            <w:pPr>
              <w:spacing w:after="0" w:line="240" w:lineRule="auto"/>
              <w:rPr>
                <w:ins w:id="1421" w:author="Stefanie Lane" w:date="2022-06-23T13:18:00Z"/>
                <w:rFonts w:ascii="Calibri" w:eastAsia="Times New Roman" w:hAnsi="Calibri" w:cs="Calibri"/>
                <w:i/>
                <w:iCs/>
                <w:sz w:val="20"/>
                <w:szCs w:val="20"/>
                <w:rPrChange w:id="1422" w:author="Stefanie Lane" w:date="2022-06-23T13:18:00Z">
                  <w:rPr>
                    <w:ins w:id="1423" w:author="Stefanie Lane" w:date="2022-06-23T13:18:00Z"/>
                  </w:rPr>
                </w:rPrChange>
              </w:rPr>
              <w:pPrChange w:id="1424" w:author="Stefanie Lane" w:date="2022-06-23T13:18:00Z">
                <w:pPr/>
              </w:pPrChange>
            </w:pPr>
            <w:ins w:id="1425" w:author="Stefanie Lane" w:date="2022-06-23T13:18:00Z">
              <w:r w:rsidRPr="00511F46">
                <w:rPr>
                  <w:rFonts w:ascii="Calibri" w:eastAsia="Times New Roman" w:hAnsi="Calibri" w:cs="Calibri"/>
                  <w:i/>
                  <w:iCs/>
                  <w:sz w:val="20"/>
                  <w:szCs w:val="20"/>
                  <w:rPrChange w:id="1426" w:author="Stefanie Lane" w:date="2022-06-23T13:18:00Z">
                    <w:rPr/>
                  </w:rPrChange>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511F46" w:rsidRDefault="00511F46" w:rsidP="00511F46">
            <w:pPr>
              <w:spacing w:after="0" w:line="240" w:lineRule="auto"/>
              <w:jc w:val="center"/>
              <w:rPr>
                <w:ins w:id="1427" w:author="Stefanie Lane" w:date="2022-06-23T13:18:00Z"/>
                <w:rFonts w:ascii="Calibri" w:eastAsia="Times New Roman" w:hAnsi="Calibri" w:cs="Calibri"/>
                <w:color w:val="000000"/>
                <w:sz w:val="20"/>
                <w:szCs w:val="20"/>
                <w:rPrChange w:id="1428" w:author="Stefanie Lane" w:date="2022-06-23T13:18:00Z">
                  <w:rPr>
                    <w:ins w:id="1429" w:author="Stefanie Lane" w:date="2022-06-23T13:18:00Z"/>
                  </w:rPr>
                </w:rPrChange>
              </w:rPr>
              <w:pPrChange w:id="1430" w:author="Stefanie Lane" w:date="2022-06-23T13:18:00Z">
                <w:pPr>
                  <w:jc w:val="center"/>
                </w:pPr>
              </w:pPrChange>
            </w:pPr>
            <w:ins w:id="1431" w:author="Stefanie Lane" w:date="2022-06-23T13:18:00Z">
              <w:r w:rsidRPr="00511F46">
                <w:rPr>
                  <w:rFonts w:ascii="Calibri" w:eastAsia="Times New Roman" w:hAnsi="Calibri" w:cs="Calibri"/>
                  <w:color w:val="000000"/>
                  <w:sz w:val="20"/>
                  <w:szCs w:val="20"/>
                  <w:rPrChange w:id="1432" w:author="Stefanie Lane" w:date="2022-06-23T13:18:00Z">
                    <w:rPr/>
                  </w:rPrChange>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511F46" w:rsidRDefault="00511F46" w:rsidP="00511F46">
            <w:pPr>
              <w:spacing w:after="0" w:line="240" w:lineRule="auto"/>
              <w:jc w:val="center"/>
              <w:rPr>
                <w:ins w:id="1433" w:author="Stefanie Lane" w:date="2022-06-23T13:18:00Z"/>
                <w:rFonts w:ascii="Calibri" w:eastAsia="Times New Roman" w:hAnsi="Calibri" w:cs="Calibri"/>
                <w:color w:val="000000"/>
                <w:sz w:val="20"/>
                <w:szCs w:val="20"/>
                <w:rPrChange w:id="1434" w:author="Stefanie Lane" w:date="2022-06-23T13:18:00Z">
                  <w:rPr>
                    <w:ins w:id="1435" w:author="Stefanie Lane" w:date="2022-06-23T13:18:00Z"/>
                  </w:rPr>
                </w:rPrChange>
              </w:rPr>
              <w:pPrChange w:id="1436" w:author="Stefanie Lane" w:date="2022-06-23T13:18:00Z">
                <w:pPr>
                  <w:jc w:val="center"/>
                </w:pPr>
              </w:pPrChange>
            </w:pPr>
            <w:ins w:id="1437" w:author="Stefanie Lane" w:date="2022-06-23T13:18:00Z">
              <w:r w:rsidRPr="00511F46">
                <w:rPr>
                  <w:rFonts w:ascii="Calibri" w:eastAsia="Times New Roman" w:hAnsi="Calibri" w:cs="Calibri"/>
                  <w:color w:val="000000"/>
                  <w:sz w:val="20"/>
                  <w:szCs w:val="20"/>
                  <w:rPrChange w:id="1438" w:author="Stefanie Lane" w:date="2022-06-23T13:18:00Z">
                    <w:rPr/>
                  </w:rPrChange>
                </w:rPr>
                <w:t>0.0001</w:t>
              </w:r>
            </w:ins>
          </w:p>
        </w:tc>
        <w:tc>
          <w:tcPr>
            <w:tcW w:w="300" w:type="dxa"/>
            <w:tcBorders>
              <w:top w:val="nil"/>
              <w:left w:val="nil"/>
              <w:bottom w:val="nil"/>
              <w:right w:val="nil"/>
            </w:tcBorders>
            <w:shd w:val="clear" w:color="auto" w:fill="auto"/>
            <w:noWrap/>
            <w:vAlign w:val="bottom"/>
            <w:hideMark/>
          </w:tcPr>
          <w:p w14:paraId="06539ED3" w14:textId="77777777" w:rsidR="00511F46" w:rsidRPr="00511F46" w:rsidRDefault="00511F46" w:rsidP="00511F46">
            <w:pPr>
              <w:spacing w:after="0" w:line="240" w:lineRule="auto"/>
              <w:jc w:val="center"/>
              <w:rPr>
                <w:ins w:id="1439" w:author="Stefanie Lane" w:date="2022-06-23T13:18:00Z"/>
                <w:rFonts w:ascii="Calibri" w:eastAsia="Times New Roman" w:hAnsi="Calibri" w:cs="Calibri"/>
                <w:color w:val="000000"/>
                <w:sz w:val="20"/>
                <w:szCs w:val="20"/>
                <w:rPrChange w:id="1440" w:author="Stefanie Lane" w:date="2022-06-23T13:18:00Z">
                  <w:rPr>
                    <w:ins w:id="1441" w:author="Stefanie Lane" w:date="2022-06-23T13:18:00Z"/>
                  </w:rPr>
                </w:rPrChange>
              </w:rPr>
              <w:pPrChange w:id="1442"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511F46" w:rsidRDefault="00511F46" w:rsidP="00511F46">
            <w:pPr>
              <w:spacing w:after="0" w:line="240" w:lineRule="auto"/>
              <w:rPr>
                <w:ins w:id="1443" w:author="Stefanie Lane" w:date="2022-06-23T13:18:00Z"/>
                <w:rFonts w:ascii="Calibri" w:eastAsia="Times New Roman" w:hAnsi="Calibri" w:cs="Calibri"/>
                <w:i/>
                <w:iCs/>
                <w:color w:val="000000"/>
                <w:sz w:val="20"/>
                <w:szCs w:val="20"/>
                <w:rPrChange w:id="1444" w:author="Stefanie Lane" w:date="2022-06-23T13:18:00Z">
                  <w:rPr>
                    <w:ins w:id="1445" w:author="Stefanie Lane" w:date="2022-06-23T13:18:00Z"/>
                  </w:rPr>
                </w:rPrChange>
              </w:rPr>
              <w:pPrChange w:id="1446" w:author="Stefanie Lane" w:date="2022-06-23T13:18:00Z">
                <w:pPr/>
              </w:pPrChange>
            </w:pPr>
            <w:ins w:id="1447" w:author="Stefanie Lane" w:date="2022-06-23T13:18:00Z">
              <w:r w:rsidRPr="00511F46">
                <w:rPr>
                  <w:rFonts w:ascii="Calibri" w:eastAsia="Times New Roman" w:hAnsi="Calibri" w:cs="Calibri"/>
                  <w:i/>
                  <w:iCs/>
                  <w:color w:val="000000"/>
                  <w:sz w:val="20"/>
                  <w:szCs w:val="20"/>
                  <w:rPrChange w:id="1448" w:author="Stefanie Lane" w:date="2022-06-23T13:18:00Z">
                    <w:rPr/>
                  </w:rPrChange>
                </w:rPr>
                <w:t>Mentha aquatica</w:t>
              </w:r>
            </w:ins>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511F46" w:rsidRDefault="00511F46" w:rsidP="00511F46">
            <w:pPr>
              <w:spacing w:after="0" w:line="240" w:lineRule="auto"/>
              <w:jc w:val="center"/>
              <w:rPr>
                <w:ins w:id="1449" w:author="Stefanie Lane" w:date="2022-06-23T13:18:00Z"/>
                <w:rFonts w:ascii="Calibri" w:eastAsia="Times New Roman" w:hAnsi="Calibri" w:cs="Calibri"/>
                <w:color w:val="000000"/>
                <w:sz w:val="20"/>
                <w:szCs w:val="20"/>
                <w:rPrChange w:id="1450" w:author="Stefanie Lane" w:date="2022-06-23T13:18:00Z">
                  <w:rPr>
                    <w:ins w:id="1451" w:author="Stefanie Lane" w:date="2022-06-23T13:18:00Z"/>
                  </w:rPr>
                </w:rPrChange>
              </w:rPr>
              <w:pPrChange w:id="1452" w:author="Stefanie Lane" w:date="2022-06-23T13:18:00Z">
                <w:pPr>
                  <w:jc w:val="center"/>
                </w:pPr>
              </w:pPrChange>
            </w:pPr>
            <w:ins w:id="1453" w:author="Stefanie Lane" w:date="2022-06-23T13:18:00Z">
              <w:r w:rsidRPr="00511F46">
                <w:rPr>
                  <w:rFonts w:ascii="Calibri" w:eastAsia="Times New Roman" w:hAnsi="Calibri" w:cs="Calibri"/>
                  <w:color w:val="000000"/>
                  <w:sz w:val="20"/>
                  <w:szCs w:val="20"/>
                  <w:rPrChange w:id="1454" w:author="Stefanie Lane" w:date="2022-06-23T13:18:00Z">
                    <w:rPr/>
                  </w:rPrChange>
                </w:rPr>
                <w:t>0.618</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511F46" w:rsidRDefault="00511F46" w:rsidP="00511F46">
            <w:pPr>
              <w:spacing w:after="0" w:line="240" w:lineRule="auto"/>
              <w:jc w:val="center"/>
              <w:rPr>
                <w:ins w:id="1455" w:author="Stefanie Lane" w:date="2022-06-23T13:18:00Z"/>
                <w:rFonts w:ascii="Calibri" w:eastAsia="Times New Roman" w:hAnsi="Calibri" w:cs="Calibri"/>
                <w:color w:val="000000"/>
                <w:sz w:val="20"/>
                <w:szCs w:val="20"/>
                <w:rPrChange w:id="1456" w:author="Stefanie Lane" w:date="2022-06-23T13:18:00Z">
                  <w:rPr>
                    <w:ins w:id="1457" w:author="Stefanie Lane" w:date="2022-06-23T13:18:00Z"/>
                  </w:rPr>
                </w:rPrChange>
              </w:rPr>
              <w:pPrChange w:id="1458" w:author="Stefanie Lane" w:date="2022-06-23T13:18:00Z">
                <w:pPr>
                  <w:jc w:val="center"/>
                </w:pPr>
              </w:pPrChange>
            </w:pPr>
            <w:ins w:id="1459" w:author="Stefanie Lane" w:date="2022-06-23T13:18:00Z">
              <w:r w:rsidRPr="00511F46">
                <w:rPr>
                  <w:rFonts w:ascii="Calibri" w:eastAsia="Times New Roman" w:hAnsi="Calibri" w:cs="Calibri"/>
                  <w:color w:val="000000"/>
                  <w:sz w:val="20"/>
                  <w:szCs w:val="20"/>
                  <w:rPrChange w:id="1460" w:author="Stefanie Lane" w:date="2022-06-23T13:18:00Z">
                    <w:rPr/>
                  </w:rPrChange>
                </w:rPr>
                <w:t>0.0001</w:t>
              </w:r>
            </w:ins>
          </w:p>
        </w:tc>
      </w:tr>
      <w:tr w:rsidR="00511F46" w:rsidRPr="00511F46" w14:paraId="5CDE6496" w14:textId="77777777" w:rsidTr="00511F46">
        <w:trPr>
          <w:trHeight w:val="260"/>
          <w:ins w:id="1461"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511F46" w:rsidRDefault="00511F46" w:rsidP="00511F46">
            <w:pPr>
              <w:spacing w:after="0" w:line="240" w:lineRule="auto"/>
              <w:rPr>
                <w:ins w:id="1462" w:author="Stefanie Lane" w:date="2022-06-23T13:18:00Z"/>
                <w:rFonts w:ascii="Calibri" w:eastAsia="Times New Roman" w:hAnsi="Calibri" w:cs="Calibri"/>
                <w:color w:val="000000"/>
                <w:sz w:val="20"/>
                <w:szCs w:val="20"/>
                <w:rPrChange w:id="1463" w:author="Stefanie Lane" w:date="2022-06-23T13:18:00Z">
                  <w:rPr>
                    <w:ins w:id="1464" w:author="Stefanie Lane" w:date="2022-06-23T13:18:00Z"/>
                  </w:rPr>
                </w:rPrChange>
              </w:rPr>
              <w:pPrChange w:id="1465" w:author="Stefanie Lane" w:date="2022-06-23T13:18:00Z">
                <w:pPr/>
              </w:pPrChange>
            </w:pPr>
          </w:p>
        </w:tc>
        <w:tc>
          <w:tcPr>
            <w:tcW w:w="2982" w:type="dxa"/>
            <w:tcBorders>
              <w:top w:val="nil"/>
              <w:left w:val="nil"/>
              <w:bottom w:val="nil"/>
              <w:right w:val="nil"/>
            </w:tcBorders>
            <w:shd w:val="clear" w:color="auto" w:fill="auto"/>
            <w:noWrap/>
            <w:vAlign w:val="bottom"/>
            <w:hideMark/>
          </w:tcPr>
          <w:p w14:paraId="0499C25C" w14:textId="77777777" w:rsidR="00511F46" w:rsidRPr="00511F46" w:rsidRDefault="00511F46" w:rsidP="00511F46">
            <w:pPr>
              <w:spacing w:after="0" w:line="240" w:lineRule="auto"/>
              <w:rPr>
                <w:ins w:id="1466" w:author="Stefanie Lane" w:date="2022-06-23T13:18:00Z"/>
                <w:rFonts w:ascii="Calibri" w:eastAsia="Times New Roman" w:hAnsi="Calibri" w:cs="Calibri"/>
                <w:i/>
                <w:iCs/>
                <w:color w:val="000000"/>
                <w:sz w:val="20"/>
                <w:szCs w:val="20"/>
                <w:rPrChange w:id="1467" w:author="Stefanie Lane" w:date="2022-06-23T13:18:00Z">
                  <w:rPr>
                    <w:ins w:id="1468" w:author="Stefanie Lane" w:date="2022-06-23T13:18:00Z"/>
                  </w:rPr>
                </w:rPrChange>
              </w:rPr>
              <w:pPrChange w:id="1469" w:author="Stefanie Lane" w:date="2022-06-23T13:18:00Z">
                <w:pPr/>
              </w:pPrChange>
            </w:pPr>
            <w:ins w:id="1470" w:author="Stefanie Lane" w:date="2022-06-23T13:18:00Z">
              <w:r w:rsidRPr="00511F46">
                <w:rPr>
                  <w:rFonts w:ascii="Calibri" w:eastAsia="Times New Roman" w:hAnsi="Calibri" w:cs="Calibri"/>
                  <w:i/>
                  <w:iCs/>
                  <w:color w:val="000000"/>
                  <w:sz w:val="20"/>
                  <w:szCs w:val="20"/>
                  <w:rPrChange w:id="1471" w:author="Stefanie Lane" w:date="2022-06-23T13:18:00Z">
                    <w:rPr/>
                  </w:rPrChange>
                </w:rPr>
                <w:t>Bidens cernua</w:t>
              </w:r>
            </w:ins>
          </w:p>
        </w:tc>
        <w:tc>
          <w:tcPr>
            <w:tcW w:w="592" w:type="dxa"/>
            <w:tcBorders>
              <w:top w:val="nil"/>
              <w:left w:val="nil"/>
              <w:bottom w:val="nil"/>
              <w:right w:val="nil"/>
            </w:tcBorders>
            <w:shd w:val="clear" w:color="auto" w:fill="auto"/>
            <w:noWrap/>
            <w:vAlign w:val="bottom"/>
            <w:hideMark/>
          </w:tcPr>
          <w:p w14:paraId="19C1EF7B" w14:textId="77777777" w:rsidR="00511F46" w:rsidRPr="00511F46" w:rsidRDefault="00511F46" w:rsidP="00511F46">
            <w:pPr>
              <w:spacing w:after="0" w:line="240" w:lineRule="auto"/>
              <w:jc w:val="center"/>
              <w:rPr>
                <w:ins w:id="1472" w:author="Stefanie Lane" w:date="2022-06-23T13:18:00Z"/>
                <w:rFonts w:ascii="Calibri" w:eastAsia="Times New Roman" w:hAnsi="Calibri" w:cs="Calibri"/>
                <w:color w:val="000000"/>
                <w:sz w:val="20"/>
                <w:szCs w:val="20"/>
                <w:rPrChange w:id="1473" w:author="Stefanie Lane" w:date="2022-06-23T13:18:00Z">
                  <w:rPr>
                    <w:ins w:id="1474" w:author="Stefanie Lane" w:date="2022-06-23T13:18:00Z"/>
                  </w:rPr>
                </w:rPrChange>
              </w:rPr>
              <w:pPrChange w:id="1475" w:author="Stefanie Lane" w:date="2022-06-23T13:18:00Z">
                <w:pPr>
                  <w:jc w:val="center"/>
                </w:pPr>
              </w:pPrChange>
            </w:pPr>
            <w:ins w:id="1476" w:author="Stefanie Lane" w:date="2022-06-23T13:18:00Z">
              <w:r w:rsidRPr="00511F46">
                <w:rPr>
                  <w:rFonts w:ascii="Calibri" w:eastAsia="Times New Roman" w:hAnsi="Calibri" w:cs="Calibri"/>
                  <w:color w:val="000000"/>
                  <w:sz w:val="20"/>
                  <w:szCs w:val="20"/>
                  <w:rPrChange w:id="1477" w:author="Stefanie Lane" w:date="2022-06-23T13:18:00Z">
                    <w:rPr/>
                  </w:rPrChange>
                </w:rPr>
                <w:t>0.407</w:t>
              </w:r>
            </w:ins>
          </w:p>
        </w:tc>
        <w:tc>
          <w:tcPr>
            <w:tcW w:w="686" w:type="dxa"/>
            <w:tcBorders>
              <w:top w:val="nil"/>
              <w:left w:val="nil"/>
              <w:bottom w:val="nil"/>
              <w:right w:val="nil"/>
            </w:tcBorders>
            <w:shd w:val="clear" w:color="auto" w:fill="auto"/>
            <w:noWrap/>
            <w:vAlign w:val="bottom"/>
            <w:hideMark/>
          </w:tcPr>
          <w:p w14:paraId="400D1408" w14:textId="77777777" w:rsidR="00511F46" w:rsidRPr="00511F46" w:rsidRDefault="00511F46" w:rsidP="00511F46">
            <w:pPr>
              <w:spacing w:after="0" w:line="240" w:lineRule="auto"/>
              <w:jc w:val="center"/>
              <w:rPr>
                <w:ins w:id="1478" w:author="Stefanie Lane" w:date="2022-06-23T13:18:00Z"/>
                <w:rFonts w:ascii="Calibri" w:eastAsia="Times New Roman" w:hAnsi="Calibri" w:cs="Calibri"/>
                <w:color w:val="000000"/>
                <w:sz w:val="20"/>
                <w:szCs w:val="20"/>
                <w:rPrChange w:id="1479" w:author="Stefanie Lane" w:date="2022-06-23T13:18:00Z">
                  <w:rPr>
                    <w:ins w:id="1480" w:author="Stefanie Lane" w:date="2022-06-23T13:18:00Z"/>
                  </w:rPr>
                </w:rPrChange>
              </w:rPr>
              <w:pPrChange w:id="1481" w:author="Stefanie Lane" w:date="2022-06-23T13:18:00Z">
                <w:pPr>
                  <w:jc w:val="center"/>
                </w:pPr>
              </w:pPrChange>
            </w:pPr>
            <w:ins w:id="1482" w:author="Stefanie Lane" w:date="2022-06-23T13:18:00Z">
              <w:r w:rsidRPr="00511F46">
                <w:rPr>
                  <w:rFonts w:ascii="Calibri" w:eastAsia="Times New Roman" w:hAnsi="Calibri" w:cs="Calibri"/>
                  <w:color w:val="000000"/>
                  <w:sz w:val="20"/>
                  <w:szCs w:val="20"/>
                  <w:rPrChange w:id="1483" w:author="Stefanie Lane" w:date="2022-06-23T13:18:00Z">
                    <w:rPr/>
                  </w:rPrChange>
                </w:rPr>
                <w:t>0.0007</w:t>
              </w:r>
            </w:ins>
          </w:p>
        </w:tc>
        <w:tc>
          <w:tcPr>
            <w:tcW w:w="300" w:type="dxa"/>
            <w:tcBorders>
              <w:top w:val="nil"/>
              <w:left w:val="nil"/>
              <w:bottom w:val="nil"/>
              <w:right w:val="nil"/>
            </w:tcBorders>
            <w:shd w:val="clear" w:color="auto" w:fill="auto"/>
            <w:noWrap/>
            <w:vAlign w:val="bottom"/>
            <w:hideMark/>
          </w:tcPr>
          <w:p w14:paraId="50C64249" w14:textId="77777777" w:rsidR="00511F46" w:rsidRPr="00511F46" w:rsidRDefault="00511F46" w:rsidP="00511F46">
            <w:pPr>
              <w:spacing w:after="0" w:line="240" w:lineRule="auto"/>
              <w:jc w:val="center"/>
              <w:rPr>
                <w:ins w:id="1484" w:author="Stefanie Lane" w:date="2022-06-23T13:18:00Z"/>
                <w:rFonts w:ascii="Calibri" w:eastAsia="Times New Roman" w:hAnsi="Calibri" w:cs="Calibri"/>
                <w:color w:val="000000"/>
                <w:sz w:val="20"/>
                <w:szCs w:val="20"/>
                <w:rPrChange w:id="1485" w:author="Stefanie Lane" w:date="2022-06-23T13:18:00Z">
                  <w:rPr>
                    <w:ins w:id="1486" w:author="Stefanie Lane" w:date="2022-06-23T13:18:00Z"/>
                  </w:rPr>
                </w:rPrChange>
              </w:rPr>
              <w:pPrChange w:id="1487"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60E9BA04" w14:textId="77777777" w:rsidR="00511F46" w:rsidRPr="00511F46" w:rsidRDefault="00511F46" w:rsidP="00511F46">
            <w:pPr>
              <w:spacing w:after="0" w:line="240" w:lineRule="auto"/>
              <w:rPr>
                <w:ins w:id="1488" w:author="Stefanie Lane" w:date="2022-06-23T13:18:00Z"/>
                <w:rFonts w:ascii="Calibri" w:eastAsia="Times New Roman" w:hAnsi="Calibri" w:cs="Calibri"/>
                <w:sz w:val="20"/>
                <w:szCs w:val="20"/>
                <w:rPrChange w:id="1489" w:author="Stefanie Lane" w:date="2022-06-23T13:18:00Z">
                  <w:rPr>
                    <w:ins w:id="1490" w:author="Stefanie Lane" w:date="2022-06-23T13:18:00Z"/>
                  </w:rPr>
                </w:rPrChange>
              </w:rPr>
              <w:pPrChange w:id="1491" w:author="Stefanie Lane" w:date="2022-06-23T13:18:00Z">
                <w:pPr/>
              </w:pPrChange>
            </w:pPr>
            <w:ins w:id="1492" w:author="Stefanie Lane" w:date="2022-06-23T13:18:00Z">
              <w:r w:rsidRPr="00511F46">
                <w:rPr>
                  <w:rFonts w:ascii="Calibri" w:eastAsia="Times New Roman" w:hAnsi="Calibri" w:cs="Calibri"/>
                  <w:sz w:val="20"/>
                  <w:szCs w:val="20"/>
                  <w:rPrChange w:id="1493" w:author="Stefanie Lane" w:date="2022-06-23T13:18:00Z">
                    <w:rPr/>
                  </w:rPrChange>
                </w:rPr>
                <w:t>Grass (unidentified)</w:t>
              </w:r>
            </w:ins>
          </w:p>
        </w:tc>
        <w:tc>
          <w:tcPr>
            <w:tcW w:w="600" w:type="dxa"/>
            <w:tcBorders>
              <w:top w:val="nil"/>
              <w:left w:val="nil"/>
              <w:bottom w:val="nil"/>
              <w:right w:val="nil"/>
            </w:tcBorders>
            <w:shd w:val="clear" w:color="auto" w:fill="auto"/>
            <w:noWrap/>
            <w:vAlign w:val="bottom"/>
            <w:hideMark/>
          </w:tcPr>
          <w:p w14:paraId="019220F2" w14:textId="77777777" w:rsidR="00511F46" w:rsidRPr="00511F46" w:rsidRDefault="00511F46" w:rsidP="00511F46">
            <w:pPr>
              <w:spacing w:after="0" w:line="240" w:lineRule="auto"/>
              <w:jc w:val="center"/>
              <w:rPr>
                <w:ins w:id="1494" w:author="Stefanie Lane" w:date="2022-06-23T13:18:00Z"/>
                <w:rFonts w:ascii="Calibri" w:eastAsia="Times New Roman" w:hAnsi="Calibri" w:cs="Calibri"/>
                <w:color w:val="000000"/>
                <w:sz w:val="20"/>
                <w:szCs w:val="20"/>
                <w:rPrChange w:id="1495" w:author="Stefanie Lane" w:date="2022-06-23T13:18:00Z">
                  <w:rPr>
                    <w:ins w:id="1496" w:author="Stefanie Lane" w:date="2022-06-23T13:18:00Z"/>
                  </w:rPr>
                </w:rPrChange>
              </w:rPr>
              <w:pPrChange w:id="1497" w:author="Stefanie Lane" w:date="2022-06-23T13:18:00Z">
                <w:pPr>
                  <w:jc w:val="center"/>
                </w:pPr>
              </w:pPrChange>
            </w:pPr>
            <w:ins w:id="1498" w:author="Stefanie Lane" w:date="2022-06-23T13:18:00Z">
              <w:r w:rsidRPr="00511F46">
                <w:rPr>
                  <w:rFonts w:ascii="Calibri" w:eastAsia="Times New Roman" w:hAnsi="Calibri" w:cs="Calibri"/>
                  <w:color w:val="000000"/>
                  <w:sz w:val="20"/>
                  <w:szCs w:val="20"/>
                  <w:rPrChange w:id="1499" w:author="Stefanie Lane" w:date="2022-06-23T13:18:00Z">
                    <w:rPr/>
                  </w:rPrChange>
                </w:rPr>
                <w:t>0.452</w:t>
              </w:r>
            </w:ins>
          </w:p>
        </w:tc>
        <w:tc>
          <w:tcPr>
            <w:tcW w:w="695" w:type="dxa"/>
            <w:tcBorders>
              <w:top w:val="nil"/>
              <w:left w:val="nil"/>
              <w:bottom w:val="nil"/>
              <w:right w:val="nil"/>
            </w:tcBorders>
            <w:shd w:val="clear" w:color="auto" w:fill="auto"/>
            <w:noWrap/>
            <w:vAlign w:val="bottom"/>
            <w:hideMark/>
          </w:tcPr>
          <w:p w14:paraId="5E069032" w14:textId="77777777" w:rsidR="00511F46" w:rsidRPr="00511F46" w:rsidRDefault="00511F46" w:rsidP="00511F46">
            <w:pPr>
              <w:spacing w:after="0" w:line="240" w:lineRule="auto"/>
              <w:jc w:val="center"/>
              <w:rPr>
                <w:ins w:id="1500" w:author="Stefanie Lane" w:date="2022-06-23T13:18:00Z"/>
                <w:rFonts w:ascii="Calibri" w:eastAsia="Times New Roman" w:hAnsi="Calibri" w:cs="Calibri"/>
                <w:color w:val="000000"/>
                <w:sz w:val="20"/>
                <w:szCs w:val="20"/>
                <w:rPrChange w:id="1501" w:author="Stefanie Lane" w:date="2022-06-23T13:18:00Z">
                  <w:rPr>
                    <w:ins w:id="1502" w:author="Stefanie Lane" w:date="2022-06-23T13:18:00Z"/>
                  </w:rPr>
                </w:rPrChange>
              </w:rPr>
              <w:pPrChange w:id="1503" w:author="Stefanie Lane" w:date="2022-06-23T13:18:00Z">
                <w:pPr>
                  <w:jc w:val="center"/>
                </w:pPr>
              </w:pPrChange>
            </w:pPr>
            <w:ins w:id="1504" w:author="Stefanie Lane" w:date="2022-06-23T13:18:00Z">
              <w:r w:rsidRPr="00511F46">
                <w:rPr>
                  <w:rFonts w:ascii="Calibri" w:eastAsia="Times New Roman" w:hAnsi="Calibri" w:cs="Calibri"/>
                  <w:color w:val="000000"/>
                  <w:sz w:val="20"/>
                  <w:szCs w:val="20"/>
                  <w:rPrChange w:id="1505" w:author="Stefanie Lane" w:date="2022-06-23T13:18:00Z">
                    <w:rPr/>
                  </w:rPrChange>
                </w:rPr>
                <w:t>0.0007</w:t>
              </w:r>
            </w:ins>
          </w:p>
        </w:tc>
        <w:tc>
          <w:tcPr>
            <w:tcW w:w="300" w:type="dxa"/>
            <w:tcBorders>
              <w:top w:val="nil"/>
              <w:left w:val="nil"/>
              <w:bottom w:val="nil"/>
              <w:right w:val="nil"/>
            </w:tcBorders>
            <w:shd w:val="clear" w:color="auto" w:fill="auto"/>
            <w:noWrap/>
            <w:vAlign w:val="bottom"/>
            <w:hideMark/>
          </w:tcPr>
          <w:p w14:paraId="3CD6B56B" w14:textId="77777777" w:rsidR="00511F46" w:rsidRPr="00511F46" w:rsidRDefault="00511F46" w:rsidP="00511F46">
            <w:pPr>
              <w:spacing w:after="0" w:line="240" w:lineRule="auto"/>
              <w:jc w:val="center"/>
              <w:rPr>
                <w:ins w:id="1506" w:author="Stefanie Lane" w:date="2022-06-23T13:18:00Z"/>
                <w:rFonts w:ascii="Calibri" w:eastAsia="Times New Roman" w:hAnsi="Calibri" w:cs="Calibri"/>
                <w:color w:val="000000"/>
                <w:sz w:val="20"/>
                <w:szCs w:val="20"/>
                <w:rPrChange w:id="1507" w:author="Stefanie Lane" w:date="2022-06-23T13:18:00Z">
                  <w:rPr>
                    <w:ins w:id="1508" w:author="Stefanie Lane" w:date="2022-06-23T13:18:00Z"/>
                  </w:rPr>
                </w:rPrChange>
              </w:rPr>
              <w:pPrChange w:id="1509"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13FA945A" w14:textId="77777777" w:rsidR="00511F46" w:rsidRPr="00511F46" w:rsidRDefault="00511F46" w:rsidP="00511F46">
            <w:pPr>
              <w:spacing w:after="0" w:line="240" w:lineRule="auto"/>
              <w:rPr>
                <w:ins w:id="1510" w:author="Stefanie Lane" w:date="2022-06-23T13:18:00Z"/>
                <w:rFonts w:ascii="Calibri" w:eastAsia="Times New Roman" w:hAnsi="Calibri" w:cs="Calibri"/>
                <w:i/>
                <w:iCs/>
                <w:color w:val="000000"/>
                <w:sz w:val="20"/>
                <w:szCs w:val="20"/>
                <w:rPrChange w:id="1511" w:author="Stefanie Lane" w:date="2022-06-23T13:18:00Z">
                  <w:rPr>
                    <w:ins w:id="1512" w:author="Stefanie Lane" w:date="2022-06-23T13:18:00Z"/>
                  </w:rPr>
                </w:rPrChange>
              </w:rPr>
              <w:pPrChange w:id="1513" w:author="Stefanie Lane" w:date="2022-06-23T13:18:00Z">
                <w:pPr/>
              </w:pPrChange>
            </w:pPr>
            <w:ins w:id="1514" w:author="Stefanie Lane" w:date="2022-06-23T13:18:00Z">
              <w:r w:rsidRPr="00511F46">
                <w:rPr>
                  <w:rFonts w:ascii="Calibri" w:eastAsia="Times New Roman" w:hAnsi="Calibri" w:cs="Calibri"/>
                  <w:i/>
                  <w:iCs/>
                  <w:color w:val="000000"/>
                  <w:sz w:val="20"/>
                  <w:szCs w:val="20"/>
                  <w:rPrChange w:id="1515" w:author="Stefanie Lane" w:date="2022-06-23T13:18:00Z">
                    <w:rPr/>
                  </w:rPrChange>
                </w:rPr>
                <w:t>Lysimachia thyrsiflora</w:t>
              </w:r>
            </w:ins>
          </w:p>
        </w:tc>
        <w:tc>
          <w:tcPr>
            <w:tcW w:w="616" w:type="dxa"/>
            <w:tcBorders>
              <w:top w:val="nil"/>
              <w:left w:val="nil"/>
              <w:bottom w:val="nil"/>
              <w:right w:val="nil"/>
            </w:tcBorders>
            <w:shd w:val="clear" w:color="auto" w:fill="auto"/>
            <w:noWrap/>
            <w:vAlign w:val="bottom"/>
            <w:hideMark/>
          </w:tcPr>
          <w:p w14:paraId="0F1A094E" w14:textId="77777777" w:rsidR="00511F46" w:rsidRPr="00511F46" w:rsidRDefault="00511F46" w:rsidP="00511F46">
            <w:pPr>
              <w:spacing w:after="0" w:line="240" w:lineRule="auto"/>
              <w:jc w:val="center"/>
              <w:rPr>
                <w:ins w:id="1516" w:author="Stefanie Lane" w:date="2022-06-23T13:18:00Z"/>
                <w:rFonts w:ascii="Calibri" w:eastAsia="Times New Roman" w:hAnsi="Calibri" w:cs="Calibri"/>
                <w:color w:val="000000"/>
                <w:sz w:val="20"/>
                <w:szCs w:val="20"/>
                <w:rPrChange w:id="1517" w:author="Stefanie Lane" w:date="2022-06-23T13:18:00Z">
                  <w:rPr>
                    <w:ins w:id="1518" w:author="Stefanie Lane" w:date="2022-06-23T13:18:00Z"/>
                  </w:rPr>
                </w:rPrChange>
              </w:rPr>
              <w:pPrChange w:id="1519" w:author="Stefanie Lane" w:date="2022-06-23T13:18:00Z">
                <w:pPr>
                  <w:jc w:val="center"/>
                </w:pPr>
              </w:pPrChange>
            </w:pPr>
            <w:ins w:id="1520" w:author="Stefanie Lane" w:date="2022-06-23T13:18:00Z">
              <w:r w:rsidRPr="00511F46">
                <w:rPr>
                  <w:rFonts w:ascii="Calibri" w:eastAsia="Times New Roman" w:hAnsi="Calibri" w:cs="Calibri"/>
                  <w:color w:val="000000"/>
                  <w:sz w:val="20"/>
                  <w:szCs w:val="20"/>
                  <w:rPrChange w:id="1521" w:author="Stefanie Lane" w:date="2022-06-23T13:18:00Z">
                    <w:rPr/>
                  </w:rPrChange>
                </w:rPr>
                <w:t>0.537</w:t>
              </w:r>
            </w:ins>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511F46" w:rsidRDefault="00511F46" w:rsidP="00511F46">
            <w:pPr>
              <w:spacing w:after="0" w:line="240" w:lineRule="auto"/>
              <w:jc w:val="center"/>
              <w:rPr>
                <w:ins w:id="1522" w:author="Stefanie Lane" w:date="2022-06-23T13:18:00Z"/>
                <w:rFonts w:ascii="Calibri" w:eastAsia="Times New Roman" w:hAnsi="Calibri" w:cs="Calibri"/>
                <w:color w:val="000000"/>
                <w:sz w:val="20"/>
                <w:szCs w:val="20"/>
                <w:rPrChange w:id="1523" w:author="Stefanie Lane" w:date="2022-06-23T13:18:00Z">
                  <w:rPr>
                    <w:ins w:id="1524" w:author="Stefanie Lane" w:date="2022-06-23T13:18:00Z"/>
                  </w:rPr>
                </w:rPrChange>
              </w:rPr>
              <w:pPrChange w:id="1525" w:author="Stefanie Lane" w:date="2022-06-23T13:18:00Z">
                <w:pPr>
                  <w:jc w:val="center"/>
                </w:pPr>
              </w:pPrChange>
            </w:pPr>
            <w:ins w:id="1526" w:author="Stefanie Lane" w:date="2022-06-23T13:18:00Z">
              <w:r w:rsidRPr="00511F46">
                <w:rPr>
                  <w:rFonts w:ascii="Calibri" w:eastAsia="Times New Roman" w:hAnsi="Calibri" w:cs="Calibri"/>
                  <w:color w:val="000000"/>
                  <w:sz w:val="20"/>
                  <w:szCs w:val="20"/>
                  <w:rPrChange w:id="1527" w:author="Stefanie Lane" w:date="2022-06-23T13:18:00Z">
                    <w:rPr/>
                  </w:rPrChange>
                </w:rPr>
                <w:t>0.0001</w:t>
              </w:r>
            </w:ins>
          </w:p>
        </w:tc>
      </w:tr>
      <w:tr w:rsidR="00511F46" w:rsidRPr="00511F46" w14:paraId="6B672817" w14:textId="77777777" w:rsidTr="00511F46">
        <w:trPr>
          <w:trHeight w:val="260"/>
          <w:ins w:id="1528"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511F46" w:rsidRDefault="00511F46" w:rsidP="00511F46">
            <w:pPr>
              <w:spacing w:after="0" w:line="240" w:lineRule="auto"/>
              <w:rPr>
                <w:ins w:id="1529" w:author="Stefanie Lane" w:date="2022-06-23T13:18:00Z"/>
                <w:rFonts w:ascii="Calibri" w:eastAsia="Times New Roman" w:hAnsi="Calibri" w:cs="Calibri"/>
                <w:color w:val="000000"/>
                <w:sz w:val="20"/>
                <w:szCs w:val="20"/>
                <w:rPrChange w:id="1530" w:author="Stefanie Lane" w:date="2022-06-23T13:18:00Z">
                  <w:rPr>
                    <w:ins w:id="1531" w:author="Stefanie Lane" w:date="2022-06-23T13:18:00Z"/>
                  </w:rPr>
                </w:rPrChange>
              </w:rPr>
              <w:pPrChange w:id="1532"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511F46" w:rsidRDefault="00511F46" w:rsidP="00511F46">
            <w:pPr>
              <w:spacing w:after="0" w:line="240" w:lineRule="auto"/>
              <w:rPr>
                <w:ins w:id="1533" w:author="Stefanie Lane" w:date="2022-06-23T13:18:00Z"/>
                <w:rFonts w:ascii="Calibri" w:eastAsia="Times New Roman" w:hAnsi="Calibri" w:cs="Calibri"/>
                <w:i/>
                <w:iCs/>
                <w:sz w:val="20"/>
                <w:szCs w:val="20"/>
                <w:rPrChange w:id="1534" w:author="Stefanie Lane" w:date="2022-06-23T13:18:00Z">
                  <w:rPr>
                    <w:ins w:id="1535" w:author="Stefanie Lane" w:date="2022-06-23T13:18:00Z"/>
                  </w:rPr>
                </w:rPrChange>
              </w:rPr>
              <w:pPrChange w:id="1536" w:author="Stefanie Lane" w:date="2022-06-23T13:18:00Z">
                <w:pPr/>
              </w:pPrChange>
            </w:pPr>
            <w:ins w:id="1537" w:author="Stefanie Lane" w:date="2022-06-23T13:18:00Z">
              <w:r w:rsidRPr="00511F46">
                <w:rPr>
                  <w:rFonts w:ascii="Calibri" w:eastAsia="Times New Roman" w:hAnsi="Calibri" w:cs="Calibri"/>
                  <w:i/>
                  <w:iCs/>
                  <w:sz w:val="20"/>
                  <w:szCs w:val="20"/>
                  <w:rPrChange w:id="1538" w:author="Stefanie Lane" w:date="2022-06-23T13:18:00Z">
                    <w:rPr/>
                  </w:rPrChange>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511F46" w:rsidRDefault="00511F46" w:rsidP="00511F46">
            <w:pPr>
              <w:spacing w:after="0" w:line="240" w:lineRule="auto"/>
              <w:jc w:val="center"/>
              <w:rPr>
                <w:ins w:id="1539" w:author="Stefanie Lane" w:date="2022-06-23T13:18:00Z"/>
                <w:rFonts w:ascii="Calibri" w:eastAsia="Times New Roman" w:hAnsi="Calibri" w:cs="Calibri"/>
                <w:color w:val="000000"/>
                <w:sz w:val="20"/>
                <w:szCs w:val="20"/>
                <w:rPrChange w:id="1540" w:author="Stefanie Lane" w:date="2022-06-23T13:18:00Z">
                  <w:rPr>
                    <w:ins w:id="1541" w:author="Stefanie Lane" w:date="2022-06-23T13:18:00Z"/>
                  </w:rPr>
                </w:rPrChange>
              </w:rPr>
              <w:pPrChange w:id="1542" w:author="Stefanie Lane" w:date="2022-06-23T13:18:00Z">
                <w:pPr>
                  <w:jc w:val="center"/>
                </w:pPr>
              </w:pPrChange>
            </w:pPr>
            <w:ins w:id="1543" w:author="Stefanie Lane" w:date="2022-06-23T13:18:00Z">
              <w:r w:rsidRPr="00511F46">
                <w:rPr>
                  <w:rFonts w:ascii="Calibri" w:eastAsia="Times New Roman" w:hAnsi="Calibri" w:cs="Calibri"/>
                  <w:color w:val="000000"/>
                  <w:sz w:val="20"/>
                  <w:szCs w:val="20"/>
                  <w:rPrChange w:id="1544" w:author="Stefanie Lane" w:date="2022-06-23T13:18:00Z">
                    <w:rPr/>
                  </w:rPrChange>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511F46" w:rsidRDefault="00511F46" w:rsidP="00511F46">
            <w:pPr>
              <w:spacing w:after="0" w:line="240" w:lineRule="auto"/>
              <w:jc w:val="center"/>
              <w:rPr>
                <w:ins w:id="1545" w:author="Stefanie Lane" w:date="2022-06-23T13:18:00Z"/>
                <w:rFonts w:ascii="Calibri" w:eastAsia="Times New Roman" w:hAnsi="Calibri" w:cs="Calibri"/>
                <w:color w:val="000000"/>
                <w:sz w:val="20"/>
                <w:szCs w:val="20"/>
                <w:rPrChange w:id="1546" w:author="Stefanie Lane" w:date="2022-06-23T13:18:00Z">
                  <w:rPr>
                    <w:ins w:id="1547" w:author="Stefanie Lane" w:date="2022-06-23T13:18:00Z"/>
                  </w:rPr>
                </w:rPrChange>
              </w:rPr>
              <w:pPrChange w:id="1548" w:author="Stefanie Lane" w:date="2022-06-23T13:18:00Z">
                <w:pPr>
                  <w:jc w:val="center"/>
                </w:pPr>
              </w:pPrChange>
            </w:pPr>
            <w:ins w:id="1549" w:author="Stefanie Lane" w:date="2022-06-23T13:18:00Z">
              <w:r w:rsidRPr="00511F46">
                <w:rPr>
                  <w:rFonts w:ascii="Calibri" w:eastAsia="Times New Roman" w:hAnsi="Calibri" w:cs="Calibri"/>
                  <w:color w:val="000000"/>
                  <w:sz w:val="20"/>
                  <w:szCs w:val="20"/>
                  <w:rPrChange w:id="1550" w:author="Stefanie Lane" w:date="2022-06-23T13:18:00Z">
                    <w:rPr/>
                  </w:rPrChange>
                </w:rPr>
                <w:t>0.0040</w:t>
              </w:r>
            </w:ins>
          </w:p>
        </w:tc>
        <w:tc>
          <w:tcPr>
            <w:tcW w:w="300" w:type="dxa"/>
            <w:tcBorders>
              <w:top w:val="nil"/>
              <w:left w:val="nil"/>
              <w:bottom w:val="nil"/>
              <w:right w:val="nil"/>
            </w:tcBorders>
            <w:shd w:val="clear" w:color="auto" w:fill="auto"/>
            <w:noWrap/>
            <w:vAlign w:val="bottom"/>
            <w:hideMark/>
          </w:tcPr>
          <w:p w14:paraId="7152FC91" w14:textId="77777777" w:rsidR="00511F46" w:rsidRPr="00511F46" w:rsidRDefault="00511F46" w:rsidP="00511F46">
            <w:pPr>
              <w:spacing w:after="0" w:line="240" w:lineRule="auto"/>
              <w:jc w:val="center"/>
              <w:rPr>
                <w:ins w:id="1551" w:author="Stefanie Lane" w:date="2022-06-23T13:18:00Z"/>
                <w:rFonts w:ascii="Calibri" w:eastAsia="Times New Roman" w:hAnsi="Calibri" w:cs="Calibri"/>
                <w:color w:val="000000"/>
                <w:sz w:val="20"/>
                <w:szCs w:val="20"/>
                <w:rPrChange w:id="1552" w:author="Stefanie Lane" w:date="2022-06-23T13:18:00Z">
                  <w:rPr>
                    <w:ins w:id="1553" w:author="Stefanie Lane" w:date="2022-06-23T13:18:00Z"/>
                  </w:rPr>
                </w:rPrChange>
              </w:rPr>
              <w:pPrChange w:id="1554"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511F46" w:rsidRDefault="00511F46" w:rsidP="00511F46">
            <w:pPr>
              <w:spacing w:after="0" w:line="240" w:lineRule="auto"/>
              <w:rPr>
                <w:ins w:id="1555" w:author="Stefanie Lane" w:date="2022-06-23T13:18:00Z"/>
                <w:rFonts w:ascii="Calibri" w:eastAsia="Times New Roman" w:hAnsi="Calibri" w:cs="Calibri"/>
                <w:i/>
                <w:iCs/>
                <w:sz w:val="20"/>
                <w:szCs w:val="20"/>
                <w:rPrChange w:id="1556" w:author="Stefanie Lane" w:date="2022-06-23T13:18:00Z">
                  <w:rPr>
                    <w:ins w:id="1557" w:author="Stefanie Lane" w:date="2022-06-23T13:18:00Z"/>
                  </w:rPr>
                </w:rPrChange>
              </w:rPr>
              <w:pPrChange w:id="1558" w:author="Stefanie Lane" w:date="2022-06-23T13:18:00Z">
                <w:pPr/>
              </w:pPrChange>
            </w:pPr>
            <w:ins w:id="1559" w:author="Stefanie Lane" w:date="2022-06-23T13:18:00Z">
              <w:r w:rsidRPr="00511F46">
                <w:rPr>
                  <w:rFonts w:ascii="Calibri" w:eastAsia="Times New Roman" w:hAnsi="Calibri" w:cs="Calibri"/>
                  <w:i/>
                  <w:iCs/>
                  <w:sz w:val="20"/>
                  <w:szCs w:val="20"/>
                  <w:rPrChange w:id="1560" w:author="Stefanie Lane" w:date="2022-06-23T13:18:00Z">
                    <w:rPr/>
                  </w:rPrChange>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511F46" w:rsidRDefault="00511F46" w:rsidP="00511F46">
            <w:pPr>
              <w:spacing w:after="0" w:line="240" w:lineRule="auto"/>
              <w:jc w:val="center"/>
              <w:rPr>
                <w:ins w:id="1561" w:author="Stefanie Lane" w:date="2022-06-23T13:18:00Z"/>
                <w:rFonts w:ascii="Calibri" w:eastAsia="Times New Roman" w:hAnsi="Calibri" w:cs="Calibri"/>
                <w:color w:val="000000"/>
                <w:sz w:val="20"/>
                <w:szCs w:val="20"/>
                <w:rPrChange w:id="1562" w:author="Stefanie Lane" w:date="2022-06-23T13:18:00Z">
                  <w:rPr>
                    <w:ins w:id="1563" w:author="Stefanie Lane" w:date="2022-06-23T13:18:00Z"/>
                  </w:rPr>
                </w:rPrChange>
              </w:rPr>
              <w:pPrChange w:id="1564" w:author="Stefanie Lane" w:date="2022-06-23T13:18:00Z">
                <w:pPr>
                  <w:jc w:val="center"/>
                </w:pPr>
              </w:pPrChange>
            </w:pPr>
            <w:ins w:id="1565" w:author="Stefanie Lane" w:date="2022-06-23T13:18:00Z">
              <w:r w:rsidRPr="00511F46">
                <w:rPr>
                  <w:rFonts w:ascii="Calibri" w:eastAsia="Times New Roman" w:hAnsi="Calibri" w:cs="Calibri"/>
                  <w:color w:val="000000"/>
                  <w:sz w:val="20"/>
                  <w:szCs w:val="20"/>
                  <w:rPrChange w:id="1566" w:author="Stefanie Lane" w:date="2022-06-23T13:18:00Z">
                    <w:rPr/>
                  </w:rPrChange>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511F46" w:rsidRDefault="00511F46" w:rsidP="00511F46">
            <w:pPr>
              <w:spacing w:after="0" w:line="240" w:lineRule="auto"/>
              <w:jc w:val="center"/>
              <w:rPr>
                <w:ins w:id="1567" w:author="Stefanie Lane" w:date="2022-06-23T13:18:00Z"/>
                <w:rFonts w:ascii="Calibri" w:eastAsia="Times New Roman" w:hAnsi="Calibri" w:cs="Calibri"/>
                <w:color w:val="000000"/>
                <w:sz w:val="20"/>
                <w:szCs w:val="20"/>
                <w:rPrChange w:id="1568" w:author="Stefanie Lane" w:date="2022-06-23T13:18:00Z">
                  <w:rPr>
                    <w:ins w:id="1569" w:author="Stefanie Lane" w:date="2022-06-23T13:18:00Z"/>
                  </w:rPr>
                </w:rPrChange>
              </w:rPr>
              <w:pPrChange w:id="1570" w:author="Stefanie Lane" w:date="2022-06-23T13:18:00Z">
                <w:pPr>
                  <w:jc w:val="center"/>
                </w:pPr>
              </w:pPrChange>
            </w:pPr>
            <w:ins w:id="1571" w:author="Stefanie Lane" w:date="2022-06-23T13:18:00Z">
              <w:r w:rsidRPr="00511F46">
                <w:rPr>
                  <w:rFonts w:ascii="Calibri" w:eastAsia="Times New Roman" w:hAnsi="Calibri" w:cs="Calibri"/>
                  <w:color w:val="000000"/>
                  <w:sz w:val="20"/>
                  <w:szCs w:val="20"/>
                  <w:rPrChange w:id="1572" w:author="Stefanie Lane" w:date="2022-06-23T13:18:00Z">
                    <w:rPr/>
                  </w:rPrChange>
                </w:rPr>
                <w:t>0.0008</w:t>
              </w:r>
            </w:ins>
          </w:p>
        </w:tc>
        <w:tc>
          <w:tcPr>
            <w:tcW w:w="300" w:type="dxa"/>
            <w:tcBorders>
              <w:top w:val="nil"/>
              <w:left w:val="nil"/>
              <w:bottom w:val="nil"/>
              <w:right w:val="nil"/>
            </w:tcBorders>
            <w:shd w:val="clear" w:color="auto" w:fill="auto"/>
            <w:noWrap/>
            <w:vAlign w:val="bottom"/>
            <w:hideMark/>
          </w:tcPr>
          <w:p w14:paraId="65CB47C6" w14:textId="77777777" w:rsidR="00511F46" w:rsidRPr="00511F46" w:rsidRDefault="00511F46" w:rsidP="00511F46">
            <w:pPr>
              <w:spacing w:after="0" w:line="240" w:lineRule="auto"/>
              <w:jc w:val="center"/>
              <w:rPr>
                <w:ins w:id="1573" w:author="Stefanie Lane" w:date="2022-06-23T13:18:00Z"/>
                <w:rFonts w:ascii="Calibri" w:eastAsia="Times New Roman" w:hAnsi="Calibri" w:cs="Calibri"/>
                <w:color w:val="000000"/>
                <w:sz w:val="20"/>
                <w:szCs w:val="20"/>
                <w:rPrChange w:id="1574" w:author="Stefanie Lane" w:date="2022-06-23T13:18:00Z">
                  <w:rPr>
                    <w:ins w:id="1575" w:author="Stefanie Lane" w:date="2022-06-23T13:18:00Z"/>
                  </w:rPr>
                </w:rPrChange>
              </w:rPr>
              <w:pPrChange w:id="1576"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511F46" w:rsidRDefault="00511F46" w:rsidP="00511F46">
            <w:pPr>
              <w:spacing w:after="0" w:line="240" w:lineRule="auto"/>
              <w:rPr>
                <w:ins w:id="1577" w:author="Stefanie Lane" w:date="2022-06-23T13:18:00Z"/>
                <w:rFonts w:ascii="Calibri" w:eastAsia="Times New Roman" w:hAnsi="Calibri" w:cs="Calibri"/>
                <w:i/>
                <w:iCs/>
                <w:color w:val="000000"/>
                <w:sz w:val="20"/>
                <w:szCs w:val="20"/>
                <w:rPrChange w:id="1578" w:author="Stefanie Lane" w:date="2022-06-23T13:18:00Z">
                  <w:rPr>
                    <w:ins w:id="1579" w:author="Stefanie Lane" w:date="2022-06-23T13:18:00Z"/>
                  </w:rPr>
                </w:rPrChange>
              </w:rPr>
              <w:pPrChange w:id="1580" w:author="Stefanie Lane" w:date="2022-06-23T13:18:00Z">
                <w:pPr/>
              </w:pPrChange>
            </w:pPr>
            <w:ins w:id="1581" w:author="Stefanie Lane" w:date="2022-06-23T13:18:00Z">
              <w:r w:rsidRPr="00511F46">
                <w:rPr>
                  <w:rFonts w:ascii="Calibri" w:eastAsia="Times New Roman" w:hAnsi="Calibri" w:cs="Calibri"/>
                  <w:i/>
                  <w:iCs/>
                  <w:color w:val="000000"/>
                  <w:sz w:val="20"/>
                  <w:szCs w:val="20"/>
                  <w:rPrChange w:id="1582" w:author="Stefanie Lane" w:date="2022-06-23T13:18:00Z">
                    <w:rPr/>
                  </w:rPrChange>
                </w:rPr>
                <w:t>Galium trifidum</w:t>
              </w:r>
            </w:ins>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511F46" w:rsidRDefault="00511F46" w:rsidP="00511F46">
            <w:pPr>
              <w:spacing w:after="0" w:line="240" w:lineRule="auto"/>
              <w:jc w:val="center"/>
              <w:rPr>
                <w:ins w:id="1583" w:author="Stefanie Lane" w:date="2022-06-23T13:18:00Z"/>
                <w:rFonts w:ascii="Calibri" w:eastAsia="Times New Roman" w:hAnsi="Calibri" w:cs="Calibri"/>
                <w:color w:val="000000"/>
                <w:sz w:val="20"/>
                <w:szCs w:val="20"/>
                <w:rPrChange w:id="1584" w:author="Stefanie Lane" w:date="2022-06-23T13:18:00Z">
                  <w:rPr>
                    <w:ins w:id="1585" w:author="Stefanie Lane" w:date="2022-06-23T13:18:00Z"/>
                  </w:rPr>
                </w:rPrChange>
              </w:rPr>
              <w:pPrChange w:id="1586" w:author="Stefanie Lane" w:date="2022-06-23T13:18:00Z">
                <w:pPr>
                  <w:jc w:val="center"/>
                </w:pPr>
              </w:pPrChange>
            </w:pPr>
            <w:ins w:id="1587" w:author="Stefanie Lane" w:date="2022-06-23T13:18:00Z">
              <w:r w:rsidRPr="00511F46">
                <w:rPr>
                  <w:rFonts w:ascii="Calibri" w:eastAsia="Times New Roman" w:hAnsi="Calibri" w:cs="Calibri"/>
                  <w:color w:val="000000"/>
                  <w:sz w:val="20"/>
                  <w:szCs w:val="20"/>
                  <w:rPrChange w:id="1588" w:author="Stefanie Lane" w:date="2022-06-23T13:18:00Z">
                    <w:rPr/>
                  </w:rPrChange>
                </w:rPr>
                <w:t>0.465</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511F46" w:rsidRDefault="00511F46" w:rsidP="00511F46">
            <w:pPr>
              <w:spacing w:after="0" w:line="240" w:lineRule="auto"/>
              <w:jc w:val="center"/>
              <w:rPr>
                <w:ins w:id="1589" w:author="Stefanie Lane" w:date="2022-06-23T13:18:00Z"/>
                <w:rFonts w:ascii="Calibri" w:eastAsia="Times New Roman" w:hAnsi="Calibri" w:cs="Calibri"/>
                <w:color w:val="000000"/>
                <w:sz w:val="20"/>
                <w:szCs w:val="20"/>
                <w:rPrChange w:id="1590" w:author="Stefanie Lane" w:date="2022-06-23T13:18:00Z">
                  <w:rPr>
                    <w:ins w:id="1591" w:author="Stefanie Lane" w:date="2022-06-23T13:18:00Z"/>
                  </w:rPr>
                </w:rPrChange>
              </w:rPr>
              <w:pPrChange w:id="1592" w:author="Stefanie Lane" w:date="2022-06-23T13:18:00Z">
                <w:pPr>
                  <w:jc w:val="center"/>
                </w:pPr>
              </w:pPrChange>
            </w:pPr>
            <w:ins w:id="1593" w:author="Stefanie Lane" w:date="2022-06-23T13:18:00Z">
              <w:r w:rsidRPr="00511F46">
                <w:rPr>
                  <w:rFonts w:ascii="Calibri" w:eastAsia="Times New Roman" w:hAnsi="Calibri" w:cs="Calibri"/>
                  <w:color w:val="000000"/>
                  <w:sz w:val="20"/>
                  <w:szCs w:val="20"/>
                  <w:rPrChange w:id="1594" w:author="Stefanie Lane" w:date="2022-06-23T13:18:00Z">
                    <w:rPr/>
                  </w:rPrChange>
                </w:rPr>
                <w:t>0.0004</w:t>
              </w:r>
            </w:ins>
          </w:p>
        </w:tc>
      </w:tr>
      <w:tr w:rsidR="00511F46" w:rsidRPr="00511F46" w14:paraId="09FDDA2C" w14:textId="77777777" w:rsidTr="00511F46">
        <w:trPr>
          <w:trHeight w:val="260"/>
          <w:ins w:id="1595"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511F46" w:rsidRDefault="00511F46" w:rsidP="00511F46">
            <w:pPr>
              <w:spacing w:after="0" w:line="240" w:lineRule="auto"/>
              <w:rPr>
                <w:ins w:id="1596" w:author="Stefanie Lane" w:date="2022-06-23T13:18:00Z"/>
                <w:rFonts w:ascii="Calibri" w:eastAsia="Times New Roman" w:hAnsi="Calibri" w:cs="Calibri"/>
                <w:color w:val="000000"/>
                <w:sz w:val="20"/>
                <w:szCs w:val="20"/>
                <w:rPrChange w:id="1597" w:author="Stefanie Lane" w:date="2022-06-23T13:18:00Z">
                  <w:rPr>
                    <w:ins w:id="1598" w:author="Stefanie Lane" w:date="2022-06-23T13:18:00Z"/>
                  </w:rPr>
                </w:rPrChange>
              </w:rPr>
              <w:pPrChange w:id="1599" w:author="Stefanie Lane" w:date="2022-06-23T13:18:00Z">
                <w:pPr/>
              </w:pPrChange>
            </w:pPr>
          </w:p>
        </w:tc>
        <w:tc>
          <w:tcPr>
            <w:tcW w:w="2982" w:type="dxa"/>
            <w:tcBorders>
              <w:top w:val="nil"/>
              <w:left w:val="nil"/>
              <w:bottom w:val="nil"/>
              <w:right w:val="nil"/>
            </w:tcBorders>
            <w:shd w:val="clear" w:color="auto" w:fill="auto"/>
            <w:noWrap/>
            <w:vAlign w:val="bottom"/>
            <w:hideMark/>
          </w:tcPr>
          <w:p w14:paraId="34B67B52" w14:textId="77777777" w:rsidR="00511F46" w:rsidRPr="00511F46" w:rsidRDefault="00511F46" w:rsidP="00511F46">
            <w:pPr>
              <w:spacing w:after="0" w:line="240" w:lineRule="auto"/>
              <w:rPr>
                <w:ins w:id="1600" w:author="Stefanie Lane" w:date="2022-06-23T13:18:00Z"/>
                <w:rFonts w:ascii="Calibri" w:eastAsia="Times New Roman" w:hAnsi="Calibri" w:cs="Calibri"/>
                <w:i/>
                <w:iCs/>
                <w:color w:val="000000"/>
                <w:sz w:val="20"/>
                <w:szCs w:val="20"/>
                <w:rPrChange w:id="1601" w:author="Stefanie Lane" w:date="2022-06-23T13:18:00Z">
                  <w:rPr>
                    <w:ins w:id="1602" w:author="Stefanie Lane" w:date="2022-06-23T13:18:00Z"/>
                  </w:rPr>
                </w:rPrChange>
              </w:rPr>
              <w:pPrChange w:id="1603" w:author="Stefanie Lane" w:date="2022-06-23T13:18:00Z">
                <w:pPr/>
              </w:pPrChange>
            </w:pPr>
            <w:ins w:id="1604" w:author="Stefanie Lane" w:date="2022-06-23T13:18:00Z">
              <w:r w:rsidRPr="00511F46">
                <w:rPr>
                  <w:rFonts w:ascii="Calibri" w:eastAsia="Times New Roman" w:hAnsi="Calibri" w:cs="Calibri"/>
                  <w:i/>
                  <w:iCs/>
                  <w:color w:val="000000"/>
                  <w:sz w:val="20"/>
                  <w:szCs w:val="20"/>
                  <w:rPrChange w:id="1605" w:author="Stefanie Lane" w:date="2022-06-23T13:18:00Z">
                    <w:rPr/>
                  </w:rPrChange>
                </w:rPr>
                <w:t>Equisetum fluviatile</w:t>
              </w:r>
            </w:ins>
          </w:p>
        </w:tc>
        <w:tc>
          <w:tcPr>
            <w:tcW w:w="592" w:type="dxa"/>
            <w:tcBorders>
              <w:top w:val="nil"/>
              <w:left w:val="nil"/>
              <w:bottom w:val="nil"/>
              <w:right w:val="nil"/>
            </w:tcBorders>
            <w:shd w:val="clear" w:color="auto" w:fill="auto"/>
            <w:noWrap/>
            <w:vAlign w:val="bottom"/>
            <w:hideMark/>
          </w:tcPr>
          <w:p w14:paraId="57A5D46D" w14:textId="77777777" w:rsidR="00511F46" w:rsidRPr="00511F46" w:rsidRDefault="00511F46" w:rsidP="00511F46">
            <w:pPr>
              <w:spacing w:after="0" w:line="240" w:lineRule="auto"/>
              <w:jc w:val="center"/>
              <w:rPr>
                <w:ins w:id="1606" w:author="Stefanie Lane" w:date="2022-06-23T13:18:00Z"/>
                <w:rFonts w:ascii="Calibri" w:eastAsia="Times New Roman" w:hAnsi="Calibri" w:cs="Calibri"/>
                <w:color w:val="000000"/>
                <w:sz w:val="20"/>
                <w:szCs w:val="20"/>
                <w:rPrChange w:id="1607" w:author="Stefanie Lane" w:date="2022-06-23T13:18:00Z">
                  <w:rPr>
                    <w:ins w:id="1608" w:author="Stefanie Lane" w:date="2022-06-23T13:18:00Z"/>
                  </w:rPr>
                </w:rPrChange>
              </w:rPr>
              <w:pPrChange w:id="1609" w:author="Stefanie Lane" w:date="2022-06-23T13:18:00Z">
                <w:pPr>
                  <w:jc w:val="center"/>
                </w:pPr>
              </w:pPrChange>
            </w:pPr>
            <w:ins w:id="1610" w:author="Stefanie Lane" w:date="2022-06-23T13:18:00Z">
              <w:r w:rsidRPr="00511F46">
                <w:rPr>
                  <w:rFonts w:ascii="Calibri" w:eastAsia="Times New Roman" w:hAnsi="Calibri" w:cs="Calibri"/>
                  <w:color w:val="000000"/>
                  <w:sz w:val="20"/>
                  <w:szCs w:val="20"/>
                  <w:rPrChange w:id="1611" w:author="Stefanie Lane" w:date="2022-06-23T13:18:00Z">
                    <w:rPr/>
                  </w:rPrChange>
                </w:rPr>
                <w:t>0.326</w:t>
              </w:r>
            </w:ins>
          </w:p>
        </w:tc>
        <w:tc>
          <w:tcPr>
            <w:tcW w:w="686" w:type="dxa"/>
            <w:tcBorders>
              <w:top w:val="nil"/>
              <w:left w:val="nil"/>
              <w:bottom w:val="nil"/>
              <w:right w:val="nil"/>
            </w:tcBorders>
            <w:shd w:val="clear" w:color="auto" w:fill="auto"/>
            <w:noWrap/>
            <w:vAlign w:val="bottom"/>
            <w:hideMark/>
          </w:tcPr>
          <w:p w14:paraId="0FD3390F" w14:textId="77777777" w:rsidR="00511F46" w:rsidRPr="00511F46" w:rsidRDefault="00511F46" w:rsidP="00511F46">
            <w:pPr>
              <w:spacing w:after="0" w:line="240" w:lineRule="auto"/>
              <w:jc w:val="center"/>
              <w:rPr>
                <w:ins w:id="1612" w:author="Stefanie Lane" w:date="2022-06-23T13:18:00Z"/>
                <w:rFonts w:ascii="Calibri" w:eastAsia="Times New Roman" w:hAnsi="Calibri" w:cs="Calibri"/>
                <w:color w:val="000000"/>
                <w:sz w:val="20"/>
                <w:szCs w:val="20"/>
                <w:rPrChange w:id="1613" w:author="Stefanie Lane" w:date="2022-06-23T13:18:00Z">
                  <w:rPr>
                    <w:ins w:id="1614" w:author="Stefanie Lane" w:date="2022-06-23T13:18:00Z"/>
                  </w:rPr>
                </w:rPrChange>
              </w:rPr>
              <w:pPrChange w:id="1615" w:author="Stefanie Lane" w:date="2022-06-23T13:18:00Z">
                <w:pPr>
                  <w:jc w:val="center"/>
                </w:pPr>
              </w:pPrChange>
            </w:pPr>
            <w:ins w:id="1616" w:author="Stefanie Lane" w:date="2022-06-23T13:18:00Z">
              <w:r w:rsidRPr="00511F46">
                <w:rPr>
                  <w:rFonts w:ascii="Calibri" w:eastAsia="Times New Roman" w:hAnsi="Calibri" w:cs="Calibri"/>
                  <w:color w:val="000000"/>
                  <w:sz w:val="20"/>
                  <w:szCs w:val="20"/>
                  <w:rPrChange w:id="1617" w:author="Stefanie Lane" w:date="2022-06-23T13:18:00Z">
                    <w:rPr/>
                  </w:rPrChange>
                </w:rPr>
                <w:t>0.0112</w:t>
              </w:r>
            </w:ins>
          </w:p>
        </w:tc>
        <w:tc>
          <w:tcPr>
            <w:tcW w:w="300" w:type="dxa"/>
            <w:tcBorders>
              <w:top w:val="nil"/>
              <w:left w:val="nil"/>
              <w:bottom w:val="nil"/>
              <w:right w:val="nil"/>
            </w:tcBorders>
            <w:shd w:val="clear" w:color="auto" w:fill="auto"/>
            <w:noWrap/>
            <w:vAlign w:val="bottom"/>
            <w:hideMark/>
          </w:tcPr>
          <w:p w14:paraId="3540B7A9" w14:textId="77777777" w:rsidR="00511F46" w:rsidRPr="00511F46" w:rsidRDefault="00511F46" w:rsidP="00511F46">
            <w:pPr>
              <w:spacing w:after="0" w:line="240" w:lineRule="auto"/>
              <w:jc w:val="center"/>
              <w:rPr>
                <w:ins w:id="1618" w:author="Stefanie Lane" w:date="2022-06-23T13:18:00Z"/>
                <w:rFonts w:ascii="Calibri" w:eastAsia="Times New Roman" w:hAnsi="Calibri" w:cs="Calibri"/>
                <w:color w:val="000000"/>
                <w:sz w:val="20"/>
                <w:szCs w:val="20"/>
                <w:rPrChange w:id="1619" w:author="Stefanie Lane" w:date="2022-06-23T13:18:00Z">
                  <w:rPr>
                    <w:ins w:id="1620" w:author="Stefanie Lane" w:date="2022-06-23T13:18:00Z"/>
                  </w:rPr>
                </w:rPrChange>
              </w:rPr>
              <w:pPrChange w:id="1621"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0ED2A59D" w14:textId="77777777" w:rsidR="00511F46" w:rsidRPr="00511F46" w:rsidRDefault="00511F46" w:rsidP="00511F46">
            <w:pPr>
              <w:spacing w:after="0" w:line="240" w:lineRule="auto"/>
              <w:rPr>
                <w:ins w:id="1622" w:author="Stefanie Lane" w:date="2022-06-23T13:18:00Z"/>
                <w:rFonts w:ascii="Calibri" w:eastAsia="Times New Roman" w:hAnsi="Calibri" w:cs="Calibri"/>
                <w:i/>
                <w:iCs/>
                <w:color w:val="000000"/>
                <w:sz w:val="20"/>
                <w:szCs w:val="20"/>
                <w:rPrChange w:id="1623" w:author="Stefanie Lane" w:date="2022-06-23T13:18:00Z">
                  <w:rPr>
                    <w:ins w:id="1624" w:author="Stefanie Lane" w:date="2022-06-23T13:18:00Z"/>
                  </w:rPr>
                </w:rPrChange>
              </w:rPr>
              <w:pPrChange w:id="1625" w:author="Stefanie Lane" w:date="2022-06-23T13:18:00Z">
                <w:pPr/>
              </w:pPrChange>
            </w:pPr>
            <w:ins w:id="1626" w:author="Stefanie Lane" w:date="2022-06-23T13:18:00Z">
              <w:r w:rsidRPr="00511F46">
                <w:rPr>
                  <w:rFonts w:ascii="Calibri" w:eastAsia="Times New Roman" w:hAnsi="Calibri" w:cs="Calibri"/>
                  <w:i/>
                  <w:iCs/>
                  <w:color w:val="000000"/>
                  <w:sz w:val="20"/>
                  <w:szCs w:val="20"/>
                  <w:rPrChange w:id="1627" w:author="Stefanie Lane" w:date="2022-06-23T13:18:00Z">
                    <w:rPr/>
                  </w:rPrChange>
                </w:rPr>
                <w:t>Juncus articulatus</w:t>
              </w:r>
            </w:ins>
          </w:p>
        </w:tc>
        <w:tc>
          <w:tcPr>
            <w:tcW w:w="600" w:type="dxa"/>
            <w:tcBorders>
              <w:top w:val="nil"/>
              <w:left w:val="nil"/>
              <w:bottom w:val="nil"/>
              <w:right w:val="nil"/>
            </w:tcBorders>
            <w:shd w:val="clear" w:color="auto" w:fill="auto"/>
            <w:noWrap/>
            <w:vAlign w:val="bottom"/>
            <w:hideMark/>
          </w:tcPr>
          <w:p w14:paraId="42283BFF" w14:textId="77777777" w:rsidR="00511F46" w:rsidRPr="00511F46" w:rsidRDefault="00511F46" w:rsidP="00511F46">
            <w:pPr>
              <w:spacing w:after="0" w:line="240" w:lineRule="auto"/>
              <w:jc w:val="center"/>
              <w:rPr>
                <w:ins w:id="1628" w:author="Stefanie Lane" w:date="2022-06-23T13:18:00Z"/>
                <w:rFonts w:ascii="Calibri" w:eastAsia="Times New Roman" w:hAnsi="Calibri" w:cs="Calibri"/>
                <w:color w:val="000000"/>
                <w:sz w:val="20"/>
                <w:szCs w:val="20"/>
                <w:rPrChange w:id="1629" w:author="Stefanie Lane" w:date="2022-06-23T13:18:00Z">
                  <w:rPr>
                    <w:ins w:id="1630" w:author="Stefanie Lane" w:date="2022-06-23T13:18:00Z"/>
                  </w:rPr>
                </w:rPrChange>
              </w:rPr>
              <w:pPrChange w:id="1631" w:author="Stefanie Lane" w:date="2022-06-23T13:18:00Z">
                <w:pPr>
                  <w:jc w:val="center"/>
                </w:pPr>
              </w:pPrChange>
            </w:pPr>
            <w:ins w:id="1632" w:author="Stefanie Lane" w:date="2022-06-23T13:18:00Z">
              <w:r w:rsidRPr="00511F46">
                <w:rPr>
                  <w:rFonts w:ascii="Calibri" w:eastAsia="Times New Roman" w:hAnsi="Calibri" w:cs="Calibri"/>
                  <w:color w:val="000000"/>
                  <w:sz w:val="20"/>
                  <w:szCs w:val="20"/>
                  <w:rPrChange w:id="1633" w:author="Stefanie Lane" w:date="2022-06-23T13:18:00Z">
                    <w:rPr/>
                  </w:rPrChange>
                </w:rPr>
                <w:t>0.417</w:t>
              </w:r>
            </w:ins>
          </w:p>
        </w:tc>
        <w:tc>
          <w:tcPr>
            <w:tcW w:w="695" w:type="dxa"/>
            <w:tcBorders>
              <w:top w:val="nil"/>
              <w:left w:val="nil"/>
              <w:bottom w:val="nil"/>
              <w:right w:val="nil"/>
            </w:tcBorders>
            <w:shd w:val="clear" w:color="auto" w:fill="auto"/>
            <w:noWrap/>
            <w:vAlign w:val="bottom"/>
            <w:hideMark/>
          </w:tcPr>
          <w:p w14:paraId="1C9275D0" w14:textId="77777777" w:rsidR="00511F46" w:rsidRPr="00511F46" w:rsidRDefault="00511F46" w:rsidP="00511F46">
            <w:pPr>
              <w:spacing w:after="0" w:line="240" w:lineRule="auto"/>
              <w:jc w:val="center"/>
              <w:rPr>
                <w:ins w:id="1634" w:author="Stefanie Lane" w:date="2022-06-23T13:18:00Z"/>
                <w:rFonts w:ascii="Calibri" w:eastAsia="Times New Roman" w:hAnsi="Calibri" w:cs="Calibri"/>
                <w:color w:val="000000"/>
                <w:sz w:val="20"/>
                <w:szCs w:val="20"/>
                <w:rPrChange w:id="1635" w:author="Stefanie Lane" w:date="2022-06-23T13:18:00Z">
                  <w:rPr>
                    <w:ins w:id="1636" w:author="Stefanie Lane" w:date="2022-06-23T13:18:00Z"/>
                  </w:rPr>
                </w:rPrChange>
              </w:rPr>
              <w:pPrChange w:id="1637" w:author="Stefanie Lane" w:date="2022-06-23T13:18:00Z">
                <w:pPr>
                  <w:jc w:val="center"/>
                </w:pPr>
              </w:pPrChange>
            </w:pPr>
            <w:ins w:id="1638" w:author="Stefanie Lane" w:date="2022-06-23T13:18:00Z">
              <w:r w:rsidRPr="00511F46">
                <w:rPr>
                  <w:rFonts w:ascii="Calibri" w:eastAsia="Times New Roman" w:hAnsi="Calibri" w:cs="Calibri"/>
                  <w:color w:val="000000"/>
                  <w:sz w:val="20"/>
                  <w:szCs w:val="20"/>
                  <w:rPrChange w:id="1639" w:author="Stefanie Lane" w:date="2022-06-23T13:18:00Z">
                    <w:rPr/>
                  </w:rPrChange>
                </w:rPr>
                <w:t>0.0003</w:t>
              </w:r>
            </w:ins>
          </w:p>
        </w:tc>
        <w:tc>
          <w:tcPr>
            <w:tcW w:w="300" w:type="dxa"/>
            <w:tcBorders>
              <w:top w:val="nil"/>
              <w:left w:val="nil"/>
              <w:bottom w:val="nil"/>
              <w:right w:val="nil"/>
            </w:tcBorders>
            <w:shd w:val="clear" w:color="auto" w:fill="auto"/>
            <w:noWrap/>
            <w:vAlign w:val="bottom"/>
            <w:hideMark/>
          </w:tcPr>
          <w:p w14:paraId="39BE6DAD" w14:textId="77777777" w:rsidR="00511F46" w:rsidRPr="00511F46" w:rsidRDefault="00511F46" w:rsidP="00511F46">
            <w:pPr>
              <w:spacing w:after="0" w:line="240" w:lineRule="auto"/>
              <w:jc w:val="center"/>
              <w:rPr>
                <w:ins w:id="1640" w:author="Stefanie Lane" w:date="2022-06-23T13:18:00Z"/>
                <w:rFonts w:ascii="Calibri" w:eastAsia="Times New Roman" w:hAnsi="Calibri" w:cs="Calibri"/>
                <w:color w:val="000000"/>
                <w:sz w:val="20"/>
                <w:szCs w:val="20"/>
                <w:rPrChange w:id="1641" w:author="Stefanie Lane" w:date="2022-06-23T13:18:00Z">
                  <w:rPr>
                    <w:ins w:id="1642" w:author="Stefanie Lane" w:date="2022-06-23T13:18:00Z"/>
                  </w:rPr>
                </w:rPrChange>
              </w:rPr>
              <w:pPrChange w:id="1643"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598259C4" w14:textId="77777777" w:rsidR="00511F46" w:rsidRPr="00511F46" w:rsidRDefault="00511F46" w:rsidP="00511F46">
            <w:pPr>
              <w:spacing w:after="0" w:line="240" w:lineRule="auto"/>
              <w:rPr>
                <w:ins w:id="1644" w:author="Stefanie Lane" w:date="2022-06-23T13:18:00Z"/>
                <w:rFonts w:ascii="Calibri" w:eastAsia="Times New Roman" w:hAnsi="Calibri" w:cs="Calibri"/>
                <w:i/>
                <w:iCs/>
                <w:color w:val="000000"/>
                <w:sz w:val="20"/>
                <w:szCs w:val="20"/>
                <w:rPrChange w:id="1645" w:author="Stefanie Lane" w:date="2022-06-23T13:18:00Z">
                  <w:rPr>
                    <w:ins w:id="1646" w:author="Stefanie Lane" w:date="2022-06-23T13:18:00Z"/>
                  </w:rPr>
                </w:rPrChange>
              </w:rPr>
              <w:pPrChange w:id="1647" w:author="Stefanie Lane" w:date="2022-06-23T13:18:00Z">
                <w:pPr/>
              </w:pPrChange>
            </w:pPr>
            <w:ins w:id="1648" w:author="Stefanie Lane" w:date="2022-06-23T13:18:00Z">
              <w:r w:rsidRPr="00511F46">
                <w:rPr>
                  <w:rFonts w:ascii="Calibri" w:eastAsia="Times New Roman" w:hAnsi="Calibri" w:cs="Calibri"/>
                  <w:i/>
                  <w:iCs/>
                  <w:color w:val="000000"/>
                  <w:sz w:val="20"/>
                  <w:szCs w:val="20"/>
                  <w:rPrChange w:id="1649" w:author="Stefanie Lane" w:date="2022-06-23T13:18:00Z">
                    <w:rPr/>
                  </w:rPrChange>
                </w:rPr>
                <w:t>Myosotis scorpioides</w:t>
              </w:r>
            </w:ins>
          </w:p>
        </w:tc>
        <w:tc>
          <w:tcPr>
            <w:tcW w:w="616" w:type="dxa"/>
            <w:tcBorders>
              <w:top w:val="nil"/>
              <w:left w:val="nil"/>
              <w:bottom w:val="nil"/>
              <w:right w:val="nil"/>
            </w:tcBorders>
            <w:shd w:val="clear" w:color="auto" w:fill="auto"/>
            <w:noWrap/>
            <w:vAlign w:val="bottom"/>
            <w:hideMark/>
          </w:tcPr>
          <w:p w14:paraId="78BA9ED3" w14:textId="77777777" w:rsidR="00511F46" w:rsidRPr="00511F46" w:rsidRDefault="00511F46" w:rsidP="00511F46">
            <w:pPr>
              <w:spacing w:after="0" w:line="240" w:lineRule="auto"/>
              <w:jc w:val="center"/>
              <w:rPr>
                <w:ins w:id="1650" w:author="Stefanie Lane" w:date="2022-06-23T13:18:00Z"/>
                <w:rFonts w:ascii="Calibri" w:eastAsia="Times New Roman" w:hAnsi="Calibri" w:cs="Calibri"/>
                <w:color w:val="000000"/>
                <w:sz w:val="20"/>
                <w:szCs w:val="20"/>
                <w:rPrChange w:id="1651" w:author="Stefanie Lane" w:date="2022-06-23T13:18:00Z">
                  <w:rPr>
                    <w:ins w:id="1652" w:author="Stefanie Lane" w:date="2022-06-23T13:18:00Z"/>
                  </w:rPr>
                </w:rPrChange>
              </w:rPr>
              <w:pPrChange w:id="1653" w:author="Stefanie Lane" w:date="2022-06-23T13:18:00Z">
                <w:pPr>
                  <w:jc w:val="center"/>
                </w:pPr>
              </w:pPrChange>
            </w:pPr>
            <w:ins w:id="1654" w:author="Stefanie Lane" w:date="2022-06-23T13:18:00Z">
              <w:r w:rsidRPr="00511F46">
                <w:rPr>
                  <w:rFonts w:ascii="Calibri" w:eastAsia="Times New Roman" w:hAnsi="Calibri" w:cs="Calibri"/>
                  <w:color w:val="000000"/>
                  <w:sz w:val="20"/>
                  <w:szCs w:val="20"/>
                  <w:rPrChange w:id="1655" w:author="Stefanie Lane" w:date="2022-06-23T13:18:00Z">
                    <w:rPr/>
                  </w:rPrChange>
                </w:rPr>
                <w:t>0.392</w:t>
              </w:r>
            </w:ins>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511F46" w:rsidRDefault="00511F46" w:rsidP="00511F46">
            <w:pPr>
              <w:spacing w:after="0" w:line="240" w:lineRule="auto"/>
              <w:jc w:val="center"/>
              <w:rPr>
                <w:ins w:id="1656" w:author="Stefanie Lane" w:date="2022-06-23T13:18:00Z"/>
                <w:rFonts w:ascii="Calibri" w:eastAsia="Times New Roman" w:hAnsi="Calibri" w:cs="Calibri"/>
                <w:color w:val="000000"/>
                <w:sz w:val="20"/>
                <w:szCs w:val="20"/>
                <w:rPrChange w:id="1657" w:author="Stefanie Lane" w:date="2022-06-23T13:18:00Z">
                  <w:rPr>
                    <w:ins w:id="1658" w:author="Stefanie Lane" w:date="2022-06-23T13:18:00Z"/>
                  </w:rPr>
                </w:rPrChange>
              </w:rPr>
              <w:pPrChange w:id="1659" w:author="Stefanie Lane" w:date="2022-06-23T13:18:00Z">
                <w:pPr>
                  <w:jc w:val="center"/>
                </w:pPr>
              </w:pPrChange>
            </w:pPr>
            <w:ins w:id="1660" w:author="Stefanie Lane" w:date="2022-06-23T13:18:00Z">
              <w:r w:rsidRPr="00511F46">
                <w:rPr>
                  <w:rFonts w:ascii="Calibri" w:eastAsia="Times New Roman" w:hAnsi="Calibri" w:cs="Calibri"/>
                  <w:color w:val="000000"/>
                  <w:sz w:val="20"/>
                  <w:szCs w:val="20"/>
                  <w:rPrChange w:id="1661" w:author="Stefanie Lane" w:date="2022-06-23T13:18:00Z">
                    <w:rPr/>
                  </w:rPrChange>
                </w:rPr>
                <w:t>0.0062</w:t>
              </w:r>
            </w:ins>
          </w:p>
        </w:tc>
      </w:tr>
      <w:tr w:rsidR="00511F46" w:rsidRPr="00511F46" w14:paraId="018772AC" w14:textId="77777777" w:rsidTr="00511F46">
        <w:trPr>
          <w:trHeight w:val="260"/>
          <w:ins w:id="1662"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511F46" w:rsidRDefault="00511F46" w:rsidP="00511F46">
            <w:pPr>
              <w:spacing w:after="0" w:line="240" w:lineRule="auto"/>
              <w:rPr>
                <w:ins w:id="1663" w:author="Stefanie Lane" w:date="2022-06-23T13:18:00Z"/>
                <w:rFonts w:ascii="Calibri" w:eastAsia="Times New Roman" w:hAnsi="Calibri" w:cs="Calibri"/>
                <w:color w:val="000000"/>
                <w:sz w:val="20"/>
                <w:szCs w:val="20"/>
                <w:rPrChange w:id="1664" w:author="Stefanie Lane" w:date="2022-06-23T13:18:00Z">
                  <w:rPr>
                    <w:ins w:id="1665" w:author="Stefanie Lane" w:date="2022-06-23T13:18:00Z"/>
                  </w:rPr>
                </w:rPrChange>
              </w:rPr>
              <w:pPrChange w:id="1666" w:author="Stefanie Lane" w:date="2022-06-23T13:18:00Z">
                <w:pPr/>
              </w:pPrChange>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511F46" w:rsidRDefault="00511F46" w:rsidP="00511F46">
            <w:pPr>
              <w:spacing w:after="0" w:line="240" w:lineRule="auto"/>
              <w:rPr>
                <w:ins w:id="1667" w:author="Stefanie Lane" w:date="2022-06-23T13:18:00Z"/>
                <w:rFonts w:ascii="Calibri" w:eastAsia="Times New Roman" w:hAnsi="Calibri" w:cs="Calibri"/>
                <w:i/>
                <w:iCs/>
                <w:color w:val="000000"/>
                <w:sz w:val="20"/>
                <w:szCs w:val="20"/>
                <w:rPrChange w:id="1668" w:author="Stefanie Lane" w:date="2022-06-23T13:18:00Z">
                  <w:rPr>
                    <w:ins w:id="1669" w:author="Stefanie Lane" w:date="2022-06-23T13:18:00Z"/>
                  </w:rPr>
                </w:rPrChange>
              </w:rPr>
              <w:pPrChange w:id="1670" w:author="Stefanie Lane" w:date="2022-06-23T13:18:00Z">
                <w:pPr/>
              </w:pPrChange>
            </w:pPr>
            <w:ins w:id="1671" w:author="Stefanie Lane" w:date="2022-06-23T13:18:00Z">
              <w:r w:rsidRPr="00511F46">
                <w:rPr>
                  <w:rFonts w:ascii="Calibri" w:eastAsia="Times New Roman" w:hAnsi="Calibri" w:cs="Calibri"/>
                  <w:i/>
                  <w:iCs/>
                  <w:color w:val="000000"/>
                  <w:sz w:val="20"/>
                  <w:szCs w:val="20"/>
                  <w:rPrChange w:id="1672" w:author="Stefanie Lane" w:date="2022-06-23T13:18:00Z">
                    <w:rPr/>
                  </w:rPrChange>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511F46" w:rsidRDefault="00511F46" w:rsidP="00511F46">
            <w:pPr>
              <w:spacing w:after="0" w:line="240" w:lineRule="auto"/>
              <w:jc w:val="center"/>
              <w:rPr>
                <w:ins w:id="1673" w:author="Stefanie Lane" w:date="2022-06-23T13:18:00Z"/>
                <w:rFonts w:ascii="Calibri" w:eastAsia="Times New Roman" w:hAnsi="Calibri" w:cs="Calibri"/>
                <w:color w:val="000000"/>
                <w:sz w:val="20"/>
                <w:szCs w:val="20"/>
                <w:rPrChange w:id="1674" w:author="Stefanie Lane" w:date="2022-06-23T13:18:00Z">
                  <w:rPr>
                    <w:ins w:id="1675" w:author="Stefanie Lane" w:date="2022-06-23T13:18:00Z"/>
                  </w:rPr>
                </w:rPrChange>
              </w:rPr>
              <w:pPrChange w:id="1676" w:author="Stefanie Lane" w:date="2022-06-23T13:18:00Z">
                <w:pPr>
                  <w:jc w:val="center"/>
                </w:pPr>
              </w:pPrChange>
            </w:pPr>
            <w:ins w:id="1677" w:author="Stefanie Lane" w:date="2022-06-23T13:18:00Z">
              <w:r w:rsidRPr="00511F46">
                <w:rPr>
                  <w:rFonts w:ascii="Calibri" w:eastAsia="Times New Roman" w:hAnsi="Calibri" w:cs="Calibri"/>
                  <w:color w:val="000000"/>
                  <w:sz w:val="20"/>
                  <w:szCs w:val="20"/>
                  <w:rPrChange w:id="1678" w:author="Stefanie Lane" w:date="2022-06-23T13:18:00Z">
                    <w:rPr/>
                  </w:rPrChange>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511F46" w:rsidRDefault="00511F46" w:rsidP="00511F46">
            <w:pPr>
              <w:spacing w:after="0" w:line="240" w:lineRule="auto"/>
              <w:jc w:val="center"/>
              <w:rPr>
                <w:ins w:id="1679" w:author="Stefanie Lane" w:date="2022-06-23T13:18:00Z"/>
                <w:rFonts w:ascii="Calibri" w:eastAsia="Times New Roman" w:hAnsi="Calibri" w:cs="Calibri"/>
                <w:color w:val="000000"/>
                <w:sz w:val="20"/>
                <w:szCs w:val="20"/>
                <w:rPrChange w:id="1680" w:author="Stefanie Lane" w:date="2022-06-23T13:18:00Z">
                  <w:rPr>
                    <w:ins w:id="1681" w:author="Stefanie Lane" w:date="2022-06-23T13:18:00Z"/>
                  </w:rPr>
                </w:rPrChange>
              </w:rPr>
              <w:pPrChange w:id="1682" w:author="Stefanie Lane" w:date="2022-06-23T13:18:00Z">
                <w:pPr>
                  <w:jc w:val="center"/>
                </w:pPr>
              </w:pPrChange>
            </w:pPr>
            <w:ins w:id="1683" w:author="Stefanie Lane" w:date="2022-06-23T13:18:00Z">
              <w:r w:rsidRPr="00511F46">
                <w:rPr>
                  <w:rFonts w:ascii="Calibri" w:eastAsia="Times New Roman" w:hAnsi="Calibri" w:cs="Calibri"/>
                  <w:color w:val="000000"/>
                  <w:sz w:val="20"/>
                  <w:szCs w:val="20"/>
                  <w:rPrChange w:id="1684" w:author="Stefanie Lane" w:date="2022-06-23T13:18:00Z">
                    <w:rPr/>
                  </w:rPrChange>
                </w:rPr>
                <w:t>0.0104</w:t>
              </w:r>
            </w:ins>
          </w:p>
        </w:tc>
        <w:tc>
          <w:tcPr>
            <w:tcW w:w="300" w:type="dxa"/>
            <w:tcBorders>
              <w:top w:val="nil"/>
              <w:left w:val="nil"/>
              <w:bottom w:val="nil"/>
              <w:right w:val="nil"/>
            </w:tcBorders>
            <w:shd w:val="clear" w:color="auto" w:fill="auto"/>
            <w:noWrap/>
            <w:vAlign w:val="bottom"/>
            <w:hideMark/>
          </w:tcPr>
          <w:p w14:paraId="5A170DE5" w14:textId="77777777" w:rsidR="00511F46" w:rsidRPr="00511F46" w:rsidRDefault="00511F46" w:rsidP="00511F46">
            <w:pPr>
              <w:spacing w:after="0" w:line="240" w:lineRule="auto"/>
              <w:jc w:val="center"/>
              <w:rPr>
                <w:ins w:id="1685" w:author="Stefanie Lane" w:date="2022-06-23T13:18:00Z"/>
                <w:rFonts w:ascii="Calibri" w:eastAsia="Times New Roman" w:hAnsi="Calibri" w:cs="Calibri"/>
                <w:color w:val="000000"/>
                <w:sz w:val="20"/>
                <w:szCs w:val="20"/>
                <w:rPrChange w:id="1686" w:author="Stefanie Lane" w:date="2022-06-23T13:18:00Z">
                  <w:rPr>
                    <w:ins w:id="1687" w:author="Stefanie Lane" w:date="2022-06-23T13:18:00Z"/>
                  </w:rPr>
                </w:rPrChange>
              </w:rPr>
              <w:pPrChange w:id="1688"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511F46" w:rsidRDefault="00511F46" w:rsidP="00511F46">
            <w:pPr>
              <w:spacing w:after="0" w:line="240" w:lineRule="auto"/>
              <w:rPr>
                <w:ins w:id="1689" w:author="Stefanie Lane" w:date="2022-06-23T13:18:00Z"/>
                <w:rFonts w:ascii="Calibri" w:eastAsia="Times New Roman" w:hAnsi="Calibri" w:cs="Calibri"/>
                <w:i/>
                <w:iCs/>
                <w:color w:val="000000"/>
                <w:sz w:val="20"/>
                <w:szCs w:val="20"/>
                <w:rPrChange w:id="1690" w:author="Stefanie Lane" w:date="2022-06-23T13:18:00Z">
                  <w:rPr>
                    <w:ins w:id="1691" w:author="Stefanie Lane" w:date="2022-06-23T13:18:00Z"/>
                  </w:rPr>
                </w:rPrChange>
              </w:rPr>
              <w:pPrChange w:id="1692" w:author="Stefanie Lane" w:date="2022-06-23T13:18:00Z">
                <w:pPr/>
              </w:pPrChange>
            </w:pPr>
            <w:ins w:id="1693" w:author="Stefanie Lane" w:date="2022-06-23T13:18:00Z">
              <w:r w:rsidRPr="00511F46">
                <w:rPr>
                  <w:rFonts w:ascii="Calibri" w:eastAsia="Times New Roman" w:hAnsi="Calibri" w:cs="Calibri"/>
                  <w:i/>
                  <w:iCs/>
                  <w:color w:val="000000"/>
                  <w:sz w:val="20"/>
                  <w:szCs w:val="20"/>
                  <w:rPrChange w:id="1694" w:author="Stefanie Lane" w:date="2022-06-23T13:18:00Z">
                    <w:rPr/>
                  </w:rPrChange>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511F46" w:rsidRDefault="00511F46" w:rsidP="00511F46">
            <w:pPr>
              <w:spacing w:after="0" w:line="240" w:lineRule="auto"/>
              <w:jc w:val="center"/>
              <w:rPr>
                <w:ins w:id="1695" w:author="Stefanie Lane" w:date="2022-06-23T13:18:00Z"/>
                <w:rFonts w:ascii="Calibri" w:eastAsia="Times New Roman" w:hAnsi="Calibri" w:cs="Calibri"/>
                <w:color w:val="000000"/>
                <w:sz w:val="20"/>
                <w:szCs w:val="20"/>
                <w:rPrChange w:id="1696" w:author="Stefanie Lane" w:date="2022-06-23T13:18:00Z">
                  <w:rPr>
                    <w:ins w:id="1697" w:author="Stefanie Lane" w:date="2022-06-23T13:18:00Z"/>
                  </w:rPr>
                </w:rPrChange>
              </w:rPr>
              <w:pPrChange w:id="1698" w:author="Stefanie Lane" w:date="2022-06-23T13:18:00Z">
                <w:pPr>
                  <w:jc w:val="center"/>
                </w:pPr>
              </w:pPrChange>
            </w:pPr>
            <w:ins w:id="1699" w:author="Stefanie Lane" w:date="2022-06-23T13:18:00Z">
              <w:r w:rsidRPr="00511F46">
                <w:rPr>
                  <w:rFonts w:ascii="Calibri" w:eastAsia="Times New Roman" w:hAnsi="Calibri" w:cs="Calibri"/>
                  <w:color w:val="000000"/>
                  <w:sz w:val="20"/>
                  <w:szCs w:val="20"/>
                  <w:rPrChange w:id="1700" w:author="Stefanie Lane" w:date="2022-06-23T13:18:00Z">
                    <w:rPr/>
                  </w:rPrChange>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511F46" w:rsidRDefault="00511F46" w:rsidP="00511F46">
            <w:pPr>
              <w:spacing w:after="0" w:line="240" w:lineRule="auto"/>
              <w:jc w:val="center"/>
              <w:rPr>
                <w:ins w:id="1701" w:author="Stefanie Lane" w:date="2022-06-23T13:18:00Z"/>
                <w:rFonts w:ascii="Calibri" w:eastAsia="Times New Roman" w:hAnsi="Calibri" w:cs="Calibri"/>
                <w:color w:val="000000"/>
                <w:sz w:val="20"/>
                <w:szCs w:val="20"/>
                <w:rPrChange w:id="1702" w:author="Stefanie Lane" w:date="2022-06-23T13:18:00Z">
                  <w:rPr>
                    <w:ins w:id="1703" w:author="Stefanie Lane" w:date="2022-06-23T13:18:00Z"/>
                  </w:rPr>
                </w:rPrChange>
              </w:rPr>
              <w:pPrChange w:id="1704" w:author="Stefanie Lane" w:date="2022-06-23T13:18:00Z">
                <w:pPr>
                  <w:jc w:val="center"/>
                </w:pPr>
              </w:pPrChange>
            </w:pPr>
            <w:ins w:id="1705" w:author="Stefanie Lane" w:date="2022-06-23T13:18:00Z">
              <w:r w:rsidRPr="00511F46">
                <w:rPr>
                  <w:rFonts w:ascii="Calibri" w:eastAsia="Times New Roman" w:hAnsi="Calibri" w:cs="Calibri"/>
                  <w:color w:val="000000"/>
                  <w:sz w:val="20"/>
                  <w:szCs w:val="20"/>
                  <w:rPrChange w:id="1706" w:author="Stefanie Lane" w:date="2022-06-23T13:18:00Z">
                    <w:rPr/>
                  </w:rPrChange>
                </w:rPr>
                <w:t>0.0010</w:t>
              </w:r>
            </w:ins>
          </w:p>
        </w:tc>
        <w:tc>
          <w:tcPr>
            <w:tcW w:w="300" w:type="dxa"/>
            <w:tcBorders>
              <w:top w:val="nil"/>
              <w:left w:val="nil"/>
              <w:bottom w:val="nil"/>
              <w:right w:val="nil"/>
            </w:tcBorders>
            <w:shd w:val="clear" w:color="auto" w:fill="auto"/>
            <w:noWrap/>
            <w:vAlign w:val="bottom"/>
            <w:hideMark/>
          </w:tcPr>
          <w:p w14:paraId="51583C09" w14:textId="77777777" w:rsidR="00511F46" w:rsidRPr="00511F46" w:rsidRDefault="00511F46" w:rsidP="00511F46">
            <w:pPr>
              <w:spacing w:after="0" w:line="240" w:lineRule="auto"/>
              <w:jc w:val="center"/>
              <w:rPr>
                <w:ins w:id="1707" w:author="Stefanie Lane" w:date="2022-06-23T13:18:00Z"/>
                <w:rFonts w:ascii="Calibri" w:eastAsia="Times New Roman" w:hAnsi="Calibri" w:cs="Calibri"/>
                <w:color w:val="000000"/>
                <w:sz w:val="20"/>
                <w:szCs w:val="20"/>
                <w:rPrChange w:id="1708" w:author="Stefanie Lane" w:date="2022-06-23T13:18:00Z">
                  <w:rPr>
                    <w:ins w:id="1709" w:author="Stefanie Lane" w:date="2022-06-23T13:18:00Z"/>
                  </w:rPr>
                </w:rPrChange>
              </w:rPr>
              <w:pPrChange w:id="1710" w:author="Stefanie Lane" w:date="2022-06-23T13:18:00Z">
                <w:pPr>
                  <w:jc w:val="center"/>
                </w:pPr>
              </w:pPrChange>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511F46" w:rsidRDefault="00511F46" w:rsidP="00511F46">
            <w:pPr>
              <w:spacing w:after="0" w:line="240" w:lineRule="auto"/>
              <w:rPr>
                <w:ins w:id="1711" w:author="Stefanie Lane" w:date="2022-06-23T13:18:00Z"/>
                <w:rFonts w:ascii="Calibri" w:eastAsia="Times New Roman" w:hAnsi="Calibri" w:cs="Calibri"/>
                <w:i/>
                <w:iCs/>
                <w:color w:val="000000"/>
                <w:sz w:val="20"/>
                <w:szCs w:val="20"/>
                <w:rPrChange w:id="1712" w:author="Stefanie Lane" w:date="2022-06-23T13:18:00Z">
                  <w:rPr>
                    <w:ins w:id="1713" w:author="Stefanie Lane" w:date="2022-06-23T13:18:00Z"/>
                  </w:rPr>
                </w:rPrChange>
              </w:rPr>
              <w:pPrChange w:id="1714" w:author="Stefanie Lane" w:date="2022-06-23T13:18:00Z">
                <w:pPr/>
              </w:pPrChange>
            </w:pPr>
            <w:ins w:id="1715" w:author="Stefanie Lane" w:date="2022-06-23T13:18:00Z">
              <w:r w:rsidRPr="00511F46">
                <w:rPr>
                  <w:rFonts w:ascii="Calibri" w:eastAsia="Times New Roman" w:hAnsi="Calibri" w:cs="Calibri"/>
                  <w:i/>
                  <w:iCs/>
                  <w:color w:val="000000"/>
                  <w:sz w:val="20"/>
                  <w:szCs w:val="20"/>
                  <w:rPrChange w:id="1716" w:author="Stefanie Lane" w:date="2022-06-23T13:18:00Z">
                    <w:rPr/>
                  </w:rPrChange>
                </w:rPr>
                <w:t>Juncus articulatus</w:t>
              </w:r>
            </w:ins>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511F46" w:rsidRDefault="00511F46" w:rsidP="00511F46">
            <w:pPr>
              <w:spacing w:after="0" w:line="240" w:lineRule="auto"/>
              <w:jc w:val="center"/>
              <w:rPr>
                <w:ins w:id="1717" w:author="Stefanie Lane" w:date="2022-06-23T13:18:00Z"/>
                <w:rFonts w:ascii="Calibri" w:eastAsia="Times New Roman" w:hAnsi="Calibri" w:cs="Calibri"/>
                <w:color w:val="000000"/>
                <w:sz w:val="20"/>
                <w:szCs w:val="20"/>
                <w:rPrChange w:id="1718" w:author="Stefanie Lane" w:date="2022-06-23T13:18:00Z">
                  <w:rPr>
                    <w:ins w:id="1719" w:author="Stefanie Lane" w:date="2022-06-23T13:18:00Z"/>
                  </w:rPr>
                </w:rPrChange>
              </w:rPr>
              <w:pPrChange w:id="1720" w:author="Stefanie Lane" w:date="2022-06-23T13:18:00Z">
                <w:pPr>
                  <w:jc w:val="center"/>
                </w:pPr>
              </w:pPrChange>
            </w:pPr>
            <w:ins w:id="1721" w:author="Stefanie Lane" w:date="2022-06-23T13:18:00Z">
              <w:r w:rsidRPr="00511F46">
                <w:rPr>
                  <w:rFonts w:ascii="Calibri" w:eastAsia="Times New Roman" w:hAnsi="Calibri" w:cs="Calibri"/>
                  <w:color w:val="000000"/>
                  <w:sz w:val="20"/>
                  <w:szCs w:val="20"/>
                  <w:rPrChange w:id="1722" w:author="Stefanie Lane" w:date="2022-06-23T13:18:00Z">
                    <w:rPr/>
                  </w:rPrChange>
                </w:rPr>
                <w:t>0.334</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511F46" w:rsidRDefault="00511F46" w:rsidP="00511F46">
            <w:pPr>
              <w:spacing w:after="0" w:line="240" w:lineRule="auto"/>
              <w:jc w:val="center"/>
              <w:rPr>
                <w:ins w:id="1723" w:author="Stefanie Lane" w:date="2022-06-23T13:18:00Z"/>
                <w:rFonts w:ascii="Calibri" w:eastAsia="Times New Roman" w:hAnsi="Calibri" w:cs="Calibri"/>
                <w:color w:val="000000"/>
                <w:sz w:val="20"/>
                <w:szCs w:val="20"/>
                <w:rPrChange w:id="1724" w:author="Stefanie Lane" w:date="2022-06-23T13:18:00Z">
                  <w:rPr>
                    <w:ins w:id="1725" w:author="Stefanie Lane" w:date="2022-06-23T13:18:00Z"/>
                  </w:rPr>
                </w:rPrChange>
              </w:rPr>
              <w:pPrChange w:id="1726" w:author="Stefanie Lane" w:date="2022-06-23T13:18:00Z">
                <w:pPr>
                  <w:jc w:val="center"/>
                </w:pPr>
              </w:pPrChange>
            </w:pPr>
            <w:ins w:id="1727" w:author="Stefanie Lane" w:date="2022-06-23T13:18:00Z">
              <w:r w:rsidRPr="00511F46">
                <w:rPr>
                  <w:rFonts w:ascii="Calibri" w:eastAsia="Times New Roman" w:hAnsi="Calibri" w:cs="Calibri"/>
                  <w:color w:val="000000"/>
                  <w:sz w:val="20"/>
                  <w:szCs w:val="20"/>
                  <w:rPrChange w:id="1728" w:author="Stefanie Lane" w:date="2022-06-23T13:18:00Z">
                    <w:rPr/>
                  </w:rPrChange>
                </w:rPr>
                <w:t>0.0128</w:t>
              </w:r>
            </w:ins>
          </w:p>
        </w:tc>
      </w:tr>
      <w:tr w:rsidR="00511F46" w:rsidRPr="00511F46" w14:paraId="0CC6BB1B" w14:textId="77777777" w:rsidTr="00511F46">
        <w:trPr>
          <w:trHeight w:val="260"/>
          <w:ins w:id="1729"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511F46" w:rsidRDefault="00511F46" w:rsidP="00511F46">
            <w:pPr>
              <w:spacing w:after="0" w:line="240" w:lineRule="auto"/>
              <w:rPr>
                <w:ins w:id="1730" w:author="Stefanie Lane" w:date="2022-06-23T13:18:00Z"/>
                <w:rFonts w:ascii="Calibri" w:eastAsia="Times New Roman" w:hAnsi="Calibri" w:cs="Calibri"/>
                <w:color w:val="000000"/>
                <w:sz w:val="20"/>
                <w:szCs w:val="20"/>
                <w:rPrChange w:id="1731" w:author="Stefanie Lane" w:date="2022-06-23T13:18:00Z">
                  <w:rPr>
                    <w:ins w:id="1732" w:author="Stefanie Lane" w:date="2022-06-23T13:18:00Z"/>
                  </w:rPr>
                </w:rPrChange>
              </w:rPr>
              <w:pPrChange w:id="1733" w:author="Stefanie Lane" w:date="2022-06-23T13:18:00Z">
                <w:pPr/>
              </w:pPrChange>
            </w:pPr>
          </w:p>
        </w:tc>
        <w:tc>
          <w:tcPr>
            <w:tcW w:w="2982" w:type="dxa"/>
            <w:tcBorders>
              <w:top w:val="nil"/>
              <w:left w:val="nil"/>
              <w:bottom w:val="nil"/>
              <w:right w:val="nil"/>
            </w:tcBorders>
            <w:shd w:val="clear" w:color="auto" w:fill="auto"/>
            <w:noWrap/>
            <w:vAlign w:val="bottom"/>
            <w:hideMark/>
          </w:tcPr>
          <w:p w14:paraId="6E174C60" w14:textId="77777777" w:rsidR="00511F46" w:rsidRPr="00511F46" w:rsidRDefault="00511F46" w:rsidP="00511F46">
            <w:pPr>
              <w:spacing w:after="0" w:line="240" w:lineRule="auto"/>
              <w:jc w:val="center"/>
              <w:rPr>
                <w:ins w:id="1734" w:author="Stefanie Lane" w:date="2022-06-23T13:18:00Z"/>
                <w:rFonts w:ascii="Calibri" w:eastAsia="Times New Roman" w:hAnsi="Calibri" w:cs="Calibri"/>
                <w:color w:val="000000"/>
                <w:sz w:val="20"/>
                <w:szCs w:val="20"/>
                <w:rPrChange w:id="1735" w:author="Stefanie Lane" w:date="2022-06-23T13:18:00Z">
                  <w:rPr>
                    <w:ins w:id="1736" w:author="Stefanie Lane" w:date="2022-06-23T13:18:00Z"/>
                  </w:rPr>
                </w:rPrChange>
              </w:rPr>
              <w:pPrChange w:id="1737"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0ED9EDD9" w14:textId="77777777" w:rsidR="00511F46" w:rsidRPr="00511F46" w:rsidRDefault="00511F46" w:rsidP="00511F46">
            <w:pPr>
              <w:spacing w:after="0" w:line="240" w:lineRule="auto"/>
              <w:rPr>
                <w:ins w:id="1738" w:author="Stefanie Lane" w:date="2022-06-23T13:18:00Z"/>
                <w:rFonts w:ascii="Times New Roman" w:eastAsia="Times New Roman" w:hAnsi="Times New Roman" w:cs="Times New Roman"/>
                <w:sz w:val="20"/>
                <w:szCs w:val="20"/>
                <w:rPrChange w:id="1739" w:author="Stefanie Lane" w:date="2022-06-23T13:18:00Z">
                  <w:rPr>
                    <w:ins w:id="1740" w:author="Stefanie Lane" w:date="2022-06-23T13:18:00Z"/>
                  </w:rPr>
                </w:rPrChange>
              </w:rPr>
              <w:pPrChange w:id="1741" w:author="Stefanie Lane" w:date="2022-06-23T13:18:00Z">
                <w:pPr/>
              </w:pPrChange>
            </w:pPr>
          </w:p>
        </w:tc>
        <w:tc>
          <w:tcPr>
            <w:tcW w:w="686" w:type="dxa"/>
            <w:tcBorders>
              <w:top w:val="nil"/>
              <w:left w:val="nil"/>
              <w:bottom w:val="nil"/>
              <w:right w:val="nil"/>
            </w:tcBorders>
            <w:shd w:val="clear" w:color="auto" w:fill="auto"/>
            <w:noWrap/>
            <w:vAlign w:val="bottom"/>
            <w:hideMark/>
          </w:tcPr>
          <w:p w14:paraId="598651C2" w14:textId="77777777" w:rsidR="00511F46" w:rsidRPr="00511F46" w:rsidRDefault="00511F46" w:rsidP="00511F46">
            <w:pPr>
              <w:spacing w:after="0" w:line="240" w:lineRule="auto"/>
              <w:jc w:val="center"/>
              <w:rPr>
                <w:ins w:id="1742" w:author="Stefanie Lane" w:date="2022-06-23T13:18:00Z"/>
                <w:rFonts w:ascii="Times New Roman" w:eastAsia="Times New Roman" w:hAnsi="Times New Roman" w:cs="Times New Roman"/>
                <w:sz w:val="20"/>
                <w:szCs w:val="20"/>
                <w:rPrChange w:id="1743" w:author="Stefanie Lane" w:date="2022-06-23T13:18:00Z">
                  <w:rPr>
                    <w:ins w:id="1744" w:author="Stefanie Lane" w:date="2022-06-23T13:18:00Z"/>
                  </w:rPr>
                </w:rPrChange>
              </w:rPr>
              <w:pPrChange w:id="1745"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10FB5499" w14:textId="77777777" w:rsidR="00511F46" w:rsidRPr="00511F46" w:rsidRDefault="00511F46" w:rsidP="00511F46">
            <w:pPr>
              <w:spacing w:after="0" w:line="240" w:lineRule="auto"/>
              <w:jc w:val="center"/>
              <w:rPr>
                <w:ins w:id="1746" w:author="Stefanie Lane" w:date="2022-06-23T13:18:00Z"/>
                <w:rFonts w:ascii="Times New Roman" w:eastAsia="Times New Roman" w:hAnsi="Times New Roman" w:cs="Times New Roman"/>
                <w:sz w:val="20"/>
                <w:szCs w:val="20"/>
                <w:rPrChange w:id="1747" w:author="Stefanie Lane" w:date="2022-06-23T13:18:00Z">
                  <w:rPr>
                    <w:ins w:id="1748" w:author="Stefanie Lane" w:date="2022-06-23T13:18:00Z"/>
                  </w:rPr>
                </w:rPrChange>
              </w:rPr>
              <w:pPrChange w:id="1749" w:author="Stefanie Lane" w:date="2022-06-23T13:18:00Z">
                <w:pPr>
                  <w:jc w:val="center"/>
                </w:pPr>
              </w:pPrChange>
            </w:pPr>
          </w:p>
        </w:tc>
        <w:tc>
          <w:tcPr>
            <w:tcW w:w="2205" w:type="dxa"/>
            <w:tcBorders>
              <w:top w:val="nil"/>
              <w:left w:val="nil"/>
              <w:bottom w:val="nil"/>
              <w:right w:val="nil"/>
            </w:tcBorders>
            <w:shd w:val="clear" w:color="auto" w:fill="auto"/>
            <w:noWrap/>
            <w:vAlign w:val="bottom"/>
            <w:hideMark/>
          </w:tcPr>
          <w:p w14:paraId="14E93240" w14:textId="77777777" w:rsidR="00511F46" w:rsidRPr="00511F46" w:rsidRDefault="00511F46" w:rsidP="00511F46">
            <w:pPr>
              <w:spacing w:after="0" w:line="240" w:lineRule="auto"/>
              <w:rPr>
                <w:ins w:id="1750" w:author="Stefanie Lane" w:date="2022-06-23T13:18:00Z"/>
                <w:rFonts w:ascii="Calibri" w:eastAsia="Times New Roman" w:hAnsi="Calibri" w:cs="Calibri"/>
                <w:i/>
                <w:iCs/>
                <w:color w:val="000000"/>
                <w:sz w:val="20"/>
                <w:szCs w:val="20"/>
                <w:rPrChange w:id="1751" w:author="Stefanie Lane" w:date="2022-06-23T13:18:00Z">
                  <w:rPr>
                    <w:ins w:id="1752" w:author="Stefanie Lane" w:date="2022-06-23T13:18:00Z"/>
                  </w:rPr>
                </w:rPrChange>
              </w:rPr>
              <w:pPrChange w:id="1753" w:author="Stefanie Lane" w:date="2022-06-23T13:18:00Z">
                <w:pPr/>
              </w:pPrChange>
            </w:pPr>
            <w:ins w:id="1754" w:author="Stefanie Lane" w:date="2022-06-23T13:18:00Z">
              <w:r w:rsidRPr="00511F46">
                <w:rPr>
                  <w:rFonts w:ascii="Calibri" w:eastAsia="Times New Roman" w:hAnsi="Calibri" w:cs="Calibri"/>
                  <w:i/>
                  <w:iCs/>
                  <w:color w:val="000000"/>
                  <w:sz w:val="20"/>
                  <w:szCs w:val="20"/>
                  <w:rPrChange w:id="1755" w:author="Stefanie Lane" w:date="2022-06-23T13:18:00Z">
                    <w:rPr/>
                  </w:rPrChange>
                </w:rPr>
                <w:t>Myosotis scorpioides</w:t>
              </w:r>
            </w:ins>
          </w:p>
        </w:tc>
        <w:tc>
          <w:tcPr>
            <w:tcW w:w="600" w:type="dxa"/>
            <w:tcBorders>
              <w:top w:val="nil"/>
              <w:left w:val="nil"/>
              <w:bottom w:val="nil"/>
              <w:right w:val="nil"/>
            </w:tcBorders>
            <w:shd w:val="clear" w:color="auto" w:fill="auto"/>
            <w:noWrap/>
            <w:vAlign w:val="bottom"/>
            <w:hideMark/>
          </w:tcPr>
          <w:p w14:paraId="51396B5C" w14:textId="77777777" w:rsidR="00511F46" w:rsidRPr="00511F46" w:rsidRDefault="00511F46" w:rsidP="00511F46">
            <w:pPr>
              <w:spacing w:after="0" w:line="240" w:lineRule="auto"/>
              <w:jc w:val="center"/>
              <w:rPr>
                <w:ins w:id="1756" w:author="Stefanie Lane" w:date="2022-06-23T13:18:00Z"/>
                <w:rFonts w:ascii="Calibri" w:eastAsia="Times New Roman" w:hAnsi="Calibri" w:cs="Calibri"/>
                <w:color w:val="000000"/>
                <w:sz w:val="20"/>
                <w:szCs w:val="20"/>
                <w:rPrChange w:id="1757" w:author="Stefanie Lane" w:date="2022-06-23T13:18:00Z">
                  <w:rPr>
                    <w:ins w:id="1758" w:author="Stefanie Lane" w:date="2022-06-23T13:18:00Z"/>
                  </w:rPr>
                </w:rPrChange>
              </w:rPr>
              <w:pPrChange w:id="1759" w:author="Stefanie Lane" w:date="2022-06-23T13:18:00Z">
                <w:pPr>
                  <w:jc w:val="center"/>
                </w:pPr>
              </w:pPrChange>
            </w:pPr>
            <w:ins w:id="1760" w:author="Stefanie Lane" w:date="2022-06-23T13:18:00Z">
              <w:r w:rsidRPr="00511F46">
                <w:rPr>
                  <w:rFonts w:ascii="Calibri" w:eastAsia="Times New Roman" w:hAnsi="Calibri" w:cs="Calibri"/>
                  <w:color w:val="000000"/>
                  <w:sz w:val="20"/>
                  <w:szCs w:val="20"/>
                  <w:rPrChange w:id="1761" w:author="Stefanie Lane" w:date="2022-06-23T13:18:00Z">
                    <w:rPr/>
                  </w:rPrChange>
                </w:rPr>
                <w:t>0.352</w:t>
              </w:r>
            </w:ins>
          </w:p>
        </w:tc>
        <w:tc>
          <w:tcPr>
            <w:tcW w:w="695" w:type="dxa"/>
            <w:tcBorders>
              <w:top w:val="nil"/>
              <w:left w:val="nil"/>
              <w:bottom w:val="nil"/>
              <w:right w:val="nil"/>
            </w:tcBorders>
            <w:shd w:val="clear" w:color="auto" w:fill="auto"/>
            <w:noWrap/>
            <w:vAlign w:val="bottom"/>
            <w:hideMark/>
          </w:tcPr>
          <w:p w14:paraId="22D88569" w14:textId="77777777" w:rsidR="00511F46" w:rsidRPr="00511F46" w:rsidRDefault="00511F46" w:rsidP="00511F46">
            <w:pPr>
              <w:spacing w:after="0" w:line="240" w:lineRule="auto"/>
              <w:jc w:val="center"/>
              <w:rPr>
                <w:ins w:id="1762" w:author="Stefanie Lane" w:date="2022-06-23T13:18:00Z"/>
                <w:rFonts w:ascii="Calibri" w:eastAsia="Times New Roman" w:hAnsi="Calibri" w:cs="Calibri"/>
                <w:color w:val="000000"/>
                <w:sz w:val="20"/>
                <w:szCs w:val="20"/>
                <w:rPrChange w:id="1763" w:author="Stefanie Lane" w:date="2022-06-23T13:18:00Z">
                  <w:rPr>
                    <w:ins w:id="1764" w:author="Stefanie Lane" w:date="2022-06-23T13:18:00Z"/>
                  </w:rPr>
                </w:rPrChange>
              </w:rPr>
              <w:pPrChange w:id="1765" w:author="Stefanie Lane" w:date="2022-06-23T13:18:00Z">
                <w:pPr>
                  <w:jc w:val="center"/>
                </w:pPr>
              </w:pPrChange>
            </w:pPr>
            <w:ins w:id="1766" w:author="Stefanie Lane" w:date="2022-06-23T13:18:00Z">
              <w:r w:rsidRPr="00511F46">
                <w:rPr>
                  <w:rFonts w:ascii="Calibri" w:eastAsia="Times New Roman" w:hAnsi="Calibri" w:cs="Calibri"/>
                  <w:color w:val="000000"/>
                  <w:sz w:val="20"/>
                  <w:szCs w:val="20"/>
                  <w:rPrChange w:id="1767" w:author="Stefanie Lane" w:date="2022-06-23T13:18:00Z">
                    <w:rPr/>
                  </w:rPrChange>
                </w:rPr>
                <w:t>0.0033</w:t>
              </w:r>
            </w:ins>
          </w:p>
        </w:tc>
        <w:tc>
          <w:tcPr>
            <w:tcW w:w="300" w:type="dxa"/>
            <w:tcBorders>
              <w:top w:val="nil"/>
              <w:left w:val="nil"/>
              <w:bottom w:val="nil"/>
              <w:right w:val="nil"/>
            </w:tcBorders>
            <w:shd w:val="clear" w:color="auto" w:fill="auto"/>
            <w:noWrap/>
            <w:vAlign w:val="bottom"/>
            <w:hideMark/>
          </w:tcPr>
          <w:p w14:paraId="6782D094" w14:textId="77777777" w:rsidR="00511F46" w:rsidRPr="00511F46" w:rsidRDefault="00511F46" w:rsidP="00511F46">
            <w:pPr>
              <w:spacing w:after="0" w:line="240" w:lineRule="auto"/>
              <w:jc w:val="center"/>
              <w:rPr>
                <w:ins w:id="1768" w:author="Stefanie Lane" w:date="2022-06-23T13:18:00Z"/>
                <w:rFonts w:ascii="Calibri" w:eastAsia="Times New Roman" w:hAnsi="Calibri" w:cs="Calibri"/>
                <w:color w:val="000000"/>
                <w:sz w:val="20"/>
                <w:szCs w:val="20"/>
                <w:rPrChange w:id="1769" w:author="Stefanie Lane" w:date="2022-06-23T13:18:00Z">
                  <w:rPr>
                    <w:ins w:id="1770" w:author="Stefanie Lane" w:date="2022-06-23T13:18:00Z"/>
                  </w:rPr>
                </w:rPrChange>
              </w:rPr>
              <w:pPrChange w:id="1771"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2088A9E4" w14:textId="77777777" w:rsidR="00511F46" w:rsidRPr="00511F46" w:rsidRDefault="00511F46" w:rsidP="00511F46">
            <w:pPr>
              <w:spacing w:after="0" w:line="240" w:lineRule="auto"/>
              <w:rPr>
                <w:ins w:id="1772" w:author="Stefanie Lane" w:date="2022-06-23T13:18:00Z"/>
                <w:rFonts w:ascii="Times New Roman" w:eastAsia="Times New Roman" w:hAnsi="Times New Roman" w:cs="Times New Roman"/>
                <w:sz w:val="20"/>
                <w:szCs w:val="20"/>
                <w:rPrChange w:id="1773" w:author="Stefanie Lane" w:date="2022-06-23T13:18:00Z">
                  <w:rPr>
                    <w:ins w:id="1774" w:author="Stefanie Lane" w:date="2022-06-23T13:18:00Z"/>
                  </w:rPr>
                </w:rPrChange>
              </w:rPr>
              <w:pPrChange w:id="1775" w:author="Stefanie Lane" w:date="2022-06-23T13:18:00Z">
                <w:pPr/>
              </w:pPrChange>
            </w:pPr>
          </w:p>
        </w:tc>
        <w:tc>
          <w:tcPr>
            <w:tcW w:w="616" w:type="dxa"/>
            <w:tcBorders>
              <w:top w:val="nil"/>
              <w:left w:val="nil"/>
              <w:bottom w:val="nil"/>
              <w:right w:val="nil"/>
            </w:tcBorders>
            <w:shd w:val="clear" w:color="auto" w:fill="auto"/>
            <w:noWrap/>
            <w:vAlign w:val="bottom"/>
            <w:hideMark/>
          </w:tcPr>
          <w:p w14:paraId="35EA476D" w14:textId="77777777" w:rsidR="00511F46" w:rsidRPr="00511F46" w:rsidRDefault="00511F46" w:rsidP="00511F46">
            <w:pPr>
              <w:spacing w:after="0" w:line="240" w:lineRule="auto"/>
              <w:rPr>
                <w:ins w:id="1776" w:author="Stefanie Lane" w:date="2022-06-23T13:18:00Z"/>
                <w:rFonts w:ascii="Times New Roman" w:eastAsia="Times New Roman" w:hAnsi="Times New Roman" w:cs="Times New Roman"/>
                <w:sz w:val="20"/>
                <w:szCs w:val="20"/>
                <w:rPrChange w:id="1777" w:author="Stefanie Lane" w:date="2022-06-23T13:18:00Z">
                  <w:rPr>
                    <w:ins w:id="1778" w:author="Stefanie Lane" w:date="2022-06-23T13:18:00Z"/>
                  </w:rPr>
                </w:rPrChange>
              </w:rPr>
              <w:pPrChange w:id="1779"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511F46" w:rsidRDefault="00511F46" w:rsidP="00511F46">
            <w:pPr>
              <w:spacing w:after="0" w:line="240" w:lineRule="auto"/>
              <w:jc w:val="center"/>
              <w:rPr>
                <w:ins w:id="1780" w:author="Stefanie Lane" w:date="2022-06-23T13:18:00Z"/>
                <w:rFonts w:ascii="Calibri" w:eastAsia="Times New Roman" w:hAnsi="Calibri" w:cs="Calibri"/>
                <w:color w:val="000000"/>
                <w:sz w:val="20"/>
                <w:szCs w:val="20"/>
                <w:rPrChange w:id="1781" w:author="Stefanie Lane" w:date="2022-06-23T13:18:00Z">
                  <w:rPr>
                    <w:ins w:id="1782" w:author="Stefanie Lane" w:date="2022-06-23T13:18:00Z"/>
                  </w:rPr>
                </w:rPrChange>
              </w:rPr>
              <w:pPrChange w:id="1783" w:author="Stefanie Lane" w:date="2022-06-23T13:18:00Z">
                <w:pPr>
                  <w:jc w:val="center"/>
                </w:pPr>
              </w:pPrChange>
            </w:pPr>
            <w:ins w:id="1784" w:author="Stefanie Lane" w:date="2022-06-23T13:18:00Z">
              <w:r w:rsidRPr="00511F46">
                <w:rPr>
                  <w:rFonts w:ascii="Calibri" w:eastAsia="Times New Roman" w:hAnsi="Calibri" w:cs="Calibri"/>
                  <w:color w:val="000000"/>
                  <w:sz w:val="20"/>
                  <w:szCs w:val="20"/>
                  <w:rPrChange w:id="1785" w:author="Stefanie Lane" w:date="2022-06-23T13:18:00Z">
                    <w:rPr/>
                  </w:rPrChange>
                </w:rPr>
                <w:t> </w:t>
              </w:r>
            </w:ins>
          </w:p>
        </w:tc>
      </w:tr>
      <w:tr w:rsidR="00511F46" w:rsidRPr="00511F46" w14:paraId="70D7D021" w14:textId="77777777" w:rsidTr="00511F46">
        <w:trPr>
          <w:trHeight w:val="260"/>
          <w:ins w:id="1786"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511F46" w:rsidRDefault="00511F46" w:rsidP="00511F46">
            <w:pPr>
              <w:spacing w:after="0" w:line="240" w:lineRule="auto"/>
              <w:rPr>
                <w:ins w:id="1787" w:author="Stefanie Lane" w:date="2022-06-23T13:18:00Z"/>
                <w:rFonts w:ascii="Calibri" w:eastAsia="Times New Roman" w:hAnsi="Calibri" w:cs="Calibri"/>
                <w:color w:val="000000"/>
                <w:sz w:val="20"/>
                <w:szCs w:val="20"/>
                <w:rPrChange w:id="1788" w:author="Stefanie Lane" w:date="2022-06-23T13:18:00Z">
                  <w:rPr>
                    <w:ins w:id="1789" w:author="Stefanie Lane" w:date="2022-06-23T13:18:00Z"/>
                  </w:rPr>
                </w:rPrChange>
              </w:rPr>
              <w:pPrChange w:id="1790" w:author="Stefanie Lane" w:date="2022-06-23T13:18:00Z">
                <w:pPr/>
              </w:pPrChange>
            </w:pPr>
          </w:p>
        </w:tc>
        <w:tc>
          <w:tcPr>
            <w:tcW w:w="2982" w:type="dxa"/>
            <w:tcBorders>
              <w:top w:val="nil"/>
              <w:left w:val="nil"/>
              <w:bottom w:val="nil"/>
              <w:right w:val="nil"/>
            </w:tcBorders>
            <w:shd w:val="clear" w:color="auto" w:fill="auto"/>
            <w:noWrap/>
            <w:vAlign w:val="bottom"/>
            <w:hideMark/>
          </w:tcPr>
          <w:p w14:paraId="32F7E8AC" w14:textId="77777777" w:rsidR="00511F46" w:rsidRPr="00511F46" w:rsidRDefault="00511F46" w:rsidP="00511F46">
            <w:pPr>
              <w:spacing w:after="0" w:line="240" w:lineRule="auto"/>
              <w:jc w:val="center"/>
              <w:rPr>
                <w:ins w:id="1791" w:author="Stefanie Lane" w:date="2022-06-23T13:18:00Z"/>
                <w:rFonts w:ascii="Calibri" w:eastAsia="Times New Roman" w:hAnsi="Calibri" w:cs="Calibri"/>
                <w:color w:val="000000"/>
                <w:sz w:val="20"/>
                <w:szCs w:val="20"/>
                <w:rPrChange w:id="1792" w:author="Stefanie Lane" w:date="2022-06-23T13:18:00Z">
                  <w:rPr>
                    <w:ins w:id="1793" w:author="Stefanie Lane" w:date="2022-06-23T13:18:00Z"/>
                  </w:rPr>
                </w:rPrChange>
              </w:rPr>
              <w:pPrChange w:id="1794"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6BA5EC11" w14:textId="77777777" w:rsidR="00511F46" w:rsidRPr="00511F46" w:rsidRDefault="00511F46" w:rsidP="00511F46">
            <w:pPr>
              <w:spacing w:after="0" w:line="240" w:lineRule="auto"/>
              <w:rPr>
                <w:ins w:id="1795" w:author="Stefanie Lane" w:date="2022-06-23T13:18:00Z"/>
                <w:rFonts w:ascii="Times New Roman" w:eastAsia="Times New Roman" w:hAnsi="Times New Roman" w:cs="Times New Roman"/>
                <w:sz w:val="20"/>
                <w:szCs w:val="20"/>
                <w:rPrChange w:id="1796" w:author="Stefanie Lane" w:date="2022-06-23T13:18:00Z">
                  <w:rPr>
                    <w:ins w:id="1797" w:author="Stefanie Lane" w:date="2022-06-23T13:18:00Z"/>
                  </w:rPr>
                </w:rPrChange>
              </w:rPr>
              <w:pPrChange w:id="1798" w:author="Stefanie Lane" w:date="2022-06-23T13:18:00Z">
                <w:pPr/>
              </w:pPrChange>
            </w:pPr>
          </w:p>
        </w:tc>
        <w:tc>
          <w:tcPr>
            <w:tcW w:w="686" w:type="dxa"/>
            <w:tcBorders>
              <w:top w:val="nil"/>
              <w:left w:val="nil"/>
              <w:bottom w:val="nil"/>
              <w:right w:val="nil"/>
            </w:tcBorders>
            <w:shd w:val="clear" w:color="auto" w:fill="auto"/>
            <w:noWrap/>
            <w:vAlign w:val="bottom"/>
            <w:hideMark/>
          </w:tcPr>
          <w:p w14:paraId="575E435B" w14:textId="77777777" w:rsidR="00511F46" w:rsidRPr="00511F46" w:rsidRDefault="00511F46" w:rsidP="00511F46">
            <w:pPr>
              <w:spacing w:after="0" w:line="240" w:lineRule="auto"/>
              <w:jc w:val="center"/>
              <w:rPr>
                <w:ins w:id="1799" w:author="Stefanie Lane" w:date="2022-06-23T13:18:00Z"/>
                <w:rFonts w:ascii="Times New Roman" w:eastAsia="Times New Roman" w:hAnsi="Times New Roman" w:cs="Times New Roman"/>
                <w:sz w:val="20"/>
                <w:szCs w:val="20"/>
                <w:rPrChange w:id="1800" w:author="Stefanie Lane" w:date="2022-06-23T13:18:00Z">
                  <w:rPr>
                    <w:ins w:id="1801" w:author="Stefanie Lane" w:date="2022-06-23T13:18:00Z"/>
                  </w:rPr>
                </w:rPrChange>
              </w:rPr>
              <w:pPrChange w:id="1802"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564AEB93" w14:textId="77777777" w:rsidR="00511F46" w:rsidRPr="00511F46" w:rsidRDefault="00511F46" w:rsidP="00511F46">
            <w:pPr>
              <w:spacing w:after="0" w:line="240" w:lineRule="auto"/>
              <w:jc w:val="center"/>
              <w:rPr>
                <w:ins w:id="1803" w:author="Stefanie Lane" w:date="2022-06-23T13:18:00Z"/>
                <w:rFonts w:ascii="Times New Roman" w:eastAsia="Times New Roman" w:hAnsi="Times New Roman" w:cs="Times New Roman"/>
                <w:sz w:val="20"/>
                <w:szCs w:val="20"/>
                <w:rPrChange w:id="1804" w:author="Stefanie Lane" w:date="2022-06-23T13:18:00Z">
                  <w:rPr>
                    <w:ins w:id="1805" w:author="Stefanie Lane" w:date="2022-06-23T13:18:00Z"/>
                  </w:rPr>
                </w:rPrChange>
              </w:rPr>
              <w:pPrChange w:id="1806" w:author="Stefanie Lane" w:date="2022-06-23T13:18:00Z">
                <w:pPr>
                  <w:jc w:val="center"/>
                </w:pPr>
              </w:pPrChange>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511F46" w:rsidRDefault="00511F46" w:rsidP="00511F46">
            <w:pPr>
              <w:spacing w:after="0" w:line="240" w:lineRule="auto"/>
              <w:rPr>
                <w:ins w:id="1807" w:author="Stefanie Lane" w:date="2022-06-23T13:18:00Z"/>
                <w:rFonts w:ascii="Calibri" w:eastAsia="Times New Roman" w:hAnsi="Calibri" w:cs="Calibri"/>
                <w:i/>
                <w:iCs/>
                <w:sz w:val="20"/>
                <w:szCs w:val="20"/>
                <w:rPrChange w:id="1808" w:author="Stefanie Lane" w:date="2022-06-23T13:18:00Z">
                  <w:rPr>
                    <w:ins w:id="1809" w:author="Stefanie Lane" w:date="2022-06-23T13:18:00Z"/>
                  </w:rPr>
                </w:rPrChange>
              </w:rPr>
              <w:pPrChange w:id="1810" w:author="Stefanie Lane" w:date="2022-06-23T13:18:00Z">
                <w:pPr/>
              </w:pPrChange>
            </w:pPr>
            <w:ins w:id="1811" w:author="Stefanie Lane" w:date="2022-06-23T13:18:00Z">
              <w:r w:rsidRPr="00511F46">
                <w:rPr>
                  <w:rFonts w:ascii="Calibri" w:eastAsia="Times New Roman" w:hAnsi="Calibri" w:cs="Calibri"/>
                  <w:i/>
                  <w:iCs/>
                  <w:sz w:val="20"/>
                  <w:szCs w:val="20"/>
                  <w:rPrChange w:id="1812" w:author="Stefanie Lane" w:date="2022-06-23T13:18:00Z">
                    <w:rPr/>
                  </w:rPrChange>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511F46" w:rsidRDefault="00511F46" w:rsidP="00511F46">
            <w:pPr>
              <w:spacing w:after="0" w:line="240" w:lineRule="auto"/>
              <w:jc w:val="center"/>
              <w:rPr>
                <w:ins w:id="1813" w:author="Stefanie Lane" w:date="2022-06-23T13:18:00Z"/>
                <w:rFonts w:ascii="Calibri" w:eastAsia="Times New Roman" w:hAnsi="Calibri" w:cs="Calibri"/>
                <w:color w:val="000000"/>
                <w:sz w:val="20"/>
                <w:szCs w:val="20"/>
                <w:rPrChange w:id="1814" w:author="Stefanie Lane" w:date="2022-06-23T13:18:00Z">
                  <w:rPr>
                    <w:ins w:id="1815" w:author="Stefanie Lane" w:date="2022-06-23T13:18:00Z"/>
                  </w:rPr>
                </w:rPrChange>
              </w:rPr>
              <w:pPrChange w:id="1816" w:author="Stefanie Lane" w:date="2022-06-23T13:18:00Z">
                <w:pPr>
                  <w:jc w:val="center"/>
                </w:pPr>
              </w:pPrChange>
            </w:pPr>
            <w:ins w:id="1817" w:author="Stefanie Lane" w:date="2022-06-23T13:18:00Z">
              <w:r w:rsidRPr="00511F46">
                <w:rPr>
                  <w:rFonts w:ascii="Calibri" w:eastAsia="Times New Roman" w:hAnsi="Calibri" w:cs="Calibri"/>
                  <w:color w:val="000000"/>
                  <w:sz w:val="20"/>
                  <w:szCs w:val="20"/>
                  <w:rPrChange w:id="1818" w:author="Stefanie Lane" w:date="2022-06-23T13:18:00Z">
                    <w:rPr/>
                  </w:rPrChange>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511F46" w:rsidRDefault="00511F46" w:rsidP="00511F46">
            <w:pPr>
              <w:spacing w:after="0" w:line="240" w:lineRule="auto"/>
              <w:jc w:val="center"/>
              <w:rPr>
                <w:ins w:id="1819" w:author="Stefanie Lane" w:date="2022-06-23T13:18:00Z"/>
                <w:rFonts w:ascii="Calibri" w:eastAsia="Times New Roman" w:hAnsi="Calibri" w:cs="Calibri"/>
                <w:color w:val="000000"/>
                <w:sz w:val="20"/>
                <w:szCs w:val="20"/>
                <w:rPrChange w:id="1820" w:author="Stefanie Lane" w:date="2022-06-23T13:18:00Z">
                  <w:rPr>
                    <w:ins w:id="1821" w:author="Stefanie Lane" w:date="2022-06-23T13:18:00Z"/>
                  </w:rPr>
                </w:rPrChange>
              </w:rPr>
              <w:pPrChange w:id="1822" w:author="Stefanie Lane" w:date="2022-06-23T13:18:00Z">
                <w:pPr>
                  <w:jc w:val="center"/>
                </w:pPr>
              </w:pPrChange>
            </w:pPr>
            <w:ins w:id="1823" w:author="Stefanie Lane" w:date="2022-06-23T13:18:00Z">
              <w:r w:rsidRPr="00511F46">
                <w:rPr>
                  <w:rFonts w:ascii="Calibri" w:eastAsia="Times New Roman" w:hAnsi="Calibri" w:cs="Calibri"/>
                  <w:color w:val="000000"/>
                  <w:sz w:val="20"/>
                  <w:szCs w:val="20"/>
                  <w:rPrChange w:id="1824" w:author="Stefanie Lane" w:date="2022-06-23T13:18:00Z">
                    <w:rPr/>
                  </w:rPrChange>
                </w:rPr>
                <w:t>0.0215</w:t>
              </w:r>
            </w:ins>
          </w:p>
        </w:tc>
        <w:tc>
          <w:tcPr>
            <w:tcW w:w="300" w:type="dxa"/>
            <w:tcBorders>
              <w:top w:val="nil"/>
              <w:left w:val="nil"/>
              <w:bottom w:val="nil"/>
              <w:right w:val="nil"/>
            </w:tcBorders>
            <w:shd w:val="clear" w:color="auto" w:fill="auto"/>
            <w:noWrap/>
            <w:vAlign w:val="bottom"/>
            <w:hideMark/>
          </w:tcPr>
          <w:p w14:paraId="5CF6B013" w14:textId="77777777" w:rsidR="00511F46" w:rsidRPr="00511F46" w:rsidRDefault="00511F46" w:rsidP="00511F46">
            <w:pPr>
              <w:spacing w:after="0" w:line="240" w:lineRule="auto"/>
              <w:jc w:val="center"/>
              <w:rPr>
                <w:ins w:id="1825" w:author="Stefanie Lane" w:date="2022-06-23T13:18:00Z"/>
                <w:rFonts w:ascii="Calibri" w:eastAsia="Times New Roman" w:hAnsi="Calibri" w:cs="Calibri"/>
                <w:color w:val="000000"/>
                <w:sz w:val="20"/>
                <w:szCs w:val="20"/>
                <w:rPrChange w:id="1826" w:author="Stefanie Lane" w:date="2022-06-23T13:18:00Z">
                  <w:rPr>
                    <w:ins w:id="1827" w:author="Stefanie Lane" w:date="2022-06-23T13:18:00Z"/>
                  </w:rPr>
                </w:rPrChange>
              </w:rPr>
              <w:pPrChange w:id="1828"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7ECD9F71" w14:textId="77777777" w:rsidR="00511F46" w:rsidRPr="00511F46" w:rsidRDefault="00511F46" w:rsidP="00511F46">
            <w:pPr>
              <w:spacing w:after="0" w:line="240" w:lineRule="auto"/>
              <w:rPr>
                <w:ins w:id="1829" w:author="Stefanie Lane" w:date="2022-06-23T13:18:00Z"/>
                <w:rFonts w:ascii="Times New Roman" w:eastAsia="Times New Roman" w:hAnsi="Times New Roman" w:cs="Times New Roman"/>
                <w:sz w:val="20"/>
                <w:szCs w:val="20"/>
                <w:rPrChange w:id="1830" w:author="Stefanie Lane" w:date="2022-06-23T13:18:00Z">
                  <w:rPr>
                    <w:ins w:id="1831" w:author="Stefanie Lane" w:date="2022-06-23T13:18:00Z"/>
                  </w:rPr>
                </w:rPrChange>
              </w:rPr>
              <w:pPrChange w:id="1832" w:author="Stefanie Lane" w:date="2022-06-23T13:18:00Z">
                <w:pPr/>
              </w:pPrChange>
            </w:pPr>
          </w:p>
        </w:tc>
        <w:tc>
          <w:tcPr>
            <w:tcW w:w="616" w:type="dxa"/>
            <w:tcBorders>
              <w:top w:val="nil"/>
              <w:left w:val="nil"/>
              <w:bottom w:val="nil"/>
              <w:right w:val="nil"/>
            </w:tcBorders>
            <w:shd w:val="clear" w:color="auto" w:fill="auto"/>
            <w:noWrap/>
            <w:vAlign w:val="bottom"/>
            <w:hideMark/>
          </w:tcPr>
          <w:p w14:paraId="316AAA63" w14:textId="77777777" w:rsidR="00511F46" w:rsidRPr="00511F46" w:rsidRDefault="00511F46" w:rsidP="00511F46">
            <w:pPr>
              <w:spacing w:after="0" w:line="240" w:lineRule="auto"/>
              <w:rPr>
                <w:ins w:id="1833" w:author="Stefanie Lane" w:date="2022-06-23T13:18:00Z"/>
                <w:rFonts w:ascii="Times New Roman" w:eastAsia="Times New Roman" w:hAnsi="Times New Roman" w:cs="Times New Roman"/>
                <w:sz w:val="20"/>
                <w:szCs w:val="20"/>
                <w:rPrChange w:id="1834" w:author="Stefanie Lane" w:date="2022-06-23T13:18:00Z">
                  <w:rPr>
                    <w:ins w:id="1835" w:author="Stefanie Lane" w:date="2022-06-23T13:18:00Z"/>
                  </w:rPr>
                </w:rPrChange>
              </w:rPr>
              <w:pPrChange w:id="1836"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511F46" w:rsidRDefault="00511F46" w:rsidP="00511F46">
            <w:pPr>
              <w:spacing w:after="0" w:line="240" w:lineRule="auto"/>
              <w:jc w:val="center"/>
              <w:rPr>
                <w:ins w:id="1837" w:author="Stefanie Lane" w:date="2022-06-23T13:18:00Z"/>
                <w:rFonts w:ascii="Calibri" w:eastAsia="Times New Roman" w:hAnsi="Calibri" w:cs="Calibri"/>
                <w:color w:val="000000"/>
                <w:sz w:val="20"/>
                <w:szCs w:val="20"/>
                <w:rPrChange w:id="1838" w:author="Stefanie Lane" w:date="2022-06-23T13:18:00Z">
                  <w:rPr>
                    <w:ins w:id="1839" w:author="Stefanie Lane" w:date="2022-06-23T13:18:00Z"/>
                  </w:rPr>
                </w:rPrChange>
              </w:rPr>
              <w:pPrChange w:id="1840" w:author="Stefanie Lane" w:date="2022-06-23T13:18:00Z">
                <w:pPr>
                  <w:jc w:val="center"/>
                </w:pPr>
              </w:pPrChange>
            </w:pPr>
            <w:ins w:id="1841" w:author="Stefanie Lane" w:date="2022-06-23T13:18:00Z">
              <w:r w:rsidRPr="00511F46">
                <w:rPr>
                  <w:rFonts w:ascii="Calibri" w:eastAsia="Times New Roman" w:hAnsi="Calibri" w:cs="Calibri"/>
                  <w:color w:val="000000"/>
                  <w:sz w:val="20"/>
                  <w:szCs w:val="20"/>
                  <w:rPrChange w:id="1842" w:author="Stefanie Lane" w:date="2022-06-23T13:18:00Z">
                    <w:rPr/>
                  </w:rPrChange>
                </w:rPr>
                <w:t> </w:t>
              </w:r>
            </w:ins>
          </w:p>
        </w:tc>
      </w:tr>
      <w:tr w:rsidR="00511F46" w:rsidRPr="00511F46" w14:paraId="536CA054" w14:textId="77777777" w:rsidTr="00511F46">
        <w:trPr>
          <w:trHeight w:val="260"/>
          <w:ins w:id="1843"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511F46" w:rsidRDefault="00511F46" w:rsidP="00511F46">
            <w:pPr>
              <w:spacing w:after="0" w:line="240" w:lineRule="auto"/>
              <w:rPr>
                <w:ins w:id="1844" w:author="Stefanie Lane" w:date="2022-06-23T13:18:00Z"/>
                <w:rFonts w:ascii="Calibri" w:eastAsia="Times New Roman" w:hAnsi="Calibri" w:cs="Calibri"/>
                <w:color w:val="000000"/>
                <w:sz w:val="20"/>
                <w:szCs w:val="20"/>
                <w:rPrChange w:id="1845" w:author="Stefanie Lane" w:date="2022-06-23T13:18:00Z">
                  <w:rPr>
                    <w:ins w:id="1846" w:author="Stefanie Lane" w:date="2022-06-23T13:18:00Z"/>
                  </w:rPr>
                </w:rPrChange>
              </w:rPr>
              <w:pPrChange w:id="1847" w:author="Stefanie Lane" w:date="2022-06-23T13:18:00Z">
                <w:pPr/>
              </w:pPrChange>
            </w:pPr>
          </w:p>
        </w:tc>
        <w:tc>
          <w:tcPr>
            <w:tcW w:w="2982" w:type="dxa"/>
            <w:tcBorders>
              <w:top w:val="nil"/>
              <w:left w:val="nil"/>
              <w:bottom w:val="nil"/>
              <w:right w:val="nil"/>
            </w:tcBorders>
            <w:shd w:val="clear" w:color="auto" w:fill="auto"/>
            <w:noWrap/>
            <w:vAlign w:val="bottom"/>
            <w:hideMark/>
          </w:tcPr>
          <w:p w14:paraId="35684780" w14:textId="77777777" w:rsidR="00511F46" w:rsidRPr="00511F46" w:rsidRDefault="00511F46" w:rsidP="00511F46">
            <w:pPr>
              <w:spacing w:after="0" w:line="240" w:lineRule="auto"/>
              <w:jc w:val="center"/>
              <w:rPr>
                <w:ins w:id="1848" w:author="Stefanie Lane" w:date="2022-06-23T13:18:00Z"/>
                <w:rFonts w:ascii="Calibri" w:eastAsia="Times New Roman" w:hAnsi="Calibri" w:cs="Calibri"/>
                <w:color w:val="000000"/>
                <w:sz w:val="20"/>
                <w:szCs w:val="20"/>
                <w:rPrChange w:id="1849" w:author="Stefanie Lane" w:date="2022-06-23T13:18:00Z">
                  <w:rPr>
                    <w:ins w:id="1850" w:author="Stefanie Lane" w:date="2022-06-23T13:18:00Z"/>
                  </w:rPr>
                </w:rPrChange>
              </w:rPr>
              <w:pPrChange w:id="1851" w:author="Stefanie Lane" w:date="2022-06-23T13:18:00Z">
                <w:pPr>
                  <w:jc w:val="center"/>
                </w:pPr>
              </w:pPrChange>
            </w:pPr>
          </w:p>
        </w:tc>
        <w:tc>
          <w:tcPr>
            <w:tcW w:w="592" w:type="dxa"/>
            <w:tcBorders>
              <w:top w:val="nil"/>
              <w:left w:val="nil"/>
              <w:bottom w:val="nil"/>
              <w:right w:val="nil"/>
            </w:tcBorders>
            <w:shd w:val="clear" w:color="auto" w:fill="auto"/>
            <w:noWrap/>
            <w:vAlign w:val="bottom"/>
            <w:hideMark/>
          </w:tcPr>
          <w:p w14:paraId="7C8BD49C" w14:textId="77777777" w:rsidR="00511F46" w:rsidRPr="00511F46" w:rsidRDefault="00511F46" w:rsidP="00511F46">
            <w:pPr>
              <w:spacing w:after="0" w:line="240" w:lineRule="auto"/>
              <w:rPr>
                <w:ins w:id="1852" w:author="Stefanie Lane" w:date="2022-06-23T13:18:00Z"/>
                <w:rFonts w:ascii="Times New Roman" w:eastAsia="Times New Roman" w:hAnsi="Times New Roman" w:cs="Times New Roman"/>
                <w:sz w:val="20"/>
                <w:szCs w:val="20"/>
                <w:rPrChange w:id="1853" w:author="Stefanie Lane" w:date="2022-06-23T13:18:00Z">
                  <w:rPr>
                    <w:ins w:id="1854" w:author="Stefanie Lane" w:date="2022-06-23T13:18:00Z"/>
                  </w:rPr>
                </w:rPrChange>
              </w:rPr>
              <w:pPrChange w:id="1855" w:author="Stefanie Lane" w:date="2022-06-23T13:18:00Z">
                <w:pPr/>
              </w:pPrChange>
            </w:pPr>
          </w:p>
        </w:tc>
        <w:tc>
          <w:tcPr>
            <w:tcW w:w="686" w:type="dxa"/>
            <w:tcBorders>
              <w:top w:val="nil"/>
              <w:left w:val="nil"/>
              <w:bottom w:val="nil"/>
              <w:right w:val="nil"/>
            </w:tcBorders>
            <w:shd w:val="clear" w:color="auto" w:fill="auto"/>
            <w:noWrap/>
            <w:vAlign w:val="bottom"/>
            <w:hideMark/>
          </w:tcPr>
          <w:p w14:paraId="1B686015" w14:textId="77777777" w:rsidR="00511F46" w:rsidRPr="00511F46" w:rsidRDefault="00511F46" w:rsidP="00511F46">
            <w:pPr>
              <w:spacing w:after="0" w:line="240" w:lineRule="auto"/>
              <w:jc w:val="center"/>
              <w:rPr>
                <w:ins w:id="1856" w:author="Stefanie Lane" w:date="2022-06-23T13:18:00Z"/>
                <w:rFonts w:ascii="Times New Roman" w:eastAsia="Times New Roman" w:hAnsi="Times New Roman" w:cs="Times New Roman"/>
                <w:sz w:val="20"/>
                <w:szCs w:val="20"/>
                <w:rPrChange w:id="1857" w:author="Stefanie Lane" w:date="2022-06-23T13:18:00Z">
                  <w:rPr>
                    <w:ins w:id="1858" w:author="Stefanie Lane" w:date="2022-06-23T13:18:00Z"/>
                  </w:rPr>
                </w:rPrChange>
              </w:rPr>
              <w:pPrChange w:id="1859" w:author="Stefanie Lane" w:date="2022-06-23T13:18:00Z">
                <w:pPr>
                  <w:jc w:val="center"/>
                </w:pPr>
              </w:pPrChange>
            </w:pPr>
          </w:p>
        </w:tc>
        <w:tc>
          <w:tcPr>
            <w:tcW w:w="300" w:type="dxa"/>
            <w:tcBorders>
              <w:top w:val="nil"/>
              <w:left w:val="nil"/>
              <w:bottom w:val="nil"/>
              <w:right w:val="nil"/>
            </w:tcBorders>
            <w:shd w:val="clear" w:color="auto" w:fill="auto"/>
            <w:noWrap/>
            <w:vAlign w:val="bottom"/>
            <w:hideMark/>
          </w:tcPr>
          <w:p w14:paraId="0E3ABF67" w14:textId="77777777" w:rsidR="00511F46" w:rsidRPr="00511F46" w:rsidRDefault="00511F46" w:rsidP="00511F46">
            <w:pPr>
              <w:spacing w:after="0" w:line="240" w:lineRule="auto"/>
              <w:jc w:val="center"/>
              <w:rPr>
                <w:ins w:id="1860" w:author="Stefanie Lane" w:date="2022-06-23T13:18:00Z"/>
                <w:rFonts w:ascii="Times New Roman" w:eastAsia="Times New Roman" w:hAnsi="Times New Roman" w:cs="Times New Roman"/>
                <w:sz w:val="20"/>
                <w:szCs w:val="20"/>
                <w:rPrChange w:id="1861" w:author="Stefanie Lane" w:date="2022-06-23T13:18:00Z">
                  <w:rPr>
                    <w:ins w:id="1862" w:author="Stefanie Lane" w:date="2022-06-23T13:18:00Z"/>
                  </w:rPr>
                </w:rPrChange>
              </w:rPr>
              <w:pPrChange w:id="1863" w:author="Stefanie Lane" w:date="2022-06-23T13:18:00Z">
                <w:pPr>
                  <w:jc w:val="center"/>
                </w:pPr>
              </w:pPrChange>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511F46" w:rsidRDefault="00511F46" w:rsidP="00511F46">
            <w:pPr>
              <w:spacing w:after="0" w:line="240" w:lineRule="auto"/>
              <w:rPr>
                <w:ins w:id="1864" w:author="Stefanie Lane" w:date="2022-06-23T13:18:00Z"/>
                <w:rFonts w:ascii="Calibri" w:eastAsia="Times New Roman" w:hAnsi="Calibri" w:cs="Calibri"/>
                <w:i/>
                <w:iCs/>
                <w:sz w:val="20"/>
                <w:szCs w:val="20"/>
                <w:rPrChange w:id="1865" w:author="Stefanie Lane" w:date="2022-06-23T13:18:00Z">
                  <w:rPr>
                    <w:ins w:id="1866" w:author="Stefanie Lane" w:date="2022-06-23T13:18:00Z"/>
                  </w:rPr>
                </w:rPrChange>
              </w:rPr>
              <w:pPrChange w:id="1867" w:author="Stefanie Lane" w:date="2022-06-23T13:18:00Z">
                <w:pPr/>
              </w:pPrChange>
            </w:pPr>
            <w:ins w:id="1868" w:author="Stefanie Lane" w:date="2022-06-23T13:18:00Z">
              <w:r w:rsidRPr="00511F46">
                <w:rPr>
                  <w:rFonts w:ascii="Calibri" w:eastAsia="Times New Roman" w:hAnsi="Calibri" w:cs="Calibri"/>
                  <w:i/>
                  <w:iCs/>
                  <w:sz w:val="20"/>
                  <w:szCs w:val="20"/>
                  <w:rPrChange w:id="1869" w:author="Stefanie Lane" w:date="2022-06-23T13:18:00Z">
                    <w:rPr/>
                  </w:rPrChange>
                </w:rPr>
                <w:t>Equisetum variegatum</w:t>
              </w:r>
            </w:ins>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511F46" w:rsidRDefault="00511F46" w:rsidP="00511F46">
            <w:pPr>
              <w:spacing w:after="0" w:line="240" w:lineRule="auto"/>
              <w:jc w:val="center"/>
              <w:rPr>
                <w:ins w:id="1870" w:author="Stefanie Lane" w:date="2022-06-23T13:18:00Z"/>
                <w:rFonts w:ascii="Calibri" w:eastAsia="Times New Roman" w:hAnsi="Calibri" w:cs="Calibri"/>
                <w:color w:val="000000"/>
                <w:sz w:val="20"/>
                <w:szCs w:val="20"/>
                <w:rPrChange w:id="1871" w:author="Stefanie Lane" w:date="2022-06-23T13:18:00Z">
                  <w:rPr>
                    <w:ins w:id="1872" w:author="Stefanie Lane" w:date="2022-06-23T13:18:00Z"/>
                  </w:rPr>
                </w:rPrChange>
              </w:rPr>
              <w:pPrChange w:id="1873" w:author="Stefanie Lane" w:date="2022-06-23T13:18:00Z">
                <w:pPr>
                  <w:jc w:val="center"/>
                </w:pPr>
              </w:pPrChange>
            </w:pPr>
            <w:ins w:id="1874" w:author="Stefanie Lane" w:date="2022-06-23T13:18:00Z">
              <w:r w:rsidRPr="00511F46">
                <w:rPr>
                  <w:rFonts w:ascii="Calibri" w:eastAsia="Times New Roman" w:hAnsi="Calibri" w:cs="Calibri"/>
                  <w:color w:val="000000"/>
                  <w:sz w:val="20"/>
                  <w:szCs w:val="20"/>
                  <w:rPrChange w:id="1875" w:author="Stefanie Lane" w:date="2022-06-23T13:18:00Z">
                    <w:rPr/>
                  </w:rPrChange>
                </w:rPr>
                <w:t>0.277</w:t>
              </w:r>
            </w:ins>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511F46" w:rsidRDefault="00511F46" w:rsidP="00511F46">
            <w:pPr>
              <w:spacing w:after="0" w:line="240" w:lineRule="auto"/>
              <w:jc w:val="center"/>
              <w:rPr>
                <w:ins w:id="1876" w:author="Stefanie Lane" w:date="2022-06-23T13:18:00Z"/>
                <w:rFonts w:ascii="Calibri" w:eastAsia="Times New Roman" w:hAnsi="Calibri" w:cs="Calibri"/>
                <w:color w:val="000000"/>
                <w:sz w:val="20"/>
                <w:szCs w:val="20"/>
                <w:rPrChange w:id="1877" w:author="Stefanie Lane" w:date="2022-06-23T13:18:00Z">
                  <w:rPr>
                    <w:ins w:id="1878" w:author="Stefanie Lane" w:date="2022-06-23T13:18:00Z"/>
                  </w:rPr>
                </w:rPrChange>
              </w:rPr>
              <w:pPrChange w:id="1879" w:author="Stefanie Lane" w:date="2022-06-23T13:18:00Z">
                <w:pPr>
                  <w:jc w:val="center"/>
                </w:pPr>
              </w:pPrChange>
            </w:pPr>
            <w:ins w:id="1880" w:author="Stefanie Lane" w:date="2022-06-23T13:18:00Z">
              <w:r w:rsidRPr="00511F46">
                <w:rPr>
                  <w:rFonts w:ascii="Calibri" w:eastAsia="Times New Roman" w:hAnsi="Calibri" w:cs="Calibri"/>
                  <w:color w:val="000000"/>
                  <w:sz w:val="20"/>
                  <w:szCs w:val="20"/>
                  <w:rPrChange w:id="1881" w:author="Stefanie Lane" w:date="2022-06-23T13:18:00Z">
                    <w:rPr/>
                  </w:rPrChange>
                </w:rPr>
                <w:t>0.0485</w:t>
              </w:r>
            </w:ins>
          </w:p>
        </w:tc>
        <w:tc>
          <w:tcPr>
            <w:tcW w:w="300" w:type="dxa"/>
            <w:tcBorders>
              <w:top w:val="nil"/>
              <w:left w:val="nil"/>
              <w:bottom w:val="nil"/>
              <w:right w:val="nil"/>
            </w:tcBorders>
            <w:shd w:val="clear" w:color="auto" w:fill="auto"/>
            <w:noWrap/>
            <w:vAlign w:val="bottom"/>
            <w:hideMark/>
          </w:tcPr>
          <w:p w14:paraId="4468D59B" w14:textId="77777777" w:rsidR="00511F46" w:rsidRPr="00511F46" w:rsidRDefault="00511F46" w:rsidP="00511F46">
            <w:pPr>
              <w:spacing w:after="0" w:line="240" w:lineRule="auto"/>
              <w:jc w:val="center"/>
              <w:rPr>
                <w:ins w:id="1882" w:author="Stefanie Lane" w:date="2022-06-23T13:18:00Z"/>
                <w:rFonts w:ascii="Calibri" w:eastAsia="Times New Roman" w:hAnsi="Calibri" w:cs="Calibri"/>
                <w:color w:val="000000"/>
                <w:sz w:val="20"/>
                <w:szCs w:val="20"/>
                <w:rPrChange w:id="1883" w:author="Stefanie Lane" w:date="2022-06-23T13:18:00Z">
                  <w:rPr>
                    <w:ins w:id="1884" w:author="Stefanie Lane" w:date="2022-06-23T13:18:00Z"/>
                  </w:rPr>
                </w:rPrChange>
              </w:rPr>
              <w:pPrChange w:id="1885" w:author="Stefanie Lane" w:date="2022-06-23T13:18:00Z">
                <w:pPr>
                  <w:jc w:val="center"/>
                </w:pPr>
              </w:pPrChange>
            </w:pPr>
          </w:p>
        </w:tc>
        <w:tc>
          <w:tcPr>
            <w:tcW w:w="2070" w:type="dxa"/>
            <w:tcBorders>
              <w:top w:val="nil"/>
              <w:left w:val="nil"/>
              <w:bottom w:val="nil"/>
              <w:right w:val="nil"/>
            </w:tcBorders>
            <w:shd w:val="clear" w:color="auto" w:fill="auto"/>
            <w:noWrap/>
            <w:vAlign w:val="bottom"/>
            <w:hideMark/>
          </w:tcPr>
          <w:p w14:paraId="04D78509" w14:textId="77777777" w:rsidR="00511F46" w:rsidRPr="00511F46" w:rsidRDefault="00511F46" w:rsidP="00511F46">
            <w:pPr>
              <w:spacing w:after="0" w:line="240" w:lineRule="auto"/>
              <w:rPr>
                <w:ins w:id="1886" w:author="Stefanie Lane" w:date="2022-06-23T13:18:00Z"/>
                <w:rFonts w:ascii="Times New Roman" w:eastAsia="Times New Roman" w:hAnsi="Times New Roman" w:cs="Times New Roman"/>
                <w:sz w:val="20"/>
                <w:szCs w:val="20"/>
                <w:rPrChange w:id="1887" w:author="Stefanie Lane" w:date="2022-06-23T13:18:00Z">
                  <w:rPr>
                    <w:ins w:id="1888" w:author="Stefanie Lane" w:date="2022-06-23T13:18:00Z"/>
                  </w:rPr>
                </w:rPrChange>
              </w:rPr>
              <w:pPrChange w:id="1889" w:author="Stefanie Lane" w:date="2022-06-23T13:18:00Z">
                <w:pPr/>
              </w:pPrChange>
            </w:pPr>
          </w:p>
        </w:tc>
        <w:tc>
          <w:tcPr>
            <w:tcW w:w="616" w:type="dxa"/>
            <w:tcBorders>
              <w:top w:val="nil"/>
              <w:left w:val="nil"/>
              <w:bottom w:val="nil"/>
              <w:right w:val="nil"/>
            </w:tcBorders>
            <w:shd w:val="clear" w:color="auto" w:fill="auto"/>
            <w:noWrap/>
            <w:vAlign w:val="bottom"/>
            <w:hideMark/>
          </w:tcPr>
          <w:p w14:paraId="5B17690F" w14:textId="77777777" w:rsidR="00511F46" w:rsidRPr="00511F46" w:rsidRDefault="00511F46" w:rsidP="00511F46">
            <w:pPr>
              <w:spacing w:after="0" w:line="240" w:lineRule="auto"/>
              <w:rPr>
                <w:ins w:id="1890" w:author="Stefanie Lane" w:date="2022-06-23T13:18:00Z"/>
                <w:rFonts w:ascii="Times New Roman" w:eastAsia="Times New Roman" w:hAnsi="Times New Roman" w:cs="Times New Roman"/>
                <w:sz w:val="20"/>
                <w:szCs w:val="20"/>
                <w:rPrChange w:id="1891" w:author="Stefanie Lane" w:date="2022-06-23T13:18:00Z">
                  <w:rPr>
                    <w:ins w:id="1892" w:author="Stefanie Lane" w:date="2022-06-23T13:18:00Z"/>
                  </w:rPr>
                </w:rPrChange>
              </w:rPr>
              <w:pPrChange w:id="1893" w:author="Stefanie Lane" w:date="2022-06-23T13:18:00Z">
                <w:pPr/>
              </w:pPrChange>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511F46" w:rsidRDefault="00511F46" w:rsidP="00511F46">
            <w:pPr>
              <w:spacing w:after="0" w:line="240" w:lineRule="auto"/>
              <w:jc w:val="center"/>
              <w:rPr>
                <w:ins w:id="1894" w:author="Stefanie Lane" w:date="2022-06-23T13:18:00Z"/>
                <w:rFonts w:ascii="Calibri" w:eastAsia="Times New Roman" w:hAnsi="Calibri" w:cs="Calibri"/>
                <w:color w:val="000000"/>
                <w:sz w:val="20"/>
                <w:szCs w:val="20"/>
                <w:rPrChange w:id="1895" w:author="Stefanie Lane" w:date="2022-06-23T13:18:00Z">
                  <w:rPr>
                    <w:ins w:id="1896" w:author="Stefanie Lane" w:date="2022-06-23T13:18:00Z"/>
                  </w:rPr>
                </w:rPrChange>
              </w:rPr>
              <w:pPrChange w:id="1897" w:author="Stefanie Lane" w:date="2022-06-23T13:18:00Z">
                <w:pPr>
                  <w:jc w:val="center"/>
                </w:pPr>
              </w:pPrChange>
            </w:pPr>
            <w:ins w:id="1898" w:author="Stefanie Lane" w:date="2022-06-23T13:18:00Z">
              <w:r w:rsidRPr="00511F46">
                <w:rPr>
                  <w:rFonts w:ascii="Calibri" w:eastAsia="Times New Roman" w:hAnsi="Calibri" w:cs="Calibri"/>
                  <w:color w:val="000000"/>
                  <w:sz w:val="20"/>
                  <w:szCs w:val="20"/>
                  <w:rPrChange w:id="1899" w:author="Stefanie Lane" w:date="2022-06-23T13:18:00Z">
                    <w:rPr/>
                  </w:rPrChange>
                </w:rPr>
                <w:t> </w:t>
              </w:r>
            </w:ins>
          </w:p>
        </w:tc>
      </w:tr>
      <w:tr w:rsidR="00511F46" w:rsidRPr="00511F46" w14:paraId="2298A580" w14:textId="77777777" w:rsidTr="00511F46">
        <w:trPr>
          <w:trHeight w:val="270"/>
          <w:ins w:id="1900" w:author="Stefanie Lane" w:date="2022-06-23T13:18:00Z"/>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511F46" w:rsidRDefault="00511F46" w:rsidP="00511F46">
            <w:pPr>
              <w:spacing w:after="0" w:line="240" w:lineRule="auto"/>
              <w:rPr>
                <w:ins w:id="1901" w:author="Stefanie Lane" w:date="2022-06-23T13:18:00Z"/>
                <w:rFonts w:ascii="Calibri" w:eastAsia="Times New Roman" w:hAnsi="Calibri" w:cs="Calibri"/>
                <w:color w:val="000000"/>
                <w:sz w:val="20"/>
                <w:szCs w:val="20"/>
                <w:rPrChange w:id="1902" w:author="Stefanie Lane" w:date="2022-06-23T13:18:00Z">
                  <w:rPr>
                    <w:ins w:id="1903" w:author="Stefanie Lane" w:date="2022-06-23T13:18:00Z"/>
                  </w:rPr>
                </w:rPrChange>
              </w:rPr>
              <w:pPrChange w:id="1904" w:author="Stefanie Lane" w:date="2022-06-23T13:18:00Z">
                <w:pPr/>
              </w:pPrChange>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511F46" w:rsidRDefault="00511F46" w:rsidP="00511F46">
            <w:pPr>
              <w:spacing w:after="0" w:line="240" w:lineRule="auto"/>
              <w:rPr>
                <w:ins w:id="1905" w:author="Stefanie Lane" w:date="2022-06-23T13:18:00Z"/>
                <w:rFonts w:ascii="Calibri" w:eastAsia="Times New Roman" w:hAnsi="Calibri" w:cs="Calibri"/>
                <w:color w:val="000000"/>
                <w:sz w:val="20"/>
                <w:szCs w:val="20"/>
                <w:rPrChange w:id="1906" w:author="Stefanie Lane" w:date="2022-06-23T13:18:00Z">
                  <w:rPr>
                    <w:ins w:id="1907" w:author="Stefanie Lane" w:date="2022-06-23T13:18:00Z"/>
                  </w:rPr>
                </w:rPrChange>
              </w:rPr>
              <w:pPrChange w:id="1908" w:author="Stefanie Lane" w:date="2022-06-23T13:18:00Z">
                <w:pPr/>
              </w:pPrChange>
            </w:pPr>
            <w:ins w:id="1909" w:author="Stefanie Lane" w:date="2022-06-23T13:18:00Z">
              <w:r w:rsidRPr="00511F46">
                <w:rPr>
                  <w:rFonts w:ascii="Calibri" w:eastAsia="Times New Roman" w:hAnsi="Calibri" w:cs="Calibri"/>
                  <w:color w:val="000000"/>
                  <w:sz w:val="20"/>
                  <w:szCs w:val="20"/>
                  <w:rPrChange w:id="1910" w:author="Stefanie Lane" w:date="2022-06-23T13:18:00Z">
                    <w:rPr/>
                  </w:rPrChange>
                </w:rPr>
                <w:t> </w:t>
              </w:r>
            </w:ins>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511F46" w:rsidRDefault="00511F46" w:rsidP="00511F46">
            <w:pPr>
              <w:spacing w:after="0" w:line="240" w:lineRule="auto"/>
              <w:jc w:val="center"/>
              <w:rPr>
                <w:ins w:id="1911" w:author="Stefanie Lane" w:date="2022-06-23T13:18:00Z"/>
                <w:rFonts w:ascii="Calibri" w:eastAsia="Times New Roman" w:hAnsi="Calibri" w:cs="Calibri"/>
                <w:color w:val="000000"/>
                <w:sz w:val="20"/>
                <w:szCs w:val="20"/>
                <w:rPrChange w:id="1912" w:author="Stefanie Lane" w:date="2022-06-23T13:18:00Z">
                  <w:rPr>
                    <w:ins w:id="1913" w:author="Stefanie Lane" w:date="2022-06-23T13:18:00Z"/>
                  </w:rPr>
                </w:rPrChange>
              </w:rPr>
              <w:pPrChange w:id="1914" w:author="Stefanie Lane" w:date="2022-06-23T13:18:00Z">
                <w:pPr>
                  <w:jc w:val="center"/>
                </w:pPr>
              </w:pPrChange>
            </w:pPr>
            <w:ins w:id="1915" w:author="Stefanie Lane" w:date="2022-06-23T13:18:00Z">
              <w:r w:rsidRPr="00511F46">
                <w:rPr>
                  <w:rFonts w:ascii="Calibri" w:eastAsia="Times New Roman" w:hAnsi="Calibri" w:cs="Calibri"/>
                  <w:color w:val="000000"/>
                  <w:sz w:val="20"/>
                  <w:szCs w:val="20"/>
                  <w:rPrChange w:id="1916" w:author="Stefanie Lane" w:date="2022-06-23T13:18:00Z">
                    <w:rPr/>
                  </w:rPrChange>
                </w:rPr>
                <w:t> </w:t>
              </w:r>
            </w:ins>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511F46" w:rsidRDefault="00511F46" w:rsidP="00511F46">
            <w:pPr>
              <w:spacing w:after="0" w:line="240" w:lineRule="auto"/>
              <w:jc w:val="center"/>
              <w:rPr>
                <w:ins w:id="1917" w:author="Stefanie Lane" w:date="2022-06-23T13:18:00Z"/>
                <w:rFonts w:ascii="Calibri" w:eastAsia="Times New Roman" w:hAnsi="Calibri" w:cs="Calibri"/>
                <w:color w:val="000000"/>
                <w:sz w:val="20"/>
                <w:szCs w:val="20"/>
                <w:rPrChange w:id="1918" w:author="Stefanie Lane" w:date="2022-06-23T13:18:00Z">
                  <w:rPr>
                    <w:ins w:id="1919" w:author="Stefanie Lane" w:date="2022-06-23T13:18:00Z"/>
                  </w:rPr>
                </w:rPrChange>
              </w:rPr>
              <w:pPrChange w:id="1920" w:author="Stefanie Lane" w:date="2022-06-23T13:18:00Z">
                <w:pPr>
                  <w:jc w:val="center"/>
                </w:pPr>
              </w:pPrChange>
            </w:pPr>
            <w:ins w:id="1921" w:author="Stefanie Lane" w:date="2022-06-23T13:18:00Z">
              <w:r w:rsidRPr="00511F46">
                <w:rPr>
                  <w:rFonts w:ascii="Calibri" w:eastAsia="Times New Roman" w:hAnsi="Calibri" w:cs="Calibri"/>
                  <w:color w:val="000000"/>
                  <w:sz w:val="20"/>
                  <w:szCs w:val="20"/>
                  <w:rPrChange w:id="1922" w:author="Stefanie Lane" w:date="2022-06-23T13:18:00Z">
                    <w:rPr/>
                  </w:rPrChange>
                </w:rPr>
                <w:t> </w:t>
              </w:r>
            </w:ins>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511F46" w:rsidRDefault="00511F46" w:rsidP="00511F46">
            <w:pPr>
              <w:spacing w:after="0" w:line="240" w:lineRule="auto"/>
              <w:rPr>
                <w:ins w:id="1923" w:author="Stefanie Lane" w:date="2022-06-23T13:18:00Z"/>
                <w:rFonts w:ascii="Calibri" w:eastAsia="Times New Roman" w:hAnsi="Calibri" w:cs="Calibri"/>
                <w:color w:val="000000"/>
                <w:sz w:val="20"/>
                <w:szCs w:val="20"/>
                <w:rPrChange w:id="1924" w:author="Stefanie Lane" w:date="2022-06-23T13:18:00Z">
                  <w:rPr>
                    <w:ins w:id="1925" w:author="Stefanie Lane" w:date="2022-06-23T13:18:00Z"/>
                  </w:rPr>
                </w:rPrChange>
              </w:rPr>
              <w:pPrChange w:id="1926" w:author="Stefanie Lane" w:date="2022-06-23T13:18:00Z">
                <w:pPr/>
              </w:pPrChange>
            </w:pPr>
            <w:ins w:id="1927" w:author="Stefanie Lane" w:date="2022-06-23T13:18:00Z">
              <w:r w:rsidRPr="00511F46">
                <w:rPr>
                  <w:rFonts w:ascii="Calibri" w:eastAsia="Times New Roman" w:hAnsi="Calibri" w:cs="Calibri"/>
                  <w:color w:val="000000"/>
                  <w:sz w:val="20"/>
                  <w:szCs w:val="20"/>
                  <w:rPrChange w:id="1928" w:author="Stefanie Lane" w:date="2022-06-23T13:18:00Z">
                    <w:rPr/>
                  </w:rPrChange>
                </w:rPr>
                <w:t> </w:t>
              </w:r>
            </w:ins>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511F46" w:rsidRDefault="00511F46" w:rsidP="00511F46">
            <w:pPr>
              <w:spacing w:after="0" w:line="240" w:lineRule="auto"/>
              <w:rPr>
                <w:ins w:id="1929" w:author="Stefanie Lane" w:date="2022-06-23T13:18:00Z"/>
                <w:rFonts w:ascii="Calibri" w:eastAsia="Times New Roman" w:hAnsi="Calibri" w:cs="Calibri"/>
                <w:i/>
                <w:iCs/>
                <w:sz w:val="20"/>
                <w:szCs w:val="20"/>
                <w:rPrChange w:id="1930" w:author="Stefanie Lane" w:date="2022-06-23T13:18:00Z">
                  <w:rPr>
                    <w:ins w:id="1931" w:author="Stefanie Lane" w:date="2022-06-23T13:18:00Z"/>
                  </w:rPr>
                </w:rPrChange>
              </w:rPr>
              <w:pPrChange w:id="1932" w:author="Stefanie Lane" w:date="2022-06-23T13:18:00Z">
                <w:pPr/>
              </w:pPrChange>
            </w:pPr>
            <w:ins w:id="1933" w:author="Stefanie Lane" w:date="2022-06-23T13:18:00Z">
              <w:r w:rsidRPr="00511F46">
                <w:rPr>
                  <w:rFonts w:ascii="Calibri" w:eastAsia="Times New Roman" w:hAnsi="Calibri" w:cs="Calibri"/>
                  <w:i/>
                  <w:iCs/>
                  <w:sz w:val="20"/>
                  <w:szCs w:val="20"/>
                  <w:rPrChange w:id="1934" w:author="Stefanie Lane" w:date="2022-06-23T13:18:00Z">
                    <w:rPr/>
                  </w:rPrChange>
                </w:rPr>
                <w:t>Deschampsia caespitosa</w:t>
              </w:r>
            </w:ins>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511F46" w:rsidRDefault="00511F46" w:rsidP="00511F46">
            <w:pPr>
              <w:spacing w:after="0" w:line="240" w:lineRule="auto"/>
              <w:jc w:val="center"/>
              <w:rPr>
                <w:ins w:id="1935" w:author="Stefanie Lane" w:date="2022-06-23T13:18:00Z"/>
                <w:rFonts w:ascii="Calibri" w:eastAsia="Times New Roman" w:hAnsi="Calibri" w:cs="Calibri"/>
                <w:color w:val="000000"/>
                <w:sz w:val="20"/>
                <w:szCs w:val="20"/>
                <w:rPrChange w:id="1936" w:author="Stefanie Lane" w:date="2022-06-23T13:18:00Z">
                  <w:rPr>
                    <w:ins w:id="1937" w:author="Stefanie Lane" w:date="2022-06-23T13:18:00Z"/>
                  </w:rPr>
                </w:rPrChange>
              </w:rPr>
              <w:pPrChange w:id="1938" w:author="Stefanie Lane" w:date="2022-06-23T13:18:00Z">
                <w:pPr>
                  <w:jc w:val="center"/>
                </w:pPr>
              </w:pPrChange>
            </w:pPr>
            <w:ins w:id="1939" w:author="Stefanie Lane" w:date="2022-06-23T13:18:00Z">
              <w:r w:rsidRPr="00511F46">
                <w:rPr>
                  <w:rFonts w:ascii="Calibri" w:eastAsia="Times New Roman" w:hAnsi="Calibri" w:cs="Calibri"/>
                  <w:color w:val="000000"/>
                  <w:sz w:val="20"/>
                  <w:szCs w:val="20"/>
                  <w:rPrChange w:id="1940" w:author="Stefanie Lane" w:date="2022-06-23T13:18:00Z">
                    <w:rPr/>
                  </w:rPrChange>
                </w:rPr>
                <w:t>0.273</w:t>
              </w:r>
            </w:ins>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511F46" w:rsidRDefault="00511F46" w:rsidP="00511F46">
            <w:pPr>
              <w:spacing w:after="0" w:line="240" w:lineRule="auto"/>
              <w:jc w:val="center"/>
              <w:rPr>
                <w:ins w:id="1941" w:author="Stefanie Lane" w:date="2022-06-23T13:18:00Z"/>
                <w:rFonts w:ascii="Calibri" w:eastAsia="Times New Roman" w:hAnsi="Calibri" w:cs="Calibri"/>
                <w:color w:val="000000"/>
                <w:sz w:val="20"/>
                <w:szCs w:val="20"/>
                <w:rPrChange w:id="1942" w:author="Stefanie Lane" w:date="2022-06-23T13:18:00Z">
                  <w:rPr>
                    <w:ins w:id="1943" w:author="Stefanie Lane" w:date="2022-06-23T13:18:00Z"/>
                  </w:rPr>
                </w:rPrChange>
              </w:rPr>
              <w:pPrChange w:id="1944" w:author="Stefanie Lane" w:date="2022-06-23T13:18:00Z">
                <w:pPr>
                  <w:jc w:val="center"/>
                </w:pPr>
              </w:pPrChange>
            </w:pPr>
            <w:ins w:id="1945" w:author="Stefanie Lane" w:date="2022-06-23T13:18:00Z">
              <w:r w:rsidRPr="00511F46">
                <w:rPr>
                  <w:rFonts w:ascii="Calibri" w:eastAsia="Times New Roman" w:hAnsi="Calibri" w:cs="Calibri"/>
                  <w:color w:val="000000"/>
                  <w:sz w:val="20"/>
                  <w:szCs w:val="20"/>
                  <w:rPrChange w:id="1946" w:author="Stefanie Lane" w:date="2022-06-23T13:18:00Z">
                    <w:rPr/>
                  </w:rPrChange>
                </w:rPr>
                <w:t>0.0292</w:t>
              </w:r>
            </w:ins>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511F46" w:rsidRDefault="00511F46" w:rsidP="00511F46">
            <w:pPr>
              <w:spacing w:after="0" w:line="240" w:lineRule="auto"/>
              <w:rPr>
                <w:ins w:id="1947" w:author="Stefanie Lane" w:date="2022-06-23T13:18:00Z"/>
                <w:rFonts w:ascii="Calibri" w:eastAsia="Times New Roman" w:hAnsi="Calibri" w:cs="Calibri"/>
                <w:color w:val="000000"/>
                <w:sz w:val="20"/>
                <w:szCs w:val="20"/>
                <w:rPrChange w:id="1948" w:author="Stefanie Lane" w:date="2022-06-23T13:18:00Z">
                  <w:rPr>
                    <w:ins w:id="1949" w:author="Stefanie Lane" w:date="2022-06-23T13:18:00Z"/>
                  </w:rPr>
                </w:rPrChange>
              </w:rPr>
              <w:pPrChange w:id="1950" w:author="Stefanie Lane" w:date="2022-06-23T13:18:00Z">
                <w:pPr/>
              </w:pPrChange>
            </w:pPr>
            <w:ins w:id="1951" w:author="Stefanie Lane" w:date="2022-06-23T13:18:00Z">
              <w:r w:rsidRPr="00511F46">
                <w:rPr>
                  <w:rFonts w:ascii="Calibri" w:eastAsia="Times New Roman" w:hAnsi="Calibri" w:cs="Calibri"/>
                  <w:color w:val="000000"/>
                  <w:sz w:val="20"/>
                  <w:szCs w:val="20"/>
                  <w:rPrChange w:id="1952" w:author="Stefanie Lane" w:date="2022-06-23T13:18:00Z">
                    <w:rPr/>
                  </w:rPrChange>
                </w:rPr>
                <w:t> </w:t>
              </w:r>
            </w:ins>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511F46" w:rsidRDefault="00511F46" w:rsidP="00511F46">
            <w:pPr>
              <w:spacing w:after="0" w:line="240" w:lineRule="auto"/>
              <w:rPr>
                <w:ins w:id="1953" w:author="Stefanie Lane" w:date="2022-06-23T13:18:00Z"/>
                <w:rFonts w:ascii="Calibri" w:eastAsia="Times New Roman" w:hAnsi="Calibri" w:cs="Calibri"/>
                <w:color w:val="000000"/>
                <w:sz w:val="20"/>
                <w:szCs w:val="20"/>
                <w:rPrChange w:id="1954" w:author="Stefanie Lane" w:date="2022-06-23T13:18:00Z">
                  <w:rPr>
                    <w:ins w:id="1955" w:author="Stefanie Lane" w:date="2022-06-23T13:18:00Z"/>
                  </w:rPr>
                </w:rPrChange>
              </w:rPr>
              <w:pPrChange w:id="1956" w:author="Stefanie Lane" w:date="2022-06-23T13:18:00Z">
                <w:pPr/>
              </w:pPrChange>
            </w:pPr>
            <w:ins w:id="1957" w:author="Stefanie Lane" w:date="2022-06-23T13:18:00Z">
              <w:r w:rsidRPr="00511F46">
                <w:rPr>
                  <w:rFonts w:ascii="Calibri" w:eastAsia="Times New Roman" w:hAnsi="Calibri" w:cs="Calibri"/>
                  <w:color w:val="000000"/>
                  <w:sz w:val="20"/>
                  <w:szCs w:val="20"/>
                  <w:rPrChange w:id="1958" w:author="Stefanie Lane" w:date="2022-06-23T13:18:00Z">
                    <w:rPr/>
                  </w:rPrChange>
                </w:rPr>
                <w:t> </w:t>
              </w:r>
            </w:ins>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511F46" w:rsidRDefault="00511F46" w:rsidP="00511F46">
            <w:pPr>
              <w:spacing w:after="0" w:line="240" w:lineRule="auto"/>
              <w:jc w:val="center"/>
              <w:rPr>
                <w:ins w:id="1959" w:author="Stefanie Lane" w:date="2022-06-23T13:18:00Z"/>
                <w:rFonts w:ascii="Calibri" w:eastAsia="Times New Roman" w:hAnsi="Calibri" w:cs="Calibri"/>
                <w:color w:val="000000"/>
                <w:sz w:val="20"/>
                <w:szCs w:val="20"/>
                <w:rPrChange w:id="1960" w:author="Stefanie Lane" w:date="2022-06-23T13:18:00Z">
                  <w:rPr>
                    <w:ins w:id="1961" w:author="Stefanie Lane" w:date="2022-06-23T13:18:00Z"/>
                  </w:rPr>
                </w:rPrChange>
              </w:rPr>
              <w:pPrChange w:id="1962" w:author="Stefanie Lane" w:date="2022-06-23T13:18:00Z">
                <w:pPr>
                  <w:jc w:val="center"/>
                </w:pPr>
              </w:pPrChange>
            </w:pPr>
            <w:ins w:id="1963" w:author="Stefanie Lane" w:date="2022-06-23T13:18:00Z">
              <w:r w:rsidRPr="00511F46">
                <w:rPr>
                  <w:rFonts w:ascii="Calibri" w:eastAsia="Times New Roman" w:hAnsi="Calibri" w:cs="Calibri"/>
                  <w:color w:val="000000"/>
                  <w:sz w:val="20"/>
                  <w:szCs w:val="20"/>
                  <w:rPrChange w:id="1964" w:author="Stefanie Lane" w:date="2022-06-23T13:18:00Z">
                    <w:rPr/>
                  </w:rPrChange>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511F46" w:rsidRDefault="00511F46" w:rsidP="00511F46">
            <w:pPr>
              <w:spacing w:after="0" w:line="240" w:lineRule="auto"/>
              <w:jc w:val="center"/>
              <w:rPr>
                <w:ins w:id="1965" w:author="Stefanie Lane" w:date="2022-06-23T13:18:00Z"/>
                <w:rFonts w:ascii="Calibri" w:eastAsia="Times New Roman" w:hAnsi="Calibri" w:cs="Calibri"/>
                <w:color w:val="000000"/>
                <w:sz w:val="20"/>
                <w:szCs w:val="20"/>
                <w:rPrChange w:id="1966" w:author="Stefanie Lane" w:date="2022-06-23T13:18:00Z">
                  <w:rPr>
                    <w:ins w:id="1967" w:author="Stefanie Lane" w:date="2022-06-23T13:18:00Z"/>
                  </w:rPr>
                </w:rPrChange>
              </w:rPr>
              <w:pPrChange w:id="1968" w:author="Stefanie Lane" w:date="2022-06-23T13:18:00Z">
                <w:pPr>
                  <w:jc w:val="center"/>
                </w:pPr>
              </w:pPrChange>
            </w:pPr>
            <w:ins w:id="1969" w:author="Stefanie Lane" w:date="2022-06-23T13:18:00Z">
              <w:r w:rsidRPr="00511F46">
                <w:rPr>
                  <w:rFonts w:ascii="Calibri" w:eastAsia="Times New Roman" w:hAnsi="Calibri" w:cs="Calibri"/>
                  <w:color w:val="000000"/>
                  <w:sz w:val="20"/>
                  <w:szCs w:val="20"/>
                  <w:rPrChange w:id="1970" w:author="Stefanie Lane" w:date="2022-06-23T13:18:00Z">
                    <w:rPr/>
                  </w:rPrChange>
                </w:rPr>
                <w:t> </w:t>
              </w:r>
            </w:ins>
          </w:p>
        </w:tc>
      </w:tr>
    </w:tbl>
    <w:p w14:paraId="6DD777E0" w14:textId="25D9062A" w:rsidR="00AD4549" w:rsidRDefault="00511F46" w:rsidP="00AD4549">
      <w:pPr>
        <w:rPr>
          <w:ins w:id="1971" w:author="Stefanie Lane" w:date="2022-05-30T13:57:00Z"/>
        </w:rPr>
      </w:pPr>
      <w:ins w:id="1972" w:author="Stefanie Lane" w:date="2022-06-23T13:18:00Z">
        <w:r>
          <w:fldChar w:fldCharType="end"/>
        </w:r>
      </w:ins>
    </w:p>
    <w:p w14:paraId="69F2EA2C" w14:textId="6927A35E" w:rsidR="00AD4549" w:rsidRDefault="00AD4549" w:rsidP="00AD4549">
      <w:pPr>
        <w:rPr>
          <w:ins w:id="1973" w:author="Stefanie Lane" w:date="2022-05-30T13:57:00Z"/>
        </w:rPr>
      </w:pPr>
    </w:p>
    <w:p w14:paraId="5C70E60F" w14:textId="77777777" w:rsidR="00AD4549" w:rsidRDefault="00AD4549" w:rsidP="00AD4549">
      <w:pPr>
        <w:rPr>
          <w:ins w:id="1974" w:author="Stefanie Lane" w:date="2022-05-30T13:58:00Z"/>
        </w:rPr>
        <w:sectPr w:rsidR="00AD4549" w:rsidSect="00AD4549">
          <w:pgSz w:w="15840" w:h="12240" w:orient="landscape"/>
          <w:pgMar w:top="1080" w:right="1080" w:bottom="1080" w:left="1080" w:header="720" w:footer="720" w:gutter="0"/>
          <w:lnNumType w:countBy="1" w:restart="continuous"/>
          <w:cols w:space="720"/>
          <w:docGrid w:linePitch="360"/>
        </w:sectPr>
      </w:pPr>
    </w:p>
    <w:p w14:paraId="300E20F0" w14:textId="23389769" w:rsidR="00AD4549" w:rsidRPr="00046624" w:rsidDel="00DD0C1B" w:rsidRDefault="00AD4549">
      <w:pPr>
        <w:rPr>
          <w:del w:id="1975" w:author="Stefanie Lane" w:date="2022-05-30T14:32:00Z"/>
        </w:rPr>
        <w:pPrChange w:id="1976" w:author="Stefanie Lane" w:date="2022-05-30T13:57:00Z">
          <w:pPr>
            <w:pStyle w:val="Caption"/>
          </w:pPr>
        </w:pPrChange>
      </w:pPr>
    </w:p>
    <w:p w14:paraId="0EE18C2D" w14:textId="77777777" w:rsidR="001646E3" w:rsidRDefault="007D14DA" w:rsidP="007D52A9">
      <w:pPr>
        <w:keepNext/>
      </w:pPr>
      <w:r>
        <w:rPr>
          <w:noProof/>
        </w:rPr>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32F135F5" w:rsidR="0089145E" w:rsidRDefault="001646E3" w:rsidP="007D52A9">
      <w:pPr>
        <w:pStyle w:val="Caption"/>
      </w:pPr>
      <w:bookmarkStart w:id="1977" w:name="_Ref103862754"/>
      <w:r>
        <w:t xml:space="preserve">Figure </w:t>
      </w:r>
      <w:r w:rsidR="00D8774E">
        <w:fldChar w:fldCharType="begin"/>
      </w:r>
      <w:r w:rsidR="00D8774E">
        <w:instrText xml:space="preserve"> SEQ Figure \* ARABIC </w:instrText>
      </w:r>
      <w:r w:rsidR="00D8774E">
        <w:fldChar w:fldCharType="separate"/>
      </w:r>
      <w:r w:rsidR="00173A95">
        <w:rPr>
          <w:noProof/>
        </w:rPr>
        <w:t>3</w:t>
      </w:r>
      <w:r w:rsidR="00D8774E">
        <w:rPr>
          <w:noProof/>
        </w:rPr>
        <w:fldChar w:fldCharType="end"/>
      </w:r>
      <w:bookmarkEnd w:id="1977"/>
      <w:r>
        <w:t xml:space="preserve">. </w:t>
      </w:r>
      <w:ins w:id="1978" w:author="Stefanie Lane" w:date="2022-06-22T13:12:00Z">
        <w:r w:rsidR="00F03A3F">
          <w:t>Changes in m</w:t>
        </w:r>
      </w:ins>
      <w:ins w:id="1979" w:author="Stefanie Lane" w:date="2022-06-22T13:08:00Z">
        <w:r w:rsidR="00014D08">
          <w:t>ean cover abundance of indi</w:t>
        </w:r>
      </w:ins>
      <w:ins w:id="1980" w:author="Stefanie Lane" w:date="2022-06-22T13:09:00Z">
        <w:r w:rsidR="00014D08">
          <w:t xml:space="preserve">cator species </w:t>
        </w:r>
      </w:ins>
      <w:ins w:id="1981" w:author="Stefanie Lane" w:date="2022-06-22T13:12:00Z">
        <w:r w:rsidR="00614FDC">
          <w:t xml:space="preserve">most </w:t>
        </w:r>
      </w:ins>
      <w:ins w:id="1982" w:author="Stefanie Lane" w:date="2022-06-22T13:09:00Z">
        <w:r w:rsidR="00014D08">
          <w:t xml:space="preserve">significantly driving assemblage </w:t>
        </w:r>
        <w:r w:rsidR="00192CAF">
          <w:t xml:space="preserve">associations over time. </w:t>
        </w:r>
      </w:ins>
      <w:ins w:id="1983" w:author="Stefanie Lane" w:date="2022-06-22T14:40:00Z">
        <w:r w:rsidR="00513926">
          <w:t>Species names followed by (*)</w:t>
        </w:r>
      </w:ins>
      <w:ins w:id="1984" w:author="Stefanie Lane" w:date="2022-06-22T14:41:00Z">
        <w:r w:rsidR="001F1D23">
          <w:t xml:space="preserve"> </w:t>
        </w:r>
      </w:ins>
      <w:ins w:id="1985" w:author="Stefanie Lane" w:date="2022-06-22T14:44:00Z">
        <w:r w:rsidR="007079F9">
          <w:t>are non-native introductions from</w:t>
        </w:r>
      </w:ins>
      <w:ins w:id="1986" w:author="Stefanie Lane" w:date="2022-06-22T14:41:00Z">
        <w:r w:rsidR="001F1D23">
          <w:t xml:space="preserve"> Eurasia</w:t>
        </w:r>
        <w:r w:rsidR="00513926">
          <w:t xml:space="preserve">. </w:t>
        </w:r>
      </w:ins>
      <w:ins w:id="1987" w:author="Stefanie Lane" w:date="2022-06-22T13:09:00Z">
        <w:r w:rsidR="00192CAF">
          <w:t xml:space="preserve">Notably, </w:t>
        </w:r>
      </w:ins>
      <w:ins w:id="1988" w:author="Stefanie Lane" w:date="2022-06-22T13:10:00Z">
        <w:r w:rsidR="00192CAF">
          <w:t>each of the assemblage-defining species (</w:t>
        </w:r>
        <w:r w:rsidR="00192CAF" w:rsidRPr="00F8031D">
          <w:rPr>
            <w:i w:val="0"/>
            <w:rPrChange w:id="1989" w:author="Stefanie Lane" w:date="2022-06-22T13:11:00Z">
              <w:rPr/>
            </w:rPrChange>
          </w:rPr>
          <w:t>C. lyngbyei, F. arundinaceae, and M. trifoliata</w:t>
        </w:r>
        <w:r w:rsidR="00192CAF">
          <w:t xml:space="preserve">) </w:t>
        </w:r>
        <w:r w:rsidR="00933E4A">
          <w:t>decrease in mean abundance in 201</w:t>
        </w:r>
      </w:ins>
      <w:ins w:id="1990" w:author="Stefanie Lane" w:date="2022-06-22T13:11:00Z">
        <w:r w:rsidR="00933E4A">
          <w:t xml:space="preserve">0. </w:t>
        </w:r>
        <w:r w:rsidR="00F8031D">
          <w:t>By 2019, i</w:t>
        </w:r>
        <w:r w:rsidR="00933E4A">
          <w:t xml:space="preserve">nvasive species </w:t>
        </w:r>
        <w:r w:rsidR="00933E4A" w:rsidRPr="00F8031D">
          <w:rPr>
            <w:i w:val="0"/>
            <w:rPrChange w:id="1991" w:author="Stefanie Lane" w:date="2022-06-22T13:11:00Z">
              <w:rPr/>
            </w:rPrChange>
          </w:rPr>
          <w:t>P. arundinaceae</w:t>
        </w:r>
        <w:r w:rsidR="00933E4A">
          <w:t xml:space="preserve"> more than triples its </w:t>
        </w:r>
        <w:r w:rsidR="00F8031D">
          <w:t xml:space="preserve">abundance in the Fescue assemblage. </w:t>
        </w:r>
      </w:ins>
      <w:ins w:id="1992" w:author="Stefanie Lane" w:date="2022-06-22T13:09:00Z">
        <w:r w:rsidR="00192CAF">
          <w:t xml:space="preserve"> </w:t>
        </w:r>
      </w:ins>
      <w:del w:id="1993" w:author="Stefanie Lane" w:date="2022-06-22T12:58:00Z">
        <w:r w:rsidRPr="006D50AD" w:rsidDel="00661313">
          <w:delText>Rank abundance clocks</w:delText>
        </w:r>
        <w:r w:rsidDel="00661313">
          <w:delText xml:space="preserve"> visualize the changing </w:delText>
        </w:r>
        <w:r w:rsidR="002C4FFA" w:rsidDel="00661313">
          <w:delText xml:space="preserve">cover class </w:delText>
        </w:r>
        <w:r w:rsidDel="00661313">
          <w:delText>abundance</w:delText>
        </w:r>
        <w:r w:rsidR="00ED2AAF" w:rsidDel="00661313">
          <w:delText xml:space="preserve"> </w:delText>
        </w:r>
        <w:r w:rsidDel="00661313">
          <w:delText xml:space="preserve">(y-axis values) of </w:delText>
        </w:r>
        <w:r w:rsidR="00ED2AAF" w:rsidDel="00661313">
          <w:delText xml:space="preserve">the three most significant indicator </w:delText>
        </w:r>
        <w:r w:rsidDel="00661313">
          <w:delText>species</w:delText>
        </w:r>
        <w:r w:rsidR="00ED2AAF" w:rsidDel="00661313">
          <w:delText xml:space="preserve"> in each observation year. Cover class value is read </w:delText>
        </w:r>
        <w:r w:rsidDel="00661313">
          <w:delText xml:space="preserve">from center of the plot (0) along a radius extending </w:delText>
        </w:r>
        <w:r w:rsidR="00F309EA" w:rsidDel="00661313">
          <w:delText>along y-axis.</w:delText>
        </w:r>
        <w:r w:rsidDel="00661313">
          <w:delText xml:space="preserve"> Oldest timepoints are in the 12 o’clock position, and observation timepoints proceed clockwise, ending at the 11:59 position. (Top) </w:delText>
        </w:r>
        <w:r w:rsidRPr="006D50AD" w:rsidDel="00661313">
          <w:delText xml:space="preserve">In the </w:delText>
        </w:r>
        <w:r w:rsidDel="00661313">
          <w:delText>Sedge</w:delText>
        </w:r>
        <w:r w:rsidRPr="006D50AD" w:rsidDel="00661313">
          <w:delText xml:space="preserve"> assemblage, </w:delText>
        </w:r>
        <w:r w:rsidRPr="00330735" w:rsidDel="00661313">
          <w:rPr>
            <w:i w:val="0"/>
          </w:rPr>
          <w:delText>Carex lyngbyei</w:delText>
        </w:r>
        <w:r w:rsidRPr="006D50AD" w:rsidDel="00661313">
          <w:delText xml:space="preserve"> becomes less dominant over time, while dominance of non-native species </w:delText>
        </w:r>
        <w:r w:rsidRPr="002B346B" w:rsidDel="00661313">
          <w:rPr>
            <w:i w:val="0"/>
          </w:rPr>
          <w:delText>Agrostis stolonifera</w:delText>
        </w:r>
        <w:r w:rsidRPr="006D50AD" w:rsidDel="00661313">
          <w:delText xml:space="preserve"> </w:delText>
        </w:r>
        <w:r w:rsidR="004951EF" w:rsidDel="00661313">
          <w:delText>declines at a slower rate</w:delText>
        </w:r>
        <w:r w:rsidRPr="006D50AD" w:rsidDel="00661313">
          <w:delText xml:space="preserve">. </w:delText>
        </w:r>
        <w:r w:rsidDel="00661313">
          <w:delText xml:space="preserve">(Middle) </w:delText>
        </w:r>
        <w:r w:rsidRPr="006D50AD" w:rsidDel="00661313">
          <w:delText xml:space="preserve">Fescue assemblage is consistently occupied by </w:delText>
        </w:r>
        <w:r w:rsidRPr="00330735" w:rsidDel="00661313">
          <w:rPr>
            <w:i w:val="0"/>
          </w:rPr>
          <w:delText>Agrostis stolonifera</w:delText>
        </w:r>
        <w:r w:rsidDel="00661313">
          <w:rPr>
            <w:i w:val="0"/>
          </w:rPr>
          <w:delText xml:space="preserve">, </w:delText>
        </w:r>
        <w:r w:rsidDel="00661313">
          <w:delText xml:space="preserve">while </w:delText>
        </w:r>
        <w:r w:rsidDel="00661313">
          <w:rPr>
            <w:i w:val="0"/>
          </w:rPr>
          <w:delText xml:space="preserve">Festuca arundinaceae </w:delText>
        </w:r>
        <w:r w:rsidDel="00661313">
          <w:delText xml:space="preserve">is gradually replaced by </w:delText>
        </w:r>
        <w:r w:rsidDel="00661313">
          <w:rPr>
            <w:i w:val="0"/>
          </w:rPr>
          <w:delText>Phalaris arundinaceae</w:delText>
        </w:r>
        <w:r w:rsidDel="00661313">
          <w:delText xml:space="preserve"> in overall dominance</w:delText>
        </w:r>
        <w:r w:rsidRPr="006D50AD" w:rsidDel="00661313">
          <w:delText xml:space="preserve">; apparent </w:delText>
        </w:r>
        <w:r w:rsidR="00F309EA" w:rsidDel="00661313">
          <w:delText>dominance</w:delText>
        </w:r>
        <w:r w:rsidRPr="006D50AD" w:rsidDel="00661313">
          <w:delText xml:space="preserve"> of </w:delText>
        </w:r>
        <w:r w:rsidRPr="00330735" w:rsidDel="00661313">
          <w:rPr>
            <w:i w:val="0"/>
          </w:rPr>
          <w:delText>Poa palustris</w:delText>
        </w:r>
        <w:r w:rsidRPr="006D50AD" w:rsidDel="00661313">
          <w:delText xml:space="preserve"> </w:delText>
        </w:r>
        <w:r w:rsidR="00F309EA" w:rsidDel="00661313">
          <w:delText xml:space="preserve">in 1999 </w:delText>
        </w:r>
        <w:r w:rsidRPr="006D50AD" w:rsidDel="00661313">
          <w:delText xml:space="preserve">may be due to </w:delText>
        </w:r>
        <w:r w:rsidR="00F309EA" w:rsidDel="00661313">
          <w:delText>misidentification of</w:delText>
        </w:r>
        <w:r w:rsidRPr="006D50AD" w:rsidDel="00661313">
          <w:delText xml:space="preserve"> </w:delText>
        </w:r>
        <w:r w:rsidRPr="002B346B" w:rsidDel="00661313">
          <w:rPr>
            <w:i w:val="0"/>
          </w:rPr>
          <w:delText>Agrostis stolonifera</w:delText>
        </w:r>
        <w:r w:rsidDel="00661313">
          <w:rPr>
            <w:i w:val="0"/>
          </w:rPr>
          <w:delText>.</w:delText>
        </w:r>
        <w:r w:rsidDel="00661313">
          <w:delText xml:space="preserve"> (Bottom)</w:delText>
        </w:r>
        <w:r w:rsidR="004951EF" w:rsidDel="00661313">
          <w:delText xml:space="preserve"> </w:delText>
        </w:r>
        <w:r w:rsidR="004951EF" w:rsidRPr="006D50AD" w:rsidDel="00661313">
          <w:delText xml:space="preserve">Bogbean assemblage is consistently dominated by </w:delText>
        </w:r>
        <w:r w:rsidR="004951EF" w:rsidRPr="002B346B" w:rsidDel="00661313">
          <w:rPr>
            <w:i w:val="0"/>
          </w:rPr>
          <w:delText>Menyanthes trifoliata</w:delText>
        </w:r>
        <w:r w:rsidR="004951EF" w:rsidRPr="006D50AD" w:rsidDel="00661313">
          <w:delText xml:space="preserve">, however non-native </w:delText>
        </w:r>
        <w:r w:rsidR="004951EF" w:rsidRPr="002B346B" w:rsidDel="00661313">
          <w:rPr>
            <w:i w:val="0"/>
          </w:rPr>
          <w:delText>Mentha aquatica</w:delText>
        </w:r>
        <w:r w:rsidR="004951EF" w:rsidRPr="006D50AD" w:rsidDel="00661313">
          <w:delText xml:space="preserve"> becomes dominant</w:delText>
        </w:r>
        <w:r w:rsidR="00564330" w:rsidDel="00661313">
          <w:delText xml:space="preserve">. </w:delText>
        </w:r>
      </w:del>
      <w:bookmarkStart w:id="1994" w:name="_Ref103083520"/>
      <w:r w:rsidR="0089145E">
        <w:br w:type="page"/>
      </w:r>
    </w:p>
    <w:bookmarkEnd w:id="1994"/>
    <w:p w14:paraId="7E6DBC46" w14:textId="344E2315" w:rsidR="00E01451" w:rsidRPr="00E01451" w:rsidDel="00631EE5" w:rsidRDefault="00E01451">
      <w:pPr>
        <w:pStyle w:val="Caption"/>
        <w:rPr>
          <w:del w:id="1995" w:author="Stefanie Lane" w:date="2022-05-30T14:33:00Z"/>
          <w:rFonts w:ascii="Calibri" w:eastAsia="Calibri" w:hAnsi="Calibri" w:cs="Calibri"/>
          <w:color w:val="44546A"/>
        </w:rPr>
        <w:pPrChange w:id="1996" w:author="Stefanie Lane" w:date="2022-05-30T14:33:00Z">
          <w:pPr>
            <w:keepNext/>
            <w:spacing w:after="200" w:line="240" w:lineRule="auto"/>
          </w:pPr>
        </w:pPrChange>
      </w:pPr>
      <w:del w:id="1997" w:author="Stefanie Lane" w:date="2022-05-30T14:32:00Z">
        <w:r w:rsidRPr="00E01451" w:rsidDel="00DD0C1B">
          <w:rPr>
            <w:rFonts w:ascii="Calibri" w:eastAsia="Calibri" w:hAnsi="Calibri" w:cs="Calibri"/>
            <w:i w:val="0"/>
            <w:iCs w:val="0"/>
            <w:color w:val="44546A"/>
          </w:rPr>
          <w:lastRenderedPageBreak/>
          <w:delText xml:space="preserve">Table 1. </w:delText>
        </w:r>
      </w:del>
      <w:moveFromRangeStart w:id="1998" w:author="Stefanie Lane" w:date="2022-05-30T14:33:00Z" w:name="move104813605"/>
      <w:commentRangeStart w:id="1999"/>
      <w:moveFrom w:id="2000" w:author="Stefanie Lane" w:date="2022-05-30T14:33:00Z">
        <w:del w:id="2001" w:author="Stefanie Lane" w:date="2022-05-30T14:33:00Z">
          <w:r w:rsidRPr="00E01451" w:rsidDel="00631EE5">
            <w:rPr>
              <w:rFonts w:ascii="Calibri" w:eastAsia="Calibri" w:hAnsi="Calibri" w:cs="Calibri"/>
              <w:i w:val="0"/>
              <w:iCs w:val="0"/>
              <w:color w:val="44546A"/>
            </w:rPr>
            <w:delText>Between 1979 and 2019, 8 fewer plots and 5 fewer species were observed</w:delText>
          </w:r>
          <w:commentRangeEnd w:id="1999"/>
          <w:r w:rsidDel="00631EE5">
            <w:rPr>
              <w:rStyle w:val="CommentReference"/>
            </w:rPr>
            <w:commentReference w:id="1999"/>
          </w:r>
          <w:r w:rsidRPr="00E01451" w:rsidDel="00631EE5">
            <w:rPr>
              <w:rFonts w:ascii="Calibri" w:eastAsia="Calibri" w:hAnsi="Calibri" w:cs="Calibri"/>
              <w:i w:val="0"/>
              <w:iCs w:val="0"/>
              <w:color w:val="44546A"/>
            </w:rPr>
            <w:delText>, resulting in slightly lower α-diversity and greater β-diversity. For each assemblage type, Bogbean is the only assemblage to proportionally gain plots between 1979 and 2019, while the Fescue and Sedge assemblages lost plots.</w:delText>
          </w:r>
        </w:del>
      </w:moveFrom>
      <w:moveFromRangeEnd w:id="1998"/>
      <w:moveToRangeStart w:id="2002" w:author="Stefanie Lane" w:date="2022-05-30T14:33:00Z" w:name="move104813605"/>
      <w:commentRangeStart w:id="2003"/>
      <w:moveTo w:id="2004" w:author="Stefanie Lane" w:date="2022-05-30T14:33:00Z">
        <w:del w:id="2005" w:author="Stefanie Lane" w:date="2022-05-30T14:33:00Z">
          <w:r w:rsidR="00DD0C1B" w:rsidRPr="00DD0C1B" w:rsidDel="00631EE5">
            <w:rPr>
              <w:rFonts w:ascii="Calibri" w:eastAsia="Calibri" w:hAnsi="Calibri" w:cs="Calibri"/>
              <w:i w:val="0"/>
              <w:iCs w:val="0"/>
              <w:color w:val="44546A"/>
              <w:rPrChange w:id="2006" w:author="Stefanie Lane" w:date="2022-05-30T14:33:00Z">
                <w:rPr>
                  <w:rFonts w:ascii="Calibri" w:eastAsia="Calibri" w:hAnsi="Calibri" w:cs="Calibri"/>
                  <w:i/>
                  <w:iCs/>
                  <w:color w:val="44546A"/>
                  <w:sz w:val="18"/>
                  <w:szCs w:val="18"/>
                </w:rPr>
              </w:rPrChange>
            </w:rPr>
            <w:delText>Between 1979 and 2019, 8 fewer plots and 5 fewer species were observed</w:delText>
          </w:r>
          <w:commentRangeEnd w:id="2003"/>
          <w:r w:rsidR="00DD0C1B" w:rsidRPr="00791A3B" w:rsidDel="00631EE5">
            <w:rPr>
              <w:rStyle w:val="CommentReference"/>
            </w:rPr>
            <w:commentReference w:id="2003"/>
          </w:r>
          <w:r w:rsidR="00DD0C1B" w:rsidRPr="00DD0C1B" w:rsidDel="00631EE5">
            <w:rPr>
              <w:rFonts w:ascii="Calibri" w:eastAsia="Calibri" w:hAnsi="Calibri" w:cs="Calibri"/>
              <w:i w:val="0"/>
              <w:iCs w:val="0"/>
              <w:color w:val="44546A"/>
              <w:rPrChange w:id="2007" w:author="Stefanie Lane" w:date="2022-05-30T14:33:00Z">
                <w:rPr>
                  <w:rFonts w:ascii="Calibri" w:eastAsia="Calibri" w:hAnsi="Calibri" w:cs="Calibri"/>
                  <w:i/>
                  <w:iCs/>
                  <w:color w:val="44546A"/>
                  <w:sz w:val="18"/>
                  <w:szCs w:val="18"/>
                </w:rPr>
              </w:rPrChange>
            </w:rPr>
            <w:delText>, resulting in slightly lower α-diversity and greater β-diversity. For each assemblage type, Bogbean is the only assemblage to proportionally gain plots between 1979 and 2019, while the Fescue and Sedge assemblages lost plots.</w:delText>
          </w:r>
        </w:del>
      </w:moveTo>
      <w:moveToRangeEnd w:id="2002"/>
    </w:p>
    <w:tbl>
      <w:tblPr>
        <w:tblW w:w="6620" w:type="dxa"/>
        <w:jc w:val="center"/>
        <w:tblCellMar>
          <w:left w:w="0" w:type="dxa"/>
          <w:right w:w="0" w:type="dxa"/>
        </w:tblCellMar>
        <w:tblLook w:val="04A0" w:firstRow="1" w:lastRow="0" w:firstColumn="1" w:lastColumn="0" w:noHBand="0" w:noVBand="1"/>
        <w:tblPrChange w:id="2008" w:author="Stefanie Lane" w:date="2022-05-30T14:32:00Z">
          <w:tblPr>
            <w:tblW w:w="6620" w:type="dxa"/>
            <w:tblCellMar>
              <w:left w:w="0" w:type="dxa"/>
              <w:right w:w="0" w:type="dxa"/>
            </w:tblCellMar>
            <w:tblLook w:val="04A0" w:firstRow="1" w:lastRow="0" w:firstColumn="1" w:lastColumn="0" w:noHBand="0" w:noVBand="1"/>
          </w:tblPr>
        </w:tblPrChange>
      </w:tblPr>
      <w:tblGrid>
        <w:gridCol w:w="1313"/>
        <w:gridCol w:w="1032"/>
        <w:gridCol w:w="960"/>
        <w:gridCol w:w="300"/>
        <w:gridCol w:w="1005"/>
        <w:gridCol w:w="1005"/>
        <w:gridCol w:w="1005"/>
        <w:tblGridChange w:id="2009">
          <w:tblGrid>
            <w:gridCol w:w="1313"/>
            <w:gridCol w:w="1032"/>
            <w:gridCol w:w="960"/>
            <w:gridCol w:w="300"/>
            <w:gridCol w:w="1005"/>
            <w:gridCol w:w="1005"/>
            <w:gridCol w:w="1005"/>
          </w:tblGrid>
        </w:tblGridChange>
      </w:tblGrid>
      <w:tr w:rsidR="00E01451" w:rsidRPr="00E01451" w:rsidDel="00631EE5" w14:paraId="0CCCE362" w14:textId="593AE5CB" w:rsidTr="00DD0C1B">
        <w:trPr>
          <w:trHeight w:val="870"/>
          <w:jc w:val="center"/>
          <w:del w:id="2010" w:author="Stefanie Lane" w:date="2022-05-30T14:33:00Z"/>
          <w:trPrChange w:id="2011" w:author="Stefanie Lane" w:date="2022-05-30T14:32:00Z">
            <w:trPr>
              <w:trHeight w:val="870"/>
            </w:trPr>
          </w:trPrChange>
        </w:trPr>
        <w:tc>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2" w:author="Stefanie Lane" w:date="2022-05-30T14:32:00Z">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52DCB699" w14:textId="34A4AC21" w:rsidR="00E01451" w:rsidRPr="00E01451" w:rsidDel="00631EE5" w:rsidRDefault="00E01451" w:rsidP="00E01451">
            <w:pPr>
              <w:spacing w:after="0" w:line="240" w:lineRule="auto"/>
              <w:jc w:val="center"/>
              <w:rPr>
                <w:del w:id="2013" w:author="Stefanie Lane" w:date="2022-05-30T14:33:00Z"/>
                <w:rFonts w:ascii="Calibri" w:eastAsia="Calibri" w:hAnsi="Calibri" w:cs="Calibri"/>
                <w:b/>
                <w:bCs/>
                <w:color w:val="000000"/>
              </w:rPr>
            </w:pPr>
            <w:del w:id="2014" w:author="Stefanie Lane" w:date="2022-05-30T14:33:00Z">
              <w:r w:rsidRPr="00E01451" w:rsidDel="00631EE5">
                <w:rPr>
                  <w:rFonts w:ascii="Calibri" w:eastAsia="Calibri" w:hAnsi="Calibri" w:cs="Calibri"/>
                  <w:b/>
                  <w:bCs/>
                  <w:color w:val="000000"/>
                </w:rPr>
                <w:delText>Assemblage</w:delText>
              </w:r>
            </w:del>
          </w:p>
        </w:tc>
        <w:tc>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5" w:author="Stefanie Lane" w:date="2022-05-30T14:32:00Z">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7855FE72" w14:textId="2C6C3D1D" w:rsidR="00E01451" w:rsidRPr="00E01451" w:rsidDel="00631EE5" w:rsidRDefault="00E01451" w:rsidP="00E01451">
            <w:pPr>
              <w:spacing w:after="0" w:line="240" w:lineRule="auto"/>
              <w:jc w:val="center"/>
              <w:rPr>
                <w:del w:id="2016" w:author="Stefanie Lane" w:date="2022-05-30T14:33:00Z"/>
                <w:rFonts w:ascii="Calibri" w:eastAsia="Calibri" w:hAnsi="Calibri" w:cs="Calibri"/>
                <w:b/>
                <w:bCs/>
                <w:color w:val="000000"/>
              </w:rPr>
            </w:pPr>
            <w:del w:id="2017" w:author="Stefanie Lane" w:date="2022-05-30T14:33:00Z">
              <w:r w:rsidRPr="00E01451" w:rsidDel="00631EE5">
                <w:rPr>
                  <w:rFonts w:ascii="Calibri" w:eastAsia="Calibri" w:hAnsi="Calibri" w:cs="Calibri"/>
                  <w:b/>
                  <w:bCs/>
                  <w:color w:val="000000"/>
                </w:rPr>
                <w:delText>No. quadrats</w:delText>
              </w:r>
            </w:del>
          </w:p>
        </w:tc>
        <w:tc>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18" w:author="Stefanie Lane" w:date="2022-05-30T14:32:00Z">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60F46B7" w14:textId="4F71542E" w:rsidR="00E01451" w:rsidRPr="00E01451" w:rsidDel="00631EE5" w:rsidRDefault="00E01451" w:rsidP="00E01451">
            <w:pPr>
              <w:spacing w:after="0" w:line="240" w:lineRule="auto"/>
              <w:jc w:val="center"/>
              <w:rPr>
                <w:del w:id="2019" w:author="Stefanie Lane" w:date="2022-05-30T14:33:00Z"/>
                <w:rFonts w:ascii="Calibri" w:eastAsia="Calibri" w:hAnsi="Calibri" w:cs="Calibri"/>
                <w:b/>
                <w:bCs/>
                <w:color w:val="000000"/>
              </w:rPr>
            </w:pPr>
            <w:del w:id="2020" w:author="Stefanie Lane" w:date="2022-05-30T14:33:00Z">
              <w:r w:rsidRPr="00E01451" w:rsidDel="00631EE5">
                <w:rPr>
                  <w:rFonts w:ascii="Calibri" w:eastAsia="Calibri" w:hAnsi="Calibri" w:cs="Calibri"/>
                  <w:b/>
                  <w:bCs/>
                  <w:color w:val="000000"/>
                </w:rPr>
                <w:delText>No. species</w:delText>
              </w:r>
            </w:del>
          </w:p>
        </w:tc>
        <w:tc>
          <w:tcPr>
            <w:tcW w:w="300" w:type="dxa"/>
            <w:tcMar>
              <w:top w:w="0" w:type="dxa"/>
              <w:left w:w="108" w:type="dxa"/>
              <w:bottom w:w="0" w:type="dxa"/>
              <w:right w:w="108" w:type="dxa"/>
            </w:tcMar>
            <w:vAlign w:val="center"/>
            <w:hideMark/>
            <w:tcPrChange w:id="2021" w:author="Stefanie Lane" w:date="2022-05-30T14:32:00Z">
              <w:tcPr>
                <w:tcW w:w="300" w:type="dxa"/>
                <w:tcMar>
                  <w:top w:w="0" w:type="dxa"/>
                  <w:left w:w="108" w:type="dxa"/>
                  <w:bottom w:w="0" w:type="dxa"/>
                  <w:right w:w="108" w:type="dxa"/>
                </w:tcMar>
                <w:vAlign w:val="center"/>
                <w:hideMark/>
              </w:tcPr>
            </w:tcPrChange>
          </w:tcPr>
          <w:p w14:paraId="63189226" w14:textId="49B74FF6" w:rsidR="00E01451" w:rsidRPr="00E01451" w:rsidDel="00631EE5" w:rsidRDefault="00E01451" w:rsidP="00E01451">
            <w:pPr>
              <w:spacing w:after="0" w:line="240" w:lineRule="auto"/>
              <w:rPr>
                <w:del w:id="2022" w:author="Stefanie Lane" w:date="2022-05-30T14:33:00Z"/>
                <w:rFonts w:ascii="Calibri" w:eastAsia="Calibri" w:hAnsi="Calibri" w:cs="Calibri"/>
                <w:b/>
                <w:bCs/>
                <w:color w:val="000000"/>
              </w:rPr>
            </w:pPr>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23"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40ABBA6F" w14:textId="0648F103" w:rsidR="00E01451" w:rsidRPr="00E01451" w:rsidDel="00631EE5" w:rsidRDefault="00E01451" w:rsidP="00E01451">
            <w:pPr>
              <w:spacing w:after="0" w:line="240" w:lineRule="auto"/>
              <w:jc w:val="center"/>
              <w:rPr>
                <w:del w:id="2024" w:author="Stefanie Lane" w:date="2022-05-30T14:33:00Z"/>
                <w:rFonts w:ascii="Calibri" w:eastAsia="Calibri" w:hAnsi="Calibri" w:cs="Calibri"/>
                <w:b/>
                <w:bCs/>
                <w:color w:val="000000"/>
              </w:rPr>
            </w:pPr>
            <w:del w:id="2025" w:author="Stefanie Lane" w:date="2022-05-30T14:33:00Z">
              <w:r w:rsidRPr="00E01451" w:rsidDel="00631EE5">
                <w:rPr>
                  <w:rFonts w:ascii="Calibri" w:eastAsia="Calibri" w:hAnsi="Calibri" w:cs="Calibri"/>
                  <w:b/>
                  <w:bCs/>
                  <w:color w:val="000000"/>
                </w:rPr>
                <w:delText>α diversity</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26"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71C0D1E" w14:textId="3752C4A6" w:rsidR="00E01451" w:rsidRPr="00E01451" w:rsidDel="00631EE5" w:rsidRDefault="00E01451" w:rsidP="00E01451">
            <w:pPr>
              <w:spacing w:after="0" w:line="240" w:lineRule="auto"/>
              <w:jc w:val="center"/>
              <w:rPr>
                <w:del w:id="2027" w:author="Stefanie Lane" w:date="2022-05-30T14:33:00Z"/>
                <w:rFonts w:ascii="Calibri" w:eastAsia="Calibri" w:hAnsi="Calibri" w:cs="Calibri"/>
                <w:b/>
                <w:bCs/>
                <w:color w:val="000000"/>
              </w:rPr>
            </w:pPr>
            <w:del w:id="2028" w:author="Stefanie Lane" w:date="2022-05-30T14:33:00Z">
              <w:r w:rsidRPr="00E01451" w:rsidDel="00631EE5">
                <w:rPr>
                  <w:rFonts w:ascii="Calibri" w:eastAsia="Calibri" w:hAnsi="Calibri" w:cs="Calibri"/>
                  <w:b/>
                  <w:bCs/>
                  <w:color w:val="000000"/>
                </w:rPr>
                <w:delText>α diversity sd</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2029"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2A2FF4BE" w14:textId="7D4EF5DC" w:rsidR="00E01451" w:rsidRPr="00E01451" w:rsidDel="00631EE5" w:rsidRDefault="00E01451" w:rsidP="00E01451">
            <w:pPr>
              <w:spacing w:after="0" w:line="240" w:lineRule="auto"/>
              <w:jc w:val="center"/>
              <w:rPr>
                <w:del w:id="2030" w:author="Stefanie Lane" w:date="2022-05-30T14:33:00Z"/>
                <w:rFonts w:ascii="Calibri" w:eastAsia="Calibri" w:hAnsi="Calibri" w:cs="Calibri"/>
                <w:b/>
                <w:bCs/>
                <w:color w:val="000000"/>
              </w:rPr>
            </w:pPr>
            <w:del w:id="2031" w:author="Stefanie Lane" w:date="2022-05-30T14:33:00Z">
              <w:r w:rsidRPr="00E01451" w:rsidDel="00631EE5">
                <w:rPr>
                  <w:rFonts w:ascii="Calibri" w:eastAsia="Calibri" w:hAnsi="Calibri" w:cs="Calibri"/>
                  <w:b/>
                  <w:bCs/>
                  <w:color w:val="000000"/>
                </w:rPr>
                <w:delText>β diversity</w:delText>
              </w:r>
            </w:del>
          </w:p>
        </w:tc>
      </w:tr>
      <w:tr w:rsidR="00E01451" w:rsidRPr="00E01451" w:rsidDel="00631EE5" w14:paraId="42B819FA" w14:textId="07E486B6" w:rsidTr="00DD0C1B">
        <w:trPr>
          <w:trHeight w:val="290"/>
          <w:jc w:val="center"/>
          <w:del w:id="2032" w:author="Stefanie Lane" w:date="2022-05-30T14:33:00Z"/>
          <w:trPrChange w:id="2033" w:author="Stefanie Lane" w:date="2022-05-30T14:32:00Z">
            <w:trPr>
              <w:trHeight w:val="290"/>
            </w:trPr>
          </w:trPrChange>
        </w:trPr>
        <w:tc>
          <w:tcPr>
            <w:tcW w:w="1313" w:type="dxa"/>
            <w:tcMar>
              <w:top w:w="0" w:type="dxa"/>
              <w:left w:w="108" w:type="dxa"/>
              <w:bottom w:w="0" w:type="dxa"/>
              <w:right w:w="108" w:type="dxa"/>
            </w:tcMar>
            <w:vAlign w:val="bottom"/>
            <w:hideMark/>
            <w:tcPrChange w:id="2034" w:author="Stefanie Lane" w:date="2022-05-30T14:32:00Z">
              <w:tcPr>
                <w:tcW w:w="1313" w:type="dxa"/>
                <w:tcMar>
                  <w:top w:w="0" w:type="dxa"/>
                  <w:left w:w="108" w:type="dxa"/>
                  <w:bottom w:w="0" w:type="dxa"/>
                  <w:right w:w="108" w:type="dxa"/>
                </w:tcMar>
                <w:vAlign w:val="bottom"/>
                <w:hideMark/>
              </w:tcPr>
            </w:tcPrChange>
          </w:tcPr>
          <w:p w14:paraId="2B3BEF95" w14:textId="438E73BD" w:rsidR="00E01451" w:rsidRPr="00E01451" w:rsidDel="00631EE5" w:rsidRDefault="00E01451" w:rsidP="00E01451">
            <w:pPr>
              <w:spacing w:after="0" w:line="240" w:lineRule="auto"/>
              <w:rPr>
                <w:del w:id="2035" w:author="Stefanie Lane" w:date="2022-05-30T14:33:00Z"/>
                <w:rFonts w:ascii="Calibri" w:eastAsia="Calibri" w:hAnsi="Calibri" w:cs="Calibri"/>
                <w:b/>
                <w:bCs/>
                <w:color w:val="000000"/>
              </w:rPr>
            </w:pPr>
            <w:del w:id="2036" w:author="Stefanie Lane" w:date="2022-05-30T14:33:00Z">
              <w:r w:rsidRPr="00E01451" w:rsidDel="00631EE5">
                <w:rPr>
                  <w:rFonts w:ascii="Calibri" w:eastAsia="Calibri" w:hAnsi="Calibri" w:cs="Calibri"/>
                  <w:b/>
                  <w:bCs/>
                  <w:color w:val="000000"/>
                </w:rPr>
                <w:delText>Sedge</w:delText>
              </w:r>
            </w:del>
          </w:p>
        </w:tc>
        <w:tc>
          <w:tcPr>
            <w:tcW w:w="1032" w:type="dxa"/>
            <w:noWrap/>
            <w:tcMar>
              <w:top w:w="0" w:type="dxa"/>
              <w:left w:w="108" w:type="dxa"/>
              <w:bottom w:w="0" w:type="dxa"/>
              <w:right w:w="108" w:type="dxa"/>
            </w:tcMar>
            <w:vAlign w:val="bottom"/>
            <w:hideMark/>
            <w:tcPrChange w:id="2037" w:author="Stefanie Lane" w:date="2022-05-30T14:32:00Z">
              <w:tcPr>
                <w:tcW w:w="1032" w:type="dxa"/>
                <w:noWrap/>
                <w:tcMar>
                  <w:top w:w="0" w:type="dxa"/>
                  <w:left w:w="108" w:type="dxa"/>
                  <w:bottom w:w="0" w:type="dxa"/>
                  <w:right w:w="108" w:type="dxa"/>
                </w:tcMar>
                <w:vAlign w:val="bottom"/>
                <w:hideMark/>
              </w:tcPr>
            </w:tcPrChange>
          </w:tcPr>
          <w:p w14:paraId="3562FDD2" w14:textId="4AFAEF14" w:rsidR="00E01451" w:rsidRPr="00E01451" w:rsidDel="00631EE5" w:rsidRDefault="00E01451" w:rsidP="00E01451">
            <w:pPr>
              <w:spacing w:after="0" w:line="240" w:lineRule="auto"/>
              <w:rPr>
                <w:del w:id="2038"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039" w:author="Stefanie Lane" w:date="2022-05-30T14:32:00Z">
              <w:tcPr>
                <w:tcW w:w="960" w:type="dxa"/>
                <w:noWrap/>
                <w:tcMar>
                  <w:top w:w="0" w:type="dxa"/>
                  <w:left w:w="108" w:type="dxa"/>
                  <w:bottom w:w="0" w:type="dxa"/>
                  <w:right w:w="108" w:type="dxa"/>
                </w:tcMar>
                <w:vAlign w:val="bottom"/>
                <w:hideMark/>
              </w:tcPr>
            </w:tcPrChange>
          </w:tcPr>
          <w:p w14:paraId="31B04133" w14:textId="17B2AECE" w:rsidR="00E01451" w:rsidRPr="00E01451" w:rsidDel="00631EE5" w:rsidRDefault="00E01451" w:rsidP="00E01451">
            <w:pPr>
              <w:spacing w:after="0" w:line="240" w:lineRule="auto"/>
              <w:rPr>
                <w:del w:id="2040"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041" w:author="Stefanie Lane" w:date="2022-05-30T14:32:00Z">
              <w:tcPr>
                <w:tcW w:w="300" w:type="dxa"/>
                <w:noWrap/>
                <w:tcMar>
                  <w:top w:w="0" w:type="dxa"/>
                  <w:left w:w="108" w:type="dxa"/>
                  <w:bottom w:w="0" w:type="dxa"/>
                  <w:right w:w="108" w:type="dxa"/>
                </w:tcMar>
                <w:vAlign w:val="bottom"/>
                <w:hideMark/>
              </w:tcPr>
            </w:tcPrChange>
          </w:tcPr>
          <w:p w14:paraId="51C2082F" w14:textId="3CE8D4D3" w:rsidR="00E01451" w:rsidRPr="00E01451" w:rsidDel="00631EE5" w:rsidRDefault="00E01451" w:rsidP="00E01451">
            <w:pPr>
              <w:spacing w:after="0" w:line="240" w:lineRule="auto"/>
              <w:rPr>
                <w:del w:id="204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43" w:author="Stefanie Lane" w:date="2022-05-30T14:32:00Z">
              <w:tcPr>
                <w:tcW w:w="1005" w:type="dxa"/>
                <w:noWrap/>
                <w:tcMar>
                  <w:top w:w="0" w:type="dxa"/>
                  <w:left w:w="108" w:type="dxa"/>
                  <w:bottom w:w="0" w:type="dxa"/>
                  <w:right w:w="108" w:type="dxa"/>
                </w:tcMar>
                <w:vAlign w:val="bottom"/>
                <w:hideMark/>
              </w:tcPr>
            </w:tcPrChange>
          </w:tcPr>
          <w:p w14:paraId="1BC0D7EE" w14:textId="4B398123" w:rsidR="00E01451" w:rsidRPr="00E01451" w:rsidDel="00631EE5" w:rsidRDefault="00E01451" w:rsidP="00E01451">
            <w:pPr>
              <w:spacing w:after="0" w:line="240" w:lineRule="auto"/>
              <w:rPr>
                <w:del w:id="204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45" w:author="Stefanie Lane" w:date="2022-05-30T14:32:00Z">
              <w:tcPr>
                <w:tcW w:w="1005" w:type="dxa"/>
                <w:noWrap/>
                <w:tcMar>
                  <w:top w:w="0" w:type="dxa"/>
                  <w:left w:w="108" w:type="dxa"/>
                  <w:bottom w:w="0" w:type="dxa"/>
                  <w:right w:w="108" w:type="dxa"/>
                </w:tcMar>
                <w:vAlign w:val="bottom"/>
                <w:hideMark/>
              </w:tcPr>
            </w:tcPrChange>
          </w:tcPr>
          <w:p w14:paraId="50288BAB" w14:textId="781BF76D" w:rsidR="00E01451" w:rsidRPr="00E01451" w:rsidDel="00631EE5" w:rsidRDefault="00E01451" w:rsidP="00E01451">
            <w:pPr>
              <w:spacing w:after="0" w:line="240" w:lineRule="auto"/>
              <w:rPr>
                <w:del w:id="204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047" w:author="Stefanie Lane" w:date="2022-05-30T14:32:00Z">
              <w:tcPr>
                <w:tcW w:w="1005" w:type="dxa"/>
                <w:noWrap/>
                <w:tcMar>
                  <w:top w:w="0" w:type="dxa"/>
                  <w:left w:w="108" w:type="dxa"/>
                  <w:bottom w:w="0" w:type="dxa"/>
                  <w:right w:w="108" w:type="dxa"/>
                </w:tcMar>
                <w:vAlign w:val="bottom"/>
                <w:hideMark/>
              </w:tcPr>
            </w:tcPrChange>
          </w:tcPr>
          <w:p w14:paraId="3E830087" w14:textId="63EFF706" w:rsidR="00E01451" w:rsidRPr="00E01451" w:rsidDel="00631EE5" w:rsidRDefault="00E01451" w:rsidP="00E01451">
            <w:pPr>
              <w:spacing w:after="0" w:line="240" w:lineRule="auto"/>
              <w:rPr>
                <w:del w:id="2048" w:author="Stefanie Lane" w:date="2022-05-30T14:33:00Z"/>
                <w:rFonts w:ascii="Times New Roman" w:eastAsia="Times New Roman" w:hAnsi="Times New Roman" w:cs="Times New Roman"/>
                <w:sz w:val="20"/>
                <w:szCs w:val="20"/>
              </w:rPr>
            </w:pPr>
          </w:p>
        </w:tc>
      </w:tr>
      <w:tr w:rsidR="00E01451" w:rsidRPr="00E01451" w:rsidDel="00631EE5" w14:paraId="4EADA0CF" w14:textId="64E442F9" w:rsidTr="00DD0C1B">
        <w:trPr>
          <w:trHeight w:val="290"/>
          <w:jc w:val="center"/>
          <w:del w:id="2049" w:author="Stefanie Lane" w:date="2022-05-30T14:33:00Z"/>
          <w:trPrChange w:id="2050"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1"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BC96AFB" w14:textId="6510AC50" w:rsidR="00E01451" w:rsidRPr="00E01451" w:rsidDel="00631EE5" w:rsidRDefault="00E01451" w:rsidP="00E01451">
            <w:pPr>
              <w:spacing w:after="0" w:line="240" w:lineRule="auto"/>
              <w:jc w:val="right"/>
              <w:rPr>
                <w:del w:id="2052" w:author="Stefanie Lane" w:date="2022-05-30T14:33:00Z"/>
                <w:rFonts w:ascii="Calibri" w:eastAsia="Calibri" w:hAnsi="Calibri" w:cs="Calibri"/>
                <w:color w:val="000000"/>
              </w:rPr>
            </w:pPr>
            <w:del w:id="2053"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4"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919ECE2" w14:textId="4BAF5BBE" w:rsidR="00E01451" w:rsidRPr="00E01451" w:rsidDel="00631EE5" w:rsidRDefault="00E01451" w:rsidP="00E01451">
            <w:pPr>
              <w:spacing w:after="0" w:line="240" w:lineRule="auto"/>
              <w:jc w:val="center"/>
              <w:rPr>
                <w:del w:id="2055" w:author="Stefanie Lane" w:date="2022-05-30T14:33:00Z"/>
                <w:rFonts w:ascii="Calibri" w:eastAsia="Calibri" w:hAnsi="Calibri" w:cs="Calibri"/>
                <w:color w:val="000000"/>
              </w:rPr>
            </w:pPr>
            <w:del w:id="2056" w:author="Stefanie Lane" w:date="2022-05-30T14:33:00Z">
              <w:r w:rsidRPr="00E01451" w:rsidDel="00631EE5">
                <w:rPr>
                  <w:rFonts w:ascii="Calibri" w:eastAsia="Calibri" w:hAnsi="Calibri" w:cs="Calibri"/>
                  <w:color w:val="000000"/>
                </w:rPr>
                <w:delText>34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57"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2A181CE" w14:textId="215F6A55" w:rsidR="00E01451" w:rsidRPr="00E01451" w:rsidDel="00631EE5" w:rsidRDefault="00E01451" w:rsidP="00E01451">
            <w:pPr>
              <w:spacing w:after="0" w:line="240" w:lineRule="auto"/>
              <w:jc w:val="center"/>
              <w:rPr>
                <w:del w:id="2058" w:author="Stefanie Lane" w:date="2022-05-30T14:33:00Z"/>
                <w:rFonts w:ascii="Calibri" w:eastAsia="Calibri" w:hAnsi="Calibri" w:cs="Calibri"/>
                <w:color w:val="000000"/>
              </w:rPr>
            </w:pPr>
            <w:del w:id="2059"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2060" w:author="Stefanie Lane" w:date="2022-05-30T14:32:00Z">
              <w:tcPr>
                <w:tcW w:w="300" w:type="dxa"/>
                <w:noWrap/>
                <w:tcMar>
                  <w:top w:w="0" w:type="dxa"/>
                  <w:left w:w="108" w:type="dxa"/>
                  <w:bottom w:w="0" w:type="dxa"/>
                  <w:right w:w="108" w:type="dxa"/>
                </w:tcMar>
                <w:vAlign w:val="bottom"/>
                <w:hideMark/>
              </w:tcPr>
            </w:tcPrChange>
          </w:tcPr>
          <w:p w14:paraId="28FD7E4D" w14:textId="647EFE57" w:rsidR="00E01451" w:rsidRPr="00E01451" w:rsidDel="00631EE5" w:rsidRDefault="00E01451" w:rsidP="00E01451">
            <w:pPr>
              <w:spacing w:after="0" w:line="240" w:lineRule="auto"/>
              <w:rPr>
                <w:del w:id="2061"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6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E307DF" w14:textId="76F04A09" w:rsidR="00E01451" w:rsidRPr="00E01451" w:rsidDel="00631EE5" w:rsidRDefault="00E01451" w:rsidP="00E01451">
            <w:pPr>
              <w:spacing w:after="0" w:line="240" w:lineRule="auto"/>
              <w:jc w:val="center"/>
              <w:rPr>
                <w:del w:id="2063" w:author="Stefanie Lane" w:date="2022-05-30T14:33:00Z"/>
                <w:rFonts w:ascii="Calibri" w:eastAsia="Calibri" w:hAnsi="Calibri" w:cs="Calibri"/>
                <w:color w:val="000000"/>
              </w:rPr>
            </w:pPr>
            <w:del w:id="2064" w:author="Stefanie Lane" w:date="2022-05-30T14:33:00Z">
              <w:r w:rsidRPr="00E01451" w:rsidDel="00631EE5">
                <w:rPr>
                  <w:rFonts w:ascii="Calibri" w:eastAsia="Calibri" w:hAnsi="Calibri" w:cs="Calibri"/>
                  <w:color w:val="000000"/>
                </w:rPr>
                <w:delText>8.74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6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3B1BCD1" w14:textId="7B5533D3" w:rsidR="00E01451" w:rsidRPr="00E01451" w:rsidDel="00631EE5" w:rsidRDefault="00E01451" w:rsidP="00E01451">
            <w:pPr>
              <w:spacing w:after="0" w:line="240" w:lineRule="auto"/>
              <w:jc w:val="center"/>
              <w:rPr>
                <w:del w:id="2066" w:author="Stefanie Lane" w:date="2022-05-30T14:33:00Z"/>
                <w:rFonts w:ascii="Calibri" w:eastAsia="Calibri" w:hAnsi="Calibri" w:cs="Calibri"/>
                <w:color w:val="000000"/>
              </w:rPr>
            </w:pPr>
            <w:del w:id="2067" w:author="Stefanie Lane" w:date="2022-05-30T14:33:00Z">
              <w:r w:rsidRPr="00E01451" w:rsidDel="00631EE5">
                <w:rPr>
                  <w:rFonts w:ascii="Calibri" w:eastAsia="Calibri" w:hAnsi="Calibri" w:cs="Calibri"/>
                  <w:color w:val="000000"/>
                </w:rPr>
                <w:delText>2.45</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68"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4A590B8" w14:textId="0EB22FE6" w:rsidR="00E01451" w:rsidRPr="00E01451" w:rsidDel="00631EE5" w:rsidRDefault="00E01451" w:rsidP="00E01451">
            <w:pPr>
              <w:spacing w:after="0" w:line="240" w:lineRule="auto"/>
              <w:jc w:val="center"/>
              <w:rPr>
                <w:del w:id="2069" w:author="Stefanie Lane" w:date="2022-05-30T14:33:00Z"/>
                <w:rFonts w:ascii="Calibri" w:eastAsia="Calibri" w:hAnsi="Calibri" w:cs="Calibri"/>
                <w:color w:val="000000"/>
              </w:rPr>
            </w:pPr>
            <w:del w:id="2070" w:author="Stefanie Lane" w:date="2022-05-30T14:33:00Z">
              <w:r w:rsidRPr="00E01451" w:rsidDel="00631EE5">
                <w:rPr>
                  <w:rFonts w:ascii="Calibri" w:eastAsia="Calibri" w:hAnsi="Calibri" w:cs="Calibri"/>
                  <w:color w:val="000000"/>
                </w:rPr>
                <w:delText>3.89</w:delText>
              </w:r>
            </w:del>
          </w:p>
        </w:tc>
      </w:tr>
      <w:tr w:rsidR="00E01451" w:rsidRPr="00E01451" w:rsidDel="00631EE5" w14:paraId="1A07D67E" w14:textId="5735C50D" w:rsidTr="00DD0C1B">
        <w:trPr>
          <w:trHeight w:val="290"/>
          <w:jc w:val="center"/>
          <w:del w:id="2071" w:author="Stefanie Lane" w:date="2022-05-30T14:33:00Z"/>
          <w:trPrChange w:id="2072" w:author="Stefanie Lane" w:date="2022-05-30T14:32:00Z">
            <w:trPr>
              <w:trHeight w:val="290"/>
            </w:trPr>
          </w:trPrChange>
        </w:trPr>
        <w:tc>
          <w:tcPr>
            <w:tcW w:w="1313" w:type="dxa"/>
            <w:noWrap/>
            <w:tcMar>
              <w:top w:w="0" w:type="dxa"/>
              <w:left w:w="108" w:type="dxa"/>
              <w:bottom w:w="0" w:type="dxa"/>
              <w:right w:w="108" w:type="dxa"/>
            </w:tcMar>
            <w:vAlign w:val="bottom"/>
            <w:hideMark/>
            <w:tcPrChange w:id="2073" w:author="Stefanie Lane" w:date="2022-05-30T14:32:00Z">
              <w:tcPr>
                <w:tcW w:w="1313" w:type="dxa"/>
                <w:noWrap/>
                <w:tcMar>
                  <w:top w:w="0" w:type="dxa"/>
                  <w:left w:w="108" w:type="dxa"/>
                  <w:bottom w:w="0" w:type="dxa"/>
                  <w:right w:w="108" w:type="dxa"/>
                </w:tcMar>
                <w:vAlign w:val="bottom"/>
                <w:hideMark/>
              </w:tcPr>
            </w:tcPrChange>
          </w:tcPr>
          <w:p w14:paraId="75FF075A" w14:textId="23EA420B" w:rsidR="00E01451" w:rsidRPr="00E01451" w:rsidDel="00631EE5" w:rsidRDefault="00E01451" w:rsidP="00E01451">
            <w:pPr>
              <w:spacing w:after="0" w:line="240" w:lineRule="auto"/>
              <w:jc w:val="right"/>
              <w:rPr>
                <w:del w:id="2074" w:author="Stefanie Lane" w:date="2022-05-30T14:33:00Z"/>
                <w:rFonts w:ascii="Calibri" w:eastAsia="Calibri" w:hAnsi="Calibri" w:cs="Calibri"/>
                <w:color w:val="000000"/>
              </w:rPr>
            </w:pPr>
            <w:del w:id="2075"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076"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3CA05F3" w14:textId="6CF475F0" w:rsidR="00E01451" w:rsidRPr="00E01451" w:rsidDel="00631EE5" w:rsidRDefault="00E01451" w:rsidP="00E01451">
            <w:pPr>
              <w:spacing w:after="0" w:line="240" w:lineRule="auto"/>
              <w:jc w:val="center"/>
              <w:rPr>
                <w:del w:id="2077" w:author="Stefanie Lane" w:date="2022-05-30T14:33:00Z"/>
                <w:rFonts w:ascii="Calibri" w:eastAsia="Calibri" w:hAnsi="Calibri" w:cs="Calibri"/>
                <w:color w:val="000000"/>
              </w:rPr>
            </w:pPr>
            <w:del w:id="2078" w:author="Stefanie Lane" w:date="2022-05-30T14:33:00Z">
              <w:r w:rsidRPr="00E01451" w:rsidDel="00631EE5">
                <w:rPr>
                  <w:rFonts w:ascii="Calibri" w:eastAsia="Calibri" w:hAnsi="Calibri" w:cs="Calibri"/>
                  <w:color w:val="000000"/>
                </w:rPr>
                <w:delText>31</w:delText>
              </w:r>
            </w:del>
          </w:p>
        </w:tc>
        <w:tc>
          <w:tcPr>
            <w:tcW w:w="960" w:type="dxa"/>
            <w:noWrap/>
            <w:tcMar>
              <w:top w:w="0" w:type="dxa"/>
              <w:left w:w="108" w:type="dxa"/>
              <w:bottom w:w="0" w:type="dxa"/>
              <w:right w:w="108" w:type="dxa"/>
            </w:tcMar>
            <w:vAlign w:val="bottom"/>
            <w:hideMark/>
            <w:tcPrChange w:id="2079" w:author="Stefanie Lane" w:date="2022-05-30T14:32:00Z">
              <w:tcPr>
                <w:tcW w:w="960" w:type="dxa"/>
                <w:noWrap/>
                <w:tcMar>
                  <w:top w:w="0" w:type="dxa"/>
                  <w:left w:w="108" w:type="dxa"/>
                  <w:bottom w:w="0" w:type="dxa"/>
                  <w:right w:w="108" w:type="dxa"/>
                </w:tcMar>
                <w:vAlign w:val="bottom"/>
                <w:hideMark/>
              </w:tcPr>
            </w:tcPrChange>
          </w:tcPr>
          <w:p w14:paraId="085317AB" w14:textId="795D5F23" w:rsidR="00E01451" w:rsidRPr="00E01451" w:rsidDel="00631EE5" w:rsidRDefault="00E01451" w:rsidP="00E01451">
            <w:pPr>
              <w:spacing w:after="0" w:line="240" w:lineRule="auto"/>
              <w:jc w:val="center"/>
              <w:rPr>
                <w:del w:id="2080" w:author="Stefanie Lane" w:date="2022-05-30T14:33:00Z"/>
                <w:rFonts w:ascii="Calibri" w:eastAsia="Calibri" w:hAnsi="Calibri" w:cs="Calibri"/>
                <w:color w:val="000000"/>
              </w:rPr>
            </w:pPr>
            <w:del w:id="2081" w:author="Stefanie Lane" w:date="2022-05-30T14:33:00Z">
              <w:r w:rsidRPr="00E01451" w:rsidDel="00631EE5">
                <w:rPr>
                  <w:rFonts w:ascii="Calibri" w:eastAsia="Calibri" w:hAnsi="Calibri" w:cs="Calibri"/>
                  <w:color w:val="000000"/>
                </w:rPr>
                <w:delText>35</w:delText>
              </w:r>
            </w:del>
          </w:p>
        </w:tc>
        <w:tc>
          <w:tcPr>
            <w:tcW w:w="300" w:type="dxa"/>
            <w:noWrap/>
            <w:tcMar>
              <w:top w:w="0" w:type="dxa"/>
              <w:left w:w="108" w:type="dxa"/>
              <w:bottom w:w="0" w:type="dxa"/>
              <w:right w:w="108" w:type="dxa"/>
            </w:tcMar>
            <w:vAlign w:val="bottom"/>
            <w:hideMark/>
            <w:tcPrChange w:id="2082" w:author="Stefanie Lane" w:date="2022-05-30T14:32:00Z">
              <w:tcPr>
                <w:tcW w:w="300" w:type="dxa"/>
                <w:noWrap/>
                <w:tcMar>
                  <w:top w:w="0" w:type="dxa"/>
                  <w:left w:w="108" w:type="dxa"/>
                  <w:bottom w:w="0" w:type="dxa"/>
                  <w:right w:w="108" w:type="dxa"/>
                </w:tcMar>
                <w:vAlign w:val="bottom"/>
                <w:hideMark/>
              </w:tcPr>
            </w:tcPrChange>
          </w:tcPr>
          <w:p w14:paraId="76BFAD2C" w14:textId="0E17B1BC" w:rsidR="00E01451" w:rsidRPr="00E01451" w:rsidDel="00631EE5" w:rsidRDefault="00E01451" w:rsidP="00E01451">
            <w:pPr>
              <w:spacing w:after="0" w:line="240" w:lineRule="auto"/>
              <w:rPr>
                <w:del w:id="2083"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8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26357B6" w14:textId="3E0A420D" w:rsidR="00E01451" w:rsidRPr="00E01451" w:rsidDel="00631EE5" w:rsidRDefault="00E01451" w:rsidP="00E01451">
            <w:pPr>
              <w:spacing w:after="0" w:line="240" w:lineRule="auto"/>
              <w:jc w:val="center"/>
              <w:rPr>
                <w:del w:id="2085" w:author="Stefanie Lane" w:date="2022-05-30T14:33:00Z"/>
                <w:rFonts w:ascii="Calibri" w:eastAsia="Calibri" w:hAnsi="Calibri" w:cs="Calibri"/>
                <w:color w:val="000000"/>
              </w:rPr>
            </w:pPr>
            <w:del w:id="2086" w:author="Stefanie Lane" w:date="2022-05-30T14:33:00Z">
              <w:r w:rsidRPr="00E01451" w:rsidDel="00631EE5">
                <w:rPr>
                  <w:rFonts w:ascii="Calibri" w:eastAsia="Calibri" w:hAnsi="Calibri" w:cs="Calibri"/>
                  <w:color w:val="000000"/>
                </w:rPr>
                <w:delText>8.26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8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828BC28" w14:textId="2A94D4E0" w:rsidR="00E01451" w:rsidRPr="00E01451" w:rsidDel="00631EE5" w:rsidRDefault="00E01451" w:rsidP="00E01451">
            <w:pPr>
              <w:spacing w:after="0" w:line="240" w:lineRule="auto"/>
              <w:jc w:val="center"/>
              <w:rPr>
                <w:del w:id="2088" w:author="Stefanie Lane" w:date="2022-05-30T14:33:00Z"/>
                <w:rFonts w:ascii="Calibri" w:eastAsia="Calibri" w:hAnsi="Calibri" w:cs="Calibri"/>
                <w:color w:val="000000"/>
              </w:rPr>
            </w:pPr>
            <w:del w:id="2089" w:author="Stefanie Lane" w:date="2022-05-30T14:33:00Z">
              <w:r w:rsidRPr="00E01451" w:rsidDel="00631EE5">
                <w:rPr>
                  <w:rFonts w:ascii="Calibri" w:eastAsia="Calibri" w:hAnsi="Calibri" w:cs="Calibri"/>
                  <w:color w:val="000000"/>
                </w:rPr>
                <w:delText>1.98</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09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C7189B" w14:textId="2AB75B49" w:rsidR="00E01451" w:rsidRPr="00E01451" w:rsidDel="00631EE5" w:rsidRDefault="00E01451" w:rsidP="00E01451">
            <w:pPr>
              <w:spacing w:after="0" w:line="240" w:lineRule="auto"/>
              <w:jc w:val="center"/>
              <w:rPr>
                <w:del w:id="2091" w:author="Stefanie Lane" w:date="2022-05-30T14:33:00Z"/>
                <w:rFonts w:ascii="Calibri" w:eastAsia="Calibri" w:hAnsi="Calibri" w:cs="Calibri"/>
                <w:color w:val="000000"/>
              </w:rPr>
            </w:pPr>
            <w:del w:id="2092" w:author="Stefanie Lane" w:date="2022-05-30T14:33:00Z">
              <w:r w:rsidRPr="00E01451" w:rsidDel="00631EE5">
                <w:rPr>
                  <w:rFonts w:ascii="Calibri" w:eastAsia="Calibri" w:hAnsi="Calibri" w:cs="Calibri"/>
                  <w:color w:val="000000"/>
                </w:rPr>
                <w:delText>4.24</w:delText>
              </w:r>
            </w:del>
          </w:p>
        </w:tc>
      </w:tr>
      <w:tr w:rsidR="00E01451" w:rsidRPr="00E01451" w:rsidDel="00631EE5" w14:paraId="167C186D" w14:textId="0F393DF7" w:rsidTr="00DD0C1B">
        <w:trPr>
          <w:trHeight w:val="290"/>
          <w:jc w:val="center"/>
          <w:del w:id="2093" w:author="Stefanie Lane" w:date="2022-05-30T14:33:00Z"/>
          <w:trPrChange w:id="2094"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095"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9BC4DA1" w14:textId="44D57324" w:rsidR="00E01451" w:rsidRPr="00E01451" w:rsidDel="00631EE5" w:rsidRDefault="00E01451" w:rsidP="00E01451">
            <w:pPr>
              <w:spacing w:after="0" w:line="240" w:lineRule="auto"/>
              <w:jc w:val="right"/>
              <w:rPr>
                <w:del w:id="2096" w:author="Stefanie Lane" w:date="2022-05-30T14:33:00Z"/>
                <w:rFonts w:ascii="Calibri" w:eastAsia="Calibri" w:hAnsi="Calibri" w:cs="Calibri"/>
                <w:color w:val="000000"/>
              </w:rPr>
            </w:pPr>
            <w:del w:id="2097"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098"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7FAF9A0" w14:textId="4BAF09BD" w:rsidR="00E01451" w:rsidRPr="00E01451" w:rsidDel="00631EE5" w:rsidRDefault="00E01451" w:rsidP="00E01451">
            <w:pPr>
              <w:spacing w:after="0" w:line="240" w:lineRule="auto"/>
              <w:jc w:val="center"/>
              <w:rPr>
                <w:del w:id="2099" w:author="Stefanie Lane" w:date="2022-05-30T14:33:00Z"/>
                <w:rFonts w:ascii="Calibri" w:eastAsia="Calibri" w:hAnsi="Calibri" w:cs="Calibri"/>
                <w:color w:val="000000"/>
              </w:rPr>
            </w:pPr>
            <w:del w:id="2100"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01"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42472453" w14:textId="15157373" w:rsidR="00E01451" w:rsidRPr="00E01451" w:rsidDel="00631EE5" w:rsidRDefault="00E01451" w:rsidP="00E01451">
            <w:pPr>
              <w:spacing w:after="0" w:line="240" w:lineRule="auto"/>
              <w:jc w:val="center"/>
              <w:rPr>
                <w:del w:id="2102" w:author="Stefanie Lane" w:date="2022-05-30T14:33:00Z"/>
                <w:rFonts w:ascii="Calibri" w:eastAsia="Calibri" w:hAnsi="Calibri" w:cs="Calibri"/>
                <w:color w:val="000000"/>
              </w:rPr>
            </w:pPr>
            <w:del w:id="2103"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2104" w:author="Stefanie Lane" w:date="2022-05-30T14:32:00Z">
              <w:tcPr>
                <w:tcW w:w="300" w:type="dxa"/>
                <w:noWrap/>
                <w:tcMar>
                  <w:top w:w="0" w:type="dxa"/>
                  <w:left w:w="108" w:type="dxa"/>
                  <w:bottom w:w="0" w:type="dxa"/>
                  <w:right w:w="108" w:type="dxa"/>
                </w:tcMar>
                <w:vAlign w:val="bottom"/>
                <w:hideMark/>
              </w:tcPr>
            </w:tcPrChange>
          </w:tcPr>
          <w:p w14:paraId="3E495CA5" w14:textId="72FAC9CE" w:rsidR="00E01451" w:rsidRPr="00E01451" w:rsidDel="00631EE5" w:rsidRDefault="00E01451" w:rsidP="00E01451">
            <w:pPr>
              <w:spacing w:after="0" w:line="240" w:lineRule="auto"/>
              <w:rPr>
                <w:del w:id="2105"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0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F73ED47" w14:textId="1A1CEB89" w:rsidR="00E01451" w:rsidRPr="00E01451" w:rsidDel="00631EE5" w:rsidRDefault="00E01451" w:rsidP="00E01451">
            <w:pPr>
              <w:spacing w:after="0" w:line="240" w:lineRule="auto"/>
              <w:jc w:val="center"/>
              <w:rPr>
                <w:del w:id="2107" w:author="Stefanie Lane" w:date="2022-05-30T14:33:00Z"/>
                <w:rFonts w:ascii="Calibri" w:eastAsia="Calibri" w:hAnsi="Calibri" w:cs="Calibri"/>
                <w:color w:val="000000"/>
              </w:rPr>
            </w:pPr>
            <w:del w:id="2108" w:author="Stefanie Lane" w:date="2022-05-30T14:33:00Z">
              <w:r w:rsidRPr="00E01451" w:rsidDel="00631EE5">
                <w:rPr>
                  <w:rFonts w:ascii="Calibri" w:eastAsia="Calibri" w:hAnsi="Calibri" w:cs="Calibri"/>
                  <w:color w:val="000000"/>
                </w:rPr>
                <w:delText>7.89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09"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626D46" w14:textId="62849872" w:rsidR="00E01451" w:rsidRPr="00E01451" w:rsidDel="00631EE5" w:rsidRDefault="00E01451" w:rsidP="00E01451">
            <w:pPr>
              <w:spacing w:after="0" w:line="240" w:lineRule="auto"/>
              <w:jc w:val="center"/>
              <w:rPr>
                <w:del w:id="2110" w:author="Stefanie Lane" w:date="2022-05-30T14:33:00Z"/>
                <w:rFonts w:ascii="Calibri" w:eastAsia="Calibri" w:hAnsi="Calibri" w:cs="Calibri"/>
                <w:color w:val="000000"/>
              </w:rPr>
            </w:pPr>
            <w:del w:id="2111" w:author="Stefanie Lane" w:date="2022-05-30T14:33:00Z">
              <w:r w:rsidRPr="00E01451" w:rsidDel="00631EE5">
                <w:rPr>
                  <w:rFonts w:ascii="Calibri" w:eastAsia="Calibri" w:hAnsi="Calibri" w:cs="Calibri"/>
                  <w:color w:val="000000"/>
                </w:rPr>
                <w:delText>2.69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1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06DDEA" w14:textId="13D937AA" w:rsidR="00E01451" w:rsidRPr="00E01451" w:rsidDel="00631EE5" w:rsidRDefault="00E01451" w:rsidP="00E01451">
            <w:pPr>
              <w:spacing w:after="0" w:line="240" w:lineRule="auto"/>
              <w:jc w:val="center"/>
              <w:rPr>
                <w:del w:id="2113" w:author="Stefanie Lane" w:date="2022-05-30T14:33:00Z"/>
                <w:rFonts w:ascii="Calibri" w:eastAsia="Calibri" w:hAnsi="Calibri" w:cs="Calibri"/>
                <w:color w:val="000000"/>
              </w:rPr>
            </w:pPr>
            <w:del w:id="2114" w:author="Stefanie Lane" w:date="2022-05-30T14:33:00Z">
              <w:r w:rsidRPr="00E01451" w:rsidDel="00631EE5">
                <w:rPr>
                  <w:rFonts w:ascii="Calibri" w:eastAsia="Calibri" w:hAnsi="Calibri" w:cs="Calibri"/>
                  <w:color w:val="000000"/>
                </w:rPr>
                <w:delText>4.31</w:delText>
              </w:r>
            </w:del>
          </w:p>
        </w:tc>
      </w:tr>
      <w:tr w:rsidR="00E01451" w:rsidRPr="00E01451" w:rsidDel="00631EE5" w14:paraId="6714ECD5" w14:textId="185453BC" w:rsidTr="00DD0C1B">
        <w:trPr>
          <w:trHeight w:val="290"/>
          <w:jc w:val="center"/>
          <w:del w:id="2115" w:author="Stefanie Lane" w:date="2022-05-30T14:33:00Z"/>
          <w:trPrChange w:id="2116" w:author="Stefanie Lane" w:date="2022-05-30T14:32:00Z">
            <w:trPr>
              <w:trHeight w:val="290"/>
            </w:trPr>
          </w:trPrChange>
        </w:trPr>
        <w:tc>
          <w:tcPr>
            <w:tcW w:w="1313" w:type="dxa"/>
            <w:noWrap/>
            <w:tcMar>
              <w:top w:w="0" w:type="dxa"/>
              <w:left w:w="108" w:type="dxa"/>
              <w:bottom w:w="0" w:type="dxa"/>
              <w:right w:w="108" w:type="dxa"/>
            </w:tcMar>
            <w:vAlign w:val="bottom"/>
            <w:hideMark/>
            <w:tcPrChange w:id="2117" w:author="Stefanie Lane" w:date="2022-05-30T14:32:00Z">
              <w:tcPr>
                <w:tcW w:w="1313" w:type="dxa"/>
                <w:noWrap/>
                <w:tcMar>
                  <w:top w:w="0" w:type="dxa"/>
                  <w:left w:w="108" w:type="dxa"/>
                  <w:bottom w:w="0" w:type="dxa"/>
                  <w:right w:w="108" w:type="dxa"/>
                </w:tcMar>
                <w:vAlign w:val="bottom"/>
                <w:hideMark/>
              </w:tcPr>
            </w:tcPrChange>
          </w:tcPr>
          <w:p w14:paraId="31C1CCD7" w14:textId="220AF1F7" w:rsidR="00E01451" w:rsidRPr="00E01451" w:rsidDel="00631EE5" w:rsidRDefault="00E01451" w:rsidP="00E01451">
            <w:pPr>
              <w:spacing w:after="0" w:line="240" w:lineRule="auto"/>
              <w:rPr>
                <w:del w:id="2118"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119" w:author="Stefanie Lane" w:date="2022-05-30T14:32:00Z">
              <w:tcPr>
                <w:tcW w:w="1032" w:type="dxa"/>
                <w:noWrap/>
                <w:tcMar>
                  <w:top w:w="0" w:type="dxa"/>
                  <w:left w:w="108" w:type="dxa"/>
                  <w:bottom w:w="0" w:type="dxa"/>
                  <w:right w:w="108" w:type="dxa"/>
                </w:tcMar>
                <w:vAlign w:val="bottom"/>
                <w:hideMark/>
              </w:tcPr>
            </w:tcPrChange>
          </w:tcPr>
          <w:p w14:paraId="72DC1344" w14:textId="18F16447" w:rsidR="00E01451" w:rsidRPr="00E01451" w:rsidDel="00631EE5" w:rsidRDefault="00E01451" w:rsidP="00E01451">
            <w:pPr>
              <w:spacing w:after="0" w:line="240" w:lineRule="auto"/>
              <w:rPr>
                <w:del w:id="2120"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121" w:author="Stefanie Lane" w:date="2022-05-30T14:32:00Z">
              <w:tcPr>
                <w:tcW w:w="960" w:type="dxa"/>
                <w:noWrap/>
                <w:tcMar>
                  <w:top w:w="0" w:type="dxa"/>
                  <w:left w:w="108" w:type="dxa"/>
                  <w:bottom w:w="0" w:type="dxa"/>
                  <w:right w:w="108" w:type="dxa"/>
                </w:tcMar>
                <w:vAlign w:val="bottom"/>
                <w:hideMark/>
              </w:tcPr>
            </w:tcPrChange>
          </w:tcPr>
          <w:p w14:paraId="7FDC1C9F" w14:textId="7FA0BF92" w:rsidR="00E01451" w:rsidRPr="00E01451" w:rsidDel="00631EE5" w:rsidRDefault="00E01451" w:rsidP="00E01451">
            <w:pPr>
              <w:spacing w:after="0" w:line="240" w:lineRule="auto"/>
              <w:rPr>
                <w:del w:id="2122"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123" w:author="Stefanie Lane" w:date="2022-05-30T14:32:00Z">
              <w:tcPr>
                <w:tcW w:w="300" w:type="dxa"/>
                <w:noWrap/>
                <w:tcMar>
                  <w:top w:w="0" w:type="dxa"/>
                  <w:left w:w="108" w:type="dxa"/>
                  <w:bottom w:w="0" w:type="dxa"/>
                  <w:right w:w="108" w:type="dxa"/>
                </w:tcMar>
                <w:vAlign w:val="bottom"/>
                <w:hideMark/>
              </w:tcPr>
            </w:tcPrChange>
          </w:tcPr>
          <w:p w14:paraId="3A4308F5" w14:textId="54E244B1" w:rsidR="00E01451" w:rsidRPr="00E01451" w:rsidDel="00631EE5" w:rsidRDefault="00E01451" w:rsidP="00E01451">
            <w:pPr>
              <w:spacing w:after="0" w:line="240" w:lineRule="auto"/>
              <w:rPr>
                <w:del w:id="212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5" w:author="Stefanie Lane" w:date="2022-05-30T14:32:00Z">
              <w:tcPr>
                <w:tcW w:w="1005" w:type="dxa"/>
                <w:noWrap/>
                <w:tcMar>
                  <w:top w:w="0" w:type="dxa"/>
                  <w:left w:w="108" w:type="dxa"/>
                  <w:bottom w:w="0" w:type="dxa"/>
                  <w:right w:w="108" w:type="dxa"/>
                </w:tcMar>
                <w:vAlign w:val="bottom"/>
                <w:hideMark/>
              </w:tcPr>
            </w:tcPrChange>
          </w:tcPr>
          <w:p w14:paraId="38BB68F5" w14:textId="07720F7F" w:rsidR="00E01451" w:rsidRPr="00E01451" w:rsidDel="00631EE5" w:rsidRDefault="00E01451" w:rsidP="00E01451">
            <w:pPr>
              <w:spacing w:after="0" w:line="240" w:lineRule="auto"/>
              <w:rPr>
                <w:del w:id="212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7" w:author="Stefanie Lane" w:date="2022-05-30T14:32:00Z">
              <w:tcPr>
                <w:tcW w:w="1005" w:type="dxa"/>
                <w:noWrap/>
                <w:tcMar>
                  <w:top w:w="0" w:type="dxa"/>
                  <w:left w:w="108" w:type="dxa"/>
                  <w:bottom w:w="0" w:type="dxa"/>
                  <w:right w:w="108" w:type="dxa"/>
                </w:tcMar>
                <w:vAlign w:val="bottom"/>
                <w:hideMark/>
              </w:tcPr>
            </w:tcPrChange>
          </w:tcPr>
          <w:p w14:paraId="08B66390" w14:textId="3DC942C5" w:rsidR="00E01451" w:rsidRPr="00E01451" w:rsidDel="00631EE5" w:rsidRDefault="00E01451" w:rsidP="00E01451">
            <w:pPr>
              <w:spacing w:after="0" w:line="240" w:lineRule="auto"/>
              <w:rPr>
                <w:del w:id="212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29" w:author="Stefanie Lane" w:date="2022-05-30T14:32:00Z">
              <w:tcPr>
                <w:tcW w:w="1005" w:type="dxa"/>
                <w:noWrap/>
                <w:tcMar>
                  <w:top w:w="0" w:type="dxa"/>
                  <w:left w:w="108" w:type="dxa"/>
                  <w:bottom w:w="0" w:type="dxa"/>
                  <w:right w:w="108" w:type="dxa"/>
                </w:tcMar>
                <w:vAlign w:val="bottom"/>
                <w:hideMark/>
              </w:tcPr>
            </w:tcPrChange>
          </w:tcPr>
          <w:p w14:paraId="581635A5" w14:textId="6D134BEA" w:rsidR="00E01451" w:rsidRPr="00E01451" w:rsidDel="00631EE5" w:rsidRDefault="00E01451" w:rsidP="00E01451">
            <w:pPr>
              <w:spacing w:after="0" w:line="240" w:lineRule="auto"/>
              <w:rPr>
                <w:del w:id="2130" w:author="Stefanie Lane" w:date="2022-05-30T14:33:00Z"/>
                <w:rFonts w:ascii="Times New Roman" w:eastAsia="Times New Roman" w:hAnsi="Times New Roman" w:cs="Times New Roman"/>
                <w:sz w:val="20"/>
                <w:szCs w:val="20"/>
              </w:rPr>
            </w:pPr>
          </w:p>
        </w:tc>
      </w:tr>
      <w:tr w:rsidR="00E01451" w:rsidRPr="00E01451" w:rsidDel="00631EE5" w14:paraId="13B17B50" w14:textId="6B7ED69D" w:rsidTr="00DD0C1B">
        <w:trPr>
          <w:trHeight w:val="290"/>
          <w:jc w:val="center"/>
          <w:del w:id="2131" w:author="Stefanie Lane" w:date="2022-05-30T14:33:00Z"/>
          <w:trPrChange w:id="2132" w:author="Stefanie Lane" w:date="2022-05-30T14:32:00Z">
            <w:trPr>
              <w:trHeight w:val="290"/>
            </w:trPr>
          </w:trPrChange>
        </w:trPr>
        <w:tc>
          <w:tcPr>
            <w:tcW w:w="1313" w:type="dxa"/>
            <w:noWrap/>
            <w:tcMar>
              <w:top w:w="0" w:type="dxa"/>
              <w:left w:w="108" w:type="dxa"/>
              <w:bottom w:w="0" w:type="dxa"/>
              <w:right w:w="108" w:type="dxa"/>
            </w:tcMar>
            <w:vAlign w:val="bottom"/>
            <w:hideMark/>
            <w:tcPrChange w:id="2133" w:author="Stefanie Lane" w:date="2022-05-30T14:32:00Z">
              <w:tcPr>
                <w:tcW w:w="1313" w:type="dxa"/>
                <w:noWrap/>
                <w:tcMar>
                  <w:top w:w="0" w:type="dxa"/>
                  <w:left w:w="108" w:type="dxa"/>
                  <w:bottom w:w="0" w:type="dxa"/>
                  <w:right w:w="108" w:type="dxa"/>
                </w:tcMar>
                <w:vAlign w:val="bottom"/>
                <w:hideMark/>
              </w:tcPr>
            </w:tcPrChange>
          </w:tcPr>
          <w:p w14:paraId="28CE84D1" w14:textId="761D135C" w:rsidR="00E01451" w:rsidRPr="00E01451" w:rsidDel="00631EE5" w:rsidRDefault="00E01451" w:rsidP="00E01451">
            <w:pPr>
              <w:spacing w:after="0" w:line="240" w:lineRule="auto"/>
              <w:rPr>
                <w:del w:id="2134" w:author="Stefanie Lane" w:date="2022-05-30T14:33:00Z"/>
                <w:rFonts w:ascii="Calibri" w:eastAsia="Calibri" w:hAnsi="Calibri" w:cs="Calibri"/>
                <w:b/>
                <w:bCs/>
                <w:color w:val="000000"/>
              </w:rPr>
            </w:pPr>
            <w:del w:id="2135" w:author="Stefanie Lane" w:date="2022-05-30T14:33:00Z">
              <w:r w:rsidRPr="00E01451" w:rsidDel="00631EE5">
                <w:rPr>
                  <w:rFonts w:ascii="Calibri" w:eastAsia="Calibri" w:hAnsi="Calibri" w:cs="Calibri"/>
                  <w:b/>
                  <w:bCs/>
                  <w:color w:val="000000"/>
                </w:rPr>
                <w:delText>Fescue</w:delText>
              </w:r>
            </w:del>
          </w:p>
        </w:tc>
        <w:tc>
          <w:tcPr>
            <w:tcW w:w="1032" w:type="dxa"/>
            <w:noWrap/>
            <w:tcMar>
              <w:top w:w="0" w:type="dxa"/>
              <w:left w:w="108" w:type="dxa"/>
              <w:bottom w:w="0" w:type="dxa"/>
              <w:right w:w="108" w:type="dxa"/>
            </w:tcMar>
            <w:vAlign w:val="bottom"/>
            <w:hideMark/>
            <w:tcPrChange w:id="2136" w:author="Stefanie Lane" w:date="2022-05-30T14:32:00Z">
              <w:tcPr>
                <w:tcW w:w="1032" w:type="dxa"/>
                <w:noWrap/>
                <w:tcMar>
                  <w:top w:w="0" w:type="dxa"/>
                  <w:left w:w="108" w:type="dxa"/>
                  <w:bottom w:w="0" w:type="dxa"/>
                  <w:right w:w="108" w:type="dxa"/>
                </w:tcMar>
                <w:vAlign w:val="bottom"/>
                <w:hideMark/>
              </w:tcPr>
            </w:tcPrChange>
          </w:tcPr>
          <w:p w14:paraId="15CA0CD0" w14:textId="547C95E0" w:rsidR="00E01451" w:rsidRPr="00E01451" w:rsidDel="00631EE5" w:rsidRDefault="00E01451" w:rsidP="00E01451">
            <w:pPr>
              <w:spacing w:after="0" w:line="240" w:lineRule="auto"/>
              <w:rPr>
                <w:del w:id="2137"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138" w:author="Stefanie Lane" w:date="2022-05-30T14:32:00Z">
              <w:tcPr>
                <w:tcW w:w="960" w:type="dxa"/>
                <w:noWrap/>
                <w:tcMar>
                  <w:top w:w="0" w:type="dxa"/>
                  <w:left w:w="108" w:type="dxa"/>
                  <w:bottom w:w="0" w:type="dxa"/>
                  <w:right w:w="108" w:type="dxa"/>
                </w:tcMar>
                <w:vAlign w:val="bottom"/>
                <w:hideMark/>
              </w:tcPr>
            </w:tcPrChange>
          </w:tcPr>
          <w:p w14:paraId="035A3499" w14:textId="4A8E8A1E" w:rsidR="00E01451" w:rsidRPr="00E01451" w:rsidDel="00631EE5" w:rsidRDefault="00E01451" w:rsidP="00E01451">
            <w:pPr>
              <w:spacing w:after="0" w:line="240" w:lineRule="auto"/>
              <w:rPr>
                <w:del w:id="2139"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140" w:author="Stefanie Lane" w:date="2022-05-30T14:32:00Z">
              <w:tcPr>
                <w:tcW w:w="300" w:type="dxa"/>
                <w:noWrap/>
                <w:tcMar>
                  <w:top w:w="0" w:type="dxa"/>
                  <w:left w:w="108" w:type="dxa"/>
                  <w:bottom w:w="0" w:type="dxa"/>
                  <w:right w:w="108" w:type="dxa"/>
                </w:tcMar>
                <w:vAlign w:val="bottom"/>
                <w:hideMark/>
              </w:tcPr>
            </w:tcPrChange>
          </w:tcPr>
          <w:p w14:paraId="36A08B6D" w14:textId="59556F46" w:rsidR="00E01451" w:rsidRPr="00E01451" w:rsidDel="00631EE5" w:rsidRDefault="00E01451" w:rsidP="00E01451">
            <w:pPr>
              <w:spacing w:after="0" w:line="240" w:lineRule="auto"/>
              <w:rPr>
                <w:del w:id="214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42" w:author="Stefanie Lane" w:date="2022-05-30T14:32:00Z">
              <w:tcPr>
                <w:tcW w:w="1005" w:type="dxa"/>
                <w:noWrap/>
                <w:tcMar>
                  <w:top w:w="0" w:type="dxa"/>
                  <w:left w:w="108" w:type="dxa"/>
                  <w:bottom w:w="0" w:type="dxa"/>
                  <w:right w:w="108" w:type="dxa"/>
                </w:tcMar>
                <w:vAlign w:val="bottom"/>
                <w:hideMark/>
              </w:tcPr>
            </w:tcPrChange>
          </w:tcPr>
          <w:p w14:paraId="4811B721" w14:textId="3D9AAA1F" w:rsidR="00E01451" w:rsidRPr="00E01451" w:rsidDel="00631EE5" w:rsidRDefault="00E01451" w:rsidP="00E01451">
            <w:pPr>
              <w:spacing w:after="0" w:line="240" w:lineRule="auto"/>
              <w:rPr>
                <w:del w:id="214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44" w:author="Stefanie Lane" w:date="2022-05-30T14:32:00Z">
              <w:tcPr>
                <w:tcW w:w="1005" w:type="dxa"/>
                <w:noWrap/>
                <w:tcMar>
                  <w:top w:w="0" w:type="dxa"/>
                  <w:left w:w="108" w:type="dxa"/>
                  <w:bottom w:w="0" w:type="dxa"/>
                  <w:right w:w="108" w:type="dxa"/>
                </w:tcMar>
                <w:vAlign w:val="bottom"/>
                <w:hideMark/>
              </w:tcPr>
            </w:tcPrChange>
          </w:tcPr>
          <w:p w14:paraId="6AAB415B" w14:textId="717D2AFF" w:rsidR="00E01451" w:rsidRPr="00E01451" w:rsidDel="00631EE5" w:rsidRDefault="00E01451" w:rsidP="00E01451">
            <w:pPr>
              <w:spacing w:after="0" w:line="240" w:lineRule="auto"/>
              <w:rPr>
                <w:del w:id="214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146" w:author="Stefanie Lane" w:date="2022-05-30T14:32:00Z">
              <w:tcPr>
                <w:tcW w:w="1005" w:type="dxa"/>
                <w:noWrap/>
                <w:tcMar>
                  <w:top w:w="0" w:type="dxa"/>
                  <w:left w:w="108" w:type="dxa"/>
                  <w:bottom w:w="0" w:type="dxa"/>
                  <w:right w:w="108" w:type="dxa"/>
                </w:tcMar>
                <w:vAlign w:val="bottom"/>
                <w:hideMark/>
              </w:tcPr>
            </w:tcPrChange>
          </w:tcPr>
          <w:p w14:paraId="46F72E21" w14:textId="69E75A44" w:rsidR="00E01451" w:rsidRPr="00E01451" w:rsidDel="00631EE5" w:rsidRDefault="00E01451" w:rsidP="00E01451">
            <w:pPr>
              <w:spacing w:after="0" w:line="240" w:lineRule="auto"/>
              <w:rPr>
                <w:del w:id="2147" w:author="Stefanie Lane" w:date="2022-05-30T14:33:00Z"/>
                <w:rFonts w:ascii="Times New Roman" w:eastAsia="Times New Roman" w:hAnsi="Times New Roman" w:cs="Times New Roman"/>
                <w:sz w:val="20"/>
                <w:szCs w:val="20"/>
              </w:rPr>
            </w:pPr>
          </w:p>
        </w:tc>
      </w:tr>
      <w:tr w:rsidR="00E01451" w:rsidRPr="00E01451" w:rsidDel="00631EE5" w14:paraId="1D5FF216" w14:textId="35FFC4B4" w:rsidTr="00DD0C1B">
        <w:trPr>
          <w:trHeight w:val="290"/>
          <w:jc w:val="center"/>
          <w:del w:id="2148" w:author="Stefanie Lane" w:date="2022-05-30T14:33:00Z"/>
          <w:trPrChange w:id="2149"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50"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D45EF1" w14:textId="7BFC4529" w:rsidR="00E01451" w:rsidRPr="00E01451" w:rsidDel="00631EE5" w:rsidRDefault="00E01451" w:rsidP="00E01451">
            <w:pPr>
              <w:spacing w:after="0" w:line="240" w:lineRule="auto"/>
              <w:jc w:val="right"/>
              <w:rPr>
                <w:del w:id="2151" w:author="Stefanie Lane" w:date="2022-05-30T14:33:00Z"/>
                <w:rFonts w:ascii="Calibri" w:eastAsia="Calibri" w:hAnsi="Calibri" w:cs="Calibri"/>
                <w:color w:val="000000"/>
              </w:rPr>
            </w:pPr>
            <w:del w:id="2152"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53"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4B03D6" w14:textId="17F6271D" w:rsidR="00E01451" w:rsidRPr="00E01451" w:rsidDel="00631EE5" w:rsidRDefault="00E01451" w:rsidP="00E01451">
            <w:pPr>
              <w:spacing w:after="0" w:line="240" w:lineRule="auto"/>
              <w:jc w:val="center"/>
              <w:rPr>
                <w:del w:id="2154" w:author="Stefanie Lane" w:date="2022-05-30T14:33:00Z"/>
                <w:rFonts w:ascii="Calibri" w:eastAsia="Calibri" w:hAnsi="Calibri" w:cs="Calibri"/>
                <w:color w:val="000000"/>
              </w:rPr>
            </w:pPr>
            <w:del w:id="2155" w:author="Stefanie Lane" w:date="2022-05-30T14:33:00Z">
              <w:r w:rsidRPr="00E01451" w:rsidDel="00631EE5">
                <w:rPr>
                  <w:rFonts w:ascii="Calibri" w:eastAsia="Calibri" w:hAnsi="Calibri" w:cs="Calibri"/>
                  <w:color w:val="000000"/>
                </w:rPr>
                <w:delText>29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56"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8DF231A" w14:textId="594748B1" w:rsidR="00E01451" w:rsidRPr="00E01451" w:rsidDel="00631EE5" w:rsidRDefault="00E01451" w:rsidP="00E01451">
            <w:pPr>
              <w:spacing w:after="0" w:line="240" w:lineRule="auto"/>
              <w:jc w:val="center"/>
              <w:rPr>
                <w:del w:id="2157" w:author="Stefanie Lane" w:date="2022-05-30T14:33:00Z"/>
                <w:rFonts w:ascii="Calibri" w:eastAsia="Calibri" w:hAnsi="Calibri" w:cs="Calibri"/>
                <w:color w:val="000000"/>
              </w:rPr>
            </w:pPr>
            <w:del w:id="2158" w:author="Stefanie Lane" w:date="2022-05-30T14:33:00Z">
              <w:r w:rsidRPr="00E01451" w:rsidDel="00631EE5">
                <w:rPr>
                  <w:rFonts w:ascii="Calibri" w:eastAsia="Calibri" w:hAnsi="Calibri" w:cs="Calibri"/>
                  <w:color w:val="000000"/>
                </w:rPr>
                <w:delText>47</w:delText>
              </w:r>
            </w:del>
          </w:p>
        </w:tc>
        <w:tc>
          <w:tcPr>
            <w:tcW w:w="300" w:type="dxa"/>
            <w:noWrap/>
            <w:tcMar>
              <w:top w:w="0" w:type="dxa"/>
              <w:left w:w="108" w:type="dxa"/>
              <w:bottom w:w="0" w:type="dxa"/>
              <w:right w:w="108" w:type="dxa"/>
            </w:tcMar>
            <w:vAlign w:val="bottom"/>
            <w:hideMark/>
            <w:tcPrChange w:id="2159" w:author="Stefanie Lane" w:date="2022-05-30T14:32:00Z">
              <w:tcPr>
                <w:tcW w:w="300" w:type="dxa"/>
                <w:noWrap/>
                <w:tcMar>
                  <w:top w:w="0" w:type="dxa"/>
                  <w:left w:w="108" w:type="dxa"/>
                  <w:bottom w:w="0" w:type="dxa"/>
                  <w:right w:w="108" w:type="dxa"/>
                </w:tcMar>
                <w:vAlign w:val="bottom"/>
                <w:hideMark/>
              </w:tcPr>
            </w:tcPrChange>
          </w:tcPr>
          <w:p w14:paraId="635267AC" w14:textId="1EBCA13E" w:rsidR="00E01451" w:rsidRPr="00E01451" w:rsidDel="00631EE5" w:rsidRDefault="00E01451" w:rsidP="00E01451">
            <w:pPr>
              <w:spacing w:after="0" w:line="240" w:lineRule="auto"/>
              <w:rPr>
                <w:del w:id="2160"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61"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B601968" w14:textId="4582936D" w:rsidR="00E01451" w:rsidRPr="00E01451" w:rsidDel="00631EE5" w:rsidRDefault="00E01451" w:rsidP="00E01451">
            <w:pPr>
              <w:spacing w:after="0" w:line="240" w:lineRule="auto"/>
              <w:jc w:val="center"/>
              <w:rPr>
                <w:del w:id="2162" w:author="Stefanie Lane" w:date="2022-05-30T14:33:00Z"/>
                <w:rFonts w:ascii="Calibri" w:eastAsia="Calibri" w:hAnsi="Calibri" w:cs="Calibri"/>
                <w:color w:val="000000"/>
              </w:rPr>
            </w:pPr>
            <w:del w:id="2163" w:author="Stefanie Lane" w:date="2022-05-30T14:33:00Z">
              <w:r w:rsidRPr="00E01451" w:rsidDel="00631EE5">
                <w:rPr>
                  <w:rFonts w:ascii="Calibri" w:eastAsia="Calibri" w:hAnsi="Calibri" w:cs="Calibri"/>
                  <w:color w:val="000000"/>
                </w:rPr>
                <w:delText>12.83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64"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BBA882" w14:textId="3D5E9683" w:rsidR="00E01451" w:rsidRPr="00E01451" w:rsidDel="00631EE5" w:rsidRDefault="00E01451" w:rsidP="00E01451">
            <w:pPr>
              <w:spacing w:after="0" w:line="240" w:lineRule="auto"/>
              <w:jc w:val="center"/>
              <w:rPr>
                <w:del w:id="2165" w:author="Stefanie Lane" w:date="2022-05-30T14:33:00Z"/>
                <w:rFonts w:ascii="Calibri" w:eastAsia="Calibri" w:hAnsi="Calibri" w:cs="Calibri"/>
                <w:color w:val="000000"/>
              </w:rPr>
            </w:pPr>
            <w:del w:id="2166" w:author="Stefanie Lane" w:date="2022-05-30T14:33:00Z">
              <w:r w:rsidRPr="00E01451" w:rsidDel="00631EE5">
                <w:rPr>
                  <w:rFonts w:ascii="Calibri" w:eastAsia="Calibri" w:hAnsi="Calibri" w:cs="Calibri"/>
                  <w:color w:val="000000"/>
                </w:rPr>
                <w:delText>3.87</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67"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3C7BA4" w14:textId="70C0F83A" w:rsidR="00E01451" w:rsidRPr="00E01451" w:rsidDel="00631EE5" w:rsidRDefault="00E01451" w:rsidP="00E01451">
            <w:pPr>
              <w:spacing w:after="0" w:line="240" w:lineRule="auto"/>
              <w:jc w:val="center"/>
              <w:rPr>
                <w:del w:id="2168" w:author="Stefanie Lane" w:date="2022-05-30T14:33:00Z"/>
                <w:rFonts w:ascii="Calibri" w:eastAsia="Calibri" w:hAnsi="Calibri" w:cs="Calibri"/>
                <w:color w:val="000000"/>
              </w:rPr>
            </w:pPr>
            <w:del w:id="2169" w:author="Stefanie Lane" w:date="2022-05-30T14:33:00Z">
              <w:r w:rsidRPr="00E01451" w:rsidDel="00631EE5">
                <w:rPr>
                  <w:rFonts w:ascii="Calibri" w:eastAsia="Calibri" w:hAnsi="Calibri" w:cs="Calibri"/>
                  <w:color w:val="000000"/>
                </w:rPr>
                <w:delText>3.66</w:delText>
              </w:r>
            </w:del>
          </w:p>
        </w:tc>
      </w:tr>
      <w:tr w:rsidR="00E01451" w:rsidRPr="00E01451" w:rsidDel="00631EE5" w14:paraId="7EE929D5" w14:textId="5F546B84" w:rsidTr="00DD0C1B">
        <w:trPr>
          <w:trHeight w:val="290"/>
          <w:jc w:val="center"/>
          <w:del w:id="2170" w:author="Stefanie Lane" w:date="2022-05-30T14:33:00Z"/>
          <w:trPrChange w:id="2171" w:author="Stefanie Lane" w:date="2022-05-30T14:32:00Z">
            <w:trPr>
              <w:trHeight w:val="290"/>
            </w:trPr>
          </w:trPrChange>
        </w:trPr>
        <w:tc>
          <w:tcPr>
            <w:tcW w:w="1313" w:type="dxa"/>
            <w:noWrap/>
            <w:tcMar>
              <w:top w:w="0" w:type="dxa"/>
              <w:left w:w="108" w:type="dxa"/>
              <w:bottom w:w="0" w:type="dxa"/>
              <w:right w:w="108" w:type="dxa"/>
            </w:tcMar>
            <w:vAlign w:val="bottom"/>
            <w:hideMark/>
            <w:tcPrChange w:id="2172" w:author="Stefanie Lane" w:date="2022-05-30T14:32:00Z">
              <w:tcPr>
                <w:tcW w:w="1313" w:type="dxa"/>
                <w:noWrap/>
                <w:tcMar>
                  <w:top w:w="0" w:type="dxa"/>
                  <w:left w:w="108" w:type="dxa"/>
                  <w:bottom w:w="0" w:type="dxa"/>
                  <w:right w:w="108" w:type="dxa"/>
                </w:tcMar>
                <w:vAlign w:val="bottom"/>
                <w:hideMark/>
              </w:tcPr>
            </w:tcPrChange>
          </w:tcPr>
          <w:p w14:paraId="04D6EF9E" w14:textId="3029FC24" w:rsidR="00E01451" w:rsidRPr="00E01451" w:rsidDel="00631EE5" w:rsidRDefault="00E01451" w:rsidP="00E01451">
            <w:pPr>
              <w:spacing w:after="0" w:line="240" w:lineRule="auto"/>
              <w:jc w:val="right"/>
              <w:rPr>
                <w:del w:id="2173" w:author="Stefanie Lane" w:date="2022-05-30T14:33:00Z"/>
                <w:rFonts w:ascii="Calibri" w:eastAsia="Calibri" w:hAnsi="Calibri" w:cs="Calibri"/>
                <w:color w:val="000000"/>
              </w:rPr>
            </w:pPr>
            <w:del w:id="2174"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175"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44B327A9" w14:textId="55BAC73F" w:rsidR="00E01451" w:rsidRPr="00E01451" w:rsidDel="00631EE5" w:rsidRDefault="00E01451" w:rsidP="00E01451">
            <w:pPr>
              <w:spacing w:after="0" w:line="240" w:lineRule="auto"/>
              <w:jc w:val="center"/>
              <w:rPr>
                <w:del w:id="2176" w:author="Stefanie Lane" w:date="2022-05-30T14:33:00Z"/>
                <w:rFonts w:ascii="Calibri" w:eastAsia="Calibri" w:hAnsi="Calibri" w:cs="Calibri"/>
                <w:color w:val="000000"/>
              </w:rPr>
            </w:pPr>
            <w:del w:id="2177" w:author="Stefanie Lane" w:date="2022-05-30T14:33:00Z">
              <w:r w:rsidRPr="00E01451" w:rsidDel="00631EE5">
                <w:rPr>
                  <w:rFonts w:ascii="Calibri" w:eastAsia="Calibri" w:hAnsi="Calibri" w:cs="Calibri"/>
                  <w:color w:val="000000"/>
                </w:rPr>
                <w:delText>33</w:delText>
              </w:r>
            </w:del>
          </w:p>
        </w:tc>
        <w:tc>
          <w:tcPr>
            <w:tcW w:w="960" w:type="dxa"/>
            <w:noWrap/>
            <w:tcMar>
              <w:top w:w="0" w:type="dxa"/>
              <w:left w:w="108" w:type="dxa"/>
              <w:bottom w:w="0" w:type="dxa"/>
              <w:right w:w="108" w:type="dxa"/>
            </w:tcMar>
            <w:vAlign w:val="bottom"/>
            <w:hideMark/>
            <w:tcPrChange w:id="2178" w:author="Stefanie Lane" w:date="2022-05-30T14:32:00Z">
              <w:tcPr>
                <w:tcW w:w="960" w:type="dxa"/>
                <w:noWrap/>
                <w:tcMar>
                  <w:top w:w="0" w:type="dxa"/>
                  <w:left w:w="108" w:type="dxa"/>
                  <w:bottom w:w="0" w:type="dxa"/>
                  <w:right w:w="108" w:type="dxa"/>
                </w:tcMar>
                <w:vAlign w:val="bottom"/>
                <w:hideMark/>
              </w:tcPr>
            </w:tcPrChange>
          </w:tcPr>
          <w:p w14:paraId="28055F21" w14:textId="797A9160" w:rsidR="00E01451" w:rsidRPr="00E01451" w:rsidDel="00631EE5" w:rsidRDefault="00E01451" w:rsidP="00E01451">
            <w:pPr>
              <w:spacing w:after="0" w:line="240" w:lineRule="auto"/>
              <w:jc w:val="center"/>
              <w:rPr>
                <w:del w:id="2179" w:author="Stefanie Lane" w:date="2022-05-30T14:33:00Z"/>
                <w:rFonts w:ascii="Calibri" w:eastAsia="Calibri" w:hAnsi="Calibri" w:cs="Calibri"/>
                <w:color w:val="000000"/>
              </w:rPr>
            </w:pPr>
            <w:del w:id="2180" w:author="Stefanie Lane" w:date="2022-05-30T14:33:00Z">
              <w:r w:rsidRPr="00E01451" w:rsidDel="00631EE5">
                <w:rPr>
                  <w:rFonts w:ascii="Calibri" w:eastAsia="Calibri" w:hAnsi="Calibri" w:cs="Calibri"/>
                  <w:color w:val="000000"/>
                </w:rPr>
                <w:delText>41</w:delText>
              </w:r>
            </w:del>
          </w:p>
        </w:tc>
        <w:tc>
          <w:tcPr>
            <w:tcW w:w="300" w:type="dxa"/>
            <w:noWrap/>
            <w:tcMar>
              <w:top w:w="0" w:type="dxa"/>
              <w:left w:w="108" w:type="dxa"/>
              <w:bottom w:w="0" w:type="dxa"/>
              <w:right w:w="108" w:type="dxa"/>
            </w:tcMar>
            <w:vAlign w:val="bottom"/>
            <w:hideMark/>
            <w:tcPrChange w:id="2181" w:author="Stefanie Lane" w:date="2022-05-30T14:32:00Z">
              <w:tcPr>
                <w:tcW w:w="300" w:type="dxa"/>
                <w:noWrap/>
                <w:tcMar>
                  <w:top w:w="0" w:type="dxa"/>
                  <w:left w:w="108" w:type="dxa"/>
                  <w:bottom w:w="0" w:type="dxa"/>
                  <w:right w:w="108" w:type="dxa"/>
                </w:tcMar>
                <w:vAlign w:val="bottom"/>
                <w:hideMark/>
              </w:tcPr>
            </w:tcPrChange>
          </w:tcPr>
          <w:p w14:paraId="711F3B91" w14:textId="6E2819BE" w:rsidR="00E01451" w:rsidRPr="00E01451" w:rsidDel="00631EE5" w:rsidRDefault="00E01451" w:rsidP="00E01451">
            <w:pPr>
              <w:spacing w:after="0" w:line="240" w:lineRule="auto"/>
              <w:rPr>
                <w:del w:id="2182"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8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63D2DEC" w14:textId="13707042" w:rsidR="00E01451" w:rsidRPr="00E01451" w:rsidDel="00631EE5" w:rsidRDefault="00E01451" w:rsidP="00E01451">
            <w:pPr>
              <w:spacing w:after="0" w:line="240" w:lineRule="auto"/>
              <w:jc w:val="center"/>
              <w:rPr>
                <w:del w:id="2184" w:author="Stefanie Lane" w:date="2022-05-30T14:33:00Z"/>
                <w:rFonts w:ascii="Calibri" w:eastAsia="Calibri" w:hAnsi="Calibri" w:cs="Calibri"/>
                <w:color w:val="000000"/>
              </w:rPr>
            </w:pPr>
            <w:del w:id="2185" w:author="Stefanie Lane" w:date="2022-05-30T14:33:00Z">
              <w:r w:rsidRPr="00E01451" w:rsidDel="00631EE5">
                <w:rPr>
                  <w:rFonts w:ascii="Calibri" w:eastAsia="Calibri" w:hAnsi="Calibri" w:cs="Calibri"/>
                  <w:color w:val="000000"/>
                </w:rPr>
                <w:delText>9.69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8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17A781" w14:textId="5B8F4C8C" w:rsidR="00E01451" w:rsidRPr="00E01451" w:rsidDel="00631EE5" w:rsidRDefault="00E01451" w:rsidP="00E01451">
            <w:pPr>
              <w:spacing w:after="0" w:line="240" w:lineRule="auto"/>
              <w:jc w:val="center"/>
              <w:rPr>
                <w:del w:id="2187" w:author="Stefanie Lane" w:date="2022-05-30T14:33:00Z"/>
                <w:rFonts w:ascii="Calibri" w:eastAsia="Calibri" w:hAnsi="Calibri" w:cs="Calibri"/>
                <w:color w:val="000000"/>
              </w:rPr>
            </w:pPr>
            <w:del w:id="2188" w:author="Stefanie Lane" w:date="2022-05-30T14:33:00Z">
              <w:r w:rsidRPr="00E01451" w:rsidDel="00631EE5">
                <w:rPr>
                  <w:rFonts w:ascii="Calibri" w:eastAsia="Calibri" w:hAnsi="Calibri" w:cs="Calibri"/>
                  <w:color w:val="000000"/>
                </w:rPr>
                <w:delText>3.96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189"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A81C181" w14:textId="23787605" w:rsidR="00E01451" w:rsidRPr="00E01451" w:rsidDel="00631EE5" w:rsidRDefault="00E01451" w:rsidP="00E01451">
            <w:pPr>
              <w:spacing w:after="0" w:line="240" w:lineRule="auto"/>
              <w:jc w:val="center"/>
              <w:rPr>
                <w:del w:id="2190" w:author="Stefanie Lane" w:date="2022-05-30T14:33:00Z"/>
                <w:rFonts w:ascii="Calibri" w:eastAsia="Calibri" w:hAnsi="Calibri" w:cs="Calibri"/>
                <w:color w:val="000000"/>
              </w:rPr>
            </w:pPr>
            <w:del w:id="2191" w:author="Stefanie Lane" w:date="2022-05-30T14:33:00Z">
              <w:r w:rsidRPr="00E01451" w:rsidDel="00631EE5">
                <w:rPr>
                  <w:rFonts w:ascii="Calibri" w:eastAsia="Calibri" w:hAnsi="Calibri" w:cs="Calibri"/>
                  <w:color w:val="000000"/>
                </w:rPr>
                <w:delText>4.23</w:delText>
              </w:r>
            </w:del>
          </w:p>
        </w:tc>
      </w:tr>
      <w:tr w:rsidR="00E01451" w:rsidRPr="00E01451" w:rsidDel="00631EE5" w14:paraId="09259C76" w14:textId="2DBE59D5" w:rsidTr="00DD0C1B">
        <w:trPr>
          <w:trHeight w:val="290"/>
          <w:jc w:val="center"/>
          <w:del w:id="2192" w:author="Stefanie Lane" w:date="2022-05-30T14:33:00Z"/>
          <w:trPrChange w:id="2193"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194"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1F6C484" w14:textId="44AD8EA7" w:rsidR="00E01451" w:rsidRPr="00E01451" w:rsidDel="00631EE5" w:rsidRDefault="00E01451" w:rsidP="00E01451">
            <w:pPr>
              <w:spacing w:after="0" w:line="240" w:lineRule="auto"/>
              <w:jc w:val="right"/>
              <w:rPr>
                <w:del w:id="2195" w:author="Stefanie Lane" w:date="2022-05-30T14:33:00Z"/>
                <w:rFonts w:ascii="Calibri" w:eastAsia="Calibri" w:hAnsi="Calibri" w:cs="Calibri"/>
                <w:color w:val="000000"/>
              </w:rPr>
            </w:pPr>
            <w:del w:id="2196"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197"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2DDEAC7" w14:textId="5146857E" w:rsidR="00E01451" w:rsidRPr="00E01451" w:rsidDel="00631EE5" w:rsidRDefault="00E01451" w:rsidP="00E01451">
            <w:pPr>
              <w:spacing w:after="0" w:line="240" w:lineRule="auto"/>
              <w:jc w:val="center"/>
              <w:rPr>
                <w:del w:id="2198" w:author="Stefanie Lane" w:date="2022-05-30T14:33:00Z"/>
                <w:rFonts w:ascii="Calibri" w:eastAsia="Calibri" w:hAnsi="Calibri" w:cs="Calibri"/>
                <w:color w:val="000000"/>
              </w:rPr>
            </w:pPr>
            <w:del w:id="2199" w:author="Stefanie Lane" w:date="2022-05-30T14:33:00Z">
              <w:r w:rsidRPr="00E01451" w:rsidDel="00631EE5">
                <w:rPr>
                  <w:rFonts w:ascii="Calibri" w:eastAsia="Calibri" w:hAnsi="Calibri" w:cs="Calibri"/>
                  <w:color w:val="000000"/>
                </w:rPr>
                <w:delText>18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00"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6847A36" w14:textId="197C1109" w:rsidR="00E01451" w:rsidRPr="00E01451" w:rsidDel="00631EE5" w:rsidRDefault="00E01451" w:rsidP="00E01451">
            <w:pPr>
              <w:spacing w:after="0" w:line="240" w:lineRule="auto"/>
              <w:jc w:val="center"/>
              <w:rPr>
                <w:del w:id="2201" w:author="Stefanie Lane" w:date="2022-05-30T14:33:00Z"/>
                <w:rFonts w:ascii="Calibri" w:eastAsia="Calibri" w:hAnsi="Calibri" w:cs="Calibri"/>
                <w:color w:val="000000"/>
              </w:rPr>
            </w:pPr>
            <w:del w:id="2202" w:author="Stefanie Lane" w:date="2022-05-30T14:33:00Z">
              <w:r w:rsidRPr="00E01451" w:rsidDel="00631EE5">
                <w:rPr>
                  <w:rFonts w:ascii="Calibri" w:eastAsia="Calibri" w:hAnsi="Calibri" w:cs="Calibri"/>
                  <w:color w:val="000000"/>
                </w:rPr>
                <w:delText>27</w:delText>
              </w:r>
            </w:del>
          </w:p>
        </w:tc>
        <w:tc>
          <w:tcPr>
            <w:tcW w:w="300" w:type="dxa"/>
            <w:noWrap/>
            <w:tcMar>
              <w:top w:w="0" w:type="dxa"/>
              <w:left w:w="108" w:type="dxa"/>
              <w:bottom w:w="0" w:type="dxa"/>
              <w:right w:w="108" w:type="dxa"/>
            </w:tcMar>
            <w:vAlign w:val="bottom"/>
            <w:hideMark/>
            <w:tcPrChange w:id="2203" w:author="Stefanie Lane" w:date="2022-05-30T14:32:00Z">
              <w:tcPr>
                <w:tcW w:w="300" w:type="dxa"/>
                <w:noWrap/>
                <w:tcMar>
                  <w:top w:w="0" w:type="dxa"/>
                  <w:left w:w="108" w:type="dxa"/>
                  <w:bottom w:w="0" w:type="dxa"/>
                  <w:right w:w="108" w:type="dxa"/>
                </w:tcMar>
                <w:vAlign w:val="bottom"/>
                <w:hideMark/>
              </w:tcPr>
            </w:tcPrChange>
          </w:tcPr>
          <w:p w14:paraId="735119A5" w14:textId="47A64D14" w:rsidR="00E01451" w:rsidRPr="00E01451" w:rsidDel="00631EE5" w:rsidRDefault="00E01451" w:rsidP="00E01451">
            <w:pPr>
              <w:spacing w:after="0" w:line="240" w:lineRule="auto"/>
              <w:rPr>
                <w:del w:id="2204"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0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951D059" w14:textId="51E7C4B1" w:rsidR="00E01451" w:rsidRPr="00E01451" w:rsidDel="00631EE5" w:rsidRDefault="00E01451" w:rsidP="00E01451">
            <w:pPr>
              <w:spacing w:after="0" w:line="240" w:lineRule="auto"/>
              <w:jc w:val="center"/>
              <w:rPr>
                <w:del w:id="2206" w:author="Stefanie Lane" w:date="2022-05-30T14:33:00Z"/>
                <w:rFonts w:ascii="Calibri" w:eastAsia="Calibri" w:hAnsi="Calibri" w:cs="Calibri"/>
                <w:color w:val="000000"/>
              </w:rPr>
            </w:pPr>
            <w:del w:id="2207" w:author="Stefanie Lane" w:date="2022-05-30T14:33:00Z">
              <w:r w:rsidRPr="00E01451" w:rsidDel="00631EE5">
                <w:rPr>
                  <w:rFonts w:ascii="Calibri" w:eastAsia="Calibri" w:hAnsi="Calibri" w:cs="Calibri"/>
                  <w:color w:val="000000"/>
                </w:rPr>
                <w:delText>5.83</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0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2B28E1F" w14:textId="43719EA1" w:rsidR="00E01451" w:rsidRPr="00E01451" w:rsidDel="00631EE5" w:rsidRDefault="00E01451" w:rsidP="00E01451">
            <w:pPr>
              <w:spacing w:after="0" w:line="240" w:lineRule="auto"/>
              <w:jc w:val="center"/>
              <w:rPr>
                <w:del w:id="2209" w:author="Stefanie Lane" w:date="2022-05-30T14:33:00Z"/>
                <w:rFonts w:ascii="Calibri" w:eastAsia="Calibri" w:hAnsi="Calibri" w:cs="Calibri"/>
                <w:color w:val="000000"/>
              </w:rPr>
            </w:pPr>
            <w:del w:id="2210" w:author="Stefanie Lane" w:date="2022-05-30T14:33:00Z">
              <w:r w:rsidRPr="00E01451" w:rsidDel="00631EE5">
                <w:rPr>
                  <w:rFonts w:ascii="Calibri" w:eastAsia="Calibri" w:hAnsi="Calibri" w:cs="Calibri"/>
                  <w:color w:val="000000"/>
                </w:rPr>
                <w:delText>2.79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11"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703000C" w14:textId="78DF68A4" w:rsidR="00E01451" w:rsidRPr="00E01451" w:rsidDel="00631EE5" w:rsidRDefault="00E01451" w:rsidP="00E01451">
            <w:pPr>
              <w:spacing w:after="0" w:line="240" w:lineRule="auto"/>
              <w:jc w:val="center"/>
              <w:rPr>
                <w:del w:id="2212" w:author="Stefanie Lane" w:date="2022-05-30T14:33:00Z"/>
                <w:rFonts w:ascii="Calibri" w:eastAsia="Calibri" w:hAnsi="Calibri" w:cs="Calibri"/>
                <w:color w:val="000000"/>
              </w:rPr>
            </w:pPr>
            <w:del w:id="2213" w:author="Stefanie Lane" w:date="2022-05-30T14:33:00Z">
              <w:r w:rsidRPr="00E01451" w:rsidDel="00631EE5">
                <w:rPr>
                  <w:rFonts w:ascii="Calibri" w:eastAsia="Calibri" w:hAnsi="Calibri" w:cs="Calibri"/>
                  <w:color w:val="000000"/>
                </w:rPr>
                <w:delText>4.63</w:delText>
              </w:r>
            </w:del>
          </w:p>
        </w:tc>
      </w:tr>
      <w:tr w:rsidR="00E01451" w:rsidRPr="00E01451" w:rsidDel="00631EE5" w14:paraId="7B63E70F" w14:textId="48FC6AC1" w:rsidTr="00DD0C1B">
        <w:trPr>
          <w:trHeight w:val="290"/>
          <w:jc w:val="center"/>
          <w:del w:id="2214" w:author="Stefanie Lane" w:date="2022-05-30T14:33:00Z"/>
          <w:trPrChange w:id="2215" w:author="Stefanie Lane" w:date="2022-05-30T14:32:00Z">
            <w:trPr>
              <w:trHeight w:val="290"/>
            </w:trPr>
          </w:trPrChange>
        </w:trPr>
        <w:tc>
          <w:tcPr>
            <w:tcW w:w="1313" w:type="dxa"/>
            <w:noWrap/>
            <w:tcMar>
              <w:top w:w="0" w:type="dxa"/>
              <w:left w:w="108" w:type="dxa"/>
              <w:bottom w:w="0" w:type="dxa"/>
              <w:right w:w="108" w:type="dxa"/>
            </w:tcMar>
            <w:vAlign w:val="bottom"/>
            <w:hideMark/>
            <w:tcPrChange w:id="2216" w:author="Stefanie Lane" w:date="2022-05-30T14:32:00Z">
              <w:tcPr>
                <w:tcW w:w="1313" w:type="dxa"/>
                <w:noWrap/>
                <w:tcMar>
                  <w:top w:w="0" w:type="dxa"/>
                  <w:left w:w="108" w:type="dxa"/>
                  <w:bottom w:w="0" w:type="dxa"/>
                  <w:right w:w="108" w:type="dxa"/>
                </w:tcMar>
                <w:vAlign w:val="bottom"/>
                <w:hideMark/>
              </w:tcPr>
            </w:tcPrChange>
          </w:tcPr>
          <w:p w14:paraId="02F01504" w14:textId="7A891CC3" w:rsidR="00E01451" w:rsidRPr="00E01451" w:rsidDel="00631EE5" w:rsidRDefault="00E01451" w:rsidP="00E01451">
            <w:pPr>
              <w:spacing w:after="0" w:line="240" w:lineRule="auto"/>
              <w:rPr>
                <w:del w:id="2217"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218" w:author="Stefanie Lane" w:date="2022-05-30T14:32:00Z">
              <w:tcPr>
                <w:tcW w:w="1032" w:type="dxa"/>
                <w:noWrap/>
                <w:tcMar>
                  <w:top w:w="0" w:type="dxa"/>
                  <w:left w:w="108" w:type="dxa"/>
                  <w:bottom w:w="0" w:type="dxa"/>
                  <w:right w:w="108" w:type="dxa"/>
                </w:tcMar>
                <w:vAlign w:val="bottom"/>
                <w:hideMark/>
              </w:tcPr>
            </w:tcPrChange>
          </w:tcPr>
          <w:p w14:paraId="4F62EC21" w14:textId="7921639E" w:rsidR="00E01451" w:rsidRPr="00E01451" w:rsidDel="00631EE5" w:rsidRDefault="00E01451" w:rsidP="00E01451">
            <w:pPr>
              <w:spacing w:after="0" w:line="240" w:lineRule="auto"/>
              <w:rPr>
                <w:del w:id="2219"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220" w:author="Stefanie Lane" w:date="2022-05-30T14:32:00Z">
              <w:tcPr>
                <w:tcW w:w="960" w:type="dxa"/>
                <w:noWrap/>
                <w:tcMar>
                  <w:top w:w="0" w:type="dxa"/>
                  <w:left w:w="108" w:type="dxa"/>
                  <w:bottom w:w="0" w:type="dxa"/>
                  <w:right w:w="108" w:type="dxa"/>
                </w:tcMar>
                <w:vAlign w:val="bottom"/>
                <w:hideMark/>
              </w:tcPr>
            </w:tcPrChange>
          </w:tcPr>
          <w:p w14:paraId="2109983E" w14:textId="10F78B21" w:rsidR="00E01451" w:rsidRPr="00E01451" w:rsidDel="00631EE5" w:rsidRDefault="00E01451" w:rsidP="00E01451">
            <w:pPr>
              <w:spacing w:after="0" w:line="240" w:lineRule="auto"/>
              <w:rPr>
                <w:del w:id="2221"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222" w:author="Stefanie Lane" w:date="2022-05-30T14:32:00Z">
              <w:tcPr>
                <w:tcW w:w="300" w:type="dxa"/>
                <w:noWrap/>
                <w:tcMar>
                  <w:top w:w="0" w:type="dxa"/>
                  <w:left w:w="108" w:type="dxa"/>
                  <w:bottom w:w="0" w:type="dxa"/>
                  <w:right w:w="108" w:type="dxa"/>
                </w:tcMar>
                <w:vAlign w:val="bottom"/>
                <w:hideMark/>
              </w:tcPr>
            </w:tcPrChange>
          </w:tcPr>
          <w:p w14:paraId="08223C5F" w14:textId="03A125AB" w:rsidR="00E01451" w:rsidRPr="00E01451" w:rsidDel="00631EE5" w:rsidRDefault="00E01451" w:rsidP="00E01451">
            <w:pPr>
              <w:spacing w:after="0" w:line="240" w:lineRule="auto"/>
              <w:rPr>
                <w:del w:id="222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4" w:author="Stefanie Lane" w:date="2022-05-30T14:32:00Z">
              <w:tcPr>
                <w:tcW w:w="1005" w:type="dxa"/>
                <w:noWrap/>
                <w:tcMar>
                  <w:top w:w="0" w:type="dxa"/>
                  <w:left w:w="108" w:type="dxa"/>
                  <w:bottom w:w="0" w:type="dxa"/>
                  <w:right w:w="108" w:type="dxa"/>
                </w:tcMar>
                <w:vAlign w:val="bottom"/>
                <w:hideMark/>
              </w:tcPr>
            </w:tcPrChange>
          </w:tcPr>
          <w:p w14:paraId="2472C4AE" w14:textId="582EB8D5" w:rsidR="00E01451" w:rsidRPr="00E01451" w:rsidDel="00631EE5" w:rsidRDefault="00E01451" w:rsidP="00E01451">
            <w:pPr>
              <w:spacing w:after="0" w:line="240" w:lineRule="auto"/>
              <w:rPr>
                <w:del w:id="222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6" w:author="Stefanie Lane" w:date="2022-05-30T14:32:00Z">
              <w:tcPr>
                <w:tcW w:w="1005" w:type="dxa"/>
                <w:noWrap/>
                <w:tcMar>
                  <w:top w:w="0" w:type="dxa"/>
                  <w:left w:w="108" w:type="dxa"/>
                  <w:bottom w:w="0" w:type="dxa"/>
                  <w:right w:w="108" w:type="dxa"/>
                </w:tcMar>
                <w:vAlign w:val="bottom"/>
                <w:hideMark/>
              </w:tcPr>
            </w:tcPrChange>
          </w:tcPr>
          <w:p w14:paraId="61F01B94" w14:textId="1375A790" w:rsidR="00E01451" w:rsidRPr="00E01451" w:rsidDel="00631EE5" w:rsidRDefault="00E01451" w:rsidP="00E01451">
            <w:pPr>
              <w:spacing w:after="0" w:line="240" w:lineRule="auto"/>
              <w:rPr>
                <w:del w:id="222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28" w:author="Stefanie Lane" w:date="2022-05-30T14:32:00Z">
              <w:tcPr>
                <w:tcW w:w="1005" w:type="dxa"/>
                <w:noWrap/>
                <w:tcMar>
                  <w:top w:w="0" w:type="dxa"/>
                  <w:left w:w="108" w:type="dxa"/>
                  <w:bottom w:w="0" w:type="dxa"/>
                  <w:right w:w="108" w:type="dxa"/>
                </w:tcMar>
                <w:vAlign w:val="bottom"/>
                <w:hideMark/>
              </w:tcPr>
            </w:tcPrChange>
          </w:tcPr>
          <w:p w14:paraId="535EEAD6" w14:textId="23A9ED2C" w:rsidR="00E01451" w:rsidRPr="00E01451" w:rsidDel="00631EE5" w:rsidRDefault="00E01451" w:rsidP="00E01451">
            <w:pPr>
              <w:spacing w:after="0" w:line="240" w:lineRule="auto"/>
              <w:rPr>
                <w:del w:id="2229" w:author="Stefanie Lane" w:date="2022-05-30T14:33:00Z"/>
                <w:rFonts w:ascii="Times New Roman" w:eastAsia="Times New Roman" w:hAnsi="Times New Roman" w:cs="Times New Roman"/>
                <w:sz w:val="20"/>
                <w:szCs w:val="20"/>
              </w:rPr>
            </w:pPr>
          </w:p>
        </w:tc>
      </w:tr>
      <w:tr w:rsidR="00E01451" w:rsidRPr="00E01451" w:rsidDel="00631EE5" w14:paraId="32F4DF14" w14:textId="60B28A4D" w:rsidTr="00DD0C1B">
        <w:trPr>
          <w:trHeight w:val="290"/>
          <w:jc w:val="center"/>
          <w:del w:id="2230" w:author="Stefanie Lane" w:date="2022-05-30T14:33:00Z"/>
          <w:trPrChange w:id="2231" w:author="Stefanie Lane" w:date="2022-05-30T14:32:00Z">
            <w:trPr>
              <w:trHeight w:val="290"/>
            </w:trPr>
          </w:trPrChange>
        </w:trPr>
        <w:tc>
          <w:tcPr>
            <w:tcW w:w="1313" w:type="dxa"/>
            <w:noWrap/>
            <w:tcMar>
              <w:top w:w="0" w:type="dxa"/>
              <w:left w:w="108" w:type="dxa"/>
              <w:bottom w:w="0" w:type="dxa"/>
              <w:right w:w="108" w:type="dxa"/>
            </w:tcMar>
            <w:vAlign w:val="bottom"/>
            <w:hideMark/>
            <w:tcPrChange w:id="2232" w:author="Stefanie Lane" w:date="2022-05-30T14:32:00Z">
              <w:tcPr>
                <w:tcW w:w="1313" w:type="dxa"/>
                <w:noWrap/>
                <w:tcMar>
                  <w:top w:w="0" w:type="dxa"/>
                  <w:left w:w="108" w:type="dxa"/>
                  <w:bottom w:w="0" w:type="dxa"/>
                  <w:right w:w="108" w:type="dxa"/>
                </w:tcMar>
                <w:vAlign w:val="bottom"/>
                <w:hideMark/>
              </w:tcPr>
            </w:tcPrChange>
          </w:tcPr>
          <w:p w14:paraId="42A42A0D" w14:textId="6B4F4A56" w:rsidR="00E01451" w:rsidRPr="00E01451" w:rsidDel="00631EE5" w:rsidRDefault="00E01451" w:rsidP="00E01451">
            <w:pPr>
              <w:spacing w:after="0" w:line="240" w:lineRule="auto"/>
              <w:rPr>
                <w:del w:id="2233" w:author="Stefanie Lane" w:date="2022-05-30T14:33:00Z"/>
                <w:rFonts w:ascii="Calibri" w:eastAsia="Calibri" w:hAnsi="Calibri" w:cs="Calibri"/>
                <w:b/>
                <w:bCs/>
                <w:color w:val="000000"/>
              </w:rPr>
            </w:pPr>
            <w:del w:id="2234" w:author="Stefanie Lane" w:date="2022-05-30T14:33:00Z">
              <w:r w:rsidRPr="00E01451" w:rsidDel="00631EE5">
                <w:rPr>
                  <w:rFonts w:ascii="Calibri" w:eastAsia="Calibri" w:hAnsi="Calibri" w:cs="Calibri"/>
                  <w:b/>
                  <w:bCs/>
                  <w:color w:val="000000"/>
                </w:rPr>
                <w:delText>Bogbean</w:delText>
              </w:r>
            </w:del>
          </w:p>
        </w:tc>
        <w:tc>
          <w:tcPr>
            <w:tcW w:w="1032" w:type="dxa"/>
            <w:noWrap/>
            <w:tcMar>
              <w:top w:w="0" w:type="dxa"/>
              <w:left w:w="108" w:type="dxa"/>
              <w:bottom w:w="0" w:type="dxa"/>
              <w:right w:w="108" w:type="dxa"/>
            </w:tcMar>
            <w:vAlign w:val="bottom"/>
            <w:hideMark/>
            <w:tcPrChange w:id="2235" w:author="Stefanie Lane" w:date="2022-05-30T14:32:00Z">
              <w:tcPr>
                <w:tcW w:w="1032" w:type="dxa"/>
                <w:noWrap/>
                <w:tcMar>
                  <w:top w:w="0" w:type="dxa"/>
                  <w:left w:w="108" w:type="dxa"/>
                  <w:bottom w:w="0" w:type="dxa"/>
                  <w:right w:w="108" w:type="dxa"/>
                </w:tcMar>
                <w:vAlign w:val="bottom"/>
                <w:hideMark/>
              </w:tcPr>
            </w:tcPrChange>
          </w:tcPr>
          <w:p w14:paraId="2EEE1B73" w14:textId="5BE3B2F0" w:rsidR="00E01451" w:rsidRPr="00E01451" w:rsidDel="00631EE5" w:rsidRDefault="00E01451" w:rsidP="00E01451">
            <w:pPr>
              <w:spacing w:after="0" w:line="240" w:lineRule="auto"/>
              <w:rPr>
                <w:del w:id="2236"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237" w:author="Stefanie Lane" w:date="2022-05-30T14:32:00Z">
              <w:tcPr>
                <w:tcW w:w="960" w:type="dxa"/>
                <w:noWrap/>
                <w:tcMar>
                  <w:top w:w="0" w:type="dxa"/>
                  <w:left w:w="108" w:type="dxa"/>
                  <w:bottom w:w="0" w:type="dxa"/>
                  <w:right w:w="108" w:type="dxa"/>
                </w:tcMar>
                <w:vAlign w:val="bottom"/>
                <w:hideMark/>
              </w:tcPr>
            </w:tcPrChange>
          </w:tcPr>
          <w:p w14:paraId="7F9FE5BD" w14:textId="49547807" w:rsidR="00E01451" w:rsidRPr="00E01451" w:rsidDel="00631EE5" w:rsidRDefault="00E01451" w:rsidP="00E01451">
            <w:pPr>
              <w:spacing w:after="0" w:line="240" w:lineRule="auto"/>
              <w:rPr>
                <w:del w:id="2238"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239" w:author="Stefanie Lane" w:date="2022-05-30T14:32:00Z">
              <w:tcPr>
                <w:tcW w:w="300" w:type="dxa"/>
                <w:noWrap/>
                <w:tcMar>
                  <w:top w:w="0" w:type="dxa"/>
                  <w:left w:w="108" w:type="dxa"/>
                  <w:bottom w:w="0" w:type="dxa"/>
                  <w:right w:w="108" w:type="dxa"/>
                </w:tcMar>
                <w:vAlign w:val="bottom"/>
                <w:hideMark/>
              </w:tcPr>
            </w:tcPrChange>
          </w:tcPr>
          <w:p w14:paraId="343D7122" w14:textId="488D9263" w:rsidR="00E01451" w:rsidRPr="00E01451" w:rsidDel="00631EE5" w:rsidRDefault="00E01451" w:rsidP="00E01451">
            <w:pPr>
              <w:spacing w:after="0" w:line="240" w:lineRule="auto"/>
              <w:rPr>
                <w:del w:id="224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41" w:author="Stefanie Lane" w:date="2022-05-30T14:32:00Z">
              <w:tcPr>
                <w:tcW w:w="1005" w:type="dxa"/>
                <w:noWrap/>
                <w:tcMar>
                  <w:top w:w="0" w:type="dxa"/>
                  <w:left w:w="108" w:type="dxa"/>
                  <w:bottom w:w="0" w:type="dxa"/>
                  <w:right w:w="108" w:type="dxa"/>
                </w:tcMar>
                <w:vAlign w:val="bottom"/>
                <w:hideMark/>
              </w:tcPr>
            </w:tcPrChange>
          </w:tcPr>
          <w:p w14:paraId="3429E75D" w14:textId="7A35C4BD" w:rsidR="00E01451" w:rsidRPr="00E01451" w:rsidDel="00631EE5" w:rsidRDefault="00E01451" w:rsidP="00E01451">
            <w:pPr>
              <w:spacing w:after="0" w:line="240" w:lineRule="auto"/>
              <w:rPr>
                <w:del w:id="224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43" w:author="Stefanie Lane" w:date="2022-05-30T14:32:00Z">
              <w:tcPr>
                <w:tcW w:w="1005" w:type="dxa"/>
                <w:noWrap/>
                <w:tcMar>
                  <w:top w:w="0" w:type="dxa"/>
                  <w:left w:w="108" w:type="dxa"/>
                  <w:bottom w:w="0" w:type="dxa"/>
                  <w:right w:w="108" w:type="dxa"/>
                </w:tcMar>
                <w:vAlign w:val="bottom"/>
                <w:hideMark/>
              </w:tcPr>
            </w:tcPrChange>
          </w:tcPr>
          <w:p w14:paraId="469DB599" w14:textId="7BC9929F" w:rsidR="00E01451" w:rsidRPr="00E01451" w:rsidDel="00631EE5" w:rsidRDefault="00E01451" w:rsidP="00E01451">
            <w:pPr>
              <w:spacing w:after="0" w:line="240" w:lineRule="auto"/>
              <w:rPr>
                <w:del w:id="224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245" w:author="Stefanie Lane" w:date="2022-05-30T14:32:00Z">
              <w:tcPr>
                <w:tcW w:w="1005" w:type="dxa"/>
                <w:noWrap/>
                <w:tcMar>
                  <w:top w:w="0" w:type="dxa"/>
                  <w:left w:w="108" w:type="dxa"/>
                  <w:bottom w:w="0" w:type="dxa"/>
                  <w:right w:w="108" w:type="dxa"/>
                </w:tcMar>
                <w:vAlign w:val="bottom"/>
                <w:hideMark/>
              </w:tcPr>
            </w:tcPrChange>
          </w:tcPr>
          <w:p w14:paraId="2B4C8E1E" w14:textId="7F0AE9A6" w:rsidR="00E01451" w:rsidRPr="00E01451" w:rsidDel="00631EE5" w:rsidRDefault="00E01451" w:rsidP="00E01451">
            <w:pPr>
              <w:spacing w:after="0" w:line="240" w:lineRule="auto"/>
              <w:rPr>
                <w:del w:id="2246" w:author="Stefanie Lane" w:date="2022-05-30T14:33:00Z"/>
                <w:rFonts w:ascii="Times New Roman" w:eastAsia="Times New Roman" w:hAnsi="Times New Roman" w:cs="Times New Roman"/>
                <w:sz w:val="20"/>
                <w:szCs w:val="20"/>
              </w:rPr>
            </w:pPr>
          </w:p>
        </w:tc>
      </w:tr>
      <w:tr w:rsidR="00E01451" w:rsidRPr="00E01451" w:rsidDel="00631EE5" w14:paraId="29029CE9" w14:textId="69718B2A" w:rsidTr="00DD0C1B">
        <w:trPr>
          <w:trHeight w:val="290"/>
          <w:jc w:val="center"/>
          <w:del w:id="2247" w:author="Stefanie Lane" w:date="2022-05-30T14:33:00Z"/>
          <w:trPrChange w:id="2248"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49"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1ED55C" w14:textId="3C7095B2" w:rsidR="00E01451" w:rsidRPr="00E01451" w:rsidDel="00631EE5" w:rsidRDefault="00E01451" w:rsidP="00E01451">
            <w:pPr>
              <w:spacing w:after="0" w:line="240" w:lineRule="auto"/>
              <w:jc w:val="right"/>
              <w:rPr>
                <w:del w:id="2250" w:author="Stefanie Lane" w:date="2022-05-30T14:33:00Z"/>
                <w:rFonts w:ascii="Calibri" w:eastAsia="Calibri" w:hAnsi="Calibri" w:cs="Calibri"/>
                <w:color w:val="000000"/>
              </w:rPr>
            </w:pPr>
            <w:del w:id="2251"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52"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4EC151E" w14:textId="462BB2D1" w:rsidR="00E01451" w:rsidRPr="00E01451" w:rsidDel="00631EE5" w:rsidRDefault="00E01451" w:rsidP="00E01451">
            <w:pPr>
              <w:spacing w:after="0" w:line="240" w:lineRule="auto"/>
              <w:jc w:val="center"/>
              <w:rPr>
                <w:del w:id="2253" w:author="Stefanie Lane" w:date="2022-05-30T14:33:00Z"/>
                <w:rFonts w:ascii="Calibri" w:eastAsia="Calibri" w:hAnsi="Calibri" w:cs="Calibri"/>
                <w:color w:val="000000"/>
              </w:rPr>
            </w:pPr>
            <w:del w:id="2254" w:author="Stefanie Lane" w:date="2022-05-30T14:33:00Z">
              <w:r w:rsidRPr="00E01451" w:rsidDel="00631EE5">
                <w:rPr>
                  <w:rFonts w:ascii="Calibri" w:eastAsia="Calibri" w:hAnsi="Calibri" w:cs="Calibri"/>
                  <w:color w:val="000000"/>
                </w:rPr>
                <w:delText>19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55"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F312EA" w14:textId="1577DE03" w:rsidR="00E01451" w:rsidRPr="00E01451" w:rsidDel="00631EE5" w:rsidRDefault="00E01451" w:rsidP="00E01451">
            <w:pPr>
              <w:spacing w:after="0" w:line="240" w:lineRule="auto"/>
              <w:jc w:val="center"/>
              <w:rPr>
                <w:del w:id="2256" w:author="Stefanie Lane" w:date="2022-05-30T14:33:00Z"/>
                <w:rFonts w:ascii="Calibri" w:eastAsia="Calibri" w:hAnsi="Calibri" w:cs="Calibri"/>
                <w:color w:val="000000"/>
              </w:rPr>
            </w:pPr>
            <w:del w:id="2257" w:author="Stefanie Lane" w:date="2022-05-30T14:33:00Z">
              <w:r w:rsidRPr="00E01451" w:rsidDel="00631EE5">
                <w:rPr>
                  <w:rFonts w:ascii="Calibri" w:eastAsia="Calibri" w:hAnsi="Calibri" w:cs="Calibri"/>
                  <w:color w:val="000000"/>
                </w:rPr>
                <w:delText>32</w:delText>
              </w:r>
            </w:del>
          </w:p>
        </w:tc>
        <w:tc>
          <w:tcPr>
            <w:tcW w:w="300" w:type="dxa"/>
            <w:noWrap/>
            <w:tcMar>
              <w:top w:w="0" w:type="dxa"/>
              <w:left w:w="108" w:type="dxa"/>
              <w:bottom w:w="0" w:type="dxa"/>
              <w:right w:w="108" w:type="dxa"/>
            </w:tcMar>
            <w:vAlign w:val="bottom"/>
            <w:hideMark/>
            <w:tcPrChange w:id="2258" w:author="Stefanie Lane" w:date="2022-05-30T14:32:00Z">
              <w:tcPr>
                <w:tcW w:w="300" w:type="dxa"/>
                <w:noWrap/>
                <w:tcMar>
                  <w:top w:w="0" w:type="dxa"/>
                  <w:left w:w="108" w:type="dxa"/>
                  <w:bottom w:w="0" w:type="dxa"/>
                  <w:right w:w="108" w:type="dxa"/>
                </w:tcMar>
                <w:vAlign w:val="bottom"/>
                <w:hideMark/>
              </w:tcPr>
            </w:tcPrChange>
          </w:tcPr>
          <w:p w14:paraId="4B296DF4" w14:textId="328CC3A6" w:rsidR="00E01451" w:rsidRPr="00E01451" w:rsidDel="00631EE5" w:rsidRDefault="00E01451" w:rsidP="00E01451">
            <w:pPr>
              <w:spacing w:after="0" w:line="240" w:lineRule="auto"/>
              <w:rPr>
                <w:del w:id="2259"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60"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0F6C0668" w14:textId="5D3A97BC" w:rsidR="00E01451" w:rsidRPr="00E01451" w:rsidDel="00631EE5" w:rsidRDefault="00E01451" w:rsidP="00E01451">
            <w:pPr>
              <w:spacing w:after="0" w:line="240" w:lineRule="auto"/>
              <w:jc w:val="center"/>
              <w:rPr>
                <w:del w:id="2261" w:author="Stefanie Lane" w:date="2022-05-30T14:33:00Z"/>
                <w:rFonts w:ascii="Calibri" w:eastAsia="Calibri" w:hAnsi="Calibri" w:cs="Calibri"/>
                <w:color w:val="000000"/>
              </w:rPr>
            </w:pPr>
            <w:del w:id="2262" w:author="Stefanie Lane" w:date="2022-05-30T14:33:00Z">
              <w:r w:rsidRPr="00E01451" w:rsidDel="00631EE5">
                <w:rPr>
                  <w:rFonts w:ascii="Calibri" w:eastAsia="Calibri" w:hAnsi="Calibri" w:cs="Calibri"/>
                  <w:color w:val="000000"/>
                </w:rPr>
                <w:delText>12.84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63"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E3E7250" w14:textId="2BDBFEBC" w:rsidR="00E01451" w:rsidRPr="00E01451" w:rsidDel="00631EE5" w:rsidRDefault="00E01451" w:rsidP="00E01451">
            <w:pPr>
              <w:spacing w:after="0" w:line="240" w:lineRule="auto"/>
              <w:jc w:val="center"/>
              <w:rPr>
                <w:del w:id="2264" w:author="Stefanie Lane" w:date="2022-05-30T14:33:00Z"/>
                <w:rFonts w:ascii="Calibri" w:eastAsia="Calibri" w:hAnsi="Calibri" w:cs="Calibri"/>
                <w:color w:val="000000"/>
              </w:rPr>
            </w:pPr>
            <w:del w:id="2265" w:author="Stefanie Lane" w:date="2022-05-30T14:33:00Z">
              <w:r w:rsidRPr="00E01451" w:rsidDel="00631EE5">
                <w:rPr>
                  <w:rFonts w:ascii="Calibri" w:eastAsia="Calibri" w:hAnsi="Calibri" w:cs="Calibri"/>
                  <w:color w:val="000000"/>
                </w:rPr>
                <w:delText>3.61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66"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B4392E" w14:textId="31C83A4E" w:rsidR="00E01451" w:rsidRPr="00E01451" w:rsidDel="00631EE5" w:rsidRDefault="00E01451" w:rsidP="00E01451">
            <w:pPr>
              <w:spacing w:after="0" w:line="240" w:lineRule="auto"/>
              <w:jc w:val="center"/>
              <w:rPr>
                <w:del w:id="2267" w:author="Stefanie Lane" w:date="2022-05-30T14:33:00Z"/>
                <w:rFonts w:ascii="Calibri" w:eastAsia="Calibri" w:hAnsi="Calibri" w:cs="Calibri"/>
                <w:color w:val="000000"/>
              </w:rPr>
            </w:pPr>
            <w:del w:id="2268" w:author="Stefanie Lane" w:date="2022-05-30T14:33:00Z">
              <w:r w:rsidRPr="00E01451" w:rsidDel="00631EE5">
                <w:rPr>
                  <w:rFonts w:ascii="Calibri" w:eastAsia="Calibri" w:hAnsi="Calibri" w:cs="Calibri"/>
                  <w:color w:val="000000"/>
                </w:rPr>
                <w:delText>2.49</w:delText>
              </w:r>
            </w:del>
          </w:p>
        </w:tc>
      </w:tr>
      <w:tr w:rsidR="00E01451" w:rsidRPr="00E01451" w:rsidDel="00631EE5" w14:paraId="5C78956C" w14:textId="3E89309E" w:rsidTr="00DD0C1B">
        <w:trPr>
          <w:trHeight w:val="290"/>
          <w:jc w:val="center"/>
          <w:del w:id="2269" w:author="Stefanie Lane" w:date="2022-05-30T14:33:00Z"/>
          <w:trPrChange w:id="2270" w:author="Stefanie Lane" w:date="2022-05-30T14:32:00Z">
            <w:trPr>
              <w:trHeight w:val="290"/>
            </w:trPr>
          </w:trPrChange>
        </w:trPr>
        <w:tc>
          <w:tcPr>
            <w:tcW w:w="1313" w:type="dxa"/>
            <w:noWrap/>
            <w:tcMar>
              <w:top w:w="0" w:type="dxa"/>
              <w:left w:w="108" w:type="dxa"/>
              <w:bottom w:w="0" w:type="dxa"/>
              <w:right w:w="108" w:type="dxa"/>
            </w:tcMar>
            <w:vAlign w:val="bottom"/>
            <w:hideMark/>
            <w:tcPrChange w:id="2271" w:author="Stefanie Lane" w:date="2022-05-30T14:32:00Z">
              <w:tcPr>
                <w:tcW w:w="1313" w:type="dxa"/>
                <w:noWrap/>
                <w:tcMar>
                  <w:top w:w="0" w:type="dxa"/>
                  <w:left w:w="108" w:type="dxa"/>
                  <w:bottom w:w="0" w:type="dxa"/>
                  <w:right w:w="108" w:type="dxa"/>
                </w:tcMar>
                <w:vAlign w:val="bottom"/>
                <w:hideMark/>
              </w:tcPr>
            </w:tcPrChange>
          </w:tcPr>
          <w:p w14:paraId="644A7294" w14:textId="43F4B960" w:rsidR="00E01451" w:rsidRPr="00E01451" w:rsidDel="00631EE5" w:rsidRDefault="00E01451" w:rsidP="00E01451">
            <w:pPr>
              <w:spacing w:after="0" w:line="240" w:lineRule="auto"/>
              <w:jc w:val="right"/>
              <w:rPr>
                <w:del w:id="2272" w:author="Stefanie Lane" w:date="2022-05-30T14:33:00Z"/>
                <w:rFonts w:ascii="Calibri" w:eastAsia="Calibri" w:hAnsi="Calibri" w:cs="Calibri"/>
                <w:color w:val="000000"/>
              </w:rPr>
            </w:pPr>
            <w:del w:id="2273"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274"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71A931A" w14:textId="1E788007" w:rsidR="00E01451" w:rsidRPr="00E01451" w:rsidDel="00631EE5" w:rsidRDefault="00E01451" w:rsidP="00E01451">
            <w:pPr>
              <w:spacing w:after="0" w:line="240" w:lineRule="auto"/>
              <w:jc w:val="center"/>
              <w:rPr>
                <w:del w:id="2275" w:author="Stefanie Lane" w:date="2022-05-30T14:33:00Z"/>
                <w:rFonts w:ascii="Calibri" w:eastAsia="Calibri" w:hAnsi="Calibri" w:cs="Calibri"/>
                <w:color w:val="000000"/>
              </w:rPr>
            </w:pPr>
            <w:del w:id="2276" w:author="Stefanie Lane" w:date="2022-05-30T14:33:00Z">
              <w:r w:rsidRPr="00E01451" w:rsidDel="00631EE5">
                <w:rPr>
                  <w:rFonts w:ascii="Calibri" w:eastAsia="Calibri" w:hAnsi="Calibri" w:cs="Calibri"/>
                  <w:color w:val="000000"/>
                </w:rPr>
                <w:delText>18</w:delText>
              </w:r>
            </w:del>
          </w:p>
        </w:tc>
        <w:tc>
          <w:tcPr>
            <w:tcW w:w="960" w:type="dxa"/>
            <w:noWrap/>
            <w:tcMar>
              <w:top w:w="0" w:type="dxa"/>
              <w:left w:w="108" w:type="dxa"/>
              <w:bottom w:w="0" w:type="dxa"/>
              <w:right w:w="108" w:type="dxa"/>
            </w:tcMar>
            <w:vAlign w:val="bottom"/>
            <w:hideMark/>
            <w:tcPrChange w:id="2277" w:author="Stefanie Lane" w:date="2022-05-30T14:32:00Z">
              <w:tcPr>
                <w:tcW w:w="960" w:type="dxa"/>
                <w:noWrap/>
                <w:tcMar>
                  <w:top w:w="0" w:type="dxa"/>
                  <w:left w:w="108" w:type="dxa"/>
                  <w:bottom w:w="0" w:type="dxa"/>
                  <w:right w:w="108" w:type="dxa"/>
                </w:tcMar>
                <w:vAlign w:val="bottom"/>
                <w:hideMark/>
              </w:tcPr>
            </w:tcPrChange>
          </w:tcPr>
          <w:p w14:paraId="7189FF2B" w14:textId="0FD45274" w:rsidR="00E01451" w:rsidRPr="00E01451" w:rsidDel="00631EE5" w:rsidRDefault="00E01451" w:rsidP="00E01451">
            <w:pPr>
              <w:spacing w:after="0" w:line="240" w:lineRule="auto"/>
              <w:jc w:val="center"/>
              <w:rPr>
                <w:del w:id="2278" w:author="Stefanie Lane" w:date="2022-05-30T14:33:00Z"/>
                <w:rFonts w:ascii="Calibri" w:eastAsia="Calibri" w:hAnsi="Calibri" w:cs="Calibri"/>
                <w:color w:val="000000"/>
              </w:rPr>
            </w:pPr>
            <w:del w:id="2279"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2280" w:author="Stefanie Lane" w:date="2022-05-30T14:32:00Z">
              <w:tcPr>
                <w:tcW w:w="300" w:type="dxa"/>
                <w:noWrap/>
                <w:tcMar>
                  <w:top w:w="0" w:type="dxa"/>
                  <w:left w:w="108" w:type="dxa"/>
                  <w:bottom w:w="0" w:type="dxa"/>
                  <w:right w:w="108" w:type="dxa"/>
                </w:tcMar>
                <w:vAlign w:val="bottom"/>
                <w:hideMark/>
              </w:tcPr>
            </w:tcPrChange>
          </w:tcPr>
          <w:p w14:paraId="560F13B3" w14:textId="5F6BF1AC" w:rsidR="00E01451" w:rsidRPr="00E01451" w:rsidDel="00631EE5" w:rsidRDefault="00E01451" w:rsidP="00E01451">
            <w:pPr>
              <w:spacing w:after="0" w:line="240" w:lineRule="auto"/>
              <w:rPr>
                <w:del w:id="2281"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8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B739644" w14:textId="4B2342E7" w:rsidR="00E01451" w:rsidRPr="00E01451" w:rsidDel="00631EE5" w:rsidRDefault="00E01451" w:rsidP="00E01451">
            <w:pPr>
              <w:spacing w:after="0" w:line="240" w:lineRule="auto"/>
              <w:jc w:val="center"/>
              <w:rPr>
                <w:del w:id="2283" w:author="Stefanie Lane" w:date="2022-05-30T14:33:00Z"/>
                <w:rFonts w:ascii="Calibri" w:eastAsia="Calibri" w:hAnsi="Calibri" w:cs="Calibri"/>
                <w:color w:val="000000"/>
              </w:rPr>
            </w:pPr>
            <w:del w:id="2284" w:author="Stefanie Lane" w:date="2022-05-30T14:33:00Z">
              <w:r w:rsidRPr="00E01451" w:rsidDel="00631EE5">
                <w:rPr>
                  <w:rFonts w:ascii="Calibri" w:eastAsia="Calibri" w:hAnsi="Calibri" w:cs="Calibri"/>
                  <w:color w:val="000000"/>
                </w:rPr>
                <w:delText>11.50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8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C58792F" w14:textId="22CA7595" w:rsidR="00E01451" w:rsidRPr="00E01451" w:rsidDel="00631EE5" w:rsidRDefault="00E01451" w:rsidP="00E01451">
            <w:pPr>
              <w:spacing w:after="0" w:line="240" w:lineRule="auto"/>
              <w:jc w:val="center"/>
              <w:rPr>
                <w:del w:id="2286" w:author="Stefanie Lane" w:date="2022-05-30T14:33:00Z"/>
                <w:rFonts w:ascii="Calibri" w:eastAsia="Calibri" w:hAnsi="Calibri" w:cs="Calibri"/>
                <w:color w:val="000000"/>
              </w:rPr>
            </w:pPr>
            <w:del w:id="2287" w:author="Stefanie Lane" w:date="2022-05-30T14:33:00Z">
              <w:r w:rsidRPr="00E01451" w:rsidDel="00631EE5">
                <w:rPr>
                  <w:rFonts w:ascii="Calibri" w:eastAsia="Calibri" w:hAnsi="Calibri" w:cs="Calibri"/>
                  <w:color w:val="000000"/>
                </w:rPr>
                <w:delText>2.92</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28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92DC8AE" w14:textId="4C0D8A8D" w:rsidR="00E01451" w:rsidRPr="00E01451" w:rsidDel="00631EE5" w:rsidRDefault="00E01451" w:rsidP="00E01451">
            <w:pPr>
              <w:spacing w:after="0" w:line="240" w:lineRule="auto"/>
              <w:jc w:val="center"/>
              <w:rPr>
                <w:del w:id="2289" w:author="Stefanie Lane" w:date="2022-05-30T14:33:00Z"/>
                <w:rFonts w:ascii="Calibri" w:eastAsia="Calibri" w:hAnsi="Calibri" w:cs="Calibri"/>
                <w:color w:val="000000"/>
              </w:rPr>
            </w:pPr>
            <w:del w:id="2290" w:author="Stefanie Lane" w:date="2022-05-30T14:33:00Z">
              <w:r w:rsidRPr="00E01451" w:rsidDel="00631EE5">
                <w:rPr>
                  <w:rFonts w:ascii="Calibri" w:eastAsia="Calibri" w:hAnsi="Calibri" w:cs="Calibri"/>
                  <w:color w:val="000000"/>
                </w:rPr>
                <w:delText>3.13</w:delText>
              </w:r>
            </w:del>
          </w:p>
        </w:tc>
      </w:tr>
      <w:tr w:rsidR="00E01451" w:rsidRPr="00E01451" w:rsidDel="00631EE5" w14:paraId="31F8F697" w14:textId="5411D4B8" w:rsidTr="00DD0C1B">
        <w:trPr>
          <w:trHeight w:val="290"/>
          <w:jc w:val="center"/>
          <w:del w:id="2291" w:author="Stefanie Lane" w:date="2022-05-30T14:33:00Z"/>
          <w:trPrChange w:id="2292"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93"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90944C0" w14:textId="301AFEBB" w:rsidR="00E01451" w:rsidRPr="00E01451" w:rsidDel="00631EE5" w:rsidRDefault="00E01451" w:rsidP="00E01451">
            <w:pPr>
              <w:spacing w:after="0" w:line="240" w:lineRule="auto"/>
              <w:jc w:val="right"/>
              <w:rPr>
                <w:del w:id="2294" w:author="Stefanie Lane" w:date="2022-05-30T14:33:00Z"/>
                <w:rFonts w:ascii="Calibri" w:eastAsia="Calibri" w:hAnsi="Calibri" w:cs="Calibri"/>
                <w:color w:val="000000"/>
              </w:rPr>
            </w:pPr>
            <w:del w:id="2295"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296"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39F3E8A" w14:textId="16AB23E7" w:rsidR="00E01451" w:rsidRPr="00E01451" w:rsidDel="00631EE5" w:rsidRDefault="00E01451" w:rsidP="00E01451">
            <w:pPr>
              <w:spacing w:after="0" w:line="240" w:lineRule="auto"/>
              <w:jc w:val="center"/>
              <w:rPr>
                <w:del w:id="2297" w:author="Stefanie Lane" w:date="2022-05-30T14:33:00Z"/>
                <w:rFonts w:ascii="Calibri" w:eastAsia="Calibri" w:hAnsi="Calibri" w:cs="Calibri"/>
                <w:color w:val="000000"/>
              </w:rPr>
            </w:pPr>
            <w:del w:id="2298"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299"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2EDDDE" w14:textId="3E8D11D6" w:rsidR="00E01451" w:rsidRPr="00E01451" w:rsidDel="00631EE5" w:rsidRDefault="00E01451" w:rsidP="00E01451">
            <w:pPr>
              <w:spacing w:after="0" w:line="240" w:lineRule="auto"/>
              <w:jc w:val="center"/>
              <w:rPr>
                <w:del w:id="2300" w:author="Stefanie Lane" w:date="2022-05-30T14:33:00Z"/>
                <w:rFonts w:ascii="Calibri" w:eastAsia="Calibri" w:hAnsi="Calibri" w:cs="Calibri"/>
                <w:color w:val="000000"/>
              </w:rPr>
            </w:pPr>
            <w:del w:id="2301"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2302" w:author="Stefanie Lane" w:date="2022-05-30T14:32:00Z">
              <w:tcPr>
                <w:tcW w:w="300" w:type="dxa"/>
                <w:noWrap/>
                <w:tcMar>
                  <w:top w:w="0" w:type="dxa"/>
                  <w:left w:w="108" w:type="dxa"/>
                  <w:bottom w:w="0" w:type="dxa"/>
                  <w:right w:w="108" w:type="dxa"/>
                </w:tcMar>
                <w:vAlign w:val="bottom"/>
                <w:hideMark/>
              </w:tcPr>
            </w:tcPrChange>
          </w:tcPr>
          <w:p w14:paraId="24026E28" w14:textId="44F20C11" w:rsidR="00E01451" w:rsidRPr="00E01451" w:rsidDel="00631EE5" w:rsidRDefault="00E01451" w:rsidP="00E01451">
            <w:pPr>
              <w:spacing w:after="0" w:line="240" w:lineRule="auto"/>
              <w:rPr>
                <w:del w:id="2303"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30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C48CC93" w14:textId="14C5D367" w:rsidR="00E01451" w:rsidRPr="00E01451" w:rsidDel="00631EE5" w:rsidRDefault="00E01451" w:rsidP="00E01451">
            <w:pPr>
              <w:spacing w:after="0" w:line="240" w:lineRule="auto"/>
              <w:jc w:val="center"/>
              <w:rPr>
                <w:del w:id="2305" w:author="Stefanie Lane" w:date="2022-05-30T14:33:00Z"/>
                <w:rFonts w:ascii="Calibri" w:eastAsia="Calibri" w:hAnsi="Calibri" w:cs="Calibri"/>
                <w:color w:val="000000"/>
              </w:rPr>
            </w:pPr>
            <w:del w:id="2306" w:author="Stefanie Lane" w:date="2022-05-30T14:33:00Z">
              <w:r w:rsidRPr="00E01451" w:rsidDel="00631EE5">
                <w:rPr>
                  <w:rFonts w:ascii="Calibri" w:eastAsia="Calibri" w:hAnsi="Calibri" w:cs="Calibri"/>
                  <w:color w:val="000000"/>
                </w:rPr>
                <w:delText>10.46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30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FDCE749" w14:textId="044BC720" w:rsidR="00E01451" w:rsidRPr="00E01451" w:rsidDel="00631EE5" w:rsidRDefault="00E01451" w:rsidP="00E01451">
            <w:pPr>
              <w:spacing w:after="0" w:line="240" w:lineRule="auto"/>
              <w:jc w:val="center"/>
              <w:rPr>
                <w:del w:id="2308" w:author="Stefanie Lane" w:date="2022-05-30T14:33:00Z"/>
                <w:rFonts w:ascii="Calibri" w:eastAsia="Calibri" w:hAnsi="Calibri" w:cs="Calibri"/>
                <w:color w:val="000000"/>
              </w:rPr>
            </w:pPr>
            <w:del w:id="2309" w:author="Stefanie Lane" w:date="2022-05-30T14:33:00Z">
              <w:r w:rsidRPr="00E01451" w:rsidDel="00631EE5">
                <w:rPr>
                  <w:rFonts w:ascii="Calibri" w:eastAsia="Calibri" w:hAnsi="Calibri" w:cs="Calibri"/>
                  <w:color w:val="000000"/>
                </w:rPr>
                <w:delText>1.90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231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8A1CB17" w14:textId="6A22CCA5" w:rsidR="00E01451" w:rsidRPr="00E01451" w:rsidDel="00631EE5" w:rsidRDefault="00E01451" w:rsidP="00E01451">
            <w:pPr>
              <w:spacing w:after="0" w:line="240" w:lineRule="auto"/>
              <w:jc w:val="center"/>
              <w:rPr>
                <w:del w:id="2311" w:author="Stefanie Lane" w:date="2022-05-30T14:33:00Z"/>
                <w:rFonts w:ascii="Calibri" w:eastAsia="Calibri" w:hAnsi="Calibri" w:cs="Calibri"/>
                <w:color w:val="000000"/>
              </w:rPr>
            </w:pPr>
            <w:del w:id="2312" w:author="Stefanie Lane" w:date="2022-05-30T14:33:00Z">
              <w:r w:rsidRPr="00E01451" w:rsidDel="00631EE5">
                <w:rPr>
                  <w:rFonts w:ascii="Calibri" w:eastAsia="Calibri" w:hAnsi="Calibri" w:cs="Calibri"/>
                  <w:color w:val="000000"/>
                </w:rPr>
                <w:delText>3.25</w:delText>
              </w:r>
            </w:del>
          </w:p>
        </w:tc>
      </w:tr>
      <w:tr w:rsidR="00E01451" w:rsidRPr="00E01451" w:rsidDel="00631EE5" w14:paraId="43B42478" w14:textId="78E99B9B" w:rsidTr="00DD0C1B">
        <w:trPr>
          <w:trHeight w:val="290"/>
          <w:jc w:val="center"/>
          <w:del w:id="2313" w:author="Stefanie Lane" w:date="2022-05-30T14:33:00Z"/>
          <w:trPrChange w:id="2314" w:author="Stefanie Lane" w:date="2022-05-30T14:32:00Z">
            <w:trPr>
              <w:trHeight w:val="290"/>
            </w:trPr>
          </w:trPrChange>
        </w:trPr>
        <w:tc>
          <w:tcPr>
            <w:tcW w:w="1313" w:type="dxa"/>
            <w:noWrap/>
            <w:tcMar>
              <w:top w:w="0" w:type="dxa"/>
              <w:left w:w="108" w:type="dxa"/>
              <w:bottom w:w="0" w:type="dxa"/>
              <w:right w:w="108" w:type="dxa"/>
            </w:tcMar>
            <w:vAlign w:val="bottom"/>
            <w:hideMark/>
            <w:tcPrChange w:id="2315" w:author="Stefanie Lane" w:date="2022-05-30T14:32:00Z">
              <w:tcPr>
                <w:tcW w:w="1313" w:type="dxa"/>
                <w:noWrap/>
                <w:tcMar>
                  <w:top w:w="0" w:type="dxa"/>
                  <w:left w:w="108" w:type="dxa"/>
                  <w:bottom w:w="0" w:type="dxa"/>
                  <w:right w:w="108" w:type="dxa"/>
                </w:tcMar>
                <w:vAlign w:val="bottom"/>
                <w:hideMark/>
              </w:tcPr>
            </w:tcPrChange>
          </w:tcPr>
          <w:p w14:paraId="3718D267" w14:textId="4B1A7D92" w:rsidR="00E01451" w:rsidRPr="00E01451" w:rsidDel="00631EE5" w:rsidRDefault="00E01451" w:rsidP="00E01451">
            <w:pPr>
              <w:spacing w:after="0" w:line="240" w:lineRule="auto"/>
              <w:rPr>
                <w:del w:id="2316"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2317" w:author="Stefanie Lane" w:date="2022-05-30T14:32:00Z">
              <w:tcPr>
                <w:tcW w:w="1032" w:type="dxa"/>
                <w:noWrap/>
                <w:tcMar>
                  <w:top w:w="0" w:type="dxa"/>
                  <w:left w:w="108" w:type="dxa"/>
                  <w:bottom w:w="0" w:type="dxa"/>
                  <w:right w:w="108" w:type="dxa"/>
                </w:tcMar>
                <w:vAlign w:val="bottom"/>
                <w:hideMark/>
              </w:tcPr>
            </w:tcPrChange>
          </w:tcPr>
          <w:p w14:paraId="4E4C8133" w14:textId="52502500" w:rsidR="00E01451" w:rsidRPr="00E01451" w:rsidDel="00631EE5" w:rsidRDefault="00E01451" w:rsidP="00E01451">
            <w:pPr>
              <w:spacing w:after="0" w:line="240" w:lineRule="auto"/>
              <w:rPr>
                <w:del w:id="2318"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2319" w:author="Stefanie Lane" w:date="2022-05-30T14:32:00Z">
              <w:tcPr>
                <w:tcW w:w="960" w:type="dxa"/>
                <w:noWrap/>
                <w:tcMar>
                  <w:top w:w="0" w:type="dxa"/>
                  <w:left w:w="108" w:type="dxa"/>
                  <w:bottom w:w="0" w:type="dxa"/>
                  <w:right w:w="108" w:type="dxa"/>
                </w:tcMar>
                <w:vAlign w:val="bottom"/>
                <w:hideMark/>
              </w:tcPr>
            </w:tcPrChange>
          </w:tcPr>
          <w:p w14:paraId="68055BD0" w14:textId="67A85E78" w:rsidR="00E01451" w:rsidRPr="00E01451" w:rsidDel="00631EE5" w:rsidRDefault="00E01451" w:rsidP="00E01451">
            <w:pPr>
              <w:spacing w:after="0" w:line="240" w:lineRule="auto"/>
              <w:rPr>
                <w:del w:id="2320"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321" w:author="Stefanie Lane" w:date="2022-05-30T14:32:00Z">
              <w:tcPr>
                <w:tcW w:w="300" w:type="dxa"/>
                <w:noWrap/>
                <w:tcMar>
                  <w:top w:w="0" w:type="dxa"/>
                  <w:left w:w="108" w:type="dxa"/>
                  <w:bottom w:w="0" w:type="dxa"/>
                  <w:right w:w="108" w:type="dxa"/>
                </w:tcMar>
                <w:vAlign w:val="bottom"/>
                <w:hideMark/>
              </w:tcPr>
            </w:tcPrChange>
          </w:tcPr>
          <w:p w14:paraId="30A0360C" w14:textId="413D09E5" w:rsidR="00E01451" w:rsidRPr="00E01451" w:rsidDel="00631EE5" w:rsidRDefault="00E01451" w:rsidP="00E01451">
            <w:pPr>
              <w:spacing w:after="0" w:line="240" w:lineRule="auto"/>
              <w:rPr>
                <w:del w:id="232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3" w:author="Stefanie Lane" w:date="2022-05-30T14:32:00Z">
              <w:tcPr>
                <w:tcW w:w="1005" w:type="dxa"/>
                <w:noWrap/>
                <w:tcMar>
                  <w:top w:w="0" w:type="dxa"/>
                  <w:left w:w="108" w:type="dxa"/>
                  <w:bottom w:w="0" w:type="dxa"/>
                  <w:right w:w="108" w:type="dxa"/>
                </w:tcMar>
                <w:vAlign w:val="bottom"/>
                <w:hideMark/>
              </w:tcPr>
            </w:tcPrChange>
          </w:tcPr>
          <w:p w14:paraId="0D462B07" w14:textId="5DB16A09" w:rsidR="00E01451" w:rsidRPr="00E01451" w:rsidDel="00631EE5" w:rsidRDefault="00E01451" w:rsidP="00E01451">
            <w:pPr>
              <w:spacing w:after="0" w:line="240" w:lineRule="auto"/>
              <w:rPr>
                <w:del w:id="232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5" w:author="Stefanie Lane" w:date="2022-05-30T14:32:00Z">
              <w:tcPr>
                <w:tcW w:w="1005" w:type="dxa"/>
                <w:noWrap/>
                <w:tcMar>
                  <w:top w:w="0" w:type="dxa"/>
                  <w:left w:w="108" w:type="dxa"/>
                  <w:bottom w:w="0" w:type="dxa"/>
                  <w:right w:w="108" w:type="dxa"/>
                </w:tcMar>
                <w:vAlign w:val="bottom"/>
                <w:hideMark/>
              </w:tcPr>
            </w:tcPrChange>
          </w:tcPr>
          <w:p w14:paraId="57ED55A7" w14:textId="7A3DBEEC" w:rsidR="00E01451" w:rsidRPr="00E01451" w:rsidDel="00631EE5" w:rsidRDefault="00E01451" w:rsidP="00E01451">
            <w:pPr>
              <w:spacing w:after="0" w:line="240" w:lineRule="auto"/>
              <w:rPr>
                <w:del w:id="232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27" w:author="Stefanie Lane" w:date="2022-05-30T14:32:00Z">
              <w:tcPr>
                <w:tcW w:w="1005" w:type="dxa"/>
                <w:noWrap/>
                <w:tcMar>
                  <w:top w:w="0" w:type="dxa"/>
                  <w:left w:w="108" w:type="dxa"/>
                  <w:bottom w:w="0" w:type="dxa"/>
                  <w:right w:w="108" w:type="dxa"/>
                </w:tcMar>
                <w:vAlign w:val="bottom"/>
                <w:hideMark/>
              </w:tcPr>
            </w:tcPrChange>
          </w:tcPr>
          <w:p w14:paraId="46FBC4A7" w14:textId="2DD253E7" w:rsidR="00E01451" w:rsidRPr="00E01451" w:rsidDel="00631EE5" w:rsidRDefault="00E01451" w:rsidP="00E01451">
            <w:pPr>
              <w:spacing w:after="0" w:line="240" w:lineRule="auto"/>
              <w:rPr>
                <w:del w:id="2328" w:author="Stefanie Lane" w:date="2022-05-30T14:33:00Z"/>
                <w:rFonts w:ascii="Times New Roman" w:eastAsia="Times New Roman" w:hAnsi="Times New Roman" w:cs="Times New Roman"/>
                <w:sz w:val="20"/>
                <w:szCs w:val="20"/>
              </w:rPr>
            </w:pPr>
          </w:p>
        </w:tc>
      </w:tr>
      <w:tr w:rsidR="00E01451" w:rsidRPr="00E01451" w:rsidDel="00631EE5" w14:paraId="28E312EF" w14:textId="471F98EC" w:rsidTr="00DD0C1B">
        <w:trPr>
          <w:trHeight w:val="290"/>
          <w:jc w:val="center"/>
          <w:del w:id="2329" w:author="Stefanie Lane" w:date="2022-05-30T14:33:00Z"/>
          <w:trPrChange w:id="2330" w:author="Stefanie Lane" w:date="2022-05-30T14:32:00Z">
            <w:trPr>
              <w:trHeight w:val="290"/>
            </w:trPr>
          </w:trPrChange>
        </w:trPr>
        <w:tc>
          <w:tcPr>
            <w:tcW w:w="1313" w:type="dxa"/>
            <w:noWrap/>
            <w:tcMar>
              <w:top w:w="0" w:type="dxa"/>
              <w:left w:w="108" w:type="dxa"/>
              <w:bottom w:w="0" w:type="dxa"/>
              <w:right w:w="108" w:type="dxa"/>
            </w:tcMar>
            <w:vAlign w:val="bottom"/>
            <w:hideMark/>
            <w:tcPrChange w:id="2331" w:author="Stefanie Lane" w:date="2022-05-30T14:32:00Z">
              <w:tcPr>
                <w:tcW w:w="1313" w:type="dxa"/>
                <w:noWrap/>
                <w:tcMar>
                  <w:top w:w="0" w:type="dxa"/>
                  <w:left w:w="108" w:type="dxa"/>
                  <w:bottom w:w="0" w:type="dxa"/>
                  <w:right w:w="108" w:type="dxa"/>
                </w:tcMar>
                <w:vAlign w:val="bottom"/>
                <w:hideMark/>
              </w:tcPr>
            </w:tcPrChange>
          </w:tcPr>
          <w:p w14:paraId="70E7D559" w14:textId="35038F95" w:rsidR="00E01451" w:rsidRPr="00E01451" w:rsidDel="00631EE5" w:rsidRDefault="00E01451" w:rsidP="00E01451">
            <w:pPr>
              <w:spacing w:after="0" w:line="240" w:lineRule="auto"/>
              <w:rPr>
                <w:del w:id="2332" w:author="Stefanie Lane" w:date="2022-05-30T14:33:00Z"/>
                <w:rFonts w:ascii="Calibri" w:eastAsia="Calibri" w:hAnsi="Calibri" w:cs="Calibri"/>
                <w:b/>
                <w:bCs/>
                <w:color w:val="000000"/>
              </w:rPr>
            </w:pPr>
            <w:del w:id="2333" w:author="Stefanie Lane" w:date="2022-05-30T14:33:00Z">
              <w:r w:rsidRPr="00E01451" w:rsidDel="00631EE5">
                <w:rPr>
                  <w:rFonts w:ascii="Calibri" w:eastAsia="Calibri" w:hAnsi="Calibri" w:cs="Calibri"/>
                  <w:b/>
                  <w:bCs/>
                  <w:color w:val="000000"/>
                </w:rPr>
                <w:delText>Total</w:delText>
              </w:r>
            </w:del>
          </w:p>
        </w:tc>
        <w:tc>
          <w:tcPr>
            <w:tcW w:w="1032" w:type="dxa"/>
            <w:noWrap/>
            <w:tcMar>
              <w:top w:w="0" w:type="dxa"/>
              <w:left w:w="108" w:type="dxa"/>
              <w:bottom w:w="0" w:type="dxa"/>
              <w:right w:w="108" w:type="dxa"/>
            </w:tcMar>
            <w:vAlign w:val="bottom"/>
            <w:hideMark/>
            <w:tcPrChange w:id="2334" w:author="Stefanie Lane" w:date="2022-05-30T14:32:00Z">
              <w:tcPr>
                <w:tcW w:w="1032" w:type="dxa"/>
                <w:noWrap/>
                <w:tcMar>
                  <w:top w:w="0" w:type="dxa"/>
                  <w:left w:w="108" w:type="dxa"/>
                  <w:bottom w:w="0" w:type="dxa"/>
                  <w:right w:w="108" w:type="dxa"/>
                </w:tcMar>
                <w:vAlign w:val="bottom"/>
                <w:hideMark/>
              </w:tcPr>
            </w:tcPrChange>
          </w:tcPr>
          <w:p w14:paraId="08F0BBA9" w14:textId="64A80DC9" w:rsidR="00E01451" w:rsidRPr="00E01451" w:rsidDel="00631EE5" w:rsidRDefault="00E01451" w:rsidP="00E01451">
            <w:pPr>
              <w:spacing w:after="0" w:line="240" w:lineRule="auto"/>
              <w:rPr>
                <w:del w:id="2335"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2336" w:author="Stefanie Lane" w:date="2022-05-30T14:32:00Z">
              <w:tcPr>
                <w:tcW w:w="960" w:type="dxa"/>
                <w:noWrap/>
                <w:tcMar>
                  <w:top w:w="0" w:type="dxa"/>
                  <w:left w:w="108" w:type="dxa"/>
                  <w:bottom w:w="0" w:type="dxa"/>
                  <w:right w:w="108" w:type="dxa"/>
                </w:tcMar>
                <w:vAlign w:val="bottom"/>
                <w:hideMark/>
              </w:tcPr>
            </w:tcPrChange>
          </w:tcPr>
          <w:p w14:paraId="165BED7B" w14:textId="1E25BCE0" w:rsidR="00E01451" w:rsidRPr="00E01451" w:rsidDel="00631EE5" w:rsidRDefault="00E01451" w:rsidP="00E01451">
            <w:pPr>
              <w:spacing w:after="0" w:line="240" w:lineRule="auto"/>
              <w:rPr>
                <w:del w:id="2337"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2338" w:author="Stefanie Lane" w:date="2022-05-30T14:32:00Z">
              <w:tcPr>
                <w:tcW w:w="300" w:type="dxa"/>
                <w:noWrap/>
                <w:tcMar>
                  <w:top w:w="0" w:type="dxa"/>
                  <w:left w:w="108" w:type="dxa"/>
                  <w:bottom w:w="0" w:type="dxa"/>
                  <w:right w:w="108" w:type="dxa"/>
                </w:tcMar>
                <w:vAlign w:val="bottom"/>
                <w:hideMark/>
              </w:tcPr>
            </w:tcPrChange>
          </w:tcPr>
          <w:p w14:paraId="5FB24C2B" w14:textId="28CBA396" w:rsidR="00E01451" w:rsidRPr="00E01451" w:rsidDel="00631EE5" w:rsidRDefault="00E01451" w:rsidP="00E01451">
            <w:pPr>
              <w:spacing w:after="0" w:line="240" w:lineRule="auto"/>
              <w:rPr>
                <w:del w:id="233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40" w:author="Stefanie Lane" w:date="2022-05-30T14:32:00Z">
              <w:tcPr>
                <w:tcW w:w="1005" w:type="dxa"/>
                <w:noWrap/>
                <w:tcMar>
                  <w:top w:w="0" w:type="dxa"/>
                  <w:left w:w="108" w:type="dxa"/>
                  <w:bottom w:w="0" w:type="dxa"/>
                  <w:right w:w="108" w:type="dxa"/>
                </w:tcMar>
                <w:vAlign w:val="bottom"/>
                <w:hideMark/>
              </w:tcPr>
            </w:tcPrChange>
          </w:tcPr>
          <w:p w14:paraId="5620E835" w14:textId="274F6C8A" w:rsidR="00E01451" w:rsidRPr="00E01451" w:rsidDel="00631EE5" w:rsidRDefault="00E01451" w:rsidP="00E01451">
            <w:pPr>
              <w:spacing w:after="0" w:line="240" w:lineRule="auto"/>
              <w:rPr>
                <w:del w:id="234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42" w:author="Stefanie Lane" w:date="2022-05-30T14:32:00Z">
              <w:tcPr>
                <w:tcW w:w="1005" w:type="dxa"/>
                <w:noWrap/>
                <w:tcMar>
                  <w:top w:w="0" w:type="dxa"/>
                  <w:left w:w="108" w:type="dxa"/>
                  <w:bottom w:w="0" w:type="dxa"/>
                  <w:right w:w="108" w:type="dxa"/>
                </w:tcMar>
                <w:vAlign w:val="bottom"/>
                <w:hideMark/>
              </w:tcPr>
            </w:tcPrChange>
          </w:tcPr>
          <w:p w14:paraId="47792A3F" w14:textId="2D03A2B5" w:rsidR="00E01451" w:rsidRPr="00E01451" w:rsidDel="00631EE5" w:rsidRDefault="00E01451" w:rsidP="00E01451">
            <w:pPr>
              <w:spacing w:after="0" w:line="240" w:lineRule="auto"/>
              <w:rPr>
                <w:del w:id="234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2344" w:author="Stefanie Lane" w:date="2022-05-30T14:32:00Z">
              <w:tcPr>
                <w:tcW w:w="1005" w:type="dxa"/>
                <w:noWrap/>
                <w:tcMar>
                  <w:top w:w="0" w:type="dxa"/>
                  <w:left w:w="108" w:type="dxa"/>
                  <w:bottom w:w="0" w:type="dxa"/>
                  <w:right w:w="108" w:type="dxa"/>
                </w:tcMar>
                <w:vAlign w:val="bottom"/>
                <w:hideMark/>
              </w:tcPr>
            </w:tcPrChange>
          </w:tcPr>
          <w:p w14:paraId="0E56896F" w14:textId="7F85B28C" w:rsidR="00E01451" w:rsidRPr="00E01451" w:rsidDel="00631EE5" w:rsidRDefault="00E01451" w:rsidP="00E01451">
            <w:pPr>
              <w:spacing w:after="0" w:line="240" w:lineRule="auto"/>
              <w:rPr>
                <w:del w:id="2345" w:author="Stefanie Lane" w:date="2022-05-30T14:33:00Z"/>
                <w:rFonts w:ascii="Times New Roman" w:eastAsia="Times New Roman" w:hAnsi="Times New Roman" w:cs="Times New Roman"/>
                <w:sz w:val="20"/>
                <w:szCs w:val="20"/>
              </w:rPr>
            </w:pPr>
          </w:p>
        </w:tc>
      </w:tr>
      <w:tr w:rsidR="00E01451" w:rsidRPr="00E01451" w:rsidDel="00631EE5" w14:paraId="69A656A7" w14:textId="0F0D552A" w:rsidTr="00DD0C1B">
        <w:trPr>
          <w:trHeight w:val="290"/>
          <w:jc w:val="center"/>
          <w:del w:id="2346" w:author="Stefanie Lane" w:date="2022-05-30T14:33:00Z"/>
          <w:trPrChange w:id="2347"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48"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A5A29BA" w14:textId="223A7D83" w:rsidR="00E01451" w:rsidRPr="00E01451" w:rsidDel="00631EE5" w:rsidRDefault="00E01451" w:rsidP="00E01451">
            <w:pPr>
              <w:spacing w:after="0" w:line="240" w:lineRule="auto"/>
              <w:jc w:val="right"/>
              <w:rPr>
                <w:del w:id="2349" w:author="Stefanie Lane" w:date="2022-05-30T14:33:00Z"/>
                <w:rFonts w:ascii="Calibri" w:eastAsia="Calibri" w:hAnsi="Calibri" w:cs="Calibri"/>
                <w:color w:val="000000"/>
              </w:rPr>
            </w:pPr>
            <w:del w:id="2350"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51"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FF824F" w14:textId="38EDD405" w:rsidR="00E01451" w:rsidRPr="00E01451" w:rsidDel="00631EE5" w:rsidRDefault="00E01451" w:rsidP="00E01451">
            <w:pPr>
              <w:spacing w:after="0" w:line="240" w:lineRule="auto"/>
              <w:jc w:val="center"/>
              <w:rPr>
                <w:del w:id="2352" w:author="Stefanie Lane" w:date="2022-05-30T14:33:00Z"/>
                <w:rFonts w:ascii="Calibri" w:eastAsia="Calibri" w:hAnsi="Calibri" w:cs="Calibri"/>
                <w:color w:val="000000"/>
              </w:rPr>
            </w:pPr>
            <w:del w:id="2353" w:author="Stefanie Lane" w:date="2022-05-30T14:33:00Z">
              <w:r w:rsidRPr="00E01451" w:rsidDel="00631EE5">
                <w:rPr>
                  <w:rFonts w:ascii="Calibri" w:eastAsia="Calibri" w:hAnsi="Calibri" w:cs="Calibri"/>
                  <w:color w:val="000000"/>
                </w:rPr>
                <w:delText>82</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54"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8370450" w14:textId="16EB9DF5" w:rsidR="00E01451" w:rsidRPr="00E01451" w:rsidDel="00631EE5" w:rsidRDefault="00E01451" w:rsidP="00E01451">
            <w:pPr>
              <w:spacing w:after="0" w:line="240" w:lineRule="auto"/>
              <w:jc w:val="center"/>
              <w:rPr>
                <w:del w:id="2355" w:author="Stefanie Lane" w:date="2022-05-30T14:33:00Z"/>
                <w:rFonts w:ascii="Calibri" w:eastAsia="Calibri" w:hAnsi="Calibri" w:cs="Calibri"/>
                <w:color w:val="000000"/>
              </w:rPr>
            </w:pPr>
            <w:del w:id="2356" w:author="Stefanie Lane" w:date="2022-05-30T14:33:00Z">
              <w:r w:rsidRPr="00E01451" w:rsidDel="00631EE5">
                <w:rPr>
                  <w:rFonts w:ascii="Calibri" w:eastAsia="Calibri" w:hAnsi="Calibri" w:cs="Calibri"/>
                  <w:color w:val="000000"/>
                </w:rPr>
                <w:delText>48</w:delText>
              </w:r>
            </w:del>
          </w:p>
        </w:tc>
        <w:tc>
          <w:tcPr>
            <w:tcW w:w="300" w:type="dxa"/>
            <w:noWrap/>
            <w:tcMar>
              <w:top w:w="0" w:type="dxa"/>
              <w:left w:w="108" w:type="dxa"/>
              <w:bottom w:w="0" w:type="dxa"/>
              <w:right w:w="108" w:type="dxa"/>
            </w:tcMar>
            <w:vAlign w:val="bottom"/>
            <w:hideMark/>
            <w:tcPrChange w:id="2357" w:author="Stefanie Lane" w:date="2022-05-30T14:32:00Z">
              <w:tcPr>
                <w:tcW w:w="300" w:type="dxa"/>
                <w:noWrap/>
                <w:tcMar>
                  <w:top w:w="0" w:type="dxa"/>
                  <w:left w:w="108" w:type="dxa"/>
                  <w:bottom w:w="0" w:type="dxa"/>
                  <w:right w:w="108" w:type="dxa"/>
                </w:tcMar>
                <w:vAlign w:val="bottom"/>
                <w:hideMark/>
              </w:tcPr>
            </w:tcPrChange>
          </w:tcPr>
          <w:p w14:paraId="21AD5552" w14:textId="6817872F" w:rsidR="00E01451" w:rsidRPr="00E01451" w:rsidDel="00631EE5" w:rsidRDefault="00E01451" w:rsidP="00E01451">
            <w:pPr>
              <w:spacing w:after="0" w:line="240" w:lineRule="auto"/>
              <w:rPr>
                <w:del w:id="2358"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5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1AEDF9E" w14:textId="69AA0557" w:rsidR="00E01451" w:rsidRPr="00E01451" w:rsidDel="00631EE5" w:rsidRDefault="00E01451" w:rsidP="00E01451">
            <w:pPr>
              <w:spacing w:after="0" w:line="240" w:lineRule="auto"/>
              <w:jc w:val="center"/>
              <w:rPr>
                <w:del w:id="2360" w:author="Stefanie Lane" w:date="2022-05-30T14:33:00Z"/>
                <w:rFonts w:ascii="Calibri" w:eastAsia="Calibri" w:hAnsi="Calibri" w:cs="Calibri"/>
                <w:color w:val="000000"/>
              </w:rPr>
            </w:pPr>
            <w:del w:id="2361" w:author="Stefanie Lane" w:date="2022-05-30T14:33:00Z">
              <w:r w:rsidRPr="00E01451" w:rsidDel="00631EE5">
                <w:rPr>
                  <w:rFonts w:ascii="Calibri" w:eastAsia="Calibri" w:hAnsi="Calibri" w:cs="Calibri"/>
                  <w:color w:val="000000"/>
                </w:rPr>
                <w:delText>9.96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6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C5660B" w14:textId="3A9BD0B1" w:rsidR="00E01451" w:rsidRPr="00E01451" w:rsidDel="00631EE5" w:rsidRDefault="00E01451" w:rsidP="00E01451">
            <w:pPr>
              <w:spacing w:after="0" w:line="240" w:lineRule="auto"/>
              <w:jc w:val="center"/>
              <w:rPr>
                <w:del w:id="2363" w:author="Stefanie Lane" w:date="2022-05-30T14:33:00Z"/>
                <w:rFonts w:ascii="Calibri" w:eastAsia="Calibri" w:hAnsi="Calibri" w:cs="Calibri"/>
                <w:color w:val="000000"/>
              </w:rPr>
            </w:pPr>
            <w:del w:id="2364" w:author="Stefanie Lane" w:date="2022-05-30T14:33:00Z">
              <w:r w:rsidRPr="00E01451" w:rsidDel="00631EE5">
                <w:rPr>
                  <w:rFonts w:ascii="Calibri" w:eastAsia="Calibri" w:hAnsi="Calibri" w:cs="Calibri"/>
                  <w:color w:val="000000"/>
                </w:rPr>
                <w:delText>3.41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6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BE8B64C" w14:textId="06A1FA55" w:rsidR="00E01451" w:rsidRPr="00E01451" w:rsidDel="00631EE5" w:rsidRDefault="00E01451" w:rsidP="00E01451">
            <w:pPr>
              <w:spacing w:after="0" w:line="240" w:lineRule="auto"/>
              <w:jc w:val="center"/>
              <w:rPr>
                <w:del w:id="2366" w:author="Stefanie Lane" w:date="2022-05-30T14:33:00Z"/>
                <w:rFonts w:ascii="Calibri" w:eastAsia="Calibri" w:hAnsi="Calibri" w:cs="Calibri"/>
                <w:color w:val="000000"/>
              </w:rPr>
            </w:pPr>
            <w:del w:id="2367" w:author="Stefanie Lane" w:date="2022-05-30T14:33:00Z">
              <w:r w:rsidRPr="00E01451" w:rsidDel="00631EE5">
                <w:rPr>
                  <w:rFonts w:ascii="Calibri" w:eastAsia="Calibri" w:hAnsi="Calibri" w:cs="Calibri"/>
                  <w:color w:val="000000"/>
                </w:rPr>
                <w:delText>4.82</w:delText>
              </w:r>
            </w:del>
          </w:p>
        </w:tc>
      </w:tr>
      <w:tr w:rsidR="00E01451" w:rsidRPr="00E01451" w:rsidDel="00631EE5" w14:paraId="52190AF0" w14:textId="0F1696EA" w:rsidTr="00DD0C1B">
        <w:trPr>
          <w:trHeight w:val="290"/>
          <w:jc w:val="center"/>
          <w:del w:id="2368" w:author="Stefanie Lane" w:date="2022-05-30T14:33:00Z"/>
          <w:trPrChange w:id="2369" w:author="Stefanie Lane" w:date="2022-05-30T14:32:00Z">
            <w:trPr>
              <w:trHeight w:val="290"/>
            </w:trPr>
          </w:trPrChange>
        </w:trPr>
        <w:tc>
          <w:tcPr>
            <w:tcW w:w="1313" w:type="dxa"/>
            <w:noWrap/>
            <w:tcMar>
              <w:top w:w="0" w:type="dxa"/>
              <w:left w:w="108" w:type="dxa"/>
              <w:bottom w:w="0" w:type="dxa"/>
              <w:right w:w="108" w:type="dxa"/>
            </w:tcMar>
            <w:vAlign w:val="bottom"/>
            <w:hideMark/>
            <w:tcPrChange w:id="2370" w:author="Stefanie Lane" w:date="2022-05-30T14:32:00Z">
              <w:tcPr>
                <w:tcW w:w="1313" w:type="dxa"/>
                <w:noWrap/>
                <w:tcMar>
                  <w:top w:w="0" w:type="dxa"/>
                  <w:left w:w="108" w:type="dxa"/>
                  <w:bottom w:w="0" w:type="dxa"/>
                  <w:right w:w="108" w:type="dxa"/>
                </w:tcMar>
                <w:vAlign w:val="bottom"/>
                <w:hideMark/>
              </w:tcPr>
            </w:tcPrChange>
          </w:tcPr>
          <w:p w14:paraId="2D5724BA" w14:textId="0D88EE46" w:rsidR="00E01451" w:rsidRPr="00E01451" w:rsidDel="00631EE5" w:rsidRDefault="00E01451" w:rsidP="00E01451">
            <w:pPr>
              <w:spacing w:after="0" w:line="240" w:lineRule="auto"/>
              <w:jc w:val="right"/>
              <w:rPr>
                <w:del w:id="2371" w:author="Stefanie Lane" w:date="2022-05-30T14:33:00Z"/>
                <w:rFonts w:ascii="Calibri" w:eastAsia="Calibri" w:hAnsi="Calibri" w:cs="Calibri"/>
                <w:color w:val="000000"/>
              </w:rPr>
            </w:pPr>
            <w:del w:id="2372"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373"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328C82B" w14:textId="5929A7E1" w:rsidR="00E01451" w:rsidRPr="00E01451" w:rsidDel="00631EE5" w:rsidRDefault="00E01451" w:rsidP="00E01451">
            <w:pPr>
              <w:spacing w:after="0" w:line="240" w:lineRule="auto"/>
              <w:jc w:val="center"/>
              <w:rPr>
                <w:del w:id="2374" w:author="Stefanie Lane" w:date="2022-05-30T14:33:00Z"/>
                <w:rFonts w:ascii="Calibri" w:eastAsia="Calibri" w:hAnsi="Calibri" w:cs="Calibri"/>
                <w:color w:val="000000"/>
              </w:rPr>
            </w:pPr>
            <w:del w:id="2375" w:author="Stefanie Lane" w:date="2022-05-30T14:33:00Z">
              <w:r w:rsidRPr="00E01451" w:rsidDel="00631EE5">
                <w:rPr>
                  <w:rFonts w:ascii="Calibri" w:eastAsia="Calibri" w:hAnsi="Calibri" w:cs="Calibri"/>
                  <w:color w:val="000000"/>
                </w:rPr>
                <w:delText>82</w:delText>
              </w:r>
            </w:del>
          </w:p>
        </w:tc>
        <w:tc>
          <w:tcPr>
            <w:tcW w:w="960" w:type="dxa"/>
            <w:noWrap/>
            <w:tcMar>
              <w:top w:w="0" w:type="dxa"/>
              <w:left w:w="108" w:type="dxa"/>
              <w:bottom w:w="0" w:type="dxa"/>
              <w:right w:w="108" w:type="dxa"/>
            </w:tcMar>
            <w:vAlign w:val="bottom"/>
            <w:hideMark/>
            <w:tcPrChange w:id="2376" w:author="Stefanie Lane" w:date="2022-05-30T14:32:00Z">
              <w:tcPr>
                <w:tcW w:w="960" w:type="dxa"/>
                <w:noWrap/>
                <w:tcMar>
                  <w:top w:w="0" w:type="dxa"/>
                  <w:left w:w="108" w:type="dxa"/>
                  <w:bottom w:w="0" w:type="dxa"/>
                  <w:right w:w="108" w:type="dxa"/>
                </w:tcMar>
                <w:vAlign w:val="bottom"/>
                <w:hideMark/>
              </w:tcPr>
            </w:tcPrChange>
          </w:tcPr>
          <w:p w14:paraId="4E93CFDE" w14:textId="2E1A4246" w:rsidR="00E01451" w:rsidRPr="00E01451" w:rsidDel="00631EE5" w:rsidRDefault="00E01451" w:rsidP="00E01451">
            <w:pPr>
              <w:spacing w:after="0" w:line="240" w:lineRule="auto"/>
              <w:jc w:val="center"/>
              <w:rPr>
                <w:del w:id="2377" w:author="Stefanie Lane" w:date="2022-05-30T14:33:00Z"/>
                <w:rFonts w:ascii="Calibri" w:eastAsia="Calibri" w:hAnsi="Calibri" w:cs="Calibri"/>
                <w:color w:val="000000"/>
              </w:rPr>
            </w:pPr>
            <w:del w:id="2378" w:author="Stefanie Lane" w:date="2022-05-30T14:33:00Z">
              <w:r w:rsidRPr="00E01451" w:rsidDel="00631EE5">
                <w:rPr>
                  <w:rFonts w:ascii="Calibri" w:eastAsia="Calibri" w:hAnsi="Calibri" w:cs="Calibri"/>
                  <w:color w:val="000000"/>
                </w:rPr>
                <w:delText>45</w:delText>
              </w:r>
            </w:del>
          </w:p>
        </w:tc>
        <w:tc>
          <w:tcPr>
            <w:tcW w:w="300" w:type="dxa"/>
            <w:noWrap/>
            <w:tcMar>
              <w:top w:w="0" w:type="dxa"/>
              <w:left w:w="108" w:type="dxa"/>
              <w:bottom w:w="0" w:type="dxa"/>
              <w:right w:w="108" w:type="dxa"/>
            </w:tcMar>
            <w:vAlign w:val="bottom"/>
            <w:hideMark/>
            <w:tcPrChange w:id="2379" w:author="Stefanie Lane" w:date="2022-05-30T14:32:00Z">
              <w:tcPr>
                <w:tcW w:w="300" w:type="dxa"/>
                <w:noWrap/>
                <w:tcMar>
                  <w:top w:w="0" w:type="dxa"/>
                  <w:left w:w="108" w:type="dxa"/>
                  <w:bottom w:w="0" w:type="dxa"/>
                  <w:right w:w="108" w:type="dxa"/>
                </w:tcMar>
                <w:vAlign w:val="bottom"/>
                <w:hideMark/>
              </w:tcPr>
            </w:tcPrChange>
          </w:tcPr>
          <w:p w14:paraId="179A64F9" w14:textId="406D419C" w:rsidR="00E01451" w:rsidRPr="00E01451" w:rsidDel="00631EE5" w:rsidRDefault="00E01451" w:rsidP="00E01451">
            <w:pPr>
              <w:spacing w:after="0" w:line="240" w:lineRule="auto"/>
              <w:rPr>
                <w:del w:id="2380" w:author="Stefanie Lane" w:date="2022-05-30T14:33:00Z"/>
                <w:rFonts w:ascii="Calibri" w:eastAsia="Calibri" w:hAnsi="Calibri" w:cs="Calibri"/>
                <w:color w:val="000000"/>
              </w:rPr>
            </w:pPr>
          </w:p>
        </w:tc>
        <w:tc>
          <w:tcPr>
            <w:tcW w:w="1005" w:type="dxa"/>
            <w:noWrap/>
            <w:tcMar>
              <w:top w:w="0" w:type="dxa"/>
              <w:left w:w="108" w:type="dxa"/>
              <w:bottom w:w="0" w:type="dxa"/>
              <w:right w:w="108" w:type="dxa"/>
            </w:tcMar>
            <w:vAlign w:val="bottom"/>
            <w:hideMark/>
            <w:tcPrChange w:id="2381" w:author="Stefanie Lane" w:date="2022-05-30T14:32:00Z">
              <w:tcPr>
                <w:tcW w:w="1005" w:type="dxa"/>
                <w:noWrap/>
                <w:tcMar>
                  <w:top w:w="0" w:type="dxa"/>
                  <w:left w:w="108" w:type="dxa"/>
                  <w:bottom w:w="0" w:type="dxa"/>
                  <w:right w:w="108" w:type="dxa"/>
                </w:tcMar>
                <w:vAlign w:val="bottom"/>
                <w:hideMark/>
              </w:tcPr>
            </w:tcPrChange>
          </w:tcPr>
          <w:p w14:paraId="19206F77" w14:textId="3A7AD0C5" w:rsidR="00E01451" w:rsidRPr="00E01451" w:rsidDel="00631EE5" w:rsidRDefault="00E01451" w:rsidP="00E01451">
            <w:pPr>
              <w:spacing w:after="0" w:line="240" w:lineRule="auto"/>
              <w:jc w:val="center"/>
              <w:rPr>
                <w:del w:id="2382" w:author="Stefanie Lane" w:date="2022-05-30T14:33:00Z"/>
                <w:rFonts w:ascii="Calibri" w:eastAsia="Calibri" w:hAnsi="Calibri" w:cs="Calibri"/>
                <w:color w:val="000000"/>
              </w:rPr>
            </w:pPr>
            <w:del w:id="2383" w:author="Stefanie Lane" w:date="2022-05-30T14:33:00Z">
              <w:r w:rsidRPr="00E01451" w:rsidDel="00631EE5">
                <w:rPr>
                  <w:rFonts w:ascii="Calibri" w:eastAsia="Calibri" w:hAnsi="Calibri" w:cs="Calibri"/>
                  <w:color w:val="000000"/>
                </w:rPr>
                <w:delText>9.55</w:delText>
              </w:r>
            </w:del>
          </w:p>
        </w:tc>
        <w:tc>
          <w:tcPr>
            <w:tcW w:w="1005" w:type="dxa"/>
            <w:noWrap/>
            <w:tcMar>
              <w:top w:w="0" w:type="dxa"/>
              <w:left w:w="108" w:type="dxa"/>
              <w:bottom w:w="0" w:type="dxa"/>
              <w:right w:w="108" w:type="dxa"/>
            </w:tcMar>
            <w:vAlign w:val="bottom"/>
            <w:hideMark/>
            <w:tcPrChange w:id="2384" w:author="Stefanie Lane" w:date="2022-05-30T14:32:00Z">
              <w:tcPr>
                <w:tcW w:w="1005" w:type="dxa"/>
                <w:noWrap/>
                <w:tcMar>
                  <w:top w:w="0" w:type="dxa"/>
                  <w:left w:w="108" w:type="dxa"/>
                  <w:bottom w:w="0" w:type="dxa"/>
                  <w:right w:w="108" w:type="dxa"/>
                </w:tcMar>
                <w:vAlign w:val="bottom"/>
                <w:hideMark/>
              </w:tcPr>
            </w:tcPrChange>
          </w:tcPr>
          <w:p w14:paraId="0C60D4E4" w14:textId="14A7D9E7" w:rsidR="00E01451" w:rsidRPr="00E01451" w:rsidDel="00631EE5" w:rsidRDefault="00E01451" w:rsidP="00E01451">
            <w:pPr>
              <w:spacing w:after="0" w:line="240" w:lineRule="auto"/>
              <w:jc w:val="center"/>
              <w:rPr>
                <w:del w:id="2385" w:author="Stefanie Lane" w:date="2022-05-30T14:33:00Z"/>
                <w:rFonts w:ascii="Calibri" w:eastAsia="Calibri" w:hAnsi="Calibri" w:cs="Calibri"/>
                <w:color w:val="000000"/>
              </w:rPr>
            </w:pPr>
            <w:del w:id="2386" w:author="Stefanie Lane" w:date="2022-05-30T14:33:00Z">
              <w:r w:rsidRPr="00E01451" w:rsidDel="00631EE5">
                <w:rPr>
                  <w:rFonts w:ascii="Calibri" w:eastAsia="Calibri" w:hAnsi="Calibri" w:cs="Calibri"/>
                  <w:color w:val="000000"/>
                </w:rPr>
                <w:delText>3.30</w:delText>
              </w:r>
            </w:del>
          </w:p>
        </w:tc>
        <w:tc>
          <w:tcPr>
            <w:tcW w:w="1005" w:type="dxa"/>
            <w:noWrap/>
            <w:tcMar>
              <w:top w:w="0" w:type="dxa"/>
              <w:left w:w="108" w:type="dxa"/>
              <w:bottom w:w="0" w:type="dxa"/>
              <w:right w:w="108" w:type="dxa"/>
            </w:tcMar>
            <w:vAlign w:val="bottom"/>
            <w:hideMark/>
            <w:tcPrChange w:id="2387" w:author="Stefanie Lane" w:date="2022-05-30T14:32:00Z">
              <w:tcPr>
                <w:tcW w:w="1005" w:type="dxa"/>
                <w:noWrap/>
                <w:tcMar>
                  <w:top w:w="0" w:type="dxa"/>
                  <w:left w:w="108" w:type="dxa"/>
                  <w:bottom w:w="0" w:type="dxa"/>
                  <w:right w:w="108" w:type="dxa"/>
                </w:tcMar>
                <w:vAlign w:val="bottom"/>
                <w:hideMark/>
              </w:tcPr>
            </w:tcPrChange>
          </w:tcPr>
          <w:p w14:paraId="79D3EC31" w14:textId="065F3F93" w:rsidR="00E01451" w:rsidRPr="00E01451" w:rsidDel="00631EE5" w:rsidRDefault="00E01451" w:rsidP="00E01451">
            <w:pPr>
              <w:spacing w:after="0" w:line="240" w:lineRule="auto"/>
              <w:jc w:val="center"/>
              <w:rPr>
                <w:del w:id="2388" w:author="Stefanie Lane" w:date="2022-05-30T14:33:00Z"/>
                <w:rFonts w:ascii="Calibri" w:eastAsia="Calibri" w:hAnsi="Calibri" w:cs="Calibri"/>
                <w:color w:val="000000"/>
              </w:rPr>
            </w:pPr>
            <w:del w:id="2389" w:author="Stefanie Lane" w:date="2022-05-30T14:33:00Z">
              <w:r w:rsidRPr="00E01451" w:rsidDel="00631EE5">
                <w:rPr>
                  <w:rFonts w:ascii="Calibri" w:eastAsia="Calibri" w:hAnsi="Calibri" w:cs="Calibri"/>
                  <w:color w:val="000000"/>
                </w:rPr>
                <w:delText>4.71</w:delText>
              </w:r>
            </w:del>
          </w:p>
        </w:tc>
      </w:tr>
      <w:tr w:rsidR="00E01451" w:rsidRPr="00E01451" w:rsidDel="00631EE5" w14:paraId="5E46AD1A" w14:textId="418F5AC1" w:rsidTr="00DD0C1B">
        <w:trPr>
          <w:trHeight w:val="290"/>
          <w:jc w:val="center"/>
          <w:del w:id="2390" w:author="Stefanie Lane" w:date="2022-05-30T14:33:00Z"/>
          <w:trPrChange w:id="2391"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92"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C56BD6" w14:textId="70A83E6F" w:rsidR="00E01451" w:rsidRPr="00E01451" w:rsidDel="00631EE5" w:rsidRDefault="00E01451" w:rsidP="00E01451">
            <w:pPr>
              <w:spacing w:after="0" w:line="240" w:lineRule="auto"/>
              <w:jc w:val="right"/>
              <w:rPr>
                <w:del w:id="2393" w:author="Stefanie Lane" w:date="2022-05-30T14:33:00Z"/>
                <w:rFonts w:ascii="Calibri" w:eastAsia="Calibri" w:hAnsi="Calibri" w:cs="Calibri"/>
                <w:color w:val="000000"/>
              </w:rPr>
            </w:pPr>
            <w:del w:id="2394"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2395"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1C6B1A2" w14:textId="017027B5" w:rsidR="00E01451" w:rsidRPr="00E01451" w:rsidDel="00631EE5" w:rsidRDefault="00E01451" w:rsidP="00E01451">
            <w:pPr>
              <w:spacing w:after="0" w:line="240" w:lineRule="auto"/>
              <w:jc w:val="center"/>
              <w:rPr>
                <w:del w:id="2396" w:author="Stefanie Lane" w:date="2022-05-30T14:33:00Z"/>
                <w:rFonts w:ascii="Calibri" w:eastAsia="Calibri" w:hAnsi="Calibri" w:cs="Calibri"/>
                <w:color w:val="000000"/>
              </w:rPr>
            </w:pPr>
            <w:del w:id="2397" w:author="Stefanie Lane" w:date="2022-05-30T14:33:00Z">
              <w:r w:rsidRPr="00E01451" w:rsidDel="00631EE5">
                <w:rPr>
                  <w:rFonts w:ascii="Calibri" w:eastAsia="Calibri" w:hAnsi="Calibri" w:cs="Calibri"/>
                  <w:color w:val="000000"/>
                </w:rPr>
                <w:delText>74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398"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E9952DD" w14:textId="46AFF623" w:rsidR="00E01451" w:rsidRPr="00E01451" w:rsidDel="00631EE5" w:rsidRDefault="00E01451" w:rsidP="00E01451">
            <w:pPr>
              <w:spacing w:after="0" w:line="240" w:lineRule="auto"/>
              <w:jc w:val="center"/>
              <w:rPr>
                <w:del w:id="2399" w:author="Stefanie Lane" w:date="2022-05-30T14:33:00Z"/>
                <w:rFonts w:ascii="Calibri" w:eastAsia="Calibri" w:hAnsi="Calibri" w:cs="Calibri"/>
                <w:color w:val="000000"/>
              </w:rPr>
            </w:pPr>
            <w:del w:id="2400" w:author="Stefanie Lane" w:date="2022-05-30T14:33:00Z">
              <w:r w:rsidRPr="00E01451" w:rsidDel="00631EE5">
                <w:rPr>
                  <w:rFonts w:ascii="Calibri" w:eastAsia="Calibri" w:hAnsi="Calibri" w:cs="Calibri"/>
                  <w:color w:val="000000"/>
                </w:rPr>
                <w:delText>43</w:delText>
              </w:r>
            </w:del>
          </w:p>
        </w:tc>
        <w:tc>
          <w:tcPr>
            <w:tcW w:w="300" w:type="dxa"/>
            <w:noWrap/>
            <w:tcMar>
              <w:top w:w="0" w:type="dxa"/>
              <w:left w:w="108" w:type="dxa"/>
              <w:bottom w:w="0" w:type="dxa"/>
              <w:right w:w="108" w:type="dxa"/>
            </w:tcMar>
            <w:vAlign w:val="bottom"/>
            <w:hideMark/>
            <w:tcPrChange w:id="2401" w:author="Stefanie Lane" w:date="2022-05-30T14:32:00Z">
              <w:tcPr>
                <w:tcW w:w="300" w:type="dxa"/>
                <w:noWrap/>
                <w:tcMar>
                  <w:top w:w="0" w:type="dxa"/>
                  <w:left w:w="108" w:type="dxa"/>
                  <w:bottom w:w="0" w:type="dxa"/>
                  <w:right w:w="108" w:type="dxa"/>
                </w:tcMar>
                <w:vAlign w:val="bottom"/>
                <w:hideMark/>
              </w:tcPr>
            </w:tcPrChange>
          </w:tcPr>
          <w:p w14:paraId="3B0CDF46" w14:textId="67827D12" w:rsidR="00E01451" w:rsidRPr="00E01451" w:rsidDel="00631EE5" w:rsidRDefault="00E01451" w:rsidP="00E01451">
            <w:pPr>
              <w:spacing w:after="0" w:line="240" w:lineRule="auto"/>
              <w:rPr>
                <w:del w:id="2402"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403"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DE44FC" w14:textId="14051779" w:rsidR="00E01451" w:rsidRPr="00E01451" w:rsidDel="00631EE5" w:rsidRDefault="00E01451" w:rsidP="00E01451">
            <w:pPr>
              <w:spacing w:after="0" w:line="240" w:lineRule="auto"/>
              <w:jc w:val="center"/>
              <w:rPr>
                <w:del w:id="2404" w:author="Stefanie Lane" w:date="2022-05-30T14:33:00Z"/>
                <w:rFonts w:ascii="Calibri" w:eastAsia="Calibri" w:hAnsi="Calibri" w:cs="Calibri"/>
                <w:color w:val="000000"/>
              </w:rPr>
            </w:pPr>
            <w:del w:id="2405" w:author="Stefanie Lane" w:date="2022-05-30T14:33:00Z">
              <w:r w:rsidRPr="00E01451" w:rsidDel="00631EE5">
                <w:rPr>
                  <w:rFonts w:ascii="Calibri" w:eastAsia="Calibri" w:hAnsi="Calibri" w:cs="Calibri"/>
                  <w:color w:val="000000"/>
                </w:rPr>
                <w:delText>8.36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406"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097F78" w14:textId="22624112" w:rsidR="00E01451" w:rsidRPr="00E01451" w:rsidDel="00631EE5" w:rsidRDefault="00E01451" w:rsidP="00E01451">
            <w:pPr>
              <w:spacing w:after="0" w:line="240" w:lineRule="auto"/>
              <w:jc w:val="center"/>
              <w:rPr>
                <w:del w:id="2407" w:author="Stefanie Lane" w:date="2022-05-30T14:33:00Z"/>
                <w:rFonts w:ascii="Calibri" w:eastAsia="Calibri" w:hAnsi="Calibri" w:cs="Calibri"/>
                <w:color w:val="000000"/>
              </w:rPr>
            </w:pPr>
            <w:del w:id="2408" w:author="Stefanie Lane" w:date="2022-05-30T14:33:00Z">
              <w:r w:rsidRPr="00E01451" w:rsidDel="00631EE5">
                <w:rPr>
                  <w:rFonts w:ascii="Calibri" w:eastAsia="Calibri" w:hAnsi="Calibri" w:cs="Calibri"/>
                  <w:color w:val="000000"/>
                </w:rPr>
                <w:delText>3.03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240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86BE53F" w14:textId="2E67074A" w:rsidR="00E01451" w:rsidRPr="00E01451" w:rsidDel="00631EE5" w:rsidRDefault="00E01451" w:rsidP="00E01451">
            <w:pPr>
              <w:spacing w:after="0" w:line="240" w:lineRule="auto"/>
              <w:jc w:val="center"/>
              <w:rPr>
                <w:del w:id="2410" w:author="Stefanie Lane" w:date="2022-05-30T14:33:00Z"/>
                <w:rFonts w:ascii="Calibri" w:eastAsia="Calibri" w:hAnsi="Calibri" w:cs="Calibri"/>
                <w:color w:val="000000"/>
              </w:rPr>
            </w:pPr>
            <w:del w:id="2411" w:author="Stefanie Lane" w:date="2022-05-30T14:33:00Z">
              <w:r w:rsidRPr="00E01451" w:rsidDel="00631EE5">
                <w:rPr>
                  <w:rFonts w:ascii="Calibri" w:eastAsia="Calibri" w:hAnsi="Calibri" w:cs="Calibri"/>
                  <w:color w:val="000000"/>
                </w:rPr>
                <w:delText>5.14</w:delText>
              </w:r>
            </w:del>
          </w:p>
        </w:tc>
      </w:tr>
    </w:tbl>
    <w:p w14:paraId="728AB9E1" w14:textId="2D507356" w:rsidR="00023622" w:rsidRPr="00E01451" w:rsidRDefault="00023622" w:rsidP="00023622">
      <w:pPr>
        <w:pStyle w:val="Caption"/>
        <w:rPr>
          <w:ins w:id="2412" w:author="Stefanie Lane" w:date="2022-05-30T14:40:00Z"/>
          <w:rFonts w:ascii="Calibri" w:eastAsia="Calibri" w:hAnsi="Calibri" w:cs="Calibri"/>
          <w:i w:val="0"/>
          <w:iCs w:val="0"/>
          <w:color w:val="44546A"/>
        </w:rPr>
      </w:pPr>
      <w:bookmarkStart w:id="2413" w:name="_Ref104813833"/>
      <w:bookmarkStart w:id="2414" w:name="_Hlk106053533"/>
      <w:ins w:id="2415" w:author="Stefanie Lane" w:date="2022-05-30T14:40:00Z">
        <w:r>
          <w:t xml:space="preserve">Table </w:t>
        </w:r>
        <w:r>
          <w:fldChar w:fldCharType="begin"/>
        </w:r>
        <w:r>
          <w:instrText xml:space="preserve"> SEQ Table \* ARABIC </w:instrText>
        </w:r>
        <w:r>
          <w:fldChar w:fldCharType="separate"/>
        </w:r>
      </w:ins>
      <w:ins w:id="2416" w:author="Stefanie Lane" w:date="2022-06-03T14:47:00Z">
        <w:r w:rsidR="00173A95">
          <w:rPr>
            <w:noProof/>
          </w:rPr>
          <w:t>2</w:t>
        </w:r>
      </w:ins>
      <w:ins w:id="2417" w:author="Stefanie Lane" w:date="2022-05-30T14:40:00Z">
        <w:r>
          <w:fldChar w:fldCharType="end"/>
        </w:r>
        <w:bookmarkEnd w:id="2413"/>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ins>
      <w:ins w:id="2418" w:author="Stefanie Lane" w:date="2022-06-13T12:15:00Z">
        <w:r w:rsidR="00F7211B">
          <w:rPr>
            <w:rFonts w:ascii="Calibri" w:eastAsia="Calibri" w:hAnsi="Calibri" w:cs="Calibri"/>
            <w:iCs w:val="0"/>
            <w:color w:val="44546A"/>
          </w:rPr>
          <w:t xml:space="preserve"> </w:t>
        </w:r>
      </w:ins>
      <w:ins w:id="2419" w:author="Stefanie Lane" w:date="2022-06-13T12:16:00Z">
        <w:r w:rsidR="00F7211B">
          <w:rPr>
            <w:rFonts w:ascii="Calibri" w:eastAsia="Calibri" w:hAnsi="Calibri" w:cs="Calibri"/>
            <w:iCs w:val="0"/>
            <w:color w:val="44546A"/>
          </w:rPr>
          <w:t>P</w:t>
        </w:r>
      </w:ins>
      <w:ins w:id="2420" w:author="Stefanie Lane" w:date="2022-06-13T12:15:00Z">
        <w:r w:rsidR="00F7211B">
          <w:rPr>
            <w:rFonts w:ascii="Calibri" w:eastAsia="Calibri" w:hAnsi="Calibri" w:cs="Calibri"/>
            <w:iCs w:val="0"/>
            <w:color w:val="44546A"/>
          </w:rPr>
          <w:t xml:space="preserve">lot loss </w:t>
        </w:r>
      </w:ins>
      <w:ins w:id="2421" w:author="Stefanie Lane" w:date="2022-06-13T12:16:00Z">
        <w:r w:rsidR="00F7211B">
          <w:rPr>
            <w:rFonts w:ascii="Calibri" w:eastAsia="Calibri" w:hAnsi="Calibri" w:cs="Calibri"/>
            <w:iCs w:val="0"/>
            <w:color w:val="44546A"/>
          </w:rPr>
          <w:t xml:space="preserve">did not appear to have an effect </w:t>
        </w:r>
      </w:ins>
      <w:ins w:id="2422" w:author="Stefanie Lane" w:date="2022-06-13T12:15:00Z">
        <w:r w:rsidR="00F7211B">
          <w:rPr>
            <w:rFonts w:ascii="Calibri" w:eastAsia="Calibri" w:hAnsi="Calibri" w:cs="Calibri"/>
            <w:iCs w:val="0"/>
            <w:color w:val="44546A"/>
          </w:rPr>
          <w:t>on diversity components</w:t>
        </w:r>
      </w:ins>
      <w:ins w:id="2423" w:author="Stefanie Lane" w:date="2022-06-13T12:16:00Z">
        <w:r w:rsidR="00F7211B">
          <w:rPr>
            <w:rFonts w:ascii="Calibri" w:eastAsia="Calibri" w:hAnsi="Calibri" w:cs="Calibri"/>
            <w:iCs w:val="0"/>
            <w:color w:val="44546A"/>
          </w:rPr>
          <w:t>, as</w:t>
        </w:r>
      </w:ins>
      <w:ins w:id="2424" w:author="Stefanie Lane" w:date="2022-06-13T12:15:00Z">
        <w:r w:rsidR="00F7211B">
          <w:rPr>
            <w:rFonts w:ascii="Calibri" w:eastAsia="Calibri" w:hAnsi="Calibri" w:cs="Calibri"/>
            <w:iCs w:val="0"/>
            <w:color w:val="44546A"/>
          </w:rPr>
          <w:t xml:space="preserve"> tested by bootstrapping a minimum of 1</w:t>
        </w:r>
      </w:ins>
      <w:ins w:id="2425" w:author="Stefanie Lane" w:date="2022-06-13T22:57:00Z">
        <w:r w:rsidR="006E0F29">
          <w:rPr>
            <w:rFonts w:ascii="Calibri" w:eastAsia="Calibri" w:hAnsi="Calibri" w:cs="Calibri"/>
            <w:iCs w:val="0"/>
            <w:color w:val="44546A"/>
          </w:rPr>
          <w:t>8</w:t>
        </w:r>
      </w:ins>
      <w:ins w:id="2426" w:author="Stefanie Lane" w:date="2022-06-13T12:15:00Z">
        <w:r w:rsidR="00F7211B">
          <w:rPr>
            <w:rFonts w:ascii="Calibri" w:eastAsia="Calibri" w:hAnsi="Calibri" w:cs="Calibri"/>
            <w:iCs w:val="0"/>
            <w:color w:val="44546A"/>
          </w:rPr>
          <w:t xml:space="preserve"> plots per assemblage </w:t>
        </w:r>
      </w:ins>
      <w:ins w:id="2427" w:author="Stefanie Lane" w:date="2022-06-13T12:16:00Z">
        <w:r w:rsidR="00F7211B">
          <w:rPr>
            <w:rFonts w:ascii="Calibri" w:eastAsia="Calibri" w:hAnsi="Calibri" w:cs="Calibri"/>
            <w:iCs w:val="0"/>
            <w:color w:val="44546A"/>
          </w:rPr>
          <w:t xml:space="preserve">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ins>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ins w:id="2428" w:author="Stefanie Lane" w:date="2022-06-13T12:16:00Z">
        <w:r w:rsidR="00F7211B">
          <w:t xml:space="preserve">Table </w:t>
        </w:r>
        <w:r w:rsidR="00631E68">
          <w:t>S</w:t>
        </w:r>
        <w:r w:rsidR="00F7211B">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ins w:id="2429" w:author="Stefanie Lane" w:date="2022-05-30T14:40:00Z"/>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ins w:id="2430" w:author="Stefanie Lane" w:date="2022-05-30T14:40:00Z"/>
                <w:rFonts w:ascii="Times New Roman" w:eastAsia="Times New Roman" w:hAnsi="Times New Roman" w:cs="Times New Roman"/>
                <w:sz w:val="24"/>
                <w:szCs w:val="24"/>
              </w:rPr>
            </w:pPr>
            <w:bookmarkStart w:id="2431" w:name="_Hlk106053541"/>
            <w:bookmarkEnd w:id="2414"/>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ins w:id="2432" w:author="Stefanie Lane" w:date="2022-05-30T14:40:00Z"/>
                <w:rFonts w:ascii="Calibri" w:eastAsia="Times New Roman" w:hAnsi="Calibri" w:cs="Calibri"/>
                <w:b/>
                <w:bCs/>
                <w:color w:val="000000"/>
                <w:sz w:val="20"/>
                <w:szCs w:val="20"/>
              </w:rPr>
            </w:pPr>
            <w:ins w:id="2433" w:author="Stefanie Lane" w:date="2022-05-30T14:40: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ins w:id="2434" w:author="Stefanie Lane" w:date="2022-05-30T14:40: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ins w:id="2435" w:author="Stefanie Lane" w:date="2022-05-30T14:40:00Z"/>
                <w:rFonts w:ascii="Calibri" w:eastAsia="Times New Roman" w:hAnsi="Calibri" w:cs="Calibri"/>
                <w:b/>
                <w:bCs/>
                <w:color w:val="000000"/>
                <w:sz w:val="20"/>
                <w:szCs w:val="20"/>
              </w:rPr>
            </w:pPr>
            <w:ins w:id="2436" w:author="Stefanie Lane" w:date="2022-05-30T14:40:00Z">
              <w:r w:rsidRPr="00823843">
                <w:rPr>
                  <w:rFonts w:ascii="Calibri" w:eastAsia="Times New Roman" w:hAnsi="Calibri" w:cs="Calibri"/>
                  <w:b/>
                  <w:bCs/>
                  <w:color w:val="000000"/>
                  <w:sz w:val="20"/>
                  <w:szCs w:val="20"/>
                </w:rPr>
                <w:t>Diversity components</w:t>
              </w:r>
            </w:ins>
          </w:p>
        </w:tc>
      </w:tr>
      <w:tr w:rsidR="00023622" w:rsidRPr="00823843" w14:paraId="5E53E4F2" w14:textId="77777777" w:rsidTr="00446B55">
        <w:trPr>
          <w:trHeight w:val="780"/>
          <w:jc w:val="center"/>
          <w:ins w:id="2437" w:author="Stefanie Lane" w:date="2022-05-30T14:40:00Z"/>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ins w:id="2438" w:author="Stefanie Lane" w:date="2022-05-30T14:40:00Z"/>
                <w:rFonts w:ascii="Calibri" w:eastAsia="Times New Roman" w:hAnsi="Calibri" w:cs="Calibri"/>
                <w:b/>
                <w:bCs/>
                <w:color w:val="000000"/>
                <w:sz w:val="20"/>
                <w:szCs w:val="20"/>
              </w:rPr>
            </w:pPr>
            <w:ins w:id="2439" w:author="Stefanie Lane" w:date="2022-05-30T14:40: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ins w:id="2440" w:author="Stefanie Lane" w:date="2022-05-30T14:40:00Z"/>
                <w:rFonts w:ascii="Calibri" w:eastAsia="Times New Roman" w:hAnsi="Calibri" w:cs="Calibri"/>
                <w:b/>
                <w:bCs/>
                <w:color w:val="000000"/>
                <w:sz w:val="20"/>
                <w:szCs w:val="20"/>
              </w:rPr>
            </w:pPr>
            <w:ins w:id="2441" w:author="Stefanie Lane" w:date="2022-05-30T14:40: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ins w:id="2442" w:author="Stefanie Lane" w:date="2022-05-30T14:40:00Z"/>
                <w:rFonts w:ascii="Calibri" w:eastAsia="Times New Roman" w:hAnsi="Calibri" w:cs="Calibri"/>
                <w:b/>
                <w:bCs/>
                <w:color w:val="000000"/>
                <w:sz w:val="20"/>
                <w:szCs w:val="20"/>
              </w:rPr>
            </w:pPr>
            <w:ins w:id="2443" w:author="Stefanie Lane" w:date="2022-05-30T14:40: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ins w:id="2444" w:author="Stefanie Lane" w:date="2022-05-30T14:40: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ins w:id="2445" w:author="Stefanie Lane" w:date="2022-05-30T14:40:00Z"/>
                <w:rFonts w:ascii="Calibri" w:eastAsia="Times New Roman" w:hAnsi="Calibri" w:cs="Calibri"/>
                <w:b/>
                <w:bCs/>
                <w:color w:val="000000"/>
                <w:sz w:val="20"/>
                <w:szCs w:val="20"/>
              </w:rPr>
            </w:pPr>
            <w:ins w:id="2446" w:author="Stefanie Lane" w:date="2022-05-30T14:40: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ins w:id="2447" w:author="Stefanie Lane" w:date="2022-05-30T14:40:00Z"/>
                <w:rFonts w:ascii="Calibri" w:eastAsia="Times New Roman" w:hAnsi="Calibri" w:cs="Calibri"/>
                <w:b/>
                <w:bCs/>
                <w:color w:val="000000"/>
                <w:sz w:val="20"/>
                <w:szCs w:val="20"/>
              </w:rPr>
            </w:pPr>
            <w:ins w:id="2448" w:author="Stefanie Lane" w:date="2022-05-30T14:40:00Z">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ins w:id="2449" w:author="Stefanie Lane" w:date="2022-05-30T14:40:00Z"/>
                <w:rFonts w:ascii="Calibri" w:eastAsia="Times New Roman" w:hAnsi="Calibri" w:cs="Calibri"/>
                <w:b/>
                <w:bCs/>
                <w:color w:val="000000"/>
                <w:sz w:val="20"/>
                <w:szCs w:val="20"/>
              </w:rPr>
            </w:pPr>
            <w:ins w:id="2450" w:author="Stefanie Lane" w:date="2022-05-30T14:40:00Z">
              <w:r w:rsidRPr="00823843">
                <w:rPr>
                  <w:rFonts w:ascii="Calibri" w:eastAsia="Times New Roman" w:hAnsi="Calibri" w:cs="Calibri"/>
                  <w:b/>
                  <w:bCs/>
                  <w:color w:val="000000"/>
                  <w:sz w:val="20"/>
                  <w:szCs w:val="20"/>
                </w:rPr>
                <w:t>β diversity</w:t>
              </w:r>
            </w:ins>
          </w:p>
        </w:tc>
      </w:tr>
      <w:tr w:rsidR="00023622" w:rsidRPr="00823843" w14:paraId="77932D0E" w14:textId="77777777" w:rsidTr="00446B55">
        <w:trPr>
          <w:trHeight w:val="290"/>
          <w:jc w:val="center"/>
          <w:ins w:id="2451" w:author="Stefanie Lane" w:date="2022-05-30T14:40:00Z"/>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ins w:id="2452" w:author="Stefanie Lane" w:date="2022-05-30T14:40:00Z"/>
                <w:rFonts w:ascii="Calibri" w:eastAsia="Times New Roman" w:hAnsi="Calibri" w:cs="Calibri"/>
                <w:b/>
                <w:bCs/>
                <w:color w:val="000000"/>
                <w:sz w:val="20"/>
                <w:szCs w:val="20"/>
              </w:rPr>
            </w:pPr>
            <w:ins w:id="2453" w:author="Stefanie Lane" w:date="2022-05-30T14:40: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ins w:id="2454"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ins w:id="2455"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ins w:id="245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ins w:id="245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ins w:id="245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ins w:id="2459" w:author="Stefanie Lane" w:date="2022-05-30T14:40:00Z"/>
                <w:rFonts w:ascii="Times New Roman" w:eastAsia="Times New Roman" w:hAnsi="Times New Roman" w:cs="Times New Roman"/>
                <w:sz w:val="20"/>
                <w:szCs w:val="20"/>
              </w:rPr>
            </w:pPr>
          </w:p>
        </w:tc>
      </w:tr>
      <w:tr w:rsidR="00023622" w:rsidRPr="00823843" w14:paraId="0DCB4267" w14:textId="77777777" w:rsidTr="00446B55">
        <w:trPr>
          <w:trHeight w:val="290"/>
          <w:jc w:val="center"/>
          <w:ins w:id="2460"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ins w:id="2461" w:author="Stefanie Lane" w:date="2022-05-30T14:40:00Z"/>
                <w:rFonts w:ascii="Calibri" w:eastAsia="Times New Roman" w:hAnsi="Calibri" w:cs="Calibri"/>
                <w:color w:val="000000"/>
                <w:sz w:val="20"/>
                <w:szCs w:val="20"/>
              </w:rPr>
            </w:pPr>
            <w:ins w:id="2462"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ins w:id="2463" w:author="Stefanie Lane" w:date="2022-05-30T14:40:00Z"/>
                <w:rFonts w:ascii="Calibri" w:eastAsia="Times New Roman" w:hAnsi="Calibri" w:cs="Calibri"/>
                <w:color w:val="000000"/>
                <w:sz w:val="20"/>
                <w:szCs w:val="20"/>
              </w:rPr>
            </w:pPr>
            <w:ins w:id="2464" w:author="Stefanie Lane" w:date="2022-05-30T14:40: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ins w:id="2465" w:author="Stefanie Lane" w:date="2022-05-30T14:40:00Z"/>
                <w:rFonts w:ascii="Calibri" w:eastAsia="Times New Roman" w:hAnsi="Calibri" w:cs="Calibri"/>
                <w:color w:val="000000"/>
                <w:sz w:val="20"/>
                <w:szCs w:val="20"/>
              </w:rPr>
            </w:pPr>
            <w:ins w:id="2466"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ins w:id="2467"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ins w:id="2468" w:author="Stefanie Lane" w:date="2022-05-30T14:40:00Z"/>
                <w:rFonts w:ascii="Calibri" w:eastAsia="Times New Roman" w:hAnsi="Calibri" w:cs="Calibri"/>
                <w:color w:val="000000"/>
                <w:sz w:val="20"/>
                <w:szCs w:val="20"/>
              </w:rPr>
            </w:pPr>
            <w:ins w:id="2469" w:author="Stefanie Lane" w:date="2022-05-30T14:40: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ins w:id="2470" w:author="Stefanie Lane" w:date="2022-05-30T14:40:00Z"/>
                <w:rFonts w:ascii="Calibri" w:eastAsia="Times New Roman" w:hAnsi="Calibri" w:cs="Calibri"/>
                <w:color w:val="000000"/>
                <w:sz w:val="20"/>
                <w:szCs w:val="20"/>
              </w:rPr>
            </w:pPr>
            <w:ins w:id="2471" w:author="Stefanie Lane" w:date="2022-05-30T14:40: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ins w:id="2472" w:author="Stefanie Lane" w:date="2022-05-30T14:40:00Z"/>
                <w:rFonts w:ascii="Calibri" w:eastAsia="Times New Roman" w:hAnsi="Calibri" w:cs="Calibri"/>
                <w:color w:val="000000"/>
                <w:sz w:val="20"/>
                <w:szCs w:val="20"/>
              </w:rPr>
            </w:pPr>
            <w:ins w:id="2473" w:author="Stefanie Lane" w:date="2022-05-30T14:40:00Z">
              <w:r w:rsidRPr="00823843">
                <w:rPr>
                  <w:rFonts w:ascii="Calibri" w:eastAsia="Times New Roman" w:hAnsi="Calibri" w:cs="Calibri"/>
                  <w:color w:val="000000"/>
                  <w:sz w:val="20"/>
                  <w:szCs w:val="20"/>
                </w:rPr>
                <w:t>3.89</w:t>
              </w:r>
            </w:ins>
          </w:p>
        </w:tc>
      </w:tr>
      <w:tr w:rsidR="00023622" w:rsidRPr="00823843" w14:paraId="5302ECBA" w14:textId="77777777" w:rsidTr="00446B55">
        <w:trPr>
          <w:trHeight w:val="290"/>
          <w:jc w:val="center"/>
          <w:ins w:id="2474" w:author="Stefanie Lane" w:date="2022-05-30T14:40:00Z"/>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ins w:id="2475" w:author="Stefanie Lane" w:date="2022-05-30T14:40:00Z"/>
                <w:rFonts w:ascii="Calibri" w:eastAsia="Times New Roman" w:hAnsi="Calibri" w:cs="Calibri"/>
                <w:color w:val="000000"/>
                <w:sz w:val="20"/>
                <w:szCs w:val="20"/>
              </w:rPr>
            </w:pPr>
            <w:ins w:id="2476"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ins w:id="2477" w:author="Stefanie Lane" w:date="2022-05-30T14:40:00Z"/>
                <w:rFonts w:ascii="Calibri" w:eastAsia="Times New Roman" w:hAnsi="Calibri" w:cs="Calibri"/>
                <w:color w:val="000000"/>
                <w:sz w:val="20"/>
                <w:szCs w:val="20"/>
              </w:rPr>
            </w:pPr>
            <w:ins w:id="2478" w:author="Stefanie Lane" w:date="2022-05-30T14:40: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ins w:id="2479" w:author="Stefanie Lane" w:date="2022-05-30T14:40:00Z"/>
                <w:rFonts w:ascii="Calibri" w:eastAsia="Times New Roman" w:hAnsi="Calibri" w:cs="Calibri"/>
                <w:color w:val="000000"/>
                <w:sz w:val="20"/>
                <w:szCs w:val="20"/>
              </w:rPr>
            </w:pPr>
            <w:ins w:id="2480" w:author="Stefanie Lane" w:date="2022-05-30T14:40: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ins w:id="2481"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ins w:id="2482" w:author="Stefanie Lane" w:date="2022-05-30T14:40:00Z"/>
                <w:rFonts w:ascii="Calibri" w:eastAsia="Times New Roman" w:hAnsi="Calibri" w:cs="Calibri"/>
                <w:color w:val="000000"/>
                <w:sz w:val="20"/>
                <w:szCs w:val="20"/>
              </w:rPr>
            </w:pPr>
            <w:ins w:id="2483" w:author="Stefanie Lane" w:date="2022-05-30T14:40: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ins w:id="2484" w:author="Stefanie Lane" w:date="2022-05-30T14:40:00Z"/>
                <w:rFonts w:ascii="Calibri" w:eastAsia="Times New Roman" w:hAnsi="Calibri" w:cs="Calibri"/>
                <w:color w:val="000000"/>
                <w:sz w:val="20"/>
                <w:szCs w:val="20"/>
              </w:rPr>
            </w:pPr>
            <w:ins w:id="2485" w:author="Stefanie Lane" w:date="2022-05-30T14:40: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ins w:id="2486" w:author="Stefanie Lane" w:date="2022-05-30T14:40:00Z"/>
                <w:rFonts w:ascii="Calibri" w:eastAsia="Times New Roman" w:hAnsi="Calibri" w:cs="Calibri"/>
                <w:color w:val="000000"/>
                <w:sz w:val="20"/>
                <w:szCs w:val="20"/>
              </w:rPr>
            </w:pPr>
            <w:ins w:id="2487" w:author="Stefanie Lane" w:date="2022-05-30T14:40:00Z">
              <w:r w:rsidRPr="00823843">
                <w:rPr>
                  <w:rFonts w:ascii="Calibri" w:eastAsia="Times New Roman" w:hAnsi="Calibri" w:cs="Calibri"/>
                  <w:color w:val="000000"/>
                  <w:sz w:val="20"/>
                  <w:szCs w:val="20"/>
                </w:rPr>
                <w:t>4.24</w:t>
              </w:r>
            </w:ins>
          </w:p>
        </w:tc>
      </w:tr>
      <w:tr w:rsidR="00023622" w:rsidRPr="00823843" w14:paraId="000FDCCD" w14:textId="77777777" w:rsidTr="00446B55">
        <w:trPr>
          <w:trHeight w:val="290"/>
          <w:jc w:val="center"/>
          <w:ins w:id="2488"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ins w:id="2489" w:author="Stefanie Lane" w:date="2022-05-30T14:40:00Z"/>
                <w:rFonts w:ascii="Calibri" w:eastAsia="Times New Roman" w:hAnsi="Calibri" w:cs="Calibri"/>
                <w:color w:val="000000"/>
                <w:sz w:val="20"/>
                <w:szCs w:val="20"/>
              </w:rPr>
            </w:pPr>
            <w:ins w:id="2490"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ins w:id="2491" w:author="Stefanie Lane" w:date="2022-05-30T14:40:00Z"/>
                <w:rFonts w:ascii="Calibri" w:eastAsia="Times New Roman" w:hAnsi="Calibri" w:cs="Calibri"/>
                <w:color w:val="000000"/>
                <w:sz w:val="20"/>
                <w:szCs w:val="20"/>
              </w:rPr>
            </w:pPr>
            <w:ins w:id="2492"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ins w:id="2493" w:author="Stefanie Lane" w:date="2022-05-30T14:40:00Z"/>
                <w:rFonts w:ascii="Calibri" w:eastAsia="Times New Roman" w:hAnsi="Calibri" w:cs="Calibri"/>
                <w:color w:val="000000"/>
                <w:sz w:val="20"/>
                <w:szCs w:val="20"/>
              </w:rPr>
            </w:pPr>
            <w:ins w:id="2494"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ins w:id="2495"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ins w:id="2496" w:author="Stefanie Lane" w:date="2022-05-30T14:40:00Z"/>
                <w:rFonts w:ascii="Calibri" w:eastAsia="Times New Roman" w:hAnsi="Calibri" w:cs="Calibri"/>
                <w:color w:val="000000"/>
                <w:sz w:val="20"/>
                <w:szCs w:val="20"/>
              </w:rPr>
            </w:pPr>
            <w:ins w:id="2497" w:author="Stefanie Lane" w:date="2022-05-30T14:40: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ins w:id="2498" w:author="Stefanie Lane" w:date="2022-05-30T14:40:00Z"/>
                <w:rFonts w:ascii="Calibri" w:eastAsia="Times New Roman" w:hAnsi="Calibri" w:cs="Calibri"/>
                <w:color w:val="000000"/>
                <w:sz w:val="20"/>
                <w:szCs w:val="20"/>
              </w:rPr>
            </w:pPr>
            <w:ins w:id="2499" w:author="Stefanie Lane" w:date="2022-05-30T14:40: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ins w:id="2500" w:author="Stefanie Lane" w:date="2022-05-30T14:40:00Z"/>
                <w:rFonts w:ascii="Calibri" w:eastAsia="Times New Roman" w:hAnsi="Calibri" w:cs="Calibri"/>
                <w:color w:val="000000"/>
                <w:sz w:val="20"/>
                <w:szCs w:val="20"/>
              </w:rPr>
            </w:pPr>
            <w:ins w:id="2501" w:author="Stefanie Lane" w:date="2022-05-30T14:40:00Z">
              <w:r w:rsidRPr="00823843">
                <w:rPr>
                  <w:rFonts w:ascii="Calibri" w:eastAsia="Times New Roman" w:hAnsi="Calibri" w:cs="Calibri"/>
                  <w:color w:val="000000"/>
                  <w:sz w:val="20"/>
                  <w:szCs w:val="20"/>
                </w:rPr>
                <w:t>4.31</w:t>
              </w:r>
            </w:ins>
          </w:p>
        </w:tc>
      </w:tr>
      <w:tr w:rsidR="00023622" w:rsidRPr="00823843" w14:paraId="4037084A" w14:textId="77777777" w:rsidTr="00446B55">
        <w:trPr>
          <w:trHeight w:val="200"/>
          <w:jc w:val="center"/>
          <w:ins w:id="2502" w:author="Stefanie Lane" w:date="2022-05-30T14:40:00Z"/>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ins w:id="2503"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ins w:id="2504"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ins w:id="2505"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ins w:id="250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ins w:id="250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ins w:id="2508"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ins w:id="2509" w:author="Stefanie Lane" w:date="2022-05-30T14:40:00Z"/>
                <w:rFonts w:ascii="Times New Roman" w:eastAsia="Times New Roman" w:hAnsi="Times New Roman" w:cs="Times New Roman"/>
                <w:sz w:val="20"/>
                <w:szCs w:val="20"/>
              </w:rPr>
            </w:pPr>
          </w:p>
        </w:tc>
      </w:tr>
      <w:tr w:rsidR="00023622" w:rsidRPr="00823843" w14:paraId="66C32909" w14:textId="77777777" w:rsidTr="00446B55">
        <w:trPr>
          <w:trHeight w:val="290"/>
          <w:jc w:val="center"/>
          <w:ins w:id="2510" w:author="Stefanie Lane" w:date="2022-05-30T14:40:00Z"/>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ins w:id="2511" w:author="Stefanie Lane" w:date="2022-05-30T14:40:00Z"/>
                <w:rFonts w:ascii="Calibri" w:eastAsia="Times New Roman" w:hAnsi="Calibri" w:cs="Calibri"/>
                <w:b/>
                <w:bCs/>
                <w:color w:val="000000"/>
                <w:sz w:val="20"/>
                <w:szCs w:val="20"/>
              </w:rPr>
            </w:pPr>
            <w:ins w:id="2512" w:author="Stefanie Lane" w:date="2022-05-30T14:40: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ins w:id="2513"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ins w:id="2514"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ins w:id="251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ins w:id="251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ins w:id="251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ins w:id="2518" w:author="Stefanie Lane" w:date="2022-05-30T14:40:00Z"/>
                <w:rFonts w:ascii="Times New Roman" w:eastAsia="Times New Roman" w:hAnsi="Times New Roman" w:cs="Times New Roman"/>
                <w:sz w:val="20"/>
                <w:szCs w:val="20"/>
              </w:rPr>
            </w:pPr>
          </w:p>
        </w:tc>
      </w:tr>
      <w:tr w:rsidR="00023622" w:rsidRPr="00823843" w14:paraId="06F14BB6" w14:textId="77777777" w:rsidTr="00446B55">
        <w:trPr>
          <w:trHeight w:val="290"/>
          <w:jc w:val="center"/>
          <w:ins w:id="2519"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ins w:id="2520" w:author="Stefanie Lane" w:date="2022-05-30T14:40:00Z"/>
                <w:rFonts w:ascii="Calibri" w:eastAsia="Times New Roman" w:hAnsi="Calibri" w:cs="Calibri"/>
                <w:color w:val="000000"/>
                <w:sz w:val="20"/>
                <w:szCs w:val="20"/>
              </w:rPr>
            </w:pPr>
            <w:ins w:id="2521"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ins w:id="2522" w:author="Stefanie Lane" w:date="2022-05-30T14:40:00Z"/>
                <w:rFonts w:ascii="Calibri" w:eastAsia="Times New Roman" w:hAnsi="Calibri" w:cs="Calibri"/>
                <w:color w:val="000000"/>
                <w:sz w:val="20"/>
                <w:szCs w:val="20"/>
              </w:rPr>
            </w:pPr>
            <w:ins w:id="2523" w:author="Stefanie Lane" w:date="2022-05-30T14:40: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ins w:id="2524" w:author="Stefanie Lane" w:date="2022-05-30T14:40:00Z"/>
                <w:rFonts w:ascii="Calibri" w:eastAsia="Times New Roman" w:hAnsi="Calibri" w:cs="Calibri"/>
                <w:color w:val="000000"/>
                <w:sz w:val="20"/>
                <w:szCs w:val="20"/>
              </w:rPr>
            </w:pPr>
            <w:ins w:id="2525" w:author="Stefanie Lane" w:date="2022-05-30T14:40: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ins w:id="2526"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ins w:id="2527" w:author="Stefanie Lane" w:date="2022-05-30T14:40:00Z"/>
                <w:rFonts w:ascii="Calibri" w:eastAsia="Times New Roman" w:hAnsi="Calibri" w:cs="Calibri"/>
                <w:color w:val="000000"/>
                <w:sz w:val="20"/>
                <w:szCs w:val="20"/>
              </w:rPr>
            </w:pPr>
            <w:ins w:id="2528" w:author="Stefanie Lane" w:date="2022-05-30T14:40: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ins w:id="2529" w:author="Stefanie Lane" w:date="2022-05-30T14:40:00Z"/>
                <w:rFonts w:ascii="Calibri" w:eastAsia="Times New Roman" w:hAnsi="Calibri" w:cs="Calibri"/>
                <w:color w:val="000000"/>
                <w:sz w:val="20"/>
                <w:szCs w:val="20"/>
              </w:rPr>
            </w:pPr>
            <w:ins w:id="2530" w:author="Stefanie Lane" w:date="2022-05-30T14:40: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ins w:id="2531" w:author="Stefanie Lane" w:date="2022-05-30T14:40:00Z"/>
                <w:rFonts w:ascii="Calibri" w:eastAsia="Times New Roman" w:hAnsi="Calibri" w:cs="Calibri"/>
                <w:color w:val="000000"/>
                <w:sz w:val="20"/>
                <w:szCs w:val="20"/>
              </w:rPr>
            </w:pPr>
            <w:ins w:id="2532" w:author="Stefanie Lane" w:date="2022-05-30T14:40:00Z">
              <w:r w:rsidRPr="00823843">
                <w:rPr>
                  <w:rFonts w:ascii="Calibri" w:eastAsia="Times New Roman" w:hAnsi="Calibri" w:cs="Calibri"/>
                  <w:color w:val="000000"/>
                  <w:sz w:val="20"/>
                  <w:szCs w:val="20"/>
                </w:rPr>
                <w:t>3.66</w:t>
              </w:r>
            </w:ins>
          </w:p>
        </w:tc>
      </w:tr>
      <w:tr w:rsidR="00023622" w:rsidRPr="00823843" w14:paraId="3F01C35E" w14:textId="77777777" w:rsidTr="00446B55">
        <w:trPr>
          <w:trHeight w:val="290"/>
          <w:jc w:val="center"/>
          <w:ins w:id="2533" w:author="Stefanie Lane" w:date="2022-05-30T14:40:00Z"/>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ins w:id="2534" w:author="Stefanie Lane" w:date="2022-05-30T14:40:00Z"/>
                <w:rFonts w:ascii="Calibri" w:eastAsia="Times New Roman" w:hAnsi="Calibri" w:cs="Calibri"/>
                <w:color w:val="000000"/>
                <w:sz w:val="20"/>
                <w:szCs w:val="20"/>
              </w:rPr>
            </w:pPr>
            <w:ins w:id="2535"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ins w:id="2536" w:author="Stefanie Lane" w:date="2022-05-30T14:40:00Z"/>
                <w:rFonts w:ascii="Calibri" w:eastAsia="Times New Roman" w:hAnsi="Calibri" w:cs="Calibri"/>
                <w:color w:val="000000"/>
                <w:sz w:val="20"/>
                <w:szCs w:val="20"/>
              </w:rPr>
            </w:pPr>
            <w:ins w:id="2537" w:author="Stefanie Lane" w:date="2022-05-30T14:40: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ins w:id="2538" w:author="Stefanie Lane" w:date="2022-05-30T14:40:00Z"/>
                <w:rFonts w:ascii="Calibri" w:eastAsia="Times New Roman" w:hAnsi="Calibri" w:cs="Calibri"/>
                <w:color w:val="000000"/>
                <w:sz w:val="20"/>
                <w:szCs w:val="20"/>
              </w:rPr>
            </w:pPr>
            <w:ins w:id="2539" w:author="Stefanie Lane" w:date="2022-05-30T14:40: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ins w:id="2540"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ins w:id="2541" w:author="Stefanie Lane" w:date="2022-05-30T14:40:00Z"/>
                <w:rFonts w:ascii="Calibri" w:eastAsia="Times New Roman" w:hAnsi="Calibri" w:cs="Calibri"/>
                <w:color w:val="000000"/>
                <w:sz w:val="20"/>
                <w:szCs w:val="20"/>
              </w:rPr>
            </w:pPr>
            <w:ins w:id="2542" w:author="Stefanie Lane" w:date="2022-05-30T14:40: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ins w:id="2543" w:author="Stefanie Lane" w:date="2022-05-30T14:40:00Z"/>
                <w:rFonts w:ascii="Calibri" w:eastAsia="Times New Roman" w:hAnsi="Calibri" w:cs="Calibri"/>
                <w:color w:val="000000"/>
                <w:sz w:val="20"/>
                <w:szCs w:val="20"/>
              </w:rPr>
            </w:pPr>
            <w:ins w:id="2544" w:author="Stefanie Lane" w:date="2022-05-30T14:40: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ins w:id="2545" w:author="Stefanie Lane" w:date="2022-05-30T14:40:00Z"/>
                <w:rFonts w:ascii="Calibri" w:eastAsia="Times New Roman" w:hAnsi="Calibri" w:cs="Calibri"/>
                <w:color w:val="000000"/>
                <w:sz w:val="20"/>
                <w:szCs w:val="20"/>
              </w:rPr>
            </w:pPr>
            <w:ins w:id="2546" w:author="Stefanie Lane" w:date="2022-05-30T14:40:00Z">
              <w:r w:rsidRPr="00823843">
                <w:rPr>
                  <w:rFonts w:ascii="Calibri" w:eastAsia="Times New Roman" w:hAnsi="Calibri" w:cs="Calibri"/>
                  <w:color w:val="000000"/>
                  <w:sz w:val="20"/>
                  <w:szCs w:val="20"/>
                </w:rPr>
                <w:t>4.23</w:t>
              </w:r>
            </w:ins>
          </w:p>
        </w:tc>
      </w:tr>
      <w:tr w:rsidR="00023622" w:rsidRPr="00823843" w14:paraId="0B1F5C66" w14:textId="77777777" w:rsidTr="00446B55">
        <w:trPr>
          <w:trHeight w:val="290"/>
          <w:jc w:val="center"/>
          <w:ins w:id="2547"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ins w:id="2548" w:author="Stefanie Lane" w:date="2022-05-30T14:40:00Z"/>
                <w:rFonts w:ascii="Calibri" w:eastAsia="Times New Roman" w:hAnsi="Calibri" w:cs="Calibri"/>
                <w:color w:val="000000"/>
                <w:sz w:val="20"/>
                <w:szCs w:val="20"/>
              </w:rPr>
            </w:pPr>
            <w:ins w:id="2549"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ins w:id="2550" w:author="Stefanie Lane" w:date="2022-05-30T14:40:00Z"/>
                <w:rFonts w:ascii="Calibri" w:eastAsia="Times New Roman" w:hAnsi="Calibri" w:cs="Calibri"/>
                <w:color w:val="000000"/>
                <w:sz w:val="20"/>
                <w:szCs w:val="20"/>
              </w:rPr>
            </w:pPr>
            <w:ins w:id="2551" w:author="Stefanie Lane" w:date="2022-05-30T14:40: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ins w:id="2552" w:author="Stefanie Lane" w:date="2022-05-30T14:40:00Z"/>
                <w:rFonts w:ascii="Calibri" w:eastAsia="Times New Roman" w:hAnsi="Calibri" w:cs="Calibri"/>
                <w:color w:val="000000"/>
                <w:sz w:val="20"/>
                <w:szCs w:val="20"/>
              </w:rPr>
            </w:pPr>
            <w:ins w:id="2553" w:author="Stefanie Lane" w:date="2022-05-30T14:40: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ins w:id="2554"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ins w:id="2555" w:author="Stefanie Lane" w:date="2022-05-30T14:40:00Z"/>
                <w:rFonts w:ascii="Calibri" w:eastAsia="Times New Roman" w:hAnsi="Calibri" w:cs="Calibri"/>
                <w:color w:val="000000"/>
                <w:sz w:val="20"/>
                <w:szCs w:val="20"/>
              </w:rPr>
            </w:pPr>
            <w:ins w:id="2556" w:author="Stefanie Lane" w:date="2022-05-30T14:40: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ins w:id="2557" w:author="Stefanie Lane" w:date="2022-05-30T14:40:00Z"/>
                <w:rFonts w:ascii="Calibri" w:eastAsia="Times New Roman" w:hAnsi="Calibri" w:cs="Calibri"/>
                <w:color w:val="000000"/>
                <w:sz w:val="20"/>
                <w:szCs w:val="20"/>
              </w:rPr>
            </w:pPr>
            <w:ins w:id="2558" w:author="Stefanie Lane" w:date="2022-05-30T14:40: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ins w:id="2559" w:author="Stefanie Lane" w:date="2022-05-30T14:40:00Z"/>
                <w:rFonts w:ascii="Calibri" w:eastAsia="Times New Roman" w:hAnsi="Calibri" w:cs="Calibri"/>
                <w:color w:val="000000"/>
                <w:sz w:val="20"/>
                <w:szCs w:val="20"/>
              </w:rPr>
            </w:pPr>
            <w:ins w:id="2560" w:author="Stefanie Lane" w:date="2022-05-30T14:40:00Z">
              <w:r w:rsidRPr="00823843">
                <w:rPr>
                  <w:rFonts w:ascii="Calibri" w:eastAsia="Times New Roman" w:hAnsi="Calibri" w:cs="Calibri"/>
                  <w:color w:val="000000"/>
                  <w:sz w:val="20"/>
                  <w:szCs w:val="20"/>
                </w:rPr>
                <w:t>4.63</w:t>
              </w:r>
            </w:ins>
          </w:p>
        </w:tc>
      </w:tr>
      <w:tr w:rsidR="00023622" w:rsidRPr="00823843" w14:paraId="1A0F9A69" w14:textId="77777777" w:rsidTr="00446B55">
        <w:trPr>
          <w:trHeight w:val="200"/>
          <w:jc w:val="center"/>
          <w:ins w:id="2561" w:author="Stefanie Lane" w:date="2022-05-30T14:40:00Z"/>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ins w:id="2562"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ins w:id="2563"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ins w:id="2564"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ins w:id="256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ins w:id="256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ins w:id="2567"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ins w:id="2568" w:author="Stefanie Lane" w:date="2022-05-30T14:40:00Z"/>
                <w:rFonts w:ascii="Times New Roman" w:eastAsia="Times New Roman" w:hAnsi="Times New Roman" w:cs="Times New Roman"/>
                <w:sz w:val="20"/>
                <w:szCs w:val="20"/>
              </w:rPr>
            </w:pPr>
          </w:p>
        </w:tc>
      </w:tr>
      <w:tr w:rsidR="00023622" w:rsidRPr="00823843" w14:paraId="2506D424" w14:textId="77777777" w:rsidTr="00446B55">
        <w:trPr>
          <w:trHeight w:val="290"/>
          <w:jc w:val="center"/>
          <w:ins w:id="2569" w:author="Stefanie Lane" w:date="2022-05-30T14:40:00Z"/>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ins w:id="2570" w:author="Stefanie Lane" w:date="2022-05-30T14:40:00Z"/>
                <w:rFonts w:ascii="Calibri" w:eastAsia="Times New Roman" w:hAnsi="Calibri" w:cs="Calibri"/>
                <w:b/>
                <w:bCs/>
                <w:color w:val="000000"/>
                <w:sz w:val="20"/>
                <w:szCs w:val="20"/>
              </w:rPr>
            </w:pPr>
            <w:ins w:id="2571" w:author="Stefanie Lane" w:date="2022-05-30T14:40: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ins w:id="2572"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ins w:id="2573"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ins w:id="257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ins w:id="257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ins w:id="257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ins w:id="2577" w:author="Stefanie Lane" w:date="2022-05-30T14:40:00Z"/>
                <w:rFonts w:ascii="Times New Roman" w:eastAsia="Times New Roman" w:hAnsi="Times New Roman" w:cs="Times New Roman"/>
                <w:sz w:val="20"/>
                <w:szCs w:val="20"/>
              </w:rPr>
            </w:pPr>
          </w:p>
        </w:tc>
      </w:tr>
      <w:tr w:rsidR="00023622" w:rsidRPr="00823843" w14:paraId="14C7C70D" w14:textId="77777777" w:rsidTr="00446B55">
        <w:trPr>
          <w:trHeight w:val="290"/>
          <w:jc w:val="center"/>
          <w:ins w:id="2578"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ins w:id="2579" w:author="Stefanie Lane" w:date="2022-05-30T14:40:00Z"/>
                <w:rFonts w:ascii="Calibri" w:eastAsia="Times New Roman" w:hAnsi="Calibri" w:cs="Calibri"/>
                <w:color w:val="000000"/>
                <w:sz w:val="20"/>
                <w:szCs w:val="20"/>
              </w:rPr>
            </w:pPr>
            <w:ins w:id="2580"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ins w:id="2581" w:author="Stefanie Lane" w:date="2022-05-30T14:40:00Z"/>
                <w:rFonts w:ascii="Calibri" w:eastAsia="Times New Roman" w:hAnsi="Calibri" w:cs="Calibri"/>
                <w:color w:val="000000"/>
                <w:sz w:val="20"/>
                <w:szCs w:val="20"/>
              </w:rPr>
            </w:pPr>
            <w:ins w:id="2582" w:author="Stefanie Lane" w:date="2022-05-30T14:40: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ins w:id="2583" w:author="Stefanie Lane" w:date="2022-05-30T14:40:00Z"/>
                <w:rFonts w:ascii="Calibri" w:eastAsia="Times New Roman" w:hAnsi="Calibri" w:cs="Calibri"/>
                <w:color w:val="000000"/>
                <w:sz w:val="20"/>
                <w:szCs w:val="20"/>
              </w:rPr>
            </w:pPr>
            <w:ins w:id="2584" w:author="Stefanie Lane" w:date="2022-05-30T14:40: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ins w:id="2585"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ins w:id="2586" w:author="Stefanie Lane" w:date="2022-05-30T14:40:00Z"/>
                <w:rFonts w:ascii="Calibri" w:eastAsia="Times New Roman" w:hAnsi="Calibri" w:cs="Calibri"/>
                <w:color w:val="000000"/>
                <w:sz w:val="20"/>
                <w:szCs w:val="20"/>
              </w:rPr>
            </w:pPr>
            <w:ins w:id="2587" w:author="Stefanie Lane" w:date="2022-05-30T14:40: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ins w:id="2588" w:author="Stefanie Lane" w:date="2022-05-30T14:40:00Z"/>
                <w:rFonts w:ascii="Calibri" w:eastAsia="Times New Roman" w:hAnsi="Calibri" w:cs="Calibri"/>
                <w:color w:val="000000"/>
                <w:sz w:val="20"/>
                <w:szCs w:val="20"/>
              </w:rPr>
            </w:pPr>
            <w:ins w:id="2589" w:author="Stefanie Lane" w:date="2022-05-30T14:40: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ins w:id="2590" w:author="Stefanie Lane" w:date="2022-05-30T14:40:00Z"/>
                <w:rFonts w:ascii="Calibri" w:eastAsia="Times New Roman" w:hAnsi="Calibri" w:cs="Calibri"/>
                <w:color w:val="000000"/>
                <w:sz w:val="20"/>
                <w:szCs w:val="20"/>
              </w:rPr>
            </w:pPr>
            <w:ins w:id="2591" w:author="Stefanie Lane" w:date="2022-05-30T14:40:00Z">
              <w:r w:rsidRPr="00823843">
                <w:rPr>
                  <w:rFonts w:ascii="Calibri" w:eastAsia="Times New Roman" w:hAnsi="Calibri" w:cs="Calibri"/>
                  <w:color w:val="000000"/>
                  <w:sz w:val="20"/>
                  <w:szCs w:val="20"/>
                </w:rPr>
                <w:t>2.49</w:t>
              </w:r>
            </w:ins>
          </w:p>
        </w:tc>
      </w:tr>
      <w:tr w:rsidR="00023622" w:rsidRPr="00823843" w14:paraId="4FDDA322" w14:textId="77777777" w:rsidTr="00446B55">
        <w:trPr>
          <w:trHeight w:val="290"/>
          <w:jc w:val="center"/>
          <w:ins w:id="2592" w:author="Stefanie Lane" w:date="2022-05-30T14:40:00Z"/>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ins w:id="2593" w:author="Stefanie Lane" w:date="2022-05-30T14:40:00Z"/>
                <w:rFonts w:ascii="Calibri" w:eastAsia="Times New Roman" w:hAnsi="Calibri" w:cs="Calibri"/>
                <w:color w:val="000000"/>
                <w:sz w:val="20"/>
                <w:szCs w:val="20"/>
              </w:rPr>
            </w:pPr>
            <w:ins w:id="2594"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ins w:id="2595" w:author="Stefanie Lane" w:date="2022-05-30T14:40:00Z"/>
                <w:rFonts w:ascii="Calibri" w:eastAsia="Times New Roman" w:hAnsi="Calibri" w:cs="Calibri"/>
                <w:color w:val="000000"/>
                <w:sz w:val="20"/>
                <w:szCs w:val="20"/>
              </w:rPr>
            </w:pPr>
            <w:ins w:id="2596" w:author="Stefanie Lane" w:date="2022-05-30T14:40: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ins w:id="2597" w:author="Stefanie Lane" w:date="2022-05-30T14:40:00Z"/>
                <w:rFonts w:ascii="Calibri" w:eastAsia="Times New Roman" w:hAnsi="Calibri" w:cs="Calibri"/>
                <w:color w:val="000000"/>
                <w:sz w:val="20"/>
                <w:szCs w:val="20"/>
              </w:rPr>
            </w:pPr>
            <w:ins w:id="2598"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ins w:id="2599"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ins w:id="2600" w:author="Stefanie Lane" w:date="2022-05-30T14:40:00Z"/>
                <w:rFonts w:ascii="Calibri" w:eastAsia="Times New Roman" w:hAnsi="Calibri" w:cs="Calibri"/>
                <w:color w:val="000000"/>
                <w:sz w:val="20"/>
                <w:szCs w:val="20"/>
              </w:rPr>
            </w:pPr>
            <w:ins w:id="2601" w:author="Stefanie Lane" w:date="2022-05-30T14:40: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ins w:id="2602" w:author="Stefanie Lane" w:date="2022-05-30T14:40:00Z"/>
                <w:rFonts w:ascii="Calibri" w:eastAsia="Times New Roman" w:hAnsi="Calibri" w:cs="Calibri"/>
                <w:color w:val="000000"/>
                <w:sz w:val="20"/>
                <w:szCs w:val="20"/>
              </w:rPr>
            </w:pPr>
            <w:ins w:id="2603" w:author="Stefanie Lane" w:date="2022-05-30T14:40: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ins w:id="2604" w:author="Stefanie Lane" w:date="2022-05-30T14:40:00Z"/>
                <w:rFonts w:ascii="Calibri" w:eastAsia="Times New Roman" w:hAnsi="Calibri" w:cs="Calibri"/>
                <w:color w:val="000000"/>
                <w:sz w:val="20"/>
                <w:szCs w:val="20"/>
              </w:rPr>
            </w:pPr>
            <w:ins w:id="2605" w:author="Stefanie Lane" w:date="2022-05-30T14:40:00Z">
              <w:r w:rsidRPr="00823843">
                <w:rPr>
                  <w:rFonts w:ascii="Calibri" w:eastAsia="Times New Roman" w:hAnsi="Calibri" w:cs="Calibri"/>
                  <w:color w:val="000000"/>
                  <w:sz w:val="20"/>
                  <w:szCs w:val="20"/>
                </w:rPr>
                <w:t>3.13</w:t>
              </w:r>
            </w:ins>
          </w:p>
        </w:tc>
      </w:tr>
      <w:tr w:rsidR="00023622" w:rsidRPr="00823843" w14:paraId="788A119A" w14:textId="77777777" w:rsidTr="00446B55">
        <w:trPr>
          <w:trHeight w:val="290"/>
          <w:jc w:val="center"/>
          <w:ins w:id="2606"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ins w:id="2607" w:author="Stefanie Lane" w:date="2022-05-30T14:40:00Z"/>
                <w:rFonts w:ascii="Calibri" w:eastAsia="Times New Roman" w:hAnsi="Calibri" w:cs="Calibri"/>
                <w:color w:val="000000"/>
                <w:sz w:val="20"/>
                <w:szCs w:val="20"/>
              </w:rPr>
            </w:pPr>
            <w:ins w:id="2608"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ins w:id="2609" w:author="Stefanie Lane" w:date="2022-05-30T14:40:00Z"/>
                <w:rFonts w:ascii="Calibri" w:eastAsia="Times New Roman" w:hAnsi="Calibri" w:cs="Calibri"/>
                <w:color w:val="000000"/>
                <w:sz w:val="20"/>
                <w:szCs w:val="20"/>
              </w:rPr>
            </w:pPr>
            <w:ins w:id="2610"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ins w:id="2611" w:author="Stefanie Lane" w:date="2022-05-30T14:40:00Z"/>
                <w:rFonts w:ascii="Calibri" w:eastAsia="Times New Roman" w:hAnsi="Calibri" w:cs="Calibri"/>
                <w:color w:val="000000"/>
                <w:sz w:val="20"/>
                <w:szCs w:val="20"/>
              </w:rPr>
            </w:pPr>
            <w:ins w:id="2612"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ins w:id="2613"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ins w:id="2614" w:author="Stefanie Lane" w:date="2022-05-30T14:40:00Z"/>
                <w:rFonts w:ascii="Calibri" w:eastAsia="Times New Roman" w:hAnsi="Calibri" w:cs="Calibri"/>
                <w:color w:val="000000"/>
                <w:sz w:val="20"/>
                <w:szCs w:val="20"/>
              </w:rPr>
            </w:pPr>
            <w:ins w:id="2615" w:author="Stefanie Lane" w:date="2022-05-30T14:40: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ins w:id="2616" w:author="Stefanie Lane" w:date="2022-05-30T14:40:00Z"/>
                <w:rFonts w:ascii="Calibri" w:eastAsia="Times New Roman" w:hAnsi="Calibri" w:cs="Calibri"/>
                <w:color w:val="000000"/>
                <w:sz w:val="20"/>
                <w:szCs w:val="20"/>
              </w:rPr>
            </w:pPr>
            <w:ins w:id="2617" w:author="Stefanie Lane" w:date="2022-05-30T14:40: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ins w:id="2618" w:author="Stefanie Lane" w:date="2022-05-30T14:40:00Z"/>
                <w:rFonts w:ascii="Calibri" w:eastAsia="Times New Roman" w:hAnsi="Calibri" w:cs="Calibri"/>
                <w:color w:val="000000"/>
                <w:sz w:val="20"/>
                <w:szCs w:val="20"/>
              </w:rPr>
            </w:pPr>
            <w:ins w:id="2619" w:author="Stefanie Lane" w:date="2022-05-30T14:40:00Z">
              <w:r w:rsidRPr="00823843">
                <w:rPr>
                  <w:rFonts w:ascii="Calibri" w:eastAsia="Times New Roman" w:hAnsi="Calibri" w:cs="Calibri"/>
                  <w:color w:val="000000"/>
                  <w:sz w:val="20"/>
                  <w:szCs w:val="20"/>
                </w:rPr>
                <w:t>3.25</w:t>
              </w:r>
            </w:ins>
          </w:p>
        </w:tc>
      </w:tr>
      <w:tr w:rsidR="00023622" w:rsidRPr="00823843" w14:paraId="1EBC75D3" w14:textId="77777777" w:rsidTr="00446B55">
        <w:trPr>
          <w:trHeight w:val="200"/>
          <w:jc w:val="center"/>
          <w:ins w:id="2620" w:author="Stefanie Lane" w:date="2022-05-30T14:40:00Z"/>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ins w:id="2621"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ins w:id="2622"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ins w:id="2623"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ins w:id="262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ins w:id="262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ins w:id="262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ins w:id="2627" w:author="Stefanie Lane" w:date="2022-05-30T14:40:00Z"/>
                <w:rFonts w:ascii="Times New Roman" w:eastAsia="Times New Roman" w:hAnsi="Times New Roman" w:cs="Times New Roman"/>
                <w:sz w:val="20"/>
                <w:szCs w:val="20"/>
              </w:rPr>
            </w:pPr>
          </w:p>
        </w:tc>
      </w:tr>
      <w:tr w:rsidR="00023622" w:rsidRPr="00823843" w14:paraId="1D5ABD31" w14:textId="77777777" w:rsidTr="00446B55">
        <w:trPr>
          <w:trHeight w:val="290"/>
          <w:jc w:val="center"/>
          <w:ins w:id="2628" w:author="Stefanie Lane" w:date="2022-05-30T14:40:00Z"/>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ins w:id="2629" w:author="Stefanie Lane" w:date="2022-05-30T14:40:00Z"/>
                <w:rFonts w:ascii="Calibri" w:eastAsia="Times New Roman" w:hAnsi="Calibri" w:cs="Calibri"/>
                <w:b/>
                <w:bCs/>
                <w:color w:val="000000"/>
                <w:sz w:val="20"/>
                <w:szCs w:val="20"/>
              </w:rPr>
            </w:pPr>
            <w:ins w:id="2630" w:author="Stefanie Lane" w:date="2022-05-30T14:40: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ins w:id="2631"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ins w:id="2632"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ins w:id="263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ins w:id="263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ins w:id="263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ins w:id="2636" w:author="Stefanie Lane" w:date="2022-05-30T14:40:00Z"/>
                <w:rFonts w:ascii="Times New Roman" w:eastAsia="Times New Roman" w:hAnsi="Times New Roman" w:cs="Times New Roman"/>
                <w:sz w:val="20"/>
                <w:szCs w:val="20"/>
              </w:rPr>
            </w:pPr>
          </w:p>
        </w:tc>
      </w:tr>
      <w:tr w:rsidR="00023622" w:rsidRPr="00823843" w14:paraId="30306640" w14:textId="77777777" w:rsidTr="00446B55">
        <w:trPr>
          <w:trHeight w:val="290"/>
          <w:jc w:val="center"/>
          <w:ins w:id="2637"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ins w:id="2638" w:author="Stefanie Lane" w:date="2022-05-30T14:40:00Z"/>
                <w:rFonts w:ascii="Calibri" w:eastAsia="Times New Roman" w:hAnsi="Calibri" w:cs="Calibri"/>
                <w:color w:val="000000"/>
                <w:sz w:val="20"/>
                <w:szCs w:val="20"/>
              </w:rPr>
            </w:pPr>
            <w:ins w:id="2639"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ins w:id="2640" w:author="Stefanie Lane" w:date="2022-05-30T14:40:00Z"/>
                <w:rFonts w:ascii="Calibri" w:eastAsia="Times New Roman" w:hAnsi="Calibri" w:cs="Calibri"/>
                <w:color w:val="000000"/>
                <w:sz w:val="20"/>
                <w:szCs w:val="20"/>
              </w:rPr>
            </w:pPr>
            <w:ins w:id="2641" w:author="Stefanie Lane" w:date="2022-05-30T14:40: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ins w:id="2642" w:author="Stefanie Lane" w:date="2022-05-30T14:40:00Z"/>
                <w:rFonts w:ascii="Calibri" w:eastAsia="Times New Roman" w:hAnsi="Calibri" w:cs="Calibri"/>
                <w:color w:val="000000"/>
                <w:sz w:val="20"/>
                <w:szCs w:val="20"/>
              </w:rPr>
            </w:pPr>
            <w:ins w:id="2643" w:author="Stefanie Lane" w:date="2022-05-30T14:40: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ins w:id="2644"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ins w:id="2645" w:author="Stefanie Lane" w:date="2022-05-30T14:40:00Z"/>
                <w:rFonts w:ascii="Calibri" w:eastAsia="Times New Roman" w:hAnsi="Calibri" w:cs="Calibri"/>
                <w:color w:val="000000"/>
                <w:sz w:val="20"/>
                <w:szCs w:val="20"/>
              </w:rPr>
            </w:pPr>
            <w:ins w:id="2646" w:author="Stefanie Lane" w:date="2022-05-30T14:40: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ins w:id="2647" w:author="Stefanie Lane" w:date="2022-05-30T14:40:00Z"/>
                <w:rFonts w:ascii="Calibri" w:eastAsia="Times New Roman" w:hAnsi="Calibri" w:cs="Calibri"/>
                <w:color w:val="000000"/>
                <w:sz w:val="20"/>
                <w:szCs w:val="20"/>
              </w:rPr>
            </w:pPr>
            <w:ins w:id="2648" w:author="Stefanie Lane" w:date="2022-05-30T14:40: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ins w:id="2649" w:author="Stefanie Lane" w:date="2022-05-30T14:40:00Z"/>
                <w:rFonts w:ascii="Calibri" w:eastAsia="Times New Roman" w:hAnsi="Calibri" w:cs="Calibri"/>
                <w:color w:val="000000"/>
                <w:sz w:val="20"/>
                <w:szCs w:val="20"/>
              </w:rPr>
            </w:pPr>
            <w:ins w:id="2650" w:author="Stefanie Lane" w:date="2022-05-30T14:40:00Z">
              <w:r w:rsidRPr="00823843">
                <w:rPr>
                  <w:rFonts w:ascii="Calibri" w:eastAsia="Times New Roman" w:hAnsi="Calibri" w:cs="Calibri"/>
                  <w:color w:val="000000"/>
                  <w:sz w:val="20"/>
                  <w:szCs w:val="20"/>
                </w:rPr>
                <w:t>4.82</w:t>
              </w:r>
            </w:ins>
          </w:p>
        </w:tc>
      </w:tr>
      <w:tr w:rsidR="00023622" w:rsidRPr="00823843" w14:paraId="581F9D20" w14:textId="77777777" w:rsidTr="00446B55">
        <w:trPr>
          <w:trHeight w:val="290"/>
          <w:jc w:val="center"/>
          <w:ins w:id="2651" w:author="Stefanie Lane" w:date="2022-05-30T14:40:00Z"/>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ins w:id="2652" w:author="Stefanie Lane" w:date="2022-05-30T14:40:00Z"/>
                <w:rFonts w:ascii="Calibri" w:eastAsia="Times New Roman" w:hAnsi="Calibri" w:cs="Calibri"/>
                <w:color w:val="000000"/>
                <w:sz w:val="20"/>
                <w:szCs w:val="20"/>
              </w:rPr>
            </w:pPr>
            <w:ins w:id="2653"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ins w:id="2654" w:author="Stefanie Lane" w:date="2022-05-30T14:40:00Z"/>
                <w:rFonts w:ascii="Calibri" w:eastAsia="Times New Roman" w:hAnsi="Calibri" w:cs="Calibri"/>
                <w:color w:val="000000"/>
                <w:sz w:val="20"/>
                <w:szCs w:val="20"/>
              </w:rPr>
            </w:pPr>
            <w:ins w:id="2655" w:author="Stefanie Lane" w:date="2022-05-30T14:40: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ins w:id="2656" w:author="Stefanie Lane" w:date="2022-05-30T14:40:00Z"/>
                <w:rFonts w:ascii="Calibri" w:eastAsia="Times New Roman" w:hAnsi="Calibri" w:cs="Calibri"/>
                <w:color w:val="000000"/>
                <w:sz w:val="20"/>
                <w:szCs w:val="20"/>
              </w:rPr>
            </w:pPr>
            <w:ins w:id="2657" w:author="Stefanie Lane" w:date="2022-05-30T14:40: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ins w:id="2658" w:author="Stefanie Lane" w:date="2022-05-30T14:40: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ins w:id="2659" w:author="Stefanie Lane" w:date="2022-05-30T14:40:00Z"/>
                <w:rFonts w:ascii="Calibri" w:eastAsia="Times New Roman" w:hAnsi="Calibri" w:cs="Calibri"/>
                <w:color w:val="000000"/>
                <w:sz w:val="20"/>
                <w:szCs w:val="20"/>
              </w:rPr>
            </w:pPr>
            <w:ins w:id="2660" w:author="Stefanie Lane" w:date="2022-05-30T14:40: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ins w:id="2661" w:author="Stefanie Lane" w:date="2022-05-30T14:40:00Z"/>
                <w:rFonts w:ascii="Calibri" w:eastAsia="Times New Roman" w:hAnsi="Calibri" w:cs="Calibri"/>
                <w:color w:val="000000"/>
                <w:sz w:val="20"/>
                <w:szCs w:val="20"/>
              </w:rPr>
            </w:pPr>
            <w:ins w:id="2662" w:author="Stefanie Lane" w:date="2022-05-30T14:40: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ins w:id="2663" w:author="Stefanie Lane" w:date="2022-05-30T14:40:00Z"/>
                <w:rFonts w:ascii="Calibri" w:eastAsia="Times New Roman" w:hAnsi="Calibri" w:cs="Calibri"/>
                <w:color w:val="000000"/>
                <w:sz w:val="20"/>
                <w:szCs w:val="20"/>
              </w:rPr>
            </w:pPr>
            <w:ins w:id="2664" w:author="Stefanie Lane" w:date="2022-05-30T14:40:00Z">
              <w:r w:rsidRPr="00823843">
                <w:rPr>
                  <w:rFonts w:ascii="Calibri" w:eastAsia="Times New Roman" w:hAnsi="Calibri" w:cs="Calibri"/>
                  <w:color w:val="000000"/>
                  <w:sz w:val="20"/>
                  <w:szCs w:val="20"/>
                </w:rPr>
                <w:t>4.71</w:t>
              </w:r>
            </w:ins>
          </w:p>
        </w:tc>
      </w:tr>
      <w:tr w:rsidR="00023622" w:rsidRPr="00823843" w14:paraId="379D4431" w14:textId="77777777" w:rsidTr="00446B55">
        <w:trPr>
          <w:trHeight w:val="290"/>
          <w:jc w:val="center"/>
          <w:ins w:id="2665"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ins w:id="2666" w:author="Stefanie Lane" w:date="2022-05-30T14:40:00Z"/>
                <w:rFonts w:ascii="Calibri" w:eastAsia="Times New Roman" w:hAnsi="Calibri" w:cs="Calibri"/>
                <w:color w:val="000000"/>
                <w:sz w:val="20"/>
                <w:szCs w:val="20"/>
              </w:rPr>
            </w:pPr>
            <w:ins w:id="2667"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ins w:id="2668" w:author="Stefanie Lane" w:date="2022-05-30T14:40:00Z"/>
                <w:rFonts w:ascii="Calibri" w:eastAsia="Times New Roman" w:hAnsi="Calibri" w:cs="Calibri"/>
                <w:color w:val="000000"/>
                <w:sz w:val="20"/>
                <w:szCs w:val="20"/>
              </w:rPr>
            </w:pPr>
            <w:ins w:id="2669" w:author="Stefanie Lane" w:date="2022-05-30T14:40: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ins w:id="2670" w:author="Stefanie Lane" w:date="2022-05-30T14:40:00Z"/>
                <w:rFonts w:ascii="Calibri" w:eastAsia="Times New Roman" w:hAnsi="Calibri" w:cs="Calibri"/>
                <w:color w:val="000000"/>
                <w:sz w:val="20"/>
                <w:szCs w:val="20"/>
              </w:rPr>
            </w:pPr>
            <w:ins w:id="2671" w:author="Stefanie Lane" w:date="2022-05-30T14:40: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ins w:id="2672"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ins w:id="2673" w:author="Stefanie Lane" w:date="2022-05-30T14:40:00Z"/>
                <w:rFonts w:ascii="Calibri" w:eastAsia="Times New Roman" w:hAnsi="Calibri" w:cs="Calibri"/>
                <w:color w:val="000000"/>
                <w:sz w:val="20"/>
                <w:szCs w:val="20"/>
              </w:rPr>
            </w:pPr>
            <w:ins w:id="2674" w:author="Stefanie Lane" w:date="2022-05-30T14:40: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ins w:id="2675" w:author="Stefanie Lane" w:date="2022-05-30T14:40:00Z"/>
                <w:rFonts w:ascii="Calibri" w:eastAsia="Times New Roman" w:hAnsi="Calibri" w:cs="Calibri"/>
                <w:color w:val="000000"/>
                <w:sz w:val="20"/>
                <w:szCs w:val="20"/>
              </w:rPr>
            </w:pPr>
            <w:ins w:id="2676" w:author="Stefanie Lane" w:date="2022-05-30T14:40: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ins w:id="2677" w:author="Stefanie Lane" w:date="2022-05-30T14:40:00Z"/>
                <w:rFonts w:ascii="Calibri" w:eastAsia="Times New Roman" w:hAnsi="Calibri" w:cs="Calibri"/>
                <w:color w:val="000000"/>
                <w:sz w:val="20"/>
                <w:szCs w:val="20"/>
              </w:rPr>
            </w:pPr>
            <w:ins w:id="2678" w:author="Stefanie Lane" w:date="2022-05-30T14:40:00Z">
              <w:r w:rsidRPr="00823843">
                <w:rPr>
                  <w:rFonts w:ascii="Calibri" w:eastAsia="Times New Roman" w:hAnsi="Calibri" w:cs="Calibri"/>
                  <w:color w:val="000000"/>
                  <w:sz w:val="20"/>
                  <w:szCs w:val="20"/>
                </w:rPr>
                <w:t>5.14</w:t>
              </w:r>
            </w:ins>
          </w:p>
        </w:tc>
      </w:tr>
      <w:bookmarkEnd w:id="2431"/>
    </w:tbl>
    <w:p w14:paraId="0BF4DB13" w14:textId="3D8198F8" w:rsidR="00023622" w:rsidRDefault="00023622" w:rsidP="00D81CB7">
      <w:pPr>
        <w:rPr>
          <w:ins w:id="2679" w:author="Stefanie Lane" w:date="2022-05-30T14:40:00Z"/>
        </w:rPr>
      </w:pPr>
    </w:p>
    <w:p w14:paraId="28E3FFEE" w14:textId="415F80E7" w:rsidR="00023622" w:rsidDel="00023622" w:rsidRDefault="00023622" w:rsidP="00D81CB7">
      <w:pPr>
        <w:rPr>
          <w:del w:id="2680" w:author="Stefanie Lane" w:date="2022-05-30T14:40:00Z"/>
        </w:rPr>
      </w:pPr>
    </w:p>
    <w:p w14:paraId="6886E8B1" w14:textId="4E970FA8" w:rsidR="00673842" w:rsidDel="00EF307A" w:rsidRDefault="00CE544C" w:rsidP="00673842">
      <w:pPr>
        <w:pStyle w:val="Caption"/>
        <w:keepNext/>
        <w:rPr>
          <w:del w:id="2681" w:author="Stefanie Lane" w:date="2022-06-23T13:09:00Z"/>
        </w:rPr>
      </w:pPr>
      <w:bookmarkStart w:id="2682" w:name="_Ref94197100"/>
      <w:bookmarkStart w:id="2683" w:name="_Ref94197081"/>
      <w:commentRangeStart w:id="2684"/>
      <w:del w:id="2685" w:author="Stefanie Lane" w:date="2022-06-21T12:04:00Z">
        <w:r w:rsidDel="000475FF">
          <w:rPr>
            <w:noProof/>
          </w:rPr>
          <w:drawing>
            <wp:anchor distT="0" distB="0" distL="114300" distR="114300" simplePos="0" relativeHeight="251655168" behindDoc="0" locked="0" layoutInCell="1" allowOverlap="1" wp14:anchorId="67501CB9" wp14:editId="4273644F">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del>
      <w:commentRangeEnd w:id="2684"/>
      <w:r w:rsidR="00E01451">
        <w:rPr>
          <w:rStyle w:val="CommentReference"/>
          <w:i w:val="0"/>
          <w:iCs w:val="0"/>
          <w:color w:val="auto"/>
        </w:rPr>
        <w:commentReference w:id="2684"/>
      </w:r>
      <w:r w:rsidR="00673842">
        <w:t xml:space="preserve">Table </w:t>
      </w:r>
      <w:r w:rsidR="00D8774E">
        <w:fldChar w:fldCharType="begin"/>
      </w:r>
      <w:r w:rsidR="00D8774E">
        <w:instrText xml:space="preserve"> SEQ Table \* ARABIC </w:instrText>
      </w:r>
      <w:r w:rsidR="00D8774E">
        <w:fldChar w:fldCharType="separate"/>
      </w:r>
      <w:ins w:id="2686" w:author="Stefanie Lane" w:date="2022-06-03T14:47:00Z">
        <w:r w:rsidR="00173A95">
          <w:rPr>
            <w:noProof/>
          </w:rPr>
          <w:t>3</w:t>
        </w:r>
      </w:ins>
      <w:del w:id="2687" w:author="Stefanie Lane" w:date="2022-05-30T14:33:00Z">
        <w:r w:rsidR="00B71811" w:rsidDel="00DD0C1B">
          <w:rPr>
            <w:noProof/>
          </w:rPr>
          <w:delText>2</w:delText>
        </w:r>
      </w:del>
      <w:r w:rsidR="00D8774E">
        <w:rPr>
          <w:noProof/>
        </w:rPr>
        <w:fldChar w:fldCharType="end"/>
      </w:r>
      <w:bookmarkEnd w:id="2682"/>
      <w:r w:rsidR="00673842">
        <w:t xml:space="preserve">. </w:t>
      </w:r>
      <w:ins w:id="2688" w:author="Stefanie Lane" w:date="2022-06-21T12:04:00Z">
        <w:r w:rsidR="000475FF">
          <w:t>Total turnover</w:t>
        </w:r>
      </w:ins>
      <w:ins w:id="2689" w:author="Stefanie Lane" w:date="2022-06-21T12:06:00Z">
        <w:r w:rsidR="00815308">
          <w:t xml:space="preserve"> and rates of species disappearance (loss)</w:t>
        </w:r>
      </w:ins>
      <w:ins w:id="2690" w:author="Stefanie Lane" w:date="2022-06-21T12:04:00Z">
        <w:r w:rsidR="00382938">
          <w:t xml:space="preserve"> was always greater b</w:t>
        </w:r>
      </w:ins>
      <w:ins w:id="2691" w:author="Stefanie Lane" w:date="2022-06-21T12:05:00Z">
        <w:r w:rsidR="00382938">
          <w:t>etween 19</w:t>
        </w:r>
      </w:ins>
      <w:ins w:id="2692" w:author="Stefanie Lane" w:date="2022-06-21T13:45:00Z">
        <w:r w:rsidR="00CC01C2">
          <w:t>9</w:t>
        </w:r>
      </w:ins>
      <w:ins w:id="2693" w:author="Stefanie Lane" w:date="2022-06-21T12:05:00Z">
        <w:r w:rsidR="00382938">
          <w:t>9 and 2019 than between 1979 and 1999. However, fewer species were gained in the Bogbean assemblage 19</w:t>
        </w:r>
      </w:ins>
      <w:ins w:id="2694" w:author="Stefanie Lane" w:date="2022-06-21T13:45:00Z">
        <w:r w:rsidR="00CC01C2">
          <w:t>9</w:t>
        </w:r>
      </w:ins>
      <w:ins w:id="2695" w:author="Stefanie Lane" w:date="2022-06-21T12:05:00Z">
        <w:r w:rsidR="00382938">
          <w:t>9-2019 than 1979-1999.</w:t>
        </w:r>
      </w:ins>
      <w:del w:id="2696" w:author="Stefanie Lane" w:date="2022-06-21T12:06:00Z">
        <w:r w:rsidR="00516504" w:rsidDel="00C31F17">
          <w:delText xml:space="preserve">Greater </w:delText>
        </w:r>
        <w:r w:rsidR="00A04088" w:rsidDel="00C31F17">
          <w:delText>proportions</w:delText>
        </w:r>
        <w:r w:rsidR="00516504" w:rsidDel="00C31F17">
          <w:delText xml:space="preserve"> of species </w:delText>
        </w:r>
        <w:r w:rsidR="00350D7F" w:rsidDel="00C31F17">
          <w:delText xml:space="preserve">were </w:delText>
        </w:r>
        <w:r w:rsidR="00516504" w:rsidDel="00C31F17">
          <w:delText xml:space="preserve">lost </w:delText>
        </w:r>
        <w:r w:rsidR="00832709" w:rsidDel="00C31F17">
          <w:delText>from</w:delText>
        </w:r>
        <w:r w:rsidR="00516504" w:rsidDel="00C31F17">
          <w:delText xml:space="preserve"> </w:delText>
        </w:r>
        <w:r w:rsidR="00350D7F" w:rsidDel="00C31F17">
          <w:delText>all three assemblages in 2019, however more specie</w:delText>
        </w:r>
        <w:r w:rsidR="00832709" w:rsidDel="00C31F17">
          <w:delText xml:space="preserve">s were gained in 2019 than in 1999 in the </w:delText>
        </w:r>
        <w:r w:rsidR="00FD7BB5" w:rsidDel="00C31F17">
          <w:delText>Sedge</w:delText>
        </w:r>
        <w:r w:rsidR="00832709" w:rsidDel="00C31F17">
          <w:delText xml:space="preserve"> assemblage</w:delText>
        </w:r>
        <w:r w:rsidR="00A057AC" w:rsidDel="00C31F17">
          <w:delText>.</w:delText>
        </w:r>
      </w:del>
      <w:bookmarkEnd w:id="2683"/>
      <w:r w:rsidR="00A057AC">
        <w:t xml:space="preserve"> </w:t>
      </w:r>
    </w:p>
    <w:p w14:paraId="061B4A80" w14:textId="4619D29C" w:rsidR="009560F5" w:rsidRDefault="009560F5" w:rsidP="00EF307A">
      <w:pPr>
        <w:pStyle w:val="Caption"/>
        <w:keepNext/>
        <w:pPrChange w:id="2697" w:author="Stefanie Lane" w:date="2022-06-23T13:09:00Z">
          <w:pPr/>
        </w:pPrChange>
      </w:pPr>
      <w:ins w:id="2698" w:author="Stefanie Lane" w:date="2022-06-23T13:09:00Z">
        <w:r>
          <w:fldChar w:fldCharType="begin"/>
        </w:r>
        <w:r>
          <w:instrText xml:space="preserve"> LINK </w:instrText>
        </w:r>
      </w:ins>
      <w:r w:rsidR="00632450">
        <w:instrText xml:space="preserve">Excel.Sheet.12 "C:\\Users\\slane84\\OneDrive - The University Of British Columbia\\Documents\\Dissertation\\CommunityStability\\tables.xlsx" Turnover!R3C3:R9C7 </w:instrText>
      </w:r>
      <w:ins w:id="2699" w:author="Stefanie Lane" w:date="2022-06-23T13:09:00Z">
        <w:r>
          <w:instrText xml:space="preserve">\a \f 4 \h </w:instrText>
        </w:r>
      </w:ins>
      <w:r w:rsidR="00EF307A">
        <w:instrText xml:space="preserve"> \* MERGEFORMAT </w:instrText>
      </w:r>
      <w:ins w:id="2700" w:author="Stefanie Lane" w:date="2022-06-23T13:09:00Z">
        <w:r>
          <w:fldChar w:fldCharType="separate"/>
        </w:r>
      </w:ins>
    </w:p>
    <w:tbl>
      <w:tblPr>
        <w:tblW w:w="6660" w:type="dxa"/>
        <w:jc w:val="center"/>
        <w:tblLayout w:type="fixed"/>
        <w:tblLook w:val="04A0" w:firstRow="1" w:lastRow="0" w:firstColumn="1" w:lastColumn="0" w:noHBand="0" w:noVBand="1"/>
        <w:tblPrChange w:id="2701" w:author="Stefanie Lane" w:date="2022-06-23T13:10:00Z">
          <w:tblPr>
            <w:tblW w:w="5840" w:type="dxa"/>
            <w:tblLook w:val="04A0" w:firstRow="1" w:lastRow="0" w:firstColumn="1" w:lastColumn="0" w:noHBand="0" w:noVBand="1"/>
          </w:tblPr>
        </w:tblPrChange>
      </w:tblPr>
      <w:tblGrid>
        <w:gridCol w:w="1311"/>
        <w:gridCol w:w="1209"/>
        <w:gridCol w:w="1080"/>
        <w:gridCol w:w="1350"/>
        <w:gridCol w:w="1710"/>
        <w:tblGridChange w:id="2702">
          <w:tblGrid>
            <w:gridCol w:w="1311"/>
            <w:gridCol w:w="1040"/>
            <w:gridCol w:w="1018"/>
            <w:gridCol w:w="1313"/>
            <w:gridCol w:w="1569"/>
          </w:tblGrid>
        </w:tblGridChange>
      </w:tblGrid>
      <w:tr w:rsidR="009560F5" w:rsidRPr="009560F5" w14:paraId="1EABF8EE" w14:textId="77777777" w:rsidTr="00EF307A">
        <w:trPr>
          <w:trHeight w:val="580"/>
          <w:jc w:val="center"/>
          <w:ins w:id="2703" w:author="Stefanie Lane" w:date="2022-06-23T13:09:00Z"/>
          <w:trPrChange w:id="2704" w:author="Stefanie Lane" w:date="2022-06-23T13:10:00Z">
            <w:trPr>
              <w:trHeight w:val="580"/>
            </w:trPr>
          </w:trPrChange>
        </w:trPr>
        <w:tc>
          <w:tcPr>
            <w:tcW w:w="1311" w:type="dxa"/>
            <w:tcBorders>
              <w:top w:val="nil"/>
              <w:left w:val="nil"/>
              <w:bottom w:val="nil"/>
              <w:right w:val="nil"/>
            </w:tcBorders>
            <w:shd w:val="clear" w:color="auto" w:fill="auto"/>
            <w:vAlign w:val="center"/>
            <w:hideMark/>
            <w:tcPrChange w:id="2705" w:author="Stefanie Lane" w:date="2022-06-23T13:10:00Z">
              <w:tcPr>
                <w:tcW w:w="1160" w:type="dxa"/>
                <w:tcBorders>
                  <w:top w:val="nil"/>
                  <w:left w:val="nil"/>
                  <w:bottom w:val="nil"/>
                  <w:right w:val="nil"/>
                </w:tcBorders>
                <w:shd w:val="clear" w:color="auto" w:fill="auto"/>
                <w:vAlign w:val="center"/>
                <w:hideMark/>
              </w:tcPr>
            </w:tcPrChange>
          </w:tcPr>
          <w:p w14:paraId="10078A07" w14:textId="2B58BB6F" w:rsidR="009560F5" w:rsidRPr="009560F5" w:rsidRDefault="009560F5" w:rsidP="009560F5">
            <w:pPr>
              <w:spacing w:after="0" w:line="240" w:lineRule="auto"/>
              <w:jc w:val="center"/>
              <w:rPr>
                <w:ins w:id="2706" w:author="Stefanie Lane" w:date="2022-06-23T13:09:00Z"/>
                <w:rFonts w:ascii="Calibri" w:eastAsia="Times New Roman" w:hAnsi="Calibri" w:cs="Calibri"/>
                <w:b/>
                <w:bCs/>
                <w:color w:val="000000"/>
                <w:rPrChange w:id="2707" w:author="Stefanie Lane" w:date="2022-06-23T13:09:00Z">
                  <w:rPr>
                    <w:ins w:id="2708" w:author="Stefanie Lane" w:date="2022-06-23T13:09:00Z"/>
                    <w:rFonts w:ascii="Calibri" w:hAnsi="Calibri" w:cs="Calibri"/>
                    <w:b/>
                    <w:bCs/>
                    <w:color w:val="000000"/>
                  </w:rPr>
                </w:rPrChange>
              </w:rPr>
              <w:pPrChange w:id="2709" w:author="Stefanie Lane" w:date="2022-06-23T13:09:00Z">
                <w:pPr>
                  <w:jc w:val="center"/>
                </w:pPr>
              </w:pPrChange>
            </w:pPr>
            <w:ins w:id="2710" w:author="Stefanie Lane" w:date="2022-06-23T13:09:00Z">
              <w:r w:rsidRPr="009560F5">
                <w:rPr>
                  <w:rFonts w:ascii="Calibri" w:eastAsia="Times New Roman" w:hAnsi="Calibri" w:cs="Calibri"/>
                  <w:b/>
                  <w:bCs/>
                  <w:color w:val="000000"/>
                  <w:rPrChange w:id="2711" w:author="Stefanie Lane" w:date="2022-06-23T13:09:00Z">
                    <w:rPr>
                      <w:rFonts w:ascii="Calibri" w:hAnsi="Calibri" w:cs="Calibri"/>
                      <w:b/>
                      <w:bCs/>
                      <w:color w:val="000000"/>
                    </w:rPr>
                  </w:rPrChange>
                </w:rPr>
                <w:t>Assemblage</w:t>
              </w:r>
            </w:ins>
          </w:p>
        </w:tc>
        <w:tc>
          <w:tcPr>
            <w:tcW w:w="1209" w:type="dxa"/>
            <w:tcBorders>
              <w:top w:val="nil"/>
              <w:left w:val="nil"/>
              <w:bottom w:val="nil"/>
              <w:right w:val="nil"/>
            </w:tcBorders>
            <w:shd w:val="clear" w:color="auto" w:fill="auto"/>
            <w:vAlign w:val="center"/>
            <w:hideMark/>
            <w:tcPrChange w:id="2712" w:author="Stefanie Lane" w:date="2022-06-23T13:10:00Z">
              <w:tcPr>
                <w:tcW w:w="1040" w:type="dxa"/>
                <w:tcBorders>
                  <w:top w:val="nil"/>
                  <w:left w:val="nil"/>
                  <w:bottom w:val="nil"/>
                  <w:right w:val="nil"/>
                </w:tcBorders>
                <w:shd w:val="clear" w:color="auto" w:fill="auto"/>
                <w:vAlign w:val="center"/>
                <w:hideMark/>
              </w:tcPr>
            </w:tcPrChange>
          </w:tcPr>
          <w:p w14:paraId="0C46EE3C" w14:textId="77777777" w:rsidR="009560F5" w:rsidRPr="009560F5" w:rsidRDefault="009560F5" w:rsidP="009560F5">
            <w:pPr>
              <w:spacing w:after="0" w:line="240" w:lineRule="auto"/>
              <w:jc w:val="center"/>
              <w:rPr>
                <w:ins w:id="2713" w:author="Stefanie Lane" w:date="2022-06-23T13:09:00Z"/>
                <w:rFonts w:ascii="Calibri" w:eastAsia="Times New Roman" w:hAnsi="Calibri" w:cs="Calibri"/>
                <w:b/>
                <w:bCs/>
                <w:color w:val="000000"/>
                <w:rPrChange w:id="2714" w:author="Stefanie Lane" w:date="2022-06-23T13:09:00Z">
                  <w:rPr>
                    <w:ins w:id="2715" w:author="Stefanie Lane" w:date="2022-06-23T13:09:00Z"/>
                  </w:rPr>
                </w:rPrChange>
              </w:rPr>
              <w:pPrChange w:id="2716" w:author="Stefanie Lane" w:date="2022-06-23T13:09:00Z">
                <w:pPr>
                  <w:jc w:val="center"/>
                </w:pPr>
              </w:pPrChange>
            </w:pPr>
            <w:ins w:id="2717" w:author="Stefanie Lane" w:date="2022-06-23T13:09:00Z">
              <w:r w:rsidRPr="009560F5">
                <w:rPr>
                  <w:rFonts w:ascii="Calibri" w:eastAsia="Times New Roman" w:hAnsi="Calibri" w:cs="Calibri"/>
                  <w:b/>
                  <w:bCs/>
                  <w:color w:val="000000"/>
                  <w:rPrChange w:id="2718" w:author="Stefanie Lane" w:date="2022-06-23T13:09:00Z">
                    <w:rPr/>
                  </w:rPrChange>
                </w:rPr>
                <w:t>Year</w:t>
              </w:r>
            </w:ins>
          </w:p>
        </w:tc>
        <w:tc>
          <w:tcPr>
            <w:tcW w:w="1080" w:type="dxa"/>
            <w:tcBorders>
              <w:top w:val="nil"/>
              <w:left w:val="nil"/>
              <w:bottom w:val="nil"/>
              <w:right w:val="nil"/>
            </w:tcBorders>
            <w:shd w:val="clear" w:color="auto" w:fill="auto"/>
            <w:vAlign w:val="center"/>
            <w:hideMark/>
            <w:tcPrChange w:id="2719" w:author="Stefanie Lane" w:date="2022-06-23T13:10:00Z">
              <w:tcPr>
                <w:tcW w:w="960" w:type="dxa"/>
                <w:tcBorders>
                  <w:top w:val="nil"/>
                  <w:left w:val="nil"/>
                  <w:bottom w:val="nil"/>
                  <w:right w:val="nil"/>
                </w:tcBorders>
                <w:shd w:val="clear" w:color="auto" w:fill="auto"/>
                <w:vAlign w:val="center"/>
                <w:hideMark/>
              </w:tcPr>
            </w:tcPrChange>
          </w:tcPr>
          <w:p w14:paraId="182E3669" w14:textId="77777777" w:rsidR="009560F5" w:rsidRPr="009560F5" w:rsidRDefault="009560F5" w:rsidP="009560F5">
            <w:pPr>
              <w:spacing w:after="0" w:line="240" w:lineRule="auto"/>
              <w:jc w:val="center"/>
              <w:rPr>
                <w:ins w:id="2720" w:author="Stefanie Lane" w:date="2022-06-23T13:09:00Z"/>
                <w:rFonts w:ascii="Calibri" w:eastAsia="Times New Roman" w:hAnsi="Calibri" w:cs="Calibri"/>
                <w:b/>
                <w:bCs/>
                <w:color w:val="000000"/>
                <w:rPrChange w:id="2721" w:author="Stefanie Lane" w:date="2022-06-23T13:09:00Z">
                  <w:rPr>
                    <w:ins w:id="2722" w:author="Stefanie Lane" w:date="2022-06-23T13:09:00Z"/>
                  </w:rPr>
                </w:rPrChange>
              </w:rPr>
              <w:pPrChange w:id="2723" w:author="Stefanie Lane" w:date="2022-06-23T13:09:00Z">
                <w:pPr>
                  <w:jc w:val="center"/>
                </w:pPr>
              </w:pPrChange>
            </w:pPr>
            <w:ins w:id="2724" w:author="Stefanie Lane" w:date="2022-06-23T13:09:00Z">
              <w:r w:rsidRPr="009560F5">
                <w:rPr>
                  <w:rFonts w:ascii="Calibri" w:eastAsia="Times New Roman" w:hAnsi="Calibri" w:cs="Calibri"/>
                  <w:b/>
                  <w:bCs/>
                  <w:color w:val="000000"/>
                  <w:rPrChange w:id="2725" w:author="Stefanie Lane" w:date="2022-06-23T13:09:00Z">
                    <w:rPr/>
                  </w:rPrChange>
                </w:rPr>
                <w:t>Total turnover</w:t>
              </w:r>
            </w:ins>
          </w:p>
        </w:tc>
        <w:tc>
          <w:tcPr>
            <w:tcW w:w="1350" w:type="dxa"/>
            <w:tcBorders>
              <w:top w:val="nil"/>
              <w:left w:val="nil"/>
              <w:bottom w:val="nil"/>
              <w:right w:val="nil"/>
            </w:tcBorders>
            <w:shd w:val="clear" w:color="auto" w:fill="auto"/>
            <w:vAlign w:val="center"/>
            <w:hideMark/>
            <w:tcPrChange w:id="2726" w:author="Stefanie Lane" w:date="2022-06-23T13:10:00Z">
              <w:tcPr>
                <w:tcW w:w="1220" w:type="dxa"/>
                <w:tcBorders>
                  <w:top w:val="nil"/>
                  <w:left w:val="nil"/>
                  <w:bottom w:val="nil"/>
                  <w:right w:val="nil"/>
                </w:tcBorders>
                <w:shd w:val="clear" w:color="auto" w:fill="auto"/>
                <w:vAlign w:val="center"/>
                <w:hideMark/>
              </w:tcPr>
            </w:tcPrChange>
          </w:tcPr>
          <w:p w14:paraId="3FEA1FFA" w14:textId="77777777" w:rsidR="009560F5" w:rsidRPr="009560F5" w:rsidRDefault="009560F5" w:rsidP="009560F5">
            <w:pPr>
              <w:spacing w:after="0" w:line="240" w:lineRule="auto"/>
              <w:jc w:val="center"/>
              <w:rPr>
                <w:ins w:id="2727" w:author="Stefanie Lane" w:date="2022-06-23T13:09:00Z"/>
                <w:rFonts w:ascii="Calibri" w:eastAsia="Times New Roman" w:hAnsi="Calibri" w:cs="Calibri"/>
                <w:b/>
                <w:bCs/>
                <w:color w:val="000000"/>
                <w:rPrChange w:id="2728" w:author="Stefanie Lane" w:date="2022-06-23T13:09:00Z">
                  <w:rPr>
                    <w:ins w:id="2729" w:author="Stefanie Lane" w:date="2022-06-23T13:09:00Z"/>
                  </w:rPr>
                </w:rPrChange>
              </w:rPr>
              <w:pPrChange w:id="2730" w:author="Stefanie Lane" w:date="2022-06-23T13:09:00Z">
                <w:pPr>
                  <w:jc w:val="center"/>
                </w:pPr>
              </w:pPrChange>
            </w:pPr>
            <w:ins w:id="2731" w:author="Stefanie Lane" w:date="2022-06-23T13:09:00Z">
              <w:r w:rsidRPr="009560F5">
                <w:rPr>
                  <w:rFonts w:ascii="Calibri" w:eastAsia="Times New Roman" w:hAnsi="Calibri" w:cs="Calibri"/>
                  <w:b/>
                  <w:bCs/>
                  <w:color w:val="000000"/>
                  <w:rPrChange w:id="2732" w:author="Stefanie Lane" w:date="2022-06-23T13:09:00Z">
                    <w:rPr/>
                  </w:rPrChange>
                </w:rPr>
                <w:t>Species Appearance</w:t>
              </w:r>
            </w:ins>
          </w:p>
        </w:tc>
        <w:tc>
          <w:tcPr>
            <w:tcW w:w="1710" w:type="dxa"/>
            <w:tcBorders>
              <w:top w:val="nil"/>
              <w:left w:val="nil"/>
              <w:bottom w:val="nil"/>
              <w:right w:val="nil"/>
            </w:tcBorders>
            <w:shd w:val="clear" w:color="auto" w:fill="auto"/>
            <w:vAlign w:val="center"/>
            <w:hideMark/>
            <w:tcPrChange w:id="2733" w:author="Stefanie Lane" w:date="2022-06-23T13:10:00Z">
              <w:tcPr>
                <w:tcW w:w="1460" w:type="dxa"/>
                <w:tcBorders>
                  <w:top w:val="nil"/>
                  <w:left w:val="nil"/>
                  <w:bottom w:val="nil"/>
                  <w:right w:val="nil"/>
                </w:tcBorders>
                <w:shd w:val="clear" w:color="auto" w:fill="auto"/>
                <w:vAlign w:val="center"/>
                <w:hideMark/>
              </w:tcPr>
            </w:tcPrChange>
          </w:tcPr>
          <w:p w14:paraId="13D99EC0" w14:textId="77777777" w:rsidR="009560F5" w:rsidRPr="009560F5" w:rsidRDefault="009560F5" w:rsidP="009560F5">
            <w:pPr>
              <w:spacing w:after="0" w:line="240" w:lineRule="auto"/>
              <w:jc w:val="center"/>
              <w:rPr>
                <w:ins w:id="2734" w:author="Stefanie Lane" w:date="2022-06-23T13:09:00Z"/>
                <w:rFonts w:ascii="Calibri" w:eastAsia="Times New Roman" w:hAnsi="Calibri" w:cs="Calibri"/>
                <w:b/>
                <w:bCs/>
                <w:color w:val="000000"/>
                <w:rPrChange w:id="2735" w:author="Stefanie Lane" w:date="2022-06-23T13:09:00Z">
                  <w:rPr>
                    <w:ins w:id="2736" w:author="Stefanie Lane" w:date="2022-06-23T13:09:00Z"/>
                  </w:rPr>
                </w:rPrChange>
              </w:rPr>
              <w:pPrChange w:id="2737" w:author="Stefanie Lane" w:date="2022-06-23T13:09:00Z">
                <w:pPr>
                  <w:jc w:val="center"/>
                </w:pPr>
              </w:pPrChange>
            </w:pPr>
            <w:ins w:id="2738" w:author="Stefanie Lane" w:date="2022-06-23T13:09:00Z">
              <w:r w:rsidRPr="009560F5">
                <w:rPr>
                  <w:rFonts w:ascii="Calibri" w:eastAsia="Times New Roman" w:hAnsi="Calibri" w:cs="Calibri"/>
                  <w:b/>
                  <w:bCs/>
                  <w:color w:val="000000"/>
                  <w:rPrChange w:id="2739" w:author="Stefanie Lane" w:date="2022-06-23T13:09:00Z">
                    <w:rPr/>
                  </w:rPrChange>
                </w:rPr>
                <w:t>Species Disappearance</w:t>
              </w:r>
            </w:ins>
          </w:p>
        </w:tc>
      </w:tr>
      <w:tr w:rsidR="009560F5" w:rsidRPr="009560F5" w14:paraId="69EA69E3" w14:textId="77777777" w:rsidTr="00EF307A">
        <w:trPr>
          <w:trHeight w:val="290"/>
          <w:jc w:val="center"/>
          <w:ins w:id="2740" w:author="Stefanie Lane" w:date="2022-06-23T13:09:00Z"/>
          <w:trPrChange w:id="2741" w:author="Stefanie Lane" w:date="2022-06-23T13:10:00Z">
            <w:trPr>
              <w:trHeight w:val="290"/>
            </w:trPr>
          </w:trPrChange>
        </w:trPr>
        <w:tc>
          <w:tcPr>
            <w:tcW w:w="1311" w:type="dxa"/>
            <w:vMerge w:val="restart"/>
            <w:tcBorders>
              <w:top w:val="single" w:sz="4" w:space="0" w:color="auto"/>
              <w:left w:val="nil"/>
              <w:bottom w:val="single" w:sz="4" w:space="0" w:color="000000"/>
              <w:right w:val="nil"/>
            </w:tcBorders>
            <w:shd w:val="clear" w:color="auto" w:fill="auto"/>
            <w:noWrap/>
            <w:vAlign w:val="center"/>
            <w:hideMark/>
            <w:tcPrChange w:id="2742" w:author="Stefanie Lane" w:date="2022-06-23T13:10:00Z">
              <w:tcPr>
                <w:tcW w:w="1160" w:type="dxa"/>
                <w:vMerge w:val="restart"/>
                <w:tcBorders>
                  <w:top w:val="single" w:sz="4" w:space="0" w:color="auto"/>
                  <w:left w:val="nil"/>
                  <w:bottom w:val="single" w:sz="4" w:space="0" w:color="000000"/>
                  <w:right w:val="nil"/>
                </w:tcBorders>
                <w:shd w:val="clear" w:color="auto" w:fill="auto"/>
                <w:noWrap/>
                <w:vAlign w:val="center"/>
                <w:hideMark/>
              </w:tcPr>
            </w:tcPrChange>
          </w:tcPr>
          <w:p w14:paraId="46797962" w14:textId="77777777" w:rsidR="009560F5" w:rsidRPr="009560F5" w:rsidRDefault="009560F5" w:rsidP="009560F5">
            <w:pPr>
              <w:spacing w:after="0" w:line="240" w:lineRule="auto"/>
              <w:jc w:val="center"/>
              <w:rPr>
                <w:ins w:id="2743" w:author="Stefanie Lane" w:date="2022-06-23T13:09:00Z"/>
                <w:rFonts w:ascii="Calibri" w:eastAsia="Times New Roman" w:hAnsi="Calibri" w:cs="Calibri"/>
                <w:color w:val="000000"/>
                <w:rPrChange w:id="2744" w:author="Stefanie Lane" w:date="2022-06-23T13:09:00Z">
                  <w:rPr>
                    <w:ins w:id="2745" w:author="Stefanie Lane" w:date="2022-06-23T13:09:00Z"/>
                  </w:rPr>
                </w:rPrChange>
              </w:rPr>
              <w:pPrChange w:id="2746" w:author="Stefanie Lane" w:date="2022-06-23T13:09:00Z">
                <w:pPr>
                  <w:jc w:val="center"/>
                </w:pPr>
              </w:pPrChange>
            </w:pPr>
            <w:ins w:id="2747" w:author="Stefanie Lane" w:date="2022-06-23T13:09:00Z">
              <w:r w:rsidRPr="009560F5">
                <w:rPr>
                  <w:rFonts w:ascii="Calibri" w:eastAsia="Times New Roman" w:hAnsi="Calibri" w:cs="Calibri"/>
                  <w:color w:val="000000"/>
                  <w:rPrChange w:id="2748" w:author="Stefanie Lane" w:date="2022-06-23T13:09:00Z">
                    <w:rPr/>
                  </w:rPrChange>
                </w:rPr>
                <w:t>Bogbean</w:t>
              </w:r>
            </w:ins>
          </w:p>
        </w:tc>
        <w:tc>
          <w:tcPr>
            <w:tcW w:w="1209" w:type="dxa"/>
            <w:tcBorders>
              <w:top w:val="single" w:sz="4" w:space="0" w:color="auto"/>
              <w:left w:val="nil"/>
              <w:bottom w:val="nil"/>
              <w:right w:val="nil"/>
            </w:tcBorders>
            <w:shd w:val="clear" w:color="auto" w:fill="auto"/>
            <w:noWrap/>
            <w:vAlign w:val="center"/>
            <w:hideMark/>
            <w:tcPrChange w:id="2749" w:author="Stefanie Lane" w:date="2022-06-23T13:10:00Z">
              <w:tcPr>
                <w:tcW w:w="1040" w:type="dxa"/>
                <w:tcBorders>
                  <w:top w:val="single" w:sz="4" w:space="0" w:color="auto"/>
                  <w:left w:val="nil"/>
                  <w:bottom w:val="nil"/>
                  <w:right w:val="nil"/>
                </w:tcBorders>
                <w:shd w:val="clear" w:color="auto" w:fill="auto"/>
                <w:noWrap/>
                <w:vAlign w:val="center"/>
                <w:hideMark/>
              </w:tcPr>
            </w:tcPrChange>
          </w:tcPr>
          <w:p w14:paraId="3D3283E9" w14:textId="77777777" w:rsidR="009560F5" w:rsidRPr="009560F5" w:rsidRDefault="009560F5" w:rsidP="009560F5">
            <w:pPr>
              <w:spacing w:after="0" w:line="240" w:lineRule="auto"/>
              <w:jc w:val="center"/>
              <w:rPr>
                <w:ins w:id="2750" w:author="Stefanie Lane" w:date="2022-06-23T13:09:00Z"/>
                <w:rFonts w:ascii="Calibri" w:eastAsia="Times New Roman" w:hAnsi="Calibri" w:cs="Calibri"/>
                <w:color w:val="000000"/>
                <w:rPrChange w:id="2751" w:author="Stefanie Lane" w:date="2022-06-23T13:09:00Z">
                  <w:rPr>
                    <w:ins w:id="2752" w:author="Stefanie Lane" w:date="2022-06-23T13:09:00Z"/>
                  </w:rPr>
                </w:rPrChange>
              </w:rPr>
              <w:pPrChange w:id="2753" w:author="Stefanie Lane" w:date="2022-06-23T13:09:00Z">
                <w:pPr>
                  <w:jc w:val="center"/>
                </w:pPr>
              </w:pPrChange>
            </w:pPr>
            <w:ins w:id="2754" w:author="Stefanie Lane" w:date="2022-06-23T13:09:00Z">
              <w:r w:rsidRPr="009560F5">
                <w:rPr>
                  <w:rFonts w:ascii="Calibri" w:eastAsia="Times New Roman" w:hAnsi="Calibri" w:cs="Calibri"/>
                  <w:color w:val="000000"/>
                  <w:rPrChange w:id="2755" w:author="Stefanie Lane" w:date="2022-06-23T13:09:00Z">
                    <w:rPr/>
                  </w:rPrChange>
                </w:rPr>
                <w:t>1979-1999</w:t>
              </w:r>
            </w:ins>
          </w:p>
        </w:tc>
        <w:tc>
          <w:tcPr>
            <w:tcW w:w="1080" w:type="dxa"/>
            <w:tcBorders>
              <w:top w:val="single" w:sz="4" w:space="0" w:color="auto"/>
              <w:left w:val="nil"/>
              <w:bottom w:val="nil"/>
              <w:right w:val="nil"/>
            </w:tcBorders>
            <w:shd w:val="clear" w:color="auto" w:fill="auto"/>
            <w:noWrap/>
            <w:vAlign w:val="center"/>
            <w:hideMark/>
            <w:tcPrChange w:id="2756" w:author="Stefanie Lane" w:date="2022-06-23T13:10:00Z">
              <w:tcPr>
                <w:tcW w:w="960" w:type="dxa"/>
                <w:tcBorders>
                  <w:top w:val="single" w:sz="4" w:space="0" w:color="auto"/>
                  <w:left w:val="nil"/>
                  <w:bottom w:val="nil"/>
                  <w:right w:val="nil"/>
                </w:tcBorders>
                <w:shd w:val="clear" w:color="auto" w:fill="auto"/>
                <w:noWrap/>
                <w:vAlign w:val="center"/>
                <w:hideMark/>
              </w:tcPr>
            </w:tcPrChange>
          </w:tcPr>
          <w:p w14:paraId="55FB5D48" w14:textId="77777777" w:rsidR="009560F5" w:rsidRPr="009560F5" w:rsidRDefault="009560F5" w:rsidP="009560F5">
            <w:pPr>
              <w:spacing w:after="0" w:line="240" w:lineRule="auto"/>
              <w:jc w:val="center"/>
              <w:rPr>
                <w:ins w:id="2757" w:author="Stefanie Lane" w:date="2022-06-23T13:09:00Z"/>
                <w:rFonts w:ascii="Calibri" w:eastAsia="Times New Roman" w:hAnsi="Calibri" w:cs="Calibri"/>
                <w:color w:val="000000"/>
                <w:rPrChange w:id="2758" w:author="Stefanie Lane" w:date="2022-06-23T13:09:00Z">
                  <w:rPr>
                    <w:ins w:id="2759" w:author="Stefanie Lane" w:date="2022-06-23T13:09:00Z"/>
                  </w:rPr>
                </w:rPrChange>
              </w:rPr>
              <w:pPrChange w:id="2760" w:author="Stefanie Lane" w:date="2022-06-23T13:09:00Z">
                <w:pPr>
                  <w:jc w:val="center"/>
                </w:pPr>
              </w:pPrChange>
            </w:pPr>
            <w:ins w:id="2761" w:author="Stefanie Lane" w:date="2022-06-23T13:09:00Z">
              <w:r w:rsidRPr="009560F5">
                <w:rPr>
                  <w:rFonts w:ascii="Calibri" w:eastAsia="Times New Roman" w:hAnsi="Calibri" w:cs="Calibri"/>
                  <w:color w:val="000000"/>
                  <w:rPrChange w:id="2762" w:author="Stefanie Lane" w:date="2022-06-23T13:09:00Z">
                    <w:rPr/>
                  </w:rPrChange>
                </w:rPr>
                <w:t>0.47</w:t>
              </w:r>
            </w:ins>
          </w:p>
        </w:tc>
        <w:tc>
          <w:tcPr>
            <w:tcW w:w="1350" w:type="dxa"/>
            <w:tcBorders>
              <w:top w:val="single" w:sz="4" w:space="0" w:color="auto"/>
              <w:left w:val="nil"/>
              <w:bottom w:val="nil"/>
              <w:right w:val="nil"/>
            </w:tcBorders>
            <w:shd w:val="clear" w:color="auto" w:fill="auto"/>
            <w:noWrap/>
            <w:vAlign w:val="bottom"/>
            <w:hideMark/>
            <w:tcPrChange w:id="2763" w:author="Stefanie Lane" w:date="2022-06-23T13:10:00Z">
              <w:tcPr>
                <w:tcW w:w="1220" w:type="dxa"/>
                <w:tcBorders>
                  <w:top w:val="single" w:sz="4" w:space="0" w:color="auto"/>
                  <w:left w:val="nil"/>
                  <w:bottom w:val="nil"/>
                  <w:right w:val="nil"/>
                </w:tcBorders>
                <w:shd w:val="clear" w:color="auto" w:fill="auto"/>
                <w:noWrap/>
                <w:vAlign w:val="bottom"/>
                <w:hideMark/>
              </w:tcPr>
            </w:tcPrChange>
          </w:tcPr>
          <w:p w14:paraId="2736729E" w14:textId="77777777" w:rsidR="009560F5" w:rsidRPr="009560F5" w:rsidRDefault="009560F5" w:rsidP="009560F5">
            <w:pPr>
              <w:spacing w:after="0" w:line="240" w:lineRule="auto"/>
              <w:jc w:val="center"/>
              <w:rPr>
                <w:ins w:id="2764" w:author="Stefanie Lane" w:date="2022-06-23T13:09:00Z"/>
                <w:rFonts w:ascii="Calibri" w:eastAsia="Times New Roman" w:hAnsi="Calibri" w:cs="Calibri"/>
                <w:color w:val="000000"/>
                <w:rPrChange w:id="2765" w:author="Stefanie Lane" w:date="2022-06-23T13:09:00Z">
                  <w:rPr>
                    <w:ins w:id="2766" w:author="Stefanie Lane" w:date="2022-06-23T13:09:00Z"/>
                  </w:rPr>
                </w:rPrChange>
              </w:rPr>
              <w:pPrChange w:id="2767" w:author="Stefanie Lane" w:date="2022-06-23T13:09:00Z">
                <w:pPr>
                  <w:jc w:val="center"/>
                </w:pPr>
              </w:pPrChange>
            </w:pPr>
            <w:ins w:id="2768" w:author="Stefanie Lane" w:date="2022-06-23T13:09:00Z">
              <w:r w:rsidRPr="009560F5">
                <w:rPr>
                  <w:rFonts w:ascii="Calibri" w:eastAsia="Times New Roman" w:hAnsi="Calibri" w:cs="Calibri"/>
                  <w:color w:val="000000"/>
                  <w:rPrChange w:id="2769" w:author="Stefanie Lane" w:date="2022-06-23T13:09:00Z">
                    <w:rPr/>
                  </w:rPrChange>
                </w:rPr>
                <w:t>0.30</w:t>
              </w:r>
            </w:ins>
          </w:p>
        </w:tc>
        <w:tc>
          <w:tcPr>
            <w:tcW w:w="1710" w:type="dxa"/>
            <w:tcBorders>
              <w:top w:val="single" w:sz="4" w:space="0" w:color="auto"/>
              <w:left w:val="nil"/>
              <w:bottom w:val="nil"/>
              <w:right w:val="nil"/>
            </w:tcBorders>
            <w:shd w:val="clear" w:color="auto" w:fill="auto"/>
            <w:noWrap/>
            <w:vAlign w:val="bottom"/>
            <w:hideMark/>
            <w:tcPrChange w:id="2770" w:author="Stefanie Lane" w:date="2022-06-23T13:10:00Z">
              <w:tcPr>
                <w:tcW w:w="1460" w:type="dxa"/>
                <w:tcBorders>
                  <w:top w:val="single" w:sz="4" w:space="0" w:color="auto"/>
                  <w:left w:val="nil"/>
                  <w:bottom w:val="nil"/>
                  <w:right w:val="nil"/>
                </w:tcBorders>
                <w:shd w:val="clear" w:color="auto" w:fill="auto"/>
                <w:noWrap/>
                <w:vAlign w:val="bottom"/>
                <w:hideMark/>
              </w:tcPr>
            </w:tcPrChange>
          </w:tcPr>
          <w:p w14:paraId="6ED7DA9B" w14:textId="77777777" w:rsidR="009560F5" w:rsidRPr="009560F5" w:rsidRDefault="009560F5" w:rsidP="009560F5">
            <w:pPr>
              <w:spacing w:after="0" w:line="240" w:lineRule="auto"/>
              <w:jc w:val="center"/>
              <w:rPr>
                <w:ins w:id="2771" w:author="Stefanie Lane" w:date="2022-06-23T13:09:00Z"/>
                <w:rFonts w:ascii="Calibri" w:eastAsia="Times New Roman" w:hAnsi="Calibri" w:cs="Calibri"/>
                <w:color w:val="000000"/>
                <w:rPrChange w:id="2772" w:author="Stefanie Lane" w:date="2022-06-23T13:09:00Z">
                  <w:rPr>
                    <w:ins w:id="2773" w:author="Stefanie Lane" w:date="2022-06-23T13:09:00Z"/>
                  </w:rPr>
                </w:rPrChange>
              </w:rPr>
              <w:pPrChange w:id="2774" w:author="Stefanie Lane" w:date="2022-06-23T13:09:00Z">
                <w:pPr>
                  <w:jc w:val="center"/>
                </w:pPr>
              </w:pPrChange>
            </w:pPr>
            <w:ins w:id="2775" w:author="Stefanie Lane" w:date="2022-06-23T13:09:00Z">
              <w:r w:rsidRPr="009560F5">
                <w:rPr>
                  <w:rFonts w:ascii="Calibri" w:eastAsia="Times New Roman" w:hAnsi="Calibri" w:cs="Calibri"/>
                  <w:color w:val="000000"/>
                  <w:rPrChange w:id="2776" w:author="Stefanie Lane" w:date="2022-06-23T13:09:00Z">
                    <w:rPr/>
                  </w:rPrChange>
                </w:rPr>
                <w:t>0.16</w:t>
              </w:r>
            </w:ins>
          </w:p>
        </w:tc>
      </w:tr>
      <w:tr w:rsidR="009560F5" w:rsidRPr="009560F5" w14:paraId="6F8D43ED" w14:textId="77777777" w:rsidTr="00EF307A">
        <w:trPr>
          <w:trHeight w:val="290"/>
          <w:jc w:val="center"/>
          <w:ins w:id="2777" w:author="Stefanie Lane" w:date="2022-06-23T13:09:00Z"/>
          <w:trPrChange w:id="2778" w:author="Stefanie Lane" w:date="2022-06-23T13:10:00Z">
            <w:trPr>
              <w:trHeight w:val="290"/>
            </w:trPr>
          </w:trPrChange>
        </w:trPr>
        <w:tc>
          <w:tcPr>
            <w:tcW w:w="1311" w:type="dxa"/>
            <w:vMerge/>
            <w:tcBorders>
              <w:top w:val="single" w:sz="4" w:space="0" w:color="auto"/>
              <w:left w:val="nil"/>
              <w:bottom w:val="single" w:sz="4" w:space="0" w:color="000000"/>
              <w:right w:val="nil"/>
            </w:tcBorders>
            <w:vAlign w:val="center"/>
            <w:hideMark/>
            <w:tcPrChange w:id="2779" w:author="Stefanie Lane" w:date="2022-06-23T13:10:00Z">
              <w:tcPr>
                <w:tcW w:w="1160" w:type="dxa"/>
                <w:vMerge/>
                <w:tcBorders>
                  <w:top w:val="single" w:sz="4" w:space="0" w:color="auto"/>
                  <w:left w:val="nil"/>
                  <w:bottom w:val="single" w:sz="4" w:space="0" w:color="000000"/>
                  <w:right w:val="nil"/>
                </w:tcBorders>
                <w:vAlign w:val="center"/>
                <w:hideMark/>
              </w:tcPr>
            </w:tcPrChange>
          </w:tcPr>
          <w:p w14:paraId="60ED13C9" w14:textId="77777777" w:rsidR="009560F5" w:rsidRPr="009560F5" w:rsidRDefault="009560F5" w:rsidP="009560F5">
            <w:pPr>
              <w:spacing w:after="0" w:line="240" w:lineRule="auto"/>
              <w:rPr>
                <w:ins w:id="2780" w:author="Stefanie Lane" w:date="2022-06-23T13:09:00Z"/>
                <w:rFonts w:ascii="Calibri" w:eastAsia="Times New Roman" w:hAnsi="Calibri" w:cs="Calibri"/>
                <w:color w:val="000000"/>
                <w:rPrChange w:id="2781" w:author="Stefanie Lane" w:date="2022-06-23T13:09:00Z">
                  <w:rPr>
                    <w:ins w:id="2782" w:author="Stefanie Lane" w:date="2022-06-23T13:09:00Z"/>
                  </w:rPr>
                </w:rPrChange>
              </w:rPr>
              <w:pPrChange w:id="2783"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784"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021CFC8F" w14:textId="77777777" w:rsidR="009560F5" w:rsidRPr="009560F5" w:rsidRDefault="009560F5" w:rsidP="009560F5">
            <w:pPr>
              <w:spacing w:after="0" w:line="240" w:lineRule="auto"/>
              <w:jc w:val="center"/>
              <w:rPr>
                <w:ins w:id="2785" w:author="Stefanie Lane" w:date="2022-06-23T13:09:00Z"/>
                <w:rFonts w:ascii="Calibri" w:eastAsia="Times New Roman" w:hAnsi="Calibri" w:cs="Calibri"/>
                <w:color w:val="000000"/>
                <w:rPrChange w:id="2786" w:author="Stefanie Lane" w:date="2022-06-23T13:09:00Z">
                  <w:rPr>
                    <w:ins w:id="2787" w:author="Stefanie Lane" w:date="2022-06-23T13:09:00Z"/>
                  </w:rPr>
                </w:rPrChange>
              </w:rPr>
              <w:pPrChange w:id="2788" w:author="Stefanie Lane" w:date="2022-06-23T13:09:00Z">
                <w:pPr>
                  <w:jc w:val="center"/>
                </w:pPr>
              </w:pPrChange>
            </w:pPr>
            <w:ins w:id="2789" w:author="Stefanie Lane" w:date="2022-06-23T13:09:00Z">
              <w:r w:rsidRPr="009560F5">
                <w:rPr>
                  <w:rFonts w:ascii="Calibri" w:eastAsia="Times New Roman" w:hAnsi="Calibri" w:cs="Calibri"/>
                  <w:color w:val="000000"/>
                  <w:rPrChange w:id="2790" w:author="Stefanie Lane" w:date="2022-06-23T13:09:00Z">
                    <w:rPr/>
                  </w:rPrChange>
                </w:rPr>
                <w:t>1999-2019</w:t>
              </w:r>
            </w:ins>
          </w:p>
        </w:tc>
        <w:tc>
          <w:tcPr>
            <w:tcW w:w="1080" w:type="dxa"/>
            <w:tcBorders>
              <w:top w:val="nil"/>
              <w:left w:val="nil"/>
              <w:bottom w:val="single" w:sz="4" w:space="0" w:color="auto"/>
              <w:right w:val="nil"/>
            </w:tcBorders>
            <w:shd w:val="clear" w:color="auto" w:fill="auto"/>
            <w:noWrap/>
            <w:vAlign w:val="center"/>
            <w:hideMark/>
            <w:tcPrChange w:id="2791" w:author="Stefanie Lane" w:date="2022-06-23T13:10:00Z">
              <w:tcPr>
                <w:tcW w:w="960" w:type="dxa"/>
                <w:tcBorders>
                  <w:top w:val="nil"/>
                  <w:left w:val="nil"/>
                  <w:bottom w:val="single" w:sz="4" w:space="0" w:color="auto"/>
                  <w:right w:val="nil"/>
                </w:tcBorders>
                <w:shd w:val="clear" w:color="auto" w:fill="auto"/>
                <w:noWrap/>
                <w:vAlign w:val="center"/>
                <w:hideMark/>
              </w:tcPr>
            </w:tcPrChange>
          </w:tcPr>
          <w:p w14:paraId="2D11BB10" w14:textId="77777777" w:rsidR="009560F5" w:rsidRPr="009560F5" w:rsidRDefault="009560F5" w:rsidP="009560F5">
            <w:pPr>
              <w:spacing w:after="0" w:line="240" w:lineRule="auto"/>
              <w:jc w:val="center"/>
              <w:rPr>
                <w:ins w:id="2792" w:author="Stefanie Lane" w:date="2022-06-23T13:09:00Z"/>
                <w:rFonts w:ascii="Calibri" w:eastAsia="Times New Roman" w:hAnsi="Calibri" w:cs="Calibri"/>
                <w:color w:val="000000"/>
                <w:rPrChange w:id="2793" w:author="Stefanie Lane" w:date="2022-06-23T13:09:00Z">
                  <w:rPr>
                    <w:ins w:id="2794" w:author="Stefanie Lane" w:date="2022-06-23T13:09:00Z"/>
                  </w:rPr>
                </w:rPrChange>
              </w:rPr>
              <w:pPrChange w:id="2795" w:author="Stefanie Lane" w:date="2022-06-23T13:09:00Z">
                <w:pPr>
                  <w:jc w:val="center"/>
                </w:pPr>
              </w:pPrChange>
            </w:pPr>
            <w:ins w:id="2796" w:author="Stefanie Lane" w:date="2022-06-23T13:09:00Z">
              <w:r w:rsidRPr="009560F5">
                <w:rPr>
                  <w:rFonts w:ascii="Calibri" w:eastAsia="Times New Roman" w:hAnsi="Calibri" w:cs="Calibri"/>
                  <w:color w:val="000000"/>
                  <w:rPrChange w:id="2797" w:author="Stefanie Lane" w:date="2022-06-23T13:09:00Z">
                    <w:rPr/>
                  </w:rPrChange>
                </w:rPr>
                <w:t>0.51</w:t>
              </w:r>
            </w:ins>
          </w:p>
        </w:tc>
        <w:tc>
          <w:tcPr>
            <w:tcW w:w="1350" w:type="dxa"/>
            <w:tcBorders>
              <w:top w:val="nil"/>
              <w:left w:val="nil"/>
              <w:bottom w:val="single" w:sz="4" w:space="0" w:color="auto"/>
              <w:right w:val="nil"/>
            </w:tcBorders>
            <w:shd w:val="clear" w:color="auto" w:fill="auto"/>
            <w:noWrap/>
            <w:vAlign w:val="bottom"/>
            <w:hideMark/>
            <w:tcPrChange w:id="2798" w:author="Stefanie Lane" w:date="2022-06-23T13:10:00Z">
              <w:tcPr>
                <w:tcW w:w="1220" w:type="dxa"/>
                <w:tcBorders>
                  <w:top w:val="nil"/>
                  <w:left w:val="nil"/>
                  <w:bottom w:val="single" w:sz="4" w:space="0" w:color="auto"/>
                  <w:right w:val="nil"/>
                </w:tcBorders>
                <w:shd w:val="clear" w:color="auto" w:fill="auto"/>
                <w:noWrap/>
                <w:vAlign w:val="bottom"/>
                <w:hideMark/>
              </w:tcPr>
            </w:tcPrChange>
          </w:tcPr>
          <w:p w14:paraId="1C4228BD" w14:textId="77777777" w:rsidR="009560F5" w:rsidRPr="009560F5" w:rsidRDefault="009560F5" w:rsidP="009560F5">
            <w:pPr>
              <w:spacing w:after="0" w:line="240" w:lineRule="auto"/>
              <w:jc w:val="center"/>
              <w:rPr>
                <w:ins w:id="2799" w:author="Stefanie Lane" w:date="2022-06-23T13:09:00Z"/>
                <w:rFonts w:ascii="Calibri" w:eastAsia="Times New Roman" w:hAnsi="Calibri" w:cs="Calibri"/>
                <w:color w:val="000000"/>
                <w:rPrChange w:id="2800" w:author="Stefanie Lane" w:date="2022-06-23T13:09:00Z">
                  <w:rPr>
                    <w:ins w:id="2801" w:author="Stefanie Lane" w:date="2022-06-23T13:09:00Z"/>
                  </w:rPr>
                </w:rPrChange>
              </w:rPr>
              <w:pPrChange w:id="2802" w:author="Stefanie Lane" w:date="2022-06-23T13:09:00Z">
                <w:pPr>
                  <w:jc w:val="center"/>
                </w:pPr>
              </w:pPrChange>
            </w:pPr>
            <w:ins w:id="2803" w:author="Stefanie Lane" w:date="2022-06-23T13:09:00Z">
              <w:r w:rsidRPr="009560F5">
                <w:rPr>
                  <w:rFonts w:ascii="Calibri" w:eastAsia="Times New Roman" w:hAnsi="Calibri" w:cs="Calibri"/>
                  <w:color w:val="000000"/>
                  <w:rPrChange w:id="2804" w:author="Stefanie Lane" w:date="2022-06-23T13:09:00Z">
                    <w:rPr/>
                  </w:rPrChange>
                </w:rPr>
                <w:t>0.23</w:t>
              </w:r>
            </w:ins>
          </w:p>
        </w:tc>
        <w:tc>
          <w:tcPr>
            <w:tcW w:w="1710" w:type="dxa"/>
            <w:tcBorders>
              <w:top w:val="nil"/>
              <w:left w:val="nil"/>
              <w:bottom w:val="single" w:sz="4" w:space="0" w:color="auto"/>
              <w:right w:val="nil"/>
            </w:tcBorders>
            <w:shd w:val="clear" w:color="auto" w:fill="auto"/>
            <w:noWrap/>
            <w:vAlign w:val="bottom"/>
            <w:hideMark/>
            <w:tcPrChange w:id="2805" w:author="Stefanie Lane" w:date="2022-06-23T13:10:00Z">
              <w:tcPr>
                <w:tcW w:w="1460" w:type="dxa"/>
                <w:tcBorders>
                  <w:top w:val="nil"/>
                  <w:left w:val="nil"/>
                  <w:bottom w:val="single" w:sz="4" w:space="0" w:color="auto"/>
                  <w:right w:val="nil"/>
                </w:tcBorders>
                <w:shd w:val="clear" w:color="auto" w:fill="auto"/>
                <w:noWrap/>
                <w:vAlign w:val="bottom"/>
                <w:hideMark/>
              </w:tcPr>
            </w:tcPrChange>
          </w:tcPr>
          <w:p w14:paraId="31218F90" w14:textId="77777777" w:rsidR="009560F5" w:rsidRPr="009560F5" w:rsidRDefault="009560F5" w:rsidP="009560F5">
            <w:pPr>
              <w:spacing w:after="0" w:line="240" w:lineRule="auto"/>
              <w:jc w:val="center"/>
              <w:rPr>
                <w:ins w:id="2806" w:author="Stefanie Lane" w:date="2022-06-23T13:09:00Z"/>
                <w:rFonts w:ascii="Calibri" w:eastAsia="Times New Roman" w:hAnsi="Calibri" w:cs="Calibri"/>
                <w:color w:val="000000"/>
                <w:rPrChange w:id="2807" w:author="Stefanie Lane" w:date="2022-06-23T13:09:00Z">
                  <w:rPr>
                    <w:ins w:id="2808" w:author="Stefanie Lane" w:date="2022-06-23T13:09:00Z"/>
                  </w:rPr>
                </w:rPrChange>
              </w:rPr>
              <w:pPrChange w:id="2809" w:author="Stefanie Lane" w:date="2022-06-23T13:09:00Z">
                <w:pPr>
                  <w:jc w:val="center"/>
                </w:pPr>
              </w:pPrChange>
            </w:pPr>
            <w:ins w:id="2810" w:author="Stefanie Lane" w:date="2022-06-23T13:09:00Z">
              <w:r w:rsidRPr="009560F5">
                <w:rPr>
                  <w:rFonts w:ascii="Calibri" w:eastAsia="Times New Roman" w:hAnsi="Calibri" w:cs="Calibri"/>
                  <w:color w:val="000000"/>
                  <w:rPrChange w:id="2811" w:author="Stefanie Lane" w:date="2022-06-23T13:09:00Z">
                    <w:rPr/>
                  </w:rPrChange>
                </w:rPr>
                <w:t>0.28</w:t>
              </w:r>
            </w:ins>
          </w:p>
        </w:tc>
      </w:tr>
      <w:tr w:rsidR="009560F5" w:rsidRPr="009560F5" w14:paraId="7B3778D0" w14:textId="77777777" w:rsidTr="00EF307A">
        <w:trPr>
          <w:trHeight w:val="290"/>
          <w:jc w:val="center"/>
          <w:ins w:id="2812" w:author="Stefanie Lane" w:date="2022-06-23T13:09:00Z"/>
          <w:trPrChange w:id="2813" w:author="Stefanie Lane" w:date="2022-06-23T13:10: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2814" w:author="Stefanie Lane" w:date="2022-06-23T13:10:00Z">
              <w:tcPr>
                <w:tcW w:w="1160" w:type="dxa"/>
                <w:vMerge w:val="restart"/>
                <w:tcBorders>
                  <w:top w:val="nil"/>
                  <w:left w:val="nil"/>
                  <w:bottom w:val="single" w:sz="4" w:space="0" w:color="000000"/>
                  <w:right w:val="nil"/>
                </w:tcBorders>
                <w:shd w:val="clear" w:color="auto" w:fill="auto"/>
                <w:noWrap/>
                <w:vAlign w:val="center"/>
                <w:hideMark/>
              </w:tcPr>
            </w:tcPrChange>
          </w:tcPr>
          <w:p w14:paraId="1973D948" w14:textId="77777777" w:rsidR="009560F5" w:rsidRPr="009560F5" w:rsidRDefault="009560F5" w:rsidP="009560F5">
            <w:pPr>
              <w:spacing w:after="0" w:line="240" w:lineRule="auto"/>
              <w:jc w:val="center"/>
              <w:rPr>
                <w:ins w:id="2815" w:author="Stefanie Lane" w:date="2022-06-23T13:09:00Z"/>
                <w:rFonts w:ascii="Calibri" w:eastAsia="Times New Roman" w:hAnsi="Calibri" w:cs="Calibri"/>
                <w:color w:val="000000"/>
                <w:rPrChange w:id="2816" w:author="Stefanie Lane" w:date="2022-06-23T13:09:00Z">
                  <w:rPr>
                    <w:ins w:id="2817" w:author="Stefanie Lane" w:date="2022-06-23T13:09:00Z"/>
                  </w:rPr>
                </w:rPrChange>
              </w:rPr>
              <w:pPrChange w:id="2818" w:author="Stefanie Lane" w:date="2022-06-23T13:09:00Z">
                <w:pPr>
                  <w:jc w:val="center"/>
                </w:pPr>
              </w:pPrChange>
            </w:pPr>
            <w:ins w:id="2819" w:author="Stefanie Lane" w:date="2022-06-23T13:09:00Z">
              <w:r w:rsidRPr="009560F5">
                <w:rPr>
                  <w:rFonts w:ascii="Calibri" w:eastAsia="Times New Roman" w:hAnsi="Calibri" w:cs="Calibri"/>
                  <w:color w:val="000000"/>
                  <w:rPrChange w:id="2820" w:author="Stefanie Lane" w:date="2022-06-23T13:09:00Z">
                    <w:rPr/>
                  </w:rPrChange>
                </w:rPr>
                <w:t>Fescue</w:t>
              </w:r>
            </w:ins>
          </w:p>
        </w:tc>
        <w:tc>
          <w:tcPr>
            <w:tcW w:w="1209" w:type="dxa"/>
            <w:tcBorders>
              <w:top w:val="nil"/>
              <w:left w:val="nil"/>
              <w:bottom w:val="nil"/>
              <w:right w:val="nil"/>
            </w:tcBorders>
            <w:shd w:val="clear" w:color="auto" w:fill="auto"/>
            <w:noWrap/>
            <w:vAlign w:val="center"/>
            <w:hideMark/>
            <w:tcPrChange w:id="2821" w:author="Stefanie Lane" w:date="2022-06-23T13:10:00Z">
              <w:tcPr>
                <w:tcW w:w="1040" w:type="dxa"/>
                <w:tcBorders>
                  <w:top w:val="nil"/>
                  <w:left w:val="nil"/>
                  <w:bottom w:val="nil"/>
                  <w:right w:val="nil"/>
                </w:tcBorders>
                <w:shd w:val="clear" w:color="auto" w:fill="auto"/>
                <w:noWrap/>
                <w:vAlign w:val="center"/>
                <w:hideMark/>
              </w:tcPr>
            </w:tcPrChange>
          </w:tcPr>
          <w:p w14:paraId="0C634E24" w14:textId="77777777" w:rsidR="009560F5" w:rsidRPr="009560F5" w:rsidRDefault="009560F5" w:rsidP="009560F5">
            <w:pPr>
              <w:spacing w:after="0" w:line="240" w:lineRule="auto"/>
              <w:jc w:val="center"/>
              <w:rPr>
                <w:ins w:id="2822" w:author="Stefanie Lane" w:date="2022-06-23T13:09:00Z"/>
                <w:rFonts w:ascii="Calibri" w:eastAsia="Times New Roman" w:hAnsi="Calibri" w:cs="Calibri"/>
                <w:color w:val="000000"/>
                <w:rPrChange w:id="2823" w:author="Stefanie Lane" w:date="2022-06-23T13:09:00Z">
                  <w:rPr>
                    <w:ins w:id="2824" w:author="Stefanie Lane" w:date="2022-06-23T13:09:00Z"/>
                  </w:rPr>
                </w:rPrChange>
              </w:rPr>
              <w:pPrChange w:id="2825" w:author="Stefanie Lane" w:date="2022-06-23T13:09:00Z">
                <w:pPr>
                  <w:jc w:val="center"/>
                </w:pPr>
              </w:pPrChange>
            </w:pPr>
            <w:ins w:id="2826" w:author="Stefanie Lane" w:date="2022-06-23T13:09:00Z">
              <w:r w:rsidRPr="009560F5">
                <w:rPr>
                  <w:rFonts w:ascii="Calibri" w:eastAsia="Times New Roman" w:hAnsi="Calibri" w:cs="Calibri"/>
                  <w:color w:val="000000"/>
                  <w:rPrChange w:id="2827" w:author="Stefanie Lane" w:date="2022-06-23T13:09:00Z">
                    <w:rPr/>
                  </w:rPrChange>
                </w:rPr>
                <w:t>1979-1999</w:t>
              </w:r>
            </w:ins>
          </w:p>
        </w:tc>
        <w:tc>
          <w:tcPr>
            <w:tcW w:w="1080" w:type="dxa"/>
            <w:tcBorders>
              <w:top w:val="nil"/>
              <w:left w:val="nil"/>
              <w:bottom w:val="nil"/>
              <w:right w:val="nil"/>
            </w:tcBorders>
            <w:shd w:val="clear" w:color="auto" w:fill="auto"/>
            <w:noWrap/>
            <w:vAlign w:val="center"/>
            <w:hideMark/>
            <w:tcPrChange w:id="2828" w:author="Stefanie Lane" w:date="2022-06-23T13:10:00Z">
              <w:tcPr>
                <w:tcW w:w="960" w:type="dxa"/>
                <w:tcBorders>
                  <w:top w:val="nil"/>
                  <w:left w:val="nil"/>
                  <w:bottom w:val="nil"/>
                  <w:right w:val="nil"/>
                </w:tcBorders>
                <w:shd w:val="clear" w:color="auto" w:fill="auto"/>
                <w:noWrap/>
                <w:vAlign w:val="center"/>
                <w:hideMark/>
              </w:tcPr>
            </w:tcPrChange>
          </w:tcPr>
          <w:p w14:paraId="58B96A48" w14:textId="77777777" w:rsidR="009560F5" w:rsidRPr="009560F5" w:rsidRDefault="009560F5" w:rsidP="009560F5">
            <w:pPr>
              <w:spacing w:after="0" w:line="240" w:lineRule="auto"/>
              <w:jc w:val="center"/>
              <w:rPr>
                <w:ins w:id="2829" w:author="Stefanie Lane" w:date="2022-06-23T13:09:00Z"/>
                <w:rFonts w:ascii="Calibri" w:eastAsia="Times New Roman" w:hAnsi="Calibri" w:cs="Calibri"/>
                <w:color w:val="000000"/>
                <w:rPrChange w:id="2830" w:author="Stefanie Lane" w:date="2022-06-23T13:09:00Z">
                  <w:rPr>
                    <w:ins w:id="2831" w:author="Stefanie Lane" w:date="2022-06-23T13:09:00Z"/>
                  </w:rPr>
                </w:rPrChange>
              </w:rPr>
              <w:pPrChange w:id="2832" w:author="Stefanie Lane" w:date="2022-06-23T13:09:00Z">
                <w:pPr>
                  <w:jc w:val="center"/>
                </w:pPr>
              </w:pPrChange>
            </w:pPr>
            <w:ins w:id="2833" w:author="Stefanie Lane" w:date="2022-06-23T13:09:00Z">
              <w:r w:rsidRPr="009560F5">
                <w:rPr>
                  <w:rFonts w:ascii="Calibri" w:eastAsia="Times New Roman" w:hAnsi="Calibri" w:cs="Calibri"/>
                  <w:color w:val="000000"/>
                  <w:rPrChange w:id="2834" w:author="Stefanie Lane" w:date="2022-06-23T13:09:00Z">
                    <w:rPr/>
                  </w:rPrChange>
                </w:rPr>
                <w:t>0.35</w:t>
              </w:r>
            </w:ins>
          </w:p>
        </w:tc>
        <w:tc>
          <w:tcPr>
            <w:tcW w:w="1350" w:type="dxa"/>
            <w:tcBorders>
              <w:top w:val="nil"/>
              <w:left w:val="nil"/>
              <w:bottom w:val="nil"/>
              <w:right w:val="nil"/>
            </w:tcBorders>
            <w:shd w:val="clear" w:color="auto" w:fill="auto"/>
            <w:noWrap/>
            <w:vAlign w:val="bottom"/>
            <w:hideMark/>
            <w:tcPrChange w:id="2835" w:author="Stefanie Lane" w:date="2022-06-23T13:10:00Z">
              <w:tcPr>
                <w:tcW w:w="1220" w:type="dxa"/>
                <w:tcBorders>
                  <w:top w:val="nil"/>
                  <w:left w:val="nil"/>
                  <w:bottom w:val="nil"/>
                  <w:right w:val="nil"/>
                </w:tcBorders>
                <w:shd w:val="clear" w:color="auto" w:fill="auto"/>
                <w:noWrap/>
                <w:vAlign w:val="bottom"/>
                <w:hideMark/>
              </w:tcPr>
            </w:tcPrChange>
          </w:tcPr>
          <w:p w14:paraId="5C2F36A1" w14:textId="77777777" w:rsidR="009560F5" w:rsidRPr="009560F5" w:rsidRDefault="009560F5" w:rsidP="009560F5">
            <w:pPr>
              <w:spacing w:after="0" w:line="240" w:lineRule="auto"/>
              <w:jc w:val="center"/>
              <w:rPr>
                <w:ins w:id="2836" w:author="Stefanie Lane" w:date="2022-06-23T13:09:00Z"/>
                <w:rFonts w:ascii="Calibri" w:eastAsia="Times New Roman" w:hAnsi="Calibri" w:cs="Calibri"/>
                <w:color w:val="000000"/>
                <w:rPrChange w:id="2837" w:author="Stefanie Lane" w:date="2022-06-23T13:09:00Z">
                  <w:rPr>
                    <w:ins w:id="2838" w:author="Stefanie Lane" w:date="2022-06-23T13:09:00Z"/>
                  </w:rPr>
                </w:rPrChange>
              </w:rPr>
              <w:pPrChange w:id="2839" w:author="Stefanie Lane" w:date="2022-06-23T13:09:00Z">
                <w:pPr>
                  <w:jc w:val="center"/>
                </w:pPr>
              </w:pPrChange>
            </w:pPr>
            <w:ins w:id="2840" w:author="Stefanie Lane" w:date="2022-06-23T13:09:00Z">
              <w:r w:rsidRPr="009560F5">
                <w:rPr>
                  <w:rFonts w:ascii="Calibri" w:eastAsia="Times New Roman" w:hAnsi="Calibri" w:cs="Calibri"/>
                  <w:color w:val="000000"/>
                  <w:rPrChange w:id="2841" w:author="Stefanie Lane" w:date="2022-06-23T13:09:00Z">
                    <w:rPr/>
                  </w:rPrChange>
                </w:rPr>
                <w:t>0.13</w:t>
              </w:r>
            </w:ins>
          </w:p>
        </w:tc>
        <w:tc>
          <w:tcPr>
            <w:tcW w:w="1710" w:type="dxa"/>
            <w:tcBorders>
              <w:top w:val="nil"/>
              <w:left w:val="nil"/>
              <w:bottom w:val="nil"/>
              <w:right w:val="nil"/>
            </w:tcBorders>
            <w:shd w:val="clear" w:color="auto" w:fill="auto"/>
            <w:noWrap/>
            <w:vAlign w:val="bottom"/>
            <w:hideMark/>
            <w:tcPrChange w:id="2842" w:author="Stefanie Lane" w:date="2022-06-23T13:10:00Z">
              <w:tcPr>
                <w:tcW w:w="1460" w:type="dxa"/>
                <w:tcBorders>
                  <w:top w:val="nil"/>
                  <w:left w:val="nil"/>
                  <w:bottom w:val="nil"/>
                  <w:right w:val="nil"/>
                </w:tcBorders>
                <w:shd w:val="clear" w:color="auto" w:fill="auto"/>
                <w:noWrap/>
                <w:vAlign w:val="bottom"/>
                <w:hideMark/>
              </w:tcPr>
            </w:tcPrChange>
          </w:tcPr>
          <w:p w14:paraId="1A4F9C9A" w14:textId="77777777" w:rsidR="009560F5" w:rsidRPr="009560F5" w:rsidRDefault="009560F5" w:rsidP="009560F5">
            <w:pPr>
              <w:spacing w:after="0" w:line="240" w:lineRule="auto"/>
              <w:jc w:val="center"/>
              <w:rPr>
                <w:ins w:id="2843" w:author="Stefanie Lane" w:date="2022-06-23T13:09:00Z"/>
                <w:rFonts w:ascii="Calibri" w:eastAsia="Times New Roman" w:hAnsi="Calibri" w:cs="Calibri"/>
                <w:color w:val="000000"/>
                <w:rPrChange w:id="2844" w:author="Stefanie Lane" w:date="2022-06-23T13:09:00Z">
                  <w:rPr>
                    <w:ins w:id="2845" w:author="Stefanie Lane" w:date="2022-06-23T13:09:00Z"/>
                  </w:rPr>
                </w:rPrChange>
              </w:rPr>
              <w:pPrChange w:id="2846" w:author="Stefanie Lane" w:date="2022-06-23T13:09:00Z">
                <w:pPr>
                  <w:jc w:val="center"/>
                </w:pPr>
              </w:pPrChange>
            </w:pPr>
            <w:ins w:id="2847" w:author="Stefanie Lane" w:date="2022-06-23T13:09:00Z">
              <w:r w:rsidRPr="009560F5">
                <w:rPr>
                  <w:rFonts w:ascii="Calibri" w:eastAsia="Times New Roman" w:hAnsi="Calibri" w:cs="Calibri"/>
                  <w:color w:val="000000"/>
                  <w:rPrChange w:id="2848" w:author="Stefanie Lane" w:date="2022-06-23T13:09:00Z">
                    <w:rPr/>
                  </w:rPrChange>
                </w:rPr>
                <w:t>0.21</w:t>
              </w:r>
            </w:ins>
          </w:p>
        </w:tc>
      </w:tr>
      <w:tr w:rsidR="009560F5" w:rsidRPr="009560F5" w14:paraId="7438C7A6" w14:textId="77777777" w:rsidTr="00EF307A">
        <w:trPr>
          <w:trHeight w:val="290"/>
          <w:jc w:val="center"/>
          <w:ins w:id="2849" w:author="Stefanie Lane" w:date="2022-06-23T13:09:00Z"/>
          <w:trPrChange w:id="2850" w:author="Stefanie Lane" w:date="2022-06-23T13:10:00Z">
            <w:trPr>
              <w:trHeight w:val="290"/>
            </w:trPr>
          </w:trPrChange>
        </w:trPr>
        <w:tc>
          <w:tcPr>
            <w:tcW w:w="1311" w:type="dxa"/>
            <w:vMerge/>
            <w:tcBorders>
              <w:top w:val="nil"/>
              <w:left w:val="nil"/>
              <w:bottom w:val="single" w:sz="4" w:space="0" w:color="000000"/>
              <w:right w:val="nil"/>
            </w:tcBorders>
            <w:vAlign w:val="center"/>
            <w:hideMark/>
            <w:tcPrChange w:id="2851" w:author="Stefanie Lane" w:date="2022-06-23T13:10:00Z">
              <w:tcPr>
                <w:tcW w:w="1160" w:type="dxa"/>
                <w:vMerge/>
                <w:tcBorders>
                  <w:top w:val="nil"/>
                  <w:left w:val="nil"/>
                  <w:bottom w:val="single" w:sz="4" w:space="0" w:color="000000"/>
                  <w:right w:val="nil"/>
                </w:tcBorders>
                <w:vAlign w:val="center"/>
                <w:hideMark/>
              </w:tcPr>
            </w:tcPrChange>
          </w:tcPr>
          <w:p w14:paraId="1A22BE99" w14:textId="77777777" w:rsidR="009560F5" w:rsidRPr="009560F5" w:rsidRDefault="009560F5" w:rsidP="009560F5">
            <w:pPr>
              <w:spacing w:after="0" w:line="240" w:lineRule="auto"/>
              <w:rPr>
                <w:ins w:id="2852" w:author="Stefanie Lane" w:date="2022-06-23T13:09:00Z"/>
                <w:rFonts w:ascii="Calibri" w:eastAsia="Times New Roman" w:hAnsi="Calibri" w:cs="Calibri"/>
                <w:color w:val="000000"/>
                <w:rPrChange w:id="2853" w:author="Stefanie Lane" w:date="2022-06-23T13:09:00Z">
                  <w:rPr>
                    <w:ins w:id="2854" w:author="Stefanie Lane" w:date="2022-06-23T13:09:00Z"/>
                  </w:rPr>
                </w:rPrChange>
              </w:rPr>
              <w:pPrChange w:id="2855"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856"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41F6B0F3" w14:textId="77777777" w:rsidR="009560F5" w:rsidRPr="009560F5" w:rsidRDefault="009560F5" w:rsidP="009560F5">
            <w:pPr>
              <w:spacing w:after="0" w:line="240" w:lineRule="auto"/>
              <w:jc w:val="center"/>
              <w:rPr>
                <w:ins w:id="2857" w:author="Stefanie Lane" w:date="2022-06-23T13:09:00Z"/>
                <w:rFonts w:ascii="Calibri" w:eastAsia="Times New Roman" w:hAnsi="Calibri" w:cs="Calibri"/>
                <w:color w:val="000000"/>
                <w:rPrChange w:id="2858" w:author="Stefanie Lane" w:date="2022-06-23T13:09:00Z">
                  <w:rPr>
                    <w:ins w:id="2859" w:author="Stefanie Lane" w:date="2022-06-23T13:09:00Z"/>
                  </w:rPr>
                </w:rPrChange>
              </w:rPr>
              <w:pPrChange w:id="2860" w:author="Stefanie Lane" w:date="2022-06-23T13:09:00Z">
                <w:pPr>
                  <w:jc w:val="center"/>
                </w:pPr>
              </w:pPrChange>
            </w:pPr>
            <w:ins w:id="2861" w:author="Stefanie Lane" w:date="2022-06-23T13:09:00Z">
              <w:r w:rsidRPr="009560F5">
                <w:rPr>
                  <w:rFonts w:ascii="Calibri" w:eastAsia="Times New Roman" w:hAnsi="Calibri" w:cs="Calibri"/>
                  <w:color w:val="000000"/>
                  <w:rPrChange w:id="2862" w:author="Stefanie Lane" w:date="2022-06-23T13:09:00Z">
                    <w:rPr/>
                  </w:rPrChange>
                </w:rPr>
                <w:t>1999-2019</w:t>
              </w:r>
            </w:ins>
          </w:p>
        </w:tc>
        <w:tc>
          <w:tcPr>
            <w:tcW w:w="1080" w:type="dxa"/>
            <w:tcBorders>
              <w:top w:val="nil"/>
              <w:left w:val="nil"/>
              <w:bottom w:val="nil"/>
              <w:right w:val="nil"/>
            </w:tcBorders>
            <w:shd w:val="clear" w:color="auto" w:fill="auto"/>
            <w:noWrap/>
            <w:vAlign w:val="center"/>
            <w:hideMark/>
            <w:tcPrChange w:id="2863" w:author="Stefanie Lane" w:date="2022-06-23T13:10:00Z">
              <w:tcPr>
                <w:tcW w:w="960" w:type="dxa"/>
                <w:tcBorders>
                  <w:top w:val="nil"/>
                  <w:left w:val="nil"/>
                  <w:bottom w:val="nil"/>
                  <w:right w:val="nil"/>
                </w:tcBorders>
                <w:shd w:val="clear" w:color="auto" w:fill="auto"/>
                <w:noWrap/>
                <w:vAlign w:val="center"/>
                <w:hideMark/>
              </w:tcPr>
            </w:tcPrChange>
          </w:tcPr>
          <w:p w14:paraId="2FEF2B0D" w14:textId="77777777" w:rsidR="009560F5" w:rsidRPr="009560F5" w:rsidRDefault="009560F5" w:rsidP="009560F5">
            <w:pPr>
              <w:spacing w:after="0" w:line="240" w:lineRule="auto"/>
              <w:jc w:val="center"/>
              <w:rPr>
                <w:ins w:id="2864" w:author="Stefanie Lane" w:date="2022-06-23T13:09:00Z"/>
                <w:rFonts w:ascii="Calibri" w:eastAsia="Times New Roman" w:hAnsi="Calibri" w:cs="Calibri"/>
                <w:color w:val="000000"/>
                <w:rPrChange w:id="2865" w:author="Stefanie Lane" w:date="2022-06-23T13:09:00Z">
                  <w:rPr>
                    <w:ins w:id="2866" w:author="Stefanie Lane" w:date="2022-06-23T13:09:00Z"/>
                  </w:rPr>
                </w:rPrChange>
              </w:rPr>
              <w:pPrChange w:id="2867" w:author="Stefanie Lane" w:date="2022-06-23T13:09:00Z">
                <w:pPr>
                  <w:jc w:val="center"/>
                </w:pPr>
              </w:pPrChange>
            </w:pPr>
            <w:ins w:id="2868" w:author="Stefanie Lane" w:date="2022-06-23T13:09:00Z">
              <w:r w:rsidRPr="009560F5">
                <w:rPr>
                  <w:rFonts w:ascii="Calibri" w:eastAsia="Times New Roman" w:hAnsi="Calibri" w:cs="Calibri"/>
                  <w:color w:val="000000"/>
                  <w:rPrChange w:id="2869" w:author="Stefanie Lane" w:date="2022-06-23T13:09:00Z">
                    <w:rPr/>
                  </w:rPrChange>
                </w:rPr>
                <w:t>0.58</w:t>
              </w:r>
            </w:ins>
          </w:p>
        </w:tc>
        <w:tc>
          <w:tcPr>
            <w:tcW w:w="1350" w:type="dxa"/>
            <w:tcBorders>
              <w:top w:val="nil"/>
              <w:left w:val="nil"/>
              <w:bottom w:val="nil"/>
              <w:right w:val="nil"/>
            </w:tcBorders>
            <w:shd w:val="clear" w:color="auto" w:fill="auto"/>
            <w:noWrap/>
            <w:vAlign w:val="bottom"/>
            <w:hideMark/>
            <w:tcPrChange w:id="2870" w:author="Stefanie Lane" w:date="2022-06-23T13:10:00Z">
              <w:tcPr>
                <w:tcW w:w="1220" w:type="dxa"/>
                <w:tcBorders>
                  <w:top w:val="nil"/>
                  <w:left w:val="nil"/>
                  <w:bottom w:val="nil"/>
                  <w:right w:val="nil"/>
                </w:tcBorders>
                <w:shd w:val="clear" w:color="auto" w:fill="auto"/>
                <w:noWrap/>
                <w:vAlign w:val="bottom"/>
                <w:hideMark/>
              </w:tcPr>
            </w:tcPrChange>
          </w:tcPr>
          <w:p w14:paraId="05536439" w14:textId="77777777" w:rsidR="009560F5" w:rsidRPr="009560F5" w:rsidRDefault="009560F5" w:rsidP="009560F5">
            <w:pPr>
              <w:spacing w:after="0" w:line="240" w:lineRule="auto"/>
              <w:jc w:val="center"/>
              <w:rPr>
                <w:ins w:id="2871" w:author="Stefanie Lane" w:date="2022-06-23T13:09:00Z"/>
                <w:rFonts w:ascii="Calibri" w:eastAsia="Times New Roman" w:hAnsi="Calibri" w:cs="Calibri"/>
                <w:color w:val="000000"/>
                <w:rPrChange w:id="2872" w:author="Stefanie Lane" w:date="2022-06-23T13:09:00Z">
                  <w:rPr>
                    <w:ins w:id="2873" w:author="Stefanie Lane" w:date="2022-06-23T13:09:00Z"/>
                  </w:rPr>
                </w:rPrChange>
              </w:rPr>
              <w:pPrChange w:id="2874" w:author="Stefanie Lane" w:date="2022-06-23T13:09:00Z">
                <w:pPr>
                  <w:jc w:val="center"/>
                </w:pPr>
              </w:pPrChange>
            </w:pPr>
            <w:ins w:id="2875" w:author="Stefanie Lane" w:date="2022-06-23T13:09:00Z">
              <w:r w:rsidRPr="009560F5">
                <w:rPr>
                  <w:rFonts w:ascii="Calibri" w:eastAsia="Times New Roman" w:hAnsi="Calibri" w:cs="Calibri"/>
                  <w:color w:val="000000"/>
                  <w:rPrChange w:id="2876" w:author="Stefanie Lane" w:date="2022-06-23T13:09:00Z">
                    <w:rPr/>
                  </w:rPrChange>
                </w:rPr>
                <w:t>0.15</w:t>
              </w:r>
            </w:ins>
          </w:p>
        </w:tc>
        <w:tc>
          <w:tcPr>
            <w:tcW w:w="1710" w:type="dxa"/>
            <w:tcBorders>
              <w:top w:val="nil"/>
              <w:left w:val="nil"/>
              <w:bottom w:val="nil"/>
              <w:right w:val="nil"/>
            </w:tcBorders>
            <w:shd w:val="clear" w:color="auto" w:fill="auto"/>
            <w:noWrap/>
            <w:vAlign w:val="bottom"/>
            <w:hideMark/>
            <w:tcPrChange w:id="2877" w:author="Stefanie Lane" w:date="2022-06-23T13:10:00Z">
              <w:tcPr>
                <w:tcW w:w="1460" w:type="dxa"/>
                <w:tcBorders>
                  <w:top w:val="nil"/>
                  <w:left w:val="nil"/>
                  <w:bottom w:val="nil"/>
                  <w:right w:val="nil"/>
                </w:tcBorders>
                <w:shd w:val="clear" w:color="auto" w:fill="auto"/>
                <w:noWrap/>
                <w:vAlign w:val="bottom"/>
                <w:hideMark/>
              </w:tcPr>
            </w:tcPrChange>
          </w:tcPr>
          <w:p w14:paraId="6B3891A8" w14:textId="77777777" w:rsidR="009560F5" w:rsidRPr="009560F5" w:rsidRDefault="009560F5" w:rsidP="009560F5">
            <w:pPr>
              <w:spacing w:after="0" w:line="240" w:lineRule="auto"/>
              <w:jc w:val="center"/>
              <w:rPr>
                <w:ins w:id="2878" w:author="Stefanie Lane" w:date="2022-06-23T13:09:00Z"/>
                <w:rFonts w:ascii="Calibri" w:eastAsia="Times New Roman" w:hAnsi="Calibri" w:cs="Calibri"/>
                <w:color w:val="000000"/>
                <w:rPrChange w:id="2879" w:author="Stefanie Lane" w:date="2022-06-23T13:09:00Z">
                  <w:rPr>
                    <w:ins w:id="2880" w:author="Stefanie Lane" w:date="2022-06-23T13:09:00Z"/>
                  </w:rPr>
                </w:rPrChange>
              </w:rPr>
              <w:pPrChange w:id="2881" w:author="Stefanie Lane" w:date="2022-06-23T13:09:00Z">
                <w:pPr>
                  <w:jc w:val="center"/>
                </w:pPr>
              </w:pPrChange>
            </w:pPr>
            <w:ins w:id="2882" w:author="Stefanie Lane" w:date="2022-06-23T13:09:00Z">
              <w:r w:rsidRPr="009560F5">
                <w:rPr>
                  <w:rFonts w:ascii="Calibri" w:eastAsia="Times New Roman" w:hAnsi="Calibri" w:cs="Calibri"/>
                  <w:color w:val="000000"/>
                  <w:rPrChange w:id="2883" w:author="Stefanie Lane" w:date="2022-06-23T13:09:00Z">
                    <w:rPr/>
                  </w:rPrChange>
                </w:rPr>
                <w:t>0.44</w:t>
              </w:r>
            </w:ins>
          </w:p>
        </w:tc>
      </w:tr>
      <w:tr w:rsidR="009560F5" w:rsidRPr="009560F5" w14:paraId="7ACCEC04" w14:textId="77777777" w:rsidTr="00EF307A">
        <w:trPr>
          <w:trHeight w:val="290"/>
          <w:jc w:val="center"/>
          <w:ins w:id="2884" w:author="Stefanie Lane" w:date="2022-06-23T13:09:00Z"/>
          <w:trPrChange w:id="2885" w:author="Stefanie Lane" w:date="2022-06-23T13:10: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2886" w:author="Stefanie Lane" w:date="2022-06-23T13:10:00Z">
              <w:tcPr>
                <w:tcW w:w="1160" w:type="dxa"/>
                <w:vMerge w:val="restart"/>
                <w:tcBorders>
                  <w:top w:val="nil"/>
                  <w:left w:val="nil"/>
                  <w:bottom w:val="single" w:sz="4" w:space="0" w:color="000000"/>
                  <w:right w:val="nil"/>
                </w:tcBorders>
                <w:shd w:val="clear" w:color="auto" w:fill="auto"/>
                <w:noWrap/>
                <w:vAlign w:val="center"/>
                <w:hideMark/>
              </w:tcPr>
            </w:tcPrChange>
          </w:tcPr>
          <w:p w14:paraId="4150219E" w14:textId="77777777" w:rsidR="009560F5" w:rsidRPr="009560F5" w:rsidRDefault="009560F5" w:rsidP="009560F5">
            <w:pPr>
              <w:spacing w:after="0" w:line="240" w:lineRule="auto"/>
              <w:jc w:val="center"/>
              <w:rPr>
                <w:ins w:id="2887" w:author="Stefanie Lane" w:date="2022-06-23T13:09:00Z"/>
                <w:rFonts w:ascii="Calibri" w:eastAsia="Times New Roman" w:hAnsi="Calibri" w:cs="Calibri"/>
                <w:color w:val="000000"/>
                <w:rPrChange w:id="2888" w:author="Stefanie Lane" w:date="2022-06-23T13:09:00Z">
                  <w:rPr>
                    <w:ins w:id="2889" w:author="Stefanie Lane" w:date="2022-06-23T13:09:00Z"/>
                  </w:rPr>
                </w:rPrChange>
              </w:rPr>
              <w:pPrChange w:id="2890" w:author="Stefanie Lane" w:date="2022-06-23T13:09:00Z">
                <w:pPr>
                  <w:jc w:val="center"/>
                </w:pPr>
              </w:pPrChange>
            </w:pPr>
            <w:ins w:id="2891" w:author="Stefanie Lane" w:date="2022-06-23T13:09:00Z">
              <w:r w:rsidRPr="009560F5">
                <w:rPr>
                  <w:rFonts w:ascii="Calibri" w:eastAsia="Times New Roman" w:hAnsi="Calibri" w:cs="Calibri"/>
                  <w:color w:val="000000"/>
                  <w:rPrChange w:id="2892" w:author="Stefanie Lane" w:date="2022-06-23T13:09:00Z">
                    <w:rPr/>
                  </w:rPrChange>
                </w:rPr>
                <w:t>Sedge</w:t>
              </w:r>
            </w:ins>
          </w:p>
        </w:tc>
        <w:tc>
          <w:tcPr>
            <w:tcW w:w="1209" w:type="dxa"/>
            <w:tcBorders>
              <w:top w:val="nil"/>
              <w:left w:val="nil"/>
              <w:bottom w:val="nil"/>
              <w:right w:val="nil"/>
            </w:tcBorders>
            <w:shd w:val="clear" w:color="auto" w:fill="auto"/>
            <w:noWrap/>
            <w:vAlign w:val="center"/>
            <w:hideMark/>
            <w:tcPrChange w:id="2893" w:author="Stefanie Lane" w:date="2022-06-23T13:10:00Z">
              <w:tcPr>
                <w:tcW w:w="1040" w:type="dxa"/>
                <w:tcBorders>
                  <w:top w:val="nil"/>
                  <w:left w:val="nil"/>
                  <w:bottom w:val="nil"/>
                  <w:right w:val="nil"/>
                </w:tcBorders>
                <w:shd w:val="clear" w:color="auto" w:fill="auto"/>
                <w:noWrap/>
                <w:vAlign w:val="center"/>
                <w:hideMark/>
              </w:tcPr>
            </w:tcPrChange>
          </w:tcPr>
          <w:p w14:paraId="3A267D0C" w14:textId="77777777" w:rsidR="009560F5" w:rsidRPr="009560F5" w:rsidRDefault="009560F5" w:rsidP="009560F5">
            <w:pPr>
              <w:spacing w:after="0" w:line="240" w:lineRule="auto"/>
              <w:jc w:val="center"/>
              <w:rPr>
                <w:ins w:id="2894" w:author="Stefanie Lane" w:date="2022-06-23T13:09:00Z"/>
                <w:rFonts w:ascii="Calibri" w:eastAsia="Times New Roman" w:hAnsi="Calibri" w:cs="Calibri"/>
                <w:color w:val="000000"/>
                <w:rPrChange w:id="2895" w:author="Stefanie Lane" w:date="2022-06-23T13:09:00Z">
                  <w:rPr>
                    <w:ins w:id="2896" w:author="Stefanie Lane" w:date="2022-06-23T13:09:00Z"/>
                  </w:rPr>
                </w:rPrChange>
              </w:rPr>
              <w:pPrChange w:id="2897" w:author="Stefanie Lane" w:date="2022-06-23T13:09:00Z">
                <w:pPr>
                  <w:jc w:val="center"/>
                </w:pPr>
              </w:pPrChange>
            </w:pPr>
            <w:ins w:id="2898" w:author="Stefanie Lane" w:date="2022-06-23T13:09:00Z">
              <w:r w:rsidRPr="009560F5">
                <w:rPr>
                  <w:rFonts w:ascii="Calibri" w:eastAsia="Times New Roman" w:hAnsi="Calibri" w:cs="Calibri"/>
                  <w:color w:val="000000"/>
                  <w:rPrChange w:id="2899" w:author="Stefanie Lane" w:date="2022-06-23T13:09:00Z">
                    <w:rPr/>
                  </w:rPrChange>
                </w:rPr>
                <w:t>1979-1999</w:t>
              </w:r>
            </w:ins>
          </w:p>
        </w:tc>
        <w:tc>
          <w:tcPr>
            <w:tcW w:w="1080" w:type="dxa"/>
            <w:tcBorders>
              <w:top w:val="single" w:sz="4" w:space="0" w:color="auto"/>
              <w:left w:val="nil"/>
              <w:bottom w:val="nil"/>
              <w:right w:val="nil"/>
            </w:tcBorders>
            <w:shd w:val="clear" w:color="auto" w:fill="auto"/>
            <w:noWrap/>
            <w:vAlign w:val="center"/>
            <w:hideMark/>
            <w:tcPrChange w:id="2900" w:author="Stefanie Lane" w:date="2022-06-23T13:10:00Z">
              <w:tcPr>
                <w:tcW w:w="960" w:type="dxa"/>
                <w:tcBorders>
                  <w:top w:val="single" w:sz="4" w:space="0" w:color="auto"/>
                  <w:left w:val="nil"/>
                  <w:bottom w:val="nil"/>
                  <w:right w:val="nil"/>
                </w:tcBorders>
                <w:shd w:val="clear" w:color="auto" w:fill="auto"/>
                <w:noWrap/>
                <w:vAlign w:val="center"/>
                <w:hideMark/>
              </w:tcPr>
            </w:tcPrChange>
          </w:tcPr>
          <w:p w14:paraId="7197F63F" w14:textId="77777777" w:rsidR="009560F5" w:rsidRPr="009560F5" w:rsidRDefault="009560F5" w:rsidP="009560F5">
            <w:pPr>
              <w:spacing w:after="0" w:line="240" w:lineRule="auto"/>
              <w:jc w:val="center"/>
              <w:rPr>
                <w:ins w:id="2901" w:author="Stefanie Lane" w:date="2022-06-23T13:09:00Z"/>
                <w:rFonts w:ascii="Calibri" w:eastAsia="Times New Roman" w:hAnsi="Calibri" w:cs="Calibri"/>
                <w:color w:val="000000"/>
                <w:rPrChange w:id="2902" w:author="Stefanie Lane" w:date="2022-06-23T13:09:00Z">
                  <w:rPr>
                    <w:ins w:id="2903" w:author="Stefanie Lane" w:date="2022-06-23T13:09:00Z"/>
                  </w:rPr>
                </w:rPrChange>
              </w:rPr>
              <w:pPrChange w:id="2904" w:author="Stefanie Lane" w:date="2022-06-23T13:09:00Z">
                <w:pPr>
                  <w:jc w:val="center"/>
                </w:pPr>
              </w:pPrChange>
            </w:pPr>
            <w:ins w:id="2905" w:author="Stefanie Lane" w:date="2022-06-23T13:09:00Z">
              <w:r w:rsidRPr="009560F5">
                <w:rPr>
                  <w:rFonts w:ascii="Calibri" w:eastAsia="Times New Roman" w:hAnsi="Calibri" w:cs="Calibri"/>
                  <w:color w:val="000000"/>
                  <w:rPrChange w:id="2906" w:author="Stefanie Lane" w:date="2022-06-23T13:09:00Z">
                    <w:rPr/>
                  </w:rPrChange>
                </w:rPr>
                <w:t>0.32</w:t>
              </w:r>
            </w:ins>
          </w:p>
        </w:tc>
        <w:tc>
          <w:tcPr>
            <w:tcW w:w="1350" w:type="dxa"/>
            <w:tcBorders>
              <w:top w:val="single" w:sz="4" w:space="0" w:color="auto"/>
              <w:left w:val="nil"/>
              <w:bottom w:val="nil"/>
              <w:right w:val="nil"/>
            </w:tcBorders>
            <w:shd w:val="clear" w:color="auto" w:fill="auto"/>
            <w:noWrap/>
            <w:vAlign w:val="bottom"/>
            <w:hideMark/>
            <w:tcPrChange w:id="2907" w:author="Stefanie Lane" w:date="2022-06-23T13:10:00Z">
              <w:tcPr>
                <w:tcW w:w="1220" w:type="dxa"/>
                <w:tcBorders>
                  <w:top w:val="single" w:sz="4" w:space="0" w:color="auto"/>
                  <w:left w:val="nil"/>
                  <w:bottom w:val="nil"/>
                  <w:right w:val="nil"/>
                </w:tcBorders>
                <w:shd w:val="clear" w:color="auto" w:fill="auto"/>
                <w:noWrap/>
                <w:vAlign w:val="bottom"/>
                <w:hideMark/>
              </w:tcPr>
            </w:tcPrChange>
          </w:tcPr>
          <w:p w14:paraId="6DCEB443" w14:textId="77777777" w:rsidR="009560F5" w:rsidRPr="009560F5" w:rsidRDefault="009560F5" w:rsidP="009560F5">
            <w:pPr>
              <w:spacing w:after="0" w:line="240" w:lineRule="auto"/>
              <w:jc w:val="center"/>
              <w:rPr>
                <w:ins w:id="2908" w:author="Stefanie Lane" w:date="2022-06-23T13:09:00Z"/>
                <w:rFonts w:ascii="Calibri" w:eastAsia="Times New Roman" w:hAnsi="Calibri" w:cs="Calibri"/>
                <w:color w:val="000000"/>
                <w:rPrChange w:id="2909" w:author="Stefanie Lane" w:date="2022-06-23T13:09:00Z">
                  <w:rPr>
                    <w:ins w:id="2910" w:author="Stefanie Lane" w:date="2022-06-23T13:09:00Z"/>
                  </w:rPr>
                </w:rPrChange>
              </w:rPr>
              <w:pPrChange w:id="2911" w:author="Stefanie Lane" w:date="2022-06-23T13:09:00Z">
                <w:pPr>
                  <w:jc w:val="center"/>
                </w:pPr>
              </w:pPrChange>
            </w:pPr>
            <w:ins w:id="2912" w:author="Stefanie Lane" w:date="2022-06-23T13:09:00Z">
              <w:r w:rsidRPr="009560F5">
                <w:rPr>
                  <w:rFonts w:ascii="Calibri" w:eastAsia="Times New Roman" w:hAnsi="Calibri" w:cs="Calibri"/>
                  <w:color w:val="000000"/>
                  <w:rPrChange w:id="2913" w:author="Stefanie Lane" w:date="2022-06-23T13:09:00Z">
                    <w:rPr/>
                  </w:rPrChange>
                </w:rPr>
                <w:t>0.17</w:t>
              </w:r>
            </w:ins>
          </w:p>
        </w:tc>
        <w:tc>
          <w:tcPr>
            <w:tcW w:w="1710" w:type="dxa"/>
            <w:tcBorders>
              <w:top w:val="single" w:sz="4" w:space="0" w:color="auto"/>
              <w:left w:val="nil"/>
              <w:bottom w:val="nil"/>
              <w:right w:val="nil"/>
            </w:tcBorders>
            <w:shd w:val="clear" w:color="auto" w:fill="auto"/>
            <w:noWrap/>
            <w:vAlign w:val="bottom"/>
            <w:hideMark/>
            <w:tcPrChange w:id="2914" w:author="Stefanie Lane" w:date="2022-06-23T13:10:00Z">
              <w:tcPr>
                <w:tcW w:w="1460" w:type="dxa"/>
                <w:tcBorders>
                  <w:top w:val="single" w:sz="4" w:space="0" w:color="auto"/>
                  <w:left w:val="nil"/>
                  <w:bottom w:val="nil"/>
                  <w:right w:val="nil"/>
                </w:tcBorders>
                <w:shd w:val="clear" w:color="auto" w:fill="auto"/>
                <w:noWrap/>
                <w:vAlign w:val="bottom"/>
                <w:hideMark/>
              </w:tcPr>
            </w:tcPrChange>
          </w:tcPr>
          <w:p w14:paraId="2DE66567" w14:textId="77777777" w:rsidR="009560F5" w:rsidRPr="009560F5" w:rsidRDefault="009560F5" w:rsidP="009560F5">
            <w:pPr>
              <w:spacing w:after="0" w:line="240" w:lineRule="auto"/>
              <w:jc w:val="center"/>
              <w:rPr>
                <w:ins w:id="2915" w:author="Stefanie Lane" w:date="2022-06-23T13:09:00Z"/>
                <w:rFonts w:ascii="Calibri" w:eastAsia="Times New Roman" w:hAnsi="Calibri" w:cs="Calibri"/>
                <w:color w:val="000000"/>
                <w:rPrChange w:id="2916" w:author="Stefanie Lane" w:date="2022-06-23T13:09:00Z">
                  <w:rPr>
                    <w:ins w:id="2917" w:author="Stefanie Lane" w:date="2022-06-23T13:09:00Z"/>
                  </w:rPr>
                </w:rPrChange>
              </w:rPr>
              <w:pPrChange w:id="2918" w:author="Stefanie Lane" w:date="2022-06-23T13:09:00Z">
                <w:pPr>
                  <w:jc w:val="center"/>
                </w:pPr>
              </w:pPrChange>
            </w:pPr>
            <w:ins w:id="2919" w:author="Stefanie Lane" w:date="2022-06-23T13:09:00Z">
              <w:r w:rsidRPr="009560F5">
                <w:rPr>
                  <w:rFonts w:ascii="Calibri" w:eastAsia="Times New Roman" w:hAnsi="Calibri" w:cs="Calibri"/>
                  <w:color w:val="000000"/>
                  <w:rPrChange w:id="2920" w:author="Stefanie Lane" w:date="2022-06-23T13:09:00Z">
                    <w:rPr/>
                  </w:rPrChange>
                </w:rPr>
                <w:t>0.15</w:t>
              </w:r>
            </w:ins>
          </w:p>
        </w:tc>
      </w:tr>
      <w:tr w:rsidR="009560F5" w:rsidRPr="009560F5" w14:paraId="78107B57" w14:textId="77777777" w:rsidTr="00EF307A">
        <w:trPr>
          <w:trHeight w:val="290"/>
          <w:jc w:val="center"/>
          <w:ins w:id="2921" w:author="Stefanie Lane" w:date="2022-06-23T13:09:00Z"/>
          <w:trPrChange w:id="2922" w:author="Stefanie Lane" w:date="2022-06-23T13:10:00Z">
            <w:trPr>
              <w:trHeight w:val="290"/>
            </w:trPr>
          </w:trPrChange>
        </w:trPr>
        <w:tc>
          <w:tcPr>
            <w:tcW w:w="1311" w:type="dxa"/>
            <w:vMerge/>
            <w:tcBorders>
              <w:top w:val="nil"/>
              <w:left w:val="nil"/>
              <w:bottom w:val="single" w:sz="4" w:space="0" w:color="000000"/>
              <w:right w:val="nil"/>
            </w:tcBorders>
            <w:vAlign w:val="center"/>
            <w:hideMark/>
            <w:tcPrChange w:id="2923" w:author="Stefanie Lane" w:date="2022-06-23T13:10:00Z">
              <w:tcPr>
                <w:tcW w:w="1160" w:type="dxa"/>
                <w:vMerge/>
                <w:tcBorders>
                  <w:top w:val="nil"/>
                  <w:left w:val="nil"/>
                  <w:bottom w:val="single" w:sz="4" w:space="0" w:color="000000"/>
                  <w:right w:val="nil"/>
                </w:tcBorders>
                <w:vAlign w:val="center"/>
                <w:hideMark/>
              </w:tcPr>
            </w:tcPrChange>
          </w:tcPr>
          <w:p w14:paraId="22876039" w14:textId="77777777" w:rsidR="009560F5" w:rsidRPr="009560F5" w:rsidRDefault="009560F5" w:rsidP="009560F5">
            <w:pPr>
              <w:spacing w:after="0" w:line="240" w:lineRule="auto"/>
              <w:rPr>
                <w:ins w:id="2924" w:author="Stefanie Lane" w:date="2022-06-23T13:09:00Z"/>
                <w:rFonts w:ascii="Calibri" w:eastAsia="Times New Roman" w:hAnsi="Calibri" w:cs="Calibri"/>
                <w:color w:val="000000"/>
                <w:rPrChange w:id="2925" w:author="Stefanie Lane" w:date="2022-06-23T13:09:00Z">
                  <w:rPr>
                    <w:ins w:id="2926" w:author="Stefanie Lane" w:date="2022-06-23T13:09:00Z"/>
                  </w:rPr>
                </w:rPrChange>
              </w:rPr>
              <w:pPrChange w:id="2927" w:author="Stefanie Lane" w:date="2022-06-23T13:09:00Z">
                <w:pPr/>
              </w:pPrChange>
            </w:pPr>
          </w:p>
        </w:tc>
        <w:tc>
          <w:tcPr>
            <w:tcW w:w="1209" w:type="dxa"/>
            <w:tcBorders>
              <w:top w:val="nil"/>
              <w:left w:val="nil"/>
              <w:bottom w:val="single" w:sz="4" w:space="0" w:color="auto"/>
              <w:right w:val="nil"/>
            </w:tcBorders>
            <w:shd w:val="clear" w:color="auto" w:fill="auto"/>
            <w:noWrap/>
            <w:vAlign w:val="center"/>
            <w:hideMark/>
            <w:tcPrChange w:id="2928" w:author="Stefanie Lane" w:date="2022-06-23T13:10:00Z">
              <w:tcPr>
                <w:tcW w:w="1040" w:type="dxa"/>
                <w:tcBorders>
                  <w:top w:val="nil"/>
                  <w:left w:val="nil"/>
                  <w:bottom w:val="single" w:sz="4" w:space="0" w:color="auto"/>
                  <w:right w:val="nil"/>
                </w:tcBorders>
                <w:shd w:val="clear" w:color="auto" w:fill="auto"/>
                <w:noWrap/>
                <w:vAlign w:val="center"/>
                <w:hideMark/>
              </w:tcPr>
            </w:tcPrChange>
          </w:tcPr>
          <w:p w14:paraId="3E832D78" w14:textId="77777777" w:rsidR="009560F5" w:rsidRPr="009560F5" w:rsidRDefault="009560F5" w:rsidP="009560F5">
            <w:pPr>
              <w:spacing w:after="0" w:line="240" w:lineRule="auto"/>
              <w:jc w:val="center"/>
              <w:rPr>
                <w:ins w:id="2929" w:author="Stefanie Lane" w:date="2022-06-23T13:09:00Z"/>
                <w:rFonts w:ascii="Calibri" w:eastAsia="Times New Roman" w:hAnsi="Calibri" w:cs="Calibri"/>
                <w:color w:val="000000"/>
                <w:rPrChange w:id="2930" w:author="Stefanie Lane" w:date="2022-06-23T13:09:00Z">
                  <w:rPr>
                    <w:ins w:id="2931" w:author="Stefanie Lane" w:date="2022-06-23T13:09:00Z"/>
                  </w:rPr>
                </w:rPrChange>
              </w:rPr>
              <w:pPrChange w:id="2932" w:author="Stefanie Lane" w:date="2022-06-23T13:09:00Z">
                <w:pPr>
                  <w:jc w:val="center"/>
                </w:pPr>
              </w:pPrChange>
            </w:pPr>
            <w:ins w:id="2933" w:author="Stefanie Lane" w:date="2022-06-23T13:09:00Z">
              <w:r w:rsidRPr="009560F5">
                <w:rPr>
                  <w:rFonts w:ascii="Calibri" w:eastAsia="Times New Roman" w:hAnsi="Calibri" w:cs="Calibri"/>
                  <w:color w:val="000000"/>
                  <w:rPrChange w:id="2934" w:author="Stefanie Lane" w:date="2022-06-23T13:09:00Z">
                    <w:rPr/>
                  </w:rPrChange>
                </w:rPr>
                <w:t>1999-2019</w:t>
              </w:r>
            </w:ins>
          </w:p>
        </w:tc>
        <w:tc>
          <w:tcPr>
            <w:tcW w:w="1080" w:type="dxa"/>
            <w:tcBorders>
              <w:top w:val="nil"/>
              <w:left w:val="nil"/>
              <w:bottom w:val="single" w:sz="4" w:space="0" w:color="auto"/>
              <w:right w:val="nil"/>
            </w:tcBorders>
            <w:shd w:val="clear" w:color="auto" w:fill="auto"/>
            <w:noWrap/>
            <w:vAlign w:val="center"/>
            <w:hideMark/>
            <w:tcPrChange w:id="2935" w:author="Stefanie Lane" w:date="2022-06-23T13:10:00Z">
              <w:tcPr>
                <w:tcW w:w="960" w:type="dxa"/>
                <w:tcBorders>
                  <w:top w:val="nil"/>
                  <w:left w:val="nil"/>
                  <w:bottom w:val="single" w:sz="4" w:space="0" w:color="auto"/>
                  <w:right w:val="nil"/>
                </w:tcBorders>
                <w:shd w:val="clear" w:color="auto" w:fill="auto"/>
                <w:noWrap/>
                <w:vAlign w:val="center"/>
                <w:hideMark/>
              </w:tcPr>
            </w:tcPrChange>
          </w:tcPr>
          <w:p w14:paraId="4974285D" w14:textId="77777777" w:rsidR="009560F5" w:rsidRPr="009560F5" w:rsidRDefault="009560F5" w:rsidP="009560F5">
            <w:pPr>
              <w:spacing w:after="0" w:line="240" w:lineRule="auto"/>
              <w:jc w:val="center"/>
              <w:rPr>
                <w:ins w:id="2936" w:author="Stefanie Lane" w:date="2022-06-23T13:09:00Z"/>
                <w:rFonts w:ascii="Calibri" w:eastAsia="Times New Roman" w:hAnsi="Calibri" w:cs="Calibri"/>
                <w:color w:val="000000"/>
                <w:rPrChange w:id="2937" w:author="Stefanie Lane" w:date="2022-06-23T13:09:00Z">
                  <w:rPr>
                    <w:ins w:id="2938" w:author="Stefanie Lane" w:date="2022-06-23T13:09:00Z"/>
                  </w:rPr>
                </w:rPrChange>
              </w:rPr>
              <w:pPrChange w:id="2939" w:author="Stefanie Lane" w:date="2022-06-23T13:09:00Z">
                <w:pPr>
                  <w:jc w:val="center"/>
                </w:pPr>
              </w:pPrChange>
            </w:pPr>
            <w:ins w:id="2940" w:author="Stefanie Lane" w:date="2022-06-23T13:09:00Z">
              <w:r w:rsidRPr="009560F5">
                <w:rPr>
                  <w:rFonts w:ascii="Calibri" w:eastAsia="Times New Roman" w:hAnsi="Calibri" w:cs="Calibri"/>
                  <w:color w:val="000000"/>
                  <w:rPrChange w:id="2941" w:author="Stefanie Lane" w:date="2022-06-23T13:09:00Z">
                    <w:rPr/>
                  </w:rPrChange>
                </w:rPr>
                <w:t>0.50</w:t>
              </w:r>
            </w:ins>
          </w:p>
        </w:tc>
        <w:tc>
          <w:tcPr>
            <w:tcW w:w="1350" w:type="dxa"/>
            <w:tcBorders>
              <w:top w:val="nil"/>
              <w:left w:val="nil"/>
              <w:bottom w:val="single" w:sz="4" w:space="0" w:color="auto"/>
              <w:right w:val="nil"/>
            </w:tcBorders>
            <w:shd w:val="clear" w:color="auto" w:fill="auto"/>
            <w:noWrap/>
            <w:vAlign w:val="bottom"/>
            <w:hideMark/>
            <w:tcPrChange w:id="2942" w:author="Stefanie Lane" w:date="2022-06-23T13:10:00Z">
              <w:tcPr>
                <w:tcW w:w="1220" w:type="dxa"/>
                <w:tcBorders>
                  <w:top w:val="nil"/>
                  <w:left w:val="nil"/>
                  <w:bottom w:val="single" w:sz="4" w:space="0" w:color="auto"/>
                  <w:right w:val="nil"/>
                </w:tcBorders>
                <w:shd w:val="clear" w:color="auto" w:fill="auto"/>
                <w:noWrap/>
                <w:vAlign w:val="bottom"/>
                <w:hideMark/>
              </w:tcPr>
            </w:tcPrChange>
          </w:tcPr>
          <w:p w14:paraId="083D547A" w14:textId="77777777" w:rsidR="009560F5" w:rsidRPr="009560F5" w:rsidRDefault="009560F5" w:rsidP="009560F5">
            <w:pPr>
              <w:spacing w:after="0" w:line="240" w:lineRule="auto"/>
              <w:jc w:val="center"/>
              <w:rPr>
                <w:ins w:id="2943" w:author="Stefanie Lane" w:date="2022-06-23T13:09:00Z"/>
                <w:rFonts w:ascii="Calibri" w:eastAsia="Times New Roman" w:hAnsi="Calibri" w:cs="Calibri"/>
                <w:color w:val="000000"/>
                <w:rPrChange w:id="2944" w:author="Stefanie Lane" w:date="2022-06-23T13:09:00Z">
                  <w:rPr>
                    <w:ins w:id="2945" w:author="Stefanie Lane" w:date="2022-06-23T13:09:00Z"/>
                  </w:rPr>
                </w:rPrChange>
              </w:rPr>
              <w:pPrChange w:id="2946" w:author="Stefanie Lane" w:date="2022-06-23T13:09:00Z">
                <w:pPr>
                  <w:jc w:val="center"/>
                </w:pPr>
              </w:pPrChange>
            </w:pPr>
            <w:ins w:id="2947" w:author="Stefanie Lane" w:date="2022-06-23T13:09:00Z">
              <w:r w:rsidRPr="009560F5">
                <w:rPr>
                  <w:rFonts w:ascii="Calibri" w:eastAsia="Times New Roman" w:hAnsi="Calibri" w:cs="Calibri"/>
                  <w:color w:val="000000"/>
                  <w:rPrChange w:id="2948" w:author="Stefanie Lane" w:date="2022-06-23T13:09:00Z">
                    <w:rPr/>
                  </w:rPrChange>
                </w:rPr>
                <w:t>0.24</w:t>
              </w:r>
            </w:ins>
          </w:p>
        </w:tc>
        <w:tc>
          <w:tcPr>
            <w:tcW w:w="1710" w:type="dxa"/>
            <w:tcBorders>
              <w:top w:val="nil"/>
              <w:left w:val="nil"/>
              <w:bottom w:val="single" w:sz="4" w:space="0" w:color="auto"/>
              <w:right w:val="nil"/>
            </w:tcBorders>
            <w:shd w:val="clear" w:color="auto" w:fill="auto"/>
            <w:noWrap/>
            <w:vAlign w:val="bottom"/>
            <w:hideMark/>
            <w:tcPrChange w:id="2949" w:author="Stefanie Lane" w:date="2022-06-23T13:10:00Z">
              <w:tcPr>
                <w:tcW w:w="1460" w:type="dxa"/>
                <w:tcBorders>
                  <w:top w:val="nil"/>
                  <w:left w:val="nil"/>
                  <w:bottom w:val="single" w:sz="4" w:space="0" w:color="auto"/>
                  <w:right w:val="nil"/>
                </w:tcBorders>
                <w:shd w:val="clear" w:color="auto" w:fill="auto"/>
                <w:noWrap/>
                <w:vAlign w:val="bottom"/>
                <w:hideMark/>
              </w:tcPr>
            </w:tcPrChange>
          </w:tcPr>
          <w:p w14:paraId="33DE73E2" w14:textId="77777777" w:rsidR="009560F5" w:rsidRPr="009560F5" w:rsidRDefault="009560F5" w:rsidP="009560F5">
            <w:pPr>
              <w:spacing w:after="0" w:line="240" w:lineRule="auto"/>
              <w:jc w:val="center"/>
              <w:rPr>
                <w:ins w:id="2950" w:author="Stefanie Lane" w:date="2022-06-23T13:09:00Z"/>
                <w:rFonts w:ascii="Calibri" w:eastAsia="Times New Roman" w:hAnsi="Calibri" w:cs="Calibri"/>
                <w:color w:val="000000"/>
                <w:rPrChange w:id="2951" w:author="Stefanie Lane" w:date="2022-06-23T13:09:00Z">
                  <w:rPr>
                    <w:ins w:id="2952" w:author="Stefanie Lane" w:date="2022-06-23T13:09:00Z"/>
                  </w:rPr>
                </w:rPrChange>
              </w:rPr>
              <w:pPrChange w:id="2953" w:author="Stefanie Lane" w:date="2022-06-23T13:09:00Z">
                <w:pPr>
                  <w:jc w:val="center"/>
                </w:pPr>
              </w:pPrChange>
            </w:pPr>
            <w:ins w:id="2954" w:author="Stefanie Lane" w:date="2022-06-23T13:09:00Z">
              <w:r w:rsidRPr="009560F5">
                <w:rPr>
                  <w:rFonts w:ascii="Calibri" w:eastAsia="Times New Roman" w:hAnsi="Calibri" w:cs="Calibri"/>
                  <w:color w:val="000000"/>
                  <w:rPrChange w:id="2955" w:author="Stefanie Lane" w:date="2022-06-23T13:09:00Z">
                    <w:rPr/>
                  </w:rPrChange>
                </w:rPr>
                <w:t>0.26</w:t>
              </w:r>
            </w:ins>
          </w:p>
        </w:tc>
      </w:tr>
    </w:tbl>
    <w:p w14:paraId="389C3AD9" w14:textId="12706ED5" w:rsidR="00B112D7" w:rsidRDefault="009560F5" w:rsidP="00D81CB7">
      <w:ins w:id="2956" w:author="Stefanie Lane" w:date="2022-06-23T13:09:00Z">
        <w:r>
          <w:fldChar w:fldCharType="end"/>
        </w:r>
      </w:ins>
    </w:p>
    <w:p w14:paraId="4C29746C" w14:textId="1D9434BE" w:rsidR="00B112D7" w:rsidRDefault="00B112D7" w:rsidP="00D81CB7"/>
    <w:p w14:paraId="13DD43C5" w14:textId="6E771163" w:rsidR="00B112D7" w:rsidDel="000C4EEC" w:rsidRDefault="00B112D7" w:rsidP="00D81CB7">
      <w:pPr>
        <w:rPr>
          <w:del w:id="2957" w:author="Stefanie Lane" w:date="2022-06-21T13:13:00Z"/>
        </w:rPr>
      </w:pPr>
    </w:p>
    <w:p w14:paraId="0896A70D" w14:textId="77777777" w:rsidR="00183E18" w:rsidRDefault="00183E18">
      <w:pPr>
        <w:rPr>
          <w:rFonts w:asciiTheme="majorHAnsi" w:eastAsiaTheme="majorEastAsia" w:hAnsiTheme="majorHAnsi" w:cstheme="majorBidi"/>
          <w:color w:val="2F5496" w:themeColor="accent1" w:themeShade="BF"/>
          <w:sz w:val="32"/>
          <w:szCs w:val="32"/>
        </w:rPr>
      </w:pPr>
      <w:del w:id="2958" w:author="Stefanie Lane" w:date="2022-06-21T13:13:00Z">
        <w:r w:rsidDel="000C4EEC">
          <w:br w:type="page"/>
        </w:r>
      </w:del>
    </w:p>
    <w:p w14:paraId="36087870" w14:textId="25855EE8" w:rsidR="00D81CB7" w:rsidRDefault="00D81CB7" w:rsidP="00D81CB7">
      <w:pPr>
        <w:pStyle w:val="Heading1"/>
      </w:pPr>
      <w:commentRangeStart w:id="2959"/>
      <w:r>
        <w:lastRenderedPageBreak/>
        <w:t>Discussion</w:t>
      </w:r>
      <w:commentRangeEnd w:id="2959"/>
      <w:r w:rsidR="00CF6E65">
        <w:rPr>
          <w:rStyle w:val="CommentReference"/>
          <w:rFonts w:asciiTheme="minorHAnsi" w:eastAsiaTheme="minorHAnsi" w:hAnsiTheme="minorHAnsi" w:cstheme="minorBidi"/>
          <w:color w:val="auto"/>
        </w:rPr>
        <w:commentReference w:id="2959"/>
      </w:r>
    </w:p>
    <w:p w14:paraId="4065CD53" w14:textId="081E359B" w:rsidR="00050B97" w:rsidDel="00412BC8" w:rsidRDefault="003A3518" w:rsidP="00933EF5">
      <w:pPr>
        <w:rPr>
          <w:del w:id="2960" w:author="Stefanie Lane" w:date="2022-06-21T14:00:00Z"/>
        </w:rPr>
      </w:pPr>
      <w:r>
        <w:tab/>
      </w:r>
      <w:r w:rsidR="00750723">
        <w:t xml:space="preserve">Repeat sampling of vegetation communities over long time frames can inform responses to global change along with appropriate </w:t>
      </w:r>
      <w:r w:rsidR="00D67027">
        <w:t xml:space="preserve">conservation management. </w:t>
      </w:r>
      <w:del w:id="2961" w:author="Stefanie Lane" w:date="2022-06-21T13:58:00Z">
        <w:r w:rsidR="005A45E0" w:rsidDel="004D7A19">
          <w:delText>In t</w:delText>
        </w:r>
      </w:del>
      <w:ins w:id="2962" w:author="Stefanie Lane" w:date="2022-06-21T13:58:00Z">
        <w:r w:rsidR="004D7A19">
          <w:t>T</w:t>
        </w:r>
      </w:ins>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ins w:id="2963" w:author="Stefanie Lane" w:date="2022-06-22T13:49:00Z">
        <w:r w:rsidR="00EE42AD">
          <w:t>E</w:t>
        </w:r>
      </w:ins>
      <w:del w:id="2964" w:author="Stefanie Lane" w:date="2022-06-22T13:49:00Z">
        <w:r w:rsidR="00336FE4" w:rsidDel="00EE42AD">
          <w:delText>e</w:delText>
        </w:r>
      </w:del>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w:t>
      </w:r>
      <w:del w:id="2965" w:author="Stefanie Lane" w:date="2022-06-22T13:49:00Z">
        <w:r w:rsidR="00C03394" w:rsidDel="00EE42AD">
          <w:delText xml:space="preserve">and between </w:delText>
        </w:r>
      </w:del>
      <w:r w:rsidR="00C03394">
        <w:t xml:space="preserve">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r w:rsidR="00750723">
        <w:t>However</w:t>
      </w:r>
      <w:r w:rsidR="00336FE4">
        <w:t>,</w:t>
      </w:r>
      <w:r w:rsidR="00750723">
        <w:t xml:space="preserve"> we also find that there </w:t>
      </w:r>
      <w:del w:id="2966" w:author="Stefanie Lane" w:date="2022-06-21T13:58:00Z">
        <w:r w:rsidR="00750723" w:rsidDel="004D7A19">
          <w:delText>has</w:delText>
        </w:r>
      </w:del>
      <w:ins w:id="2967" w:author="Stefanie Lane" w:date="2022-06-21T13:58:00Z">
        <w:r w:rsidR="004D7A19">
          <w:t>have</w:t>
        </w:r>
      </w:ins>
      <w:r w:rsidR="00750723">
        <w:t xml:space="preserve"> been substantive changes in the species composition over time, indicating </w:t>
      </w:r>
      <w:r w:rsidR="00336FE4">
        <w:t>that despite conservation status</w:t>
      </w:r>
      <w:ins w:id="2968" w:author="Stefanie Lane" w:date="2022-06-21T13:59:00Z">
        <w:r w:rsidR="004D7A19">
          <w:t xml:space="preserve"> and broad resilience</w:t>
        </w:r>
      </w:ins>
      <w:r w:rsidR="00336FE4">
        <w:t xml:space="preserve"> of our study region, regional pressures are influencing </w:t>
      </w:r>
      <w:ins w:id="2969" w:author="Stefanie Lane" w:date="2022-06-21T13:59:00Z">
        <w:r w:rsidR="00412BC8">
          <w:t xml:space="preserve">considerable shifts in </w:t>
        </w:r>
      </w:ins>
      <w:r w:rsidR="00336FE4">
        <w:t xml:space="preserve">the species composition </w:t>
      </w:r>
      <w:ins w:id="2970" w:author="Stefanie Lane" w:date="2022-06-21T13:59:00Z">
        <w:r w:rsidR="00412BC8">
          <w:t xml:space="preserve">within </w:t>
        </w:r>
      </w:ins>
      <w:del w:id="2971" w:author="Stefanie Lane" w:date="2022-06-21T13:59:00Z">
        <w:r w:rsidR="00336FE4" w:rsidDel="00412BC8">
          <w:delText xml:space="preserve">of </w:delText>
        </w:r>
      </w:del>
      <w:r w:rsidR="00336FE4">
        <w:t xml:space="preserve">this </w:t>
      </w:r>
      <w:del w:id="2972" w:author="Stefanie Lane" w:date="2022-06-21T13:59:00Z">
        <w:r w:rsidR="00336FE4" w:rsidDel="00412BC8">
          <w:delText>area</w:delText>
        </w:r>
      </w:del>
      <w:ins w:id="2973" w:author="Stefanie Lane" w:date="2022-06-21T13:59:00Z">
        <w:r w:rsidR="00412BC8">
          <w:t>habitat</w:t>
        </w:r>
      </w:ins>
      <w:r w:rsidR="00336FE4">
        <w:t xml:space="preserve">.  </w:t>
      </w:r>
      <w:ins w:id="2974" w:author="Stefanie Lane" w:date="2022-06-22T13:50:00Z">
        <w:r w:rsidR="00EE42AD">
          <w:t>Moreover, c</w:t>
        </w:r>
      </w:ins>
      <w:ins w:id="2975" w:author="Stefanie Lane" w:date="2022-06-21T13:56:00Z">
        <w:r w:rsidR="00684212">
          <w:t xml:space="preserve">luster analysis shows </w:t>
        </w:r>
      </w:ins>
      <w:commentRangeStart w:id="2976"/>
      <w:ins w:id="2977" w:author="Stefanie Lane" w:date="2022-06-03T16:05:00Z">
        <w:r w:rsidR="009837A5" w:rsidRPr="009837A5">
          <w:rPr>
            <w:rPrChange w:id="2978" w:author="Stefanie Lane" w:date="2022-06-03T16:05:00Z">
              <w:rPr>
                <w:i/>
                <w:iCs/>
              </w:rPr>
            </w:rPrChange>
          </w:rPr>
          <w:t xml:space="preserve">there </w:t>
        </w:r>
      </w:ins>
      <w:ins w:id="2979" w:author="Stefanie Lane" w:date="2022-06-22T13:50:00Z">
        <w:r w:rsidR="00EE42AD">
          <w:t xml:space="preserve">was </w:t>
        </w:r>
      </w:ins>
      <w:ins w:id="2980" w:author="Stefanie Lane" w:date="2022-06-03T16:05:00Z">
        <w:r w:rsidR="009837A5" w:rsidRPr="009837A5">
          <w:rPr>
            <w:rPrChange w:id="2981" w:author="Stefanie Lane" w:date="2022-06-03T16:05:00Z">
              <w:rPr>
                <w:i/>
                <w:iCs/>
              </w:rPr>
            </w:rPrChange>
          </w:rPr>
          <w:t xml:space="preserve">increasing heterogeneity of species </w:t>
        </w:r>
      </w:ins>
      <w:ins w:id="2982" w:author="Stefanie Lane" w:date="2022-06-21T13:56:00Z">
        <w:r w:rsidR="00684212">
          <w:t>compositional abundance</w:t>
        </w:r>
      </w:ins>
      <w:ins w:id="2983" w:author="Stefanie Lane" w:date="2022-06-03T16:05:00Z">
        <w:r w:rsidR="009837A5" w:rsidRPr="009837A5">
          <w:rPr>
            <w:rPrChange w:id="2984" w:author="Stefanie Lane" w:date="2022-06-03T16:05:00Z">
              <w:rPr>
                <w:i/>
                <w:iCs/>
              </w:rPr>
            </w:rPrChange>
          </w:rPr>
          <w:t xml:space="preserve"> </w:t>
        </w:r>
      </w:ins>
      <w:ins w:id="2985" w:author="Stefanie Lane" w:date="2022-06-21T13:56:00Z">
        <w:r w:rsidR="00684212">
          <w:t>between</w:t>
        </w:r>
      </w:ins>
      <w:ins w:id="2986" w:author="Stefanie Lane" w:date="2022-06-03T16:05:00Z">
        <w:r w:rsidR="009837A5" w:rsidRPr="009837A5">
          <w:rPr>
            <w:rPrChange w:id="2987" w:author="Stefanie Lane" w:date="2022-06-03T16:05:00Z">
              <w:rPr>
                <w:i/>
                <w:iCs/>
              </w:rPr>
            </w:rPrChange>
          </w:rPr>
          <w:t xml:space="preserve"> assemblage</w:t>
        </w:r>
      </w:ins>
      <w:ins w:id="2988" w:author="Stefanie Lane" w:date="2022-06-21T13:56:00Z">
        <w:r w:rsidR="00684212">
          <w:t>s</w:t>
        </w:r>
      </w:ins>
      <w:ins w:id="2989" w:author="Stefanie Lane" w:date="2022-06-03T16:05:00Z">
        <w:r w:rsidR="009837A5" w:rsidRPr="009837A5">
          <w:rPr>
            <w:rPrChange w:id="2990" w:author="Stefanie Lane" w:date="2022-06-03T16:05:00Z">
              <w:rPr>
                <w:i/>
                <w:iCs/>
              </w:rPr>
            </w:rPrChange>
          </w:rPr>
          <w:t xml:space="preserve">, </w:t>
        </w:r>
      </w:ins>
      <w:ins w:id="2991" w:author="Stefanie Lane" w:date="2022-06-22T13:50:00Z">
        <w:r w:rsidR="00EE42AD">
          <w:t xml:space="preserve">but </w:t>
        </w:r>
      </w:ins>
      <w:ins w:id="2992" w:author="Stefanie Lane" w:date="2022-06-03T16:05:00Z">
        <w:r w:rsidR="009837A5" w:rsidRPr="009837A5">
          <w:rPr>
            <w:rPrChange w:id="2993" w:author="Stefanie Lane" w:date="2022-06-03T16:05:00Z">
              <w:rPr>
                <w:i/>
                <w:iCs/>
              </w:rPr>
            </w:rPrChange>
          </w:rPr>
          <w:t>greater similarity of species cover abundance</w:t>
        </w:r>
      </w:ins>
      <w:ins w:id="2994" w:author="Stefanie Lane" w:date="2022-06-21T13:57:00Z">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ins>
      <w:ins w:id="2995" w:author="Stefanie Lane" w:date="2022-06-21T13:57:00Z">
        <w:r w:rsidR="00E061A8" w:rsidRPr="001967CF">
          <w:fldChar w:fldCharType="separate"/>
        </w:r>
        <w:r w:rsidR="00E061A8" w:rsidRPr="00C535E6">
          <w:t>Figure 2</w:t>
        </w:r>
        <w:r w:rsidR="00E061A8" w:rsidRPr="001967CF">
          <w:fldChar w:fldCharType="end"/>
        </w:r>
        <w:r w:rsidR="00E061A8" w:rsidRPr="001967CF">
          <w:t>)</w:t>
        </w:r>
      </w:ins>
      <w:ins w:id="2996" w:author="Stefanie Lane" w:date="2022-06-22T13:50:00Z">
        <w:r w:rsidR="0099445A">
          <w:t>. Overall, these findings indica</w:t>
        </w:r>
      </w:ins>
      <w:ins w:id="2997" w:author="Stefanie Lane" w:date="2022-06-22T13:51:00Z">
        <w:r w:rsidR="0099445A">
          <w:t xml:space="preserve">te </w:t>
        </w:r>
      </w:ins>
      <w:ins w:id="2998" w:author="Stefanie Lane" w:date="2022-06-21T13:55:00Z">
        <w:r w:rsidR="007D6E8A">
          <w:t xml:space="preserve">homogenized cover abundance </w:t>
        </w:r>
      </w:ins>
      <w:ins w:id="2999" w:author="Stefanie Lane" w:date="2022-06-03T16:05:00Z">
        <w:r w:rsidR="009837A5" w:rsidRPr="009837A5">
          <w:rPr>
            <w:rPrChange w:id="3000" w:author="Stefanie Lane" w:date="2022-06-03T16:05:00Z">
              <w:rPr>
                <w:i/>
                <w:iCs/>
              </w:rPr>
            </w:rPrChange>
          </w:rPr>
          <w:t>by fewer species</w:t>
        </w:r>
      </w:ins>
      <w:ins w:id="3001" w:author="Stefanie Lane" w:date="2022-06-22T14:31:00Z">
        <w:r w:rsidR="008E629E">
          <w:t xml:space="preserve"> within each assemblage type</w:t>
        </w:r>
        <w:r w:rsidR="00EF4ED1">
          <w:t xml:space="preserve">, creating more distinct but less diverse </w:t>
        </w:r>
      </w:ins>
      <w:ins w:id="3002" w:author="Stefanie Lane" w:date="2022-06-22T14:32:00Z">
        <w:r w:rsidR="00EF4ED1">
          <w:t>patches in the community</w:t>
        </w:r>
      </w:ins>
      <w:ins w:id="3003" w:author="Stefanie Lane" w:date="2022-06-03T16:05:00Z">
        <w:r w:rsidR="009837A5" w:rsidRPr="009837A5">
          <w:rPr>
            <w:rPrChange w:id="3004" w:author="Stefanie Lane" w:date="2022-06-03T16:05:00Z">
              <w:rPr>
                <w:i/>
                <w:iCs/>
              </w:rPr>
            </w:rPrChange>
          </w:rPr>
          <w:t>.</w:t>
        </w:r>
        <w:commentRangeEnd w:id="2976"/>
        <w:r w:rsidR="009837A5" w:rsidRPr="009837A5">
          <w:rPr>
            <w:rPrChange w:id="3005" w:author="Stefanie Lane" w:date="2022-06-03T16:05:00Z">
              <w:rPr>
                <w:rStyle w:val="CommentReference"/>
                <w:i/>
                <w:iCs/>
              </w:rPr>
            </w:rPrChange>
          </w:rPr>
          <w:commentReference w:id="2976"/>
        </w:r>
      </w:ins>
    </w:p>
    <w:p w14:paraId="77B42AC7" w14:textId="7E7406E8" w:rsidR="003D3366" w:rsidRDefault="00412BC8" w:rsidP="007F6820">
      <w:pPr>
        <w:ind w:firstLine="720"/>
        <w:pPrChange w:id="3006" w:author="Stefanie Lane" w:date="2022-06-22T14:35:00Z">
          <w:pPr>
            <w:ind w:firstLine="720"/>
          </w:pPr>
        </w:pPrChange>
      </w:pPr>
      <w:ins w:id="3007" w:author="Stefanie Lane" w:date="2022-06-21T14:00:00Z">
        <w:r>
          <w:t xml:space="preserve"> </w:t>
        </w:r>
      </w:ins>
      <w:del w:id="3008" w:author="Stefanie Lane" w:date="2022-06-22T13:52:00Z">
        <w:r w:rsidR="00D75DA9" w:rsidDel="00A11C7C">
          <w:delText xml:space="preserve">In their 1982 publication, Bradfield and Porter </w:delText>
        </w:r>
      </w:del>
      <w:del w:id="3009" w:author="Stefanie Lane" w:date="2022-06-22T13:51:00Z">
        <w:r w:rsidR="00D75DA9" w:rsidDel="0099445A">
          <w:delText xml:space="preserve">indicated </w:delText>
        </w:r>
      </w:del>
      <w:del w:id="3010" w:author="Stefanie Lane" w:date="2022-06-22T13:52:00Z">
        <w:r w:rsidR="00D75DA9" w:rsidDel="00A11C7C">
          <w:delText xml:space="preserve">assemblage occurrence was largely driven by </w:delText>
        </w:r>
        <w:commentRangeStart w:id="3011"/>
        <w:r w:rsidR="00D75DA9" w:rsidDel="00A11C7C">
          <w:delText xml:space="preserve">edaphic </w:delText>
        </w:r>
        <w:commentRangeEnd w:id="3011"/>
        <w:r w:rsidR="00CD5021" w:rsidDel="00A11C7C">
          <w:rPr>
            <w:rStyle w:val="CommentReference"/>
          </w:rPr>
          <w:commentReference w:id="3011"/>
        </w:r>
        <w:r w:rsidR="00D75DA9" w:rsidDel="00A11C7C">
          <w:delText xml:space="preserve">factors, with the Bogbean assemblage occurring in poorly drained areas, Sedge assemblage occurring in regularly flooded and drained areas, and Fescue assemblage along slightly elevated channel edges.  </w:delText>
        </w:r>
        <w:r w:rsidR="00D75DA9" w:rsidDel="00A11C7C">
          <w:rPr>
            <w:i/>
          </w:rPr>
          <w:delText>Menyanthes trifoliata</w:delText>
        </w:r>
        <w:r w:rsidR="00D75DA9" w:rsidDel="00A11C7C">
          <w:delText xml:space="preserve"> (bogbean) and </w:delText>
        </w:r>
        <w:r w:rsidR="00D75DA9" w:rsidDel="00A11C7C">
          <w:rPr>
            <w:i/>
          </w:rPr>
          <w:delText>Mentha aquatica</w:delText>
        </w:r>
        <w:r w:rsidR="00D75DA9" w:rsidDel="00A11C7C">
          <w:delText xml:space="preserve"> are highly adapted to aquatic or poorly drained habitats, and the increased prevalence of plots clustered in the Bogbean assemblage within Ladner Marsh may be indicative of changing edaphic factors such as marsh subsidence.</w:delText>
        </w:r>
        <w:r w:rsidR="002A21CB" w:rsidDel="00A11C7C">
          <w:delText xml:space="preserve"> </w:delText>
        </w:r>
        <w:r w:rsidR="00D75DA9" w:rsidDel="00A11C7C">
          <w:delText xml:space="preserve">In addition to highly saturated soils, the densely rhizomatous cover of these species may be precluding establishment of new species. </w:delText>
        </w:r>
      </w:del>
      <w:moveFromRangeStart w:id="3012" w:author="Stefanie Lane" w:date="2022-06-22T14:33:00Z" w:name="move106800854"/>
      <w:moveFrom w:id="3013" w:author="Stefanie Lane" w:date="2022-06-22T14:33:00Z">
        <w:r w:rsidR="002A21CB" w:rsidRPr="00321C4A" w:rsidDel="00683B73">
          <w:t xml:space="preserve">Although the Bogbean assemblage had a high abundance of non-native </w:t>
        </w:r>
        <w:r w:rsidR="002A21CB" w:rsidRPr="00321C4A" w:rsidDel="00683B73">
          <w:rPr>
            <w:i/>
          </w:rPr>
          <w:t>Mentha aquatica</w:t>
        </w:r>
        <w:r w:rsidR="002A21CB" w:rsidRPr="00321C4A" w:rsidDel="00683B73">
          <w:t xml:space="preserve"> cover, it also had the highest</w:t>
        </w:r>
        <w:r w:rsidR="002A21CB" w:rsidRPr="00376B7F" w:rsidDel="00683B73">
          <w:t xml:space="preserve"> </w:t>
        </w:r>
        <w:r w:rsidR="002A21CB" w:rsidRPr="00321C4A" w:rsidDel="00683B73">
          <w:rPr>
            <w:rFonts w:cstheme="minorHAnsi"/>
          </w:rPr>
          <w:t>α</w:t>
        </w:r>
        <w:r w:rsidR="002A21CB" w:rsidRPr="00321C4A" w:rsidDel="00683B73">
          <w:t>-d</w:t>
        </w:r>
        <w:r w:rsidR="002A21CB" w:rsidDel="00683B73">
          <w:t xml:space="preserve">iversity, and lowest </w:t>
        </w:r>
        <w:r w:rsidR="002A21CB" w:rsidDel="00683B73">
          <w:rPr>
            <w:rFonts w:cstheme="minorHAnsi"/>
          </w:rPr>
          <w:t>β</w:t>
        </w:r>
        <w:r w:rsidR="002A21CB" w:rsidDel="00683B73">
          <w:t xml:space="preserve">-diversity over time. </w:t>
        </w:r>
        <w:r w:rsidR="00461840" w:rsidDel="00683B73">
          <w:t xml:space="preserve">The Fescue assemblage had the greatest loss of </w:t>
        </w:r>
        <w:r w:rsidR="00461840" w:rsidDel="00683B73">
          <w:rPr>
            <w:rFonts w:cstheme="minorHAnsi"/>
          </w:rPr>
          <w:t>α</w:t>
        </w:r>
        <w:r w:rsidR="00461840" w:rsidDel="00683B73">
          <w:t>-diversity, and greatest</w:t>
        </w:r>
        <w:r w:rsidR="005B1812" w:rsidDel="00683B73">
          <w:t xml:space="preserve"> increase in</w:t>
        </w:r>
        <w:r w:rsidR="00461840" w:rsidDel="00683B73">
          <w:t xml:space="preserve"> </w:t>
        </w:r>
        <w:r w:rsidR="00461840" w:rsidDel="00683B73">
          <w:rPr>
            <w:rFonts w:cstheme="minorHAnsi"/>
          </w:rPr>
          <w:t>β</w:t>
        </w:r>
        <w:r w:rsidR="00461840" w:rsidDel="00683B73">
          <w:t>-diversity.</w:t>
        </w:r>
        <w:r w:rsidR="001A11D6" w:rsidDel="00683B73">
          <w:t xml:space="preserve"> Of note is the introduction and greatly </w:t>
        </w:r>
        <w:r w:rsidR="0033682E" w:rsidDel="00683B73">
          <w:t>increased</w:t>
        </w:r>
        <w:r w:rsidR="001A11D6" w:rsidDel="00683B73">
          <w:t xml:space="preserve"> abundance of </w:t>
        </w:r>
        <w:r w:rsidR="0033682E" w:rsidDel="00683B73">
          <w:rPr>
            <w:i/>
          </w:rPr>
          <w:t>Phalaris</w:t>
        </w:r>
        <w:r w:rsidR="001A11D6" w:rsidDel="00683B73">
          <w:rPr>
            <w:i/>
          </w:rPr>
          <w:t xml:space="preserve"> arundinaceae</w:t>
        </w:r>
        <w:r w:rsidR="001A11D6" w:rsidDel="00683B73">
          <w:t>, an</w:t>
        </w:r>
        <w:r w:rsidR="00461840" w:rsidDel="00683B73">
          <w:t xml:space="preserve"> </w:t>
        </w:r>
        <w:r w:rsidR="0033682E" w:rsidDel="00683B73">
          <w:t xml:space="preserve">invasive species of management concern due to its ability to establish near-monocultures in wetland environments </w:t>
        </w:r>
        <w:r w:rsidR="00071896" w:rsidDel="00683B73">
          <w:fldChar w:fldCharType="begin"/>
        </w:r>
        <w:r w:rsidR="0018587A" w:rsidDel="00683B73">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rsidDel="00683B73">
          <w:fldChar w:fldCharType="separate"/>
        </w:r>
        <w:r w:rsidR="0018587A" w:rsidRPr="0018587A" w:rsidDel="00683B73">
          <w:rPr>
            <w:rFonts w:ascii="Calibri" w:hAnsi="Calibri" w:cs="Calibri"/>
          </w:rPr>
          <w:t>(Apfelbaum &amp; Sams, 1987)</w:t>
        </w:r>
        <w:r w:rsidR="00071896" w:rsidDel="00683B73">
          <w:fldChar w:fldCharType="end"/>
        </w:r>
        <w:r w:rsidR="0033682E" w:rsidDel="00683B73">
          <w:t xml:space="preserve">. </w:t>
        </w:r>
        <w:r w:rsidR="00AE3431" w:rsidDel="00683B73">
          <w:t xml:space="preserve">The </w:t>
        </w:r>
        <w:r w:rsidR="0033682E" w:rsidDel="00683B73">
          <w:t xml:space="preserve">overall loss of species, and higher </w:t>
        </w:r>
        <w:r w:rsidR="00C24AE9" w:rsidDel="00683B73">
          <w:t xml:space="preserve">variation between plots in this assemblage </w:t>
        </w:r>
        <w:r w:rsidR="00461840" w:rsidDel="00683B73">
          <w:t xml:space="preserve">may be indicative </w:t>
        </w:r>
        <w:r w:rsidR="009B0066" w:rsidDel="00683B73">
          <w:t>of</w:t>
        </w:r>
        <w:r w:rsidR="009F2497" w:rsidDel="00683B73">
          <w:t xml:space="preserve"> potential loss of resilience, and</w:t>
        </w:r>
        <w:r w:rsidR="00D8669D" w:rsidDel="00683B73">
          <w:t xml:space="preserve"> </w:t>
        </w:r>
        <w:r w:rsidR="0086027D" w:rsidDel="00683B73">
          <w:t xml:space="preserve">increased </w:t>
        </w:r>
        <w:r w:rsidR="009B0066" w:rsidDel="00683B73">
          <w:t xml:space="preserve">susceptibility </w:t>
        </w:r>
        <w:r w:rsidR="00D8669D" w:rsidDel="00683B73">
          <w:t>to invasio</w:t>
        </w:r>
        <w:r w:rsidR="00D8669D" w:rsidRPr="00321C4A" w:rsidDel="00683B73">
          <w:t>n</w:t>
        </w:r>
        <w:r w:rsidR="00843FAB" w:rsidRPr="00321C4A" w:rsidDel="00683B73">
          <w:t xml:space="preserve">. </w:t>
        </w:r>
      </w:moveFrom>
      <w:moveFromRangeEnd w:id="3012"/>
    </w:p>
    <w:p w14:paraId="15EDA52C" w14:textId="4767017E" w:rsidR="00853200" w:rsidRDefault="00683B73" w:rsidP="005F7C5D">
      <w:pPr>
        <w:ind w:firstLine="720"/>
        <w:rPr>
          <w:ins w:id="3014" w:author="Stefanie Lane" w:date="2022-06-22T14:35:00Z"/>
        </w:rPr>
      </w:pPr>
      <w:moveToRangeStart w:id="3015" w:author="Stefanie Lane" w:date="2022-06-22T14:33:00Z" w:name="move106800854"/>
      <w:moveTo w:id="3016" w:author="Stefanie Lane" w:date="2022-06-22T14:33:00Z">
        <w:r w:rsidRPr="00321C4A">
          <w:t xml:space="preserve">Although 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moveTo>
      <w:ins w:id="3017" w:author="Stefanie Lane" w:date="2022-06-23T11:48:00Z">
        <w:r w:rsidR="00EC6E5B">
          <w:t>Because bogbean (</w:t>
        </w:r>
        <w:r w:rsidR="00EC6E5B">
          <w:rPr>
            <w:i/>
          </w:rPr>
          <w:t>M. trifoliata</w:t>
        </w:r>
        <w:r w:rsidR="00EC6E5B">
          <w:t xml:space="preserve">) is tolerant of saturated soils, it may be that this assemblage type is more stable and resistant to </w:t>
        </w:r>
      </w:ins>
      <w:ins w:id="3018" w:author="Stefanie Lane" w:date="2022-06-23T11:49:00Z">
        <w:r w:rsidR="00EC6E5B">
          <w:t xml:space="preserve">diversity loss </w:t>
        </w:r>
        <w:r w:rsidR="00206A47">
          <w:t xml:space="preserve">than assemblages with better-drained soils. </w:t>
        </w:r>
      </w:ins>
      <w:moveTo w:id="3019" w:author="Stefanie Lane" w:date="2022-06-22T14:33:00Z">
        <w:r>
          <w:t xml:space="preserve">The Fescue assemblage had the greatest loss of </w:t>
        </w:r>
        <w:r>
          <w:rPr>
            <w:rFonts w:cstheme="minorHAnsi"/>
          </w:rPr>
          <w:t>α</w:t>
        </w:r>
        <w:r>
          <w:t xml:space="preserve">-diversity, and greatest increase in </w:t>
        </w:r>
        <w:r>
          <w:rPr>
            <w:rFonts w:cstheme="minorHAnsi"/>
          </w:rPr>
          <w:t>β</w:t>
        </w:r>
        <w:r>
          <w:t xml:space="preserve">-diversity. </w:t>
        </w:r>
        <w:del w:id="3020" w:author="Stefanie Lane" w:date="2022-06-23T11:50:00Z">
          <w:r w:rsidDel="00215022">
            <w:delText xml:space="preserve">Of note is the introduction and greatly increased abundance of </w:delText>
          </w:r>
          <w:r w:rsidDel="00215022">
            <w:rPr>
              <w:i/>
            </w:rPr>
            <w:delText>Phalaris arundinaceae</w:delText>
          </w:r>
          <w:r w:rsidDel="00215022">
            <w:delText xml:space="preserve">, an invasive species of management concern due to its ability to establish near-monocultures in wetland environments </w:delText>
          </w:r>
          <w:r w:rsidDel="00215022">
            <w:fldChar w:fldCharType="begin"/>
          </w:r>
          <w:r w:rsidDel="00215022">
            <w:del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delInstrText>
          </w:r>
          <w:r w:rsidDel="00215022">
            <w:fldChar w:fldCharType="separate"/>
          </w:r>
          <w:r w:rsidRPr="0018587A" w:rsidDel="00215022">
            <w:rPr>
              <w:rFonts w:ascii="Calibri" w:hAnsi="Calibri" w:cs="Calibri"/>
            </w:rPr>
            <w:delText>(Apfelbaum &amp; Sams, 1987)</w:delText>
          </w:r>
          <w:r w:rsidDel="00215022">
            <w:fldChar w:fldCharType="end"/>
          </w:r>
          <w:r w:rsidDel="00215022">
            <w:delText xml:space="preserve">. </w:delText>
          </w:r>
        </w:del>
        <w:r>
          <w:t xml:space="preserve">The overall loss of species, and </w:t>
        </w:r>
        <w:del w:id="3021" w:author="Stefanie Lane" w:date="2022-06-23T11:50:00Z">
          <w:r w:rsidDel="00215022">
            <w:delText>higher</w:delText>
          </w:r>
        </w:del>
      </w:moveTo>
      <w:ins w:id="3022" w:author="Stefanie Lane" w:date="2022-06-23T11:50:00Z">
        <w:r w:rsidR="00215022">
          <w:t>greater</w:t>
        </w:r>
      </w:ins>
      <w:moveTo w:id="3023" w:author="Stefanie Lane" w:date="2022-06-22T14:33:00Z">
        <w:r>
          <w:t xml:space="preserve"> variation </w:t>
        </w:r>
      </w:moveTo>
      <w:ins w:id="3024" w:author="Stefanie Lane" w:date="2022-06-23T11:50:00Z">
        <w:r w:rsidR="00215022">
          <w:t xml:space="preserve">in species compositional abundance </w:t>
        </w:r>
      </w:ins>
      <w:moveTo w:id="3025" w:author="Stefanie Lane" w:date="2022-06-22T14:33:00Z">
        <w:r>
          <w:t xml:space="preserve">between plots in this assemblage may be indicative of </w:t>
        </w:r>
      </w:moveTo>
      <w:ins w:id="3026" w:author="Stefanie Lane" w:date="2022-06-23T11:49:00Z">
        <w:r w:rsidR="00206A47">
          <w:t>greater</w:t>
        </w:r>
      </w:ins>
      <w:moveTo w:id="3027" w:author="Stefanie Lane" w:date="2022-06-22T14:33:00Z">
        <w:del w:id="3028" w:author="Stefanie Lane" w:date="2022-06-23T11:49:00Z">
          <w:r w:rsidDel="00206A47">
            <w:delText>potential</w:delText>
          </w:r>
        </w:del>
        <w:r>
          <w:t xml:space="preserve"> loss of resilience, and increased susceptibility to invasio</w:t>
        </w:r>
        <w:r w:rsidRPr="00321C4A">
          <w:t>n.</w:t>
        </w:r>
      </w:moveTo>
      <w:moveToRangeEnd w:id="3015"/>
      <w:ins w:id="3029" w:author="Stefanie Lane" w:date="2022-06-22T14:34:00Z">
        <w:r>
          <w:t xml:space="preserve"> </w:t>
        </w:r>
      </w:ins>
      <w:r w:rsidR="00EA13DD">
        <w:t>T</w:t>
      </w:r>
      <w:r w:rsidR="006F225A">
        <w:t>otal t</w:t>
      </w:r>
      <w:r w:rsidR="00EA13DD">
        <w:t>urnover</w:t>
      </w:r>
      <w:ins w:id="3030" w:author="Stefanie Lane" w:date="2022-06-23T12:17:00Z">
        <w:r w:rsidR="00FB64DD">
          <w:t xml:space="preserve"> for all assemblages</w:t>
        </w:r>
      </w:ins>
      <w:r w:rsidR="00EA13DD">
        <w:t xml:space="preserve"> was higher in </w:t>
      </w:r>
      <w:ins w:id="3031" w:author="Stefanie Lane" w:date="2022-06-21T14:00:00Z">
        <w:r w:rsidR="004D0FAD">
          <w:t>1999-</w:t>
        </w:r>
      </w:ins>
      <w:r w:rsidR="00EA13DD">
        <w:t xml:space="preserve">2019 than </w:t>
      </w:r>
      <w:ins w:id="3032" w:author="Stefanie Lane" w:date="2022-06-21T14:00:00Z">
        <w:r w:rsidR="004D0FAD">
          <w:t>1979-</w:t>
        </w:r>
      </w:ins>
      <w:r w:rsidR="00EA13DD">
        <w:t xml:space="preserve">1999, </w:t>
      </w:r>
      <w:del w:id="3033" w:author="Stefanie Lane" w:date="2022-06-21T14:00:00Z">
        <w:r w:rsidR="006F225A" w:rsidDel="00B20B1C">
          <w:delText xml:space="preserve">and only the Sedge assemblage gained more species in 2019 than in 1999. </w:delText>
        </w:r>
        <w:r w:rsidR="00EA13DD" w:rsidDel="00B20B1C">
          <w:delText xml:space="preserve"> However</w:delText>
        </w:r>
      </w:del>
      <w:ins w:id="3034" w:author="Stefanie Lane" w:date="2022-06-21T14:00:00Z">
        <w:r w:rsidR="00B20B1C">
          <w:t>and</w:t>
        </w:r>
      </w:ins>
      <w:del w:id="3035" w:author="Stefanie Lane" w:date="2022-06-21T14:00:00Z">
        <w:r w:rsidR="00EA13DD" w:rsidDel="00B20B1C">
          <w:delText>,</w:delText>
        </w:r>
      </w:del>
      <w:r w:rsidR="00EA13DD">
        <w:t xml:space="preserve"> </w:t>
      </w:r>
      <w:ins w:id="3036" w:author="Stefanie Lane" w:date="2022-06-21T14:00:00Z">
        <w:r w:rsidR="00B20B1C">
          <w:t>largely driven by species loss</w:t>
        </w:r>
      </w:ins>
      <w:ins w:id="3037" w:author="Stefanie Lane" w:date="2022-06-23T12:17:00Z">
        <w:r w:rsidR="001D0894">
          <w:t xml:space="preserve"> (disappearance)</w:t>
        </w:r>
      </w:ins>
      <w:ins w:id="3038" w:author="Stefanie Lane" w:date="2022-06-21T14:01:00Z">
        <w:r w:rsidR="00B20B1C">
          <w:t>, which is</w:t>
        </w:r>
      </w:ins>
      <w:del w:id="3039" w:author="Stefanie Lane" w:date="2022-06-21T14:00:00Z">
        <w:r w:rsidR="00EA13DD" w:rsidDel="00B20B1C">
          <w:delText>g</w:delText>
        </w:r>
      </w:del>
      <w:del w:id="3040" w:author="Stefanie Lane" w:date="2022-06-21T14:01:00Z">
        <w:r w:rsidR="00EA13DD" w:rsidDel="00B20B1C">
          <w:delText>reater rates of species los</w:delText>
        </w:r>
        <w:r w:rsidR="00672AF5" w:rsidDel="00B20B1C">
          <w:delText>s</w:delText>
        </w:r>
        <w:r w:rsidR="00EA13DD" w:rsidDel="00B20B1C">
          <w:delText xml:space="preserve"> are</w:delText>
        </w:r>
      </w:del>
      <w:r w:rsidR="00EA13DD">
        <w:t xml:space="preserve"> concerning for total biodiversity of the habitat</w:t>
      </w:r>
      <w:ins w:id="3041" w:author="Stefanie Lane" w:date="2022-06-23T11:52:00Z">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ins>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ins w:id="3042" w:author="Stefanie Lane" w:date="2022-06-23T11:50:00Z">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w:t>
        </w:r>
        <w:proofErr w:type="spellStart"/>
        <w:r w:rsidR="00215022" w:rsidRPr="0018587A">
          <w:rPr>
            <w:rFonts w:ascii="Calibri" w:hAnsi="Calibri" w:cs="Calibri"/>
          </w:rPr>
          <w:t>Apfelbaum</w:t>
        </w:r>
        <w:proofErr w:type="spellEnd"/>
        <w:r w:rsidR="00215022" w:rsidRPr="0018587A">
          <w:rPr>
            <w:rFonts w:ascii="Calibri" w:hAnsi="Calibri" w:cs="Calibri"/>
          </w:rPr>
          <w:t xml:space="preserve"> &amp; </w:t>
        </w:r>
        <w:proofErr w:type="spellStart"/>
        <w:r w:rsidR="00215022" w:rsidRPr="0018587A">
          <w:rPr>
            <w:rFonts w:ascii="Calibri" w:hAnsi="Calibri" w:cs="Calibri"/>
          </w:rPr>
          <w:t>Sams</w:t>
        </w:r>
        <w:proofErr w:type="spellEnd"/>
        <w:r w:rsidR="00215022" w:rsidRPr="0018587A">
          <w:rPr>
            <w:rFonts w:ascii="Calibri" w:hAnsi="Calibri" w:cs="Calibri"/>
          </w:rPr>
          <w:t>, 1987)</w:t>
        </w:r>
        <w:r w:rsidR="00215022">
          <w:fldChar w:fldCharType="end"/>
        </w:r>
      </w:ins>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3043" w:author="Stefanie Lane" w:date="2022-06-03T14:47:00Z">
        <w:r w:rsidR="00173A95">
          <w:t>Table</w:t>
        </w:r>
        <w:r w:rsidR="00173A95">
          <w:t xml:space="preserve"> </w:t>
        </w:r>
        <w:r w:rsidR="00173A95">
          <w:rPr>
            <w:noProof/>
          </w:rPr>
          <w:t>7</w:t>
        </w:r>
      </w:ins>
      <w:del w:id="3044" w:author="Stefanie Lane" w:date="2022-05-30T14:29:00Z">
        <w:r w:rsidR="000F6BE9" w:rsidDel="00B71811">
          <w:delText xml:space="preserve">Table </w:delText>
        </w:r>
        <w:r w:rsidR="000F6BE9" w:rsidDel="00B71811">
          <w:rPr>
            <w:noProof/>
          </w:rPr>
          <w:delText>6</w:delText>
        </w:r>
      </w:del>
      <w:r w:rsidR="000178FD">
        <w:fldChar w:fldCharType="end"/>
      </w:r>
      <w:r w:rsidR="000178FD">
        <w:t xml:space="preserve">, </w:t>
      </w:r>
      <w:r w:rsidR="00847E0E">
        <w:t>S</w:t>
      </w:r>
      <w:r w:rsidR="000178FD">
        <w:t>upplemental)</w:t>
      </w:r>
      <w:r w:rsidR="005D63D3">
        <w:t xml:space="preserve">. </w:t>
      </w:r>
      <w:del w:id="3045" w:author="Stefanie Lane" w:date="2022-06-23T11:53:00Z">
        <w:r w:rsidR="005D63D3" w:rsidDel="00CB079E">
          <w:delText xml:space="preserve">While </w:delText>
        </w:r>
      </w:del>
      <w:del w:id="3046" w:author="Stefanie Lane" w:date="2022-06-23T11:51:00Z">
        <w:r w:rsidR="005D63D3" w:rsidRPr="00D30647" w:rsidDel="00D30647">
          <w:rPr>
            <w:i/>
            <w:rPrChange w:id="3047" w:author="Stefanie Lane" w:date="2022-06-23T11:51:00Z">
              <w:rPr/>
            </w:rPrChange>
          </w:rPr>
          <w:delText>this</w:delText>
        </w:r>
        <w:r w:rsidR="005D63D3" w:rsidDel="00D30647">
          <w:delText xml:space="preserve"> </w:delText>
        </w:r>
        <w:r w:rsidR="00927ACF" w:rsidDel="00D30647">
          <w:delText>species</w:delText>
        </w:r>
      </w:del>
      <w:del w:id="3048" w:author="Stefanie Lane" w:date="2022-06-23T11:53:00Z">
        <w:r w:rsidR="00927ACF" w:rsidDel="00CB079E">
          <w:delText xml:space="preserve"> </w:delText>
        </w:r>
        <w:r w:rsidR="005D63D3" w:rsidDel="00CB079E">
          <w:delText xml:space="preserve">may have some pollinator value, its </w:delText>
        </w:r>
        <w:r w:rsidR="005E629B" w:rsidDel="00CB079E">
          <w:delText xml:space="preserve">vigorous </w:delText>
        </w:r>
        <w:r w:rsidR="005D63D3" w:rsidDel="00CB079E">
          <w:delText xml:space="preserve">rhizomatous spreading habit and dense canopy may </w:delText>
        </w:r>
        <w:r w:rsidR="005E629B" w:rsidDel="00CB079E">
          <w:delText>be driving the decline of other native species.</w:delText>
        </w:r>
        <w:r w:rsidR="005E629B" w:rsidRPr="00933EF5" w:rsidDel="00CB079E">
          <w:delText xml:space="preserve"> </w:delText>
        </w:r>
      </w:del>
      <w:del w:id="3049" w:author="Stefanie Lane" w:date="2022-06-23T11:52:00Z">
        <w:r w:rsidR="00827EE2" w:rsidRPr="00933EF5" w:rsidDel="00D30647">
          <w:delText>Higher turnover, especially greater rates of species disappearance since 1999, indicates loss of biodiversity, which may indicate</w:delText>
        </w:r>
      </w:del>
      <w:del w:id="3050" w:author="Stefanie Lane" w:date="2022-06-22T14:34:00Z">
        <w:r w:rsidR="00827EE2" w:rsidRPr="007F6820" w:rsidDel="007F6820">
          <w:rPr>
            <w:rPrChange w:id="3051" w:author="Stefanie Lane" w:date="2022-06-22T14:34:00Z">
              <w:rPr/>
            </w:rPrChange>
          </w:rPr>
          <w:delText xml:space="preserve"> loss of functional traits and</w:delText>
        </w:r>
      </w:del>
      <w:del w:id="3052" w:author="Stefanie Lane" w:date="2022-06-23T11:52:00Z">
        <w:r w:rsidR="00827EE2" w:rsidRPr="007F6820" w:rsidDel="00D30647">
          <w:rPr>
            <w:rPrChange w:id="3053" w:author="Stefanie Lane" w:date="2022-06-22T14:34:00Z">
              <w:rPr/>
            </w:rPrChange>
          </w:rPr>
          <w:delText xml:space="preserve"> greater susceptibility to invasive species (Tilman, 1999).</w:delText>
        </w:r>
        <w:r w:rsidR="00827EE2" w:rsidDel="00D30647">
          <w:delText xml:space="preserve">  </w:delText>
        </w:r>
      </w:del>
      <w:r w:rsidR="009A68C5">
        <w:t xml:space="preserve">Increasing abundance of </w:t>
      </w:r>
      <w:ins w:id="3054" w:author="Stefanie Lane" w:date="2022-06-23T11:53:00Z">
        <w:r w:rsidR="00CB079E">
          <w:t xml:space="preserve">specific </w:t>
        </w:r>
      </w:ins>
      <w:r w:rsidR="009A68C5">
        <w:t xml:space="preserve">non-native species, paired with cluster analysis showing greater similarity within plots of each assemblage, supports </w:t>
      </w:r>
      <w:r w:rsidR="007F10E6">
        <w:t xml:space="preserve">our </w:t>
      </w:r>
      <w:r w:rsidR="009A68C5">
        <w:t>expectation tha</w:t>
      </w:r>
      <w:commentRangeStart w:id="3055"/>
      <w:r w:rsidR="009A68C5">
        <w:t xml:space="preserve">t </w:t>
      </w:r>
      <w:r w:rsidR="00853200">
        <w:t xml:space="preserve">homogenization of species composition is being driven by proliferation of non-native species. </w:t>
      </w:r>
      <w:commentRangeEnd w:id="3055"/>
      <w:r w:rsidR="00672AF5">
        <w:rPr>
          <w:rStyle w:val="CommentReference"/>
        </w:rPr>
        <w:commentReference w:id="3055"/>
      </w:r>
    </w:p>
    <w:p w14:paraId="2321E2EE" w14:textId="6664FA93" w:rsidR="007F6820" w:rsidRDefault="007F6820" w:rsidP="00933EF5">
      <w:pPr>
        <w:ind w:firstLine="720"/>
        <w:rPr>
          <w:ins w:id="3056" w:author="Stefanie Lane" w:date="2022-06-23T11:39:00Z"/>
        </w:rPr>
      </w:pPr>
      <w:ins w:id="3057" w:author="Stefanie Lane" w:date="2022-06-22T14:35:00Z">
        <w:r w:rsidRPr="00321B79">
          <w:rPr>
            <w:highlight w:val="yellow"/>
          </w:rPr>
          <w:t>Th</w:t>
        </w:r>
      </w:ins>
      <w:ins w:id="3058" w:author="Stefanie Lane" w:date="2022-06-23T11:11:00Z">
        <w:r w:rsidR="00B238CA">
          <w:rPr>
            <w:highlight w:val="yellow"/>
          </w:rPr>
          <w:t>e</w:t>
        </w:r>
      </w:ins>
      <w:ins w:id="3059" w:author="Stefanie Lane" w:date="2022-06-22T14:35:00Z">
        <w:r>
          <w:t xml:space="preserve"> pattern</w:t>
        </w:r>
      </w:ins>
      <w:ins w:id="3060" w:author="Stefanie Lane" w:date="2022-06-23T11:11:00Z">
        <w:r w:rsidR="00B238CA">
          <w:t>s</w:t>
        </w:r>
      </w:ins>
      <w:ins w:id="3061" w:author="Stefanie Lane" w:date="2022-06-22T14:35:00Z">
        <w:r>
          <w:t xml:space="preserve"> </w:t>
        </w:r>
      </w:ins>
      <w:ins w:id="3062" w:author="Stefanie Lane" w:date="2022-06-23T11:11:00Z">
        <w:r w:rsidR="00FE3D7A">
          <w:t xml:space="preserve">reported here of </w:t>
        </w:r>
      </w:ins>
      <w:ins w:id="3063" w:author="Stefanie Lane" w:date="2022-06-23T11:16:00Z">
        <w:r w:rsidR="00EA053C">
          <w:t xml:space="preserve">lost </w:t>
        </w:r>
      </w:ins>
      <w:ins w:id="3064" w:author="Stefanie Lane" w:date="2022-06-23T11:11:00Z">
        <w:r w:rsidR="00FE3D7A">
          <w:t>plant species richness and homogenization</w:t>
        </w:r>
      </w:ins>
      <w:ins w:id="3065" w:author="Stefanie Lane" w:date="2022-06-23T11:16:00Z">
        <w:r w:rsidR="00933EF5">
          <w:t xml:space="preserve"> over time</w:t>
        </w:r>
      </w:ins>
      <w:ins w:id="3066" w:author="Stefanie Lane" w:date="2022-06-23T11:11:00Z">
        <w:r w:rsidR="00FE3D7A">
          <w:t xml:space="preserve"> are</w:t>
        </w:r>
      </w:ins>
      <w:ins w:id="3067" w:author="Stefanie Lane" w:date="2022-06-23T11:08:00Z">
        <w:r w:rsidR="00962E6C">
          <w:t xml:space="preserve"> </w:t>
        </w:r>
      </w:ins>
      <w:ins w:id="3068" w:author="Stefanie Lane" w:date="2022-06-23T11:12:00Z">
        <w:r w:rsidR="00FE3D7A">
          <w:t xml:space="preserve">reflected in global trends </w:t>
        </w:r>
        <w:r w:rsidR="00257238">
          <w:t>driven by</w:t>
        </w:r>
      </w:ins>
      <w:ins w:id="3069" w:author="Stefanie Lane" w:date="2022-06-23T11:08:00Z">
        <w:r w:rsidR="00962E6C">
          <w:t xml:space="preserve"> cli</w:t>
        </w:r>
      </w:ins>
      <w:ins w:id="3070" w:author="Stefanie Lane" w:date="2022-06-23T11:09:00Z">
        <w:r w:rsidR="00962E6C">
          <w:t>mate change</w:t>
        </w:r>
      </w:ins>
      <w:ins w:id="3071" w:author="Stefanie Lane" w:date="2022-06-23T11:12:00Z">
        <w:r w:rsidR="00DE13CA">
          <w:t xml:space="preserve"> stressors</w:t>
        </w:r>
      </w:ins>
      <w:ins w:id="3072" w:author="Stefanie Lane" w:date="2022-06-23T11:09:00Z">
        <w:r w:rsidR="00962E6C">
          <w:t>. In tidal wetlands, the key process of concern is SLR</w:t>
        </w:r>
      </w:ins>
      <w:ins w:id="3073" w:author="Stefanie Lane" w:date="2022-06-22T14:35:00Z">
        <w:r>
          <w:t>…</w:t>
        </w:r>
      </w:ins>
      <w:r w:rsidR="006228AE">
        <w:fldChar w:fldCharType="begin"/>
      </w:r>
      <w:r w:rsidR="00AB0A5A">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fldChar w:fldCharType="separate"/>
      </w:r>
      <w:r w:rsidR="00962E6C" w:rsidRPr="00962E6C">
        <w:rPr>
          <w:rFonts w:ascii="Calibri" w:hAnsi="Calibri" w:cs="Calibri"/>
        </w:rPr>
        <w:t xml:space="preserve">(Short, </w:t>
      </w:r>
      <w:del w:id="3074" w:author="Stefanie Lane" w:date="2022-06-23T11:12:00Z">
        <w:r w:rsidR="00962E6C" w:rsidRPr="00962E6C" w:rsidDel="00D714F9">
          <w:rPr>
            <w:rFonts w:ascii="Calibri" w:hAnsi="Calibri" w:cs="Calibri"/>
          </w:rPr>
          <w:delText>Kosten, Morgan, Malone, &amp; Moore</w:delText>
        </w:r>
      </w:del>
      <w:ins w:id="3075" w:author="Stefanie Lane" w:date="2022-06-23T11:12:00Z">
        <w:r w:rsidR="00D714F9">
          <w:rPr>
            <w:rFonts w:ascii="Calibri" w:hAnsi="Calibri" w:cs="Calibri"/>
          </w:rPr>
          <w:t>et al.</w:t>
        </w:r>
      </w:ins>
      <w:r w:rsidR="00962E6C" w:rsidRPr="00962E6C">
        <w:rPr>
          <w:rFonts w:ascii="Calibri" w:hAnsi="Calibri" w:cs="Calibri"/>
        </w:rPr>
        <w:t>, 2016)</w:t>
      </w:r>
      <w:r w:rsidR="006228AE">
        <w:fldChar w:fldCharType="end"/>
      </w:r>
      <w:ins w:id="3076" w:author="Stefanie Lane" w:date="2022-06-22T14:35:00Z">
        <w:r>
          <w:t>.</w:t>
        </w:r>
      </w:ins>
    </w:p>
    <w:p w14:paraId="18AC759A" w14:textId="35254933" w:rsidR="00A94DD3" w:rsidRDefault="00A94DD3" w:rsidP="00A94DD3">
      <w:pPr>
        <w:pStyle w:val="ListParagraph"/>
        <w:numPr>
          <w:ilvl w:val="0"/>
          <w:numId w:val="30"/>
        </w:numPr>
        <w:pPrChange w:id="3077" w:author="Stefanie Lane" w:date="2022-06-23T11:39:00Z">
          <w:pPr>
            <w:ind w:firstLine="720"/>
          </w:pPr>
        </w:pPrChange>
      </w:pPr>
      <w:ins w:id="3078" w:author="Stefanie Lane" w:date="2022-06-23T11:39:00Z">
        <w:r>
          <w:t>What does this mean for conservation mgmt.?</w:t>
        </w:r>
      </w:ins>
    </w:p>
    <w:p w14:paraId="6AD16E34" w14:textId="2FCEE90E" w:rsidR="00623488" w:rsidRDefault="003A3518" w:rsidP="003F3E2D">
      <w:r>
        <w:tab/>
      </w:r>
      <w:del w:id="3079" w:author="Stefanie Lane" w:date="2022-06-23T11:35:00Z">
        <w:r w:rsidR="00451D10" w:rsidDel="00713AA8">
          <w:delText xml:space="preserve">Maintaining these transitional </w:delText>
        </w:r>
        <w:r w:rsidDel="00713AA8">
          <w:delText xml:space="preserve">estuarine </w:delText>
        </w:r>
        <w:r w:rsidR="00451D10" w:rsidDel="00713AA8">
          <w:delText>habitats is important for salmon population</w:delText>
        </w:r>
        <w:r w:rsidR="00A9637E" w:rsidDel="00713AA8">
          <w:fldChar w:fldCharType="begin"/>
        </w:r>
        <w:r w:rsidR="00B067C5" w:rsidDel="00713AA8">
          <w:del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delInstrText>
        </w:r>
        <w:r w:rsidR="00A9637E" w:rsidDel="00713AA8">
          <w:fldChar w:fldCharType="separate"/>
        </w:r>
        <w:r w:rsidR="00B067C5" w:rsidRPr="00B067C5" w:rsidDel="00713AA8">
          <w:rPr>
            <w:rFonts w:ascii="Calibri" w:hAnsi="Calibri" w:cs="Calibri"/>
          </w:rPr>
          <w:delText>(Chalifour et al., 2019; Finn et al., 2021; Kehoe &amp; Martin, 2021)</w:delText>
        </w:r>
        <w:r w:rsidR="00A9637E" w:rsidDel="00713AA8">
          <w:fldChar w:fldCharType="end"/>
        </w:r>
      </w:del>
      <w:del w:id="3080" w:author="Stefanie Lane" w:date="2022-06-22T14:35:00Z">
        <w:r w:rsidR="00451D10" w:rsidDel="007F6820">
          <w:delText xml:space="preserve"> stability</w:delText>
        </w:r>
      </w:del>
      <w:del w:id="3081" w:author="Stefanie Lane" w:date="2022-06-23T11:35:00Z">
        <w:r w:rsidR="00451D10" w:rsidDel="00713AA8">
          <w:delText xml:space="preserve">. Therefore, importance of </w:delText>
        </w:r>
        <w:r w:rsidR="004313B8" w:rsidDel="00713AA8">
          <w:delText>conservation and restoration</w:delText>
        </w:r>
        <w:r w:rsidR="00140BDF" w:rsidDel="00713AA8">
          <w:delText xml:space="preserve"> projects will lik</w:delText>
        </w:r>
        <w:r w:rsidR="00451D10" w:rsidDel="00713AA8">
          <w:delText xml:space="preserve">ely increase as sea levels rise. Understanding </w:delText>
        </w:r>
        <w:r w:rsidR="00715E10" w:rsidDel="00713AA8">
          <w:delText>historical</w:delText>
        </w:r>
        <w:r w:rsidR="00D1108B" w:rsidDel="00713AA8">
          <w:delText xml:space="preserve"> trends in</w:delText>
        </w:r>
        <w:r w:rsidR="00451D10" w:rsidDel="00713AA8">
          <w:delText xml:space="preserve"> </w:delText>
        </w:r>
        <w:r w:rsidR="00074139" w:rsidDel="00713AA8">
          <w:delText xml:space="preserve">species composition and assemblage heterogeneity </w:delText>
        </w:r>
        <w:r w:rsidR="00715E10" w:rsidDel="00713AA8">
          <w:delText>is critical for defining measures of success</w:delText>
        </w:r>
        <w:r w:rsidR="004313B8" w:rsidDel="00713AA8">
          <w:delText xml:space="preserve"> in restoration projects,</w:delText>
        </w:r>
        <w:r w:rsidR="00715E10" w:rsidDel="00713AA8">
          <w:delText xml:space="preserve"> and for conserving ecological processes</w:delText>
        </w:r>
        <w:r w:rsidR="004313B8" w:rsidDel="00713AA8">
          <w:delText xml:space="preserve"> that have yet to be identified. </w:delText>
        </w:r>
        <w:r w:rsidR="00D1108B" w:rsidDel="00713AA8">
          <w:delText xml:space="preserve">In the absence of </w:delText>
        </w:r>
        <w:r w:rsidR="009D132B" w:rsidDel="00713AA8">
          <w:delText>ideal</w:delText>
        </w:r>
        <w:r w:rsidR="00FD41DF" w:rsidDel="00713AA8">
          <w:delText xml:space="preserve"> reference conditions, u</w:delText>
        </w:r>
        <w:r w:rsidR="004313B8" w:rsidDel="00713AA8">
          <w:delText>se of historical datasets</w:delText>
        </w:r>
        <w:r w:rsidR="00623488" w:rsidDel="00713AA8">
          <w:delText xml:space="preserve"> to define target conditions may be </w:delText>
        </w:r>
        <w:r w:rsidR="00FD41DF" w:rsidDel="00713AA8">
          <w:delText>used in place of or in addition to</w:delText>
        </w:r>
        <w:r w:rsidR="00623488" w:rsidDel="00713AA8">
          <w:delText xml:space="preserve"> current-day assessments of community composition</w:delText>
        </w:r>
        <w:r w:rsidR="00FD41DF" w:rsidDel="00713AA8">
          <w:delText xml:space="preserve"> to determine ecologically meaningful benchmarks. </w:delText>
        </w:r>
        <w:r w:rsidR="003F3E2D" w:rsidDel="00713AA8">
          <w:delText xml:space="preserve">Using </w:delText>
        </w:r>
        <w:r w:rsidR="00FD41DF" w:rsidDel="00713AA8">
          <w:delText>historical conditions</w:delText>
        </w:r>
        <w:r w:rsidR="003F3E2D" w:rsidDel="00713AA8">
          <w:delText xml:space="preserve"> can provide greater understanding of </w:delText>
        </w:r>
        <w:r w:rsidR="00623488" w:rsidDel="00713AA8">
          <w:delText>species diversity with respect to functional redundancy, as th</w:delText>
        </w:r>
        <w:r w:rsidR="00E60FB9" w:rsidDel="00713AA8">
          <w:delText>ese community attributes relate to resistance to disturbance and resilience.</w:delText>
        </w:r>
      </w:del>
      <w:r w:rsidR="00E60FB9">
        <w:t xml:space="preserve"> </w:t>
      </w:r>
    </w:p>
    <w:p w14:paraId="6B2D3678" w14:textId="2814A078" w:rsidR="00B142F5" w:rsidRDefault="00B142F5" w:rsidP="005F7C5D">
      <w:pPr>
        <w:pStyle w:val="Heading2"/>
      </w:pPr>
      <w:r>
        <w:t>Study limitations</w:t>
      </w:r>
    </w:p>
    <w:p w14:paraId="568EA03E" w14:textId="350DB665"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del w:id="3082" w:author="Stefanie Lane" w:date="2022-06-23T11:41:00Z">
        <w:r w:rsidR="00793D97" w:rsidDel="0025479E">
          <w:delText>Additionally, because p</w:delText>
        </w:r>
      </w:del>
      <w:ins w:id="3083" w:author="Stefanie Lane" w:date="2022-06-23T11:41:00Z">
        <w:r w:rsidR="0025479E">
          <w:t>P</w:t>
        </w:r>
      </w:ins>
      <w:r w:rsidR="00793D97">
        <w:t xml:space="preserve">ermanent </w:t>
      </w:r>
      <w:r w:rsidR="00920A98">
        <w:t>transects</w:t>
      </w:r>
      <w:r w:rsidR="007868FB">
        <w:t xml:space="preserve"> </w:t>
      </w:r>
      <w:r w:rsidR="00793D97">
        <w:t xml:space="preserve">were not </w:t>
      </w:r>
      <w:r w:rsidR="00076FA5">
        <w:t xml:space="preserve">used, </w:t>
      </w:r>
      <w:ins w:id="3084" w:author="Stefanie Lane" w:date="2022-06-23T11:41:00Z">
        <w:r w:rsidR="0025479E">
          <w:t xml:space="preserve">thus </w:t>
        </w:r>
      </w:ins>
      <w:r w:rsidR="00793D97">
        <w:t xml:space="preserve">transect relocation and </w:t>
      </w:r>
      <w:del w:id="3085" w:author="Stefanie Lane" w:date="2022-06-23T11:41:00Z">
        <w:r w:rsidR="00793D97" w:rsidDel="0025479E">
          <w:delText xml:space="preserve">sampling </w:delText>
        </w:r>
      </w:del>
      <w:ins w:id="3086" w:author="Stefanie Lane" w:date="2022-06-23T11:41:00Z">
        <w:r w:rsidR="0025479E">
          <w:t xml:space="preserve">plot placement may have </w:t>
        </w:r>
      </w:ins>
      <w:del w:id="3087" w:author="Stefanie Lane" w:date="2022-06-23T11:41:00Z">
        <w:r w:rsidR="00793D97" w:rsidDel="0025479E">
          <w:delText>method likely alters results</w:delText>
        </w:r>
      </w:del>
      <w:ins w:id="3088" w:author="Stefanie Lane" w:date="2022-06-23T11:41:00Z">
        <w:r w:rsidR="0025479E">
          <w:t>resulted in somewhat different observations. H</w:t>
        </w:r>
      </w:ins>
      <w:ins w:id="3089" w:author="Stefanie Lane" w:date="2022-06-23T11:42:00Z">
        <w:r w:rsidR="0025479E">
          <w:t xml:space="preserve">owever, bootstrapping </w:t>
        </w:r>
        <w:r w:rsidR="005B3F3F">
          <w:t xml:space="preserve">minimum numbers of plots in each assemblage did not reveal alternative patterns, offering assurance </w:t>
        </w:r>
      </w:ins>
      <w:ins w:id="3090" w:author="Stefanie Lane" w:date="2022-06-23T11:43:00Z">
        <w:r w:rsidR="005B3F3F">
          <w:t>of</w:t>
        </w:r>
      </w:ins>
      <w:ins w:id="3091" w:author="Stefanie Lane" w:date="2022-06-23T11:42:00Z">
        <w:r w:rsidR="005B3F3F">
          <w:t xml:space="preserve"> the general trend of species loss</w:t>
        </w:r>
      </w:ins>
      <w:r w:rsidR="00076FA5">
        <w:t xml:space="preserve">. </w:t>
      </w:r>
      <w:del w:id="3092" w:author="Stefanie Lane" w:date="2022-06-23T11:40:00Z">
        <w:r w:rsidR="00B24004" w:rsidRPr="00A94DD3" w:rsidDel="00A94DD3">
          <w:rPr>
            <w:strike/>
            <w:rPrChange w:id="3093" w:author="Stefanie Lane" w:date="2022-06-23T11:40:00Z">
              <w:rPr/>
            </w:rPrChange>
          </w:rPr>
          <w:delText>P</w:delText>
        </w:r>
      </w:del>
      <w:del w:id="3094" w:author="Stefanie Lane" w:date="2022-06-23T11:43:00Z">
        <w:r w:rsidR="00B24004" w:rsidRPr="00A94DD3" w:rsidDel="005B3F3F">
          <w:rPr>
            <w:strike/>
            <w:rPrChange w:id="3095" w:author="Stefanie Lane" w:date="2022-06-23T11:40:00Z">
              <w:rPr/>
            </w:rPrChange>
          </w:rPr>
          <w:delText>lots were subjectively placed based on perceived changes in species composition, or every 10 m when no change was discernable</w:delText>
        </w:r>
        <w:r w:rsidR="00064ACC" w:rsidRPr="00A94DD3" w:rsidDel="005B3F3F">
          <w:rPr>
            <w:strike/>
            <w:rPrChange w:id="3096" w:author="Stefanie Lane" w:date="2022-06-23T11:40:00Z">
              <w:rPr/>
            </w:rPrChange>
          </w:rPr>
          <w:delText>, following the original methods of Bradfield &amp; Porter (1982)</w:delText>
        </w:r>
        <w:r w:rsidR="00B24004" w:rsidRPr="00A94DD3" w:rsidDel="005B3F3F">
          <w:rPr>
            <w:strike/>
            <w:rPrChange w:id="3097" w:author="Stefanie Lane" w:date="2022-06-23T11:40:00Z">
              <w:rPr/>
            </w:rPrChange>
          </w:rPr>
          <w:delText xml:space="preserve">. This means that assemblages characterized by key species, such as the Fescue </w:delText>
        </w:r>
        <w:r w:rsidR="00DB1300" w:rsidRPr="00A94DD3" w:rsidDel="005B3F3F">
          <w:rPr>
            <w:strike/>
            <w:rPrChange w:id="3098" w:author="Stefanie Lane" w:date="2022-06-23T11:40:00Z">
              <w:rPr/>
            </w:rPrChange>
          </w:rPr>
          <w:delText>assemblage</w:delText>
        </w:r>
        <w:r w:rsidR="00B24004" w:rsidRPr="00A94DD3" w:rsidDel="005B3F3F">
          <w:rPr>
            <w:strike/>
            <w:rPrChange w:id="3099" w:author="Stefanie Lane" w:date="2022-06-23T11:40:00Z">
              <w:rPr/>
            </w:rPrChange>
          </w:rPr>
          <w:delText>, should be proportionately represented in the data</w:delText>
        </w:r>
        <w:r w:rsidR="00920A98" w:rsidRPr="00A94DD3" w:rsidDel="005B3F3F">
          <w:rPr>
            <w:strike/>
            <w:rPrChange w:id="3100" w:author="Stefanie Lane" w:date="2022-06-23T11:40:00Z">
              <w:rPr/>
            </w:rPrChange>
          </w:rPr>
          <w:delText xml:space="preserve"> if assemblage types remain constant within the community</w:delText>
        </w:r>
        <w:r w:rsidR="00B24004" w:rsidRPr="00A94DD3" w:rsidDel="005B3F3F">
          <w:rPr>
            <w:strike/>
            <w:rPrChange w:id="3101" w:author="Stefanie Lane" w:date="2022-06-23T11:40:00Z">
              <w:rPr/>
            </w:rPrChange>
          </w:rPr>
          <w:delText xml:space="preserve">. If plots were laid strictly at the same distance along the tape (as was done in 1999), proportional representation of assemblages may be skewed depending on spatial shifts. </w:delText>
        </w:r>
      </w:del>
    </w:p>
    <w:p w14:paraId="287112D1" w14:textId="0BCC757A" w:rsidR="00C73D34" w:rsidRDefault="00DB1300" w:rsidP="000E1C8D">
      <w:pPr>
        <w:ind w:firstLine="720"/>
        <w:pPrChange w:id="3102" w:author="Stefanie Lane" w:date="2022-06-22T15:19:00Z">
          <w:pPr/>
        </w:pPrChange>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Pr="00933EF5" w:rsidDel="008D51B1" w:rsidRDefault="00B142F5" w:rsidP="00933EF5">
      <w:pPr>
        <w:pStyle w:val="Heading2"/>
        <w:rPr>
          <w:del w:id="3103" w:author="Stefanie Lane" w:date="2022-06-22T13:55:00Z"/>
        </w:rPr>
      </w:pPr>
      <w:r w:rsidRPr="00933EF5">
        <w:t>Potential mechanisms</w:t>
      </w:r>
    </w:p>
    <w:p w14:paraId="5AD3C942" w14:textId="77777777" w:rsidR="00A11C7C" w:rsidRDefault="00A11C7C" w:rsidP="0063163F">
      <w:pPr>
        <w:pStyle w:val="Heading2"/>
        <w:rPr>
          <w:ins w:id="3104" w:author="Stefanie Lane" w:date="2022-06-22T13:52:00Z"/>
        </w:rPr>
        <w:pPrChange w:id="3105" w:author="Stefanie Lane" w:date="2022-06-22T14:44:00Z">
          <w:pPr>
            <w:ind w:firstLine="720"/>
          </w:pPr>
        </w:pPrChange>
      </w:pPr>
    </w:p>
    <w:p w14:paraId="4F0F0547" w14:textId="75E04B1D" w:rsidR="00EE1C74" w:rsidRDefault="00AA74D5" w:rsidP="00933EF5">
      <w:pPr>
        <w:ind w:firstLine="720"/>
        <w:rPr>
          <w:ins w:id="3106" w:author="Stefanie Lane" w:date="2022-06-22T13:56:00Z"/>
        </w:rPr>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w:t>
      </w:r>
      <w:proofErr w:type="spellStart"/>
      <w:r w:rsidRPr="00F431E3">
        <w:rPr>
          <w:rFonts w:ascii="Calibri" w:hAnsi="Calibri" w:cs="Calibri"/>
        </w:rPr>
        <w:t>Marijnissen</w:t>
      </w:r>
      <w:proofErr w:type="spellEnd"/>
      <w:r w:rsidRPr="00F431E3">
        <w:rPr>
          <w:rFonts w:ascii="Calibri" w:hAnsi="Calibri" w:cs="Calibri"/>
        </w:rPr>
        <w:t xml:space="preserve">,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w:t>
      </w:r>
      <w:proofErr w:type="spellStart"/>
      <w:r w:rsidRPr="00F3106E">
        <w:rPr>
          <w:rFonts w:ascii="Calibri" w:hAnsi="Calibri" w:cs="Calibri"/>
        </w:rPr>
        <w:t>Corenblit</w:t>
      </w:r>
      <w:proofErr w:type="spellEnd"/>
      <w:r w:rsidRPr="00F3106E">
        <w:rPr>
          <w:rFonts w:ascii="Calibri" w:hAnsi="Calibri" w:cs="Calibri"/>
        </w:rPr>
        <w:t xml:space="preserve"> et al., 2015; </w:t>
      </w:r>
      <w:proofErr w:type="spellStart"/>
      <w:r w:rsidRPr="00F3106E">
        <w:rPr>
          <w:rFonts w:ascii="Calibri" w:hAnsi="Calibri" w:cs="Calibri"/>
        </w:rPr>
        <w:t>Peteet</w:t>
      </w:r>
      <w:proofErr w:type="spellEnd"/>
      <w:r w:rsidRPr="00F3106E">
        <w:rPr>
          <w:rFonts w:ascii="Calibri" w:hAnsi="Calibri" w:cs="Calibri"/>
        </w:rPr>
        <w:t xml:space="preserve"> et al., 2018)</w:t>
      </w:r>
      <w:r>
        <w:fldChar w:fldCharType="end"/>
      </w:r>
      <w:r>
        <w:t>.</w:t>
      </w:r>
      <w:ins w:id="3107" w:author="Stefanie Lane" w:date="2022-06-22T13:55:00Z">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ins>
      <w:ins w:id="3108" w:author="Stefanie Lane" w:date="2022-06-22T14:15:00Z">
        <w:r w:rsidR="00A34338">
          <w:rPr>
            <w:i/>
          </w:rPr>
          <w:t>Menyanthes trifoliata</w:t>
        </w:r>
        <w:r w:rsidR="00A34338">
          <w:t xml:space="preserve"> (bogbean) and </w:t>
        </w:r>
        <w:r w:rsidR="00A34338">
          <w:rPr>
            <w:i/>
          </w:rPr>
          <w:t>Mentha aquatica</w:t>
        </w:r>
        <w:r w:rsidR="00A34338">
          <w:t xml:space="preserve"> are highly adapted to aquatic or poorly drained habitats, and the increased prevalence of plots clustered in the Bogbean assemblage within Ladner Marsh may be indicative of changing edaphic factors such as </w:t>
        </w:r>
      </w:ins>
      <w:ins w:id="3109" w:author="Stefanie Lane" w:date="2022-06-23T10:13:00Z">
        <w:r w:rsidR="00D608C6">
          <w:t xml:space="preserve">sediment starvation or </w:t>
        </w:r>
      </w:ins>
      <w:ins w:id="3110" w:author="Stefanie Lane" w:date="2022-06-22T14:15:00Z">
        <w:r w:rsidR="00A34338">
          <w:t>marsh subsidence</w:t>
        </w:r>
      </w:ins>
      <w:ins w:id="3111" w:author="Stefanie Lane" w:date="2022-06-23T10:17:00Z">
        <w:r w:rsidR="00645BA0">
          <w:t xml:space="preserve"> </w:t>
        </w:r>
      </w:ins>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ins w:id="3112" w:author="Stefanie Lane" w:date="2022-06-23T10:19:00Z">
        <w:r w:rsidR="004A4987">
          <w:rPr>
            <w:rFonts w:ascii="Calibri" w:hAnsi="Calibri" w:cs="Calibri"/>
          </w:rPr>
          <w:t>et al.</w:t>
        </w:r>
      </w:ins>
      <w:del w:id="3113" w:author="Stefanie Lane" w:date="2022-06-23T10:19:00Z">
        <w:r w:rsidR="004A4987" w:rsidRPr="004A4987" w:rsidDel="004A4987">
          <w:rPr>
            <w:rFonts w:ascii="Calibri" w:hAnsi="Calibri" w:cs="Calibri"/>
          </w:rPr>
          <w:delText>Delaune, &amp; Patrick</w:delText>
        </w:r>
      </w:del>
      <w:r w:rsidR="004A4987" w:rsidRPr="004A4987">
        <w:rPr>
          <w:rFonts w:ascii="Calibri" w:hAnsi="Calibri" w:cs="Calibri"/>
        </w:rPr>
        <w:t>, 2006)</w:t>
      </w:r>
      <w:r w:rsidR="00645BA0">
        <w:fldChar w:fldCharType="end"/>
      </w:r>
      <w:ins w:id="3114" w:author="Stefanie Lane" w:date="2022-06-22T14:15:00Z">
        <w:r w:rsidR="00A34338">
          <w:t xml:space="preserve">. </w:t>
        </w:r>
      </w:ins>
      <w:del w:id="3115" w:author="Stefanie Lane" w:date="2022-06-22T14:15:00Z">
        <w:r w:rsidDel="00A34338">
          <w:delText xml:space="preserve"> </w:delText>
        </w:r>
      </w:del>
      <w:del w:id="3116" w:author="Stefanie Lane" w:date="2022-06-22T14:16:00Z">
        <w:r w:rsidR="000F3F96" w:rsidDel="00E53E74">
          <w:delText xml:space="preserve">Sediment starvation in the marsh may be contributing to landform subsidence </w:delText>
        </w:r>
      </w:del>
      <w:del w:id="3117" w:author="Stefanie Lane" w:date="2022-06-23T10:13:00Z">
        <w:r w:rsidR="000F3F96" w:rsidDel="00D673A3">
          <w:delText xml:space="preserve">and/or loss of sediment accretion. </w:delText>
        </w:r>
      </w:del>
      <w:r w:rsidR="00D74EE0">
        <w:t>Loss of sediment within the Lower Fraser River reaches is driven by a combination of factors, such as increased impervious cover</w:t>
      </w:r>
      <w:ins w:id="3118" w:author="Stefanie Lane" w:date="2022-06-23T10:32:00Z">
        <w:r w:rsidR="003765AB">
          <w:t xml:space="preserve">, bank </w:t>
        </w:r>
        <w:proofErr w:type="spellStart"/>
        <w:r w:rsidR="003765AB">
          <w:t>dyking</w:t>
        </w:r>
        <w:proofErr w:type="spellEnd"/>
        <w:r w:rsidR="003765AB">
          <w:t xml:space="preserve"> or armoring,</w:t>
        </w:r>
      </w:ins>
      <w:r w:rsidR="00D74EE0">
        <w:t xml:space="preserve"> and channel dredging</w:t>
      </w:r>
      <w:ins w:id="3119" w:author="Stefanie Lane" w:date="2022-06-22T14:19:00Z">
        <w:r w:rsidR="00E74FF9">
          <w:t xml:space="preserve"> </w:t>
        </w:r>
      </w:ins>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del w:id="3120" w:author="Stefanie Lane" w:date="2022-06-23T10:32:00Z">
        <w:r w:rsidR="009D5D95" w:rsidRPr="009D5D95" w:rsidDel="009D5D95">
          <w:rPr>
            <w:rFonts w:ascii="Calibri" w:hAnsi="Calibri" w:cs="Calibri"/>
          </w:rPr>
          <w:delText>Tidd, &amp; Ruffo</w:delText>
        </w:r>
      </w:del>
      <w:ins w:id="3121" w:author="Stefanie Lane" w:date="2022-06-23T10:32:00Z">
        <w:r w:rsidR="009D5D95">
          <w:rPr>
            <w:rFonts w:ascii="Calibri" w:hAnsi="Calibri" w:cs="Calibri"/>
          </w:rPr>
          <w:t>et al.</w:t>
        </w:r>
      </w:ins>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ins w:id="3122" w:author="Stefanie Lane" w:date="2022-06-23T10:14:00Z">
        <w:r w:rsidR="00D673A3">
          <w:t xml:space="preserve"> sediment dynamics and</w:t>
        </w:r>
      </w:ins>
      <w:r w:rsidR="00D74EE0">
        <w:t xml:space="preserve"> causes for loss of sediment</w:t>
      </w:r>
      <w:ins w:id="3123" w:author="Stefanie Lane" w:date="2022-06-23T10:15:00Z">
        <w:r w:rsidR="004074EB">
          <w:t xml:space="preserve"> over time</w:t>
        </w:r>
      </w:ins>
      <w:r w:rsidR="005E4258">
        <w:t xml:space="preserve"> would be difficult, however </w:t>
      </w:r>
      <w:del w:id="3124" w:author="Stefanie Lane" w:date="2022-06-23T10:14:00Z">
        <w:r w:rsidR="005E4258" w:rsidDel="00D673A3">
          <w:delText>long-term monitoring of sediment accretion and changes in elevation using a total GPS station would identify which process is</w:delText>
        </w:r>
        <w:r w:rsidR="00880A48" w:rsidDel="00D673A3">
          <w:delText xml:space="preserve"> </w:delText>
        </w:r>
        <w:r w:rsidR="0020507B" w:rsidDel="00D673A3">
          <w:delText>occurring</w:delText>
        </w:r>
        <w:r w:rsidR="005E4258" w:rsidDel="00D673A3">
          <w:delText>.</w:delText>
        </w:r>
        <w:r w:rsidR="00D74EE0" w:rsidDel="00D673A3">
          <w:delText xml:space="preserve"> </w:delText>
        </w:r>
        <w:r w:rsidR="000F3F96" w:rsidDel="00D673A3">
          <w:delText>E</w:delText>
        </w:r>
      </w:del>
      <w:ins w:id="3125" w:author="Stefanie Lane" w:date="2022-06-23T10:14:00Z">
        <w:r w:rsidR="00D673A3">
          <w:t>e</w:t>
        </w:r>
      </w:ins>
      <w:r w:rsidR="000F3F96">
        <w:t xml:space="preserve">ffects from </w:t>
      </w:r>
      <w:del w:id="3126" w:author="Stefanie Lane" w:date="2022-06-23T10:32:00Z">
        <w:r w:rsidR="000F3F96" w:rsidDel="00410567">
          <w:delText xml:space="preserve">either of </w:delText>
        </w:r>
      </w:del>
      <w:r w:rsidR="000F3F96">
        <w:t>these processes would lead to more saturated patches within the marsh</w:t>
      </w:r>
      <w:ins w:id="3127" w:author="Stefanie Lane" w:date="2022-06-23T10:15:00Z">
        <w:r w:rsidR="004074EB">
          <w:t>. Edaphic shifts would likely drive</w:t>
        </w:r>
      </w:ins>
      <w:ins w:id="3128" w:author="Stefanie Lane" w:date="2022-06-23T10:16:00Z">
        <w:r w:rsidR="004074EB">
          <w:t xml:space="preserve"> the increased </w:t>
        </w:r>
      </w:ins>
      <w:del w:id="3129" w:author="Stefanie Lane" w:date="2022-06-23T10:15:00Z">
        <w:r w:rsidR="000F3F96" w:rsidDel="004074EB">
          <w:delText>,</w:delText>
        </w:r>
      </w:del>
      <w:del w:id="3130" w:author="Stefanie Lane" w:date="2022-06-23T10:16:00Z">
        <w:r w:rsidR="000F3F96" w:rsidDel="004074EB">
          <w:delText xml:space="preserve"> which would drive </w:delText>
        </w:r>
      </w:del>
      <w:r w:rsidR="000F3F96">
        <w:t>prevalence of Bogbean assemblage</w:t>
      </w:r>
      <w:del w:id="3131" w:author="Stefanie Lane" w:date="2022-06-23T10:16:00Z">
        <w:r w:rsidR="000F3F96" w:rsidDel="004074EB">
          <w:delText xml:space="preserve">. </w:delText>
        </w:r>
      </w:del>
      <w:moveToRangeStart w:id="3132" w:author="Stefanie Lane" w:date="2022-06-22T14:20:00Z" w:name="move106800041"/>
      <w:moveTo w:id="3133" w:author="Stefanie Lane" w:date="2022-06-22T14:20:00Z">
        <w:del w:id="3134" w:author="Stefanie Lane" w:date="2022-06-23T10:16:00Z">
          <w:r w:rsidR="008F27B9" w:rsidDel="004074EB">
            <w:delText>Edaphic shifts</w:delText>
          </w:r>
        </w:del>
      </w:moveTo>
      <w:ins w:id="3135" w:author="Stefanie Lane" w:date="2022-06-23T10:16:00Z">
        <w:r w:rsidR="004074EB">
          <w:t>, and</w:t>
        </w:r>
      </w:ins>
      <w:moveTo w:id="3136" w:author="Stefanie Lane" w:date="2022-06-22T14:20:00Z">
        <w:r w:rsidR="008F27B9">
          <w:t xml:space="preserve"> may also be driving homogenization and disappearance of species across all assemblages, as fewer species are able to tolerate increasingly saturated conditions.</w:t>
        </w:r>
      </w:moveTo>
      <w:moveToRangeEnd w:id="3132"/>
    </w:p>
    <w:p w14:paraId="12F7B9B9" w14:textId="074E1600" w:rsidR="00810720" w:rsidDel="008F27B9" w:rsidRDefault="0029656F" w:rsidP="005F7C5D">
      <w:pPr>
        <w:ind w:firstLine="720"/>
        <w:rPr>
          <w:del w:id="3137" w:author="Stefanie Lane" w:date="2022-06-22T14:20:00Z"/>
        </w:rPr>
      </w:pPr>
      <w:del w:id="3138" w:author="Stefanie Lane" w:date="2022-06-22T14:20:00Z">
        <w:r w:rsidDel="008F27B9">
          <w:delText xml:space="preserve">Because </w:delText>
        </w:r>
        <w:r w:rsidR="000F3F96" w:rsidDel="008F27B9">
          <w:delText xml:space="preserve">Bogbean was the only assemblage with greater number of plots identified by cluster analysis in 2019, </w:delText>
        </w:r>
        <w:r w:rsidDel="008F27B9">
          <w:delText xml:space="preserve">this suggests </w:delText>
        </w:r>
        <w:r w:rsidR="000F3F96" w:rsidDel="008F27B9">
          <w:delText xml:space="preserve">that marsh-wide prevalence of this assemblage could be increasing. </w:delText>
        </w:r>
      </w:del>
      <w:moveFromRangeStart w:id="3139" w:author="Stefanie Lane" w:date="2022-06-22T14:20:00Z" w:name="move106800041"/>
      <w:moveFrom w:id="3140" w:author="Stefanie Lane" w:date="2022-06-22T14:20:00Z">
        <w:del w:id="3141" w:author="Stefanie Lane" w:date="2022-06-22T14:20:00Z">
          <w:r w:rsidDel="008F27B9">
            <w:delText>E</w:delText>
          </w:r>
          <w:r w:rsidR="008246B7" w:rsidDel="008F27B9">
            <w:delText xml:space="preserve">daphic shifts may also be driving homogenization and disappearance of species </w:delText>
          </w:r>
          <w:r w:rsidR="002A3848" w:rsidDel="008F27B9">
            <w:delText>across all</w:delText>
          </w:r>
          <w:r w:rsidR="008246B7" w:rsidDel="008F27B9">
            <w:delText xml:space="preserve"> assemblages, as fewer species are able to tolerate increasingly saturated conditions. </w:delText>
          </w:r>
          <w:r w:rsidR="000F3F96" w:rsidDel="008F27B9">
            <w:delText xml:space="preserve"> </w:delText>
          </w:r>
        </w:del>
      </w:moveFrom>
      <w:moveFromRangeEnd w:id="3139"/>
    </w:p>
    <w:p w14:paraId="50AE49E3" w14:textId="5981352D" w:rsidR="00B65417" w:rsidRDefault="00B142F5" w:rsidP="005F7C5D">
      <w:pPr>
        <w:rPr>
          <w:ins w:id="3142" w:author="Stefanie Lane" w:date="2022-06-22T14:55:00Z"/>
        </w:rPr>
      </w:pPr>
      <w:r>
        <w:tab/>
      </w:r>
      <w:ins w:id="3143" w:author="Stefanie Lane" w:date="2022-06-22T14:21:00Z">
        <w:r w:rsidR="008F27B9">
          <w:t xml:space="preserve">Besides </w:t>
        </w:r>
        <w:r w:rsidR="00EF3ED1">
          <w:t xml:space="preserve">potential abiotic drivers of species loss, species </w:t>
        </w:r>
      </w:ins>
      <w:del w:id="3144" w:author="Stefanie Lane" w:date="2022-06-22T14:21:00Z">
        <w:r w:rsidR="00E1495F" w:rsidDel="00EF3ED1">
          <w:delText>R</w:delText>
        </w:r>
      </w:del>
      <w:ins w:id="3145" w:author="Stefanie Lane" w:date="2022-06-22T14:21:00Z">
        <w:r w:rsidR="00EF3ED1">
          <w:t>r</w:t>
        </w:r>
      </w:ins>
      <w:r w:rsidR="00E1495F">
        <w:t xml:space="preserve">ecruitment </w:t>
      </w:r>
      <w:del w:id="3146" w:author="Stefanie Lane" w:date="2022-06-22T14:22:00Z">
        <w:r w:rsidR="00E1495F" w:rsidDel="00EF3ED1">
          <w:delText>of new species is dependent on many factors</w:delText>
        </w:r>
      </w:del>
      <w:ins w:id="3147" w:author="Stefanie Lane" w:date="2022-06-22T14:22:00Z">
        <w:r w:rsidR="00EF3ED1">
          <w:t>may also be impacted</w:t>
        </w:r>
      </w:ins>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If remnant habitats such as Ladner Marsh are becoming more homogenous</w:t>
      </w:r>
      <w:ins w:id="3148" w:author="Stefanie Lane" w:date="2022-06-22T14:22:00Z">
        <w:r w:rsidR="00B65417">
          <w:t xml:space="preserve"> (or lost altogether through development)</w:t>
        </w:r>
      </w:ins>
      <w:r w:rsidR="00D57B41">
        <w:t>, species diversity is being lost from the dispersal network</w:t>
      </w:r>
      <w:ins w:id="3149" w:author="Stefanie Lane" w:date="2022-06-22T14:54:00Z">
        <w:r w:rsidR="007E0130">
          <w:t>,</w:t>
        </w:r>
        <w:r w:rsidR="00483828">
          <w:t xml:space="preserve"> which effectively fragments the dispersal network</w:t>
        </w:r>
      </w:ins>
      <w:ins w:id="3150" w:author="Stefanie Lane" w:date="2022-06-22T14:49:00Z">
        <w:r w:rsidR="00FE156E">
          <w:t xml:space="preserve"> </w:t>
        </w:r>
      </w:ins>
      <w:ins w:id="3151" w:author="Stefanie Lane" w:date="2022-06-22T14:54:00Z">
        <w:r w:rsidR="00483828">
          <w:t xml:space="preserve">and potentially leads </w:t>
        </w:r>
      </w:ins>
      <w:ins w:id="3152" w:author="Stefanie Lane" w:date="2022-06-22T14:50:00Z">
        <w:r w:rsidR="00074DAF">
          <w:t xml:space="preserve">to regional extinction </w:t>
        </w:r>
      </w:ins>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del w:id="3153" w:author="Stefanie Lane" w:date="2022-06-22T14:50:00Z">
        <w:r w:rsidR="00074DAF" w:rsidRPr="00074DAF" w:rsidDel="00074DAF">
          <w:rPr>
            <w:rFonts w:ascii="Calibri" w:hAnsi="Calibri" w:cs="Calibri"/>
          </w:rPr>
          <w:delText>Fordham, He, &amp; Bradshaw</w:delText>
        </w:r>
      </w:del>
      <w:ins w:id="3154" w:author="Stefanie Lane" w:date="2022-06-22T14:50:00Z">
        <w:r w:rsidR="00074DAF">
          <w:rPr>
            <w:rFonts w:ascii="Calibri" w:hAnsi="Calibri" w:cs="Calibri"/>
          </w:rPr>
          <w:t>et al.</w:t>
        </w:r>
      </w:ins>
      <w:r w:rsidR="00074DAF" w:rsidRPr="00074DAF">
        <w:rPr>
          <w:rFonts w:ascii="Calibri" w:hAnsi="Calibri" w:cs="Calibri"/>
        </w:rPr>
        <w:t>, 2017)</w:t>
      </w:r>
      <w:r w:rsidR="00074DAF">
        <w:fldChar w:fldCharType="end"/>
      </w:r>
      <w:r w:rsidR="00D57B41">
        <w:t xml:space="preserve">. </w:t>
      </w:r>
    </w:p>
    <w:p w14:paraId="3CCB2F74" w14:textId="49EBAAE3" w:rsidR="00AA24C1" w:rsidDel="005E6D0A" w:rsidRDefault="00AA24C1" w:rsidP="005F7C5D">
      <w:pPr>
        <w:rPr>
          <w:del w:id="3155" w:author="Stefanie Lane" w:date="2022-06-22T14:57:00Z"/>
        </w:rPr>
      </w:pPr>
      <w:commentRangeStart w:id="3156"/>
      <w:del w:id="3157" w:author="Stefanie Lane" w:date="2022-06-22T14:57:00Z">
        <w:r w:rsidDel="005E6D0A">
          <w:delText xml:space="preserve">If </w:delText>
        </w:r>
        <w:commentRangeEnd w:id="3156"/>
        <w:r w:rsidR="00B65417" w:rsidDel="005E6D0A">
          <w:rPr>
            <w:rStyle w:val="CommentReference"/>
          </w:rPr>
          <w:commentReference w:id="3156"/>
        </w:r>
        <w:r w:rsidDel="005E6D0A">
          <w:delText xml:space="preserve">edaphic processes are limiting the habitat heterogeneity and </w:delText>
        </w:r>
        <w:r w:rsidR="00CB1338" w:rsidDel="005E6D0A">
          <w:delText xml:space="preserve">conditions sufficient for propagule grounding and recruitment into the community, then </w:delText>
        </w:r>
        <w:r w:rsidR="00DD287F" w:rsidDel="005E6D0A">
          <w:delText xml:space="preserve">diverse species composition is not possible, even if propagules are present. </w:delText>
        </w:r>
      </w:del>
    </w:p>
    <w:p w14:paraId="3A479FCB" w14:textId="64C36499" w:rsidR="004D0D10" w:rsidRDefault="00B142F5" w:rsidP="005F7C5D">
      <w:pPr>
        <w:pStyle w:val="Heading2"/>
      </w:pPr>
      <w:r>
        <w:t>Broader impacts &amp; recommendations</w:t>
      </w:r>
    </w:p>
    <w:p w14:paraId="730F7CD0" w14:textId="77777777" w:rsidR="001D7003" w:rsidRDefault="00C16108" w:rsidP="00032A06">
      <w:pPr>
        <w:ind w:firstLine="720"/>
        <w:rPr>
          <w:ins w:id="3158" w:author="Stefanie Lane" w:date="2022-06-23T11:00:00Z"/>
        </w:rPr>
      </w:pPr>
      <w:ins w:id="3159" w:author="Stefanie Lane" w:date="2022-06-23T10:51:00Z">
        <w:r w:rsidRPr="001D7003">
          <w:rPr>
            <w:highlight w:val="yellow"/>
            <w:rPrChange w:id="3160" w:author="Stefanie Lane" w:date="2022-06-23T11:00:00Z">
              <w:rPr/>
            </w:rPrChange>
          </w:rPr>
          <w:t>Key points</w:t>
        </w:r>
        <w:r>
          <w:t xml:space="preserve">: </w:t>
        </w:r>
      </w:ins>
    </w:p>
    <w:p w14:paraId="32D988DF" w14:textId="77777777" w:rsidR="004C75E2" w:rsidRDefault="00C16108" w:rsidP="004C75E2">
      <w:pPr>
        <w:pStyle w:val="ListParagraph"/>
        <w:numPr>
          <w:ilvl w:val="0"/>
          <w:numId w:val="29"/>
        </w:numPr>
        <w:rPr>
          <w:ins w:id="3161" w:author="Stefanie Lane" w:date="2022-06-23T11:00:00Z"/>
        </w:rPr>
      </w:pPr>
      <w:ins w:id="3162" w:author="Stefanie Lane" w:date="2022-06-23T10:51:00Z">
        <w:r>
          <w:t>long-term monitoring is relatively rare, and necessary to inform future management and planning</w:t>
        </w:r>
      </w:ins>
      <w:ins w:id="3163" w:author="Stefanie Lane" w:date="2022-06-23T10:52:00Z">
        <w:r w:rsidR="00C72265">
          <w:t xml:space="preserve"> </w:t>
        </w:r>
      </w:ins>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933EF5">
        <w:rPr>
          <w:rFonts w:ascii="Calibri" w:hAnsi="Calibri" w:cs="Calibri"/>
        </w:rPr>
        <w:t>(Willis et al., 2007)</w:t>
      </w:r>
      <w:r w:rsidR="00C72265">
        <w:fldChar w:fldCharType="end"/>
      </w:r>
      <w:ins w:id="3164" w:author="Stefanie Lane" w:date="2022-06-23T10:51:00Z">
        <w:r>
          <w:t xml:space="preserve">. </w:t>
        </w:r>
      </w:ins>
      <w:ins w:id="3165" w:author="Stefanie Lane" w:date="2022-06-23T10:52:00Z">
        <w:r w:rsidR="00334ABA">
          <w:t xml:space="preserve">Land management planning in anticipation of climate change, particularly sea </w:t>
        </w:r>
      </w:ins>
      <w:ins w:id="3166" w:author="Stefanie Lane" w:date="2022-06-23T10:53:00Z">
        <w:r w:rsidR="00334ABA">
          <w:t xml:space="preserve">level rise, should </w:t>
        </w:r>
        <w:r w:rsidR="00BE4E14">
          <w:t xml:space="preserve">be cognizant of biodiversity loss. This will be important at global scales (ex., ex.), but also to regional and local </w:t>
        </w:r>
      </w:ins>
      <w:ins w:id="3167" w:author="Stefanie Lane" w:date="2022-06-23T10:54:00Z">
        <w:r w:rsidR="00032A06">
          <w:t>conservation initiatives</w:t>
        </w:r>
      </w:ins>
      <w:ins w:id="3168" w:author="Stefanie Lane" w:date="2022-06-23T10:53:00Z">
        <w:r w:rsidR="00BE4E14">
          <w:t xml:space="preserve"> (CRF, </w:t>
        </w:r>
      </w:ins>
      <w:ins w:id="3169" w:author="Stefanie Lane" w:date="2022-06-23T10:54:00Z">
        <w:r w:rsidR="00BE4E14">
          <w:t>BC SRIF).</w:t>
        </w:r>
      </w:ins>
    </w:p>
    <w:p w14:paraId="297E46DF" w14:textId="4AD39335" w:rsidR="004D0D10" w:rsidRDefault="004D0D10" w:rsidP="00E224E6">
      <w:pPr>
        <w:pStyle w:val="ListParagraph"/>
        <w:numPr>
          <w:ilvl w:val="1"/>
          <w:numId w:val="29"/>
        </w:numPr>
        <w:rPr>
          <w:ins w:id="3170" w:author="Stefanie Lane" w:date="2022-06-23T11:00:00Z"/>
        </w:rPr>
        <w:pPrChange w:id="3171" w:author="Stefanie Lane" w:date="2022-06-23T11:01:00Z">
          <w:pPr>
            <w:pStyle w:val="ListParagraph"/>
            <w:numPr>
              <w:numId w:val="29"/>
            </w:numPr>
            <w:ind w:left="1080" w:hanging="360"/>
          </w:pPr>
        </w:pPrChange>
      </w:pPr>
      <w:commentRangeStart w:id="3172"/>
      <w:del w:id="3173" w:author="Stefanie Lane" w:date="2022-06-23T10:54:00Z">
        <w:r w:rsidRPr="004C75E2" w:rsidDel="00032A06">
          <w:rPr>
            <w:strike/>
            <w:rPrChange w:id="3174" w:author="Stefanie Lane" w:date="2022-06-23T11:00:00Z">
              <w:rPr/>
            </w:rPrChange>
          </w:rPr>
          <w:delText xml:space="preserve">Management </w:delText>
        </w:r>
        <w:commentRangeEnd w:id="3172"/>
        <w:r w:rsidR="00C025C4" w:rsidRPr="00626CB4" w:rsidDel="00032A06">
          <w:rPr>
            <w:rStyle w:val="CommentReference"/>
            <w:strike/>
            <w:rPrChange w:id="3175" w:author="Stefanie Lane" w:date="2022-06-23T10:50:00Z">
              <w:rPr>
                <w:rStyle w:val="CommentReference"/>
              </w:rPr>
            </w:rPrChange>
          </w:rPr>
          <w:commentReference w:id="3172"/>
        </w:r>
        <w:r w:rsidRPr="004C75E2" w:rsidDel="00032A06">
          <w:rPr>
            <w:strike/>
            <w:rPrChange w:id="3176" w:author="Stefanie Lane" w:date="2022-06-23T11:00:00Z">
              <w:rPr/>
            </w:rPrChange>
          </w:rPr>
          <w:delText>initiatives such as Canada’s Coastal Restoration Fund or British Columbia’s Salmon Restoration and Innovation Fund or Sea Level Rise Adaptation programs target successes on 50-100 year horizons</w:delText>
        </w:r>
        <w:r w:rsidR="00AA74D5" w:rsidRPr="004C75E2" w:rsidDel="00032A06">
          <w:rPr>
            <w:strike/>
            <w:rPrChange w:id="3177" w:author="Stefanie Lane" w:date="2022-06-23T11:00:00Z">
              <w:rPr/>
            </w:rPrChange>
          </w:rPr>
          <w:delText xml:space="preserve">. </w:delText>
        </w:r>
      </w:del>
      <w:r w:rsidR="00AA74D5">
        <w:t>U</w:t>
      </w:r>
      <w:r>
        <w:t xml:space="preserve">nderstanding what </w:t>
      </w:r>
      <w:r w:rsidR="009D132B">
        <w:t>community stability looks like</w:t>
      </w:r>
      <w:r>
        <w:t xml:space="preserve"> within </w:t>
      </w:r>
      <w:del w:id="3178" w:author="Stefanie Lane" w:date="2022-06-23T10:54:00Z">
        <w:r w:rsidDel="00032A06">
          <w:delText xml:space="preserve">this </w:delText>
        </w:r>
      </w:del>
      <w:ins w:id="3179" w:author="Stefanie Lane" w:date="2022-06-23T10:54:00Z">
        <w:r w:rsidR="00032A06">
          <w:t xml:space="preserve">decadal </w:t>
        </w:r>
      </w:ins>
      <w:r>
        <w:t>timescale</w:t>
      </w:r>
      <w:ins w:id="3180" w:author="Stefanie Lane" w:date="2022-06-23T10:54:00Z">
        <w:r w:rsidR="00032A06">
          <w:t>s</w:t>
        </w:r>
      </w:ins>
      <w:r>
        <w:t xml:space="preserve"> is </w:t>
      </w:r>
      <w:r w:rsidR="009D132B">
        <w:t>useful</w:t>
      </w:r>
      <w:r>
        <w:t xml:space="preserve"> to agency managers wanting to maintain or create shoreline communities for immediate habitat conservation or floodwater protection initiatives</w:t>
      </w:r>
      <w:ins w:id="3181" w:author="Stefanie Lane" w:date="2022-06-23T10:54:00Z">
        <w:r w:rsidR="00032A06">
          <w:t xml:space="preserve"> that will have broader resilience to sea level rise</w:t>
        </w:r>
      </w:ins>
      <w:r>
        <w:t xml:space="preserve">. </w:t>
      </w:r>
    </w:p>
    <w:p w14:paraId="31C345BA" w14:textId="51147343" w:rsidR="004C75E2" w:rsidRDefault="004C75E2" w:rsidP="004C75E2">
      <w:pPr>
        <w:pStyle w:val="ListParagraph"/>
        <w:numPr>
          <w:ilvl w:val="0"/>
          <w:numId w:val="29"/>
        </w:numPr>
        <w:rPr>
          <w:ins w:id="3182" w:author="Stefanie Lane" w:date="2022-06-23T11:01:00Z"/>
        </w:rPr>
      </w:pPr>
      <w:ins w:id="3183" w:author="Stefanie Lane" w:date="2022-06-23T11:00:00Z">
        <w:r>
          <w:t>‘reference’ condition needs to be accurate to recent biodiversity loss (today’s ‘reference’ is not yesterda</w:t>
        </w:r>
      </w:ins>
      <w:ins w:id="3184" w:author="Stefanie Lane" w:date="2022-06-23T11:01:00Z">
        <w:r>
          <w:t xml:space="preserve">y’s ‘reference,’ this study is a case-in-point. </w:t>
        </w:r>
      </w:ins>
    </w:p>
    <w:p w14:paraId="1896BF1D" w14:textId="75E6455C" w:rsidR="00E04F65" w:rsidRDefault="00E04F65" w:rsidP="004C75E2">
      <w:pPr>
        <w:pStyle w:val="ListParagraph"/>
        <w:numPr>
          <w:ilvl w:val="0"/>
          <w:numId w:val="29"/>
        </w:numPr>
        <w:rPr>
          <w:ins w:id="3185" w:author="Stefanie Lane" w:date="2022-06-23T11:39:00Z"/>
        </w:rPr>
      </w:pPr>
      <w:ins w:id="3186" w:author="Stefanie Lane" w:date="2022-06-23T11:01:00Z">
        <w:r>
          <w:t xml:space="preserve">Next steps: what do we do with this information? </w:t>
        </w:r>
      </w:ins>
    </w:p>
    <w:p w14:paraId="1DFFDD66" w14:textId="784A88A5" w:rsidR="00335529" w:rsidRDefault="00335529" w:rsidP="00335529">
      <w:pPr>
        <w:pStyle w:val="ListParagraph"/>
        <w:numPr>
          <w:ilvl w:val="1"/>
          <w:numId w:val="29"/>
        </w:numPr>
        <w:pPrChange w:id="3187" w:author="Stefanie Lane" w:date="2022-06-23T11:39:00Z">
          <w:pPr>
            <w:ind w:firstLine="720"/>
          </w:pPr>
        </w:pPrChange>
      </w:pPr>
      <w:ins w:id="3188" w:author="Stefanie Lane" w:date="2022-06-23T11:39:00Z">
        <w:r>
          <w:t xml:space="preserve">Maintaining these transitional estuarine habitats is important for a variety of wildlife, including migratory and resident shorebirds, and anadromous salmon populations </w:t>
        </w:r>
        <w:r>
          <w:fldChar w:fldCharType="begin"/>
        </w:r>
        <w:r>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fldChar w:fldCharType="separate"/>
        </w:r>
        <w:r w:rsidRPr="00335529">
          <w:rPr>
            <w:rFonts w:ascii="Calibri" w:hAnsi="Calibri" w:cs="Calibri"/>
          </w:rPr>
          <w:t>(Chalifour et al., 2019; Finn et al., 2021; Kehoe &amp; Martin, 2021)</w:t>
        </w:r>
        <w:r>
          <w:fldChar w:fldCharType="end"/>
        </w:r>
        <w:r>
          <w:t xml:space="preserve">. Therefore, importance of conservation and restoration projects will likely increase as sea levels rise. Understanding historical trends in species composition and assemblage heterogeneity is critical for defining measures of success in restoration projects, and for conserving ecological processes that have yet to be identified. In the absence of ideal reference conditions, use of historical datasets to define target conditions may be used in place of or in addition to current-day assessments of community composition to determine ecologically meaningful benchmarks. Using historical conditions can provide greater understanding of species diversity with respect to functional redundancy, as these community attributes relate to resistance to disturbance and resilience. However, land managers must be aware of species composition and abundance shifts, which are only possible to detect through long-term monitoring projects and resampling such as in this study. </w:t>
        </w:r>
      </w:ins>
    </w:p>
    <w:p w14:paraId="117067AE" w14:textId="0917C8A7" w:rsidR="00161052" w:rsidRDefault="00F754EB" w:rsidP="005F7C5D">
      <w:pPr>
        <w:ind w:firstLine="720"/>
      </w:pPr>
      <w:del w:id="3189" w:author="Stefanie Lane" w:date="2022-06-23T11:38:00Z">
        <w:r w:rsidDel="00335529">
          <w:delText>In the absence</w:delText>
        </w:r>
        <w:r w:rsidR="00687A8E" w:rsidDel="00335529">
          <w:delText xml:space="preserve"> of ideal reference conditions, s</w:delText>
        </w:r>
        <w:r w:rsidR="00161052" w:rsidDel="00335529">
          <w:delText xml:space="preserve">ites with a longer conservation history, such as </w:delText>
        </w:r>
      </w:del>
      <w:del w:id="3190" w:author="Stefanie Lane" w:date="2022-06-23T11:36:00Z">
        <w:r w:rsidR="00161052" w:rsidDel="00B16A74">
          <w:delText>the South Arm Marshes WMA</w:delText>
        </w:r>
      </w:del>
      <w:del w:id="3191" w:author="Stefanie Lane" w:date="2022-06-23T11:38:00Z">
        <w:r w:rsidR="00161052" w:rsidDel="00335529">
          <w:delText xml:space="preserve"> </w:delText>
        </w:r>
        <w:r w:rsidDel="00335529">
          <w:delText>may be</w:delText>
        </w:r>
        <w:r w:rsidR="00161052" w:rsidDel="00335529">
          <w:delText xml:space="preserve"> used as ‘reference’ </w:delText>
        </w:r>
      </w:del>
      <w:del w:id="3192" w:author="Stefanie Lane" w:date="2022-06-23T11:36:00Z">
        <w:r w:rsidR="00161052" w:rsidDel="00265339">
          <w:delText xml:space="preserve">conditions </w:delText>
        </w:r>
      </w:del>
      <w:del w:id="3193" w:author="Stefanie Lane" w:date="2022-06-23T11:38:00Z">
        <w:r w:rsidR="00161052" w:rsidDel="00335529">
          <w:delText xml:space="preserve">for evaluating </w:delText>
        </w:r>
      </w:del>
      <w:del w:id="3194" w:author="Stefanie Lane" w:date="2022-06-23T11:36:00Z">
        <w:r w:rsidR="00161052" w:rsidDel="00265339">
          <w:delText>restoration success</w:delText>
        </w:r>
      </w:del>
      <w:del w:id="3195" w:author="Stefanie Lane" w:date="2022-06-23T11:38:00Z">
        <w:r w:rsidR="00161052" w:rsidDel="00335529">
          <w:delText xml:space="preserve">. </w:delText>
        </w:r>
        <w:r w:rsidR="00687A8E" w:rsidDel="00335529">
          <w:delText xml:space="preserve">Before selecting </w:delText>
        </w:r>
        <w:r w:rsidR="00A4417A" w:rsidDel="00335529">
          <w:delText xml:space="preserve">sites to use as benchmarks, it is important to understand rates of change within the site, and </w:delText>
        </w:r>
        <w:r w:rsidR="00161052" w:rsidDel="00335529">
          <w:delText>whether</w:delText>
        </w:r>
        <w:r w:rsidR="00A4417A" w:rsidDel="00335529">
          <w:delText xml:space="preserve"> site</w:delText>
        </w:r>
        <w:r w:rsidR="0033085B" w:rsidDel="00335529">
          <w:delText xml:space="preserve"> </w:delText>
        </w:r>
        <w:r w:rsidR="00355BBB" w:rsidDel="00335529">
          <w:delText>characteristics are constant</w:delText>
        </w:r>
        <w:r w:rsidR="00161052" w:rsidDel="00335529">
          <w:delText xml:space="preserve"> over </w:delText>
        </w:r>
        <w:r w:rsidR="00A4417A" w:rsidDel="00335529">
          <w:delText>decadal</w:delText>
        </w:r>
        <w:r w:rsidR="00161052" w:rsidDel="00335529">
          <w:delText xml:space="preserve"> timescales.</w:delText>
        </w:r>
        <w:r w:rsidR="009243D5" w:rsidDel="00335529">
          <w:delText xml:space="preserve"> </w:delText>
        </w:r>
        <w:r w:rsidR="009243D5" w:rsidRPr="009831EC" w:rsidDel="00335529">
          <w:rPr>
            <w:strike/>
            <w:rPrChange w:id="3196" w:author="Stefanie Lane" w:date="2022-06-23T11:36:00Z">
              <w:rPr/>
            </w:rPrChange>
          </w:rPr>
          <w:delText>Relatively undisturbed sites may be the best extant examples of expected ecological conditions.</w:delText>
        </w:r>
        <w:r w:rsidR="009243D5" w:rsidDel="00335529">
          <w:delText xml:space="preserve"> </w:delText>
        </w:r>
        <w:r w:rsidR="009243D5" w:rsidRPr="00B16A74" w:rsidDel="00335529">
          <w:rPr>
            <w:strike/>
            <w:rPrChange w:id="3197" w:author="Stefanie Lane" w:date="2022-06-23T11:35:00Z">
              <w:rPr/>
            </w:rPrChange>
          </w:rPr>
          <w:delText xml:space="preserve">Wherever these sites exist, land managers should prioritize monitoring to preserve </w:delText>
        </w:r>
        <w:r w:rsidR="00297FBE" w:rsidRPr="00B16A74" w:rsidDel="00335529">
          <w:rPr>
            <w:strike/>
            <w:rPrChange w:id="3198" w:author="Stefanie Lane" w:date="2022-06-23T11:35:00Z">
              <w:rPr/>
            </w:rPrChange>
          </w:rPr>
          <w:delText>reference to historical conditions, and establish mechanistic explanations for changes over time</w:delText>
        </w:r>
        <w:r w:rsidR="00297FBE" w:rsidDel="00335529">
          <w:delText xml:space="preserve">. </w:delText>
        </w:r>
      </w:del>
    </w:p>
    <w:p w14:paraId="604BC7D3" w14:textId="77777777" w:rsidR="00E15E1A" w:rsidRDefault="00E15E1A" w:rsidP="0066777E"/>
    <w:p w14:paraId="15780FA7" w14:textId="77777777" w:rsidR="00C71566" w:rsidRDefault="00C71566" w:rsidP="00C71566">
      <w:pPr>
        <w:pStyle w:val="Heading1"/>
      </w:pPr>
      <w:r>
        <w:t>Acknowledgements</w:t>
      </w:r>
    </w:p>
    <w:p w14:paraId="033C2949" w14:textId="62515D6A"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w:t>
      </w:r>
      <w:ins w:id="3199" w:author="Stefanie Lane" w:date="2022-06-23T11:54:00Z">
        <w:r w:rsidR="007641CD">
          <w:t xml:space="preserve"> and </w:t>
        </w:r>
        <w:proofErr w:type="spellStart"/>
        <w:r w:rsidR="007641CD">
          <w:t>harbour</w:t>
        </w:r>
      </w:ins>
      <w:proofErr w:type="spellEnd"/>
      <w:r w:rsidRPr="00853903">
        <w:t xml:space="preserve"> </w:t>
      </w:r>
      <w:r>
        <w:t>use</w:t>
      </w:r>
      <w:r w:rsidRPr="00853903">
        <w:t>.</w:t>
      </w:r>
      <w:r>
        <w:t xml:space="preserve"> </w:t>
      </w:r>
      <w:ins w:id="3200" w:author="Stefanie Lane" w:date="2022-06-23T11:55:00Z">
        <w:r w:rsidR="008E5A8C">
          <w:t xml:space="preserve">Financial </w:t>
        </w:r>
      </w:ins>
      <w:del w:id="3201" w:author="Stefanie Lane" w:date="2022-06-23T11:55:00Z">
        <w:r w:rsidRPr="009454D9" w:rsidDel="008E5A8C">
          <w:rPr>
            <w:rFonts w:cstheme="minorHAnsi"/>
          </w:rPr>
          <w:delText>S</w:delText>
        </w:r>
      </w:del>
      <w:ins w:id="3202" w:author="Stefanie Lane" w:date="2022-06-23T11:55:00Z">
        <w:r w:rsidR="008E5A8C">
          <w:rPr>
            <w:rFonts w:cstheme="minorHAnsi"/>
          </w:rPr>
          <w:t>s</w:t>
        </w:r>
      </w:ins>
      <w:r w:rsidRPr="009454D9">
        <w:rPr>
          <w:rFonts w:cstheme="minorHAnsi"/>
        </w:rPr>
        <w:t xml:space="preserve">upport was provided by </w:t>
      </w:r>
      <w:r w:rsidRPr="009454D9">
        <w:rPr>
          <w:rFonts w:cstheme="minorHAnsi"/>
          <w:iCs/>
        </w:rPr>
        <w:lastRenderedPageBreak/>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ins w:id="3203" w:author="Stefanie Lane" w:date="2022-06-23T11:55:00Z">
        <w:r w:rsidR="00CF0E11">
          <w:rPr>
            <w:rFonts w:cstheme="minorHAnsi"/>
          </w:rPr>
          <w:t xml:space="preserve">site </w:t>
        </w:r>
      </w:ins>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01FD4AAF" w14:textId="77777777" w:rsidR="00AB0A5A" w:rsidRPr="00AB0A5A" w:rsidRDefault="00E8167E" w:rsidP="00AB0A5A">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AB0A5A" w:rsidRPr="00AB0A5A">
        <w:rPr>
          <w:rFonts w:ascii="Calibri" w:hAnsi="Calibri" w:cs="Calibri"/>
        </w:rPr>
        <w:t>Apfelbaum</w:t>
      </w:r>
      <w:proofErr w:type="spellEnd"/>
      <w:r w:rsidR="00AB0A5A" w:rsidRPr="00AB0A5A">
        <w:rPr>
          <w:rFonts w:ascii="Calibri" w:hAnsi="Calibri" w:cs="Calibri"/>
        </w:rPr>
        <w:t xml:space="preserve">, S. I., &amp; </w:t>
      </w:r>
      <w:proofErr w:type="spellStart"/>
      <w:r w:rsidR="00AB0A5A" w:rsidRPr="00AB0A5A">
        <w:rPr>
          <w:rFonts w:ascii="Calibri" w:hAnsi="Calibri" w:cs="Calibri"/>
        </w:rPr>
        <w:t>Sams</w:t>
      </w:r>
      <w:proofErr w:type="spellEnd"/>
      <w:r w:rsidR="00AB0A5A" w:rsidRPr="00AB0A5A">
        <w:rPr>
          <w:rFonts w:ascii="Calibri" w:hAnsi="Calibri" w:cs="Calibri"/>
        </w:rPr>
        <w:t xml:space="preserve">, C. E. (1987). Ecology and Control of Reed Canary Grass (Phalaris </w:t>
      </w:r>
      <w:proofErr w:type="spellStart"/>
      <w:r w:rsidR="00AB0A5A" w:rsidRPr="00AB0A5A">
        <w:rPr>
          <w:rFonts w:ascii="Calibri" w:hAnsi="Calibri" w:cs="Calibri"/>
        </w:rPr>
        <w:t>arundinacea</w:t>
      </w:r>
      <w:proofErr w:type="spellEnd"/>
      <w:r w:rsidR="00AB0A5A" w:rsidRPr="00AB0A5A">
        <w:rPr>
          <w:rFonts w:ascii="Calibri" w:hAnsi="Calibri" w:cs="Calibri"/>
        </w:rPr>
        <w:t xml:space="preserve"> L.). </w:t>
      </w:r>
      <w:r w:rsidR="00AB0A5A" w:rsidRPr="00AB0A5A">
        <w:rPr>
          <w:rFonts w:ascii="Calibri" w:hAnsi="Calibri" w:cs="Calibri"/>
          <w:i/>
          <w:iCs/>
        </w:rPr>
        <w:t>Natural Areas Journal</w:t>
      </w:r>
      <w:r w:rsidR="00AB0A5A" w:rsidRPr="00AB0A5A">
        <w:rPr>
          <w:rFonts w:ascii="Calibri" w:hAnsi="Calibri" w:cs="Calibri"/>
        </w:rPr>
        <w:t xml:space="preserve">, </w:t>
      </w:r>
      <w:r w:rsidR="00AB0A5A" w:rsidRPr="00AB0A5A">
        <w:rPr>
          <w:rFonts w:ascii="Calibri" w:hAnsi="Calibri" w:cs="Calibri"/>
          <w:i/>
          <w:iCs/>
        </w:rPr>
        <w:t>7</w:t>
      </w:r>
      <w:r w:rsidR="00AB0A5A" w:rsidRPr="00AB0A5A">
        <w:rPr>
          <w:rFonts w:ascii="Calibri" w:hAnsi="Calibri" w:cs="Calibri"/>
        </w:rPr>
        <w:t>, 69–74.</w:t>
      </w:r>
    </w:p>
    <w:p w14:paraId="6D26BAAB" w14:textId="77777777" w:rsidR="00AB0A5A" w:rsidRPr="00AB0A5A" w:rsidRDefault="00AB0A5A" w:rsidP="00AB0A5A">
      <w:pPr>
        <w:pStyle w:val="Bibliography"/>
        <w:rPr>
          <w:rFonts w:ascii="Calibri" w:hAnsi="Calibri" w:cs="Calibri"/>
        </w:rPr>
      </w:pPr>
      <w:r w:rsidRPr="00AB0A5A">
        <w:rPr>
          <w:rFonts w:ascii="Calibri" w:hAnsi="Calibri" w:cs="Calibri"/>
        </w:rPr>
        <w:t xml:space="preserve">Atkins, R. J., Tidd, M., &amp; Ruffo, G. (2016). Sturgeon Bank, Fraser River Delta, BC, Canada: 150 Years of Human Influences on Salt Marsh Sedimentation. </w:t>
      </w:r>
      <w:r w:rsidRPr="00AB0A5A">
        <w:rPr>
          <w:rFonts w:ascii="Calibri" w:hAnsi="Calibri" w:cs="Calibri"/>
          <w:i/>
          <w:iCs/>
        </w:rPr>
        <w:t>Journal of Coastal Research</w:t>
      </w:r>
      <w:r w:rsidRPr="00AB0A5A">
        <w:rPr>
          <w:rFonts w:ascii="Calibri" w:hAnsi="Calibri" w:cs="Calibri"/>
        </w:rPr>
        <w:t xml:space="preserve">, </w:t>
      </w:r>
      <w:r w:rsidRPr="00AB0A5A">
        <w:rPr>
          <w:rFonts w:ascii="Calibri" w:hAnsi="Calibri" w:cs="Calibri"/>
          <w:i/>
          <w:iCs/>
        </w:rPr>
        <w:t>SI</w:t>
      </w:r>
      <w:r w:rsidRPr="00AB0A5A">
        <w:rPr>
          <w:rFonts w:ascii="Calibri" w:hAnsi="Calibri" w:cs="Calibri"/>
        </w:rPr>
        <w:t>, 790–794.</w:t>
      </w:r>
    </w:p>
    <w:p w14:paraId="01D41A94" w14:textId="77777777" w:rsidR="00AB0A5A" w:rsidRPr="00AB0A5A" w:rsidRDefault="00AB0A5A" w:rsidP="00AB0A5A">
      <w:pPr>
        <w:pStyle w:val="Bibliography"/>
        <w:rPr>
          <w:rFonts w:ascii="Calibri" w:hAnsi="Calibri" w:cs="Calibri"/>
        </w:rPr>
      </w:pPr>
      <w:r w:rsidRPr="00AB0A5A">
        <w:rPr>
          <w:rFonts w:ascii="Calibri" w:hAnsi="Calibri" w:cs="Calibri"/>
        </w:rPr>
        <w:t xml:space="preserve">Bradfield, G. E., &amp; Porter, G. L. (1982). Vegetation structure and diversity components of a Fraser estuary tidal marsh. </w:t>
      </w:r>
      <w:r w:rsidRPr="00AB0A5A">
        <w:rPr>
          <w:rFonts w:ascii="Calibri" w:hAnsi="Calibri" w:cs="Calibri"/>
          <w:i/>
          <w:iCs/>
        </w:rPr>
        <w:t>Canadian Journal of Botany</w:t>
      </w:r>
      <w:r w:rsidRPr="00AB0A5A">
        <w:rPr>
          <w:rFonts w:ascii="Calibri" w:hAnsi="Calibri" w:cs="Calibri"/>
        </w:rPr>
        <w:t xml:space="preserve">, </w:t>
      </w:r>
      <w:r w:rsidRPr="00AB0A5A">
        <w:rPr>
          <w:rFonts w:ascii="Calibri" w:hAnsi="Calibri" w:cs="Calibri"/>
          <w:i/>
          <w:iCs/>
        </w:rPr>
        <w:t>60</w:t>
      </w:r>
      <w:r w:rsidRPr="00AB0A5A">
        <w:rPr>
          <w:rFonts w:ascii="Calibri" w:hAnsi="Calibri" w:cs="Calibri"/>
        </w:rPr>
        <w:t>, 440–451.</w:t>
      </w:r>
    </w:p>
    <w:p w14:paraId="410C4BE6" w14:textId="77777777" w:rsidR="00AB0A5A" w:rsidRPr="00AB0A5A" w:rsidRDefault="00AB0A5A" w:rsidP="00AB0A5A">
      <w:pPr>
        <w:pStyle w:val="Bibliography"/>
        <w:rPr>
          <w:rFonts w:ascii="Calibri" w:hAnsi="Calibri" w:cs="Calibri"/>
        </w:rPr>
      </w:pPr>
      <w:r w:rsidRPr="00AB0A5A">
        <w:rPr>
          <w:rFonts w:ascii="Calibri" w:hAnsi="Calibri" w:cs="Calibri"/>
        </w:rPr>
        <w:t xml:space="preserve">Brophy, L. S., Greene, C. M., Hare, V. C., </w:t>
      </w:r>
      <w:proofErr w:type="spellStart"/>
      <w:r w:rsidRPr="00AB0A5A">
        <w:rPr>
          <w:rFonts w:ascii="Calibri" w:hAnsi="Calibri" w:cs="Calibri"/>
        </w:rPr>
        <w:t>Holycross</w:t>
      </w:r>
      <w:proofErr w:type="spellEnd"/>
      <w:r w:rsidRPr="00AB0A5A">
        <w:rPr>
          <w:rFonts w:ascii="Calibri" w:hAnsi="Calibri" w:cs="Calibri"/>
        </w:rPr>
        <w:t xml:space="preserve">, B., Lanier, A., Heady, W. N., … Dana, R. (2019). Insights into estuary habitat loss in the western United States using a new method for mapping maximum extent of tidal wetlands. </w:t>
      </w:r>
      <w:r w:rsidRPr="00AB0A5A">
        <w:rPr>
          <w:rFonts w:ascii="Calibri" w:hAnsi="Calibri" w:cs="Calibri"/>
          <w:i/>
          <w:iCs/>
        </w:rPr>
        <w:t>PLOS ONE</w:t>
      </w:r>
      <w:r w:rsidRPr="00AB0A5A">
        <w:rPr>
          <w:rFonts w:ascii="Calibri" w:hAnsi="Calibri" w:cs="Calibri"/>
        </w:rPr>
        <w:t xml:space="preserve">, </w:t>
      </w:r>
      <w:r w:rsidRPr="00AB0A5A">
        <w:rPr>
          <w:rFonts w:ascii="Calibri" w:hAnsi="Calibri" w:cs="Calibri"/>
          <w:i/>
          <w:iCs/>
        </w:rPr>
        <w:t>14</w:t>
      </w:r>
      <w:r w:rsidRPr="00AB0A5A">
        <w:rPr>
          <w:rFonts w:ascii="Calibri" w:hAnsi="Calibri" w:cs="Calibri"/>
        </w:rPr>
        <w:t>, e0218558.</w:t>
      </w:r>
    </w:p>
    <w:p w14:paraId="0FC88FE0" w14:textId="77777777" w:rsidR="00AB0A5A" w:rsidRPr="00AB0A5A" w:rsidRDefault="00AB0A5A" w:rsidP="00AB0A5A">
      <w:pPr>
        <w:pStyle w:val="Bibliography"/>
        <w:rPr>
          <w:rFonts w:ascii="Calibri" w:hAnsi="Calibri" w:cs="Calibri"/>
        </w:rPr>
      </w:pPr>
      <w:r w:rsidRPr="00AB0A5A">
        <w:rPr>
          <w:rFonts w:ascii="Calibri" w:hAnsi="Calibri" w:cs="Calibri"/>
        </w:rPr>
        <w:t xml:space="preserve">Chalifour, L., Scott, D. C., </w:t>
      </w:r>
      <w:proofErr w:type="spellStart"/>
      <w:r w:rsidRPr="00AB0A5A">
        <w:rPr>
          <w:rFonts w:ascii="Calibri" w:hAnsi="Calibri" w:cs="Calibri"/>
        </w:rPr>
        <w:t>MacDuffee</w:t>
      </w:r>
      <w:proofErr w:type="spellEnd"/>
      <w:r w:rsidRPr="00AB0A5A">
        <w:rPr>
          <w:rFonts w:ascii="Calibri" w:hAnsi="Calibri" w:cs="Calibri"/>
        </w:rPr>
        <w:t xml:space="preserve">, M., </w:t>
      </w:r>
      <w:proofErr w:type="spellStart"/>
      <w:r w:rsidRPr="00AB0A5A">
        <w:rPr>
          <w:rFonts w:ascii="Calibri" w:hAnsi="Calibri" w:cs="Calibri"/>
        </w:rPr>
        <w:t>Iacarella</w:t>
      </w:r>
      <w:proofErr w:type="spellEnd"/>
      <w:r w:rsidRPr="00AB0A5A">
        <w:rPr>
          <w:rFonts w:ascii="Calibri" w:hAnsi="Calibri" w:cs="Calibri"/>
        </w:rPr>
        <w:t xml:space="preserve">, J. C., Martin, T. G., &amp; Baum, J. K. (2019). Habitat use by juvenile salmon, other migratory fish, and resident fish species underscores the importance of estuarine habitat mosaics. </w:t>
      </w:r>
      <w:r w:rsidRPr="00AB0A5A">
        <w:rPr>
          <w:rFonts w:ascii="Calibri" w:hAnsi="Calibri" w:cs="Calibri"/>
          <w:i/>
          <w:iCs/>
        </w:rPr>
        <w:t>Marine Ecology Progress Series</w:t>
      </w:r>
      <w:r w:rsidRPr="00AB0A5A">
        <w:rPr>
          <w:rFonts w:ascii="Calibri" w:hAnsi="Calibri" w:cs="Calibri"/>
        </w:rPr>
        <w:t xml:space="preserve">, </w:t>
      </w:r>
      <w:r w:rsidRPr="00AB0A5A">
        <w:rPr>
          <w:rFonts w:ascii="Calibri" w:hAnsi="Calibri" w:cs="Calibri"/>
          <w:i/>
          <w:iCs/>
        </w:rPr>
        <w:t>625</w:t>
      </w:r>
      <w:r w:rsidRPr="00AB0A5A">
        <w:rPr>
          <w:rFonts w:ascii="Calibri" w:hAnsi="Calibri" w:cs="Calibri"/>
        </w:rPr>
        <w:t>, 145–162.</w:t>
      </w:r>
    </w:p>
    <w:p w14:paraId="1C443C46"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Corenblit</w:t>
      </w:r>
      <w:proofErr w:type="spellEnd"/>
      <w:r w:rsidRPr="00AB0A5A">
        <w:rPr>
          <w:rFonts w:ascii="Calibri" w:hAnsi="Calibri" w:cs="Calibri"/>
        </w:rPr>
        <w:t xml:space="preserve">, D., Baas, A., Balke, T., Bouma, T., </w:t>
      </w:r>
      <w:proofErr w:type="spellStart"/>
      <w:r w:rsidRPr="00AB0A5A">
        <w:rPr>
          <w:rFonts w:ascii="Calibri" w:hAnsi="Calibri" w:cs="Calibri"/>
        </w:rPr>
        <w:t>Fromard</w:t>
      </w:r>
      <w:proofErr w:type="spellEnd"/>
      <w:r w:rsidRPr="00AB0A5A">
        <w:rPr>
          <w:rFonts w:ascii="Calibri" w:hAnsi="Calibri" w:cs="Calibri"/>
        </w:rPr>
        <w:t xml:space="preserve">, F., </w:t>
      </w:r>
      <w:proofErr w:type="spellStart"/>
      <w:r w:rsidRPr="00AB0A5A">
        <w:rPr>
          <w:rFonts w:ascii="Calibri" w:hAnsi="Calibri" w:cs="Calibri"/>
        </w:rPr>
        <w:t>Garófano</w:t>
      </w:r>
      <w:proofErr w:type="spellEnd"/>
      <w:r w:rsidRPr="00AB0A5A">
        <w:rPr>
          <w:rFonts w:ascii="Calibri" w:hAnsi="Calibri" w:cs="Calibri"/>
        </w:rPr>
        <w:t xml:space="preserve">‐Gómez, V., … </w:t>
      </w:r>
      <w:proofErr w:type="spellStart"/>
      <w:r w:rsidRPr="00AB0A5A">
        <w:rPr>
          <w:rFonts w:ascii="Calibri" w:hAnsi="Calibri" w:cs="Calibri"/>
        </w:rPr>
        <w:t>Walcker</w:t>
      </w:r>
      <w:proofErr w:type="spellEnd"/>
      <w:r w:rsidRPr="00AB0A5A">
        <w:rPr>
          <w:rFonts w:ascii="Calibri" w:hAnsi="Calibri" w:cs="Calibri"/>
        </w:rPr>
        <w:t xml:space="preserve">, R. (2015). Engineer pioneer plants respond to and affect geomorphic constraints similarly along water–terrestrial interfaces world-wide. </w:t>
      </w:r>
      <w:r w:rsidRPr="00AB0A5A">
        <w:rPr>
          <w:rFonts w:ascii="Calibri" w:hAnsi="Calibri" w:cs="Calibri"/>
          <w:i/>
          <w:iCs/>
        </w:rPr>
        <w:t>Global Ecology and Biogeography</w:t>
      </w:r>
      <w:r w:rsidRPr="00AB0A5A">
        <w:rPr>
          <w:rFonts w:ascii="Calibri" w:hAnsi="Calibri" w:cs="Calibri"/>
        </w:rPr>
        <w:t xml:space="preserve">, </w:t>
      </w:r>
      <w:r w:rsidRPr="00AB0A5A">
        <w:rPr>
          <w:rFonts w:ascii="Calibri" w:hAnsi="Calibri" w:cs="Calibri"/>
          <w:i/>
          <w:iCs/>
        </w:rPr>
        <w:t>24</w:t>
      </w:r>
      <w:r w:rsidRPr="00AB0A5A">
        <w:rPr>
          <w:rFonts w:ascii="Calibri" w:hAnsi="Calibri" w:cs="Calibri"/>
        </w:rPr>
        <w:t>, 1363–1376.</w:t>
      </w:r>
    </w:p>
    <w:p w14:paraId="00C9103E" w14:textId="77777777" w:rsidR="00AB0A5A" w:rsidRPr="00AB0A5A" w:rsidRDefault="00AB0A5A" w:rsidP="00AB0A5A">
      <w:pPr>
        <w:pStyle w:val="Bibliography"/>
        <w:rPr>
          <w:rFonts w:ascii="Calibri" w:hAnsi="Calibri" w:cs="Calibri"/>
        </w:rPr>
      </w:pPr>
      <w:r w:rsidRPr="00AB0A5A">
        <w:rPr>
          <w:rFonts w:ascii="Calibri" w:hAnsi="Calibri" w:cs="Calibri"/>
        </w:rPr>
        <w:t xml:space="preserve">Davis, M. J., Woo, I., </w:t>
      </w:r>
      <w:proofErr w:type="spellStart"/>
      <w:r w:rsidRPr="00AB0A5A">
        <w:rPr>
          <w:rFonts w:ascii="Calibri" w:hAnsi="Calibri" w:cs="Calibri"/>
        </w:rPr>
        <w:t>Ellings</w:t>
      </w:r>
      <w:proofErr w:type="spellEnd"/>
      <w:r w:rsidRPr="00AB0A5A">
        <w:rPr>
          <w:rFonts w:ascii="Calibri" w:hAnsi="Calibri" w:cs="Calibri"/>
        </w:rPr>
        <w:t xml:space="preserve">, C. S., Hodgson, S., Beauchamp, D. A., </w:t>
      </w:r>
      <w:proofErr w:type="spellStart"/>
      <w:r w:rsidRPr="00AB0A5A">
        <w:rPr>
          <w:rFonts w:ascii="Calibri" w:hAnsi="Calibri" w:cs="Calibri"/>
        </w:rPr>
        <w:t>Nakai</w:t>
      </w:r>
      <w:proofErr w:type="spellEnd"/>
      <w:r w:rsidRPr="00AB0A5A">
        <w:rPr>
          <w:rFonts w:ascii="Calibri" w:hAnsi="Calibri" w:cs="Calibri"/>
        </w:rPr>
        <w:t xml:space="preserve">, G., &amp; De La Cruz, S. E. W. (2021). A climate-mediated shift in the estuarine habitat mosaic limits prey availability and reduces nursery quality for juvenile salmon. </w:t>
      </w:r>
      <w:r w:rsidRPr="00AB0A5A">
        <w:rPr>
          <w:rFonts w:ascii="Calibri" w:hAnsi="Calibri" w:cs="Calibri"/>
          <w:i/>
          <w:iCs/>
        </w:rPr>
        <w:t>Estuaries and Coasts</w:t>
      </w:r>
      <w:r w:rsidRPr="00AB0A5A">
        <w:rPr>
          <w:rFonts w:ascii="Calibri" w:hAnsi="Calibri" w:cs="Calibri"/>
        </w:rPr>
        <w:t>. https://doi.org/10.1007/s12237-021-01003-3</w:t>
      </w:r>
    </w:p>
    <w:p w14:paraId="3C80C096" w14:textId="77777777" w:rsidR="00AB0A5A" w:rsidRPr="00AB0A5A" w:rsidRDefault="00AB0A5A" w:rsidP="00AB0A5A">
      <w:pPr>
        <w:pStyle w:val="Bibliography"/>
        <w:rPr>
          <w:rFonts w:ascii="Calibri" w:hAnsi="Calibri" w:cs="Calibri"/>
        </w:rPr>
      </w:pPr>
      <w:r w:rsidRPr="00AB0A5A">
        <w:rPr>
          <w:rFonts w:ascii="Calibri" w:hAnsi="Calibri" w:cs="Calibri"/>
        </w:rPr>
        <w:t xml:space="preserve">De </w:t>
      </w:r>
      <w:proofErr w:type="spellStart"/>
      <w:r w:rsidRPr="00AB0A5A">
        <w:rPr>
          <w:rFonts w:ascii="Calibri" w:hAnsi="Calibri" w:cs="Calibri"/>
        </w:rPr>
        <w:t>Cáceres</w:t>
      </w:r>
      <w:proofErr w:type="spellEnd"/>
      <w:r w:rsidRPr="00AB0A5A">
        <w:rPr>
          <w:rFonts w:ascii="Calibri" w:hAnsi="Calibri" w:cs="Calibri"/>
        </w:rPr>
        <w:t xml:space="preserve">, M., &amp; Jansen, F. (2016). </w:t>
      </w:r>
      <w:proofErr w:type="spellStart"/>
      <w:r w:rsidRPr="00AB0A5A">
        <w:rPr>
          <w:rFonts w:ascii="Calibri" w:hAnsi="Calibri" w:cs="Calibri"/>
          <w:i/>
          <w:iCs/>
        </w:rPr>
        <w:t>Indicspecies</w:t>
      </w:r>
      <w:proofErr w:type="spellEnd"/>
      <w:r w:rsidRPr="00AB0A5A">
        <w:rPr>
          <w:rFonts w:ascii="Calibri" w:hAnsi="Calibri" w:cs="Calibri"/>
        </w:rPr>
        <w:t>. Retrieved from http://r.meteo.uni.wroc.pl/web/packages/indicspecies/indicspecies.pdf</w:t>
      </w:r>
    </w:p>
    <w:p w14:paraId="32691ED3" w14:textId="77777777" w:rsidR="00AB0A5A" w:rsidRPr="00AB0A5A" w:rsidRDefault="00AB0A5A" w:rsidP="00AB0A5A">
      <w:pPr>
        <w:pStyle w:val="Bibliography"/>
        <w:rPr>
          <w:rFonts w:ascii="Calibri" w:hAnsi="Calibri" w:cs="Calibri"/>
        </w:rPr>
      </w:pPr>
      <w:r w:rsidRPr="00AB0A5A">
        <w:rPr>
          <w:rFonts w:ascii="Calibri" w:hAnsi="Calibri" w:cs="Calibri"/>
        </w:rPr>
        <w:t xml:space="preserve">Deane, D. C., Fordham, D. A., He, F., &amp; Bradshaw, C. J. A. (2017). Future extinction risk of wetland plants is higher from individual patch loss than total area reduction. </w:t>
      </w:r>
      <w:r w:rsidRPr="00AB0A5A">
        <w:rPr>
          <w:rFonts w:ascii="Calibri" w:hAnsi="Calibri" w:cs="Calibri"/>
          <w:i/>
          <w:iCs/>
        </w:rPr>
        <w:t>Biological Conservation</w:t>
      </w:r>
      <w:r w:rsidRPr="00AB0A5A">
        <w:rPr>
          <w:rFonts w:ascii="Calibri" w:hAnsi="Calibri" w:cs="Calibri"/>
        </w:rPr>
        <w:t xml:space="preserve">, </w:t>
      </w:r>
      <w:r w:rsidRPr="00AB0A5A">
        <w:rPr>
          <w:rFonts w:ascii="Calibri" w:hAnsi="Calibri" w:cs="Calibri"/>
          <w:i/>
          <w:iCs/>
        </w:rPr>
        <w:t>209</w:t>
      </w:r>
      <w:r w:rsidRPr="00AB0A5A">
        <w:rPr>
          <w:rFonts w:ascii="Calibri" w:hAnsi="Calibri" w:cs="Calibri"/>
        </w:rPr>
        <w:t>, 27–33.</w:t>
      </w:r>
    </w:p>
    <w:p w14:paraId="05D04BEA" w14:textId="77777777" w:rsidR="00AB0A5A" w:rsidRPr="00AB0A5A" w:rsidRDefault="00AB0A5A" w:rsidP="00AB0A5A">
      <w:pPr>
        <w:pStyle w:val="Bibliography"/>
        <w:rPr>
          <w:rFonts w:ascii="Calibri" w:hAnsi="Calibri" w:cs="Calibri"/>
        </w:rPr>
      </w:pPr>
      <w:r w:rsidRPr="00AB0A5A">
        <w:rPr>
          <w:rFonts w:ascii="Calibri" w:hAnsi="Calibri" w:cs="Calibri"/>
        </w:rPr>
        <w:t xml:space="preserve">Denoth, M., &amp; Myers, J. H. (2007). Competition between Lythrum salicaria and a rare species: Combining evidence from experiments and long-term monitoring. </w:t>
      </w:r>
      <w:r w:rsidRPr="00AB0A5A">
        <w:rPr>
          <w:rFonts w:ascii="Calibri" w:hAnsi="Calibri" w:cs="Calibri"/>
          <w:i/>
          <w:iCs/>
        </w:rPr>
        <w:t>Plant Ecology</w:t>
      </w:r>
      <w:r w:rsidRPr="00AB0A5A">
        <w:rPr>
          <w:rFonts w:ascii="Calibri" w:hAnsi="Calibri" w:cs="Calibri"/>
        </w:rPr>
        <w:t xml:space="preserve">, </w:t>
      </w:r>
      <w:r w:rsidRPr="00AB0A5A">
        <w:rPr>
          <w:rFonts w:ascii="Calibri" w:hAnsi="Calibri" w:cs="Calibri"/>
          <w:i/>
          <w:iCs/>
        </w:rPr>
        <w:t>191</w:t>
      </w:r>
      <w:r w:rsidRPr="00AB0A5A">
        <w:rPr>
          <w:rFonts w:ascii="Calibri" w:hAnsi="Calibri" w:cs="Calibri"/>
        </w:rPr>
        <w:t>, 153–161.</w:t>
      </w:r>
    </w:p>
    <w:p w14:paraId="22FCF985" w14:textId="77777777" w:rsidR="00AB0A5A" w:rsidRPr="00AB0A5A" w:rsidRDefault="00AB0A5A" w:rsidP="00AB0A5A">
      <w:pPr>
        <w:pStyle w:val="Bibliography"/>
        <w:rPr>
          <w:rFonts w:ascii="Calibri" w:hAnsi="Calibri" w:cs="Calibri"/>
        </w:rPr>
      </w:pPr>
      <w:r w:rsidRPr="00AB0A5A">
        <w:rPr>
          <w:rFonts w:ascii="Calibri" w:hAnsi="Calibri" w:cs="Calibri"/>
        </w:rPr>
        <w:t xml:space="preserve">Donohue, I., Hillebrand, H., Montoya, J. M., Petchey, O. L., Pimm, S. L., Fowler, M. S., … Yang, Q. (2016). Navigating the complexity of ecological stability. </w:t>
      </w:r>
      <w:r w:rsidRPr="00AB0A5A">
        <w:rPr>
          <w:rFonts w:ascii="Calibri" w:hAnsi="Calibri" w:cs="Calibri"/>
          <w:i/>
          <w:iCs/>
        </w:rPr>
        <w:t>Ecology Letters</w:t>
      </w:r>
      <w:r w:rsidRPr="00AB0A5A">
        <w:rPr>
          <w:rFonts w:ascii="Calibri" w:hAnsi="Calibri" w:cs="Calibri"/>
        </w:rPr>
        <w:t xml:space="preserve">, </w:t>
      </w:r>
      <w:r w:rsidRPr="00AB0A5A">
        <w:rPr>
          <w:rFonts w:ascii="Calibri" w:hAnsi="Calibri" w:cs="Calibri"/>
          <w:i/>
          <w:iCs/>
        </w:rPr>
        <w:t>19</w:t>
      </w:r>
      <w:r w:rsidRPr="00AB0A5A">
        <w:rPr>
          <w:rFonts w:ascii="Calibri" w:hAnsi="Calibri" w:cs="Calibri"/>
        </w:rPr>
        <w:t>, 1172–1185.</w:t>
      </w:r>
    </w:p>
    <w:p w14:paraId="5DFD2EEB" w14:textId="77777777" w:rsidR="00AB0A5A" w:rsidRPr="00AB0A5A" w:rsidRDefault="00AB0A5A" w:rsidP="00AB0A5A">
      <w:pPr>
        <w:pStyle w:val="Bibliography"/>
        <w:rPr>
          <w:rFonts w:ascii="Calibri" w:hAnsi="Calibri" w:cs="Calibri"/>
        </w:rPr>
      </w:pPr>
      <w:r w:rsidRPr="00AB0A5A">
        <w:rPr>
          <w:rFonts w:ascii="Calibri" w:hAnsi="Calibri" w:cs="Calibri"/>
        </w:rPr>
        <w:t xml:space="preserve">Douglas, T. J., </w:t>
      </w:r>
      <w:proofErr w:type="spellStart"/>
      <w:r w:rsidRPr="00AB0A5A">
        <w:rPr>
          <w:rFonts w:ascii="Calibri" w:hAnsi="Calibri" w:cs="Calibri"/>
        </w:rPr>
        <w:t>Schuerholz</w:t>
      </w:r>
      <w:proofErr w:type="spellEnd"/>
      <w:r w:rsidRPr="00AB0A5A">
        <w:rPr>
          <w:rFonts w:ascii="Calibri" w:hAnsi="Calibri" w:cs="Calibri"/>
        </w:rPr>
        <w:t xml:space="preserve">, G., &amp; Juniper, S. K. (2022). Blue Carbon Storage in a Northern Temperate Estuary Subject to Habitat Loss and Chronic Habitat Disturbance: Cowichan Estuary, British Columbia, Canada. </w:t>
      </w:r>
      <w:r w:rsidRPr="00AB0A5A">
        <w:rPr>
          <w:rFonts w:ascii="Calibri" w:hAnsi="Calibri" w:cs="Calibri"/>
          <w:i/>
          <w:iCs/>
        </w:rPr>
        <w:t>Frontiers in Marine Science</w:t>
      </w:r>
      <w:r w:rsidRPr="00AB0A5A">
        <w:rPr>
          <w:rFonts w:ascii="Calibri" w:hAnsi="Calibri" w:cs="Calibri"/>
        </w:rPr>
        <w:t xml:space="preserve">, </w:t>
      </w:r>
      <w:r w:rsidRPr="00AB0A5A">
        <w:rPr>
          <w:rFonts w:ascii="Calibri" w:hAnsi="Calibri" w:cs="Calibri"/>
          <w:i/>
          <w:iCs/>
        </w:rPr>
        <w:t>9</w:t>
      </w:r>
      <w:r w:rsidRPr="00AB0A5A">
        <w:rPr>
          <w:rFonts w:ascii="Calibri" w:hAnsi="Calibri" w:cs="Calibri"/>
        </w:rPr>
        <w:t>. Retrieved from https://www.frontiersin.org/article/10.3389/fmars.2022.857586</w:t>
      </w:r>
    </w:p>
    <w:p w14:paraId="54FDD1C6"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Dufrêne</w:t>
      </w:r>
      <w:proofErr w:type="spellEnd"/>
      <w:r w:rsidRPr="00AB0A5A">
        <w:rPr>
          <w:rFonts w:ascii="Calibri" w:hAnsi="Calibri" w:cs="Calibri"/>
        </w:rPr>
        <w:t xml:space="preserve">, M., &amp; Legendre, P. (1997). Species Assemblages and Indicator </w:t>
      </w:r>
      <w:proofErr w:type="spellStart"/>
      <w:proofErr w:type="gramStart"/>
      <w:r w:rsidRPr="00AB0A5A">
        <w:rPr>
          <w:rFonts w:ascii="Calibri" w:hAnsi="Calibri" w:cs="Calibri"/>
        </w:rPr>
        <w:t>Species:the</w:t>
      </w:r>
      <w:proofErr w:type="spellEnd"/>
      <w:proofErr w:type="gramEnd"/>
      <w:r w:rsidRPr="00AB0A5A">
        <w:rPr>
          <w:rFonts w:ascii="Calibri" w:hAnsi="Calibri" w:cs="Calibri"/>
        </w:rPr>
        <w:t xml:space="preserve"> Need for a Flexible Asymmetrical Approach. </w:t>
      </w:r>
      <w:r w:rsidRPr="00AB0A5A">
        <w:rPr>
          <w:rFonts w:ascii="Calibri" w:hAnsi="Calibri" w:cs="Calibri"/>
          <w:i/>
          <w:iCs/>
        </w:rPr>
        <w:t>Ecological Monographs</w:t>
      </w:r>
      <w:r w:rsidRPr="00AB0A5A">
        <w:rPr>
          <w:rFonts w:ascii="Calibri" w:hAnsi="Calibri" w:cs="Calibri"/>
        </w:rPr>
        <w:t xml:space="preserve">, </w:t>
      </w:r>
      <w:r w:rsidRPr="00AB0A5A">
        <w:rPr>
          <w:rFonts w:ascii="Calibri" w:hAnsi="Calibri" w:cs="Calibri"/>
          <w:i/>
          <w:iCs/>
        </w:rPr>
        <w:t>67</w:t>
      </w:r>
      <w:r w:rsidRPr="00AB0A5A">
        <w:rPr>
          <w:rFonts w:ascii="Calibri" w:hAnsi="Calibri" w:cs="Calibri"/>
        </w:rPr>
        <w:t>, 345–366.</w:t>
      </w:r>
    </w:p>
    <w:p w14:paraId="2865820E" w14:textId="77777777" w:rsidR="00AB0A5A" w:rsidRPr="00AB0A5A" w:rsidRDefault="00AB0A5A" w:rsidP="00AB0A5A">
      <w:pPr>
        <w:pStyle w:val="Bibliography"/>
        <w:rPr>
          <w:rFonts w:ascii="Calibri" w:hAnsi="Calibri" w:cs="Calibri"/>
        </w:rPr>
      </w:pPr>
      <w:r w:rsidRPr="00AB0A5A">
        <w:rPr>
          <w:rFonts w:ascii="Calibri" w:hAnsi="Calibri" w:cs="Calibri"/>
        </w:rPr>
        <w:t xml:space="preserve">Emmett, R., </w:t>
      </w:r>
      <w:proofErr w:type="spellStart"/>
      <w:r w:rsidRPr="00AB0A5A">
        <w:rPr>
          <w:rFonts w:ascii="Calibri" w:hAnsi="Calibri" w:cs="Calibri"/>
        </w:rPr>
        <w:t>Llansó</w:t>
      </w:r>
      <w:proofErr w:type="spellEnd"/>
      <w:r w:rsidRPr="00AB0A5A">
        <w:rPr>
          <w:rFonts w:ascii="Calibri" w:hAnsi="Calibri" w:cs="Calibri"/>
        </w:rPr>
        <w:t xml:space="preserve">, R., Newton, J., Thom, R., Hornberger, M., Morgan, C., … Fishman, P. (2000). Geographic signatures of North American West Coast estuaries. </w:t>
      </w:r>
      <w:r w:rsidRPr="00AB0A5A">
        <w:rPr>
          <w:rFonts w:ascii="Calibri" w:hAnsi="Calibri" w:cs="Calibri"/>
          <w:i/>
          <w:iCs/>
        </w:rPr>
        <w:t>Estuaries</w:t>
      </w:r>
      <w:r w:rsidRPr="00AB0A5A">
        <w:rPr>
          <w:rFonts w:ascii="Calibri" w:hAnsi="Calibri" w:cs="Calibri"/>
        </w:rPr>
        <w:t xml:space="preserve">, </w:t>
      </w:r>
      <w:r w:rsidRPr="00AB0A5A">
        <w:rPr>
          <w:rFonts w:ascii="Calibri" w:hAnsi="Calibri" w:cs="Calibri"/>
          <w:i/>
          <w:iCs/>
        </w:rPr>
        <w:t>23</w:t>
      </w:r>
      <w:r w:rsidRPr="00AB0A5A">
        <w:rPr>
          <w:rFonts w:ascii="Calibri" w:hAnsi="Calibri" w:cs="Calibri"/>
        </w:rPr>
        <w:t>, 765–792.</w:t>
      </w:r>
    </w:p>
    <w:p w14:paraId="593B26DB" w14:textId="77777777" w:rsidR="00AB0A5A" w:rsidRPr="00AB0A5A" w:rsidRDefault="00AB0A5A" w:rsidP="00AB0A5A">
      <w:pPr>
        <w:pStyle w:val="Bibliography"/>
        <w:rPr>
          <w:rFonts w:ascii="Calibri" w:hAnsi="Calibri" w:cs="Calibri"/>
        </w:rPr>
      </w:pPr>
      <w:r w:rsidRPr="00AB0A5A">
        <w:rPr>
          <w:rFonts w:ascii="Calibri" w:hAnsi="Calibri" w:cs="Calibri"/>
        </w:rPr>
        <w:t xml:space="preserve">Finn, R. J. R., Chalifour, L., Gergel, S. E., Hinch, S. G., Scott, D. C., &amp; Martin, T. G. (2021). Quantifying lost and inaccessible habitat for Pacific salmon in Canada’s Lower Fraser River. </w:t>
      </w:r>
      <w:r w:rsidRPr="00AB0A5A">
        <w:rPr>
          <w:rFonts w:ascii="Calibri" w:hAnsi="Calibri" w:cs="Calibri"/>
          <w:i/>
          <w:iCs/>
        </w:rPr>
        <w:t>Ecosphere</w:t>
      </w:r>
      <w:r w:rsidRPr="00AB0A5A">
        <w:rPr>
          <w:rFonts w:ascii="Calibri" w:hAnsi="Calibri" w:cs="Calibri"/>
        </w:rPr>
        <w:t xml:space="preserve">, </w:t>
      </w:r>
      <w:r w:rsidRPr="00AB0A5A">
        <w:rPr>
          <w:rFonts w:ascii="Calibri" w:hAnsi="Calibri" w:cs="Calibri"/>
          <w:i/>
          <w:iCs/>
        </w:rPr>
        <w:t>12</w:t>
      </w:r>
      <w:r w:rsidRPr="00AB0A5A">
        <w:rPr>
          <w:rFonts w:ascii="Calibri" w:hAnsi="Calibri" w:cs="Calibri"/>
        </w:rPr>
        <w:t>, e03646.</w:t>
      </w:r>
    </w:p>
    <w:p w14:paraId="4D4E7C3F" w14:textId="77777777" w:rsidR="00AB0A5A" w:rsidRPr="00AB0A5A" w:rsidRDefault="00AB0A5A" w:rsidP="00AB0A5A">
      <w:pPr>
        <w:pStyle w:val="Bibliography"/>
        <w:rPr>
          <w:rFonts w:ascii="Calibri" w:hAnsi="Calibri" w:cs="Calibri"/>
        </w:rPr>
      </w:pPr>
      <w:r w:rsidRPr="00AB0A5A">
        <w:rPr>
          <w:rFonts w:ascii="Calibri" w:hAnsi="Calibri" w:cs="Calibri"/>
        </w:rPr>
        <w:t xml:space="preserve">Hallett, L. M., Jones, S. K., MacDonald, A. A. M., Jones, M. B., Flynn, D. F. B., Ripplinger, J., … Collins, S. L. (2016). codyn: An r package of community dynamics metrics. </w:t>
      </w:r>
      <w:r w:rsidRPr="00AB0A5A">
        <w:rPr>
          <w:rFonts w:ascii="Calibri" w:hAnsi="Calibri" w:cs="Calibri"/>
          <w:i/>
          <w:iCs/>
        </w:rPr>
        <w:t>Methods in Ecology and Evolution</w:t>
      </w:r>
      <w:r w:rsidRPr="00AB0A5A">
        <w:rPr>
          <w:rFonts w:ascii="Calibri" w:hAnsi="Calibri" w:cs="Calibri"/>
        </w:rPr>
        <w:t xml:space="preserve">, </w:t>
      </w:r>
      <w:r w:rsidRPr="00AB0A5A">
        <w:rPr>
          <w:rFonts w:ascii="Calibri" w:hAnsi="Calibri" w:cs="Calibri"/>
          <w:i/>
          <w:iCs/>
        </w:rPr>
        <w:t>7</w:t>
      </w:r>
      <w:r w:rsidRPr="00AB0A5A">
        <w:rPr>
          <w:rFonts w:ascii="Calibri" w:hAnsi="Calibri" w:cs="Calibri"/>
        </w:rPr>
        <w:t>, 1146–1151.</w:t>
      </w:r>
    </w:p>
    <w:p w14:paraId="57014AD0"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Hanski</w:t>
      </w:r>
      <w:proofErr w:type="spellEnd"/>
      <w:r w:rsidRPr="00AB0A5A">
        <w:rPr>
          <w:rFonts w:ascii="Calibri" w:hAnsi="Calibri" w:cs="Calibri"/>
        </w:rPr>
        <w:t xml:space="preserve">, I. (1982). Dynamics of Regional Distribution: The Core and Satellite Species Hypothesis. </w:t>
      </w:r>
      <w:r w:rsidRPr="00AB0A5A">
        <w:rPr>
          <w:rFonts w:ascii="Calibri" w:hAnsi="Calibri" w:cs="Calibri"/>
          <w:i/>
          <w:iCs/>
        </w:rPr>
        <w:t>Oikos</w:t>
      </w:r>
      <w:r w:rsidRPr="00AB0A5A">
        <w:rPr>
          <w:rFonts w:ascii="Calibri" w:hAnsi="Calibri" w:cs="Calibri"/>
        </w:rPr>
        <w:t xml:space="preserve">, </w:t>
      </w:r>
      <w:r w:rsidRPr="00AB0A5A">
        <w:rPr>
          <w:rFonts w:ascii="Calibri" w:hAnsi="Calibri" w:cs="Calibri"/>
          <w:i/>
          <w:iCs/>
        </w:rPr>
        <w:t>38</w:t>
      </w:r>
      <w:r w:rsidRPr="00AB0A5A">
        <w:rPr>
          <w:rFonts w:ascii="Calibri" w:hAnsi="Calibri" w:cs="Calibri"/>
        </w:rPr>
        <w:t>, 210–221. JSTOR.</w:t>
      </w:r>
    </w:p>
    <w:p w14:paraId="679FE3CE" w14:textId="77777777" w:rsidR="00AB0A5A" w:rsidRPr="00AB0A5A" w:rsidRDefault="00AB0A5A" w:rsidP="00AB0A5A">
      <w:pPr>
        <w:pStyle w:val="Bibliography"/>
        <w:rPr>
          <w:rFonts w:ascii="Calibri" w:hAnsi="Calibri" w:cs="Calibri"/>
        </w:rPr>
      </w:pPr>
      <w:r w:rsidRPr="00AB0A5A">
        <w:rPr>
          <w:rFonts w:ascii="Calibri" w:hAnsi="Calibri" w:cs="Calibri"/>
        </w:rPr>
        <w:t xml:space="preserve">Hitchcock, C. L., &amp; Cronquist, A. (1973). </w:t>
      </w:r>
      <w:r w:rsidRPr="00AB0A5A">
        <w:rPr>
          <w:rFonts w:ascii="Calibri" w:hAnsi="Calibri" w:cs="Calibri"/>
          <w:i/>
          <w:iCs/>
        </w:rPr>
        <w:t>Flora of the Pacific Northwest, an illustrated manual</w:t>
      </w:r>
      <w:r w:rsidRPr="00AB0A5A">
        <w:rPr>
          <w:rFonts w:ascii="Calibri" w:hAnsi="Calibri" w:cs="Calibri"/>
        </w:rPr>
        <w:t>. Seattle and London: University of Washington Press.</w:t>
      </w:r>
    </w:p>
    <w:p w14:paraId="7BF3324B"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Holling</w:t>
      </w:r>
      <w:proofErr w:type="spellEnd"/>
      <w:r w:rsidRPr="00AB0A5A">
        <w:rPr>
          <w:rFonts w:ascii="Calibri" w:hAnsi="Calibri" w:cs="Calibri"/>
        </w:rPr>
        <w:t xml:space="preserve">, C. S. (1973). Resilience and Stability of Ecological Systems. </w:t>
      </w:r>
      <w:r w:rsidRPr="00AB0A5A">
        <w:rPr>
          <w:rFonts w:ascii="Calibri" w:hAnsi="Calibri" w:cs="Calibri"/>
          <w:i/>
          <w:iCs/>
        </w:rPr>
        <w:t>Annual Review of Ecology and Systematics</w:t>
      </w:r>
      <w:r w:rsidRPr="00AB0A5A">
        <w:rPr>
          <w:rFonts w:ascii="Calibri" w:hAnsi="Calibri" w:cs="Calibri"/>
        </w:rPr>
        <w:t xml:space="preserve">, </w:t>
      </w:r>
      <w:r w:rsidRPr="00AB0A5A">
        <w:rPr>
          <w:rFonts w:ascii="Calibri" w:hAnsi="Calibri" w:cs="Calibri"/>
          <w:i/>
          <w:iCs/>
        </w:rPr>
        <w:t>4</w:t>
      </w:r>
      <w:r w:rsidRPr="00AB0A5A">
        <w:rPr>
          <w:rFonts w:ascii="Calibri" w:hAnsi="Calibri" w:cs="Calibri"/>
        </w:rPr>
        <w:t>, 1–23.</w:t>
      </w:r>
    </w:p>
    <w:p w14:paraId="3BDD6CFE" w14:textId="77777777" w:rsidR="00AB0A5A" w:rsidRPr="00AB0A5A" w:rsidRDefault="00AB0A5A" w:rsidP="00AB0A5A">
      <w:pPr>
        <w:pStyle w:val="Bibliography"/>
        <w:rPr>
          <w:rFonts w:ascii="Calibri" w:hAnsi="Calibri" w:cs="Calibri"/>
        </w:rPr>
      </w:pPr>
      <w:r w:rsidRPr="00AB0A5A">
        <w:rPr>
          <w:rFonts w:ascii="Calibri" w:hAnsi="Calibri" w:cs="Calibri"/>
        </w:rPr>
        <w:t xml:space="preserve">Kehoe, L., &amp; Martin, T. (2021). Fraser River Estuary in Need of Urgent Intensive Care. In K. L. </w:t>
      </w:r>
      <w:proofErr w:type="spellStart"/>
      <w:r w:rsidRPr="00AB0A5A">
        <w:rPr>
          <w:rFonts w:ascii="Calibri" w:hAnsi="Calibri" w:cs="Calibri"/>
        </w:rPr>
        <w:t>Sobocinski</w:t>
      </w:r>
      <w:proofErr w:type="spellEnd"/>
      <w:r w:rsidRPr="00AB0A5A">
        <w:rPr>
          <w:rFonts w:ascii="Calibri" w:hAnsi="Calibri" w:cs="Calibri"/>
        </w:rPr>
        <w:t xml:space="preserve"> (Ed.), </w:t>
      </w:r>
      <w:r w:rsidRPr="00AB0A5A">
        <w:rPr>
          <w:rFonts w:ascii="Calibri" w:hAnsi="Calibri" w:cs="Calibri"/>
          <w:i/>
          <w:iCs/>
        </w:rPr>
        <w:t>State of the Salish Sea</w:t>
      </w:r>
      <w:r w:rsidRPr="00AB0A5A">
        <w:rPr>
          <w:rFonts w:ascii="Calibri" w:hAnsi="Calibri" w:cs="Calibri"/>
        </w:rPr>
        <w:t xml:space="preserve"> (pp. 190–193). Salish Sea Institute, Western Washington University.</w:t>
      </w:r>
    </w:p>
    <w:p w14:paraId="38AB2EF4"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Kopecký</w:t>
      </w:r>
      <w:proofErr w:type="spellEnd"/>
      <w:r w:rsidRPr="00AB0A5A">
        <w:rPr>
          <w:rFonts w:ascii="Calibri" w:hAnsi="Calibri" w:cs="Calibri"/>
        </w:rPr>
        <w:t xml:space="preserve">, M., &amp; </w:t>
      </w:r>
      <w:proofErr w:type="spellStart"/>
      <w:r w:rsidRPr="00AB0A5A">
        <w:rPr>
          <w:rFonts w:ascii="Calibri" w:hAnsi="Calibri" w:cs="Calibri"/>
        </w:rPr>
        <w:t>Macek</w:t>
      </w:r>
      <w:proofErr w:type="spellEnd"/>
      <w:r w:rsidRPr="00AB0A5A">
        <w:rPr>
          <w:rFonts w:ascii="Calibri" w:hAnsi="Calibri" w:cs="Calibri"/>
        </w:rPr>
        <w:t xml:space="preserve">, M. (2015). Vegetation resurvey is robust to plot location uncertainty. </w:t>
      </w:r>
      <w:r w:rsidRPr="00AB0A5A">
        <w:rPr>
          <w:rFonts w:ascii="Calibri" w:hAnsi="Calibri" w:cs="Calibri"/>
          <w:i/>
          <w:iCs/>
        </w:rPr>
        <w:t>Diversity and Distributions</w:t>
      </w:r>
      <w:r w:rsidRPr="00AB0A5A">
        <w:rPr>
          <w:rFonts w:ascii="Calibri" w:hAnsi="Calibri" w:cs="Calibri"/>
        </w:rPr>
        <w:t xml:space="preserve">, </w:t>
      </w:r>
      <w:r w:rsidRPr="00AB0A5A">
        <w:rPr>
          <w:rFonts w:ascii="Calibri" w:hAnsi="Calibri" w:cs="Calibri"/>
          <w:i/>
          <w:iCs/>
        </w:rPr>
        <w:t>21</w:t>
      </w:r>
      <w:r w:rsidRPr="00AB0A5A">
        <w:rPr>
          <w:rFonts w:ascii="Calibri" w:hAnsi="Calibri" w:cs="Calibri"/>
        </w:rPr>
        <w:t>, 322–330.</w:t>
      </w:r>
    </w:p>
    <w:p w14:paraId="1A3528F3" w14:textId="77777777" w:rsidR="00AB0A5A" w:rsidRPr="00AB0A5A" w:rsidRDefault="00AB0A5A" w:rsidP="00AB0A5A">
      <w:pPr>
        <w:pStyle w:val="Bibliography"/>
        <w:rPr>
          <w:rFonts w:ascii="Calibri" w:hAnsi="Calibri" w:cs="Calibri"/>
        </w:rPr>
      </w:pPr>
      <w:r w:rsidRPr="00AB0A5A">
        <w:rPr>
          <w:rFonts w:ascii="Calibri" w:hAnsi="Calibri" w:cs="Calibri"/>
        </w:rPr>
        <w:t xml:space="preserve">Legendre, P., &amp; Legendre, L. (2012). </w:t>
      </w:r>
      <w:r w:rsidRPr="00AB0A5A">
        <w:rPr>
          <w:rFonts w:ascii="Calibri" w:hAnsi="Calibri" w:cs="Calibri"/>
          <w:i/>
          <w:iCs/>
        </w:rPr>
        <w:t>Numerical Ecology</w:t>
      </w:r>
      <w:r w:rsidRPr="00AB0A5A">
        <w:rPr>
          <w:rFonts w:ascii="Calibri" w:hAnsi="Calibri" w:cs="Calibri"/>
        </w:rPr>
        <w:t xml:space="preserve"> (3rd ed., Vol. 24). Elsevier.</w:t>
      </w:r>
    </w:p>
    <w:p w14:paraId="0470B1BF"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Lepš</w:t>
      </w:r>
      <w:proofErr w:type="spellEnd"/>
      <w:r w:rsidRPr="00AB0A5A">
        <w:rPr>
          <w:rFonts w:ascii="Calibri" w:hAnsi="Calibri" w:cs="Calibri"/>
        </w:rPr>
        <w:t xml:space="preserve">, J. (2004). What do the biodiversity experiments tell us about consequences of plant species loss in the real world? </w:t>
      </w:r>
      <w:r w:rsidRPr="00AB0A5A">
        <w:rPr>
          <w:rFonts w:ascii="Calibri" w:hAnsi="Calibri" w:cs="Calibri"/>
          <w:i/>
          <w:iCs/>
        </w:rPr>
        <w:t>Basic and Applied Ecology</w:t>
      </w:r>
      <w:r w:rsidRPr="00AB0A5A">
        <w:rPr>
          <w:rFonts w:ascii="Calibri" w:hAnsi="Calibri" w:cs="Calibri"/>
        </w:rPr>
        <w:t xml:space="preserve">, </w:t>
      </w:r>
      <w:r w:rsidRPr="00AB0A5A">
        <w:rPr>
          <w:rFonts w:ascii="Calibri" w:hAnsi="Calibri" w:cs="Calibri"/>
          <w:i/>
          <w:iCs/>
        </w:rPr>
        <w:t>5</w:t>
      </w:r>
      <w:r w:rsidRPr="00AB0A5A">
        <w:rPr>
          <w:rFonts w:ascii="Calibri" w:hAnsi="Calibri" w:cs="Calibri"/>
        </w:rPr>
        <w:t>, 529–534.</w:t>
      </w:r>
    </w:p>
    <w:p w14:paraId="725F9A17"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Marijnissen</w:t>
      </w:r>
      <w:proofErr w:type="spellEnd"/>
      <w:r w:rsidRPr="00AB0A5A">
        <w:rPr>
          <w:rFonts w:ascii="Calibri" w:hAnsi="Calibri" w:cs="Calibri"/>
        </w:rPr>
        <w:t xml:space="preserve">, R., </w:t>
      </w:r>
      <w:proofErr w:type="spellStart"/>
      <w:r w:rsidRPr="00AB0A5A">
        <w:rPr>
          <w:rFonts w:ascii="Calibri" w:hAnsi="Calibri" w:cs="Calibri"/>
        </w:rPr>
        <w:t>Kok</w:t>
      </w:r>
      <w:proofErr w:type="spellEnd"/>
      <w:r w:rsidRPr="00AB0A5A">
        <w:rPr>
          <w:rFonts w:ascii="Calibri" w:hAnsi="Calibri" w:cs="Calibri"/>
        </w:rPr>
        <w:t xml:space="preserve">, M., </w:t>
      </w:r>
      <w:proofErr w:type="spellStart"/>
      <w:r w:rsidRPr="00AB0A5A">
        <w:rPr>
          <w:rFonts w:ascii="Calibri" w:hAnsi="Calibri" w:cs="Calibri"/>
        </w:rPr>
        <w:t>Kroeze</w:t>
      </w:r>
      <w:proofErr w:type="spellEnd"/>
      <w:r w:rsidRPr="00AB0A5A">
        <w:rPr>
          <w:rFonts w:ascii="Calibri" w:hAnsi="Calibri" w:cs="Calibri"/>
        </w:rPr>
        <w:t xml:space="preserve">, C., &amp; van Loon-Steensma, J. (2020). The Sensitivity of a Dike-Marsh System to Sea-Level Rise—A Model-Based Exploration. </w:t>
      </w:r>
      <w:r w:rsidRPr="00AB0A5A">
        <w:rPr>
          <w:rFonts w:ascii="Calibri" w:hAnsi="Calibri" w:cs="Calibri"/>
          <w:i/>
          <w:iCs/>
        </w:rPr>
        <w:t>Journal of Marine Science and Engineering</w:t>
      </w:r>
      <w:r w:rsidRPr="00AB0A5A">
        <w:rPr>
          <w:rFonts w:ascii="Calibri" w:hAnsi="Calibri" w:cs="Calibri"/>
        </w:rPr>
        <w:t xml:space="preserve">, </w:t>
      </w:r>
      <w:r w:rsidRPr="00AB0A5A">
        <w:rPr>
          <w:rFonts w:ascii="Calibri" w:hAnsi="Calibri" w:cs="Calibri"/>
          <w:i/>
          <w:iCs/>
        </w:rPr>
        <w:t>8</w:t>
      </w:r>
      <w:r w:rsidRPr="00AB0A5A">
        <w:rPr>
          <w:rFonts w:ascii="Calibri" w:hAnsi="Calibri" w:cs="Calibri"/>
        </w:rPr>
        <w:t>, 42.</w:t>
      </w:r>
    </w:p>
    <w:p w14:paraId="58A75CEA" w14:textId="77777777" w:rsidR="00AB0A5A" w:rsidRPr="00AB0A5A" w:rsidRDefault="00AB0A5A" w:rsidP="00AB0A5A">
      <w:pPr>
        <w:pStyle w:val="Bibliography"/>
        <w:rPr>
          <w:rFonts w:ascii="Calibri" w:hAnsi="Calibri" w:cs="Calibri"/>
        </w:rPr>
      </w:pPr>
      <w:r w:rsidRPr="00AB0A5A">
        <w:rPr>
          <w:rFonts w:ascii="Calibri" w:hAnsi="Calibri" w:cs="Calibri"/>
        </w:rPr>
        <w:t xml:space="preserve">Mendelssohn, I. A., &amp; Kuhn, N. L. (2003). Sediment subsidy: Effects on soil–plant responses in a rapidly submerging coastal salt marsh. </w:t>
      </w:r>
      <w:r w:rsidRPr="00AB0A5A">
        <w:rPr>
          <w:rFonts w:ascii="Calibri" w:hAnsi="Calibri" w:cs="Calibri"/>
          <w:i/>
          <w:iCs/>
        </w:rPr>
        <w:t>Ecological Engineering</w:t>
      </w:r>
      <w:r w:rsidRPr="00AB0A5A">
        <w:rPr>
          <w:rFonts w:ascii="Calibri" w:hAnsi="Calibri" w:cs="Calibri"/>
        </w:rPr>
        <w:t xml:space="preserve">, </w:t>
      </w:r>
      <w:r w:rsidRPr="00AB0A5A">
        <w:rPr>
          <w:rFonts w:ascii="Calibri" w:hAnsi="Calibri" w:cs="Calibri"/>
          <w:i/>
          <w:iCs/>
        </w:rPr>
        <w:t>21</w:t>
      </w:r>
      <w:r w:rsidRPr="00AB0A5A">
        <w:rPr>
          <w:rFonts w:ascii="Calibri" w:hAnsi="Calibri" w:cs="Calibri"/>
        </w:rPr>
        <w:t>, 115–128.</w:t>
      </w:r>
    </w:p>
    <w:p w14:paraId="27A460E4" w14:textId="77777777" w:rsidR="00AB0A5A" w:rsidRPr="00AB0A5A" w:rsidRDefault="00AB0A5A" w:rsidP="00AB0A5A">
      <w:pPr>
        <w:pStyle w:val="Bibliography"/>
        <w:rPr>
          <w:rFonts w:ascii="Calibri" w:hAnsi="Calibri" w:cs="Calibri"/>
        </w:rPr>
      </w:pPr>
      <w:r w:rsidRPr="00AB0A5A">
        <w:rPr>
          <w:rFonts w:ascii="Calibri" w:hAnsi="Calibri" w:cs="Calibri"/>
        </w:rPr>
        <w:t xml:space="preserve">Nyman, J. A., Walters, R. J., </w:t>
      </w:r>
      <w:proofErr w:type="spellStart"/>
      <w:r w:rsidRPr="00AB0A5A">
        <w:rPr>
          <w:rFonts w:ascii="Calibri" w:hAnsi="Calibri" w:cs="Calibri"/>
        </w:rPr>
        <w:t>Delaune</w:t>
      </w:r>
      <w:proofErr w:type="spellEnd"/>
      <w:r w:rsidRPr="00AB0A5A">
        <w:rPr>
          <w:rFonts w:ascii="Calibri" w:hAnsi="Calibri" w:cs="Calibri"/>
        </w:rPr>
        <w:t xml:space="preserve">, R. D., &amp; Patrick, W. H. (2006). Marsh vertical accretion via vegetative growth. </w:t>
      </w:r>
      <w:r w:rsidRPr="00AB0A5A">
        <w:rPr>
          <w:rFonts w:ascii="Calibri" w:hAnsi="Calibri" w:cs="Calibri"/>
          <w:i/>
          <w:iCs/>
        </w:rPr>
        <w:t>Estuarine, Coastal and Shelf Science</w:t>
      </w:r>
      <w:r w:rsidRPr="00AB0A5A">
        <w:rPr>
          <w:rFonts w:ascii="Calibri" w:hAnsi="Calibri" w:cs="Calibri"/>
        </w:rPr>
        <w:t xml:space="preserve">, </w:t>
      </w:r>
      <w:r w:rsidRPr="00AB0A5A">
        <w:rPr>
          <w:rFonts w:ascii="Calibri" w:hAnsi="Calibri" w:cs="Calibri"/>
          <w:i/>
          <w:iCs/>
        </w:rPr>
        <w:t>69</w:t>
      </w:r>
      <w:r w:rsidRPr="00AB0A5A">
        <w:rPr>
          <w:rFonts w:ascii="Calibri" w:hAnsi="Calibri" w:cs="Calibri"/>
        </w:rPr>
        <w:t>, 370–380.</w:t>
      </w:r>
    </w:p>
    <w:p w14:paraId="6825C32C"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Ovaskainen</w:t>
      </w:r>
      <w:proofErr w:type="spellEnd"/>
      <w:r w:rsidRPr="00AB0A5A">
        <w:rPr>
          <w:rFonts w:ascii="Calibri" w:hAnsi="Calibri" w:cs="Calibri"/>
        </w:rPr>
        <w:t xml:space="preserve">, O., Rybicki, J., &amp; </w:t>
      </w:r>
      <w:proofErr w:type="spellStart"/>
      <w:r w:rsidRPr="00AB0A5A">
        <w:rPr>
          <w:rFonts w:ascii="Calibri" w:hAnsi="Calibri" w:cs="Calibri"/>
        </w:rPr>
        <w:t>Abrego</w:t>
      </w:r>
      <w:proofErr w:type="spellEnd"/>
      <w:r w:rsidRPr="00AB0A5A">
        <w:rPr>
          <w:rFonts w:ascii="Calibri" w:hAnsi="Calibri" w:cs="Calibri"/>
        </w:rPr>
        <w:t xml:space="preserve">, N. (2019). What can observational data reveal about metacommunity processes? </w:t>
      </w:r>
      <w:proofErr w:type="spellStart"/>
      <w:r w:rsidRPr="00AB0A5A">
        <w:rPr>
          <w:rFonts w:ascii="Calibri" w:hAnsi="Calibri" w:cs="Calibri"/>
          <w:i/>
          <w:iCs/>
        </w:rPr>
        <w:t>Ecography</w:t>
      </w:r>
      <w:proofErr w:type="spellEnd"/>
      <w:r w:rsidRPr="00AB0A5A">
        <w:rPr>
          <w:rFonts w:ascii="Calibri" w:hAnsi="Calibri" w:cs="Calibri"/>
        </w:rPr>
        <w:t xml:space="preserve">, </w:t>
      </w:r>
      <w:r w:rsidRPr="00AB0A5A">
        <w:rPr>
          <w:rFonts w:ascii="Calibri" w:hAnsi="Calibri" w:cs="Calibri"/>
          <w:i/>
          <w:iCs/>
        </w:rPr>
        <w:t>42</w:t>
      </w:r>
      <w:r w:rsidRPr="00AB0A5A">
        <w:rPr>
          <w:rFonts w:ascii="Calibri" w:hAnsi="Calibri" w:cs="Calibri"/>
        </w:rPr>
        <w:t>, 1877–1886.</w:t>
      </w:r>
    </w:p>
    <w:p w14:paraId="0BBD5F9B" w14:textId="77777777" w:rsidR="00AB0A5A" w:rsidRPr="00AB0A5A" w:rsidRDefault="00AB0A5A" w:rsidP="00AB0A5A">
      <w:pPr>
        <w:pStyle w:val="Bibliography"/>
        <w:rPr>
          <w:rFonts w:ascii="Calibri" w:hAnsi="Calibri" w:cs="Calibri"/>
        </w:rPr>
      </w:pPr>
      <w:r w:rsidRPr="00AB0A5A">
        <w:rPr>
          <w:rFonts w:ascii="Calibri" w:hAnsi="Calibri" w:cs="Calibri"/>
        </w:rPr>
        <w:t xml:space="preserve">Pasternack, G. B. (2009). Chapter 3. Hydrogeomorphology and sedimentation in tidal freshwater wetlands. In A. </w:t>
      </w:r>
      <w:proofErr w:type="spellStart"/>
      <w:r w:rsidRPr="00AB0A5A">
        <w:rPr>
          <w:rFonts w:ascii="Calibri" w:hAnsi="Calibri" w:cs="Calibri"/>
        </w:rPr>
        <w:t>Barendregt</w:t>
      </w:r>
      <w:proofErr w:type="spellEnd"/>
      <w:r w:rsidRPr="00AB0A5A">
        <w:rPr>
          <w:rFonts w:ascii="Calibri" w:hAnsi="Calibri" w:cs="Calibri"/>
        </w:rPr>
        <w:t xml:space="preserve">, D. F. Whigham, &amp; A. H. Baldwin (Eds.), </w:t>
      </w:r>
      <w:r w:rsidRPr="00AB0A5A">
        <w:rPr>
          <w:rFonts w:ascii="Calibri" w:hAnsi="Calibri" w:cs="Calibri"/>
          <w:i/>
          <w:iCs/>
        </w:rPr>
        <w:t>Tidal Freshwater Wetlands</w:t>
      </w:r>
      <w:r w:rsidRPr="00AB0A5A">
        <w:rPr>
          <w:rFonts w:ascii="Calibri" w:hAnsi="Calibri" w:cs="Calibri"/>
        </w:rPr>
        <w:t xml:space="preserve"> (pp. 31–40). Leiden, The Netherlands: </w:t>
      </w:r>
      <w:proofErr w:type="spellStart"/>
      <w:r w:rsidRPr="00AB0A5A">
        <w:rPr>
          <w:rFonts w:ascii="Calibri" w:hAnsi="Calibri" w:cs="Calibri"/>
        </w:rPr>
        <w:t>Backhuys</w:t>
      </w:r>
      <w:proofErr w:type="spellEnd"/>
      <w:r w:rsidRPr="00AB0A5A">
        <w:rPr>
          <w:rFonts w:ascii="Calibri" w:hAnsi="Calibri" w:cs="Calibri"/>
        </w:rPr>
        <w:t xml:space="preserve"> Publishers.</w:t>
      </w:r>
    </w:p>
    <w:p w14:paraId="7B097101" w14:textId="77777777" w:rsidR="00AB0A5A" w:rsidRPr="00AB0A5A" w:rsidRDefault="00AB0A5A" w:rsidP="00AB0A5A">
      <w:pPr>
        <w:pStyle w:val="Bibliography"/>
        <w:rPr>
          <w:rFonts w:ascii="Calibri" w:hAnsi="Calibri" w:cs="Calibri"/>
        </w:rPr>
      </w:pPr>
      <w:proofErr w:type="spellStart"/>
      <w:r w:rsidRPr="00AB0A5A">
        <w:rPr>
          <w:rFonts w:ascii="Calibri" w:hAnsi="Calibri" w:cs="Calibri"/>
        </w:rPr>
        <w:t>Peteet</w:t>
      </w:r>
      <w:proofErr w:type="spellEnd"/>
      <w:r w:rsidRPr="00AB0A5A">
        <w:rPr>
          <w:rFonts w:ascii="Calibri" w:hAnsi="Calibri" w:cs="Calibri"/>
        </w:rPr>
        <w:t>, D. M., Nichols, J., Kenna, T., Chang, C., Browne, J., Reza, M., … Stern-</w:t>
      </w:r>
      <w:proofErr w:type="spellStart"/>
      <w:r w:rsidRPr="00AB0A5A">
        <w:rPr>
          <w:rFonts w:ascii="Calibri" w:hAnsi="Calibri" w:cs="Calibri"/>
        </w:rPr>
        <w:t>Protz</w:t>
      </w:r>
      <w:proofErr w:type="spellEnd"/>
      <w:r w:rsidRPr="00AB0A5A">
        <w:rPr>
          <w:rFonts w:ascii="Calibri" w:hAnsi="Calibri" w:cs="Calibri"/>
        </w:rPr>
        <w:t xml:space="preserve">, S. (2018). Sediment starvation destroys New York City marshes’ resistance to sea level rise. </w:t>
      </w:r>
      <w:r w:rsidRPr="00AB0A5A">
        <w:rPr>
          <w:rFonts w:ascii="Calibri" w:hAnsi="Calibri" w:cs="Calibri"/>
          <w:i/>
          <w:iCs/>
        </w:rPr>
        <w:t>Proceedings of the National Academy of Sciences</w:t>
      </w:r>
      <w:r w:rsidRPr="00AB0A5A">
        <w:rPr>
          <w:rFonts w:ascii="Calibri" w:hAnsi="Calibri" w:cs="Calibri"/>
        </w:rPr>
        <w:t xml:space="preserve">, </w:t>
      </w:r>
      <w:r w:rsidRPr="00AB0A5A">
        <w:rPr>
          <w:rFonts w:ascii="Calibri" w:hAnsi="Calibri" w:cs="Calibri"/>
          <w:i/>
          <w:iCs/>
        </w:rPr>
        <w:t>115</w:t>
      </w:r>
      <w:r w:rsidRPr="00AB0A5A">
        <w:rPr>
          <w:rFonts w:ascii="Calibri" w:hAnsi="Calibri" w:cs="Calibri"/>
        </w:rPr>
        <w:t>, 10281–10286.</w:t>
      </w:r>
    </w:p>
    <w:p w14:paraId="3441404E" w14:textId="77777777" w:rsidR="00AB0A5A" w:rsidRPr="00AB0A5A" w:rsidRDefault="00AB0A5A" w:rsidP="00AB0A5A">
      <w:pPr>
        <w:pStyle w:val="Bibliography"/>
        <w:rPr>
          <w:rFonts w:ascii="Calibri" w:hAnsi="Calibri" w:cs="Calibri"/>
        </w:rPr>
      </w:pPr>
      <w:r w:rsidRPr="00AB0A5A">
        <w:rPr>
          <w:rFonts w:ascii="Calibri" w:hAnsi="Calibri" w:cs="Calibri"/>
        </w:rPr>
        <w:t xml:space="preserve">Schaefer, V. (2004). Ecological setting of the Fraser River delta and its urban estuary. In B. J. Groulx, D. C. Mosher, J. L. </w:t>
      </w:r>
      <w:proofErr w:type="spellStart"/>
      <w:r w:rsidRPr="00AB0A5A">
        <w:rPr>
          <w:rFonts w:ascii="Calibri" w:hAnsi="Calibri" w:cs="Calibri"/>
        </w:rPr>
        <w:t>Luternauer</w:t>
      </w:r>
      <w:proofErr w:type="spellEnd"/>
      <w:r w:rsidRPr="00AB0A5A">
        <w:rPr>
          <w:rFonts w:ascii="Calibri" w:hAnsi="Calibri" w:cs="Calibri"/>
        </w:rPr>
        <w:t xml:space="preserve">, &amp; D. E. </w:t>
      </w:r>
      <w:proofErr w:type="spellStart"/>
      <w:r w:rsidRPr="00AB0A5A">
        <w:rPr>
          <w:rFonts w:ascii="Calibri" w:hAnsi="Calibri" w:cs="Calibri"/>
        </w:rPr>
        <w:t>Bilderback</w:t>
      </w:r>
      <w:proofErr w:type="spellEnd"/>
      <w:r w:rsidRPr="00AB0A5A">
        <w:rPr>
          <w:rFonts w:ascii="Calibri" w:hAnsi="Calibri" w:cs="Calibri"/>
        </w:rPr>
        <w:t xml:space="preserve"> (Eds.), </w:t>
      </w:r>
      <w:r w:rsidRPr="00AB0A5A">
        <w:rPr>
          <w:rFonts w:ascii="Calibri" w:hAnsi="Calibri" w:cs="Calibri"/>
          <w:i/>
          <w:iCs/>
        </w:rPr>
        <w:t>Fraser River Delta, British Columbia: Issues of an Urban Estuary</w:t>
      </w:r>
      <w:r w:rsidRPr="00AB0A5A">
        <w:rPr>
          <w:rFonts w:ascii="Calibri" w:hAnsi="Calibri" w:cs="Calibri"/>
        </w:rPr>
        <w:t xml:space="preserve"> (pp. 147–172). Geological Survey of Canada, Bulletin 547.</w:t>
      </w:r>
    </w:p>
    <w:p w14:paraId="464CBD70" w14:textId="77777777" w:rsidR="00AB0A5A" w:rsidRPr="00AB0A5A" w:rsidRDefault="00AB0A5A" w:rsidP="00AB0A5A">
      <w:pPr>
        <w:pStyle w:val="Bibliography"/>
        <w:rPr>
          <w:rFonts w:ascii="Calibri" w:hAnsi="Calibri" w:cs="Calibri"/>
        </w:rPr>
      </w:pPr>
      <w:r w:rsidRPr="00AB0A5A">
        <w:rPr>
          <w:rFonts w:ascii="Calibri" w:hAnsi="Calibri" w:cs="Calibri"/>
        </w:rPr>
        <w:t xml:space="preserve">Short, F. T., </w:t>
      </w:r>
      <w:proofErr w:type="spellStart"/>
      <w:r w:rsidRPr="00AB0A5A">
        <w:rPr>
          <w:rFonts w:ascii="Calibri" w:hAnsi="Calibri" w:cs="Calibri"/>
        </w:rPr>
        <w:t>Kosten</w:t>
      </w:r>
      <w:proofErr w:type="spellEnd"/>
      <w:r w:rsidRPr="00AB0A5A">
        <w:rPr>
          <w:rFonts w:ascii="Calibri" w:hAnsi="Calibri" w:cs="Calibri"/>
        </w:rPr>
        <w:t xml:space="preserve">, S., Morgan, P. A., Malone, S., &amp; Moore, G. E. (2016). Impacts of climate change on submerged and emergent wetland plants. </w:t>
      </w:r>
      <w:r w:rsidRPr="00AB0A5A">
        <w:rPr>
          <w:rFonts w:ascii="Calibri" w:hAnsi="Calibri" w:cs="Calibri"/>
          <w:i/>
          <w:iCs/>
        </w:rPr>
        <w:t>Aquatic Botany</w:t>
      </w:r>
      <w:r w:rsidRPr="00AB0A5A">
        <w:rPr>
          <w:rFonts w:ascii="Calibri" w:hAnsi="Calibri" w:cs="Calibri"/>
        </w:rPr>
        <w:t xml:space="preserve">, </w:t>
      </w:r>
      <w:r w:rsidRPr="00AB0A5A">
        <w:rPr>
          <w:rFonts w:ascii="Calibri" w:hAnsi="Calibri" w:cs="Calibri"/>
          <w:i/>
          <w:iCs/>
        </w:rPr>
        <w:t>135</w:t>
      </w:r>
      <w:r w:rsidRPr="00AB0A5A">
        <w:rPr>
          <w:rFonts w:ascii="Calibri" w:hAnsi="Calibri" w:cs="Calibri"/>
        </w:rPr>
        <w:t>, 3–17.</w:t>
      </w:r>
    </w:p>
    <w:p w14:paraId="090C4802" w14:textId="77777777" w:rsidR="00AB0A5A" w:rsidRPr="00AB0A5A" w:rsidRDefault="00AB0A5A" w:rsidP="00AB0A5A">
      <w:pPr>
        <w:pStyle w:val="Bibliography"/>
        <w:rPr>
          <w:rFonts w:ascii="Calibri" w:hAnsi="Calibri" w:cs="Calibri"/>
        </w:rPr>
      </w:pPr>
      <w:r w:rsidRPr="00AB0A5A">
        <w:rPr>
          <w:rFonts w:ascii="Calibri" w:hAnsi="Calibri" w:cs="Calibri"/>
        </w:rPr>
        <w:t xml:space="preserve">Sinks, I. A., </w:t>
      </w:r>
      <w:proofErr w:type="spellStart"/>
      <w:r w:rsidRPr="00AB0A5A">
        <w:rPr>
          <w:rFonts w:ascii="Calibri" w:hAnsi="Calibri" w:cs="Calibri"/>
        </w:rPr>
        <w:t>Borde</w:t>
      </w:r>
      <w:proofErr w:type="spellEnd"/>
      <w:r w:rsidRPr="00AB0A5A">
        <w:rPr>
          <w:rFonts w:ascii="Calibri" w:hAnsi="Calibri" w:cs="Calibri"/>
        </w:rPr>
        <w:t xml:space="preserve">, A. B., </w:t>
      </w:r>
      <w:proofErr w:type="spellStart"/>
      <w:r w:rsidRPr="00AB0A5A">
        <w:rPr>
          <w:rFonts w:ascii="Calibri" w:hAnsi="Calibri" w:cs="Calibri"/>
        </w:rPr>
        <w:t>Diefenderfer</w:t>
      </w:r>
      <w:proofErr w:type="spellEnd"/>
      <w:r w:rsidRPr="00AB0A5A">
        <w:rPr>
          <w:rFonts w:ascii="Calibri" w:hAnsi="Calibri" w:cs="Calibri"/>
        </w:rPr>
        <w:t xml:space="preserve">, H. L., &amp; </w:t>
      </w:r>
      <w:proofErr w:type="spellStart"/>
      <w:r w:rsidRPr="00AB0A5A">
        <w:rPr>
          <w:rFonts w:ascii="Calibri" w:hAnsi="Calibri" w:cs="Calibri"/>
        </w:rPr>
        <w:t>Karnezis</w:t>
      </w:r>
      <w:proofErr w:type="spellEnd"/>
      <w:r w:rsidRPr="00AB0A5A">
        <w:rPr>
          <w:rFonts w:ascii="Calibri" w:hAnsi="Calibri" w:cs="Calibri"/>
        </w:rPr>
        <w:t xml:space="preserve">, J. P. (2021). Assessment of Methods to Control Invasive Reed </w:t>
      </w:r>
      <w:proofErr w:type="spellStart"/>
      <w:r w:rsidRPr="00AB0A5A">
        <w:rPr>
          <w:rFonts w:ascii="Calibri" w:hAnsi="Calibri" w:cs="Calibri"/>
        </w:rPr>
        <w:t>Canarygrass</w:t>
      </w:r>
      <w:proofErr w:type="spellEnd"/>
      <w:r w:rsidRPr="00AB0A5A">
        <w:rPr>
          <w:rFonts w:ascii="Calibri" w:hAnsi="Calibri" w:cs="Calibri"/>
        </w:rPr>
        <w:t xml:space="preserve"> (Phalaris </w:t>
      </w:r>
      <w:proofErr w:type="spellStart"/>
      <w:r w:rsidRPr="00AB0A5A">
        <w:rPr>
          <w:rFonts w:ascii="Calibri" w:hAnsi="Calibri" w:cs="Calibri"/>
        </w:rPr>
        <w:t>arundinacea</w:t>
      </w:r>
      <w:proofErr w:type="spellEnd"/>
      <w:r w:rsidRPr="00AB0A5A">
        <w:rPr>
          <w:rFonts w:ascii="Calibri" w:hAnsi="Calibri" w:cs="Calibri"/>
        </w:rPr>
        <w:t xml:space="preserve">) in Tidal Freshwater Wetlands. </w:t>
      </w:r>
      <w:r w:rsidRPr="00AB0A5A">
        <w:rPr>
          <w:rFonts w:ascii="Calibri" w:hAnsi="Calibri" w:cs="Calibri"/>
          <w:i/>
          <w:iCs/>
        </w:rPr>
        <w:t>Natural Areas Journal</w:t>
      </w:r>
      <w:r w:rsidRPr="00AB0A5A">
        <w:rPr>
          <w:rFonts w:ascii="Calibri" w:hAnsi="Calibri" w:cs="Calibri"/>
        </w:rPr>
        <w:t xml:space="preserve">, </w:t>
      </w:r>
      <w:r w:rsidRPr="00AB0A5A">
        <w:rPr>
          <w:rFonts w:ascii="Calibri" w:hAnsi="Calibri" w:cs="Calibri"/>
          <w:i/>
          <w:iCs/>
        </w:rPr>
        <w:t>41</w:t>
      </w:r>
      <w:r w:rsidRPr="00AB0A5A">
        <w:rPr>
          <w:rFonts w:ascii="Calibri" w:hAnsi="Calibri" w:cs="Calibri"/>
        </w:rPr>
        <w:t>, 172–185.</w:t>
      </w:r>
    </w:p>
    <w:p w14:paraId="373331CB" w14:textId="77777777" w:rsidR="00AB0A5A" w:rsidRPr="00AB0A5A" w:rsidRDefault="00AB0A5A" w:rsidP="00AB0A5A">
      <w:pPr>
        <w:pStyle w:val="Bibliography"/>
        <w:rPr>
          <w:rFonts w:ascii="Calibri" w:hAnsi="Calibri" w:cs="Calibri"/>
        </w:rPr>
      </w:pPr>
      <w:r w:rsidRPr="00AB0A5A">
        <w:rPr>
          <w:rFonts w:ascii="Calibri" w:hAnsi="Calibri" w:cs="Calibri"/>
        </w:rPr>
        <w:t xml:space="preserve">Underwood, A. J., Chapman, M. G., &amp; Connell, S. D. (2000). Observations in ecology: You can’t make progress on processes without understanding the patterns. </w:t>
      </w:r>
      <w:r w:rsidRPr="00AB0A5A">
        <w:rPr>
          <w:rFonts w:ascii="Calibri" w:hAnsi="Calibri" w:cs="Calibri"/>
          <w:i/>
          <w:iCs/>
        </w:rPr>
        <w:t>Journal of Experimental Marine Biology and Ecology</w:t>
      </w:r>
      <w:r w:rsidRPr="00AB0A5A">
        <w:rPr>
          <w:rFonts w:ascii="Calibri" w:hAnsi="Calibri" w:cs="Calibri"/>
        </w:rPr>
        <w:t xml:space="preserve">, </w:t>
      </w:r>
      <w:r w:rsidRPr="00AB0A5A">
        <w:rPr>
          <w:rFonts w:ascii="Calibri" w:hAnsi="Calibri" w:cs="Calibri"/>
          <w:i/>
          <w:iCs/>
        </w:rPr>
        <w:t>250</w:t>
      </w:r>
      <w:r w:rsidRPr="00AB0A5A">
        <w:rPr>
          <w:rFonts w:ascii="Calibri" w:hAnsi="Calibri" w:cs="Calibri"/>
        </w:rPr>
        <w:t>, 97–115.</w:t>
      </w:r>
    </w:p>
    <w:p w14:paraId="420A1402" w14:textId="77777777" w:rsidR="00AB0A5A" w:rsidRPr="00AB0A5A" w:rsidRDefault="00AB0A5A" w:rsidP="00AB0A5A">
      <w:pPr>
        <w:pStyle w:val="Bibliography"/>
        <w:rPr>
          <w:rFonts w:ascii="Calibri" w:hAnsi="Calibri" w:cs="Calibri"/>
        </w:rPr>
      </w:pPr>
      <w:r w:rsidRPr="00AB0A5A">
        <w:rPr>
          <w:rFonts w:ascii="Calibri" w:hAnsi="Calibri" w:cs="Calibri"/>
        </w:rPr>
        <w:t xml:space="preserve">Whittaker, R. H. (1975). </w:t>
      </w:r>
      <w:r w:rsidRPr="00AB0A5A">
        <w:rPr>
          <w:rFonts w:ascii="Calibri" w:hAnsi="Calibri" w:cs="Calibri"/>
          <w:i/>
          <w:iCs/>
        </w:rPr>
        <w:t>Communities and Ecosystems</w:t>
      </w:r>
      <w:r w:rsidRPr="00AB0A5A">
        <w:rPr>
          <w:rFonts w:ascii="Calibri" w:hAnsi="Calibri" w:cs="Calibri"/>
        </w:rPr>
        <w:t xml:space="preserve"> (2nd ed.). New York, NY: Macmillan.</w:t>
      </w:r>
    </w:p>
    <w:p w14:paraId="17AE73B6" w14:textId="77777777" w:rsidR="00AB0A5A" w:rsidRPr="00AB0A5A" w:rsidRDefault="00AB0A5A" w:rsidP="00AB0A5A">
      <w:pPr>
        <w:pStyle w:val="Bibliography"/>
        <w:rPr>
          <w:rFonts w:ascii="Calibri" w:hAnsi="Calibri" w:cs="Calibri"/>
        </w:rPr>
      </w:pPr>
      <w:r w:rsidRPr="00AB0A5A">
        <w:rPr>
          <w:rFonts w:ascii="Calibri" w:hAnsi="Calibri" w:cs="Calibri"/>
        </w:rPr>
        <w:t xml:space="preserve">Willis, K. J., Araújo, M. B., Bennett, K. D., Figueroa-Rangel, B., </w:t>
      </w:r>
      <w:proofErr w:type="spellStart"/>
      <w:r w:rsidRPr="00AB0A5A">
        <w:rPr>
          <w:rFonts w:ascii="Calibri" w:hAnsi="Calibri" w:cs="Calibri"/>
        </w:rPr>
        <w:t>Froyd</w:t>
      </w:r>
      <w:proofErr w:type="spellEnd"/>
      <w:r w:rsidRPr="00AB0A5A">
        <w:rPr>
          <w:rFonts w:ascii="Calibri" w:hAnsi="Calibri" w:cs="Calibri"/>
        </w:rPr>
        <w:t xml:space="preserve">, C. A., &amp; Myers, N. (2007). How can a knowledge of the past help to conserve the future? Biodiversity conservation and the relevance of long-term ecological studies. </w:t>
      </w:r>
      <w:r w:rsidRPr="00AB0A5A">
        <w:rPr>
          <w:rFonts w:ascii="Calibri" w:hAnsi="Calibri" w:cs="Calibri"/>
          <w:i/>
          <w:iCs/>
        </w:rPr>
        <w:t>Philosophical Transactions of the Royal Society B: Biological Sciences</w:t>
      </w:r>
      <w:r w:rsidRPr="00AB0A5A">
        <w:rPr>
          <w:rFonts w:ascii="Calibri" w:hAnsi="Calibri" w:cs="Calibri"/>
        </w:rPr>
        <w:t xml:space="preserve">, </w:t>
      </w:r>
      <w:r w:rsidRPr="00AB0A5A">
        <w:rPr>
          <w:rFonts w:ascii="Calibri" w:hAnsi="Calibri" w:cs="Calibri"/>
          <w:i/>
          <w:iCs/>
        </w:rPr>
        <w:t>362</w:t>
      </w:r>
      <w:r w:rsidRPr="00AB0A5A">
        <w:rPr>
          <w:rFonts w:ascii="Calibri" w:hAnsi="Calibri" w:cs="Calibri"/>
        </w:rPr>
        <w:t>, 175–187.</w:t>
      </w:r>
    </w:p>
    <w:p w14:paraId="1CE4119A" w14:textId="1A99BE9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7738096B" w:rsidR="0038192E" w:rsidRDefault="0038192E" w:rsidP="0038192E">
      <w:pPr>
        <w:pStyle w:val="Caption"/>
      </w:pPr>
      <w:bookmarkStart w:id="3204" w:name="_Ref103763315"/>
      <w:r>
        <w:t xml:space="preserve">Table </w:t>
      </w:r>
      <w:r w:rsidR="00D8774E">
        <w:fldChar w:fldCharType="begin"/>
      </w:r>
      <w:r w:rsidR="00D8774E">
        <w:instrText xml:space="preserve"> SEQ Table \* ARABIC </w:instrText>
      </w:r>
      <w:r w:rsidR="00D8774E">
        <w:fldChar w:fldCharType="separate"/>
      </w:r>
      <w:ins w:id="3205" w:author="Stefanie Lane" w:date="2022-06-03T14:47:00Z">
        <w:r w:rsidR="00173A95">
          <w:rPr>
            <w:noProof/>
          </w:rPr>
          <w:t>4</w:t>
        </w:r>
      </w:ins>
      <w:del w:id="3206" w:author="Stefanie Lane" w:date="2022-05-30T14:33:00Z">
        <w:r w:rsidR="00B71811" w:rsidDel="00DD0C1B">
          <w:rPr>
            <w:noProof/>
          </w:rPr>
          <w:delText>3</w:delText>
        </w:r>
      </w:del>
      <w:r w:rsidR="00D8774E">
        <w:rPr>
          <w:noProof/>
        </w:rPr>
        <w:fldChar w:fldCharType="end"/>
      </w:r>
      <w:bookmarkEnd w:id="3204"/>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Del="00C876B9" w:rsidRDefault="00F222C0" w:rsidP="00F222C0">
      <w:pPr>
        <w:rPr>
          <w:del w:id="3207" w:author="Stefanie Lane" w:date="2022-05-30T13:59:00Z"/>
        </w:rPr>
      </w:pPr>
    </w:p>
    <w:p w14:paraId="264EF9D9" w14:textId="2DF32B64" w:rsidR="00F222C0" w:rsidRDefault="00F222C0" w:rsidP="00F222C0">
      <w:pPr>
        <w:pStyle w:val="Caption"/>
        <w:keepNext/>
      </w:pPr>
      <w:bookmarkStart w:id="3208" w:name="_Ref102639740"/>
      <w:commentRangeStart w:id="3209"/>
      <w:del w:id="3210" w:author="Stefanie Lane" w:date="2022-05-30T13:59:00Z">
        <w:r w:rsidDel="00C876B9">
          <w:delText>T</w:delText>
        </w:r>
      </w:del>
      <w:del w:id="3211" w:author="Stefanie Lane" w:date="2022-05-30T13:58:00Z">
        <w:r w:rsidDel="00C876B9">
          <w:delText xml:space="preserve">able </w:delText>
        </w:r>
        <w:r w:rsidR="00F507C0" w:rsidDel="00C876B9">
          <w:fldChar w:fldCharType="begin"/>
        </w:r>
        <w:r w:rsidR="00F507C0" w:rsidDel="00C876B9">
          <w:delInstrText xml:space="preserve"> SEQ Table \* ARABIC </w:delInstrText>
        </w:r>
        <w:r w:rsidR="00F507C0" w:rsidDel="00C876B9">
          <w:fldChar w:fldCharType="separate"/>
        </w:r>
        <w:r w:rsidR="000F6BE9" w:rsidDel="00C876B9">
          <w:rPr>
            <w:noProof/>
          </w:rPr>
          <w:delText>4</w:delText>
        </w:r>
        <w:r w:rsidR="00F507C0" w:rsidDel="00C876B9">
          <w:rPr>
            <w:noProof/>
          </w:rPr>
          <w:fldChar w:fldCharType="end"/>
        </w:r>
        <w:bookmarkEnd w:id="3208"/>
        <w:r w:rsidDel="00C876B9">
          <w:delText xml:space="preserve">. </w:delText>
        </w:r>
      </w:del>
      <w:moveFromRangeStart w:id="3212" w:author="Stefanie Lane" w:date="2022-05-30T13:59:00Z" w:name="move104811575"/>
      <w:moveFrom w:id="3213" w:author="Stefanie Lane" w:date="2022-05-30T13:59:00Z">
        <w:r w:rsidDel="00C876B9">
          <w:t>Species indicator analysis</w:t>
        </w:r>
        <w:r w:rsidR="00281A74" w:rsidDel="00C876B9">
          <w:t xml:space="preserve"> of cluster groups using Euclidean distance</w:t>
        </w:r>
        <w:r w:rsidDel="00C876B9">
          <w:t xml:space="preserve"> identifies the same dominant species in each assemblage type (</w:t>
        </w:r>
        <w:r w:rsidR="00FD7BB5" w:rsidDel="00C876B9">
          <w:t>Sedge</w:t>
        </w:r>
        <w:r w:rsidDel="00C876B9">
          <w:t xml:space="preserve">, </w:t>
        </w:r>
        <w:r w:rsidR="00FD7BB5" w:rsidDel="00C876B9">
          <w:t>Fescue</w:t>
        </w:r>
        <w:r w:rsidDel="00C876B9">
          <w:t xml:space="preserve">, </w:t>
        </w:r>
        <w:r w:rsidR="00FD7BB5" w:rsidDel="00C876B9">
          <w:t>Bogbean</w:t>
        </w:r>
        <w:r w:rsidDel="00C876B9">
          <w:t xml:space="preserve">) as significantly driving clustering of assemblages over </w:t>
        </w:r>
        <w:commentRangeStart w:id="3214"/>
        <w:r w:rsidDel="00C876B9">
          <w:t>time</w:t>
        </w:r>
        <w:commentRangeEnd w:id="3214"/>
        <w:r w:rsidR="00EC0E54" w:rsidDel="00C876B9">
          <w:rPr>
            <w:rStyle w:val="CommentReference"/>
            <w:i w:val="0"/>
            <w:iCs w:val="0"/>
            <w:color w:val="auto"/>
          </w:rPr>
          <w:commentReference w:id="3214"/>
        </w:r>
        <w:r w:rsidDel="00C876B9">
          <w:t xml:space="preserve">. </w:t>
        </w:r>
        <w:commentRangeEnd w:id="3209"/>
        <w:r w:rsidR="00EC0E54" w:rsidDel="00C876B9">
          <w:rPr>
            <w:rStyle w:val="CommentReference"/>
            <w:i w:val="0"/>
            <w:iCs w:val="0"/>
            <w:color w:val="auto"/>
          </w:rPr>
          <w:commentReference w:id="3209"/>
        </w:r>
        <w:r w:rsidR="00EC0E54" w:rsidDel="00C876B9">
          <w:t xml:space="preserve"> </w:t>
        </w:r>
      </w:moveFrom>
      <w:moveFromRangeEnd w:id="3212"/>
    </w:p>
    <w:p w14:paraId="5BB20118" w14:textId="318582BE" w:rsidR="00F222C0" w:rsidRDefault="007B228A" w:rsidP="00F222C0">
      <w:commentRangeStart w:id="3215"/>
      <w:del w:id="3216" w:author="Stefanie Lane" w:date="2022-05-30T13:48:00Z">
        <w:r w:rsidRPr="007B228A" w:rsidDel="00737DC6">
          <w:rPr>
            <w:noProof/>
          </w:rPr>
          <w:drawing>
            <wp:inline distT="0" distB="0" distL="0" distR="0" wp14:anchorId="1DC35A15" wp14:editId="69F57555">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del>
      <w:commentRangeEnd w:id="3215"/>
      <w:r w:rsidR="006B4B1A">
        <w:rPr>
          <w:rStyle w:val="CommentReference"/>
        </w:rPr>
        <w:commentReference w:id="3215"/>
      </w:r>
      <w:r w:rsidRPr="007B228A" w:rsidDel="007B228A">
        <w:t xml:space="preserve"> </w:t>
      </w:r>
    </w:p>
    <w:p w14:paraId="62862706" w14:textId="5B3090BF" w:rsidR="00163B51" w:rsidDel="00CF1A90" w:rsidRDefault="00163B51" w:rsidP="00F222C0">
      <w:pPr>
        <w:rPr>
          <w:del w:id="3217" w:author="Stefanie Lane" w:date="2022-05-30T16:01:00Z"/>
        </w:rPr>
      </w:pPr>
    </w:p>
    <w:p w14:paraId="6857E52F" w14:textId="77777777" w:rsidR="00354D05" w:rsidRDefault="00354D05" w:rsidP="00BC0673">
      <w:pPr>
        <w:pStyle w:val="Caption"/>
        <w:rPr>
          <w:ins w:id="3218" w:author="Stefanie Lane" w:date="2022-05-30T13:50:00Z"/>
        </w:rPr>
        <w:sectPr w:rsidR="00354D05" w:rsidSect="00173A95">
          <w:pgSz w:w="12240" w:h="15840"/>
          <w:pgMar w:top="1440" w:right="1440" w:bottom="1440" w:left="1440" w:header="720" w:footer="720" w:gutter="0"/>
          <w:lnNumType w:countBy="1" w:restart="continuous"/>
          <w:cols w:space="720"/>
          <w:docGrid w:linePitch="360"/>
        </w:sectPr>
      </w:pPr>
      <w:bookmarkStart w:id="3219" w:name="_Ref103856212"/>
    </w:p>
    <w:p w14:paraId="696A8E3B" w14:textId="3C03D3B5" w:rsidR="00377AD3" w:rsidRDefault="00BC0673" w:rsidP="00F752B9">
      <w:pPr>
        <w:rPr>
          <w:ins w:id="3220" w:author="Stefanie Lane" w:date="2022-06-03T15:51:00Z"/>
          <w:i/>
          <w:iCs/>
          <w:color w:val="44546A" w:themeColor="text2"/>
          <w:sz w:val="18"/>
          <w:szCs w:val="18"/>
        </w:rPr>
      </w:pPr>
      <w:bookmarkStart w:id="3221" w:name="_Ref104818673"/>
      <w:r w:rsidRPr="00564B1B">
        <w:rPr>
          <w:i/>
          <w:iCs/>
          <w:color w:val="44546A" w:themeColor="text2"/>
          <w:sz w:val="18"/>
          <w:szCs w:val="18"/>
          <w:rPrChange w:id="3222" w:author="Stefanie Lane" w:date="2022-05-30T14:31:00Z">
            <w:rPr/>
          </w:rPrChange>
        </w:rPr>
        <w:lastRenderedPageBreak/>
        <w:t xml:space="preserve">Table </w:t>
      </w:r>
      <w:r w:rsidR="00F507C0" w:rsidRPr="00564B1B">
        <w:rPr>
          <w:i/>
          <w:iCs/>
          <w:color w:val="44546A" w:themeColor="text2"/>
          <w:sz w:val="18"/>
          <w:szCs w:val="18"/>
          <w:rPrChange w:id="3223" w:author="Stefanie Lane" w:date="2022-05-30T14:31:00Z">
            <w:rPr/>
          </w:rPrChange>
        </w:rPr>
        <w:fldChar w:fldCharType="begin"/>
      </w:r>
      <w:r w:rsidR="00F507C0" w:rsidRPr="00564B1B">
        <w:rPr>
          <w:i/>
          <w:iCs/>
          <w:color w:val="44546A" w:themeColor="text2"/>
          <w:sz w:val="18"/>
          <w:szCs w:val="18"/>
          <w:rPrChange w:id="3224" w:author="Stefanie Lane" w:date="2022-05-30T14:31:00Z">
            <w:rPr/>
          </w:rPrChange>
        </w:rPr>
        <w:instrText xml:space="preserve"> SEQ Table \* ARABIC </w:instrText>
      </w:r>
      <w:r w:rsidR="00F507C0" w:rsidRPr="00564B1B">
        <w:rPr>
          <w:i/>
          <w:iCs/>
          <w:color w:val="44546A" w:themeColor="text2"/>
          <w:sz w:val="18"/>
          <w:szCs w:val="18"/>
          <w:rPrChange w:id="3225" w:author="Stefanie Lane" w:date="2022-05-30T14:31:00Z">
            <w:rPr>
              <w:noProof/>
            </w:rPr>
          </w:rPrChange>
        </w:rPr>
        <w:fldChar w:fldCharType="separate"/>
      </w:r>
      <w:ins w:id="3226" w:author="Stefanie Lane" w:date="2022-06-03T14:47:00Z">
        <w:r w:rsidR="00173A95">
          <w:rPr>
            <w:i/>
            <w:iCs/>
            <w:noProof/>
            <w:color w:val="44546A" w:themeColor="text2"/>
            <w:sz w:val="18"/>
            <w:szCs w:val="18"/>
          </w:rPr>
          <w:t>5</w:t>
        </w:r>
      </w:ins>
      <w:del w:id="3227" w:author="Stefanie Lane" w:date="2022-05-30T14:29:00Z">
        <w:r w:rsidR="000F6BE9" w:rsidRPr="00564B1B" w:rsidDel="00B71811">
          <w:rPr>
            <w:i/>
            <w:iCs/>
            <w:noProof/>
            <w:color w:val="44546A" w:themeColor="text2"/>
            <w:sz w:val="18"/>
            <w:szCs w:val="18"/>
            <w:rPrChange w:id="3228" w:author="Stefanie Lane" w:date="2022-05-30T14:31:00Z">
              <w:rPr>
                <w:noProof/>
              </w:rPr>
            </w:rPrChange>
          </w:rPr>
          <w:delText>5</w:delText>
        </w:r>
      </w:del>
      <w:r w:rsidR="00F507C0" w:rsidRPr="00564B1B">
        <w:rPr>
          <w:i/>
          <w:iCs/>
          <w:color w:val="44546A" w:themeColor="text2"/>
          <w:sz w:val="18"/>
          <w:szCs w:val="18"/>
          <w:rPrChange w:id="3229" w:author="Stefanie Lane" w:date="2022-05-30T14:31:00Z">
            <w:rPr>
              <w:noProof/>
            </w:rPr>
          </w:rPrChange>
        </w:rPr>
        <w:fldChar w:fldCharType="end"/>
      </w:r>
      <w:bookmarkEnd w:id="3219"/>
      <w:bookmarkEnd w:id="3221"/>
      <w:r w:rsidRPr="00564B1B">
        <w:rPr>
          <w:i/>
          <w:iCs/>
          <w:color w:val="44546A" w:themeColor="text2"/>
          <w:sz w:val="18"/>
          <w:szCs w:val="18"/>
          <w:rPrChange w:id="3230" w:author="Stefanie Lane" w:date="2022-05-30T14:31:00Z">
            <w:rPr/>
          </w:rPrChange>
        </w:rPr>
        <w:t>. Species indicator</w:t>
      </w:r>
      <w:r w:rsidR="00F41B59" w:rsidRPr="00564B1B">
        <w:rPr>
          <w:i/>
          <w:iCs/>
          <w:color w:val="44546A" w:themeColor="text2"/>
          <w:sz w:val="18"/>
          <w:szCs w:val="18"/>
          <w:rPrChange w:id="3231" w:author="Stefanie Lane" w:date="2022-05-30T14:31:00Z">
            <w:rPr/>
          </w:rPrChange>
        </w:rPr>
        <w:t xml:space="preserve"> analysis of cluster groups using Bray-Curtis </w:t>
      </w:r>
      <w:del w:id="3232" w:author="Stefanie Lane" w:date="2022-05-30T14:00:00Z">
        <w:r w:rsidR="00F41B59" w:rsidRPr="00564B1B" w:rsidDel="009434BA">
          <w:rPr>
            <w:i/>
            <w:iCs/>
            <w:color w:val="44546A" w:themeColor="text2"/>
            <w:sz w:val="18"/>
            <w:szCs w:val="18"/>
            <w:rPrChange w:id="3233" w:author="Stefanie Lane" w:date="2022-05-30T14:31:00Z">
              <w:rPr/>
            </w:rPrChange>
          </w:rPr>
          <w:delText>di</w:delText>
        </w:r>
        <w:r w:rsidR="000E5B61" w:rsidRPr="00564B1B" w:rsidDel="009434BA">
          <w:rPr>
            <w:i/>
            <w:iCs/>
            <w:color w:val="44546A" w:themeColor="text2"/>
            <w:sz w:val="18"/>
            <w:szCs w:val="18"/>
            <w:rPrChange w:id="3234" w:author="Stefanie Lane" w:date="2022-05-30T14:31:00Z">
              <w:rPr/>
            </w:rPrChange>
          </w:rPr>
          <w:delText>ssimilarity</w:delText>
        </w:r>
        <w:r w:rsidR="00F41B59" w:rsidRPr="00564B1B" w:rsidDel="009434BA">
          <w:rPr>
            <w:i/>
            <w:iCs/>
            <w:color w:val="44546A" w:themeColor="text2"/>
            <w:sz w:val="18"/>
            <w:szCs w:val="18"/>
            <w:rPrChange w:id="3235" w:author="Stefanie Lane" w:date="2022-05-30T14:31:00Z">
              <w:rPr/>
            </w:rPrChange>
          </w:rPr>
          <w:delText xml:space="preserve"> </w:delText>
        </w:r>
      </w:del>
      <w:ins w:id="3236" w:author="Stefanie Lane" w:date="2022-05-30T14:00:00Z">
        <w:r w:rsidR="009434BA" w:rsidRPr="00564B1B">
          <w:rPr>
            <w:i/>
            <w:iCs/>
            <w:color w:val="44546A" w:themeColor="text2"/>
            <w:sz w:val="18"/>
            <w:szCs w:val="18"/>
            <w:rPrChange w:id="3237" w:author="Stefanie Lane" w:date="2022-05-30T14:31:00Z">
              <w:rPr/>
            </w:rPrChange>
          </w:rPr>
          <w:t xml:space="preserve">distance </w:t>
        </w:r>
      </w:ins>
      <w:r w:rsidR="00F41B59" w:rsidRPr="00564B1B">
        <w:rPr>
          <w:i/>
          <w:iCs/>
          <w:color w:val="44546A" w:themeColor="text2"/>
          <w:sz w:val="18"/>
          <w:szCs w:val="18"/>
          <w:rPrChange w:id="3238" w:author="Stefanie Lane" w:date="2022-05-30T14:31:00Z">
            <w:rPr/>
          </w:rPrChange>
        </w:rPr>
        <w:t xml:space="preserve">identifies the same dominant species in each assemblage type (Sedge, Fescue, Bogbean), however Bray-Curtis </w:t>
      </w:r>
      <w:del w:id="3239" w:author="Stefanie Lane" w:date="2022-05-30T13:54:00Z">
        <w:r w:rsidR="00F41B59" w:rsidRPr="00564B1B" w:rsidDel="004E511D">
          <w:rPr>
            <w:i/>
            <w:iCs/>
            <w:color w:val="44546A" w:themeColor="text2"/>
            <w:sz w:val="18"/>
            <w:szCs w:val="18"/>
            <w:rPrChange w:id="3240" w:author="Stefanie Lane" w:date="2022-05-30T14:31:00Z">
              <w:rPr/>
            </w:rPrChange>
          </w:rPr>
          <w:delText xml:space="preserve">distance </w:delText>
        </w:r>
      </w:del>
      <w:ins w:id="3241" w:author="Stefanie Lane" w:date="2022-05-30T14:00:00Z">
        <w:r w:rsidR="009434BA" w:rsidRPr="00564B1B">
          <w:rPr>
            <w:i/>
            <w:iCs/>
            <w:color w:val="44546A" w:themeColor="text2"/>
            <w:sz w:val="18"/>
            <w:szCs w:val="18"/>
            <w:rPrChange w:id="3242" w:author="Stefanie Lane" w:date="2022-05-30T14:31:00Z">
              <w:rPr/>
            </w:rPrChange>
          </w:rPr>
          <w:t>distance</w:t>
        </w:r>
      </w:ins>
      <w:ins w:id="3243" w:author="Stefanie Lane" w:date="2022-05-30T13:54:00Z">
        <w:r w:rsidR="004E511D" w:rsidRPr="00564B1B">
          <w:rPr>
            <w:i/>
            <w:iCs/>
            <w:color w:val="44546A" w:themeColor="text2"/>
            <w:sz w:val="18"/>
            <w:szCs w:val="18"/>
            <w:rPrChange w:id="3244" w:author="Stefanie Lane" w:date="2022-05-30T14:31:00Z">
              <w:rPr/>
            </w:rPrChange>
          </w:rPr>
          <w:t xml:space="preserve"> </w:t>
        </w:r>
      </w:ins>
      <w:r w:rsidR="00F41B59" w:rsidRPr="00564B1B">
        <w:rPr>
          <w:i/>
          <w:iCs/>
          <w:color w:val="44546A" w:themeColor="text2"/>
          <w:sz w:val="18"/>
          <w:szCs w:val="18"/>
          <w:rPrChange w:id="3245" w:author="Stefanie Lane" w:date="2022-05-30T14:31:00Z">
            <w:rPr/>
          </w:rPrChange>
        </w:rPr>
        <w:t>identifies different associated indicator species than those identified by Euclidean distance</w:t>
      </w:r>
      <w:r w:rsidR="00CB72B2" w:rsidRPr="00564B1B">
        <w:rPr>
          <w:i/>
          <w:iCs/>
          <w:color w:val="44546A" w:themeColor="text2"/>
          <w:sz w:val="18"/>
          <w:szCs w:val="18"/>
          <w:rPrChange w:id="3246" w:author="Stefanie Lane" w:date="2022-05-30T14:31:00Z">
            <w:rPr/>
          </w:rPrChange>
        </w:rPr>
        <w:t xml:space="preserve"> </w:t>
      </w:r>
      <w:r w:rsidR="00F41B59" w:rsidRPr="00564B1B">
        <w:rPr>
          <w:i/>
          <w:iCs/>
          <w:color w:val="44546A" w:themeColor="text2"/>
          <w:sz w:val="18"/>
          <w:szCs w:val="18"/>
          <w:rPrChange w:id="3247" w:author="Stefanie Lane" w:date="2022-05-30T14:31:00Z">
            <w:rPr/>
          </w:rPrChange>
        </w:rPr>
        <w:t>(</w:t>
      </w:r>
      <w:ins w:id="3248" w:author="Stefanie Lane" w:date="2022-06-03T15:51:00Z">
        <w:r w:rsidR="00CE0922">
          <w:rPr>
            <w:i/>
            <w:iCs/>
            <w:color w:val="44546A" w:themeColor="text2"/>
            <w:sz w:val="18"/>
            <w:szCs w:val="18"/>
          </w:rPr>
          <w:fldChar w:fldCharType="begin"/>
        </w:r>
        <w:r w:rsidR="00CE0922">
          <w:rPr>
            <w:i/>
            <w:iCs/>
            <w:color w:val="44546A" w:themeColor="text2"/>
            <w:sz w:val="18"/>
            <w:szCs w:val="18"/>
          </w:rPr>
          <w:instrText xml:space="preserve"> REF _Ref104813883 \h </w:instrText>
        </w:r>
      </w:ins>
      <w:r w:rsidR="00CE0922">
        <w:rPr>
          <w:i/>
          <w:iCs/>
          <w:color w:val="44546A" w:themeColor="text2"/>
          <w:sz w:val="18"/>
          <w:szCs w:val="18"/>
        </w:rPr>
        <w:instrText xml:space="preserve"> \* MERGEFORMAT </w:instrText>
      </w:r>
      <w:r w:rsidR="00CE0922">
        <w:rPr>
          <w:i/>
          <w:iCs/>
          <w:color w:val="44546A" w:themeColor="text2"/>
          <w:sz w:val="18"/>
          <w:szCs w:val="18"/>
        </w:rPr>
      </w:r>
      <w:r w:rsidR="00CE0922">
        <w:rPr>
          <w:i/>
          <w:iCs/>
          <w:color w:val="44546A" w:themeColor="text2"/>
          <w:sz w:val="18"/>
          <w:szCs w:val="18"/>
        </w:rPr>
        <w:fldChar w:fldCharType="separate"/>
      </w:r>
      <w:ins w:id="3249" w:author="Stefanie Lane" w:date="2022-06-03T15:51:00Z">
        <w:r w:rsidR="00CE0922" w:rsidRPr="00CE0922">
          <w:rPr>
            <w:i/>
            <w:iCs/>
            <w:color w:val="44546A" w:themeColor="text2"/>
            <w:sz w:val="18"/>
            <w:szCs w:val="18"/>
            <w:rPrChange w:id="3250" w:author="Stefanie Lane" w:date="2022-06-03T15:51:00Z">
              <w:rPr/>
            </w:rPrChange>
          </w:rPr>
          <w:t xml:space="preserve">Table </w:t>
        </w:r>
        <w:r w:rsidR="00CE0922" w:rsidRPr="00CE0922">
          <w:rPr>
            <w:i/>
            <w:iCs/>
            <w:color w:val="44546A" w:themeColor="text2"/>
            <w:sz w:val="18"/>
            <w:szCs w:val="18"/>
            <w:rPrChange w:id="3251" w:author="Stefanie Lane" w:date="2022-06-03T15:51:00Z">
              <w:rPr>
                <w:noProof/>
              </w:rPr>
            </w:rPrChange>
          </w:rPr>
          <w:t>1</w:t>
        </w:r>
        <w:r w:rsidR="00CE0922">
          <w:rPr>
            <w:i/>
            <w:iCs/>
            <w:color w:val="44546A" w:themeColor="text2"/>
            <w:sz w:val="18"/>
            <w:szCs w:val="18"/>
          </w:rPr>
          <w:fldChar w:fldCharType="end"/>
        </w:r>
      </w:ins>
      <w:r w:rsidR="00F41B59" w:rsidRPr="00564B1B">
        <w:rPr>
          <w:i/>
          <w:iCs/>
          <w:color w:val="44546A" w:themeColor="text2"/>
          <w:sz w:val="18"/>
          <w:szCs w:val="18"/>
          <w:rPrChange w:id="3252" w:author="Stefanie Lane" w:date="2022-05-30T14:31:00Z">
            <w:rPr/>
          </w:rPrChange>
        </w:rPr>
        <w:fldChar w:fldCharType="begin"/>
      </w:r>
      <w:r w:rsidR="00F41B59" w:rsidRPr="00564B1B">
        <w:rPr>
          <w:i/>
          <w:iCs/>
          <w:color w:val="44546A" w:themeColor="text2"/>
          <w:sz w:val="18"/>
          <w:szCs w:val="18"/>
          <w:rPrChange w:id="3253" w:author="Stefanie Lane" w:date="2022-05-30T14:31:00Z">
            <w:rPr/>
          </w:rPrChange>
        </w:rPr>
        <w:instrText xml:space="preserve"> REF _Ref102639740 \h </w:instrText>
      </w:r>
      <w:r w:rsidR="00564B1B">
        <w:rPr>
          <w:i/>
          <w:iCs/>
          <w:color w:val="44546A" w:themeColor="text2"/>
          <w:sz w:val="18"/>
          <w:szCs w:val="18"/>
        </w:rPr>
        <w:instrText xml:space="preserve"> \* MERGEFORMAT </w:instrText>
      </w:r>
      <w:r w:rsidR="00F41B59" w:rsidRPr="00564B1B">
        <w:rPr>
          <w:i/>
          <w:iCs/>
          <w:color w:val="44546A" w:themeColor="text2"/>
          <w:sz w:val="18"/>
          <w:szCs w:val="18"/>
          <w:rPrChange w:id="3254" w:author="Stefanie Lane" w:date="2022-05-30T14:31:00Z">
            <w:rPr>
              <w:i/>
              <w:iCs/>
              <w:color w:val="44546A" w:themeColor="text2"/>
              <w:sz w:val="18"/>
              <w:szCs w:val="18"/>
            </w:rPr>
          </w:rPrChange>
        </w:rPr>
      </w:r>
      <w:del w:id="3255" w:author="Stefanie Lane" w:date="2022-05-30T14:29:00Z">
        <w:r w:rsidR="00F41B59" w:rsidRPr="00564B1B">
          <w:rPr>
            <w:i/>
            <w:iCs/>
            <w:color w:val="44546A" w:themeColor="text2"/>
            <w:sz w:val="18"/>
            <w:szCs w:val="18"/>
            <w:rPrChange w:id="3256" w:author="Stefanie Lane" w:date="2022-05-30T14:31:00Z">
              <w:rPr/>
            </w:rPrChange>
          </w:rPr>
          <w:fldChar w:fldCharType="separate"/>
        </w:r>
        <w:r w:rsidR="000F6BE9" w:rsidRPr="00564B1B" w:rsidDel="00B71811">
          <w:rPr>
            <w:i/>
            <w:iCs/>
            <w:color w:val="44546A" w:themeColor="text2"/>
            <w:sz w:val="18"/>
            <w:szCs w:val="18"/>
            <w:rPrChange w:id="3257" w:author="Stefanie Lane" w:date="2022-05-30T14:31:00Z">
              <w:rPr/>
            </w:rPrChange>
          </w:rPr>
          <w:delText xml:space="preserve">Table </w:delText>
        </w:r>
        <w:r w:rsidR="000F6BE9" w:rsidRPr="00564B1B" w:rsidDel="00B71811">
          <w:rPr>
            <w:i/>
            <w:iCs/>
            <w:color w:val="44546A" w:themeColor="text2"/>
            <w:sz w:val="18"/>
            <w:szCs w:val="18"/>
            <w:rPrChange w:id="3258" w:author="Stefanie Lane" w:date="2022-05-30T14:31:00Z">
              <w:rPr>
                <w:noProof/>
              </w:rPr>
            </w:rPrChange>
          </w:rPr>
          <w:delText>4</w:delText>
        </w:r>
      </w:del>
      <w:r w:rsidR="00F41B59" w:rsidRPr="00564B1B">
        <w:rPr>
          <w:i/>
          <w:iCs/>
          <w:color w:val="44546A" w:themeColor="text2"/>
          <w:sz w:val="18"/>
          <w:szCs w:val="18"/>
          <w:rPrChange w:id="3259" w:author="Stefanie Lane" w:date="2022-05-30T14:31:00Z">
            <w:rPr/>
          </w:rPrChange>
        </w:rPr>
        <w:fldChar w:fldCharType="end"/>
      </w:r>
      <w:r w:rsidR="00F41B59" w:rsidRPr="00564B1B">
        <w:rPr>
          <w:i/>
          <w:iCs/>
          <w:color w:val="44546A" w:themeColor="text2"/>
          <w:sz w:val="18"/>
          <w:szCs w:val="18"/>
          <w:rPrChange w:id="3260" w:author="Stefanie Lane" w:date="2022-05-30T14:31:00Z">
            <w:rPr/>
          </w:rPrChange>
        </w:rPr>
        <w:t>).</w:t>
      </w:r>
    </w:p>
    <w:p w14:paraId="64FBDFA0" w14:textId="77777777" w:rsidR="00F752B9" w:rsidRDefault="00F752B9" w:rsidP="00F752B9">
      <w:pPr>
        <w:rPr>
          <w:ins w:id="3261" w:author="Stefanie Lane" w:date="2022-06-03T15:51:00Z"/>
        </w:rPr>
      </w:pPr>
    </w:p>
    <w:p w14:paraId="655BBA6D" w14:textId="42AE2AA5" w:rsidR="00CB11B1" w:rsidRDefault="00CB11B1" w:rsidP="00791A3B">
      <w:ins w:id="3262" w:author="Stefanie Lane" w:date="2022-06-23T13:35:00Z">
        <w:r>
          <w:fldChar w:fldCharType="begin"/>
        </w:r>
        <w:r>
          <w:instrText xml:space="preserve"> LINK </w:instrText>
        </w:r>
      </w:ins>
      <w:r w:rsidR="00632450">
        <w:instrText xml:space="preserve">Excel.Sheet.12 "C:\\Users\\slane84\\OneDrive - The University Of British Columbia\\Documents\\Dissertation\\CommunityStability\\tables.xlsx" IndicatorAnalysisBC!R2C2:R28C13 </w:instrText>
      </w:r>
      <w:ins w:id="3263" w:author="Stefanie Lane" w:date="2022-06-23T13:35:00Z">
        <w:r>
          <w:instrText xml:space="preserve">\a \f 4 \h </w:instrText>
        </w:r>
        <w:r>
          <w:fldChar w:fldCharType="separate"/>
        </w:r>
      </w:ins>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Change w:id="3264">
          <w:tblGrid>
            <w:gridCol w:w="1091"/>
            <w:gridCol w:w="3077"/>
            <w:gridCol w:w="751"/>
            <w:gridCol w:w="727"/>
            <w:gridCol w:w="262"/>
            <w:gridCol w:w="2437"/>
            <w:gridCol w:w="751"/>
            <w:gridCol w:w="737"/>
            <w:gridCol w:w="262"/>
            <w:gridCol w:w="2043"/>
            <w:gridCol w:w="751"/>
            <w:gridCol w:w="724"/>
          </w:tblGrid>
        </w:tblGridChange>
      </w:tblGrid>
      <w:tr w:rsidR="00CB11B1" w:rsidRPr="00CB11B1" w14:paraId="31208E1B" w14:textId="77777777" w:rsidTr="00CB11B1">
        <w:trPr>
          <w:trHeight w:val="260"/>
          <w:ins w:id="3265" w:author="Stefanie Lane" w:date="2022-06-23T13:35:00Z"/>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CB11B1" w:rsidRDefault="00CB11B1" w:rsidP="00CB11B1">
            <w:pPr>
              <w:spacing w:after="0" w:line="240" w:lineRule="auto"/>
              <w:jc w:val="center"/>
              <w:rPr>
                <w:ins w:id="3266" w:author="Stefanie Lane" w:date="2022-06-23T13:35:00Z"/>
                <w:rFonts w:ascii="Calibri" w:eastAsia="Times New Roman" w:hAnsi="Calibri" w:cs="Calibri"/>
                <w:color w:val="000000"/>
                <w:sz w:val="20"/>
                <w:szCs w:val="20"/>
                <w:rPrChange w:id="3267" w:author="Stefanie Lane" w:date="2022-06-23T13:35:00Z">
                  <w:rPr>
                    <w:ins w:id="3268" w:author="Stefanie Lane" w:date="2022-06-23T13:35:00Z"/>
                    <w:rFonts w:ascii="Calibri" w:hAnsi="Calibri" w:cs="Calibri"/>
                    <w:color w:val="000000"/>
                    <w:sz w:val="20"/>
                    <w:szCs w:val="20"/>
                  </w:rPr>
                </w:rPrChange>
              </w:rPr>
              <w:pPrChange w:id="3269" w:author="Stefanie Lane" w:date="2022-06-23T13:35:00Z">
                <w:pPr>
                  <w:jc w:val="center"/>
                </w:pPr>
              </w:pPrChange>
            </w:pPr>
            <w:ins w:id="3270" w:author="Stefanie Lane" w:date="2022-06-23T13:35:00Z">
              <w:r w:rsidRPr="00CB11B1">
                <w:rPr>
                  <w:rFonts w:ascii="Calibri" w:eastAsia="Times New Roman" w:hAnsi="Calibri" w:cs="Calibri"/>
                  <w:color w:val="000000"/>
                  <w:sz w:val="20"/>
                  <w:szCs w:val="20"/>
                  <w:rPrChange w:id="3271" w:author="Stefanie Lane" w:date="2022-06-23T13:35:00Z">
                    <w:rPr>
                      <w:rFonts w:ascii="Calibri" w:hAnsi="Calibri" w:cs="Calibri"/>
                      <w:color w:val="000000"/>
                      <w:sz w:val="20"/>
                      <w:szCs w:val="20"/>
                    </w:rPr>
                  </w:rPrChange>
                </w:rPr>
                <w:t> </w:t>
              </w:r>
            </w:ins>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CB11B1" w:rsidRDefault="00CB11B1" w:rsidP="00CB11B1">
            <w:pPr>
              <w:spacing w:after="0" w:line="240" w:lineRule="auto"/>
              <w:jc w:val="center"/>
              <w:rPr>
                <w:ins w:id="3272" w:author="Stefanie Lane" w:date="2022-06-23T13:35:00Z"/>
                <w:rFonts w:ascii="Calibri" w:eastAsia="Times New Roman" w:hAnsi="Calibri" w:cs="Calibri"/>
                <w:b/>
                <w:bCs/>
                <w:color w:val="000000"/>
                <w:sz w:val="20"/>
                <w:szCs w:val="20"/>
                <w:rPrChange w:id="3273" w:author="Stefanie Lane" w:date="2022-06-23T13:35:00Z">
                  <w:rPr>
                    <w:ins w:id="3274" w:author="Stefanie Lane" w:date="2022-06-23T13:35:00Z"/>
                  </w:rPr>
                </w:rPrChange>
              </w:rPr>
              <w:pPrChange w:id="3275" w:author="Stefanie Lane" w:date="2022-06-23T13:35:00Z">
                <w:pPr>
                  <w:jc w:val="center"/>
                </w:pPr>
              </w:pPrChange>
            </w:pPr>
            <w:ins w:id="3276" w:author="Stefanie Lane" w:date="2022-06-23T13:35:00Z">
              <w:r w:rsidRPr="00CB11B1">
                <w:rPr>
                  <w:rFonts w:ascii="Calibri" w:eastAsia="Times New Roman" w:hAnsi="Calibri" w:cs="Calibri"/>
                  <w:b/>
                  <w:bCs/>
                  <w:color w:val="000000"/>
                  <w:sz w:val="20"/>
                  <w:szCs w:val="20"/>
                  <w:rPrChange w:id="3277" w:author="Stefanie Lane" w:date="2022-06-23T13:35:00Z">
                    <w:rPr/>
                  </w:rPrChange>
                </w:rPr>
                <w:t>1979</w:t>
              </w:r>
            </w:ins>
          </w:p>
        </w:tc>
        <w:tc>
          <w:tcPr>
            <w:tcW w:w="240" w:type="dxa"/>
            <w:tcBorders>
              <w:top w:val="nil"/>
              <w:left w:val="nil"/>
              <w:bottom w:val="nil"/>
              <w:right w:val="nil"/>
            </w:tcBorders>
            <w:shd w:val="clear" w:color="auto" w:fill="auto"/>
            <w:noWrap/>
            <w:vAlign w:val="bottom"/>
            <w:hideMark/>
          </w:tcPr>
          <w:p w14:paraId="17F1A157" w14:textId="77777777" w:rsidR="00CB11B1" w:rsidRPr="00CB11B1" w:rsidRDefault="00CB11B1" w:rsidP="00CB11B1">
            <w:pPr>
              <w:spacing w:after="0" w:line="240" w:lineRule="auto"/>
              <w:jc w:val="center"/>
              <w:rPr>
                <w:ins w:id="3278" w:author="Stefanie Lane" w:date="2022-06-23T13:35:00Z"/>
                <w:rFonts w:ascii="Calibri" w:eastAsia="Times New Roman" w:hAnsi="Calibri" w:cs="Calibri"/>
                <w:b/>
                <w:bCs/>
                <w:color w:val="000000"/>
                <w:sz w:val="20"/>
                <w:szCs w:val="20"/>
                <w:rPrChange w:id="3279" w:author="Stefanie Lane" w:date="2022-06-23T13:35:00Z">
                  <w:rPr>
                    <w:ins w:id="3280" w:author="Stefanie Lane" w:date="2022-06-23T13:35:00Z"/>
                  </w:rPr>
                </w:rPrChange>
              </w:rPr>
              <w:pPrChange w:id="3281" w:author="Stefanie Lane" w:date="2022-06-23T13:35:00Z">
                <w:pPr>
                  <w:jc w:val="center"/>
                </w:pPr>
              </w:pPrChange>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CB11B1" w:rsidRDefault="00CB11B1" w:rsidP="00CB11B1">
            <w:pPr>
              <w:spacing w:after="0" w:line="240" w:lineRule="auto"/>
              <w:jc w:val="center"/>
              <w:rPr>
                <w:ins w:id="3282" w:author="Stefanie Lane" w:date="2022-06-23T13:35:00Z"/>
                <w:rFonts w:ascii="Calibri" w:eastAsia="Times New Roman" w:hAnsi="Calibri" w:cs="Calibri"/>
                <w:b/>
                <w:bCs/>
                <w:color w:val="000000"/>
                <w:sz w:val="20"/>
                <w:szCs w:val="20"/>
                <w:rPrChange w:id="3283" w:author="Stefanie Lane" w:date="2022-06-23T13:35:00Z">
                  <w:rPr>
                    <w:ins w:id="3284" w:author="Stefanie Lane" w:date="2022-06-23T13:35:00Z"/>
                  </w:rPr>
                </w:rPrChange>
              </w:rPr>
              <w:pPrChange w:id="3285" w:author="Stefanie Lane" w:date="2022-06-23T13:35:00Z">
                <w:pPr>
                  <w:jc w:val="center"/>
                </w:pPr>
              </w:pPrChange>
            </w:pPr>
            <w:ins w:id="3286" w:author="Stefanie Lane" w:date="2022-06-23T13:35:00Z">
              <w:r w:rsidRPr="00CB11B1">
                <w:rPr>
                  <w:rFonts w:ascii="Calibri" w:eastAsia="Times New Roman" w:hAnsi="Calibri" w:cs="Calibri"/>
                  <w:b/>
                  <w:bCs/>
                  <w:color w:val="000000"/>
                  <w:sz w:val="20"/>
                  <w:szCs w:val="20"/>
                  <w:rPrChange w:id="3287" w:author="Stefanie Lane" w:date="2022-06-23T13:35:00Z">
                    <w:rPr/>
                  </w:rPrChange>
                </w:rPr>
                <w:t>1999</w:t>
              </w:r>
            </w:ins>
          </w:p>
        </w:tc>
        <w:tc>
          <w:tcPr>
            <w:tcW w:w="240" w:type="dxa"/>
            <w:tcBorders>
              <w:top w:val="nil"/>
              <w:left w:val="nil"/>
              <w:bottom w:val="nil"/>
              <w:right w:val="nil"/>
            </w:tcBorders>
            <w:shd w:val="clear" w:color="auto" w:fill="auto"/>
            <w:noWrap/>
            <w:vAlign w:val="bottom"/>
            <w:hideMark/>
          </w:tcPr>
          <w:p w14:paraId="149BEE59" w14:textId="77777777" w:rsidR="00CB11B1" w:rsidRPr="00CB11B1" w:rsidRDefault="00CB11B1" w:rsidP="00CB11B1">
            <w:pPr>
              <w:spacing w:after="0" w:line="240" w:lineRule="auto"/>
              <w:jc w:val="center"/>
              <w:rPr>
                <w:ins w:id="3288" w:author="Stefanie Lane" w:date="2022-06-23T13:35:00Z"/>
                <w:rFonts w:ascii="Calibri" w:eastAsia="Times New Roman" w:hAnsi="Calibri" w:cs="Calibri"/>
                <w:b/>
                <w:bCs/>
                <w:color w:val="000000"/>
                <w:sz w:val="20"/>
                <w:szCs w:val="20"/>
                <w:rPrChange w:id="3289" w:author="Stefanie Lane" w:date="2022-06-23T13:35:00Z">
                  <w:rPr>
                    <w:ins w:id="3290" w:author="Stefanie Lane" w:date="2022-06-23T13:35:00Z"/>
                  </w:rPr>
                </w:rPrChange>
              </w:rPr>
              <w:pPrChange w:id="3291" w:author="Stefanie Lane" w:date="2022-06-23T13:35:00Z">
                <w:pPr>
                  <w:jc w:val="center"/>
                </w:pPr>
              </w:pPrChange>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CB11B1" w:rsidRDefault="00CB11B1" w:rsidP="00CB11B1">
            <w:pPr>
              <w:spacing w:after="0" w:line="240" w:lineRule="auto"/>
              <w:jc w:val="center"/>
              <w:rPr>
                <w:ins w:id="3292" w:author="Stefanie Lane" w:date="2022-06-23T13:35:00Z"/>
                <w:rFonts w:ascii="Calibri" w:eastAsia="Times New Roman" w:hAnsi="Calibri" w:cs="Calibri"/>
                <w:b/>
                <w:bCs/>
                <w:color w:val="000000"/>
                <w:sz w:val="20"/>
                <w:szCs w:val="20"/>
                <w:rPrChange w:id="3293" w:author="Stefanie Lane" w:date="2022-06-23T13:35:00Z">
                  <w:rPr>
                    <w:ins w:id="3294" w:author="Stefanie Lane" w:date="2022-06-23T13:35:00Z"/>
                  </w:rPr>
                </w:rPrChange>
              </w:rPr>
              <w:pPrChange w:id="3295" w:author="Stefanie Lane" w:date="2022-06-23T13:35:00Z">
                <w:pPr>
                  <w:jc w:val="center"/>
                </w:pPr>
              </w:pPrChange>
            </w:pPr>
            <w:ins w:id="3296" w:author="Stefanie Lane" w:date="2022-06-23T13:35:00Z">
              <w:r w:rsidRPr="00CB11B1">
                <w:rPr>
                  <w:rFonts w:ascii="Calibri" w:eastAsia="Times New Roman" w:hAnsi="Calibri" w:cs="Calibri"/>
                  <w:b/>
                  <w:bCs/>
                  <w:color w:val="000000"/>
                  <w:sz w:val="20"/>
                  <w:szCs w:val="20"/>
                  <w:rPrChange w:id="3297" w:author="Stefanie Lane" w:date="2022-06-23T13:35:00Z">
                    <w:rPr/>
                  </w:rPrChange>
                </w:rPr>
                <w:t>2019</w:t>
              </w:r>
            </w:ins>
          </w:p>
        </w:tc>
      </w:tr>
      <w:tr w:rsidR="00CB11B1" w:rsidRPr="00CB11B1" w14:paraId="778CE705" w14:textId="77777777" w:rsidTr="00CB11B1">
        <w:trPr>
          <w:trHeight w:val="780"/>
          <w:ins w:id="3298" w:author="Stefanie Lane" w:date="2022-06-23T13:35:00Z"/>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CB11B1" w:rsidRDefault="00CB11B1" w:rsidP="00CB11B1">
            <w:pPr>
              <w:spacing w:after="0" w:line="240" w:lineRule="auto"/>
              <w:jc w:val="center"/>
              <w:rPr>
                <w:ins w:id="3299" w:author="Stefanie Lane" w:date="2022-06-23T13:35:00Z"/>
                <w:rFonts w:ascii="Calibri" w:eastAsia="Times New Roman" w:hAnsi="Calibri" w:cs="Calibri"/>
                <w:b/>
                <w:bCs/>
                <w:color w:val="000000"/>
                <w:sz w:val="20"/>
                <w:szCs w:val="20"/>
                <w:rPrChange w:id="3300" w:author="Stefanie Lane" w:date="2022-06-23T13:35:00Z">
                  <w:rPr>
                    <w:ins w:id="3301" w:author="Stefanie Lane" w:date="2022-06-23T13:35:00Z"/>
                  </w:rPr>
                </w:rPrChange>
              </w:rPr>
              <w:pPrChange w:id="3302" w:author="Stefanie Lane" w:date="2022-06-23T13:35:00Z">
                <w:pPr>
                  <w:jc w:val="center"/>
                </w:pPr>
              </w:pPrChange>
            </w:pPr>
            <w:ins w:id="3303" w:author="Stefanie Lane" w:date="2022-06-23T13:35:00Z">
              <w:r w:rsidRPr="00CB11B1">
                <w:rPr>
                  <w:rFonts w:ascii="Calibri" w:eastAsia="Times New Roman" w:hAnsi="Calibri" w:cs="Calibri"/>
                  <w:b/>
                  <w:bCs/>
                  <w:color w:val="000000"/>
                  <w:sz w:val="20"/>
                  <w:szCs w:val="20"/>
                  <w:rPrChange w:id="3304" w:author="Stefanie Lane" w:date="2022-06-23T13:35:00Z">
                    <w:rPr/>
                  </w:rPrChange>
                </w:rPr>
                <w:t>Cluster Group Name</w:t>
              </w:r>
            </w:ins>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CB11B1" w:rsidRDefault="00CB11B1" w:rsidP="00CB11B1">
            <w:pPr>
              <w:spacing w:after="0" w:line="240" w:lineRule="auto"/>
              <w:jc w:val="center"/>
              <w:rPr>
                <w:ins w:id="3305" w:author="Stefanie Lane" w:date="2022-06-23T13:35:00Z"/>
                <w:rFonts w:ascii="Calibri" w:eastAsia="Times New Roman" w:hAnsi="Calibri" w:cs="Calibri"/>
                <w:b/>
                <w:bCs/>
                <w:color w:val="000000"/>
                <w:sz w:val="20"/>
                <w:szCs w:val="20"/>
                <w:rPrChange w:id="3306" w:author="Stefanie Lane" w:date="2022-06-23T13:35:00Z">
                  <w:rPr>
                    <w:ins w:id="3307" w:author="Stefanie Lane" w:date="2022-06-23T13:35:00Z"/>
                  </w:rPr>
                </w:rPrChange>
              </w:rPr>
              <w:pPrChange w:id="3308" w:author="Stefanie Lane" w:date="2022-06-23T13:35:00Z">
                <w:pPr>
                  <w:jc w:val="center"/>
                </w:pPr>
              </w:pPrChange>
            </w:pPr>
            <w:ins w:id="3309" w:author="Stefanie Lane" w:date="2022-06-23T13:35:00Z">
              <w:r w:rsidRPr="00CB11B1">
                <w:rPr>
                  <w:rFonts w:ascii="Calibri" w:eastAsia="Times New Roman" w:hAnsi="Calibri" w:cs="Calibri"/>
                  <w:b/>
                  <w:bCs/>
                  <w:color w:val="000000"/>
                  <w:sz w:val="20"/>
                  <w:szCs w:val="20"/>
                  <w:rPrChange w:id="3310" w:author="Stefanie Lane" w:date="2022-06-23T13:35:00Z">
                    <w:rPr/>
                  </w:rPrChange>
                </w:rPr>
                <w:t>Species</w:t>
              </w:r>
            </w:ins>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CB11B1" w:rsidRDefault="00CB11B1" w:rsidP="00CB11B1">
            <w:pPr>
              <w:spacing w:after="0" w:line="240" w:lineRule="auto"/>
              <w:jc w:val="center"/>
              <w:rPr>
                <w:ins w:id="3311" w:author="Stefanie Lane" w:date="2022-06-23T13:35:00Z"/>
                <w:rFonts w:ascii="Calibri" w:eastAsia="Times New Roman" w:hAnsi="Calibri" w:cs="Calibri"/>
                <w:b/>
                <w:bCs/>
                <w:color w:val="000000"/>
                <w:sz w:val="20"/>
                <w:szCs w:val="20"/>
                <w:rPrChange w:id="3312" w:author="Stefanie Lane" w:date="2022-06-23T13:35:00Z">
                  <w:rPr>
                    <w:ins w:id="3313" w:author="Stefanie Lane" w:date="2022-06-23T13:35:00Z"/>
                  </w:rPr>
                </w:rPrChange>
              </w:rPr>
              <w:pPrChange w:id="3314" w:author="Stefanie Lane" w:date="2022-06-23T13:35:00Z">
                <w:pPr>
                  <w:jc w:val="center"/>
                </w:pPr>
              </w:pPrChange>
            </w:pPr>
            <w:proofErr w:type="spellStart"/>
            <w:ins w:id="3315" w:author="Stefanie Lane" w:date="2022-06-23T13:35:00Z">
              <w:r w:rsidRPr="00CB11B1">
                <w:rPr>
                  <w:rFonts w:ascii="Calibri" w:eastAsia="Times New Roman" w:hAnsi="Calibri" w:cs="Calibri"/>
                  <w:b/>
                  <w:bCs/>
                  <w:color w:val="000000"/>
                  <w:sz w:val="20"/>
                  <w:szCs w:val="20"/>
                  <w:rPrChange w:id="3316" w:author="Stefanie Lane" w:date="2022-06-23T13:35:00Z">
                    <w:rPr/>
                  </w:rPrChange>
                </w:rPr>
                <w:t>IndVal</w:t>
              </w:r>
              <w:proofErr w:type="spellEnd"/>
              <w:r w:rsidRPr="00CB11B1">
                <w:rPr>
                  <w:rFonts w:ascii="Calibri" w:eastAsia="Times New Roman" w:hAnsi="Calibri" w:cs="Calibri"/>
                  <w:b/>
                  <w:bCs/>
                  <w:color w:val="000000"/>
                  <w:sz w:val="20"/>
                  <w:szCs w:val="20"/>
                  <w:rPrChange w:id="3317" w:author="Stefanie Lane" w:date="2022-06-23T13:35:00Z">
                    <w:rPr/>
                  </w:rPrChange>
                </w:rPr>
                <w:t xml:space="preserve"> stat</w:t>
              </w:r>
            </w:ins>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CB11B1" w:rsidRDefault="00CB11B1" w:rsidP="00CB11B1">
            <w:pPr>
              <w:spacing w:after="0" w:line="240" w:lineRule="auto"/>
              <w:jc w:val="center"/>
              <w:rPr>
                <w:ins w:id="3318" w:author="Stefanie Lane" w:date="2022-06-23T13:35:00Z"/>
                <w:rFonts w:ascii="Calibri" w:eastAsia="Times New Roman" w:hAnsi="Calibri" w:cs="Calibri"/>
                <w:b/>
                <w:bCs/>
                <w:color w:val="000000"/>
                <w:sz w:val="20"/>
                <w:szCs w:val="20"/>
                <w:rPrChange w:id="3319" w:author="Stefanie Lane" w:date="2022-06-23T13:35:00Z">
                  <w:rPr>
                    <w:ins w:id="3320" w:author="Stefanie Lane" w:date="2022-06-23T13:35:00Z"/>
                  </w:rPr>
                </w:rPrChange>
              </w:rPr>
              <w:pPrChange w:id="3321" w:author="Stefanie Lane" w:date="2022-06-23T13:35:00Z">
                <w:pPr>
                  <w:jc w:val="center"/>
                </w:pPr>
              </w:pPrChange>
            </w:pPr>
            <w:ins w:id="3322" w:author="Stefanie Lane" w:date="2022-06-23T13:35:00Z">
              <w:r w:rsidRPr="00CB11B1">
                <w:rPr>
                  <w:rFonts w:ascii="Calibri" w:eastAsia="Times New Roman" w:hAnsi="Calibri" w:cs="Calibri"/>
                  <w:b/>
                  <w:bCs/>
                  <w:color w:val="000000"/>
                  <w:sz w:val="20"/>
                  <w:szCs w:val="20"/>
                  <w:rPrChange w:id="3323" w:author="Stefanie Lane" w:date="2022-06-23T13:35:00Z">
                    <w:rPr/>
                  </w:rPrChange>
                </w:rPr>
                <w:t>p-value</w:t>
              </w:r>
            </w:ins>
          </w:p>
        </w:tc>
        <w:tc>
          <w:tcPr>
            <w:tcW w:w="240" w:type="dxa"/>
            <w:tcBorders>
              <w:top w:val="nil"/>
              <w:left w:val="nil"/>
              <w:bottom w:val="nil"/>
              <w:right w:val="nil"/>
            </w:tcBorders>
            <w:shd w:val="clear" w:color="auto" w:fill="auto"/>
            <w:noWrap/>
            <w:vAlign w:val="bottom"/>
            <w:hideMark/>
          </w:tcPr>
          <w:p w14:paraId="1583C156" w14:textId="77777777" w:rsidR="00CB11B1" w:rsidRPr="00CB11B1" w:rsidRDefault="00CB11B1" w:rsidP="00CB11B1">
            <w:pPr>
              <w:spacing w:after="0" w:line="240" w:lineRule="auto"/>
              <w:jc w:val="center"/>
              <w:rPr>
                <w:ins w:id="3324" w:author="Stefanie Lane" w:date="2022-06-23T13:35:00Z"/>
                <w:rFonts w:ascii="Calibri" w:eastAsia="Times New Roman" w:hAnsi="Calibri" w:cs="Calibri"/>
                <w:b/>
                <w:bCs/>
                <w:color w:val="000000"/>
                <w:sz w:val="20"/>
                <w:szCs w:val="20"/>
                <w:rPrChange w:id="3325" w:author="Stefanie Lane" w:date="2022-06-23T13:35:00Z">
                  <w:rPr>
                    <w:ins w:id="3326" w:author="Stefanie Lane" w:date="2022-06-23T13:35:00Z"/>
                  </w:rPr>
                </w:rPrChange>
              </w:rPr>
              <w:pPrChange w:id="3327"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CB11B1" w:rsidRDefault="00CB11B1" w:rsidP="00CB11B1">
            <w:pPr>
              <w:spacing w:after="0" w:line="240" w:lineRule="auto"/>
              <w:jc w:val="center"/>
              <w:rPr>
                <w:ins w:id="3328" w:author="Stefanie Lane" w:date="2022-06-23T13:35:00Z"/>
                <w:rFonts w:ascii="Calibri" w:eastAsia="Times New Roman" w:hAnsi="Calibri" w:cs="Calibri"/>
                <w:b/>
                <w:bCs/>
                <w:color w:val="000000"/>
                <w:sz w:val="20"/>
                <w:szCs w:val="20"/>
                <w:rPrChange w:id="3329" w:author="Stefanie Lane" w:date="2022-06-23T13:35:00Z">
                  <w:rPr>
                    <w:ins w:id="3330" w:author="Stefanie Lane" w:date="2022-06-23T13:35:00Z"/>
                  </w:rPr>
                </w:rPrChange>
              </w:rPr>
              <w:pPrChange w:id="3331" w:author="Stefanie Lane" w:date="2022-06-23T13:35:00Z">
                <w:pPr>
                  <w:jc w:val="center"/>
                </w:pPr>
              </w:pPrChange>
            </w:pPr>
            <w:ins w:id="3332" w:author="Stefanie Lane" w:date="2022-06-23T13:35:00Z">
              <w:r w:rsidRPr="00CB11B1">
                <w:rPr>
                  <w:rFonts w:ascii="Calibri" w:eastAsia="Times New Roman" w:hAnsi="Calibri" w:cs="Calibri"/>
                  <w:b/>
                  <w:bCs/>
                  <w:color w:val="000000"/>
                  <w:sz w:val="20"/>
                  <w:szCs w:val="20"/>
                  <w:rPrChange w:id="3333" w:author="Stefanie Lane" w:date="2022-06-23T13:35:00Z">
                    <w:rPr/>
                  </w:rPrChange>
                </w:rPr>
                <w:t>Species</w:t>
              </w:r>
            </w:ins>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CB11B1" w:rsidRDefault="00CB11B1" w:rsidP="00CB11B1">
            <w:pPr>
              <w:spacing w:after="0" w:line="240" w:lineRule="auto"/>
              <w:jc w:val="center"/>
              <w:rPr>
                <w:ins w:id="3334" w:author="Stefanie Lane" w:date="2022-06-23T13:35:00Z"/>
                <w:rFonts w:ascii="Calibri" w:eastAsia="Times New Roman" w:hAnsi="Calibri" w:cs="Calibri"/>
                <w:b/>
                <w:bCs/>
                <w:color w:val="000000"/>
                <w:sz w:val="20"/>
                <w:szCs w:val="20"/>
                <w:rPrChange w:id="3335" w:author="Stefanie Lane" w:date="2022-06-23T13:35:00Z">
                  <w:rPr>
                    <w:ins w:id="3336" w:author="Stefanie Lane" w:date="2022-06-23T13:35:00Z"/>
                  </w:rPr>
                </w:rPrChange>
              </w:rPr>
              <w:pPrChange w:id="3337" w:author="Stefanie Lane" w:date="2022-06-23T13:35:00Z">
                <w:pPr>
                  <w:jc w:val="center"/>
                </w:pPr>
              </w:pPrChange>
            </w:pPr>
            <w:proofErr w:type="spellStart"/>
            <w:ins w:id="3338" w:author="Stefanie Lane" w:date="2022-06-23T13:35:00Z">
              <w:r w:rsidRPr="00CB11B1">
                <w:rPr>
                  <w:rFonts w:ascii="Calibri" w:eastAsia="Times New Roman" w:hAnsi="Calibri" w:cs="Calibri"/>
                  <w:b/>
                  <w:bCs/>
                  <w:color w:val="000000"/>
                  <w:sz w:val="20"/>
                  <w:szCs w:val="20"/>
                  <w:rPrChange w:id="3339" w:author="Stefanie Lane" w:date="2022-06-23T13:35:00Z">
                    <w:rPr/>
                  </w:rPrChange>
                </w:rPr>
                <w:t>IndVal</w:t>
              </w:r>
              <w:proofErr w:type="spellEnd"/>
              <w:r w:rsidRPr="00CB11B1">
                <w:rPr>
                  <w:rFonts w:ascii="Calibri" w:eastAsia="Times New Roman" w:hAnsi="Calibri" w:cs="Calibri"/>
                  <w:b/>
                  <w:bCs/>
                  <w:color w:val="000000"/>
                  <w:sz w:val="20"/>
                  <w:szCs w:val="20"/>
                  <w:rPrChange w:id="3340" w:author="Stefanie Lane" w:date="2022-06-23T13:35:00Z">
                    <w:rPr/>
                  </w:rPrChange>
                </w:rPr>
                <w:t xml:space="preserve"> stat</w:t>
              </w:r>
            </w:ins>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CB11B1" w:rsidRDefault="00CB11B1" w:rsidP="00CB11B1">
            <w:pPr>
              <w:spacing w:after="0" w:line="240" w:lineRule="auto"/>
              <w:jc w:val="center"/>
              <w:rPr>
                <w:ins w:id="3341" w:author="Stefanie Lane" w:date="2022-06-23T13:35:00Z"/>
                <w:rFonts w:ascii="Calibri" w:eastAsia="Times New Roman" w:hAnsi="Calibri" w:cs="Calibri"/>
                <w:b/>
                <w:bCs/>
                <w:color w:val="000000"/>
                <w:sz w:val="20"/>
                <w:szCs w:val="20"/>
                <w:rPrChange w:id="3342" w:author="Stefanie Lane" w:date="2022-06-23T13:35:00Z">
                  <w:rPr>
                    <w:ins w:id="3343" w:author="Stefanie Lane" w:date="2022-06-23T13:35:00Z"/>
                  </w:rPr>
                </w:rPrChange>
              </w:rPr>
              <w:pPrChange w:id="3344" w:author="Stefanie Lane" w:date="2022-06-23T13:35:00Z">
                <w:pPr>
                  <w:jc w:val="center"/>
                </w:pPr>
              </w:pPrChange>
            </w:pPr>
            <w:ins w:id="3345" w:author="Stefanie Lane" w:date="2022-06-23T13:35:00Z">
              <w:r w:rsidRPr="00CB11B1">
                <w:rPr>
                  <w:rFonts w:ascii="Calibri" w:eastAsia="Times New Roman" w:hAnsi="Calibri" w:cs="Calibri"/>
                  <w:b/>
                  <w:bCs/>
                  <w:color w:val="000000"/>
                  <w:sz w:val="20"/>
                  <w:szCs w:val="20"/>
                  <w:rPrChange w:id="3346" w:author="Stefanie Lane" w:date="2022-06-23T13:35:00Z">
                    <w:rPr/>
                  </w:rPrChange>
                </w:rPr>
                <w:t>p-value</w:t>
              </w:r>
            </w:ins>
          </w:p>
        </w:tc>
        <w:tc>
          <w:tcPr>
            <w:tcW w:w="240" w:type="dxa"/>
            <w:tcBorders>
              <w:top w:val="nil"/>
              <w:left w:val="nil"/>
              <w:bottom w:val="nil"/>
              <w:right w:val="nil"/>
            </w:tcBorders>
            <w:shd w:val="clear" w:color="auto" w:fill="auto"/>
            <w:noWrap/>
            <w:vAlign w:val="center"/>
            <w:hideMark/>
          </w:tcPr>
          <w:p w14:paraId="4E8D145A" w14:textId="77777777" w:rsidR="00CB11B1" w:rsidRPr="00CB11B1" w:rsidRDefault="00CB11B1" w:rsidP="00CB11B1">
            <w:pPr>
              <w:spacing w:after="0" w:line="240" w:lineRule="auto"/>
              <w:jc w:val="center"/>
              <w:rPr>
                <w:ins w:id="3347" w:author="Stefanie Lane" w:date="2022-06-23T13:35:00Z"/>
                <w:rFonts w:ascii="Calibri" w:eastAsia="Times New Roman" w:hAnsi="Calibri" w:cs="Calibri"/>
                <w:b/>
                <w:bCs/>
                <w:color w:val="000000"/>
                <w:sz w:val="20"/>
                <w:szCs w:val="20"/>
                <w:rPrChange w:id="3348" w:author="Stefanie Lane" w:date="2022-06-23T13:35:00Z">
                  <w:rPr>
                    <w:ins w:id="3349" w:author="Stefanie Lane" w:date="2022-06-23T13:35:00Z"/>
                  </w:rPr>
                </w:rPrChange>
              </w:rPr>
              <w:pPrChange w:id="3350"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CB11B1" w:rsidRDefault="00CB11B1" w:rsidP="00CB11B1">
            <w:pPr>
              <w:spacing w:after="0" w:line="240" w:lineRule="auto"/>
              <w:jc w:val="center"/>
              <w:rPr>
                <w:ins w:id="3351" w:author="Stefanie Lane" w:date="2022-06-23T13:35:00Z"/>
                <w:rFonts w:ascii="Calibri" w:eastAsia="Times New Roman" w:hAnsi="Calibri" w:cs="Calibri"/>
                <w:b/>
                <w:bCs/>
                <w:color w:val="000000"/>
                <w:sz w:val="20"/>
                <w:szCs w:val="20"/>
                <w:rPrChange w:id="3352" w:author="Stefanie Lane" w:date="2022-06-23T13:35:00Z">
                  <w:rPr>
                    <w:ins w:id="3353" w:author="Stefanie Lane" w:date="2022-06-23T13:35:00Z"/>
                  </w:rPr>
                </w:rPrChange>
              </w:rPr>
              <w:pPrChange w:id="3354" w:author="Stefanie Lane" w:date="2022-06-23T13:35:00Z">
                <w:pPr>
                  <w:jc w:val="center"/>
                </w:pPr>
              </w:pPrChange>
            </w:pPr>
            <w:ins w:id="3355" w:author="Stefanie Lane" w:date="2022-06-23T13:35:00Z">
              <w:r w:rsidRPr="00CB11B1">
                <w:rPr>
                  <w:rFonts w:ascii="Calibri" w:eastAsia="Times New Roman" w:hAnsi="Calibri" w:cs="Calibri"/>
                  <w:b/>
                  <w:bCs/>
                  <w:color w:val="000000"/>
                  <w:sz w:val="20"/>
                  <w:szCs w:val="20"/>
                  <w:rPrChange w:id="3356" w:author="Stefanie Lane" w:date="2022-06-23T13:35:00Z">
                    <w:rPr/>
                  </w:rPrChange>
                </w:rPr>
                <w:t>Species</w:t>
              </w:r>
            </w:ins>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CB11B1" w:rsidRDefault="00CB11B1" w:rsidP="00CB11B1">
            <w:pPr>
              <w:spacing w:after="0" w:line="240" w:lineRule="auto"/>
              <w:jc w:val="center"/>
              <w:rPr>
                <w:ins w:id="3357" w:author="Stefanie Lane" w:date="2022-06-23T13:35:00Z"/>
                <w:rFonts w:ascii="Calibri" w:eastAsia="Times New Roman" w:hAnsi="Calibri" w:cs="Calibri"/>
                <w:b/>
                <w:bCs/>
                <w:color w:val="000000"/>
                <w:sz w:val="20"/>
                <w:szCs w:val="20"/>
                <w:rPrChange w:id="3358" w:author="Stefanie Lane" w:date="2022-06-23T13:35:00Z">
                  <w:rPr>
                    <w:ins w:id="3359" w:author="Stefanie Lane" w:date="2022-06-23T13:35:00Z"/>
                  </w:rPr>
                </w:rPrChange>
              </w:rPr>
              <w:pPrChange w:id="3360" w:author="Stefanie Lane" w:date="2022-06-23T13:35:00Z">
                <w:pPr>
                  <w:jc w:val="center"/>
                </w:pPr>
              </w:pPrChange>
            </w:pPr>
            <w:proofErr w:type="spellStart"/>
            <w:ins w:id="3361" w:author="Stefanie Lane" w:date="2022-06-23T13:35:00Z">
              <w:r w:rsidRPr="00CB11B1">
                <w:rPr>
                  <w:rFonts w:ascii="Calibri" w:eastAsia="Times New Roman" w:hAnsi="Calibri" w:cs="Calibri"/>
                  <w:b/>
                  <w:bCs/>
                  <w:color w:val="000000"/>
                  <w:sz w:val="20"/>
                  <w:szCs w:val="20"/>
                  <w:rPrChange w:id="3362" w:author="Stefanie Lane" w:date="2022-06-23T13:35:00Z">
                    <w:rPr/>
                  </w:rPrChange>
                </w:rPr>
                <w:t>IndVal</w:t>
              </w:r>
              <w:proofErr w:type="spellEnd"/>
              <w:r w:rsidRPr="00CB11B1">
                <w:rPr>
                  <w:rFonts w:ascii="Calibri" w:eastAsia="Times New Roman" w:hAnsi="Calibri" w:cs="Calibri"/>
                  <w:b/>
                  <w:bCs/>
                  <w:color w:val="000000"/>
                  <w:sz w:val="20"/>
                  <w:szCs w:val="20"/>
                  <w:rPrChange w:id="3363" w:author="Stefanie Lane" w:date="2022-06-23T13:35:00Z">
                    <w:rPr/>
                  </w:rPrChange>
                </w:rPr>
                <w:t xml:space="preserve"> stat</w:t>
              </w:r>
            </w:ins>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CB11B1" w:rsidRDefault="00CB11B1" w:rsidP="00CB11B1">
            <w:pPr>
              <w:spacing w:after="0" w:line="240" w:lineRule="auto"/>
              <w:jc w:val="center"/>
              <w:rPr>
                <w:ins w:id="3364" w:author="Stefanie Lane" w:date="2022-06-23T13:35:00Z"/>
                <w:rFonts w:ascii="Calibri" w:eastAsia="Times New Roman" w:hAnsi="Calibri" w:cs="Calibri"/>
                <w:b/>
                <w:bCs/>
                <w:color w:val="000000"/>
                <w:sz w:val="20"/>
                <w:szCs w:val="20"/>
                <w:rPrChange w:id="3365" w:author="Stefanie Lane" w:date="2022-06-23T13:35:00Z">
                  <w:rPr>
                    <w:ins w:id="3366" w:author="Stefanie Lane" w:date="2022-06-23T13:35:00Z"/>
                  </w:rPr>
                </w:rPrChange>
              </w:rPr>
              <w:pPrChange w:id="3367" w:author="Stefanie Lane" w:date="2022-06-23T13:35:00Z">
                <w:pPr>
                  <w:jc w:val="center"/>
                </w:pPr>
              </w:pPrChange>
            </w:pPr>
            <w:ins w:id="3368" w:author="Stefanie Lane" w:date="2022-06-23T13:35:00Z">
              <w:r w:rsidRPr="00CB11B1">
                <w:rPr>
                  <w:rFonts w:ascii="Calibri" w:eastAsia="Times New Roman" w:hAnsi="Calibri" w:cs="Calibri"/>
                  <w:b/>
                  <w:bCs/>
                  <w:color w:val="000000"/>
                  <w:sz w:val="20"/>
                  <w:szCs w:val="20"/>
                  <w:rPrChange w:id="3369" w:author="Stefanie Lane" w:date="2022-06-23T13:35:00Z">
                    <w:rPr/>
                  </w:rPrChange>
                </w:rPr>
                <w:t>p-value</w:t>
              </w:r>
            </w:ins>
          </w:p>
        </w:tc>
      </w:tr>
      <w:tr w:rsidR="00CB11B1" w:rsidRPr="00CB11B1" w14:paraId="07B3C325" w14:textId="77777777" w:rsidTr="00CB11B1">
        <w:trPr>
          <w:trHeight w:val="270"/>
          <w:ins w:id="3370" w:author="Stefanie Lane" w:date="2022-06-23T13:35:00Z"/>
        </w:trPr>
        <w:tc>
          <w:tcPr>
            <w:tcW w:w="1080" w:type="dxa"/>
            <w:tcBorders>
              <w:top w:val="nil"/>
              <w:left w:val="nil"/>
              <w:bottom w:val="nil"/>
              <w:right w:val="nil"/>
            </w:tcBorders>
            <w:shd w:val="clear" w:color="auto" w:fill="auto"/>
            <w:noWrap/>
            <w:vAlign w:val="bottom"/>
            <w:hideMark/>
          </w:tcPr>
          <w:p w14:paraId="73879F07" w14:textId="77777777" w:rsidR="00CB11B1" w:rsidRPr="00CB11B1" w:rsidRDefault="00CB11B1" w:rsidP="00CB11B1">
            <w:pPr>
              <w:spacing w:after="0" w:line="240" w:lineRule="auto"/>
              <w:jc w:val="center"/>
              <w:rPr>
                <w:ins w:id="3371" w:author="Stefanie Lane" w:date="2022-06-23T13:35:00Z"/>
                <w:rFonts w:ascii="Calibri" w:eastAsia="Times New Roman" w:hAnsi="Calibri" w:cs="Calibri"/>
                <w:b/>
                <w:bCs/>
                <w:color w:val="000000"/>
                <w:sz w:val="20"/>
                <w:szCs w:val="20"/>
                <w:rPrChange w:id="3372" w:author="Stefanie Lane" w:date="2022-06-23T13:35:00Z">
                  <w:rPr>
                    <w:ins w:id="3373" w:author="Stefanie Lane" w:date="2022-06-23T13:35:00Z"/>
                  </w:rPr>
                </w:rPrChange>
              </w:rPr>
              <w:pPrChange w:id="3374"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34ECC542" w14:textId="77777777" w:rsidR="00CB11B1" w:rsidRPr="00CB11B1" w:rsidRDefault="00CB11B1" w:rsidP="00CB11B1">
            <w:pPr>
              <w:spacing w:after="0" w:line="240" w:lineRule="auto"/>
              <w:rPr>
                <w:ins w:id="3375" w:author="Stefanie Lane" w:date="2022-06-23T13:35:00Z"/>
                <w:rFonts w:ascii="Times New Roman" w:eastAsia="Times New Roman" w:hAnsi="Times New Roman" w:cs="Times New Roman"/>
                <w:sz w:val="20"/>
                <w:szCs w:val="20"/>
                <w:rPrChange w:id="3376" w:author="Stefanie Lane" w:date="2022-06-23T13:35:00Z">
                  <w:rPr>
                    <w:ins w:id="3377" w:author="Stefanie Lane" w:date="2022-06-23T13:35:00Z"/>
                  </w:rPr>
                </w:rPrChange>
              </w:rPr>
              <w:pPrChange w:id="3378" w:author="Stefanie Lane" w:date="2022-06-23T13:35:00Z">
                <w:pPr/>
              </w:pPrChange>
            </w:pPr>
          </w:p>
        </w:tc>
        <w:tc>
          <w:tcPr>
            <w:tcW w:w="696" w:type="dxa"/>
            <w:tcBorders>
              <w:top w:val="nil"/>
              <w:left w:val="nil"/>
              <w:bottom w:val="nil"/>
              <w:right w:val="nil"/>
            </w:tcBorders>
            <w:shd w:val="clear" w:color="auto" w:fill="auto"/>
            <w:noWrap/>
            <w:vAlign w:val="bottom"/>
            <w:hideMark/>
          </w:tcPr>
          <w:p w14:paraId="7A58363C" w14:textId="77777777" w:rsidR="00CB11B1" w:rsidRPr="00CB11B1" w:rsidRDefault="00CB11B1" w:rsidP="00CB11B1">
            <w:pPr>
              <w:spacing w:after="0" w:line="240" w:lineRule="auto"/>
              <w:rPr>
                <w:ins w:id="3379" w:author="Stefanie Lane" w:date="2022-06-23T13:35:00Z"/>
                <w:rFonts w:ascii="Times New Roman" w:eastAsia="Times New Roman" w:hAnsi="Times New Roman" w:cs="Times New Roman"/>
                <w:sz w:val="20"/>
                <w:szCs w:val="20"/>
                <w:rPrChange w:id="3380" w:author="Stefanie Lane" w:date="2022-06-23T13:35:00Z">
                  <w:rPr>
                    <w:ins w:id="3381" w:author="Stefanie Lane" w:date="2022-06-23T13:35:00Z"/>
                  </w:rPr>
                </w:rPrChange>
              </w:rPr>
              <w:pPrChange w:id="3382" w:author="Stefanie Lane" w:date="2022-06-23T13:35:00Z">
                <w:pPr/>
              </w:pPrChange>
            </w:pPr>
          </w:p>
        </w:tc>
        <w:tc>
          <w:tcPr>
            <w:tcW w:w="727" w:type="dxa"/>
            <w:tcBorders>
              <w:top w:val="nil"/>
              <w:left w:val="nil"/>
              <w:bottom w:val="nil"/>
              <w:right w:val="nil"/>
            </w:tcBorders>
            <w:shd w:val="clear" w:color="auto" w:fill="auto"/>
            <w:noWrap/>
            <w:vAlign w:val="bottom"/>
            <w:hideMark/>
          </w:tcPr>
          <w:p w14:paraId="2525A405" w14:textId="77777777" w:rsidR="00CB11B1" w:rsidRPr="00CB11B1" w:rsidRDefault="00CB11B1" w:rsidP="00CB11B1">
            <w:pPr>
              <w:spacing w:after="0" w:line="240" w:lineRule="auto"/>
              <w:rPr>
                <w:ins w:id="3383" w:author="Stefanie Lane" w:date="2022-06-23T13:35:00Z"/>
                <w:rFonts w:ascii="Times New Roman" w:eastAsia="Times New Roman" w:hAnsi="Times New Roman" w:cs="Times New Roman"/>
                <w:sz w:val="20"/>
                <w:szCs w:val="20"/>
                <w:rPrChange w:id="3384" w:author="Stefanie Lane" w:date="2022-06-23T13:35:00Z">
                  <w:rPr>
                    <w:ins w:id="3385" w:author="Stefanie Lane" w:date="2022-06-23T13:35:00Z"/>
                  </w:rPr>
                </w:rPrChange>
              </w:rPr>
              <w:pPrChange w:id="3386" w:author="Stefanie Lane" w:date="2022-06-23T13:35:00Z">
                <w:pPr/>
              </w:pPrChange>
            </w:pPr>
          </w:p>
        </w:tc>
        <w:tc>
          <w:tcPr>
            <w:tcW w:w="240" w:type="dxa"/>
            <w:tcBorders>
              <w:top w:val="nil"/>
              <w:left w:val="nil"/>
              <w:bottom w:val="nil"/>
              <w:right w:val="nil"/>
            </w:tcBorders>
            <w:shd w:val="clear" w:color="auto" w:fill="auto"/>
            <w:noWrap/>
            <w:vAlign w:val="bottom"/>
            <w:hideMark/>
          </w:tcPr>
          <w:p w14:paraId="30120FFC" w14:textId="77777777" w:rsidR="00CB11B1" w:rsidRPr="00CB11B1" w:rsidRDefault="00CB11B1" w:rsidP="00CB11B1">
            <w:pPr>
              <w:spacing w:after="0" w:line="240" w:lineRule="auto"/>
              <w:rPr>
                <w:ins w:id="3387" w:author="Stefanie Lane" w:date="2022-06-23T13:35:00Z"/>
                <w:rFonts w:ascii="Times New Roman" w:eastAsia="Times New Roman" w:hAnsi="Times New Roman" w:cs="Times New Roman"/>
                <w:sz w:val="20"/>
                <w:szCs w:val="20"/>
                <w:rPrChange w:id="3388" w:author="Stefanie Lane" w:date="2022-06-23T13:35:00Z">
                  <w:rPr>
                    <w:ins w:id="3389" w:author="Stefanie Lane" w:date="2022-06-23T13:35:00Z"/>
                  </w:rPr>
                </w:rPrChange>
              </w:rPr>
              <w:pPrChange w:id="3390" w:author="Stefanie Lane" w:date="2022-06-23T13:35:00Z">
                <w:pPr/>
              </w:pPrChange>
            </w:pPr>
          </w:p>
        </w:tc>
        <w:tc>
          <w:tcPr>
            <w:tcW w:w="2437" w:type="dxa"/>
            <w:tcBorders>
              <w:top w:val="nil"/>
              <w:left w:val="nil"/>
              <w:bottom w:val="nil"/>
              <w:right w:val="nil"/>
            </w:tcBorders>
            <w:shd w:val="clear" w:color="auto" w:fill="auto"/>
            <w:noWrap/>
            <w:vAlign w:val="bottom"/>
            <w:hideMark/>
          </w:tcPr>
          <w:p w14:paraId="3FFC0AEB" w14:textId="77777777" w:rsidR="00CB11B1" w:rsidRPr="00CB11B1" w:rsidRDefault="00CB11B1" w:rsidP="00CB11B1">
            <w:pPr>
              <w:spacing w:after="0" w:line="240" w:lineRule="auto"/>
              <w:rPr>
                <w:ins w:id="3391" w:author="Stefanie Lane" w:date="2022-06-23T13:35:00Z"/>
                <w:rFonts w:ascii="Times New Roman" w:eastAsia="Times New Roman" w:hAnsi="Times New Roman" w:cs="Times New Roman"/>
                <w:sz w:val="20"/>
                <w:szCs w:val="20"/>
                <w:rPrChange w:id="3392" w:author="Stefanie Lane" w:date="2022-06-23T13:35:00Z">
                  <w:rPr>
                    <w:ins w:id="3393" w:author="Stefanie Lane" w:date="2022-06-23T13:35:00Z"/>
                  </w:rPr>
                </w:rPrChange>
              </w:rPr>
              <w:pPrChange w:id="3394" w:author="Stefanie Lane" w:date="2022-06-23T13:35:00Z">
                <w:pPr/>
              </w:pPrChange>
            </w:pPr>
          </w:p>
        </w:tc>
        <w:tc>
          <w:tcPr>
            <w:tcW w:w="706" w:type="dxa"/>
            <w:tcBorders>
              <w:top w:val="nil"/>
              <w:left w:val="nil"/>
              <w:bottom w:val="nil"/>
              <w:right w:val="nil"/>
            </w:tcBorders>
            <w:shd w:val="clear" w:color="auto" w:fill="auto"/>
            <w:noWrap/>
            <w:vAlign w:val="bottom"/>
            <w:hideMark/>
          </w:tcPr>
          <w:p w14:paraId="433BA114" w14:textId="77777777" w:rsidR="00CB11B1" w:rsidRPr="00CB11B1" w:rsidRDefault="00CB11B1" w:rsidP="00CB11B1">
            <w:pPr>
              <w:spacing w:after="0" w:line="240" w:lineRule="auto"/>
              <w:rPr>
                <w:ins w:id="3395" w:author="Stefanie Lane" w:date="2022-06-23T13:35:00Z"/>
                <w:rFonts w:ascii="Times New Roman" w:eastAsia="Times New Roman" w:hAnsi="Times New Roman" w:cs="Times New Roman"/>
                <w:sz w:val="20"/>
                <w:szCs w:val="20"/>
                <w:rPrChange w:id="3396" w:author="Stefanie Lane" w:date="2022-06-23T13:35:00Z">
                  <w:rPr>
                    <w:ins w:id="3397" w:author="Stefanie Lane" w:date="2022-06-23T13:35:00Z"/>
                  </w:rPr>
                </w:rPrChange>
              </w:rPr>
              <w:pPrChange w:id="3398" w:author="Stefanie Lane" w:date="2022-06-23T13:35:00Z">
                <w:pPr/>
              </w:pPrChange>
            </w:pPr>
          </w:p>
        </w:tc>
        <w:tc>
          <w:tcPr>
            <w:tcW w:w="737" w:type="dxa"/>
            <w:tcBorders>
              <w:top w:val="nil"/>
              <w:left w:val="nil"/>
              <w:bottom w:val="nil"/>
              <w:right w:val="nil"/>
            </w:tcBorders>
            <w:shd w:val="clear" w:color="auto" w:fill="auto"/>
            <w:noWrap/>
            <w:vAlign w:val="bottom"/>
            <w:hideMark/>
          </w:tcPr>
          <w:p w14:paraId="619F4F96" w14:textId="77777777" w:rsidR="00CB11B1" w:rsidRPr="00CB11B1" w:rsidRDefault="00CB11B1" w:rsidP="00CB11B1">
            <w:pPr>
              <w:spacing w:after="0" w:line="240" w:lineRule="auto"/>
              <w:rPr>
                <w:ins w:id="3399" w:author="Stefanie Lane" w:date="2022-06-23T13:35:00Z"/>
                <w:rFonts w:ascii="Times New Roman" w:eastAsia="Times New Roman" w:hAnsi="Times New Roman" w:cs="Times New Roman"/>
                <w:sz w:val="20"/>
                <w:szCs w:val="20"/>
                <w:rPrChange w:id="3400" w:author="Stefanie Lane" w:date="2022-06-23T13:35:00Z">
                  <w:rPr>
                    <w:ins w:id="3401" w:author="Stefanie Lane" w:date="2022-06-23T13:35:00Z"/>
                  </w:rPr>
                </w:rPrChange>
              </w:rPr>
              <w:pPrChange w:id="3402" w:author="Stefanie Lane" w:date="2022-06-23T13:35:00Z">
                <w:pPr/>
              </w:pPrChange>
            </w:pPr>
          </w:p>
        </w:tc>
        <w:tc>
          <w:tcPr>
            <w:tcW w:w="240" w:type="dxa"/>
            <w:tcBorders>
              <w:top w:val="nil"/>
              <w:left w:val="nil"/>
              <w:bottom w:val="nil"/>
              <w:right w:val="nil"/>
            </w:tcBorders>
            <w:shd w:val="clear" w:color="auto" w:fill="auto"/>
            <w:noWrap/>
            <w:vAlign w:val="bottom"/>
            <w:hideMark/>
          </w:tcPr>
          <w:p w14:paraId="37BD06BC" w14:textId="77777777" w:rsidR="00CB11B1" w:rsidRPr="00CB11B1" w:rsidRDefault="00CB11B1" w:rsidP="00CB11B1">
            <w:pPr>
              <w:spacing w:after="0" w:line="240" w:lineRule="auto"/>
              <w:rPr>
                <w:ins w:id="3403" w:author="Stefanie Lane" w:date="2022-06-23T13:35:00Z"/>
                <w:rFonts w:ascii="Times New Roman" w:eastAsia="Times New Roman" w:hAnsi="Times New Roman" w:cs="Times New Roman"/>
                <w:sz w:val="20"/>
                <w:szCs w:val="20"/>
                <w:rPrChange w:id="3404" w:author="Stefanie Lane" w:date="2022-06-23T13:35:00Z">
                  <w:rPr>
                    <w:ins w:id="3405" w:author="Stefanie Lane" w:date="2022-06-23T13:35:00Z"/>
                  </w:rPr>
                </w:rPrChange>
              </w:rPr>
              <w:pPrChange w:id="3406" w:author="Stefanie Lane" w:date="2022-06-23T13:35:00Z">
                <w:pPr/>
              </w:pPrChange>
            </w:pPr>
          </w:p>
        </w:tc>
        <w:tc>
          <w:tcPr>
            <w:tcW w:w="2043" w:type="dxa"/>
            <w:tcBorders>
              <w:top w:val="nil"/>
              <w:left w:val="nil"/>
              <w:bottom w:val="nil"/>
              <w:right w:val="nil"/>
            </w:tcBorders>
            <w:shd w:val="clear" w:color="auto" w:fill="auto"/>
            <w:noWrap/>
            <w:vAlign w:val="bottom"/>
            <w:hideMark/>
          </w:tcPr>
          <w:p w14:paraId="69B81A95" w14:textId="77777777" w:rsidR="00CB11B1" w:rsidRPr="00CB11B1" w:rsidRDefault="00CB11B1" w:rsidP="00CB11B1">
            <w:pPr>
              <w:spacing w:after="0" w:line="240" w:lineRule="auto"/>
              <w:rPr>
                <w:ins w:id="3407" w:author="Stefanie Lane" w:date="2022-06-23T13:35:00Z"/>
                <w:rFonts w:ascii="Times New Roman" w:eastAsia="Times New Roman" w:hAnsi="Times New Roman" w:cs="Times New Roman"/>
                <w:sz w:val="20"/>
                <w:szCs w:val="20"/>
                <w:rPrChange w:id="3408" w:author="Stefanie Lane" w:date="2022-06-23T13:35:00Z">
                  <w:rPr>
                    <w:ins w:id="3409" w:author="Stefanie Lane" w:date="2022-06-23T13:35:00Z"/>
                  </w:rPr>
                </w:rPrChange>
              </w:rPr>
              <w:pPrChange w:id="3410" w:author="Stefanie Lane" w:date="2022-06-23T13:35:00Z">
                <w:pPr/>
              </w:pPrChange>
            </w:pPr>
          </w:p>
        </w:tc>
        <w:tc>
          <w:tcPr>
            <w:tcW w:w="693" w:type="dxa"/>
            <w:tcBorders>
              <w:top w:val="nil"/>
              <w:left w:val="nil"/>
              <w:bottom w:val="nil"/>
              <w:right w:val="nil"/>
            </w:tcBorders>
            <w:shd w:val="clear" w:color="auto" w:fill="auto"/>
            <w:noWrap/>
            <w:vAlign w:val="bottom"/>
            <w:hideMark/>
          </w:tcPr>
          <w:p w14:paraId="56E0C07C" w14:textId="77777777" w:rsidR="00CB11B1" w:rsidRPr="00CB11B1" w:rsidRDefault="00CB11B1" w:rsidP="00CB11B1">
            <w:pPr>
              <w:spacing w:after="0" w:line="240" w:lineRule="auto"/>
              <w:rPr>
                <w:ins w:id="3411" w:author="Stefanie Lane" w:date="2022-06-23T13:35:00Z"/>
                <w:rFonts w:ascii="Times New Roman" w:eastAsia="Times New Roman" w:hAnsi="Times New Roman" w:cs="Times New Roman"/>
                <w:sz w:val="20"/>
                <w:szCs w:val="20"/>
                <w:rPrChange w:id="3412" w:author="Stefanie Lane" w:date="2022-06-23T13:35:00Z">
                  <w:rPr>
                    <w:ins w:id="3413" w:author="Stefanie Lane" w:date="2022-06-23T13:35:00Z"/>
                  </w:rPr>
                </w:rPrChange>
              </w:rPr>
              <w:pPrChange w:id="3414" w:author="Stefanie Lane" w:date="2022-06-23T13:35:00Z">
                <w:pPr/>
              </w:pPrChange>
            </w:pPr>
          </w:p>
        </w:tc>
        <w:tc>
          <w:tcPr>
            <w:tcW w:w="724" w:type="dxa"/>
            <w:tcBorders>
              <w:top w:val="nil"/>
              <w:left w:val="nil"/>
              <w:bottom w:val="nil"/>
              <w:right w:val="nil"/>
            </w:tcBorders>
            <w:shd w:val="clear" w:color="auto" w:fill="auto"/>
            <w:noWrap/>
            <w:vAlign w:val="bottom"/>
            <w:hideMark/>
          </w:tcPr>
          <w:p w14:paraId="074546A4" w14:textId="77777777" w:rsidR="00CB11B1" w:rsidRPr="00CB11B1" w:rsidRDefault="00CB11B1" w:rsidP="00CB11B1">
            <w:pPr>
              <w:spacing w:after="0" w:line="240" w:lineRule="auto"/>
              <w:rPr>
                <w:ins w:id="3415" w:author="Stefanie Lane" w:date="2022-06-23T13:35:00Z"/>
                <w:rFonts w:ascii="Times New Roman" w:eastAsia="Times New Roman" w:hAnsi="Times New Roman" w:cs="Times New Roman"/>
                <w:sz w:val="20"/>
                <w:szCs w:val="20"/>
                <w:rPrChange w:id="3416" w:author="Stefanie Lane" w:date="2022-06-23T13:35:00Z">
                  <w:rPr>
                    <w:ins w:id="3417" w:author="Stefanie Lane" w:date="2022-06-23T13:35:00Z"/>
                  </w:rPr>
                </w:rPrChange>
              </w:rPr>
              <w:pPrChange w:id="3418" w:author="Stefanie Lane" w:date="2022-06-23T13:35:00Z">
                <w:pPr/>
              </w:pPrChange>
            </w:pPr>
          </w:p>
        </w:tc>
      </w:tr>
      <w:tr w:rsidR="00CB11B1" w:rsidRPr="00CB11B1" w14:paraId="68E90285" w14:textId="77777777" w:rsidTr="00CB11B1">
        <w:trPr>
          <w:trHeight w:val="260"/>
          <w:ins w:id="3419"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CB11B1" w:rsidRDefault="00CB11B1" w:rsidP="00CB11B1">
            <w:pPr>
              <w:spacing w:after="0" w:line="240" w:lineRule="auto"/>
              <w:jc w:val="center"/>
              <w:rPr>
                <w:ins w:id="3420" w:author="Stefanie Lane" w:date="2022-06-23T13:35:00Z"/>
                <w:rFonts w:ascii="Calibri" w:eastAsia="Times New Roman" w:hAnsi="Calibri" w:cs="Calibri"/>
                <w:color w:val="000000"/>
                <w:sz w:val="20"/>
                <w:szCs w:val="20"/>
                <w:rPrChange w:id="3421" w:author="Stefanie Lane" w:date="2022-06-23T13:35:00Z">
                  <w:rPr>
                    <w:ins w:id="3422" w:author="Stefanie Lane" w:date="2022-06-23T13:35:00Z"/>
                  </w:rPr>
                </w:rPrChange>
              </w:rPr>
              <w:pPrChange w:id="3423" w:author="Stefanie Lane" w:date="2022-06-23T13:35:00Z">
                <w:pPr>
                  <w:jc w:val="center"/>
                </w:pPr>
              </w:pPrChange>
            </w:pPr>
            <w:ins w:id="3424" w:author="Stefanie Lane" w:date="2022-06-23T13:35:00Z">
              <w:r w:rsidRPr="00CB11B1">
                <w:rPr>
                  <w:rFonts w:ascii="Calibri" w:eastAsia="Times New Roman" w:hAnsi="Calibri" w:cs="Calibri"/>
                  <w:color w:val="000000"/>
                  <w:sz w:val="20"/>
                  <w:szCs w:val="20"/>
                  <w:rPrChange w:id="3425" w:author="Stefanie Lane" w:date="2022-06-23T13:35:00Z">
                    <w:rPr/>
                  </w:rPrChange>
                </w:rPr>
                <w:t>"Sedge"</w:t>
              </w:r>
            </w:ins>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CB11B1" w:rsidRDefault="00CB11B1" w:rsidP="00CB11B1">
            <w:pPr>
              <w:spacing w:after="0" w:line="240" w:lineRule="auto"/>
              <w:rPr>
                <w:ins w:id="3426" w:author="Stefanie Lane" w:date="2022-06-23T13:35:00Z"/>
                <w:rFonts w:ascii="Calibri" w:eastAsia="Times New Roman" w:hAnsi="Calibri" w:cs="Calibri"/>
                <w:i/>
                <w:iCs/>
                <w:color w:val="000000"/>
                <w:sz w:val="20"/>
                <w:szCs w:val="20"/>
                <w:rPrChange w:id="3427" w:author="Stefanie Lane" w:date="2022-06-23T13:35:00Z">
                  <w:rPr>
                    <w:ins w:id="3428" w:author="Stefanie Lane" w:date="2022-06-23T13:35:00Z"/>
                  </w:rPr>
                </w:rPrChange>
              </w:rPr>
              <w:pPrChange w:id="3429" w:author="Stefanie Lane" w:date="2022-06-23T13:35:00Z">
                <w:pPr/>
              </w:pPrChange>
            </w:pPr>
            <w:ins w:id="3430" w:author="Stefanie Lane" w:date="2022-06-23T13:35:00Z">
              <w:r w:rsidRPr="00CB11B1">
                <w:rPr>
                  <w:rFonts w:ascii="Calibri" w:eastAsia="Times New Roman" w:hAnsi="Calibri" w:cs="Calibri"/>
                  <w:i/>
                  <w:iCs/>
                  <w:color w:val="000000"/>
                  <w:sz w:val="20"/>
                  <w:szCs w:val="20"/>
                  <w:rPrChange w:id="3431" w:author="Stefanie Lane" w:date="2022-06-23T13:35:00Z">
                    <w:rPr/>
                  </w:rPrChange>
                </w:rPr>
                <w:t>Carex lyngbyei</w:t>
              </w:r>
            </w:ins>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CB11B1" w:rsidRDefault="00CB11B1" w:rsidP="00CB11B1">
            <w:pPr>
              <w:spacing w:after="0" w:line="240" w:lineRule="auto"/>
              <w:jc w:val="center"/>
              <w:rPr>
                <w:ins w:id="3432" w:author="Stefanie Lane" w:date="2022-06-23T13:35:00Z"/>
                <w:rFonts w:ascii="Calibri" w:eastAsia="Times New Roman" w:hAnsi="Calibri" w:cs="Calibri"/>
                <w:color w:val="000000"/>
                <w:sz w:val="20"/>
                <w:szCs w:val="20"/>
                <w:rPrChange w:id="3433" w:author="Stefanie Lane" w:date="2022-06-23T13:35:00Z">
                  <w:rPr>
                    <w:ins w:id="3434" w:author="Stefanie Lane" w:date="2022-06-23T13:35:00Z"/>
                  </w:rPr>
                </w:rPrChange>
              </w:rPr>
              <w:pPrChange w:id="3435" w:author="Stefanie Lane" w:date="2022-06-23T13:35:00Z">
                <w:pPr>
                  <w:jc w:val="center"/>
                </w:pPr>
              </w:pPrChange>
            </w:pPr>
            <w:ins w:id="3436" w:author="Stefanie Lane" w:date="2022-06-23T13:35:00Z">
              <w:r w:rsidRPr="00CB11B1">
                <w:rPr>
                  <w:rFonts w:ascii="Calibri" w:eastAsia="Times New Roman" w:hAnsi="Calibri" w:cs="Calibri"/>
                  <w:color w:val="000000"/>
                  <w:sz w:val="20"/>
                  <w:szCs w:val="20"/>
                  <w:rPrChange w:id="3437" w:author="Stefanie Lane" w:date="2022-06-23T13:35:00Z">
                    <w:rPr/>
                  </w:rPrChange>
                </w:rPr>
                <w:t>0.678</w:t>
              </w:r>
            </w:ins>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CB11B1" w:rsidRDefault="00CB11B1" w:rsidP="00CB11B1">
            <w:pPr>
              <w:spacing w:after="0" w:line="240" w:lineRule="auto"/>
              <w:jc w:val="center"/>
              <w:rPr>
                <w:ins w:id="3438" w:author="Stefanie Lane" w:date="2022-06-23T13:35:00Z"/>
                <w:rFonts w:ascii="Calibri" w:eastAsia="Times New Roman" w:hAnsi="Calibri" w:cs="Calibri"/>
                <w:color w:val="000000"/>
                <w:sz w:val="20"/>
                <w:szCs w:val="20"/>
                <w:rPrChange w:id="3439" w:author="Stefanie Lane" w:date="2022-06-23T13:35:00Z">
                  <w:rPr>
                    <w:ins w:id="3440" w:author="Stefanie Lane" w:date="2022-06-23T13:35:00Z"/>
                  </w:rPr>
                </w:rPrChange>
              </w:rPr>
              <w:pPrChange w:id="3441" w:author="Stefanie Lane" w:date="2022-06-23T13:35:00Z">
                <w:pPr>
                  <w:jc w:val="center"/>
                </w:pPr>
              </w:pPrChange>
            </w:pPr>
            <w:ins w:id="3442" w:author="Stefanie Lane" w:date="2022-06-23T13:35:00Z">
              <w:r w:rsidRPr="00CB11B1">
                <w:rPr>
                  <w:rFonts w:ascii="Calibri" w:eastAsia="Times New Roman" w:hAnsi="Calibri" w:cs="Calibri"/>
                  <w:color w:val="000000"/>
                  <w:sz w:val="20"/>
                  <w:szCs w:val="20"/>
                  <w:rPrChange w:id="3443"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CB11B1" w:rsidRDefault="00CB11B1" w:rsidP="00CB11B1">
            <w:pPr>
              <w:spacing w:after="0" w:line="240" w:lineRule="auto"/>
              <w:rPr>
                <w:ins w:id="3444" w:author="Stefanie Lane" w:date="2022-06-23T13:35:00Z"/>
                <w:rFonts w:ascii="Calibri" w:eastAsia="Times New Roman" w:hAnsi="Calibri" w:cs="Calibri"/>
                <w:color w:val="000000"/>
                <w:sz w:val="20"/>
                <w:szCs w:val="20"/>
                <w:rPrChange w:id="3445" w:author="Stefanie Lane" w:date="2022-06-23T13:35:00Z">
                  <w:rPr>
                    <w:ins w:id="3446" w:author="Stefanie Lane" w:date="2022-06-23T13:35:00Z"/>
                  </w:rPr>
                </w:rPrChange>
              </w:rPr>
              <w:pPrChange w:id="3447" w:author="Stefanie Lane" w:date="2022-06-23T13:35:00Z">
                <w:pPr/>
              </w:pPrChange>
            </w:pPr>
            <w:ins w:id="3448" w:author="Stefanie Lane" w:date="2022-06-23T13:35:00Z">
              <w:r w:rsidRPr="00CB11B1">
                <w:rPr>
                  <w:rFonts w:ascii="Calibri" w:eastAsia="Times New Roman" w:hAnsi="Calibri" w:cs="Calibri"/>
                  <w:color w:val="000000"/>
                  <w:sz w:val="20"/>
                  <w:szCs w:val="20"/>
                  <w:rPrChange w:id="3449" w:author="Stefanie Lane" w:date="2022-06-23T13:35:00Z">
                    <w:rPr/>
                  </w:rPrChange>
                </w:rPr>
                <w:t> </w:t>
              </w:r>
            </w:ins>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CB11B1" w:rsidRDefault="00CB11B1" w:rsidP="00CB11B1">
            <w:pPr>
              <w:spacing w:after="0" w:line="240" w:lineRule="auto"/>
              <w:rPr>
                <w:ins w:id="3450" w:author="Stefanie Lane" w:date="2022-06-23T13:35:00Z"/>
                <w:rFonts w:ascii="Calibri" w:eastAsia="Times New Roman" w:hAnsi="Calibri" w:cs="Calibri"/>
                <w:i/>
                <w:iCs/>
                <w:color w:val="000000"/>
                <w:sz w:val="20"/>
                <w:szCs w:val="20"/>
                <w:rPrChange w:id="3451" w:author="Stefanie Lane" w:date="2022-06-23T13:35:00Z">
                  <w:rPr>
                    <w:ins w:id="3452" w:author="Stefanie Lane" w:date="2022-06-23T13:35:00Z"/>
                  </w:rPr>
                </w:rPrChange>
              </w:rPr>
              <w:pPrChange w:id="3453" w:author="Stefanie Lane" w:date="2022-06-23T13:35:00Z">
                <w:pPr/>
              </w:pPrChange>
            </w:pPr>
            <w:ins w:id="3454" w:author="Stefanie Lane" w:date="2022-06-23T13:35:00Z">
              <w:r w:rsidRPr="00CB11B1">
                <w:rPr>
                  <w:rFonts w:ascii="Calibri" w:eastAsia="Times New Roman" w:hAnsi="Calibri" w:cs="Calibri"/>
                  <w:i/>
                  <w:iCs/>
                  <w:color w:val="000000"/>
                  <w:sz w:val="20"/>
                  <w:szCs w:val="20"/>
                  <w:rPrChange w:id="3455" w:author="Stefanie Lane" w:date="2022-06-23T13:35:00Z">
                    <w:rPr/>
                  </w:rPrChange>
                </w:rPr>
                <w:t>Carex lyngbyei</w:t>
              </w:r>
            </w:ins>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CB11B1" w:rsidRDefault="00CB11B1" w:rsidP="00CB11B1">
            <w:pPr>
              <w:spacing w:after="0" w:line="240" w:lineRule="auto"/>
              <w:jc w:val="center"/>
              <w:rPr>
                <w:ins w:id="3456" w:author="Stefanie Lane" w:date="2022-06-23T13:35:00Z"/>
                <w:rFonts w:ascii="Calibri" w:eastAsia="Times New Roman" w:hAnsi="Calibri" w:cs="Calibri"/>
                <w:color w:val="000000"/>
                <w:sz w:val="20"/>
                <w:szCs w:val="20"/>
                <w:rPrChange w:id="3457" w:author="Stefanie Lane" w:date="2022-06-23T13:35:00Z">
                  <w:rPr>
                    <w:ins w:id="3458" w:author="Stefanie Lane" w:date="2022-06-23T13:35:00Z"/>
                  </w:rPr>
                </w:rPrChange>
              </w:rPr>
              <w:pPrChange w:id="3459" w:author="Stefanie Lane" w:date="2022-06-23T13:35:00Z">
                <w:pPr>
                  <w:jc w:val="center"/>
                </w:pPr>
              </w:pPrChange>
            </w:pPr>
            <w:ins w:id="3460" w:author="Stefanie Lane" w:date="2022-06-23T13:35:00Z">
              <w:r w:rsidRPr="00CB11B1">
                <w:rPr>
                  <w:rFonts w:ascii="Calibri" w:eastAsia="Times New Roman" w:hAnsi="Calibri" w:cs="Calibri"/>
                  <w:color w:val="000000"/>
                  <w:sz w:val="20"/>
                  <w:szCs w:val="20"/>
                  <w:rPrChange w:id="3461" w:author="Stefanie Lane" w:date="2022-06-23T13:35:00Z">
                    <w:rPr/>
                  </w:rPrChange>
                </w:rPr>
                <w:t>0.804</w:t>
              </w:r>
            </w:ins>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CB11B1" w:rsidRDefault="00CB11B1" w:rsidP="00CB11B1">
            <w:pPr>
              <w:spacing w:after="0" w:line="240" w:lineRule="auto"/>
              <w:jc w:val="center"/>
              <w:rPr>
                <w:ins w:id="3462" w:author="Stefanie Lane" w:date="2022-06-23T13:35:00Z"/>
                <w:rFonts w:ascii="Calibri" w:eastAsia="Times New Roman" w:hAnsi="Calibri" w:cs="Calibri"/>
                <w:color w:val="000000"/>
                <w:sz w:val="20"/>
                <w:szCs w:val="20"/>
                <w:rPrChange w:id="3463" w:author="Stefanie Lane" w:date="2022-06-23T13:35:00Z">
                  <w:rPr>
                    <w:ins w:id="3464" w:author="Stefanie Lane" w:date="2022-06-23T13:35:00Z"/>
                  </w:rPr>
                </w:rPrChange>
              </w:rPr>
              <w:pPrChange w:id="3465" w:author="Stefanie Lane" w:date="2022-06-23T13:35:00Z">
                <w:pPr>
                  <w:jc w:val="center"/>
                </w:pPr>
              </w:pPrChange>
            </w:pPr>
            <w:ins w:id="3466" w:author="Stefanie Lane" w:date="2022-06-23T13:35:00Z">
              <w:r w:rsidRPr="00CB11B1">
                <w:rPr>
                  <w:rFonts w:ascii="Calibri" w:eastAsia="Times New Roman" w:hAnsi="Calibri" w:cs="Calibri"/>
                  <w:color w:val="000000"/>
                  <w:sz w:val="20"/>
                  <w:szCs w:val="20"/>
                  <w:rPrChange w:id="3467"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CB11B1" w:rsidRDefault="00CB11B1" w:rsidP="00CB11B1">
            <w:pPr>
              <w:spacing w:after="0" w:line="240" w:lineRule="auto"/>
              <w:rPr>
                <w:ins w:id="3468" w:author="Stefanie Lane" w:date="2022-06-23T13:35:00Z"/>
                <w:rFonts w:ascii="Calibri" w:eastAsia="Times New Roman" w:hAnsi="Calibri" w:cs="Calibri"/>
                <w:color w:val="000000"/>
                <w:sz w:val="20"/>
                <w:szCs w:val="20"/>
                <w:rPrChange w:id="3469" w:author="Stefanie Lane" w:date="2022-06-23T13:35:00Z">
                  <w:rPr>
                    <w:ins w:id="3470" w:author="Stefanie Lane" w:date="2022-06-23T13:35:00Z"/>
                  </w:rPr>
                </w:rPrChange>
              </w:rPr>
              <w:pPrChange w:id="3471" w:author="Stefanie Lane" w:date="2022-06-23T13:35:00Z">
                <w:pPr/>
              </w:pPrChange>
            </w:pPr>
            <w:ins w:id="3472" w:author="Stefanie Lane" w:date="2022-06-23T13:35:00Z">
              <w:r w:rsidRPr="00CB11B1">
                <w:rPr>
                  <w:rFonts w:ascii="Calibri" w:eastAsia="Times New Roman" w:hAnsi="Calibri" w:cs="Calibri"/>
                  <w:color w:val="000000"/>
                  <w:sz w:val="20"/>
                  <w:szCs w:val="20"/>
                  <w:rPrChange w:id="3473"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CB11B1" w:rsidRDefault="00CB11B1" w:rsidP="00CB11B1">
            <w:pPr>
              <w:spacing w:after="0" w:line="240" w:lineRule="auto"/>
              <w:rPr>
                <w:ins w:id="3474" w:author="Stefanie Lane" w:date="2022-06-23T13:35:00Z"/>
                <w:rFonts w:ascii="Calibri" w:eastAsia="Times New Roman" w:hAnsi="Calibri" w:cs="Calibri"/>
                <w:i/>
                <w:iCs/>
                <w:color w:val="000000"/>
                <w:sz w:val="20"/>
                <w:szCs w:val="20"/>
                <w:rPrChange w:id="3475" w:author="Stefanie Lane" w:date="2022-06-23T13:35:00Z">
                  <w:rPr>
                    <w:ins w:id="3476" w:author="Stefanie Lane" w:date="2022-06-23T13:35:00Z"/>
                  </w:rPr>
                </w:rPrChange>
              </w:rPr>
              <w:pPrChange w:id="3477" w:author="Stefanie Lane" w:date="2022-06-23T13:35:00Z">
                <w:pPr/>
              </w:pPrChange>
            </w:pPr>
            <w:ins w:id="3478" w:author="Stefanie Lane" w:date="2022-06-23T13:35:00Z">
              <w:r w:rsidRPr="00CB11B1">
                <w:rPr>
                  <w:rFonts w:ascii="Calibri" w:eastAsia="Times New Roman" w:hAnsi="Calibri" w:cs="Calibri"/>
                  <w:i/>
                  <w:iCs/>
                  <w:color w:val="000000"/>
                  <w:sz w:val="20"/>
                  <w:szCs w:val="20"/>
                  <w:rPrChange w:id="3479" w:author="Stefanie Lane" w:date="2022-06-23T13:35:00Z">
                    <w:rPr/>
                  </w:rPrChange>
                </w:rPr>
                <w:t>Carex lyngbyei</w:t>
              </w:r>
            </w:ins>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CB11B1" w:rsidRDefault="00CB11B1" w:rsidP="00CB11B1">
            <w:pPr>
              <w:spacing w:after="0" w:line="240" w:lineRule="auto"/>
              <w:jc w:val="center"/>
              <w:rPr>
                <w:ins w:id="3480" w:author="Stefanie Lane" w:date="2022-06-23T13:35:00Z"/>
                <w:rFonts w:ascii="Calibri" w:eastAsia="Times New Roman" w:hAnsi="Calibri" w:cs="Calibri"/>
                <w:color w:val="000000"/>
                <w:sz w:val="20"/>
                <w:szCs w:val="20"/>
                <w:rPrChange w:id="3481" w:author="Stefanie Lane" w:date="2022-06-23T13:35:00Z">
                  <w:rPr>
                    <w:ins w:id="3482" w:author="Stefanie Lane" w:date="2022-06-23T13:35:00Z"/>
                  </w:rPr>
                </w:rPrChange>
              </w:rPr>
              <w:pPrChange w:id="3483" w:author="Stefanie Lane" w:date="2022-06-23T13:35:00Z">
                <w:pPr>
                  <w:jc w:val="center"/>
                </w:pPr>
              </w:pPrChange>
            </w:pPr>
            <w:ins w:id="3484" w:author="Stefanie Lane" w:date="2022-06-23T13:35:00Z">
              <w:r w:rsidRPr="00CB11B1">
                <w:rPr>
                  <w:rFonts w:ascii="Calibri" w:eastAsia="Times New Roman" w:hAnsi="Calibri" w:cs="Calibri"/>
                  <w:color w:val="000000"/>
                  <w:sz w:val="20"/>
                  <w:szCs w:val="20"/>
                  <w:rPrChange w:id="3485" w:author="Stefanie Lane" w:date="2022-06-23T13:35:00Z">
                    <w:rPr/>
                  </w:rPrChange>
                </w:rPr>
                <w:t>0.714</w:t>
              </w:r>
            </w:ins>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CB11B1" w:rsidRDefault="00CB11B1" w:rsidP="00CB11B1">
            <w:pPr>
              <w:spacing w:after="0" w:line="240" w:lineRule="auto"/>
              <w:jc w:val="center"/>
              <w:rPr>
                <w:ins w:id="3486" w:author="Stefanie Lane" w:date="2022-06-23T13:35:00Z"/>
                <w:rFonts w:ascii="Calibri" w:eastAsia="Times New Roman" w:hAnsi="Calibri" w:cs="Calibri"/>
                <w:color w:val="000000"/>
                <w:sz w:val="20"/>
                <w:szCs w:val="20"/>
                <w:rPrChange w:id="3487" w:author="Stefanie Lane" w:date="2022-06-23T13:35:00Z">
                  <w:rPr>
                    <w:ins w:id="3488" w:author="Stefanie Lane" w:date="2022-06-23T13:35:00Z"/>
                  </w:rPr>
                </w:rPrChange>
              </w:rPr>
              <w:pPrChange w:id="3489" w:author="Stefanie Lane" w:date="2022-06-23T13:35:00Z">
                <w:pPr>
                  <w:jc w:val="center"/>
                </w:pPr>
              </w:pPrChange>
            </w:pPr>
            <w:ins w:id="3490" w:author="Stefanie Lane" w:date="2022-06-23T13:35:00Z">
              <w:r w:rsidRPr="00CB11B1">
                <w:rPr>
                  <w:rFonts w:ascii="Calibri" w:eastAsia="Times New Roman" w:hAnsi="Calibri" w:cs="Calibri"/>
                  <w:color w:val="000000"/>
                  <w:sz w:val="20"/>
                  <w:szCs w:val="20"/>
                  <w:rPrChange w:id="3491" w:author="Stefanie Lane" w:date="2022-06-23T13:35:00Z">
                    <w:rPr/>
                  </w:rPrChange>
                </w:rPr>
                <w:t>0.001</w:t>
              </w:r>
            </w:ins>
          </w:p>
        </w:tc>
      </w:tr>
      <w:tr w:rsidR="00CB11B1" w:rsidRPr="00CB11B1" w14:paraId="5040D1F2" w14:textId="77777777" w:rsidTr="00CB11B1">
        <w:trPr>
          <w:trHeight w:val="260"/>
          <w:ins w:id="3492"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CB11B1" w:rsidRDefault="00CB11B1" w:rsidP="00CB11B1">
            <w:pPr>
              <w:spacing w:after="0" w:line="240" w:lineRule="auto"/>
              <w:rPr>
                <w:ins w:id="3493" w:author="Stefanie Lane" w:date="2022-06-23T13:35:00Z"/>
                <w:rFonts w:ascii="Calibri" w:eastAsia="Times New Roman" w:hAnsi="Calibri" w:cs="Calibri"/>
                <w:color w:val="000000"/>
                <w:sz w:val="20"/>
                <w:szCs w:val="20"/>
                <w:rPrChange w:id="3494" w:author="Stefanie Lane" w:date="2022-06-23T13:35:00Z">
                  <w:rPr>
                    <w:ins w:id="3495" w:author="Stefanie Lane" w:date="2022-06-23T13:35:00Z"/>
                  </w:rPr>
                </w:rPrChange>
              </w:rPr>
              <w:pPrChange w:id="3496"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CB11B1" w:rsidRDefault="00CB11B1" w:rsidP="00CB11B1">
            <w:pPr>
              <w:spacing w:after="0" w:line="240" w:lineRule="auto"/>
              <w:rPr>
                <w:ins w:id="3497" w:author="Stefanie Lane" w:date="2022-06-23T13:35:00Z"/>
                <w:rFonts w:ascii="Calibri" w:eastAsia="Times New Roman" w:hAnsi="Calibri" w:cs="Calibri"/>
                <w:i/>
                <w:iCs/>
                <w:color w:val="000000"/>
                <w:sz w:val="20"/>
                <w:szCs w:val="20"/>
                <w:rPrChange w:id="3498" w:author="Stefanie Lane" w:date="2022-06-23T13:35:00Z">
                  <w:rPr>
                    <w:ins w:id="3499" w:author="Stefanie Lane" w:date="2022-06-23T13:35:00Z"/>
                  </w:rPr>
                </w:rPrChange>
              </w:rPr>
              <w:pPrChange w:id="3500" w:author="Stefanie Lane" w:date="2022-06-23T13:35:00Z">
                <w:pPr/>
              </w:pPrChange>
            </w:pPr>
            <w:ins w:id="3501" w:author="Stefanie Lane" w:date="2022-06-23T13:35:00Z">
              <w:r w:rsidRPr="00CB11B1">
                <w:rPr>
                  <w:rFonts w:ascii="Calibri" w:eastAsia="Times New Roman" w:hAnsi="Calibri" w:cs="Calibri"/>
                  <w:i/>
                  <w:iCs/>
                  <w:color w:val="000000"/>
                  <w:sz w:val="20"/>
                  <w:szCs w:val="20"/>
                  <w:rPrChange w:id="3502" w:author="Stefanie Lane" w:date="2022-06-23T13:35:00Z">
                    <w:rPr/>
                  </w:rPrChange>
                </w:rPr>
                <w:t>Sagittaria latifolia</w:t>
              </w:r>
            </w:ins>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CB11B1" w:rsidRDefault="00CB11B1" w:rsidP="00CB11B1">
            <w:pPr>
              <w:spacing w:after="0" w:line="240" w:lineRule="auto"/>
              <w:jc w:val="center"/>
              <w:rPr>
                <w:ins w:id="3503" w:author="Stefanie Lane" w:date="2022-06-23T13:35:00Z"/>
                <w:rFonts w:ascii="Calibri" w:eastAsia="Times New Roman" w:hAnsi="Calibri" w:cs="Calibri"/>
                <w:color w:val="000000"/>
                <w:sz w:val="20"/>
                <w:szCs w:val="20"/>
                <w:rPrChange w:id="3504" w:author="Stefanie Lane" w:date="2022-06-23T13:35:00Z">
                  <w:rPr>
                    <w:ins w:id="3505" w:author="Stefanie Lane" w:date="2022-06-23T13:35:00Z"/>
                  </w:rPr>
                </w:rPrChange>
              </w:rPr>
              <w:pPrChange w:id="3506" w:author="Stefanie Lane" w:date="2022-06-23T13:35:00Z">
                <w:pPr>
                  <w:jc w:val="center"/>
                </w:pPr>
              </w:pPrChange>
            </w:pPr>
            <w:ins w:id="3507" w:author="Stefanie Lane" w:date="2022-06-23T13:35:00Z">
              <w:r w:rsidRPr="00CB11B1">
                <w:rPr>
                  <w:rFonts w:ascii="Calibri" w:eastAsia="Times New Roman" w:hAnsi="Calibri" w:cs="Calibri"/>
                  <w:color w:val="000000"/>
                  <w:sz w:val="20"/>
                  <w:szCs w:val="20"/>
                  <w:rPrChange w:id="3508" w:author="Stefanie Lane" w:date="2022-06-23T13:35:00Z">
                    <w:rPr/>
                  </w:rPrChange>
                </w:rPr>
                <w:t>0.559</w:t>
              </w:r>
            </w:ins>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CB11B1" w:rsidRDefault="00CB11B1" w:rsidP="00CB11B1">
            <w:pPr>
              <w:spacing w:after="0" w:line="240" w:lineRule="auto"/>
              <w:jc w:val="center"/>
              <w:rPr>
                <w:ins w:id="3509" w:author="Stefanie Lane" w:date="2022-06-23T13:35:00Z"/>
                <w:rFonts w:ascii="Calibri" w:eastAsia="Times New Roman" w:hAnsi="Calibri" w:cs="Calibri"/>
                <w:color w:val="000000"/>
                <w:sz w:val="20"/>
                <w:szCs w:val="20"/>
                <w:rPrChange w:id="3510" w:author="Stefanie Lane" w:date="2022-06-23T13:35:00Z">
                  <w:rPr>
                    <w:ins w:id="3511" w:author="Stefanie Lane" w:date="2022-06-23T13:35:00Z"/>
                  </w:rPr>
                </w:rPrChange>
              </w:rPr>
              <w:pPrChange w:id="3512" w:author="Stefanie Lane" w:date="2022-06-23T13:35:00Z">
                <w:pPr>
                  <w:jc w:val="center"/>
                </w:pPr>
              </w:pPrChange>
            </w:pPr>
            <w:ins w:id="3513" w:author="Stefanie Lane" w:date="2022-06-23T13:35:00Z">
              <w:r w:rsidRPr="00CB11B1">
                <w:rPr>
                  <w:rFonts w:ascii="Calibri" w:eastAsia="Times New Roman" w:hAnsi="Calibri" w:cs="Calibri"/>
                  <w:color w:val="000000"/>
                  <w:sz w:val="20"/>
                  <w:szCs w:val="20"/>
                  <w:rPrChange w:id="3514"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7FA2CA40" w14:textId="77777777" w:rsidR="00CB11B1" w:rsidRPr="00CB11B1" w:rsidRDefault="00CB11B1" w:rsidP="00CB11B1">
            <w:pPr>
              <w:spacing w:after="0" w:line="240" w:lineRule="auto"/>
              <w:jc w:val="center"/>
              <w:rPr>
                <w:ins w:id="3515" w:author="Stefanie Lane" w:date="2022-06-23T13:35:00Z"/>
                <w:rFonts w:ascii="Calibri" w:eastAsia="Times New Roman" w:hAnsi="Calibri" w:cs="Calibri"/>
                <w:color w:val="000000"/>
                <w:sz w:val="20"/>
                <w:szCs w:val="20"/>
                <w:rPrChange w:id="3516" w:author="Stefanie Lane" w:date="2022-06-23T13:35:00Z">
                  <w:rPr>
                    <w:ins w:id="3517" w:author="Stefanie Lane" w:date="2022-06-23T13:35:00Z"/>
                  </w:rPr>
                </w:rPrChange>
              </w:rPr>
              <w:pPrChange w:id="3518"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CB11B1" w:rsidRDefault="00CB11B1" w:rsidP="00CB11B1">
            <w:pPr>
              <w:spacing w:after="0" w:line="240" w:lineRule="auto"/>
              <w:rPr>
                <w:ins w:id="3519" w:author="Stefanie Lane" w:date="2022-06-23T13:35:00Z"/>
                <w:rFonts w:ascii="Calibri" w:eastAsia="Times New Roman" w:hAnsi="Calibri" w:cs="Calibri"/>
                <w:i/>
                <w:iCs/>
                <w:color w:val="000000"/>
                <w:sz w:val="20"/>
                <w:szCs w:val="20"/>
                <w:rPrChange w:id="3520" w:author="Stefanie Lane" w:date="2022-06-23T13:35:00Z">
                  <w:rPr>
                    <w:ins w:id="3521" w:author="Stefanie Lane" w:date="2022-06-23T13:35:00Z"/>
                  </w:rPr>
                </w:rPrChange>
              </w:rPr>
              <w:pPrChange w:id="3522" w:author="Stefanie Lane" w:date="2022-06-23T13:35:00Z">
                <w:pPr/>
              </w:pPrChange>
            </w:pPr>
            <w:ins w:id="3523" w:author="Stefanie Lane" w:date="2022-06-23T13:35:00Z">
              <w:r w:rsidRPr="00CB11B1">
                <w:rPr>
                  <w:rFonts w:ascii="Calibri" w:eastAsia="Times New Roman" w:hAnsi="Calibri" w:cs="Calibri"/>
                  <w:i/>
                  <w:iCs/>
                  <w:color w:val="000000"/>
                  <w:sz w:val="20"/>
                  <w:szCs w:val="20"/>
                  <w:rPrChange w:id="3524" w:author="Stefanie Lane" w:date="2022-06-23T13:35:00Z">
                    <w:rPr/>
                  </w:rPrChange>
                </w:rPr>
                <w:t>Agrostis stolonifera</w:t>
              </w:r>
            </w:ins>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CB11B1" w:rsidRDefault="00CB11B1" w:rsidP="00CB11B1">
            <w:pPr>
              <w:spacing w:after="0" w:line="240" w:lineRule="auto"/>
              <w:jc w:val="center"/>
              <w:rPr>
                <w:ins w:id="3525" w:author="Stefanie Lane" w:date="2022-06-23T13:35:00Z"/>
                <w:rFonts w:ascii="Calibri" w:eastAsia="Times New Roman" w:hAnsi="Calibri" w:cs="Calibri"/>
                <w:color w:val="000000"/>
                <w:sz w:val="20"/>
                <w:szCs w:val="20"/>
                <w:rPrChange w:id="3526" w:author="Stefanie Lane" w:date="2022-06-23T13:35:00Z">
                  <w:rPr>
                    <w:ins w:id="3527" w:author="Stefanie Lane" w:date="2022-06-23T13:35:00Z"/>
                  </w:rPr>
                </w:rPrChange>
              </w:rPr>
              <w:pPrChange w:id="3528" w:author="Stefanie Lane" w:date="2022-06-23T13:35:00Z">
                <w:pPr>
                  <w:jc w:val="center"/>
                </w:pPr>
              </w:pPrChange>
            </w:pPr>
            <w:ins w:id="3529" w:author="Stefanie Lane" w:date="2022-06-23T13:35:00Z">
              <w:r w:rsidRPr="00CB11B1">
                <w:rPr>
                  <w:rFonts w:ascii="Calibri" w:eastAsia="Times New Roman" w:hAnsi="Calibri" w:cs="Calibri"/>
                  <w:color w:val="000000"/>
                  <w:sz w:val="20"/>
                  <w:szCs w:val="20"/>
                  <w:rPrChange w:id="3530" w:author="Stefanie Lane" w:date="2022-06-23T13:35:00Z">
                    <w:rPr/>
                  </w:rPrChange>
                </w:rPr>
                <w:t>0.434</w:t>
              </w:r>
            </w:ins>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CB11B1" w:rsidRDefault="00CB11B1" w:rsidP="00CB11B1">
            <w:pPr>
              <w:spacing w:after="0" w:line="240" w:lineRule="auto"/>
              <w:jc w:val="center"/>
              <w:rPr>
                <w:ins w:id="3531" w:author="Stefanie Lane" w:date="2022-06-23T13:35:00Z"/>
                <w:rFonts w:ascii="Calibri" w:eastAsia="Times New Roman" w:hAnsi="Calibri" w:cs="Calibri"/>
                <w:color w:val="000000"/>
                <w:sz w:val="20"/>
                <w:szCs w:val="20"/>
                <w:rPrChange w:id="3532" w:author="Stefanie Lane" w:date="2022-06-23T13:35:00Z">
                  <w:rPr>
                    <w:ins w:id="3533" w:author="Stefanie Lane" w:date="2022-06-23T13:35:00Z"/>
                  </w:rPr>
                </w:rPrChange>
              </w:rPr>
              <w:pPrChange w:id="3534" w:author="Stefanie Lane" w:date="2022-06-23T13:35:00Z">
                <w:pPr>
                  <w:jc w:val="center"/>
                </w:pPr>
              </w:pPrChange>
            </w:pPr>
            <w:ins w:id="3535" w:author="Stefanie Lane" w:date="2022-06-23T13:35:00Z">
              <w:r w:rsidRPr="00CB11B1">
                <w:rPr>
                  <w:rFonts w:ascii="Calibri" w:eastAsia="Times New Roman" w:hAnsi="Calibri" w:cs="Calibri"/>
                  <w:color w:val="000000"/>
                  <w:sz w:val="20"/>
                  <w:szCs w:val="20"/>
                  <w:rPrChange w:id="3536"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1E3EF726" w14:textId="77777777" w:rsidR="00CB11B1" w:rsidRPr="00CB11B1" w:rsidRDefault="00CB11B1" w:rsidP="00CB11B1">
            <w:pPr>
              <w:spacing w:after="0" w:line="240" w:lineRule="auto"/>
              <w:jc w:val="center"/>
              <w:rPr>
                <w:ins w:id="3537" w:author="Stefanie Lane" w:date="2022-06-23T13:35:00Z"/>
                <w:rFonts w:ascii="Calibri" w:eastAsia="Times New Roman" w:hAnsi="Calibri" w:cs="Calibri"/>
                <w:color w:val="000000"/>
                <w:sz w:val="20"/>
                <w:szCs w:val="20"/>
                <w:rPrChange w:id="3538" w:author="Stefanie Lane" w:date="2022-06-23T13:35:00Z">
                  <w:rPr>
                    <w:ins w:id="3539" w:author="Stefanie Lane" w:date="2022-06-23T13:35:00Z"/>
                  </w:rPr>
                </w:rPrChange>
              </w:rPr>
              <w:pPrChange w:id="3540"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CB11B1" w:rsidRDefault="00CB11B1" w:rsidP="00CB11B1">
            <w:pPr>
              <w:spacing w:after="0" w:line="240" w:lineRule="auto"/>
              <w:rPr>
                <w:ins w:id="3541" w:author="Stefanie Lane" w:date="2022-06-23T13:35:00Z"/>
                <w:rFonts w:ascii="Calibri" w:eastAsia="Times New Roman" w:hAnsi="Calibri" w:cs="Calibri"/>
                <w:i/>
                <w:iCs/>
                <w:color w:val="000000"/>
                <w:sz w:val="20"/>
                <w:szCs w:val="20"/>
                <w:rPrChange w:id="3542" w:author="Stefanie Lane" w:date="2022-06-23T13:35:00Z">
                  <w:rPr>
                    <w:ins w:id="3543" w:author="Stefanie Lane" w:date="2022-06-23T13:35:00Z"/>
                  </w:rPr>
                </w:rPrChange>
              </w:rPr>
              <w:pPrChange w:id="3544" w:author="Stefanie Lane" w:date="2022-06-23T13:35:00Z">
                <w:pPr/>
              </w:pPrChange>
            </w:pPr>
            <w:ins w:id="3545" w:author="Stefanie Lane" w:date="2022-06-23T13:35:00Z">
              <w:r w:rsidRPr="00CB11B1">
                <w:rPr>
                  <w:rFonts w:ascii="Calibri" w:eastAsia="Times New Roman" w:hAnsi="Calibri" w:cs="Calibri"/>
                  <w:i/>
                  <w:iCs/>
                  <w:color w:val="000000"/>
                  <w:sz w:val="20"/>
                  <w:szCs w:val="20"/>
                  <w:rPrChange w:id="3546" w:author="Stefanie Lane" w:date="2022-06-23T13:35:00Z">
                    <w:rPr/>
                  </w:rPrChange>
                </w:rPr>
                <w:t>Mentha arvensis</w:t>
              </w:r>
            </w:ins>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CB11B1" w:rsidRDefault="00CB11B1" w:rsidP="00CB11B1">
            <w:pPr>
              <w:spacing w:after="0" w:line="240" w:lineRule="auto"/>
              <w:jc w:val="center"/>
              <w:rPr>
                <w:ins w:id="3547" w:author="Stefanie Lane" w:date="2022-06-23T13:35:00Z"/>
                <w:rFonts w:ascii="Calibri" w:eastAsia="Times New Roman" w:hAnsi="Calibri" w:cs="Calibri"/>
                <w:color w:val="000000"/>
                <w:sz w:val="20"/>
                <w:szCs w:val="20"/>
                <w:rPrChange w:id="3548" w:author="Stefanie Lane" w:date="2022-06-23T13:35:00Z">
                  <w:rPr>
                    <w:ins w:id="3549" w:author="Stefanie Lane" w:date="2022-06-23T13:35:00Z"/>
                  </w:rPr>
                </w:rPrChange>
              </w:rPr>
              <w:pPrChange w:id="3550" w:author="Stefanie Lane" w:date="2022-06-23T13:35:00Z">
                <w:pPr>
                  <w:jc w:val="center"/>
                </w:pPr>
              </w:pPrChange>
            </w:pPr>
            <w:ins w:id="3551" w:author="Stefanie Lane" w:date="2022-06-23T13:35:00Z">
              <w:r w:rsidRPr="00CB11B1">
                <w:rPr>
                  <w:rFonts w:ascii="Calibri" w:eastAsia="Times New Roman" w:hAnsi="Calibri" w:cs="Calibri"/>
                  <w:color w:val="000000"/>
                  <w:sz w:val="20"/>
                  <w:szCs w:val="20"/>
                  <w:rPrChange w:id="3552" w:author="Stefanie Lane" w:date="2022-06-23T13:35:00Z">
                    <w:rPr/>
                  </w:rPrChange>
                </w:rPr>
                <w:t>0.322</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CB11B1" w:rsidRDefault="00CB11B1" w:rsidP="00CB11B1">
            <w:pPr>
              <w:spacing w:after="0" w:line="240" w:lineRule="auto"/>
              <w:jc w:val="center"/>
              <w:rPr>
                <w:ins w:id="3553" w:author="Stefanie Lane" w:date="2022-06-23T13:35:00Z"/>
                <w:rFonts w:ascii="Calibri" w:eastAsia="Times New Roman" w:hAnsi="Calibri" w:cs="Calibri"/>
                <w:color w:val="000000"/>
                <w:sz w:val="20"/>
                <w:szCs w:val="20"/>
                <w:rPrChange w:id="3554" w:author="Stefanie Lane" w:date="2022-06-23T13:35:00Z">
                  <w:rPr>
                    <w:ins w:id="3555" w:author="Stefanie Lane" w:date="2022-06-23T13:35:00Z"/>
                  </w:rPr>
                </w:rPrChange>
              </w:rPr>
              <w:pPrChange w:id="3556" w:author="Stefanie Lane" w:date="2022-06-23T13:35:00Z">
                <w:pPr>
                  <w:jc w:val="center"/>
                </w:pPr>
              </w:pPrChange>
            </w:pPr>
            <w:ins w:id="3557" w:author="Stefanie Lane" w:date="2022-06-23T13:35:00Z">
              <w:r w:rsidRPr="00CB11B1">
                <w:rPr>
                  <w:rFonts w:ascii="Calibri" w:eastAsia="Times New Roman" w:hAnsi="Calibri" w:cs="Calibri"/>
                  <w:color w:val="000000"/>
                  <w:sz w:val="20"/>
                  <w:szCs w:val="20"/>
                  <w:rPrChange w:id="3558" w:author="Stefanie Lane" w:date="2022-06-23T13:35:00Z">
                    <w:rPr/>
                  </w:rPrChange>
                </w:rPr>
                <w:t>0.033</w:t>
              </w:r>
            </w:ins>
          </w:p>
        </w:tc>
      </w:tr>
      <w:tr w:rsidR="00CB11B1" w:rsidRPr="00CB11B1" w14:paraId="6D2D1F92" w14:textId="77777777" w:rsidTr="00CB11B1">
        <w:trPr>
          <w:trHeight w:val="260"/>
          <w:ins w:id="355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CB11B1" w:rsidRDefault="00CB11B1" w:rsidP="00CB11B1">
            <w:pPr>
              <w:spacing w:after="0" w:line="240" w:lineRule="auto"/>
              <w:rPr>
                <w:ins w:id="3560" w:author="Stefanie Lane" w:date="2022-06-23T13:35:00Z"/>
                <w:rFonts w:ascii="Calibri" w:eastAsia="Times New Roman" w:hAnsi="Calibri" w:cs="Calibri"/>
                <w:color w:val="000000"/>
                <w:sz w:val="20"/>
                <w:szCs w:val="20"/>
                <w:rPrChange w:id="3561" w:author="Stefanie Lane" w:date="2022-06-23T13:35:00Z">
                  <w:rPr>
                    <w:ins w:id="3562" w:author="Stefanie Lane" w:date="2022-06-23T13:35:00Z"/>
                  </w:rPr>
                </w:rPrChange>
              </w:rPr>
              <w:pPrChange w:id="3563" w:author="Stefanie Lane" w:date="2022-06-23T13:35:00Z">
                <w:pPr/>
              </w:pPrChange>
            </w:pPr>
          </w:p>
        </w:tc>
        <w:tc>
          <w:tcPr>
            <w:tcW w:w="3077" w:type="dxa"/>
            <w:tcBorders>
              <w:top w:val="nil"/>
              <w:left w:val="nil"/>
              <w:bottom w:val="nil"/>
              <w:right w:val="nil"/>
            </w:tcBorders>
            <w:shd w:val="clear" w:color="auto" w:fill="auto"/>
            <w:noWrap/>
            <w:vAlign w:val="bottom"/>
            <w:hideMark/>
          </w:tcPr>
          <w:p w14:paraId="13D39087" w14:textId="77777777" w:rsidR="00CB11B1" w:rsidRPr="00CB11B1" w:rsidRDefault="00CB11B1" w:rsidP="00CB11B1">
            <w:pPr>
              <w:spacing w:after="0" w:line="240" w:lineRule="auto"/>
              <w:rPr>
                <w:ins w:id="3564" w:author="Stefanie Lane" w:date="2022-06-23T13:35:00Z"/>
                <w:rFonts w:ascii="Calibri" w:eastAsia="Times New Roman" w:hAnsi="Calibri" w:cs="Calibri"/>
                <w:i/>
                <w:iCs/>
                <w:color w:val="000000"/>
                <w:sz w:val="20"/>
                <w:szCs w:val="20"/>
                <w:rPrChange w:id="3565" w:author="Stefanie Lane" w:date="2022-06-23T13:35:00Z">
                  <w:rPr>
                    <w:ins w:id="3566" w:author="Stefanie Lane" w:date="2022-06-23T13:35:00Z"/>
                  </w:rPr>
                </w:rPrChange>
              </w:rPr>
              <w:pPrChange w:id="3567" w:author="Stefanie Lane" w:date="2022-06-23T13:35:00Z">
                <w:pPr/>
              </w:pPrChange>
            </w:pPr>
            <w:ins w:id="3568" w:author="Stefanie Lane" w:date="2022-06-23T13:35:00Z">
              <w:r w:rsidRPr="00CB11B1">
                <w:rPr>
                  <w:rFonts w:ascii="Calibri" w:eastAsia="Times New Roman" w:hAnsi="Calibri" w:cs="Calibri"/>
                  <w:i/>
                  <w:iCs/>
                  <w:color w:val="000000"/>
                  <w:sz w:val="20"/>
                  <w:szCs w:val="20"/>
                  <w:rPrChange w:id="3569" w:author="Stefanie Lane" w:date="2022-06-23T13:35:00Z">
                    <w:rPr/>
                  </w:rPrChange>
                </w:rPr>
                <w:t>Schoenoplectus tabernaemontani</w:t>
              </w:r>
            </w:ins>
          </w:p>
        </w:tc>
        <w:tc>
          <w:tcPr>
            <w:tcW w:w="696" w:type="dxa"/>
            <w:tcBorders>
              <w:top w:val="nil"/>
              <w:left w:val="nil"/>
              <w:bottom w:val="nil"/>
              <w:right w:val="nil"/>
            </w:tcBorders>
            <w:shd w:val="clear" w:color="auto" w:fill="auto"/>
            <w:noWrap/>
            <w:vAlign w:val="bottom"/>
            <w:hideMark/>
          </w:tcPr>
          <w:p w14:paraId="365C4A82" w14:textId="77777777" w:rsidR="00CB11B1" w:rsidRPr="00CB11B1" w:rsidRDefault="00CB11B1" w:rsidP="00CB11B1">
            <w:pPr>
              <w:spacing w:after="0" w:line="240" w:lineRule="auto"/>
              <w:jc w:val="center"/>
              <w:rPr>
                <w:ins w:id="3570" w:author="Stefanie Lane" w:date="2022-06-23T13:35:00Z"/>
                <w:rFonts w:ascii="Calibri" w:eastAsia="Times New Roman" w:hAnsi="Calibri" w:cs="Calibri"/>
                <w:color w:val="000000"/>
                <w:sz w:val="20"/>
                <w:szCs w:val="20"/>
                <w:rPrChange w:id="3571" w:author="Stefanie Lane" w:date="2022-06-23T13:35:00Z">
                  <w:rPr>
                    <w:ins w:id="3572" w:author="Stefanie Lane" w:date="2022-06-23T13:35:00Z"/>
                  </w:rPr>
                </w:rPrChange>
              </w:rPr>
              <w:pPrChange w:id="3573" w:author="Stefanie Lane" w:date="2022-06-23T13:35:00Z">
                <w:pPr>
                  <w:jc w:val="center"/>
                </w:pPr>
              </w:pPrChange>
            </w:pPr>
            <w:ins w:id="3574" w:author="Stefanie Lane" w:date="2022-06-23T13:35:00Z">
              <w:r w:rsidRPr="00CB11B1">
                <w:rPr>
                  <w:rFonts w:ascii="Calibri" w:eastAsia="Times New Roman" w:hAnsi="Calibri" w:cs="Calibri"/>
                  <w:color w:val="000000"/>
                  <w:sz w:val="20"/>
                  <w:szCs w:val="20"/>
                  <w:rPrChange w:id="3575" w:author="Stefanie Lane" w:date="2022-06-23T13:35:00Z">
                    <w:rPr/>
                  </w:rPrChange>
                </w:rPr>
                <w:t>0.391</w:t>
              </w:r>
            </w:ins>
          </w:p>
        </w:tc>
        <w:tc>
          <w:tcPr>
            <w:tcW w:w="727" w:type="dxa"/>
            <w:tcBorders>
              <w:top w:val="nil"/>
              <w:left w:val="nil"/>
              <w:bottom w:val="nil"/>
              <w:right w:val="nil"/>
            </w:tcBorders>
            <w:shd w:val="clear" w:color="auto" w:fill="auto"/>
            <w:noWrap/>
            <w:vAlign w:val="bottom"/>
            <w:hideMark/>
          </w:tcPr>
          <w:p w14:paraId="0DA3314D" w14:textId="77777777" w:rsidR="00CB11B1" w:rsidRPr="00CB11B1" w:rsidRDefault="00CB11B1" w:rsidP="00CB11B1">
            <w:pPr>
              <w:spacing w:after="0" w:line="240" w:lineRule="auto"/>
              <w:jc w:val="center"/>
              <w:rPr>
                <w:ins w:id="3576" w:author="Stefanie Lane" w:date="2022-06-23T13:35:00Z"/>
                <w:rFonts w:ascii="Calibri" w:eastAsia="Times New Roman" w:hAnsi="Calibri" w:cs="Calibri"/>
                <w:color w:val="000000"/>
                <w:sz w:val="20"/>
                <w:szCs w:val="20"/>
                <w:rPrChange w:id="3577" w:author="Stefanie Lane" w:date="2022-06-23T13:35:00Z">
                  <w:rPr>
                    <w:ins w:id="3578" w:author="Stefanie Lane" w:date="2022-06-23T13:35:00Z"/>
                  </w:rPr>
                </w:rPrChange>
              </w:rPr>
              <w:pPrChange w:id="3579" w:author="Stefanie Lane" w:date="2022-06-23T13:35:00Z">
                <w:pPr>
                  <w:jc w:val="center"/>
                </w:pPr>
              </w:pPrChange>
            </w:pPr>
            <w:ins w:id="3580" w:author="Stefanie Lane" w:date="2022-06-23T13:35:00Z">
              <w:r w:rsidRPr="00CB11B1">
                <w:rPr>
                  <w:rFonts w:ascii="Calibri" w:eastAsia="Times New Roman" w:hAnsi="Calibri" w:cs="Calibri"/>
                  <w:color w:val="000000"/>
                  <w:sz w:val="20"/>
                  <w:szCs w:val="20"/>
                  <w:rPrChange w:id="3581"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48A702CE" w14:textId="77777777" w:rsidR="00CB11B1" w:rsidRPr="00CB11B1" w:rsidRDefault="00CB11B1" w:rsidP="00CB11B1">
            <w:pPr>
              <w:spacing w:after="0" w:line="240" w:lineRule="auto"/>
              <w:jc w:val="center"/>
              <w:rPr>
                <w:ins w:id="3582" w:author="Stefanie Lane" w:date="2022-06-23T13:35:00Z"/>
                <w:rFonts w:ascii="Calibri" w:eastAsia="Times New Roman" w:hAnsi="Calibri" w:cs="Calibri"/>
                <w:color w:val="000000"/>
                <w:sz w:val="20"/>
                <w:szCs w:val="20"/>
                <w:rPrChange w:id="3583" w:author="Stefanie Lane" w:date="2022-06-23T13:35:00Z">
                  <w:rPr>
                    <w:ins w:id="3584" w:author="Stefanie Lane" w:date="2022-06-23T13:35:00Z"/>
                  </w:rPr>
                </w:rPrChange>
              </w:rPr>
              <w:pPrChange w:id="3585"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4A237CA4" w14:textId="77777777" w:rsidR="00CB11B1" w:rsidRPr="00CB11B1" w:rsidRDefault="00CB11B1" w:rsidP="00CB11B1">
            <w:pPr>
              <w:spacing w:after="0" w:line="240" w:lineRule="auto"/>
              <w:rPr>
                <w:ins w:id="3586" w:author="Stefanie Lane" w:date="2022-06-23T13:35:00Z"/>
                <w:rFonts w:ascii="Times New Roman" w:eastAsia="Times New Roman" w:hAnsi="Times New Roman" w:cs="Times New Roman"/>
                <w:sz w:val="20"/>
                <w:szCs w:val="20"/>
                <w:rPrChange w:id="3587" w:author="Stefanie Lane" w:date="2022-06-23T13:35:00Z">
                  <w:rPr>
                    <w:ins w:id="3588" w:author="Stefanie Lane" w:date="2022-06-23T13:35:00Z"/>
                  </w:rPr>
                </w:rPrChange>
              </w:rPr>
              <w:pPrChange w:id="3589" w:author="Stefanie Lane" w:date="2022-06-23T13:35:00Z">
                <w:pPr/>
              </w:pPrChange>
            </w:pPr>
          </w:p>
        </w:tc>
        <w:tc>
          <w:tcPr>
            <w:tcW w:w="706" w:type="dxa"/>
            <w:tcBorders>
              <w:top w:val="nil"/>
              <w:left w:val="nil"/>
              <w:bottom w:val="nil"/>
              <w:right w:val="nil"/>
            </w:tcBorders>
            <w:shd w:val="clear" w:color="auto" w:fill="auto"/>
            <w:noWrap/>
            <w:vAlign w:val="bottom"/>
            <w:hideMark/>
          </w:tcPr>
          <w:p w14:paraId="4E717752" w14:textId="77777777" w:rsidR="00CB11B1" w:rsidRPr="00CB11B1" w:rsidRDefault="00CB11B1" w:rsidP="00CB11B1">
            <w:pPr>
              <w:spacing w:after="0" w:line="240" w:lineRule="auto"/>
              <w:rPr>
                <w:ins w:id="3590" w:author="Stefanie Lane" w:date="2022-06-23T13:35:00Z"/>
                <w:rFonts w:ascii="Times New Roman" w:eastAsia="Times New Roman" w:hAnsi="Times New Roman" w:cs="Times New Roman"/>
                <w:sz w:val="20"/>
                <w:szCs w:val="20"/>
                <w:rPrChange w:id="3591" w:author="Stefanie Lane" w:date="2022-06-23T13:35:00Z">
                  <w:rPr>
                    <w:ins w:id="3592" w:author="Stefanie Lane" w:date="2022-06-23T13:35:00Z"/>
                  </w:rPr>
                </w:rPrChange>
              </w:rPr>
              <w:pPrChange w:id="3593" w:author="Stefanie Lane" w:date="2022-06-23T13:35:00Z">
                <w:pPr/>
              </w:pPrChange>
            </w:pPr>
          </w:p>
        </w:tc>
        <w:tc>
          <w:tcPr>
            <w:tcW w:w="737" w:type="dxa"/>
            <w:tcBorders>
              <w:top w:val="nil"/>
              <w:left w:val="nil"/>
              <w:bottom w:val="nil"/>
              <w:right w:val="nil"/>
            </w:tcBorders>
            <w:shd w:val="clear" w:color="auto" w:fill="auto"/>
            <w:noWrap/>
            <w:vAlign w:val="bottom"/>
            <w:hideMark/>
          </w:tcPr>
          <w:p w14:paraId="71FB5329" w14:textId="77777777" w:rsidR="00CB11B1" w:rsidRPr="00CB11B1" w:rsidRDefault="00CB11B1" w:rsidP="00CB11B1">
            <w:pPr>
              <w:spacing w:after="0" w:line="240" w:lineRule="auto"/>
              <w:jc w:val="center"/>
              <w:rPr>
                <w:ins w:id="3594" w:author="Stefanie Lane" w:date="2022-06-23T13:35:00Z"/>
                <w:rFonts w:ascii="Times New Roman" w:eastAsia="Times New Roman" w:hAnsi="Times New Roman" w:cs="Times New Roman"/>
                <w:sz w:val="20"/>
                <w:szCs w:val="20"/>
                <w:rPrChange w:id="3595" w:author="Stefanie Lane" w:date="2022-06-23T13:35:00Z">
                  <w:rPr>
                    <w:ins w:id="3596" w:author="Stefanie Lane" w:date="2022-06-23T13:35:00Z"/>
                  </w:rPr>
                </w:rPrChange>
              </w:rPr>
              <w:pPrChange w:id="3597"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51B24BF2" w14:textId="77777777" w:rsidR="00CB11B1" w:rsidRPr="00CB11B1" w:rsidRDefault="00CB11B1" w:rsidP="00CB11B1">
            <w:pPr>
              <w:spacing w:after="0" w:line="240" w:lineRule="auto"/>
              <w:jc w:val="center"/>
              <w:rPr>
                <w:ins w:id="3598" w:author="Stefanie Lane" w:date="2022-06-23T13:35:00Z"/>
                <w:rFonts w:ascii="Times New Roman" w:eastAsia="Times New Roman" w:hAnsi="Times New Roman" w:cs="Times New Roman"/>
                <w:sz w:val="20"/>
                <w:szCs w:val="20"/>
                <w:rPrChange w:id="3599" w:author="Stefanie Lane" w:date="2022-06-23T13:35:00Z">
                  <w:rPr>
                    <w:ins w:id="3600" w:author="Stefanie Lane" w:date="2022-06-23T13:35:00Z"/>
                  </w:rPr>
                </w:rPrChange>
              </w:rPr>
              <w:pPrChange w:id="3601"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40186D16" w14:textId="77777777" w:rsidR="00CB11B1" w:rsidRPr="00CB11B1" w:rsidRDefault="00CB11B1" w:rsidP="00CB11B1">
            <w:pPr>
              <w:spacing w:after="0" w:line="240" w:lineRule="auto"/>
              <w:rPr>
                <w:ins w:id="3602" w:author="Stefanie Lane" w:date="2022-06-23T13:35:00Z"/>
                <w:rFonts w:ascii="Times New Roman" w:eastAsia="Times New Roman" w:hAnsi="Times New Roman" w:cs="Times New Roman"/>
                <w:sz w:val="20"/>
                <w:szCs w:val="20"/>
                <w:rPrChange w:id="3603" w:author="Stefanie Lane" w:date="2022-06-23T13:35:00Z">
                  <w:rPr>
                    <w:ins w:id="3604" w:author="Stefanie Lane" w:date="2022-06-23T13:35:00Z"/>
                  </w:rPr>
                </w:rPrChange>
              </w:rPr>
              <w:pPrChange w:id="3605" w:author="Stefanie Lane" w:date="2022-06-23T13:35:00Z">
                <w:pPr/>
              </w:pPrChange>
            </w:pPr>
          </w:p>
        </w:tc>
        <w:tc>
          <w:tcPr>
            <w:tcW w:w="693" w:type="dxa"/>
            <w:tcBorders>
              <w:top w:val="nil"/>
              <w:left w:val="nil"/>
              <w:bottom w:val="nil"/>
              <w:right w:val="nil"/>
            </w:tcBorders>
            <w:shd w:val="clear" w:color="auto" w:fill="auto"/>
            <w:noWrap/>
            <w:vAlign w:val="bottom"/>
            <w:hideMark/>
          </w:tcPr>
          <w:p w14:paraId="041DCD99" w14:textId="77777777" w:rsidR="00CB11B1" w:rsidRPr="00CB11B1" w:rsidRDefault="00CB11B1" w:rsidP="00CB11B1">
            <w:pPr>
              <w:spacing w:after="0" w:line="240" w:lineRule="auto"/>
              <w:rPr>
                <w:ins w:id="3606" w:author="Stefanie Lane" w:date="2022-06-23T13:35:00Z"/>
                <w:rFonts w:ascii="Times New Roman" w:eastAsia="Times New Roman" w:hAnsi="Times New Roman" w:cs="Times New Roman"/>
                <w:sz w:val="20"/>
                <w:szCs w:val="20"/>
                <w:rPrChange w:id="3607" w:author="Stefanie Lane" w:date="2022-06-23T13:35:00Z">
                  <w:rPr>
                    <w:ins w:id="3608" w:author="Stefanie Lane" w:date="2022-06-23T13:35:00Z"/>
                  </w:rPr>
                </w:rPrChange>
              </w:rPr>
              <w:pPrChange w:id="3609"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CB11B1" w:rsidRDefault="00CB11B1" w:rsidP="00CB11B1">
            <w:pPr>
              <w:spacing w:after="0" w:line="240" w:lineRule="auto"/>
              <w:jc w:val="center"/>
              <w:rPr>
                <w:ins w:id="3610" w:author="Stefanie Lane" w:date="2022-06-23T13:35:00Z"/>
                <w:rFonts w:ascii="Calibri" w:eastAsia="Times New Roman" w:hAnsi="Calibri" w:cs="Calibri"/>
                <w:color w:val="000000"/>
                <w:sz w:val="20"/>
                <w:szCs w:val="20"/>
                <w:rPrChange w:id="3611" w:author="Stefanie Lane" w:date="2022-06-23T13:35:00Z">
                  <w:rPr>
                    <w:ins w:id="3612" w:author="Stefanie Lane" w:date="2022-06-23T13:35:00Z"/>
                  </w:rPr>
                </w:rPrChange>
              </w:rPr>
              <w:pPrChange w:id="3613" w:author="Stefanie Lane" w:date="2022-06-23T13:35:00Z">
                <w:pPr>
                  <w:jc w:val="center"/>
                </w:pPr>
              </w:pPrChange>
            </w:pPr>
            <w:ins w:id="3614" w:author="Stefanie Lane" w:date="2022-06-23T13:35:00Z">
              <w:r w:rsidRPr="00CB11B1">
                <w:rPr>
                  <w:rFonts w:ascii="Calibri" w:eastAsia="Times New Roman" w:hAnsi="Calibri" w:cs="Calibri"/>
                  <w:color w:val="000000"/>
                  <w:sz w:val="20"/>
                  <w:szCs w:val="20"/>
                  <w:rPrChange w:id="3615" w:author="Stefanie Lane" w:date="2022-06-23T13:35:00Z">
                    <w:rPr/>
                  </w:rPrChange>
                </w:rPr>
                <w:t> </w:t>
              </w:r>
            </w:ins>
          </w:p>
        </w:tc>
      </w:tr>
      <w:tr w:rsidR="00CB11B1" w:rsidRPr="00CB11B1" w14:paraId="7F81AC60" w14:textId="77777777" w:rsidTr="00CB11B1">
        <w:trPr>
          <w:trHeight w:val="270"/>
          <w:ins w:id="3616"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CB11B1" w:rsidRDefault="00CB11B1" w:rsidP="00CB11B1">
            <w:pPr>
              <w:spacing w:after="0" w:line="240" w:lineRule="auto"/>
              <w:rPr>
                <w:ins w:id="3617" w:author="Stefanie Lane" w:date="2022-06-23T13:35:00Z"/>
                <w:rFonts w:ascii="Calibri" w:eastAsia="Times New Roman" w:hAnsi="Calibri" w:cs="Calibri"/>
                <w:color w:val="000000"/>
                <w:sz w:val="20"/>
                <w:szCs w:val="20"/>
                <w:rPrChange w:id="3618" w:author="Stefanie Lane" w:date="2022-06-23T13:35:00Z">
                  <w:rPr>
                    <w:ins w:id="3619" w:author="Stefanie Lane" w:date="2022-06-23T13:35:00Z"/>
                  </w:rPr>
                </w:rPrChange>
              </w:rPr>
              <w:pPrChange w:id="3620" w:author="Stefanie Lane" w:date="2022-06-23T13:35:00Z">
                <w:pPr/>
              </w:pPrChange>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CB11B1" w:rsidRDefault="00CB11B1" w:rsidP="00CB11B1">
            <w:pPr>
              <w:spacing w:after="0" w:line="240" w:lineRule="auto"/>
              <w:rPr>
                <w:ins w:id="3621" w:author="Stefanie Lane" w:date="2022-06-23T13:35:00Z"/>
                <w:rFonts w:ascii="Calibri" w:eastAsia="Times New Roman" w:hAnsi="Calibri" w:cs="Calibri"/>
                <w:i/>
                <w:iCs/>
                <w:color w:val="000000"/>
                <w:sz w:val="20"/>
                <w:szCs w:val="20"/>
                <w:rPrChange w:id="3622" w:author="Stefanie Lane" w:date="2022-06-23T13:35:00Z">
                  <w:rPr>
                    <w:ins w:id="3623" w:author="Stefanie Lane" w:date="2022-06-23T13:35:00Z"/>
                  </w:rPr>
                </w:rPrChange>
              </w:rPr>
              <w:pPrChange w:id="3624" w:author="Stefanie Lane" w:date="2022-06-23T13:35:00Z">
                <w:pPr/>
              </w:pPrChange>
            </w:pPr>
            <w:ins w:id="3625" w:author="Stefanie Lane" w:date="2022-06-23T13:35:00Z">
              <w:r w:rsidRPr="00CB11B1">
                <w:rPr>
                  <w:rFonts w:ascii="Calibri" w:eastAsia="Times New Roman" w:hAnsi="Calibri" w:cs="Calibri"/>
                  <w:i/>
                  <w:iCs/>
                  <w:color w:val="000000"/>
                  <w:sz w:val="20"/>
                  <w:szCs w:val="20"/>
                  <w:rPrChange w:id="3626" w:author="Stefanie Lane" w:date="2022-06-23T13:35:00Z">
                    <w:rPr/>
                  </w:rPrChange>
                </w:rPr>
                <w:t> </w:t>
              </w:r>
            </w:ins>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CB11B1" w:rsidRDefault="00CB11B1" w:rsidP="00CB11B1">
            <w:pPr>
              <w:spacing w:after="0" w:line="240" w:lineRule="auto"/>
              <w:jc w:val="center"/>
              <w:rPr>
                <w:ins w:id="3627" w:author="Stefanie Lane" w:date="2022-06-23T13:35:00Z"/>
                <w:rFonts w:ascii="Calibri" w:eastAsia="Times New Roman" w:hAnsi="Calibri" w:cs="Calibri"/>
                <w:color w:val="000000"/>
                <w:sz w:val="20"/>
                <w:szCs w:val="20"/>
                <w:rPrChange w:id="3628" w:author="Stefanie Lane" w:date="2022-06-23T13:35:00Z">
                  <w:rPr>
                    <w:ins w:id="3629" w:author="Stefanie Lane" w:date="2022-06-23T13:35:00Z"/>
                  </w:rPr>
                </w:rPrChange>
              </w:rPr>
              <w:pPrChange w:id="3630" w:author="Stefanie Lane" w:date="2022-06-23T13:35:00Z">
                <w:pPr>
                  <w:jc w:val="center"/>
                </w:pPr>
              </w:pPrChange>
            </w:pPr>
            <w:ins w:id="3631" w:author="Stefanie Lane" w:date="2022-06-23T13:35:00Z">
              <w:r w:rsidRPr="00CB11B1">
                <w:rPr>
                  <w:rFonts w:ascii="Calibri" w:eastAsia="Times New Roman" w:hAnsi="Calibri" w:cs="Calibri"/>
                  <w:color w:val="000000"/>
                  <w:sz w:val="20"/>
                  <w:szCs w:val="20"/>
                  <w:rPrChange w:id="3632" w:author="Stefanie Lane" w:date="2022-06-23T13:35:00Z">
                    <w:rPr/>
                  </w:rPrChange>
                </w:rPr>
                <w:t> </w:t>
              </w:r>
            </w:ins>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CB11B1" w:rsidRDefault="00CB11B1" w:rsidP="00CB11B1">
            <w:pPr>
              <w:spacing w:after="0" w:line="240" w:lineRule="auto"/>
              <w:jc w:val="center"/>
              <w:rPr>
                <w:ins w:id="3633" w:author="Stefanie Lane" w:date="2022-06-23T13:35:00Z"/>
                <w:rFonts w:ascii="Calibri" w:eastAsia="Times New Roman" w:hAnsi="Calibri" w:cs="Calibri"/>
                <w:color w:val="000000"/>
                <w:sz w:val="20"/>
                <w:szCs w:val="20"/>
                <w:rPrChange w:id="3634" w:author="Stefanie Lane" w:date="2022-06-23T13:35:00Z">
                  <w:rPr>
                    <w:ins w:id="3635" w:author="Stefanie Lane" w:date="2022-06-23T13:35:00Z"/>
                  </w:rPr>
                </w:rPrChange>
              </w:rPr>
              <w:pPrChange w:id="3636" w:author="Stefanie Lane" w:date="2022-06-23T13:35:00Z">
                <w:pPr>
                  <w:jc w:val="center"/>
                </w:pPr>
              </w:pPrChange>
            </w:pPr>
            <w:ins w:id="3637" w:author="Stefanie Lane" w:date="2022-06-23T13:35:00Z">
              <w:r w:rsidRPr="00CB11B1">
                <w:rPr>
                  <w:rFonts w:ascii="Calibri" w:eastAsia="Times New Roman" w:hAnsi="Calibri" w:cs="Calibri"/>
                  <w:color w:val="000000"/>
                  <w:sz w:val="20"/>
                  <w:szCs w:val="20"/>
                  <w:rPrChange w:id="3638"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CB11B1" w:rsidRDefault="00CB11B1" w:rsidP="00CB11B1">
            <w:pPr>
              <w:spacing w:after="0" w:line="240" w:lineRule="auto"/>
              <w:rPr>
                <w:ins w:id="3639" w:author="Stefanie Lane" w:date="2022-06-23T13:35:00Z"/>
                <w:rFonts w:ascii="Calibri" w:eastAsia="Times New Roman" w:hAnsi="Calibri" w:cs="Calibri"/>
                <w:color w:val="000000"/>
                <w:sz w:val="20"/>
                <w:szCs w:val="20"/>
                <w:rPrChange w:id="3640" w:author="Stefanie Lane" w:date="2022-06-23T13:35:00Z">
                  <w:rPr>
                    <w:ins w:id="3641" w:author="Stefanie Lane" w:date="2022-06-23T13:35:00Z"/>
                  </w:rPr>
                </w:rPrChange>
              </w:rPr>
              <w:pPrChange w:id="3642" w:author="Stefanie Lane" w:date="2022-06-23T13:35:00Z">
                <w:pPr/>
              </w:pPrChange>
            </w:pPr>
            <w:ins w:id="3643" w:author="Stefanie Lane" w:date="2022-06-23T13:35:00Z">
              <w:r w:rsidRPr="00CB11B1">
                <w:rPr>
                  <w:rFonts w:ascii="Calibri" w:eastAsia="Times New Roman" w:hAnsi="Calibri" w:cs="Calibri"/>
                  <w:color w:val="000000"/>
                  <w:sz w:val="20"/>
                  <w:szCs w:val="20"/>
                  <w:rPrChange w:id="3644" w:author="Stefanie Lane" w:date="2022-06-23T13:35:00Z">
                    <w:rPr/>
                  </w:rPrChange>
                </w:rPr>
                <w:t> </w:t>
              </w:r>
            </w:ins>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CB11B1" w:rsidRDefault="00CB11B1" w:rsidP="00CB11B1">
            <w:pPr>
              <w:spacing w:after="0" w:line="240" w:lineRule="auto"/>
              <w:rPr>
                <w:ins w:id="3645" w:author="Stefanie Lane" w:date="2022-06-23T13:35:00Z"/>
                <w:rFonts w:ascii="Calibri" w:eastAsia="Times New Roman" w:hAnsi="Calibri" w:cs="Calibri"/>
                <w:i/>
                <w:iCs/>
                <w:color w:val="000000"/>
                <w:sz w:val="20"/>
                <w:szCs w:val="20"/>
                <w:rPrChange w:id="3646" w:author="Stefanie Lane" w:date="2022-06-23T13:35:00Z">
                  <w:rPr>
                    <w:ins w:id="3647" w:author="Stefanie Lane" w:date="2022-06-23T13:35:00Z"/>
                  </w:rPr>
                </w:rPrChange>
              </w:rPr>
              <w:pPrChange w:id="3648" w:author="Stefanie Lane" w:date="2022-06-23T13:35:00Z">
                <w:pPr/>
              </w:pPrChange>
            </w:pPr>
            <w:ins w:id="3649" w:author="Stefanie Lane" w:date="2022-06-23T13:35:00Z">
              <w:r w:rsidRPr="00CB11B1">
                <w:rPr>
                  <w:rFonts w:ascii="Calibri" w:eastAsia="Times New Roman" w:hAnsi="Calibri" w:cs="Calibri"/>
                  <w:i/>
                  <w:iCs/>
                  <w:color w:val="000000"/>
                  <w:sz w:val="20"/>
                  <w:szCs w:val="20"/>
                  <w:rPrChange w:id="3650" w:author="Stefanie Lane" w:date="2022-06-23T13:35:00Z">
                    <w:rPr/>
                  </w:rPrChange>
                </w:rPr>
                <w:t> </w:t>
              </w:r>
            </w:ins>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CB11B1" w:rsidRDefault="00CB11B1" w:rsidP="00CB11B1">
            <w:pPr>
              <w:spacing w:after="0" w:line="240" w:lineRule="auto"/>
              <w:jc w:val="center"/>
              <w:rPr>
                <w:ins w:id="3651" w:author="Stefanie Lane" w:date="2022-06-23T13:35:00Z"/>
                <w:rFonts w:ascii="Calibri" w:eastAsia="Times New Roman" w:hAnsi="Calibri" w:cs="Calibri"/>
                <w:color w:val="000000"/>
                <w:sz w:val="20"/>
                <w:szCs w:val="20"/>
                <w:rPrChange w:id="3652" w:author="Stefanie Lane" w:date="2022-06-23T13:35:00Z">
                  <w:rPr>
                    <w:ins w:id="3653" w:author="Stefanie Lane" w:date="2022-06-23T13:35:00Z"/>
                  </w:rPr>
                </w:rPrChange>
              </w:rPr>
              <w:pPrChange w:id="3654" w:author="Stefanie Lane" w:date="2022-06-23T13:35:00Z">
                <w:pPr>
                  <w:jc w:val="center"/>
                </w:pPr>
              </w:pPrChange>
            </w:pPr>
            <w:ins w:id="3655" w:author="Stefanie Lane" w:date="2022-06-23T13:35:00Z">
              <w:r w:rsidRPr="00CB11B1">
                <w:rPr>
                  <w:rFonts w:ascii="Calibri" w:eastAsia="Times New Roman" w:hAnsi="Calibri" w:cs="Calibri"/>
                  <w:color w:val="000000"/>
                  <w:sz w:val="20"/>
                  <w:szCs w:val="20"/>
                  <w:rPrChange w:id="3656" w:author="Stefanie Lane" w:date="2022-06-23T13:35:00Z">
                    <w:rPr/>
                  </w:rPrChange>
                </w:rPr>
                <w:t> </w:t>
              </w:r>
            </w:ins>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CB11B1" w:rsidRDefault="00CB11B1" w:rsidP="00CB11B1">
            <w:pPr>
              <w:spacing w:after="0" w:line="240" w:lineRule="auto"/>
              <w:jc w:val="center"/>
              <w:rPr>
                <w:ins w:id="3657" w:author="Stefanie Lane" w:date="2022-06-23T13:35:00Z"/>
                <w:rFonts w:ascii="Calibri" w:eastAsia="Times New Roman" w:hAnsi="Calibri" w:cs="Calibri"/>
                <w:color w:val="000000"/>
                <w:sz w:val="20"/>
                <w:szCs w:val="20"/>
                <w:rPrChange w:id="3658" w:author="Stefanie Lane" w:date="2022-06-23T13:35:00Z">
                  <w:rPr>
                    <w:ins w:id="3659" w:author="Stefanie Lane" w:date="2022-06-23T13:35:00Z"/>
                  </w:rPr>
                </w:rPrChange>
              </w:rPr>
              <w:pPrChange w:id="3660" w:author="Stefanie Lane" w:date="2022-06-23T13:35:00Z">
                <w:pPr>
                  <w:jc w:val="center"/>
                </w:pPr>
              </w:pPrChange>
            </w:pPr>
            <w:ins w:id="3661" w:author="Stefanie Lane" w:date="2022-06-23T13:35:00Z">
              <w:r w:rsidRPr="00CB11B1">
                <w:rPr>
                  <w:rFonts w:ascii="Calibri" w:eastAsia="Times New Roman" w:hAnsi="Calibri" w:cs="Calibri"/>
                  <w:color w:val="000000"/>
                  <w:sz w:val="20"/>
                  <w:szCs w:val="20"/>
                  <w:rPrChange w:id="3662"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CB11B1" w:rsidRDefault="00CB11B1" w:rsidP="00CB11B1">
            <w:pPr>
              <w:spacing w:after="0" w:line="240" w:lineRule="auto"/>
              <w:rPr>
                <w:ins w:id="3663" w:author="Stefanie Lane" w:date="2022-06-23T13:35:00Z"/>
                <w:rFonts w:ascii="Calibri" w:eastAsia="Times New Roman" w:hAnsi="Calibri" w:cs="Calibri"/>
                <w:color w:val="000000"/>
                <w:sz w:val="20"/>
                <w:szCs w:val="20"/>
                <w:rPrChange w:id="3664" w:author="Stefanie Lane" w:date="2022-06-23T13:35:00Z">
                  <w:rPr>
                    <w:ins w:id="3665" w:author="Stefanie Lane" w:date="2022-06-23T13:35:00Z"/>
                  </w:rPr>
                </w:rPrChange>
              </w:rPr>
              <w:pPrChange w:id="3666" w:author="Stefanie Lane" w:date="2022-06-23T13:35:00Z">
                <w:pPr/>
              </w:pPrChange>
            </w:pPr>
            <w:ins w:id="3667" w:author="Stefanie Lane" w:date="2022-06-23T13:35:00Z">
              <w:r w:rsidRPr="00CB11B1">
                <w:rPr>
                  <w:rFonts w:ascii="Calibri" w:eastAsia="Times New Roman" w:hAnsi="Calibri" w:cs="Calibri"/>
                  <w:color w:val="000000"/>
                  <w:sz w:val="20"/>
                  <w:szCs w:val="20"/>
                  <w:rPrChange w:id="3668"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CB11B1" w:rsidRDefault="00CB11B1" w:rsidP="00CB11B1">
            <w:pPr>
              <w:spacing w:after="0" w:line="240" w:lineRule="auto"/>
              <w:rPr>
                <w:ins w:id="3669" w:author="Stefanie Lane" w:date="2022-06-23T13:35:00Z"/>
                <w:rFonts w:ascii="Calibri" w:eastAsia="Times New Roman" w:hAnsi="Calibri" w:cs="Calibri"/>
                <w:i/>
                <w:iCs/>
                <w:color w:val="000000"/>
                <w:sz w:val="20"/>
                <w:szCs w:val="20"/>
                <w:rPrChange w:id="3670" w:author="Stefanie Lane" w:date="2022-06-23T13:35:00Z">
                  <w:rPr>
                    <w:ins w:id="3671" w:author="Stefanie Lane" w:date="2022-06-23T13:35:00Z"/>
                  </w:rPr>
                </w:rPrChange>
              </w:rPr>
              <w:pPrChange w:id="3672" w:author="Stefanie Lane" w:date="2022-06-23T13:35:00Z">
                <w:pPr/>
              </w:pPrChange>
            </w:pPr>
            <w:ins w:id="3673" w:author="Stefanie Lane" w:date="2022-06-23T13:35:00Z">
              <w:r w:rsidRPr="00CB11B1">
                <w:rPr>
                  <w:rFonts w:ascii="Calibri" w:eastAsia="Times New Roman" w:hAnsi="Calibri" w:cs="Calibri"/>
                  <w:i/>
                  <w:iCs/>
                  <w:color w:val="000000"/>
                  <w:sz w:val="20"/>
                  <w:szCs w:val="20"/>
                  <w:rPrChange w:id="3674"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CB11B1" w:rsidRDefault="00CB11B1" w:rsidP="00CB11B1">
            <w:pPr>
              <w:spacing w:after="0" w:line="240" w:lineRule="auto"/>
              <w:jc w:val="center"/>
              <w:rPr>
                <w:ins w:id="3675" w:author="Stefanie Lane" w:date="2022-06-23T13:35:00Z"/>
                <w:rFonts w:ascii="Calibri" w:eastAsia="Times New Roman" w:hAnsi="Calibri" w:cs="Calibri"/>
                <w:color w:val="000000"/>
                <w:sz w:val="20"/>
                <w:szCs w:val="20"/>
                <w:rPrChange w:id="3676" w:author="Stefanie Lane" w:date="2022-06-23T13:35:00Z">
                  <w:rPr>
                    <w:ins w:id="3677" w:author="Stefanie Lane" w:date="2022-06-23T13:35:00Z"/>
                  </w:rPr>
                </w:rPrChange>
              </w:rPr>
              <w:pPrChange w:id="3678" w:author="Stefanie Lane" w:date="2022-06-23T13:35:00Z">
                <w:pPr>
                  <w:jc w:val="center"/>
                </w:pPr>
              </w:pPrChange>
            </w:pPr>
            <w:ins w:id="3679" w:author="Stefanie Lane" w:date="2022-06-23T13:35:00Z">
              <w:r w:rsidRPr="00CB11B1">
                <w:rPr>
                  <w:rFonts w:ascii="Calibri" w:eastAsia="Times New Roman" w:hAnsi="Calibri" w:cs="Calibri"/>
                  <w:color w:val="000000"/>
                  <w:sz w:val="20"/>
                  <w:szCs w:val="20"/>
                  <w:rPrChange w:id="3680"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CB11B1" w:rsidRDefault="00CB11B1" w:rsidP="00CB11B1">
            <w:pPr>
              <w:spacing w:after="0" w:line="240" w:lineRule="auto"/>
              <w:jc w:val="center"/>
              <w:rPr>
                <w:ins w:id="3681" w:author="Stefanie Lane" w:date="2022-06-23T13:35:00Z"/>
                <w:rFonts w:ascii="Calibri" w:eastAsia="Times New Roman" w:hAnsi="Calibri" w:cs="Calibri"/>
                <w:color w:val="000000"/>
                <w:sz w:val="20"/>
                <w:szCs w:val="20"/>
                <w:rPrChange w:id="3682" w:author="Stefanie Lane" w:date="2022-06-23T13:35:00Z">
                  <w:rPr>
                    <w:ins w:id="3683" w:author="Stefanie Lane" w:date="2022-06-23T13:35:00Z"/>
                  </w:rPr>
                </w:rPrChange>
              </w:rPr>
              <w:pPrChange w:id="3684" w:author="Stefanie Lane" w:date="2022-06-23T13:35:00Z">
                <w:pPr>
                  <w:jc w:val="center"/>
                </w:pPr>
              </w:pPrChange>
            </w:pPr>
            <w:ins w:id="3685" w:author="Stefanie Lane" w:date="2022-06-23T13:35:00Z">
              <w:r w:rsidRPr="00CB11B1">
                <w:rPr>
                  <w:rFonts w:ascii="Calibri" w:eastAsia="Times New Roman" w:hAnsi="Calibri" w:cs="Calibri"/>
                  <w:color w:val="000000"/>
                  <w:sz w:val="20"/>
                  <w:szCs w:val="20"/>
                  <w:rPrChange w:id="3686" w:author="Stefanie Lane" w:date="2022-06-23T13:35:00Z">
                    <w:rPr/>
                  </w:rPrChange>
                </w:rPr>
                <w:t> </w:t>
              </w:r>
            </w:ins>
          </w:p>
        </w:tc>
      </w:tr>
      <w:tr w:rsidR="00CB11B1" w:rsidRPr="00CB11B1" w14:paraId="400B436D" w14:textId="77777777" w:rsidTr="00CB11B1">
        <w:trPr>
          <w:trHeight w:val="270"/>
          <w:ins w:id="3687" w:author="Stefanie Lane" w:date="2022-06-23T13:35:00Z"/>
        </w:trPr>
        <w:tc>
          <w:tcPr>
            <w:tcW w:w="1080" w:type="dxa"/>
            <w:tcBorders>
              <w:top w:val="nil"/>
              <w:left w:val="nil"/>
              <w:bottom w:val="nil"/>
              <w:right w:val="nil"/>
            </w:tcBorders>
            <w:shd w:val="clear" w:color="auto" w:fill="auto"/>
            <w:vAlign w:val="bottom"/>
            <w:hideMark/>
          </w:tcPr>
          <w:p w14:paraId="2CBECD65" w14:textId="77777777" w:rsidR="00CB11B1" w:rsidRPr="00CB11B1" w:rsidRDefault="00CB11B1" w:rsidP="00CB11B1">
            <w:pPr>
              <w:spacing w:after="0" w:line="240" w:lineRule="auto"/>
              <w:jc w:val="center"/>
              <w:rPr>
                <w:ins w:id="3688" w:author="Stefanie Lane" w:date="2022-06-23T13:35:00Z"/>
                <w:rFonts w:ascii="Calibri" w:eastAsia="Times New Roman" w:hAnsi="Calibri" w:cs="Calibri"/>
                <w:color w:val="000000"/>
                <w:sz w:val="20"/>
                <w:szCs w:val="20"/>
                <w:rPrChange w:id="3689" w:author="Stefanie Lane" w:date="2022-06-23T13:35:00Z">
                  <w:rPr>
                    <w:ins w:id="3690" w:author="Stefanie Lane" w:date="2022-06-23T13:35:00Z"/>
                  </w:rPr>
                </w:rPrChange>
              </w:rPr>
              <w:pPrChange w:id="3691"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2EDA7289" w14:textId="77777777" w:rsidR="00CB11B1" w:rsidRPr="00CB11B1" w:rsidRDefault="00CB11B1" w:rsidP="00CB11B1">
            <w:pPr>
              <w:spacing w:after="0" w:line="240" w:lineRule="auto"/>
              <w:rPr>
                <w:ins w:id="3692" w:author="Stefanie Lane" w:date="2022-06-23T13:35:00Z"/>
                <w:rFonts w:ascii="Times New Roman" w:eastAsia="Times New Roman" w:hAnsi="Times New Roman" w:cs="Times New Roman"/>
                <w:sz w:val="20"/>
                <w:szCs w:val="20"/>
                <w:rPrChange w:id="3693" w:author="Stefanie Lane" w:date="2022-06-23T13:35:00Z">
                  <w:rPr>
                    <w:ins w:id="3694" w:author="Stefanie Lane" w:date="2022-06-23T13:35:00Z"/>
                  </w:rPr>
                </w:rPrChange>
              </w:rPr>
              <w:pPrChange w:id="3695" w:author="Stefanie Lane" w:date="2022-06-23T13:35:00Z">
                <w:pPr/>
              </w:pPrChange>
            </w:pPr>
          </w:p>
        </w:tc>
        <w:tc>
          <w:tcPr>
            <w:tcW w:w="696" w:type="dxa"/>
            <w:tcBorders>
              <w:top w:val="nil"/>
              <w:left w:val="nil"/>
              <w:bottom w:val="nil"/>
              <w:right w:val="nil"/>
            </w:tcBorders>
            <w:shd w:val="clear" w:color="auto" w:fill="auto"/>
            <w:noWrap/>
            <w:vAlign w:val="bottom"/>
            <w:hideMark/>
          </w:tcPr>
          <w:p w14:paraId="0D68B941" w14:textId="77777777" w:rsidR="00CB11B1" w:rsidRPr="00CB11B1" w:rsidRDefault="00CB11B1" w:rsidP="00CB11B1">
            <w:pPr>
              <w:spacing w:after="0" w:line="240" w:lineRule="auto"/>
              <w:rPr>
                <w:ins w:id="3696" w:author="Stefanie Lane" w:date="2022-06-23T13:35:00Z"/>
                <w:rFonts w:ascii="Times New Roman" w:eastAsia="Times New Roman" w:hAnsi="Times New Roman" w:cs="Times New Roman"/>
                <w:sz w:val="20"/>
                <w:szCs w:val="20"/>
                <w:rPrChange w:id="3697" w:author="Stefanie Lane" w:date="2022-06-23T13:35:00Z">
                  <w:rPr>
                    <w:ins w:id="3698" w:author="Stefanie Lane" w:date="2022-06-23T13:35:00Z"/>
                  </w:rPr>
                </w:rPrChange>
              </w:rPr>
              <w:pPrChange w:id="3699" w:author="Stefanie Lane" w:date="2022-06-23T13:35:00Z">
                <w:pPr/>
              </w:pPrChange>
            </w:pPr>
          </w:p>
        </w:tc>
        <w:tc>
          <w:tcPr>
            <w:tcW w:w="727" w:type="dxa"/>
            <w:tcBorders>
              <w:top w:val="nil"/>
              <w:left w:val="nil"/>
              <w:bottom w:val="nil"/>
              <w:right w:val="nil"/>
            </w:tcBorders>
            <w:shd w:val="clear" w:color="auto" w:fill="auto"/>
            <w:noWrap/>
            <w:vAlign w:val="bottom"/>
            <w:hideMark/>
          </w:tcPr>
          <w:p w14:paraId="0597B108" w14:textId="77777777" w:rsidR="00CB11B1" w:rsidRPr="00CB11B1" w:rsidRDefault="00CB11B1" w:rsidP="00CB11B1">
            <w:pPr>
              <w:spacing w:after="0" w:line="240" w:lineRule="auto"/>
              <w:jc w:val="center"/>
              <w:rPr>
                <w:ins w:id="3700" w:author="Stefanie Lane" w:date="2022-06-23T13:35:00Z"/>
                <w:rFonts w:ascii="Times New Roman" w:eastAsia="Times New Roman" w:hAnsi="Times New Roman" w:cs="Times New Roman"/>
                <w:sz w:val="20"/>
                <w:szCs w:val="20"/>
                <w:rPrChange w:id="3701" w:author="Stefanie Lane" w:date="2022-06-23T13:35:00Z">
                  <w:rPr>
                    <w:ins w:id="3702" w:author="Stefanie Lane" w:date="2022-06-23T13:35:00Z"/>
                  </w:rPr>
                </w:rPrChange>
              </w:rPr>
              <w:pPrChange w:id="3703"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276F3F26" w14:textId="77777777" w:rsidR="00CB11B1" w:rsidRPr="00CB11B1" w:rsidRDefault="00CB11B1" w:rsidP="00CB11B1">
            <w:pPr>
              <w:spacing w:after="0" w:line="240" w:lineRule="auto"/>
              <w:jc w:val="center"/>
              <w:rPr>
                <w:ins w:id="3704" w:author="Stefanie Lane" w:date="2022-06-23T13:35:00Z"/>
                <w:rFonts w:ascii="Times New Roman" w:eastAsia="Times New Roman" w:hAnsi="Times New Roman" w:cs="Times New Roman"/>
                <w:sz w:val="20"/>
                <w:szCs w:val="20"/>
                <w:rPrChange w:id="3705" w:author="Stefanie Lane" w:date="2022-06-23T13:35:00Z">
                  <w:rPr>
                    <w:ins w:id="3706" w:author="Stefanie Lane" w:date="2022-06-23T13:35:00Z"/>
                  </w:rPr>
                </w:rPrChange>
              </w:rPr>
              <w:pPrChange w:id="3707"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71D653F7" w14:textId="77777777" w:rsidR="00CB11B1" w:rsidRPr="00CB11B1" w:rsidRDefault="00CB11B1" w:rsidP="00CB11B1">
            <w:pPr>
              <w:spacing w:after="0" w:line="240" w:lineRule="auto"/>
              <w:rPr>
                <w:ins w:id="3708" w:author="Stefanie Lane" w:date="2022-06-23T13:35:00Z"/>
                <w:rFonts w:ascii="Calibri" w:eastAsia="Times New Roman" w:hAnsi="Calibri" w:cs="Calibri"/>
                <w:color w:val="000000"/>
                <w:sz w:val="20"/>
                <w:szCs w:val="20"/>
                <w:rPrChange w:id="3709" w:author="Stefanie Lane" w:date="2022-06-23T13:35:00Z">
                  <w:rPr>
                    <w:ins w:id="3710" w:author="Stefanie Lane" w:date="2022-06-23T13:35:00Z"/>
                  </w:rPr>
                </w:rPrChange>
              </w:rPr>
              <w:pPrChange w:id="3711" w:author="Stefanie Lane" w:date="2022-06-23T13:35:00Z">
                <w:pPr/>
              </w:pPrChange>
            </w:pPr>
            <w:ins w:id="3712" w:author="Stefanie Lane" w:date="2022-06-23T13:35:00Z">
              <w:r w:rsidRPr="00CB11B1">
                <w:rPr>
                  <w:rFonts w:ascii="Calibri" w:eastAsia="Times New Roman" w:hAnsi="Calibri" w:cs="Calibri"/>
                  <w:color w:val="000000"/>
                  <w:sz w:val="20"/>
                  <w:szCs w:val="20"/>
                  <w:rPrChange w:id="3713" w:author="Stefanie Lane" w:date="2022-06-23T13:35:00Z">
                    <w:rPr/>
                  </w:rPrChange>
                </w:rPr>
                <w:t> </w:t>
              </w:r>
            </w:ins>
          </w:p>
        </w:tc>
        <w:tc>
          <w:tcPr>
            <w:tcW w:w="706" w:type="dxa"/>
            <w:tcBorders>
              <w:top w:val="nil"/>
              <w:left w:val="nil"/>
              <w:bottom w:val="nil"/>
              <w:right w:val="nil"/>
            </w:tcBorders>
            <w:shd w:val="clear" w:color="auto" w:fill="auto"/>
            <w:noWrap/>
            <w:vAlign w:val="bottom"/>
            <w:hideMark/>
          </w:tcPr>
          <w:p w14:paraId="46602FA7" w14:textId="77777777" w:rsidR="00CB11B1" w:rsidRPr="00CB11B1" w:rsidRDefault="00CB11B1" w:rsidP="00CB11B1">
            <w:pPr>
              <w:spacing w:after="0" w:line="240" w:lineRule="auto"/>
              <w:rPr>
                <w:ins w:id="3714" w:author="Stefanie Lane" w:date="2022-06-23T13:35:00Z"/>
                <w:rFonts w:ascii="Calibri" w:eastAsia="Times New Roman" w:hAnsi="Calibri" w:cs="Calibri"/>
                <w:color w:val="000000"/>
                <w:sz w:val="20"/>
                <w:szCs w:val="20"/>
                <w:rPrChange w:id="3715" w:author="Stefanie Lane" w:date="2022-06-23T13:35:00Z">
                  <w:rPr>
                    <w:ins w:id="3716" w:author="Stefanie Lane" w:date="2022-06-23T13:35:00Z"/>
                  </w:rPr>
                </w:rPrChange>
              </w:rPr>
              <w:pPrChange w:id="3717" w:author="Stefanie Lane" w:date="2022-06-23T13:35:00Z">
                <w:pPr/>
              </w:pPrChange>
            </w:pPr>
          </w:p>
        </w:tc>
        <w:tc>
          <w:tcPr>
            <w:tcW w:w="737" w:type="dxa"/>
            <w:tcBorders>
              <w:top w:val="nil"/>
              <w:left w:val="nil"/>
              <w:bottom w:val="nil"/>
              <w:right w:val="nil"/>
            </w:tcBorders>
            <w:shd w:val="clear" w:color="auto" w:fill="auto"/>
            <w:noWrap/>
            <w:vAlign w:val="bottom"/>
            <w:hideMark/>
          </w:tcPr>
          <w:p w14:paraId="7310FC7F" w14:textId="77777777" w:rsidR="00CB11B1" w:rsidRPr="00CB11B1" w:rsidRDefault="00CB11B1" w:rsidP="00CB11B1">
            <w:pPr>
              <w:spacing w:after="0" w:line="240" w:lineRule="auto"/>
              <w:jc w:val="center"/>
              <w:rPr>
                <w:ins w:id="3718" w:author="Stefanie Lane" w:date="2022-06-23T13:35:00Z"/>
                <w:rFonts w:ascii="Times New Roman" w:eastAsia="Times New Roman" w:hAnsi="Times New Roman" w:cs="Times New Roman"/>
                <w:sz w:val="20"/>
                <w:szCs w:val="20"/>
                <w:rPrChange w:id="3719" w:author="Stefanie Lane" w:date="2022-06-23T13:35:00Z">
                  <w:rPr>
                    <w:ins w:id="3720" w:author="Stefanie Lane" w:date="2022-06-23T13:35:00Z"/>
                  </w:rPr>
                </w:rPrChange>
              </w:rPr>
              <w:pPrChange w:id="3721"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DB38460" w14:textId="77777777" w:rsidR="00CB11B1" w:rsidRPr="00CB11B1" w:rsidRDefault="00CB11B1" w:rsidP="00CB11B1">
            <w:pPr>
              <w:spacing w:after="0" w:line="240" w:lineRule="auto"/>
              <w:jc w:val="center"/>
              <w:rPr>
                <w:ins w:id="3722" w:author="Stefanie Lane" w:date="2022-06-23T13:35:00Z"/>
                <w:rFonts w:ascii="Times New Roman" w:eastAsia="Times New Roman" w:hAnsi="Times New Roman" w:cs="Times New Roman"/>
                <w:sz w:val="20"/>
                <w:szCs w:val="20"/>
                <w:rPrChange w:id="3723" w:author="Stefanie Lane" w:date="2022-06-23T13:35:00Z">
                  <w:rPr>
                    <w:ins w:id="3724" w:author="Stefanie Lane" w:date="2022-06-23T13:35:00Z"/>
                  </w:rPr>
                </w:rPrChange>
              </w:rPr>
              <w:pPrChange w:id="3725"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1AEA5AFA" w14:textId="77777777" w:rsidR="00CB11B1" w:rsidRPr="00CB11B1" w:rsidRDefault="00CB11B1" w:rsidP="00CB11B1">
            <w:pPr>
              <w:spacing w:after="0" w:line="240" w:lineRule="auto"/>
              <w:rPr>
                <w:ins w:id="3726" w:author="Stefanie Lane" w:date="2022-06-23T13:35:00Z"/>
                <w:rFonts w:ascii="Calibri" w:eastAsia="Times New Roman" w:hAnsi="Calibri" w:cs="Calibri"/>
                <w:i/>
                <w:iCs/>
                <w:color w:val="000000"/>
                <w:sz w:val="20"/>
                <w:szCs w:val="20"/>
                <w:rPrChange w:id="3727" w:author="Stefanie Lane" w:date="2022-06-23T13:35:00Z">
                  <w:rPr>
                    <w:ins w:id="3728" w:author="Stefanie Lane" w:date="2022-06-23T13:35:00Z"/>
                  </w:rPr>
                </w:rPrChange>
              </w:rPr>
              <w:pPrChange w:id="3729" w:author="Stefanie Lane" w:date="2022-06-23T13:35:00Z">
                <w:pPr/>
              </w:pPrChange>
            </w:pPr>
            <w:ins w:id="3730" w:author="Stefanie Lane" w:date="2022-06-23T13:35:00Z">
              <w:r w:rsidRPr="00CB11B1">
                <w:rPr>
                  <w:rFonts w:ascii="Calibri" w:eastAsia="Times New Roman" w:hAnsi="Calibri" w:cs="Calibri"/>
                  <w:i/>
                  <w:iCs/>
                  <w:color w:val="000000"/>
                  <w:sz w:val="20"/>
                  <w:szCs w:val="20"/>
                  <w:rPrChange w:id="3731" w:author="Stefanie Lane" w:date="2022-06-23T13:35:00Z">
                    <w:rPr/>
                  </w:rPrChange>
                </w:rPr>
                <w:t> </w:t>
              </w:r>
            </w:ins>
          </w:p>
        </w:tc>
        <w:tc>
          <w:tcPr>
            <w:tcW w:w="693" w:type="dxa"/>
            <w:tcBorders>
              <w:top w:val="nil"/>
              <w:left w:val="nil"/>
              <w:bottom w:val="nil"/>
              <w:right w:val="nil"/>
            </w:tcBorders>
            <w:shd w:val="clear" w:color="auto" w:fill="auto"/>
            <w:noWrap/>
            <w:vAlign w:val="bottom"/>
            <w:hideMark/>
          </w:tcPr>
          <w:p w14:paraId="2BB0E54A" w14:textId="77777777" w:rsidR="00CB11B1" w:rsidRPr="00CB11B1" w:rsidRDefault="00CB11B1" w:rsidP="00CB11B1">
            <w:pPr>
              <w:spacing w:after="0" w:line="240" w:lineRule="auto"/>
              <w:rPr>
                <w:ins w:id="3732" w:author="Stefanie Lane" w:date="2022-06-23T13:35:00Z"/>
                <w:rFonts w:ascii="Calibri" w:eastAsia="Times New Roman" w:hAnsi="Calibri" w:cs="Calibri"/>
                <w:i/>
                <w:iCs/>
                <w:color w:val="000000"/>
                <w:sz w:val="20"/>
                <w:szCs w:val="20"/>
                <w:rPrChange w:id="3733" w:author="Stefanie Lane" w:date="2022-06-23T13:35:00Z">
                  <w:rPr>
                    <w:ins w:id="3734" w:author="Stefanie Lane" w:date="2022-06-23T13:35:00Z"/>
                  </w:rPr>
                </w:rPrChange>
              </w:rPr>
              <w:pPrChange w:id="3735" w:author="Stefanie Lane" w:date="2022-06-23T13:35:00Z">
                <w:pPr/>
              </w:pPrChange>
            </w:pPr>
          </w:p>
        </w:tc>
        <w:tc>
          <w:tcPr>
            <w:tcW w:w="724" w:type="dxa"/>
            <w:tcBorders>
              <w:top w:val="nil"/>
              <w:left w:val="nil"/>
              <w:bottom w:val="nil"/>
              <w:right w:val="nil"/>
            </w:tcBorders>
            <w:shd w:val="clear" w:color="auto" w:fill="auto"/>
            <w:noWrap/>
            <w:vAlign w:val="bottom"/>
            <w:hideMark/>
          </w:tcPr>
          <w:p w14:paraId="3C5911C3" w14:textId="77777777" w:rsidR="00CB11B1" w:rsidRPr="00CB11B1" w:rsidRDefault="00CB11B1" w:rsidP="00CB11B1">
            <w:pPr>
              <w:spacing w:after="0" w:line="240" w:lineRule="auto"/>
              <w:jc w:val="center"/>
              <w:rPr>
                <w:ins w:id="3736" w:author="Stefanie Lane" w:date="2022-06-23T13:35:00Z"/>
                <w:rFonts w:ascii="Times New Roman" w:eastAsia="Times New Roman" w:hAnsi="Times New Roman" w:cs="Times New Roman"/>
                <w:sz w:val="20"/>
                <w:szCs w:val="20"/>
                <w:rPrChange w:id="3737" w:author="Stefanie Lane" w:date="2022-06-23T13:35:00Z">
                  <w:rPr>
                    <w:ins w:id="3738" w:author="Stefanie Lane" w:date="2022-06-23T13:35:00Z"/>
                  </w:rPr>
                </w:rPrChange>
              </w:rPr>
              <w:pPrChange w:id="3739" w:author="Stefanie Lane" w:date="2022-06-23T13:35:00Z">
                <w:pPr>
                  <w:jc w:val="center"/>
                </w:pPr>
              </w:pPrChange>
            </w:pPr>
          </w:p>
        </w:tc>
      </w:tr>
      <w:tr w:rsidR="00CB11B1" w:rsidRPr="00CB11B1" w14:paraId="407A3FD7" w14:textId="77777777" w:rsidTr="00CB11B1">
        <w:trPr>
          <w:trHeight w:val="260"/>
          <w:ins w:id="3740"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CB11B1" w:rsidRDefault="00CB11B1" w:rsidP="00CB11B1">
            <w:pPr>
              <w:spacing w:after="0" w:line="240" w:lineRule="auto"/>
              <w:jc w:val="center"/>
              <w:rPr>
                <w:ins w:id="3741" w:author="Stefanie Lane" w:date="2022-06-23T13:35:00Z"/>
                <w:rFonts w:ascii="Calibri" w:eastAsia="Times New Roman" w:hAnsi="Calibri" w:cs="Calibri"/>
                <w:color w:val="000000"/>
                <w:sz w:val="20"/>
                <w:szCs w:val="20"/>
                <w:rPrChange w:id="3742" w:author="Stefanie Lane" w:date="2022-06-23T13:35:00Z">
                  <w:rPr>
                    <w:ins w:id="3743" w:author="Stefanie Lane" w:date="2022-06-23T13:35:00Z"/>
                  </w:rPr>
                </w:rPrChange>
              </w:rPr>
              <w:pPrChange w:id="3744" w:author="Stefanie Lane" w:date="2022-06-23T13:35:00Z">
                <w:pPr>
                  <w:jc w:val="center"/>
                </w:pPr>
              </w:pPrChange>
            </w:pPr>
            <w:ins w:id="3745" w:author="Stefanie Lane" w:date="2022-06-23T13:35:00Z">
              <w:r w:rsidRPr="00CB11B1">
                <w:rPr>
                  <w:rFonts w:ascii="Calibri" w:eastAsia="Times New Roman" w:hAnsi="Calibri" w:cs="Calibri"/>
                  <w:color w:val="000000"/>
                  <w:sz w:val="20"/>
                  <w:szCs w:val="20"/>
                  <w:rPrChange w:id="3746" w:author="Stefanie Lane" w:date="2022-06-23T13:35:00Z">
                    <w:rPr/>
                  </w:rPrChange>
                </w:rPr>
                <w:t>"Fescue"</w:t>
              </w:r>
            </w:ins>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CB11B1" w:rsidRDefault="00CB11B1" w:rsidP="00CB11B1">
            <w:pPr>
              <w:spacing w:after="0" w:line="240" w:lineRule="auto"/>
              <w:rPr>
                <w:ins w:id="3747" w:author="Stefanie Lane" w:date="2022-06-23T13:35:00Z"/>
                <w:rFonts w:ascii="Calibri" w:eastAsia="Times New Roman" w:hAnsi="Calibri" w:cs="Calibri"/>
                <w:i/>
                <w:iCs/>
                <w:color w:val="000000"/>
                <w:sz w:val="20"/>
                <w:szCs w:val="20"/>
                <w:rPrChange w:id="3748" w:author="Stefanie Lane" w:date="2022-06-23T13:35:00Z">
                  <w:rPr>
                    <w:ins w:id="3749" w:author="Stefanie Lane" w:date="2022-06-23T13:35:00Z"/>
                  </w:rPr>
                </w:rPrChange>
              </w:rPr>
              <w:pPrChange w:id="3750" w:author="Stefanie Lane" w:date="2022-06-23T13:35:00Z">
                <w:pPr/>
              </w:pPrChange>
            </w:pPr>
            <w:ins w:id="3751" w:author="Stefanie Lane" w:date="2022-06-23T13:35:00Z">
              <w:r w:rsidRPr="00CB11B1">
                <w:rPr>
                  <w:rFonts w:ascii="Calibri" w:eastAsia="Times New Roman" w:hAnsi="Calibri" w:cs="Calibri"/>
                  <w:i/>
                  <w:iCs/>
                  <w:color w:val="000000"/>
                  <w:sz w:val="20"/>
                  <w:szCs w:val="20"/>
                  <w:rPrChange w:id="3752" w:author="Stefanie Lane" w:date="2022-06-23T13:35:00Z">
                    <w:rPr/>
                  </w:rPrChange>
                </w:rPr>
                <w:t xml:space="preserve">Festuca </w:t>
              </w:r>
              <w:proofErr w:type="spellStart"/>
              <w:r w:rsidRPr="00CB11B1">
                <w:rPr>
                  <w:rFonts w:ascii="Calibri" w:eastAsia="Times New Roman" w:hAnsi="Calibri" w:cs="Calibri"/>
                  <w:i/>
                  <w:iCs/>
                  <w:color w:val="000000"/>
                  <w:sz w:val="20"/>
                  <w:szCs w:val="20"/>
                  <w:rPrChange w:id="3753" w:author="Stefanie Lane" w:date="2022-06-23T13:35:00Z">
                    <w:rPr/>
                  </w:rPrChange>
                </w:rPr>
                <w:t>arundinacea</w:t>
              </w:r>
              <w:proofErr w:type="spellEnd"/>
            </w:ins>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CB11B1" w:rsidRDefault="00CB11B1" w:rsidP="00CB11B1">
            <w:pPr>
              <w:spacing w:after="0" w:line="240" w:lineRule="auto"/>
              <w:jc w:val="center"/>
              <w:rPr>
                <w:ins w:id="3754" w:author="Stefanie Lane" w:date="2022-06-23T13:35:00Z"/>
                <w:rFonts w:ascii="Calibri" w:eastAsia="Times New Roman" w:hAnsi="Calibri" w:cs="Calibri"/>
                <w:color w:val="000000"/>
                <w:sz w:val="20"/>
                <w:szCs w:val="20"/>
                <w:rPrChange w:id="3755" w:author="Stefanie Lane" w:date="2022-06-23T13:35:00Z">
                  <w:rPr>
                    <w:ins w:id="3756" w:author="Stefanie Lane" w:date="2022-06-23T13:35:00Z"/>
                  </w:rPr>
                </w:rPrChange>
              </w:rPr>
              <w:pPrChange w:id="3757" w:author="Stefanie Lane" w:date="2022-06-23T13:35:00Z">
                <w:pPr>
                  <w:jc w:val="center"/>
                </w:pPr>
              </w:pPrChange>
            </w:pPr>
            <w:ins w:id="3758" w:author="Stefanie Lane" w:date="2022-06-23T13:35:00Z">
              <w:r w:rsidRPr="00CB11B1">
                <w:rPr>
                  <w:rFonts w:ascii="Calibri" w:eastAsia="Times New Roman" w:hAnsi="Calibri" w:cs="Calibri"/>
                  <w:color w:val="000000"/>
                  <w:sz w:val="20"/>
                  <w:szCs w:val="20"/>
                  <w:rPrChange w:id="3759" w:author="Stefanie Lane" w:date="2022-06-23T13:35:00Z">
                    <w:rPr/>
                  </w:rPrChange>
                </w:rPr>
                <w:t>0.753</w:t>
              </w:r>
            </w:ins>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CB11B1" w:rsidRDefault="00CB11B1" w:rsidP="00CB11B1">
            <w:pPr>
              <w:spacing w:after="0" w:line="240" w:lineRule="auto"/>
              <w:jc w:val="center"/>
              <w:rPr>
                <w:ins w:id="3760" w:author="Stefanie Lane" w:date="2022-06-23T13:35:00Z"/>
                <w:rFonts w:ascii="Calibri" w:eastAsia="Times New Roman" w:hAnsi="Calibri" w:cs="Calibri"/>
                <w:color w:val="000000"/>
                <w:sz w:val="20"/>
                <w:szCs w:val="20"/>
                <w:rPrChange w:id="3761" w:author="Stefanie Lane" w:date="2022-06-23T13:35:00Z">
                  <w:rPr>
                    <w:ins w:id="3762" w:author="Stefanie Lane" w:date="2022-06-23T13:35:00Z"/>
                  </w:rPr>
                </w:rPrChange>
              </w:rPr>
              <w:pPrChange w:id="3763" w:author="Stefanie Lane" w:date="2022-06-23T13:35:00Z">
                <w:pPr>
                  <w:jc w:val="center"/>
                </w:pPr>
              </w:pPrChange>
            </w:pPr>
            <w:ins w:id="3764" w:author="Stefanie Lane" w:date="2022-06-23T13:35:00Z">
              <w:r w:rsidRPr="00CB11B1">
                <w:rPr>
                  <w:rFonts w:ascii="Calibri" w:eastAsia="Times New Roman" w:hAnsi="Calibri" w:cs="Calibri"/>
                  <w:color w:val="000000"/>
                  <w:sz w:val="20"/>
                  <w:szCs w:val="20"/>
                  <w:rPrChange w:id="3765"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CB11B1" w:rsidRDefault="00CB11B1" w:rsidP="00CB11B1">
            <w:pPr>
              <w:spacing w:after="0" w:line="240" w:lineRule="auto"/>
              <w:rPr>
                <w:ins w:id="3766" w:author="Stefanie Lane" w:date="2022-06-23T13:35:00Z"/>
                <w:rFonts w:ascii="Calibri" w:eastAsia="Times New Roman" w:hAnsi="Calibri" w:cs="Calibri"/>
                <w:color w:val="000000"/>
                <w:sz w:val="20"/>
                <w:szCs w:val="20"/>
                <w:rPrChange w:id="3767" w:author="Stefanie Lane" w:date="2022-06-23T13:35:00Z">
                  <w:rPr>
                    <w:ins w:id="3768" w:author="Stefanie Lane" w:date="2022-06-23T13:35:00Z"/>
                  </w:rPr>
                </w:rPrChange>
              </w:rPr>
              <w:pPrChange w:id="3769" w:author="Stefanie Lane" w:date="2022-06-23T13:35:00Z">
                <w:pPr/>
              </w:pPrChange>
            </w:pPr>
            <w:ins w:id="3770" w:author="Stefanie Lane" w:date="2022-06-23T13:35:00Z">
              <w:r w:rsidRPr="00CB11B1">
                <w:rPr>
                  <w:rFonts w:ascii="Calibri" w:eastAsia="Times New Roman" w:hAnsi="Calibri" w:cs="Calibri"/>
                  <w:color w:val="000000"/>
                  <w:sz w:val="20"/>
                  <w:szCs w:val="20"/>
                  <w:rPrChange w:id="3771" w:author="Stefanie Lane" w:date="2022-06-23T13:35:00Z">
                    <w:rPr/>
                  </w:rPrChange>
                </w:rPr>
                <w:t> </w:t>
              </w:r>
            </w:ins>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CB11B1" w:rsidRDefault="00CB11B1" w:rsidP="00CB11B1">
            <w:pPr>
              <w:spacing w:after="0" w:line="240" w:lineRule="auto"/>
              <w:rPr>
                <w:ins w:id="3772" w:author="Stefanie Lane" w:date="2022-06-23T13:35:00Z"/>
                <w:rFonts w:ascii="Calibri" w:eastAsia="Times New Roman" w:hAnsi="Calibri" w:cs="Calibri"/>
                <w:i/>
                <w:iCs/>
                <w:color w:val="000000"/>
                <w:sz w:val="20"/>
                <w:szCs w:val="20"/>
                <w:rPrChange w:id="3773" w:author="Stefanie Lane" w:date="2022-06-23T13:35:00Z">
                  <w:rPr>
                    <w:ins w:id="3774" w:author="Stefanie Lane" w:date="2022-06-23T13:35:00Z"/>
                  </w:rPr>
                </w:rPrChange>
              </w:rPr>
              <w:pPrChange w:id="3775" w:author="Stefanie Lane" w:date="2022-06-23T13:35:00Z">
                <w:pPr/>
              </w:pPrChange>
            </w:pPr>
            <w:ins w:id="3776" w:author="Stefanie Lane" w:date="2022-06-23T13:35:00Z">
              <w:r w:rsidRPr="00CB11B1">
                <w:rPr>
                  <w:rFonts w:ascii="Calibri" w:eastAsia="Times New Roman" w:hAnsi="Calibri" w:cs="Calibri"/>
                  <w:i/>
                  <w:iCs/>
                  <w:color w:val="000000"/>
                  <w:sz w:val="20"/>
                  <w:szCs w:val="20"/>
                  <w:rPrChange w:id="3777" w:author="Stefanie Lane" w:date="2022-06-23T13:35:00Z">
                    <w:rPr/>
                  </w:rPrChange>
                </w:rPr>
                <w:t xml:space="preserve">Festuca </w:t>
              </w:r>
              <w:proofErr w:type="spellStart"/>
              <w:r w:rsidRPr="00CB11B1">
                <w:rPr>
                  <w:rFonts w:ascii="Calibri" w:eastAsia="Times New Roman" w:hAnsi="Calibri" w:cs="Calibri"/>
                  <w:i/>
                  <w:iCs/>
                  <w:color w:val="000000"/>
                  <w:sz w:val="20"/>
                  <w:szCs w:val="20"/>
                  <w:rPrChange w:id="3778" w:author="Stefanie Lane" w:date="2022-06-23T13:35:00Z">
                    <w:rPr/>
                  </w:rPrChange>
                </w:rPr>
                <w:t>arundinacea</w:t>
              </w:r>
              <w:proofErr w:type="spellEnd"/>
            </w:ins>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CB11B1" w:rsidRDefault="00CB11B1" w:rsidP="00CB11B1">
            <w:pPr>
              <w:spacing w:after="0" w:line="240" w:lineRule="auto"/>
              <w:jc w:val="center"/>
              <w:rPr>
                <w:ins w:id="3779" w:author="Stefanie Lane" w:date="2022-06-23T13:35:00Z"/>
                <w:rFonts w:ascii="Calibri" w:eastAsia="Times New Roman" w:hAnsi="Calibri" w:cs="Calibri"/>
                <w:color w:val="000000"/>
                <w:sz w:val="20"/>
                <w:szCs w:val="20"/>
                <w:rPrChange w:id="3780" w:author="Stefanie Lane" w:date="2022-06-23T13:35:00Z">
                  <w:rPr>
                    <w:ins w:id="3781" w:author="Stefanie Lane" w:date="2022-06-23T13:35:00Z"/>
                  </w:rPr>
                </w:rPrChange>
              </w:rPr>
              <w:pPrChange w:id="3782" w:author="Stefanie Lane" w:date="2022-06-23T13:35:00Z">
                <w:pPr>
                  <w:jc w:val="center"/>
                </w:pPr>
              </w:pPrChange>
            </w:pPr>
            <w:ins w:id="3783" w:author="Stefanie Lane" w:date="2022-06-23T13:35:00Z">
              <w:r w:rsidRPr="00CB11B1">
                <w:rPr>
                  <w:rFonts w:ascii="Calibri" w:eastAsia="Times New Roman" w:hAnsi="Calibri" w:cs="Calibri"/>
                  <w:color w:val="000000"/>
                  <w:sz w:val="20"/>
                  <w:szCs w:val="20"/>
                  <w:rPrChange w:id="3784" w:author="Stefanie Lane" w:date="2022-06-23T13:35:00Z">
                    <w:rPr/>
                  </w:rPrChange>
                </w:rPr>
                <w:t>0.765</w:t>
              </w:r>
            </w:ins>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CB11B1" w:rsidRDefault="00CB11B1" w:rsidP="00CB11B1">
            <w:pPr>
              <w:spacing w:after="0" w:line="240" w:lineRule="auto"/>
              <w:jc w:val="center"/>
              <w:rPr>
                <w:ins w:id="3785" w:author="Stefanie Lane" w:date="2022-06-23T13:35:00Z"/>
                <w:rFonts w:ascii="Calibri" w:eastAsia="Times New Roman" w:hAnsi="Calibri" w:cs="Calibri"/>
                <w:color w:val="000000"/>
                <w:sz w:val="20"/>
                <w:szCs w:val="20"/>
                <w:rPrChange w:id="3786" w:author="Stefanie Lane" w:date="2022-06-23T13:35:00Z">
                  <w:rPr>
                    <w:ins w:id="3787" w:author="Stefanie Lane" w:date="2022-06-23T13:35:00Z"/>
                  </w:rPr>
                </w:rPrChange>
              </w:rPr>
              <w:pPrChange w:id="3788" w:author="Stefanie Lane" w:date="2022-06-23T13:35:00Z">
                <w:pPr>
                  <w:jc w:val="center"/>
                </w:pPr>
              </w:pPrChange>
            </w:pPr>
            <w:ins w:id="3789" w:author="Stefanie Lane" w:date="2022-06-23T13:35:00Z">
              <w:r w:rsidRPr="00CB11B1">
                <w:rPr>
                  <w:rFonts w:ascii="Calibri" w:eastAsia="Times New Roman" w:hAnsi="Calibri" w:cs="Calibri"/>
                  <w:color w:val="000000"/>
                  <w:sz w:val="20"/>
                  <w:szCs w:val="20"/>
                  <w:rPrChange w:id="3790"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CB11B1" w:rsidRDefault="00CB11B1" w:rsidP="00CB11B1">
            <w:pPr>
              <w:spacing w:after="0" w:line="240" w:lineRule="auto"/>
              <w:rPr>
                <w:ins w:id="3791" w:author="Stefanie Lane" w:date="2022-06-23T13:35:00Z"/>
                <w:rFonts w:ascii="Calibri" w:eastAsia="Times New Roman" w:hAnsi="Calibri" w:cs="Calibri"/>
                <w:color w:val="000000"/>
                <w:sz w:val="20"/>
                <w:szCs w:val="20"/>
                <w:rPrChange w:id="3792" w:author="Stefanie Lane" w:date="2022-06-23T13:35:00Z">
                  <w:rPr>
                    <w:ins w:id="3793" w:author="Stefanie Lane" w:date="2022-06-23T13:35:00Z"/>
                  </w:rPr>
                </w:rPrChange>
              </w:rPr>
              <w:pPrChange w:id="3794" w:author="Stefanie Lane" w:date="2022-06-23T13:35:00Z">
                <w:pPr/>
              </w:pPrChange>
            </w:pPr>
            <w:ins w:id="3795" w:author="Stefanie Lane" w:date="2022-06-23T13:35:00Z">
              <w:r w:rsidRPr="00CB11B1">
                <w:rPr>
                  <w:rFonts w:ascii="Calibri" w:eastAsia="Times New Roman" w:hAnsi="Calibri" w:cs="Calibri"/>
                  <w:color w:val="000000"/>
                  <w:sz w:val="20"/>
                  <w:szCs w:val="20"/>
                  <w:rPrChange w:id="3796"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CB11B1" w:rsidRDefault="00CB11B1" w:rsidP="00CB11B1">
            <w:pPr>
              <w:spacing w:after="0" w:line="240" w:lineRule="auto"/>
              <w:rPr>
                <w:ins w:id="3797" w:author="Stefanie Lane" w:date="2022-06-23T13:35:00Z"/>
                <w:rFonts w:ascii="Calibri" w:eastAsia="Times New Roman" w:hAnsi="Calibri" w:cs="Calibri"/>
                <w:i/>
                <w:iCs/>
                <w:color w:val="000000"/>
                <w:sz w:val="20"/>
                <w:szCs w:val="20"/>
                <w:rPrChange w:id="3798" w:author="Stefanie Lane" w:date="2022-06-23T13:35:00Z">
                  <w:rPr>
                    <w:ins w:id="3799" w:author="Stefanie Lane" w:date="2022-06-23T13:35:00Z"/>
                  </w:rPr>
                </w:rPrChange>
              </w:rPr>
              <w:pPrChange w:id="3800" w:author="Stefanie Lane" w:date="2022-06-23T13:35:00Z">
                <w:pPr/>
              </w:pPrChange>
            </w:pPr>
            <w:ins w:id="3801" w:author="Stefanie Lane" w:date="2022-06-23T13:35:00Z">
              <w:r w:rsidRPr="00CB11B1">
                <w:rPr>
                  <w:rFonts w:ascii="Calibri" w:eastAsia="Times New Roman" w:hAnsi="Calibri" w:cs="Calibri"/>
                  <w:i/>
                  <w:iCs/>
                  <w:color w:val="000000"/>
                  <w:sz w:val="20"/>
                  <w:szCs w:val="20"/>
                  <w:rPrChange w:id="3802" w:author="Stefanie Lane" w:date="2022-06-23T13:35:00Z">
                    <w:rPr/>
                  </w:rPrChange>
                </w:rPr>
                <w:t>Phalaris arundinaceae</w:t>
              </w:r>
            </w:ins>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CB11B1" w:rsidRDefault="00CB11B1" w:rsidP="00CB11B1">
            <w:pPr>
              <w:spacing w:after="0" w:line="240" w:lineRule="auto"/>
              <w:jc w:val="center"/>
              <w:rPr>
                <w:ins w:id="3803" w:author="Stefanie Lane" w:date="2022-06-23T13:35:00Z"/>
                <w:rFonts w:ascii="Calibri" w:eastAsia="Times New Roman" w:hAnsi="Calibri" w:cs="Calibri"/>
                <w:color w:val="000000"/>
                <w:sz w:val="20"/>
                <w:szCs w:val="20"/>
                <w:rPrChange w:id="3804" w:author="Stefanie Lane" w:date="2022-06-23T13:35:00Z">
                  <w:rPr>
                    <w:ins w:id="3805" w:author="Stefanie Lane" w:date="2022-06-23T13:35:00Z"/>
                  </w:rPr>
                </w:rPrChange>
              </w:rPr>
              <w:pPrChange w:id="3806" w:author="Stefanie Lane" w:date="2022-06-23T13:35:00Z">
                <w:pPr>
                  <w:jc w:val="center"/>
                </w:pPr>
              </w:pPrChange>
            </w:pPr>
            <w:ins w:id="3807" w:author="Stefanie Lane" w:date="2022-06-23T13:35:00Z">
              <w:r w:rsidRPr="00CB11B1">
                <w:rPr>
                  <w:rFonts w:ascii="Calibri" w:eastAsia="Times New Roman" w:hAnsi="Calibri" w:cs="Calibri"/>
                  <w:color w:val="000000"/>
                  <w:sz w:val="20"/>
                  <w:szCs w:val="20"/>
                  <w:rPrChange w:id="3808" w:author="Stefanie Lane" w:date="2022-06-23T13:35:00Z">
                    <w:rPr/>
                  </w:rPrChange>
                </w:rPr>
                <w:t>0.584</w:t>
              </w:r>
            </w:ins>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CB11B1" w:rsidRDefault="00CB11B1" w:rsidP="00CB11B1">
            <w:pPr>
              <w:spacing w:after="0" w:line="240" w:lineRule="auto"/>
              <w:jc w:val="center"/>
              <w:rPr>
                <w:ins w:id="3809" w:author="Stefanie Lane" w:date="2022-06-23T13:35:00Z"/>
                <w:rFonts w:ascii="Calibri" w:eastAsia="Times New Roman" w:hAnsi="Calibri" w:cs="Calibri"/>
                <w:color w:val="000000"/>
                <w:sz w:val="20"/>
                <w:szCs w:val="20"/>
                <w:rPrChange w:id="3810" w:author="Stefanie Lane" w:date="2022-06-23T13:35:00Z">
                  <w:rPr>
                    <w:ins w:id="3811" w:author="Stefanie Lane" w:date="2022-06-23T13:35:00Z"/>
                  </w:rPr>
                </w:rPrChange>
              </w:rPr>
              <w:pPrChange w:id="3812" w:author="Stefanie Lane" w:date="2022-06-23T13:35:00Z">
                <w:pPr>
                  <w:jc w:val="center"/>
                </w:pPr>
              </w:pPrChange>
            </w:pPr>
            <w:ins w:id="3813" w:author="Stefanie Lane" w:date="2022-06-23T13:35:00Z">
              <w:r w:rsidRPr="00CB11B1">
                <w:rPr>
                  <w:rFonts w:ascii="Calibri" w:eastAsia="Times New Roman" w:hAnsi="Calibri" w:cs="Calibri"/>
                  <w:color w:val="000000"/>
                  <w:sz w:val="20"/>
                  <w:szCs w:val="20"/>
                  <w:rPrChange w:id="3814" w:author="Stefanie Lane" w:date="2022-06-23T13:35:00Z">
                    <w:rPr/>
                  </w:rPrChange>
                </w:rPr>
                <w:t>0.001</w:t>
              </w:r>
            </w:ins>
          </w:p>
        </w:tc>
      </w:tr>
      <w:tr w:rsidR="00CB11B1" w:rsidRPr="00CB11B1" w14:paraId="388D9D4D" w14:textId="77777777" w:rsidTr="00CB11B1">
        <w:trPr>
          <w:trHeight w:val="260"/>
          <w:ins w:id="3815"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CB11B1" w:rsidRDefault="00CB11B1" w:rsidP="00CB11B1">
            <w:pPr>
              <w:spacing w:after="0" w:line="240" w:lineRule="auto"/>
              <w:rPr>
                <w:ins w:id="3816" w:author="Stefanie Lane" w:date="2022-06-23T13:35:00Z"/>
                <w:rFonts w:ascii="Calibri" w:eastAsia="Times New Roman" w:hAnsi="Calibri" w:cs="Calibri"/>
                <w:color w:val="000000"/>
                <w:sz w:val="20"/>
                <w:szCs w:val="20"/>
                <w:rPrChange w:id="3817" w:author="Stefanie Lane" w:date="2022-06-23T13:35:00Z">
                  <w:rPr>
                    <w:ins w:id="3818" w:author="Stefanie Lane" w:date="2022-06-23T13:35:00Z"/>
                  </w:rPr>
                </w:rPrChange>
              </w:rPr>
              <w:pPrChange w:id="3819"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CB11B1" w:rsidRDefault="00CB11B1" w:rsidP="00CB11B1">
            <w:pPr>
              <w:spacing w:after="0" w:line="240" w:lineRule="auto"/>
              <w:rPr>
                <w:ins w:id="3820" w:author="Stefanie Lane" w:date="2022-06-23T13:35:00Z"/>
                <w:rFonts w:ascii="Calibri" w:eastAsia="Times New Roman" w:hAnsi="Calibri" w:cs="Calibri"/>
                <w:i/>
                <w:iCs/>
                <w:color w:val="000000"/>
                <w:sz w:val="20"/>
                <w:szCs w:val="20"/>
                <w:rPrChange w:id="3821" w:author="Stefanie Lane" w:date="2022-06-23T13:35:00Z">
                  <w:rPr>
                    <w:ins w:id="3822" w:author="Stefanie Lane" w:date="2022-06-23T13:35:00Z"/>
                  </w:rPr>
                </w:rPrChange>
              </w:rPr>
              <w:pPrChange w:id="3823" w:author="Stefanie Lane" w:date="2022-06-23T13:35:00Z">
                <w:pPr/>
              </w:pPrChange>
            </w:pPr>
            <w:ins w:id="3824" w:author="Stefanie Lane" w:date="2022-06-23T13:35:00Z">
              <w:r w:rsidRPr="00CB11B1">
                <w:rPr>
                  <w:rFonts w:ascii="Calibri" w:eastAsia="Times New Roman" w:hAnsi="Calibri" w:cs="Calibri"/>
                  <w:i/>
                  <w:iCs/>
                  <w:color w:val="000000"/>
                  <w:sz w:val="20"/>
                  <w:szCs w:val="20"/>
                  <w:rPrChange w:id="3825" w:author="Stefanie Lane" w:date="2022-06-23T13:35:00Z">
                    <w:rPr/>
                  </w:rPrChange>
                </w:rPr>
                <w:t>Salix lucida</w:t>
              </w:r>
            </w:ins>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CB11B1" w:rsidRDefault="00CB11B1" w:rsidP="00CB11B1">
            <w:pPr>
              <w:spacing w:after="0" w:line="240" w:lineRule="auto"/>
              <w:jc w:val="center"/>
              <w:rPr>
                <w:ins w:id="3826" w:author="Stefanie Lane" w:date="2022-06-23T13:35:00Z"/>
                <w:rFonts w:ascii="Calibri" w:eastAsia="Times New Roman" w:hAnsi="Calibri" w:cs="Calibri"/>
                <w:color w:val="000000"/>
                <w:sz w:val="20"/>
                <w:szCs w:val="20"/>
                <w:rPrChange w:id="3827" w:author="Stefanie Lane" w:date="2022-06-23T13:35:00Z">
                  <w:rPr>
                    <w:ins w:id="3828" w:author="Stefanie Lane" w:date="2022-06-23T13:35:00Z"/>
                  </w:rPr>
                </w:rPrChange>
              </w:rPr>
              <w:pPrChange w:id="3829" w:author="Stefanie Lane" w:date="2022-06-23T13:35:00Z">
                <w:pPr>
                  <w:jc w:val="center"/>
                </w:pPr>
              </w:pPrChange>
            </w:pPr>
            <w:ins w:id="3830" w:author="Stefanie Lane" w:date="2022-06-23T13:35:00Z">
              <w:r w:rsidRPr="00CB11B1">
                <w:rPr>
                  <w:rFonts w:ascii="Calibri" w:eastAsia="Times New Roman" w:hAnsi="Calibri" w:cs="Calibri"/>
                  <w:color w:val="000000"/>
                  <w:sz w:val="20"/>
                  <w:szCs w:val="20"/>
                  <w:rPrChange w:id="3831" w:author="Stefanie Lane" w:date="2022-06-23T13:35:00Z">
                    <w:rPr/>
                  </w:rPrChange>
                </w:rPr>
                <w:t>0.586</w:t>
              </w:r>
            </w:ins>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CB11B1" w:rsidRDefault="00CB11B1" w:rsidP="00CB11B1">
            <w:pPr>
              <w:spacing w:after="0" w:line="240" w:lineRule="auto"/>
              <w:jc w:val="center"/>
              <w:rPr>
                <w:ins w:id="3832" w:author="Stefanie Lane" w:date="2022-06-23T13:35:00Z"/>
                <w:rFonts w:ascii="Calibri" w:eastAsia="Times New Roman" w:hAnsi="Calibri" w:cs="Calibri"/>
                <w:color w:val="000000"/>
                <w:sz w:val="20"/>
                <w:szCs w:val="20"/>
                <w:rPrChange w:id="3833" w:author="Stefanie Lane" w:date="2022-06-23T13:35:00Z">
                  <w:rPr>
                    <w:ins w:id="3834" w:author="Stefanie Lane" w:date="2022-06-23T13:35:00Z"/>
                  </w:rPr>
                </w:rPrChange>
              </w:rPr>
              <w:pPrChange w:id="3835" w:author="Stefanie Lane" w:date="2022-06-23T13:35:00Z">
                <w:pPr>
                  <w:jc w:val="center"/>
                </w:pPr>
              </w:pPrChange>
            </w:pPr>
            <w:ins w:id="3836" w:author="Stefanie Lane" w:date="2022-06-23T13:35:00Z">
              <w:r w:rsidRPr="00CB11B1">
                <w:rPr>
                  <w:rFonts w:ascii="Calibri" w:eastAsia="Times New Roman" w:hAnsi="Calibri" w:cs="Calibri"/>
                  <w:color w:val="000000"/>
                  <w:sz w:val="20"/>
                  <w:szCs w:val="20"/>
                  <w:rPrChange w:id="3837"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A1F6535" w14:textId="77777777" w:rsidR="00CB11B1" w:rsidRPr="00CB11B1" w:rsidRDefault="00CB11B1" w:rsidP="00CB11B1">
            <w:pPr>
              <w:spacing w:after="0" w:line="240" w:lineRule="auto"/>
              <w:jc w:val="center"/>
              <w:rPr>
                <w:ins w:id="3838" w:author="Stefanie Lane" w:date="2022-06-23T13:35:00Z"/>
                <w:rFonts w:ascii="Calibri" w:eastAsia="Times New Roman" w:hAnsi="Calibri" w:cs="Calibri"/>
                <w:color w:val="000000"/>
                <w:sz w:val="20"/>
                <w:szCs w:val="20"/>
                <w:rPrChange w:id="3839" w:author="Stefanie Lane" w:date="2022-06-23T13:35:00Z">
                  <w:rPr>
                    <w:ins w:id="3840" w:author="Stefanie Lane" w:date="2022-06-23T13:35:00Z"/>
                  </w:rPr>
                </w:rPrChange>
              </w:rPr>
              <w:pPrChange w:id="3841"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CB11B1" w:rsidRDefault="00CB11B1" w:rsidP="00CB11B1">
            <w:pPr>
              <w:spacing w:after="0" w:line="240" w:lineRule="auto"/>
              <w:rPr>
                <w:ins w:id="3842" w:author="Stefanie Lane" w:date="2022-06-23T13:35:00Z"/>
                <w:rFonts w:ascii="Calibri" w:eastAsia="Times New Roman" w:hAnsi="Calibri" w:cs="Calibri"/>
                <w:i/>
                <w:iCs/>
                <w:color w:val="000000"/>
                <w:sz w:val="20"/>
                <w:szCs w:val="20"/>
                <w:rPrChange w:id="3843" w:author="Stefanie Lane" w:date="2022-06-23T13:35:00Z">
                  <w:rPr>
                    <w:ins w:id="3844" w:author="Stefanie Lane" w:date="2022-06-23T13:35:00Z"/>
                  </w:rPr>
                </w:rPrChange>
              </w:rPr>
              <w:pPrChange w:id="3845" w:author="Stefanie Lane" w:date="2022-06-23T13:35:00Z">
                <w:pPr/>
              </w:pPrChange>
            </w:pPr>
            <w:ins w:id="3846" w:author="Stefanie Lane" w:date="2022-06-23T13:35:00Z">
              <w:r w:rsidRPr="00CB11B1">
                <w:rPr>
                  <w:rFonts w:ascii="Calibri" w:eastAsia="Times New Roman" w:hAnsi="Calibri" w:cs="Calibri"/>
                  <w:i/>
                  <w:iCs/>
                  <w:color w:val="000000"/>
                  <w:sz w:val="20"/>
                  <w:szCs w:val="20"/>
                  <w:rPrChange w:id="3847" w:author="Stefanie Lane" w:date="2022-06-23T13:35:00Z">
                    <w:rPr/>
                  </w:rPrChange>
                </w:rPr>
                <w:t>Phalaris arundinaceae</w:t>
              </w:r>
            </w:ins>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CB11B1" w:rsidRDefault="00CB11B1" w:rsidP="00CB11B1">
            <w:pPr>
              <w:spacing w:after="0" w:line="240" w:lineRule="auto"/>
              <w:jc w:val="center"/>
              <w:rPr>
                <w:ins w:id="3848" w:author="Stefanie Lane" w:date="2022-06-23T13:35:00Z"/>
                <w:rFonts w:ascii="Calibri" w:eastAsia="Times New Roman" w:hAnsi="Calibri" w:cs="Calibri"/>
                <w:color w:val="000000"/>
                <w:sz w:val="20"/>
                <w:szCs w:val="20"/>
                <w:rPrChange w:id="3849" w:author="Stefanie Lane" w:date="2022-06-23T13:35:00Z">
                  <w:rPr>
                    <w:ins w:id="3850" w:author="Stefanie Lane" w:date="2022-06-23T13:35:00Z"/>
                  </w:rPr>
                </w:rPrChange>
              </w:rPr>
              <w:pPrChange w:id="3851" w:author="Stefanie Lane" w:date="2022-06-23T13:35:00Z">
                <w:pPr>
                  <w:jc w:val="center"/>
                </w:pPr>
              </w:pPrChange>
            </w:pPr>
            <w:ins w:id="3852" w:author="Stefanie Lane" w:date="2022-06-23T13:35:00Z">
              <w:r w:rsidRPr="00CB11B1">
                <w:rPr>
                  <w:rFonts w:ascii="Calibri" w:eastAsia="Times New Roman" w:hAnsi="Calibri" w:cs="Calibri"/>
                  <w:color w:val="000000"/>
                  <w:sz w:val="20"/>
                  <w:szCs w:val="20"/>
                  <w:rPrChange w:id="3853" w:author="Stefanie Lane" w:date="2022-06-23T13:35:00Z">
                    <w:rPr/>
                  </w:rPrChange>
                </w:rPr>
                <w:t>0.334</w:t>
              </w:r>
            </w:ins>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CB11B1" w:rsidRDefault="00CB11B1" w:rsidP="00CB11B1">
            <w:pPr>
              <w:spacing w:after="0" w:line="240" w:lineRule="auto"/>
              <w:jc w:val="center"/>
              <w:rPr>
                <w:ins w:id="3854" w:author="Stefanie Lane" w:date="2022-06-23T13:35:00Z"/>
                <w:rFonts w:ascii="Calibri" w:eastAsia="Times New Roman" w:hAnsi="Calibri" w:cs="Calibri"/>
                <w:color w:val="000000"/>
                <w:sz w:val="20"/>
                <w:szCs w:val="20"/>
                <w:rPrChange w:id="3855" w:author="Stefanie Lane" w:date="2022-06-23T13:35:00Z">
                  <w:rPr>
                    <w:ins w:id="3856" w:author="Stefanie Lane" w:date="2022-06-23T13:35:00Z"/>
                  </w:rPr>
                </w:rPrChange>
              </w:rPr>
              <w:pPrChange w:id="3857" w:author="Stefanie Lane" w:date="2022-06-23T13:35:00Z">
                <w:pPr>
                  <w:jc w:val="center"/>
                </w:pPr>
              </w:pPrChange>
            </w:pPr>
            <w:ins w:id="3858" w:author="Stefanie Lane" w:date="2022-06-23T13:35:00Z">
              <w:r w:rsidRPr="00CB11B1">
                <w:rPr>
                  <w:rFonts w:ascii="Calibri" w:eastAsia="Times New Roman" w:hAnsi="Calibri" w:cs="Calibri"/>
                  <w:color w:val="000000"/>
                  <w:sz w:val="20"/>
                  <w:szCs w:val="20"/>
                  <w:rPrChange w:id="3859" w:author="Stefanie Lane" w:date="2022-06-23T13:35:00Z">
                    <w:rPr/>
                  </w:rPrChange>
                </w:rPr>
                <w:t>0.019</w:t>
              </w:r>
            </w:ins>
          </w:p>
        </w:tc>
        <w:tc>
          <w:tcPr>
            <w:tcW w:w="240" w:type="dxa"/>
            <w:tcBorders>
              <w:top w:val="nil"/>
              <w:left w:val="nil"/>
              <w:bottom w:val="nil"/>
              <w:right w:val="nil"/>
            </w:tcBorders>
            <w:shd w:val="clear" w:color="auto" w:fill="auto"/>
            <w:noWrap/>
            <w:vAlign w:val="bottom"/>
            <w:hideMark/>
          </w:tcPr>
          <w:p w14:paraId="11C42C50" w14:textId="77777777" w:rsidR="00CB11B1" w:rsidRPr="00CB11B1" w:rsidRDefault="00CB11B1" w:rsidP="00CB11B1">
            <w:pPr>
              <w:spacing w:after="0" w:line="240" w:lineRule="auto"/>
              <w:jc w:val="center"/>
              <w:rPr>
                <w:ins w:id="3860" w:author="Stefanie Lane" w:date="2022-06-23T13:35:00Z"/>
                <w:rFonts w:ascii="Calibri" w:eastAsia="Times New Roman" w:hAnsi="Calibri" w:cs="Calibri"/>
                <w:color w:val="000000"/>
                <w:sz w:val="20"/>
                <w:szCs w:val="20"/>
                <w:rPrChange w:id="3861" w:author="Stefanie Lane" w:date="2022-06-23T13:35:00Z">
                  <w:rPr>
                    <w:ins w:id="3862" w:author="Stefanie Lane" w:date="2022-06-23T13:35:00Z"/>
                  </w:rPr>
                </w:rPrChange>
              </w:rPr>
              <w:pPrChange w:id="3863"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CB11B1" w:rsidRDefault="00CB11B1" w:rsidP="00CB11B1">
            <w:pPr>
              <w:spacing w:after="0" w:line="240" w:lineRule="auto"/>
              <w:rPr>
                <w:ins w:id="3864" w:author="Stefanie Lane" w:date="2022-06-23T13:35:00Z"/>
                <w:rFonts w:ascii="Calibri" w:eastAsia="Times New Roman" w:hAnsi="Calibri" w:cs="Calibri"/>
                <w:i/>
                <w:iCs/>
                <w:color w:val="000000"/>
                <w:sz w:val="20"/>
                <w:szCs w:val="20"/>
                <w:rPrChange w:id="3865" w:author="Stefanie Lane" w:date="2022-06-23T13:35:00Z">
                  <w:rPr>
                    <w:ins w:id="3866" w:author="Stefanie Lane" w:date="2022-06-23T13:35:00Z"/>
                  </w:rPr>
                </w:rPrChange>
              </w:rPr>
              <w:pPrChange w:id="3867" w:author="Stefanie Lane" w:date="2022-06-23T13:35:00Z">
                <w:pPr/>
              </w:pPrChange>
            </w:pPr>
            <w:ins w:id="3868" w:author="Stefanie Lane" w:date="2022-06-23T13:35:00Z">
              <w:r w:rsidRPr="00CB11B1">
                <w:rPr>
                  <w:rFonts w:ascii="Calibri" w:eastAsia="Times New Roman" w:hAnsi="Calibri" w:cs="Calibri"/>
                  <w:i/>
                  <w:iCs/>
                  <w:color w:val="000000"/>
                  <w:sz w:val="20"/>
                  <w:szCs w:val="20"/>
                  <w:rPrChange w:id="3869" w:author="Stefanie Lane" w:date="2022-06-23T13:35:00Z">
                    <w:rPr/>
                  </w:rPrChange>
                </w:rPr>
                <w:t xml:space="preserve">Festuca </w:t>
              </w:r>
              <w:proofErr w:type="spellStart"/>
              <w:r w:rsidRPr="00CB11B1">
                <w:rPr>
                  <w:rFonts w:ascii="Calibri" w:eastAsia="Times New Roman" w:hAnsi="Calibri" w:cs="Calibri"/>
                  <w:i/>
                  <w:iCs/>
                  <w:color w:val="000000"/>
                  <w:sz w:val="20"/>
                  <w:szCs w:val="20"/>
                  <w:rPrChange w:id="3870" w:author="Stefanie Lane" w:date="2022-06-23T13:35:00Z">
                    <w:rPr/>
                  </w:rPrChange>
                </w:rPr>
                <w:t>arundinacea</w:t>
              </w:r>
              <w:proofErr w:type="spellEnd"/>
            </w:ins>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CB11B1" w:rsidRDefault="00CB11B1" w:rsidP="00CB11B1">
            <w:pPr>
              <w:spacing w:after="0" w:line="240" w:lineRule="auto"/>
              <w:jc w:val="center"/>
              <w:rPr>
                <w:ins w:id="3871" w:author="Stefanie Lane" w:date="2022-06-23T13:35:00Z"/>
                <w:rFonts w:ascii="Calibri" w:eastAsia="Times New Roman" w:hAnsi="Calibri" w:cs="Calibri"/>
                <w:color w:val="000000"/>
                <w:sz w:val="20"/>
                <w:szCs w:val="20"/>
                <w:rPrChange w:id="3872" w:author="Stefanie Lane" w:date="2022-06-23T13:35:00Z">
                  <w:rPr>
                    <w:ins w:id="3873" w:author="Stefanie Lane" w:date="2022-06-23T13:35:00Z"/>
                  </w:rPr>
                </w:rPrChange>
              </w:rPr>
              <w:pPrChange w:id="3874" w:author="Stefanie Lane" w:date="2022-06-23T13:35:00Z">
                <w:pPr>
                  <w:jc w:val="center"/>
                </w:pPr>
              </w:pPrChange>
            </w:pPr>
            <w:ins w:id="3875" w:author="Stefanie Lane" w:date="2022-06-23T13:35:00Z">
              <w:r w:rsidRPr="00CB11B1">
                <w:rPr>
                  <w:rFonts w:ascii="Calibri" w:eastAsia="Times New Roman" w:hAnsi="Calibri" w:cs="Calibri"/>
                  <w:color w:val="000000"/>
                  <w:sz w:val="20"/>
                  <w:szCs w:val="20"/>
                  <w:rPrChange w:id="3876" w:author="Stefanie Lane" w:date="2022-06-23T13:35:00Z">
                    <w:rPr/>
                  </w:rPrChange>
                </w:rPr>
                <w:t>0.416</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CB11B1" w:rsidRDefault="00CB11B1" w:rsidP="00CB11B1">
            <w:pPr>
              <w:spacing w:after="0" w:line="240" w:lineRule="auto"/>
              <w:jc w:val="center"/>
              <w:rPr>
                <w:ins w:id="3877" w:author="Stefanie Lane" w:date="2022-06-23T13:35:00Z"/>
                <w:rFonts w:ascii="Calibri" w:eastAsia="Times New Roman" w:hAnsi="Calibri" w:cs="Calibri"/>
                <w:color w:val="000000"/>
                <w:sz w:val="20"/>
                <w:szCs w:val="20"/>
                <w:rPrChange w:id="3878" w:author="Stefanie Lane" w:date="2022-06-23T13:35:00Z">
                  <w:rPr>
                    <w:ins w:id="3879" w:author="Stefanie Lane" w:date="2022-06-23T13:35:00Z"/>
                  </w:rPr>
                </w:rPrChange>
              </w:rPr>
              <w:pPrChange w:id="3880" w:author="Stefanie Lane" w:date="2022-06-23T13:35:00Z">
                <w:pPr>
                  <w:jc w:val="center"/>
                </w:pPr>
              </w:pPrChange>
            </w:pPr>
            <w:ins w:id="3881" w:author="Stefanie Lane" w:date="2022-06-23T13:35:00Z">
              <w:r w:rsidRPr="00CB11B1">
                <w:rPr>
                  <w:rFonts w:ascii="Calibri" w:eastAsia="Times New Roman" w:hAnsi="Calibri" w:cs="Calibri"/>
                  <w:color w:val="000000"/>
                  <w:sz w:val="20"/>
                  <w:szCs w:val="20"/>
                  <w:rPrChange w:id="3882" w:author="Stefanie Lane" w:date="2022-06-23T13:35:00Z">
                    <w:rPr/>
                  </w:rPrChange>
                </w:rPr>
                <w:t>0.001</w:t>
              </w:r>
            </w:ins>
          </w:p>
        </w:tc>
      </w:tr>
      <w:tr w:rsidR="00CB11B1" w:rsidRPr="00CB11B1" w14:paraId="78151E18" w14:textId="77777777" w:rsidTr="00CB11B1">
        <w:trPr>
          <w:trHeight w:val="260"/>
          <w:ins w:id="3883"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CB11B1" w:rsidRDefault="00CB11B1" w:rsidP="00CB11B1">
            <w:pPr>
              <w:spacing w:after="0" w:line="240" w:lineRule="auto"/>
              <w:rPr>
                <w:ins w:id="3884" w:author="Stefanie Lane" w:date="2022-06-23T13:35:00Z"/>
                <w:rFonts w:ascii="Calibri" w:eastAsia="Times New Roman" w:hAnsi="Calibri" w:cs="Calibri"/>
                <w:color w:val="000000"/>
                <w:sz w:val="20"/>
                <w:szCs w:val="20"/>
                <w:rPrChange w:id="3885" w:author="Stefanie Lane" w:date="2022-06-23T13:35:00Z">
                  <w:rPr>
                    <w:ins w:id="3886" w:author="Stefanie Lane" w:date="2022-06-23T13:35:00Z"/>
                  </w:rPr>
                </w:rPrChange>
              </w:rPr>
              <w:pPrChange w:id="3887"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CB11B1" w:rsidRDefault="00CB11B1" w:rsidP="00CB11B1">
            <w:pPr>
              <w:spacing w:after="0" w:line="240" w:lineRule="auto"/>
              <w:rPr>
                <w:ins w:id="3888" w:author="Stefanie Lane" w:date="2022-06-23T13:35:00Z"/>
                <w:rFonts w:ascii="Calibri" w:eastAsia="Times New Roman" w:hAnsi="Calibri" w:cs="Calibri"/>
                <w:i/>
                <w:iCs/>
                <w:sz w:val="20"/>
                <w:szCs w:val="20"/>
                <w:rPrChange w:id="3889" w:author="Stefanie Lane" w:date="2022-06-23T13:35:00Z">
                  <w:rPr>
                    <w:ins w:id="3890" w:author="Stefanie Lane" w:date="2022-06-23T13:35:00Z"/>
                  </w:rPr>
                </w:rPrChange>
              </w:rPr>
              <w:pPrChange w:id="3891" w:author="Stefanie Lane" w:date="2022-06-23T13:35:00Z">
                <w:pPr/>
              </w:pPrChange>
            </w:pPr>
            <w:ins w:id="3892" w:author="Stefanie Lane" w:date="2022-06-23T13:35:00Z">
              <w:r w:rsidRPr="00CB11B1">
                <w:rPr>
                  <w:rFonts w:ascii="Calibri" w:eastAsia="Times New Roman" w:hAnsi="Calibri" w:cs="Calibri"/>
                  <w:i/>
                  <w:iCs/>
                  <w:sz w:val="20"/>
                  <w:szCs w:val="20"/>
                  <w:rPrChange w:id="3893" w:author="Stefanie Lane" w:date="2022-06-23T13:35:00Z">
                    <w:rPr/>
                  </w:rPrChange>
                </w:rPr>
                <w:t>Lathyrus palustris</w:t>
              </w:r>
            </w:ins>
          </w:p>
        </w:tc>
        <w:tc>
          <w:tcPr>
            <w:tcW w:w="696" w:type="dxa"/>
            <w:tcBorders>
              <w:top w:val="nil"/>
              <w:left w:val="nil"/>
              <w:bottom w:val="nil"/>
              <w:right w:val="nil"/>
            </w:tcBorders>
            <w:shd w:val="clear" w:color="auto" w:fill="auto"/>
            <w:noWrap/>
            <w:vAlign w:val="bottom"/>
            <w:hideMark/>
          </w:tcPr>
          <w:p w14:paraId="4E72ABA2" w14:textId="77777777" w:rsidR="00CB11B1" w:rsidRPr="00CB11B1" w:rsidRDefault="00CB11B1" w:rsidP="00CB11B1">
            <w:pPr>
              <w:spacing w:after="0" w:line="240" w:lineRule="auto"/>
              <w:jc w:val="center"/>
              <w:rPr>
                <w:ins w:id="3894" w:author="Stefanie Lane" w:date="2022-06-23T13:35:00Z"/>
                <w:rFonts w:ascii="Calibri" w:eastAsia="Times New Roman" w:hAnsi="Calibri" w:cs="Calibri"/>
                <w:color w:val="000000"/>
                <w:sz w:val="20"/>
                <w:szCs w:val="20"/>
                <w:rPrChange w:id="3895" w:author="Stefanie Lane" w:date="2022-06-23T13:35:00Z">
                  <w:rPr>
                    <w:ins w:id="3896" w:author="Stefanie Lane" w:date="2022-06-23T13:35:00Z"/>
                  </w:rPr>
                </w:rPrChange>
              </w:rPr>
              <w:pPrChange w:id="3897" w:author="Stefanie Lane" w:date="2022-06-23T13:35:00Z">
                <w:pPr>
                  <w:jc w:val="center"/>
                </w:pPr>
              </w:pPrChange>
            </w:pPr>
            <w:ins w:id="3898" w:author="Stefanie Lane" w:date="2022-06-23T13:35:00Z">
              <w:r w:rsidRPr="00CB11B1">
                <w:rPr>
                  <w:rFonts w:ascii="Calibri" w:eastAsia="Times New Roman" w:hAnsi="Calibri" w:cs="Calibri"/>
                  <w:color w:val="000000"/>
                  <w:sz w:val="20"/>
                  <w:szCs w:val="20"/>
                  <w:rPrChange w:id="3899" w:author="Stefanie Lane" w:date="2022-06-23T13:35:00Z">
                    <w:rPr/>
                  </w:rPrChange>
                </w:rPr>
                <w:t>0.543</w:t>
              </w:r>
            </w:ins>
          </w:p>
        </w:tc>
        <w:tc>
          <w:tcPr>
            <w:tcW w:w="727" w:type="dxa"/>
            <w:tcBorders>
              <w:top w:val="nil"/>
              <w:left w:val="nil"/>
              <w:bottom w:val="nil"/>
              <w:right w:val="nil"/>
            </w:tcBorders>
            <w:shd w:val="clear" w:color="auto" w:fill="auto"/>
            <w:noWrap/>
            <w:vAlign w:val="bottom"/>
            <w:hideMark/>
          </w:tcPr>
          <w:p w14:paraId="202F52BA" w14:textId="77777777" w:rsidR="00CB11B1" w:rsidRPr="00CB11B1" w:rsidRDefault="00CB11B1" w:rsidP="00CB11B1">
            <w:pPr>
              <w:spacing w:after="0" w:line="240" w:lineRule="auto"/>
              <w:jc w:val="center"/>
              <w:rPr>
                <w:ins w:id="3900" w:author="Stefanie Lane" w:date="2022-06-23T13:35:00Z"/>
                <w:rFonts w:ascii="Calibri" w:eastAsia="Times New Roman" w:hAnsi="Calibri" w:cs="Calibri"/>
                <w:color w:val="000000"/>
                <w:sz w:val="20"/>
                <w:szCs w:val="20"/>
                <w:rPrChange w:id="3901" w:author="Stefanie Lane" w:date="2022-06-23T13:35:00Z">
                  <w:rPr>
                    <w:ins w:id="3902" w:author="Stefanie Lane" w:date="2022-06-23T13:35:00Z"/>
                  </w:rPr>
                </w:rPrChange>
              </w:rPr>
              <w:pPrChange w:id="3903" w:author="Stefanie Lane" w:date="2022-06-23T13:35:00Z">
                <w:pPr>
                  <w:jc w:val="center"/>
                </w:pPr>
              </w:pPrChange>
            </w:pPr>
            <w:ins w:id="3904" w:author="Stefanie Lane" w:date="2022-06-23T13:35:00Z">
              <w:r w:rsidRPr="00CB11B1">
                <w:rPr>
                  <w:rFonts w:ascii="Calibri" w:eastAsia="Times New Roman" w:hAnsi="Calibri" w:cs="Calibri"/>
                  <w:color w:val="000000"/>
                  <w:sz w:val="20"/>
                  <w:szCs w:val="20"/>
                  <w:rPrChange w:id="3905"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2855A1F" w14:textId="77777777" w:rsidR="00CB11B1" w:rsidRPr="00CB11B1" w:rsidRDefault="00CB11B1" w:rsidP="00CB11B1">
            <w:pPr>
              <w:spacing w:after="0" w:line="240" w:lineRule="auto"/>
              <w:jc w:val="center"/>
              <w:rPr>
                <w:ins w:id="3906" w:author="Stefanie Lane" w:date="2022-06-23T13:35:00Z"/>
                <w:rFonts w:ascii="Calibri" w:eastAsia="Times New Roman" w:hAnsi="Calibri" w:cs="Calibri"/>
                <w:color w:val="000000"/>
                <w:sz w:val="20"/>
                <w:szCs w:val="20"/>
                <w:rPrChange w:id="3907" w:author="Stefanie Lane" w:date="2022-06-23T13:35:00Z">
                  <w:rPr>
                    <w:ins w:id="3908" w:author="Stefanie Lane" w:date="2022-06-23T13:35:00Z"/>
                  </w:rPr>
                </w:rPrChange>
              </w:rPr>
              <w:pPrChange w:id="3909"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60DF4C13" w14:textId="77777777" w:rsidR="00CB11B1" w:rsidRPr="00CB11B1" w:rsidRDefault="00CB11B1" w:rsidP="00CB11B1">
            <w:pPr>
              <w:spacing w:after="0" w:line="240" w:lineRule="auto"/>
              <w:rPr>
                <w:ins w:id="3910" w:author="Stefanie Lane" w:date="2022-06-23T13:35:00Z"/>
                <w:rFonts w:ascii="Times New Roman" w:eastAsia="Times New Roman" w:hAnsi="Times New Roman" w:cs="Times New Roman"/>
                <w:sz w:val="20"/>
                <w:szCs w:val="20"/>
                <w:rPrChange w:id="3911" w:author="Stefanie Lane" w:date="2022-06-23T13:35:00Z">
                  <w:rPr>
                    <w:ins w:id="3912" w:author="Stefanie Lane" w:date="2022-06-23T13:35:00Z"/>
                  </w:rPr>
                </w:rPrChange>
              </w:rPr>
              <w:pPrChange w:id="3913" w:author="Stefanie Lane" w:date="2022-06-23T13:35:00Z">
                <w:pPr/>
              </w:pPrChange>
            </w:pPr>
          </w:p>
        </w:tc>
        <w:tc>
          <w:tcPr>
            <w:tcW w:w="706" w:type="dxa"/>
            <w:tcBorders>
              <w:top w:val="nil"/>
              <w:left w:val="nil"/>
              <w:bottom w:val="nil"/>
              <w:right w:val="nil"/>
            </w:tcBorders>
            <w:shd w:val="clear" w:color="auto" w:fill="auto"/>
            <w:noWrap/>
            <w:vAlign w:val="bottom"/>
            <w:hideMark/>
          </w:tcPr>
          <w:p w14:paraId="7176558F" w14:textId="77777777" w:rsidR="00CB11B1" w:rsidRPr="00CB11B1" w:rsidRDefault="00CB11B1" w:rsidP="00CB11B1">
            <w:pPr>
              <w:spacing w:after="0" w:line="240" w:lineRule="auto"/>
              <w:rPr>
                <w:ins w:id="3914" w:author="Stefanie Lane" w:date="2022-06-23T13:35:00Z"/>
                <w:rFonts w:ascii="Times New Roman" w:eastAsia="Times New Roman" w:hAnsi="Times New Roman" w:cs="Times New Roman"/>
                <w:sz w:val="20"/>
                <w:szCs w:val="20"/>
                <w:rPrChange w:id="3915" w:author="Stefanie Lane" w:date="2022-06-23T13:35:00Z">
                  <w:rPr>
                    <w:ins w:id="3916" w:author="Stefanie Lane" w:date="2022-06-23T13:35:00Z"/>
                  </w:rPr>
                </w:rPrChange>
              </w:rPr>
              <w:pPrChange w:id="3917" w:author="Stefanie Lane" w:date="2022-06-23T13:35:00Z">
                <w:pPr/>
              </w:pPrChange>
            </w:pPr>
          </w:p>
        </w:tc>
        <w:tc>
          <w:tcPr>
            <w:tcW w:w="737" w:type="dxa"/>
            <w:tcBorders>
              <w:top w:val="nil"/>
              <w:left w:val="nil"/>
              <w:bottom w:val="nil"/>
              <w:right w:val="nil"/>
            </w:tcBorders>
            <w:shd w:val="clear" w:color="auto" w:fill="auto"/>
            <w:noWrap/>
            <w:vAlign w:val="bottom"/>
            <w:hideMark/>
          </w:tcPr>
          <w:p w14:paraId="63BD34ED" w14:textId="77777777" w:rsidR="00CB11B1" w:rsidRPr="00CB11B1" w:rsidRDefault="00CB11B1" w:rsidP="00CB11B1">
            <w:pPr>
              <w:spacing w:after="0" w:line="240" w:lineRule="auto"/>
              <w:jc w:val="center"/>
              <w:rPr>
                <w:ins w:id="3918" w:author="Stefanie Lane" w:date="2022-06-23T13:35:00Z"/>
                <w:rFonts w:ascii="Times New Roman" w:eastAsia="Times New Roman" w:hAnsi="Times New Roman" w:cs="Times New Roman"/>
                <w:sz w:val="20"/>
                <w:szCs w:val="20"/>
                <w:rPrChange w:id="3919" w:author="Stefanie Lane" w:date="2022-06-23T13:35:00Z">
                  <w:rPr>
                    <w:ins w:id="3920" w:author="Stefanie Lane" w:date="2022-06-23T13:35:00Z"/>
                  </w:rPr>
                </w:rPrChange>
              </w:rPr>
              <w:pPrChange w:id="3921"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CA44A2D" w14:textId="77777777" w:rsidR="00CB11B1" w:rsidRPr="00CB11B1" w:rsidRDefault="00CB11B1" w:rsidP="00CB11B1">
            <w:pPr>
              <w:spacing w:after="0" w:line="240" w:lineRule="auto"/>
              <w:jc w:val="center"/>
              <w:rPr>
                <w:ins w:id="3922" w:author="Stefanie Lane" w:date="2022-06-23T13:35:00Z"/>
                <w:rFonts w:ascii="Times New Roman" w:eastAsia="Times New Roman" w:hAnsi="Times New Roman" w:cs="Times New Roman"/>
                <w:sz w:val="20"/>
                <w:szCs w:val="20"/>
                <w:rPrChange w:id="3923" w:author="Stefanie Lane" w:date="2022-06-23T13:35:00Z">
                  <w:rPr>
                    <w:ins w:id="3924" w:author="Stefanie Lane" w:date="2022-06-23T13:35:00Z"/>
                  </w:rPr>
                </w:rPrChange>
              </w:rPr>
              <w:pPrChange w:id="3925"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75BE97A1" w14:textId="77777777" w:rsidR="00CB11B1" w:rsidRPr="00CB11B1" w:rsidRDefault="00CB11B1" w:rsidP="00CB11B1">
            <w:pPr>
              <w:spacing w:after="0" w:line="240" w:lineRule="auto"/>
              <w:rPr>
                <w:ins w:id="3926" w:author="Stefanie Lane" w:date="2022-06-23T13:35:00Z"/>
                <w:rFonts w:ascii="Calibri" w:eastAsia="Times New Roman" w:hAnsi="Calibri" w:cs="Calibri"/>
                <w:i/>
                <w:iCs/>
                <w:color w:val="000000"/>
                <w:sz w:val="20"/>
                <w:szCs w:val="20"/>
                <w:rPrChange w:id="3927" w:author="Stefanie Lane" w:date="2022-06-23T13:35:00Z">
                  <w:rPr>
                    <w:ins w:id="3928" w:author="Stefanie Lane" w:date="2022-06-23T13:35:00Z"/>
                  </w:rPr>
                </w:rPrChange>
              </w:rPr>
              <w:pPrChange w:id="3929" w:author="Stefanie Lane" w:date="2022-06-23T13:35:00Z">
                <w:pPr/>
              </w:pPrChange>
            </w:pPr>
            <w:ins w:id="3930" w:author="Stefanie Lane" w:date="2022-06-23T13:35:00Z">
              <w:r w:rsidRPr="00CB11B1">
                <w:rPr>
                  <w:rFonts w:ascii="Calibri" w:eastAsia="Times New Roman" w:hAnsi="Calibri" w:cs="Calibri"/>
                  <w:i/>
                  <w:iCs/>
                  <w:color w:val="000000"/>
                  <w:sz w:val="20"/>
                  <w:szCs w:val="20"/>
                  <w:rPrChange w:id="3931" w:author="Stefanie Lane" w:date="2022-06-23T13:35:00Z">
                    <w:rPr/>
                  </w:rPrChange>
                </w:rPr>
                <w:t> </w:t>
              </w:r>
            </w:ins>
          </w:p>
        </w:tc>
        <w:tc>
          <w:tcPr>
            <w:tcW w:w="693" w:type="dxa"/>
            <w:tcBorders>
              <w:top w:val="nil"/>
              <w:left w:val="nil"/>
              <w:bottom w:val="nil"/>
              <w:right w:val="nil"/>
            </w:tcBorders>
            <w:shd w:val="clear" w:color="auto" w:fill="auto"/>
            <w:noWrap/>
            <w:vAlign w:val="bottom"/>
            <w:hideMark/>
          </w:tcPr>
          <w:p w14:paraId="2BCC0249" w14:textId="77777777" w:rsidR="00CB11B1" w:rsidRPr="00CB11B1" w:rsidRDefault="00CB11B1" w:rsidP="00CB11B1">
            <w:pPr>
              <w:spacing w:after="0" w:line="240" w:lineRule="auto"/>
              <w:jc w:val="center"/>
              <w:rPr>
                <w:ins w:id="3932" w:author="Stefanie Lane" w:date="2022-06-23T13:35:00Z"/>
                <w:rFonts w:ascii="Calibri" w:eastAsia="Times New Roman" w:hAnsi="Calibri" w:cs="Calibri"/>
                <w:color w:val="000000"/>
                <w:sz w:val="20"/>
                <w:szCs w:val="20"/>
                <w:rPrChange w:id="3933" w:author="Stefanie Lane" w:date="2022-06-23T13:35:00Z">
                  <w:rPr>
                    <w:ins w:id="3934" w:author="Stefanie Lane" w:date="2022-06-23T13:35:00Z"/>
                  </w:rPr>
                </w:rPrChange>
              </w:rPr>
              <w:pPrChange w:id="3935" w:author="Stefanie Lane" w:date="2022-06-23T13:35:00Z">
                <w:pPr>
                  <w:jc w:val="center"/>
                </w:pPr>
              </w:pPrChange>
            </w:pPr>
            <w:ins w:id="3936" w:author="Stefanie Lane" w:date="2022-06-23T13:35:00Z">
              <w:r w:rsidRPr="00CB11B1">
                <w:rPr>
                  <w:rFonts w:ascii="Calibri" w:eastAsia="Times New Roman" w:hAnsi="Calibri" w:cs="Calibri"/>
                  <w:color w:val="000000"/>
                  <w:sz w:val="20"/>
                  <w:szCs w:val="20"/>
                  <w:rPrChange w:id="3937" w:author="Stefanie Lane" w:date="2022-06-23T13:35:00Z">
                    <w:rPr/>
                  </w:rPrChange>
                </w:rPr>
                <w:t> </w:t>
              </w:r>
            </w:ins>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CB11B1" w:rsidRDefault="00CB11B1" w:rsidP="00CB11B1">
            <w:pPr>
              <w:spacing w:after="0" w:line="240" w:lineRule="auto"/>
              <w:jc w:val="center"/>
              <w:rPr>
                <w:ins w:id="3938" w:author="Stefanie Lane" w:date="2022-06-23T13:35:00Z"/>
                <w:rFonts w:ascii="Calibri" w:eastAsia="Times New Roman" w:hAnsi="Calibri" w:cs="Calibri"/>
                <w:color w:val="000000"/>
                <w:sz w:val="20"/>
                <w:szCs w:val="20"/>
                <w:rPrChange w:id="3939" w:author="Stefanie Lane" w:date="2022-06-23T13:35:00Z">
                  <w:rPr>
                    <w:ins w:id="3940" w:author="Stefanie Lane" w:date="2022-06-23T13:35:00Z"/>
                  </w:rPr>
                </w:rPrChange>
              </w:rPr>
              <w:pPrChange w:id="3941" w:author="Stefanie Lane" w:date="2022-06-23T13:35:00Z">
                <w:pPr>
                  <w:jc w:val="center"/>
                </w:pPr>
              </w:pPrChange>
            </w:pPr>
            <w:ins w:id="3942" w:author="Stefanie Lane" w:date="2022-06-23T13:35:00Z">
              <w:r w:rsidRPr="00CB11B1">
                <w:rPr>
                  <w:rFonts w:ascii="Calibri" w:eastAsia="Times New Roman" w:hAnsi="Calibri" w:cs="Calibri"/>
                  <w:color w:val="000000"/>
                  <w:sz w:val="20"/>
                  <w:szCs w:val="20"/>
                  <w:rPrChange w:id="3943" w:author="Stefanie Lane" w:date="2022-06-23T13:35:00Z">
                    <w:rPr/>
                  </w:rPrChange>
                </w:rPr>
                <w:t> </w:t>
              </w:r>
            </w:ins>
          </w:p>
        </w:tc>
      </w:tr>
      <w:tr w:rsidR="00CB11B1" w:rsidRPr="00CB11B1" w14:paraId="4384F899" w14:textId="77777777" w:rsidTr="00CB11B1">
        <w:trPr>
          <w:trHeight w:val="260"/>
          <w:ins w:id="394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CB11B1" w:rsidRDefault="00CB11B1" w:rsidP="00CB11B1">
            <w:pPr>
              <w:spacing w:after="0" w:line="240" w:lineRule="auto"/>
              <w:rPr>
                <w:ins w:id="3945" w:author="Stefanie Lane" w:date="2022-06-23T13:35:00Z"/>
                <w:rFonts w:ascii="Calibri" w:eastAsia="Times New Roman" w:hAnsi="Calibri" w:cs="Calibri"/>
                <w:color w:val="000000"/>
                <w:sz w:val="20"/>
                <w:szCs w:val="20"/>
                <w:rPrChange w:id="3946" w:author="Stefanie Lane" w:date="2022-06-23T13:35:00Z">
                  <w:rPr>
                    <w:ins w:id="3947" w:author="Stefanie Lane" w:date="2022-06-23T13:35:00Z"/>
                  </w:rPr>
                </w:rPrChange>
              </w:rPr>
              <w:pPrChange w:id="3948"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CB11B1" w:rsidRDefault="00CB11B1" w:rsidP="00CB11B1">
            <w:pPr>
              <w:spacing w:after="0" w:line="240" w:lineRule="auto"/>
              <w:rPr>
                <w:ins w:id="3949" w:author="Stefanie Lane" w:date="2022-06-23T13:35:00Z"/>
                <w:rFonts w:ascii="Calibri" w:eastAsia="Times New Roman" w:hAnsi="Calibri" w:cs="Calibri"/>
                <w:i/>
                <w:iCs/>
                <w:sz w:val="20"/>
                <w:szCs w:val="20"/>
                <w:rPrChange w:id="3950" w:author="Stefanie Lane" w:date="2022-06-23T13:35:00Z">
                  <w:rPr>
                    <w:ins w:id="3951" w:author="Stefanie Lane" w:date="2022-06-23T13:35:00Z"/>
                  </w:rPr>
                </w:rPrChange>
              </w:rPr>
              <w:pPrChange w:id="3952" w:author="Stefanie Lane" w:date="2022-06-23T13:35:00Z">
                <w:pPr/>
              </w:pPrChange>
            </w:pPr>
            <w:ins w:id="3953" w:author="Stefanie Lane" w:date="2022-06-23T13:35:00Z">
              <w:r w:rsidRPr="00CB11B1">
                <w:rPr>
                  <w:rFonts w:ascii="Calibri" w:eastAsia="Times New Roman" w:hAnsi="Calibri" w:cs="Calibri"/>
                  <w:i/>
                  <w:iCs/>
                  <w:sz w:val="20"/>
                  <w:szCs w:val="20"/>
                  <w:rPrChange w:id="3954" w:author="Stefanie Lane" w:date="2022-06-23T13:35:00Z">
                    <w:rPr/>
                  </w:rPrChange>
                </w:rPr>
                <w:t>Equisetum palustre</w:t>
              </w:r>
            </w:ins>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CB11B1" w:rsidRDefault="00CB11B1" w:rsidP="00CB11B1">
            <w:pPr>
              <w:spacing w:after="0" w:line="240" w:lineRule="auto"/>
              <w:jc w:val="center"/>
              <w:rPr>
                <w:ins w:id="3955" w:author="Stefanie Lane" w:date="2022-06-23T13:35:00Z"/>
                <w:rFonts w:ascii="Calibri" w:eastAsia="Times New Roman" w:hAnsi="Calibri" w:cs="Calibri"/>
                <w:color w:val="000000"/>
                <w:sz w:val="20"/>
                <w:szCs w:val="20"/>
                <w:rPrChange w:id="3956" w:author="Stefanie Lane" w:date="2022-06-23T13:35:00Z">
                  <w:rPr>
                    <w:ins w:id="3957" w:author="Stefanie Lane" w:date="2022-06-23T13:35:00Z"/>
                  </w:rPr>
                </w:rPrChange>
              </w:rPr>
              <w:pPrChange w:id="3958" w:author="Stefanie Lane" w:date="2022-06-23T13:35:00Z">
                <w:pPr>
                  <w:jc w:val="center"/>
                </w:pPr>
              </w:pPrChange>
            </w:pPr>
            <w:ins w:id="3959" w:author="Stefanie Lane" w:date="2022-06-23T13:35:00Z">
              <w:r w:rsidRPr="00CB11B1">
                <w:rPr>
                  <w:rFonts w:ascii="Calibri" w:eastAsia="Times New Roman" w:hAnsi="Calibri" w:cs="Calibri"/>
                  <w:color w:val="000000"/>
                  <w:sz w:val="20"/>
                  <w:szCs w:val="20"/>
                  <w:rPrChange w:id="3960" w:author="Stefanie Lane" w:date="2022-06-23T13:35:00Z">
                    <w:rPr/>
                  </w:rPrChange>
                </w:rPr>
                <w:t>0.475</w:t>
              </w:r>
            </w:ins>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CB11B1" w:rsidRDefault="00CB11B1" w:rsidP="00CB11B1">
            <w:pPr>
              <w:spacing w:after="0" w:line="240" w:lineRule="auto"/>
              <w:jc w:val="center"/>
              <w:rPr>
                <w:ins w:id="3961" w:author="Stefanie Lane" w:date="2022-06-23T13:35:00Z"/>
                <w:rFonts w:ascii="Calibri" w:eastAsia="Times New Roman" w:hAnsi="Calibri" w:cs="Calibri"/>
                <w:color w:val="000000"/>
                <w:sz w:val="20"/>
                <w:szCs w:val="20"/>
                <w:rPrChange w:id="3962" w:author="Stefanie Lane" w:date="2022-06-23T13:35:00Z">
                  <w:rPr>
                    <w:ins w:id="3963" w:author="Stefanie Lane" w:date="2022-06-23T13:35:00Z"/>
                  </w:rPr>
                </w:rPrChange>
              </w:rPr>
              <w:pPrChange w:id="3964" w:author="Stefanie Lane" w:date="2022-06-23T13:35:00Z">
                <w:pPr>
                  <w:jc w:val="center"/>
                </w:pPr>
              </w:pPrChange>
            </w:pPr>
            <w:ins w:id="3965" w:author="Stefanie Lane" w:date="2022-06-23T13:35:00Z">
              <w:r w:rsidRPr="00CB11B1">
                <w:rPr>
                  <w:rFonts w:ascii="Calibri" w:eastAsia="Times New Roman" w:hAnsi="Calibri" w:cs="Calibri"/>
                  <w:color w:val="000000"/>
                  <w:sz w:val="20"/>
                  <w:szCs w:val="20"/>
                  <w:rPrChange w:id="3966"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619BF384" w14:textId="77777777" w:rsidR="00CB11B1" w:rsidRPr="00CB11B1" w:rsidRDefault="00CB11B1" w:rsidP="00CB11B1">
            <w:pPr>
              <w:spacing w:after="0" w:line="240" w:lineRule="auto"/>
              <w:jc w:val="center"/>
              <w:rPr>
                <w:ins w:id="3967" w:author="Stefanie Lane" w:date="2022-06-23T13:35:00Z"/>
                <w:rFonts w:ascii="Calibri" w:eastAsia="Times New Roman" w:hAnsi="Calibri" w:cs="Calibri"/>
                <w:color w:val="000000"/>
                <w:sz w:val="20"/>
                <w:szCs w:val="20"/>
                <w:rPrChange w:id="3968" w:author="Stefanie Lane" w:date="2022-06-23T13:35:00Z">
                  <w:rPr>
                    <w:ins w:id="3969" w:author="Stefanie Lane" w:date="2022-06-23T13:35:00Z"/>
                  </w:rPr>
                </w:rPrChange>
              </w:rPr>
              <w:pPrChange w:id="397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36D9E93E" w14:textId="77777777" w:rsidR="00CB11B1" w:rsidRPr="00CB11B1" w:rsidRDefault="00CB11B1" w:rsidP="00CB11B1">
            <w:pPr>
              <w:spacing w:after="0" w:line="240" w:lineRule="auto"/>
              <w:rPr>
                <w:ins w:id="3971" w:author="Stefanie Lane" w:date="2022-06-23T13:35:00Z"/>
                <w:rFonts w:ascii="Times New Roman" w:eastAsia="Times New Roman" w:hAnsi="Times New Roman" w:cs="Times New Roman"/>
                <w:sz w:val="20"/>
                <w:szCs w:val="20"/>
                <w:rPrChange w:id="3972" w:author="Stefanie Lane" w:date="2022-06-23T13:35:00Z">
                  <w:rPr>
                    <w:ins w:id="3973" w:author="Stefanie Lane" w:date="2022-06-23T13:35:00Z"/>
                  </w:rPr>
                </w:rPrChange>
              </w:rPr>
              <w:pPrChange w:id="3974" w:author="Stefanie Lane" w:date="2022-06-23T13:35:00Z">
                <w:pPr/>
              </w:pPrChange>
            </w:pPr>
          </w:p>
        </w:tc>
        <w:tc>
          <w:tcPr>
            <w:tcW w:w="706" w:type="dxa"/>
            <w:tcBorders>
              <w:top w:val="nil"/>
              <w:left w:val="nil"/>
              <w:bottom w:val="nil"/>
              <w:right w:val="nil"/>
            </w:tcBorders>
            <w:shd w:val="clear" w:color="auto" w:fill="auto"/>
            <w:noWrap/>
            <w:vAlign w:val="bottom"/>
            <w:hideMark/>
          </w:tcPr>
          <w:p w14:paraId="60D5C4A4" w14:textId="77777777" w:rsidR="00CB11B1" w:rsidRPr="00CB11B1" w:rsidRDefault="00CB11B1" w:rsidP="00CB11B1">
            <w:pPr>
              <w:spacing w:after="0" w:line="240" w:lineRule="auto"/>
              <w:rPr>
                <w:ins w:id="3975" w:author="Stefanie Lane" w:date="2022-06-23T13:35:00Z"/>
                <w:rFonts w:ascii="Times New Roman" w:eastAsia="Times New Roman" w:hAnsi="Times New Roman" w:cs="Times New Roman"/>
                <w:sz w:val="20"/>
                <w:szCs w:val="20"/>
                <w:rPrChange w:id="3976" w:author="Stefanie Lane" w:date="2022-06-23T13:35:00Z">
                  <w:rPr>
                    <w:ins w:id="3977" w:author="Stefanie Lane" w:date="2022-06-23T13:35:00Z"/>
                  </w:rPr>
                </w:rPrChange>
              </w:rPr>
              <w:pPrChange w:id="3978" w:author="Stefanie Lane" w:date="2022-06-23T13:35:00Z">
                <w:pPr/>
              </w:pPrChange>
            </w:pPr>
          </w:p>
        </w:tc>
        <w:tc>
          <w:tcPr>
            <w:tcW w:w="737" w:type="dxa"/>
            <w:tcBorders>
              <w:top w:val="nil"/>
              <w:left w:val="nil"/>
              <w:bottom w:val="nil"/>
              <w:right w:val="nil"/>
            </w:tcBorders>
            <w:shd w:val="clear" w:color="auto" w:fill="auto"/>
            <w:noWrap/>
            <w:vAlign w:val="bottom"/>
            <w:hideMark/>
          </w:tcPr>
          <w:p w14:paraId="03E5AE9C" w14:textId="77777777" w:rsidR="00CB11B1" w:rsidRPr="00CB11B1" w:rsidRDefault="00CB11B1" w:rsidP="00CB11B1">
            <w:pPr>
              <w:spacing w:after="0" w:line="240" w:lineRule="auto"/>
              <w:jc w:val="center"/>
              <w:rPr>
                <w:ins w:id="3979" w:author="Stefanie Lane" w:date="2022-06-23T13:35:00Z"/>
                <w:rFonts w:ascii="Times New Roman" w:eastAsia="Times New Roman" w:hAnsi="Times New Roman" w:cs="Times New Roman"/>
                <w:sz w:val="20"/>
                <w:szCs w:val="20"/>
                <w:rPrChange w:id="3980" w:author="Stefanie Lane" w:date="2022-06-23T13:35:00Z">
                  <w:rPr>
                    <w:ins w:id="3981" w:author="Stefanie Lane" w:date="2022-06-23T13:35:00Z"/>
                  </w:rPr>
                </w:rPrChange>
              </w:rPr>
              <w:pPrChange w:id="3982"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1D6840C9" w14:textId="77777777" w:rsidR="00CB11B1" w:rsidRPr="00CB11B1" w:rsidRDefault="00CB11B1" w:rsidP="00CB11B1">
            <w:pPr>
              <w:spacing w:after="0" w:line="240" w:lineRule="auto"/>
              <w:jc w:val="center"/>
              <w:rPr>
                <w:ins w:id="3983" w:author="Stefanie Lane" w:date="2022-06-23T13:35:00Z"/>
                <w:rFonts w:ascii="Times New Roman" w:eastAsia="Times New Roman" w:hAnsi="Times New Roman" w:cs="Times New Roman"/>
                <w:sz w:val="20"/>
                <w:szCs w:val="20"/>
                <w:rPrChange w:id="3984" w:author="Stefanie Lane" w:date="2022-06-23T13:35:00Z">
                  <w:rPr>
                    <w:ins w:id="3985" w:author="Stefanie Lane" w:date="2022-06-23T13:35:00Z"/>
                  </w:rPr>
                </w:rPrChange>
              </w:rPr>
              <w:pPrChange w:id="3986"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438A15A4" w14:textId="77777777" w:rsidR="00CB11B1" w:rsidRPr="00CB11B1" w:rsidRDefault="00CB11B1" w:rsidP="00CB11B1">
            <w:pPr>
              <w:spacing w:after="0" w:line="240" w:lineRule="auto"/>
              <w:rPr>
                <w:ins w:id="3987" w:author="Stefanie Lane" w:date="2022-06-23T13:35:00Z"/>
                <w:rFonts w:ascii="Times New Roman" w:eastAsia="Times New Roman" w:hAnsi="Times New Roman" w:cs="Times New Roman"/>
                <w:sz w:val="20"/>
                <w:szCs w:val="20"/>
                <w:rPrChange w:id="3988" w:author="Stefanie Lane" w:date="2022-06-23T13:35:00Z">
                  <w:rPr>
                    <w:ins w:id="3989" w:author="Stefanie Lane" w:date="2022-06-23T13:35:00Z"/>
                  </w:rPr>
                </w:rPrChange>
              </w:rPr>
              <w:pPrChange w:id="3990" w:author="Stefanie Lane" w:date="2022-06-23T13:35:00Z">
                <w:pPr/>
              </w:pPrChange>
            </w:pPr>
          </w:p>
        </w:tc>
        <w:tc>
          <w:tcPr>
            <w:tcW w:w="693" w:type="dxa"/>
            <w:tcBorders>
              <w:top w:val="nil"/>
              <w:left w:val="nil"/>
              <w:bottom w:val="nil"/>
              <w:right w:val="nil"/>
            </w:tcBorders>
            <w:shd w:val="clear" w:color="auto" w:fill="auto"/>
            <w:noWrap/>
            <w:vAlign w:val="bottom"/>
            <w:hideMark/>
          </w:tcPr>
          <w:p w14:paraId="236D1E61" w14:textId="77777777" w:rsidR="00CB11B1" w:rsidRPr="00CB11B1" w:rsidRDefault="00CB11B1" w:rsidP="00CB11B1">
            <w:pPr>
              <w:spacing w:after="0" w:line="240" w:lineRule="auto"/>
              <w:rPr>
                <w:ins w:id="3991" w:author="Stefanie Lane" w:date="2022-06-23T13:35:00Z"/>
                <w:rFonts w:ascii="Times New Roman" w:eastAsia="Times New Roman" w:hAnsi="Times New Roman" w:cs="Times New Roman"/>
                <w:sz w:val="20"/>
                <w:szCs w:val="20"/>
                <w:rPrChange w:id="3992" w:author="Stefanie Lane" w:date="2022-06-23T13:35:00Z">
                  <w:rPr>
                    <w:ins w:id="3993" w:author="Stefanie Lane" w:date="2022-06-23T13:35:00Z"/>
                  </w:rPr>
                </w:rPrChange>
              </w:rPr>
              <w:pPrChange w:id="3994"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CB11B1" w:rsidRDefault="00CB11B1" w:rsidP="00CB11B1">
            <w:pPr>
              <w:spacing w:after="0" w:line="240" w:lineRule="auto"/>
              <w:rPr>
                <w:ins w:id="3995" w:author="Stefanie Lane" w:date="2022-06-23T13:35:00Z"/>
                <w:rFonts w:ascii="Calibri" w:eastAsia="Times New Roman" w:hAnsi="Calibri" w:cs="Calibri"/>
                <w:color w:val="000000"/>
                <w:sz w:val="20"/>
                <w:szCs w:val="20"/>
                <w:rPrChange w:id="3996" w:author="Stefanie Lane" w:date="2022-06-23T13:35:00Z">
                  <w:rPr>
                    <w:ins w:id="3997" w:author="Stefanie Lane" w:date="2022-06-23T13:35:00Z"/>
                  </w:rPr>
                </w:rPrChange>
              </w:rPr>
              <w:pPrChange w:id="3998" w:author="Stefanie Lane" w:date="2022-06-23T13:35:00Z">
                <w:pPr/>
              </w:pPrChange>
            </w:pPr>
            <w:ins w:id="3999" w:author="Stefanie Lane" w:date="2022-06-23T13:35:00Z">
              <w:r w:rsidRPr="00CB11B1">
                <w:rPr>
                  <w:rFonts w:ascii="Calibri" w:eastAsia="Times New Roman" w:hAnsi="Calibri" w:cs="Calibri"/>
                  <w:color w:val="000000"/>
                  <w:sz w:val="20"/>
                  <w:szCs w:val="20"/>
                  <w:rPrChange w:id="4000" w:author="Stefanie Lane" w:date="2022-06-23T13:35:00Z">
                    <w:rPr/>
                  </w:rPrChange>
                </w:rPr>
                <w:t> </w:t>
              </w:r>
            </w:ins>
          </w:p>
        </w:tc>
      </w:tr>
      <w:tr w:rsidR="00CB11B1" w:rsidRPr="00CB11B1" w14:paraId="67030805" w14:textId="77777777" w:rsidTr="00CB11B1">
        <w:trPr>
          <w:trHeight w:val="260"/>
          <w:ins w:id="400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CB11B1" w:rsidRDefault="00CB11B1" w:rsidP="00CB11B1">
            <w:pPr>
              <w:spacing w:after="0" w:line="240" w:lineRule="auto"/>
              <w:rPr>
                <w:ins w:id="4002" w:author="Stefanie Lane" w:date="2022-06-23T13:35:00Z"/>
                <w:rFonts w:ascii="Calibri" w:eastAsia="Times New Roman" w:hAnsi="Calibri" w:cs="Calibri"/>
                <w:color w:val="000000"/>
                <w:sz w:val="20"/>
                <w:szCs w:val="20"/>
                <w:rPrChange w:id="4003" w:author="Stefanie Lane" w:date="2022-06-23T13:35:00Z">
                  <w:rPr>
                    <w:ins w:id="4004" w:author="Stefanie Lane" w:date="2022-06-23T13:35:00Z"/>
                  </w:rPr>
                </w:rPrChange>
              </w:rPr>
              <w:pPrChange w:id="4005"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CB11B1" w:rsidRDefault="00CB11B1" w:rsidP="00CB11B1">
            <w:pPr>
              <w:spacing w:after="0" w:line="240" w:lineRule="auto"/>
              <w:rPr>
                <w:ins w:id="4006" w:author="Stefanie Lane" w:date="2022-06-23T13:35:00Z"/>
                <w:rFonts w:ascii="Calibri" w:eastAsia="Times New Roman" w:hAnsi="Calibri" w:cs="Calibri"/>
                <w:i/>
                <w:iCs/>
                <w:sz w:val="20"/>
                <w:szCs w:val="20"/>
                <w:rPrChange w:id="4007" w:author="Stefanie Lane" w:date="2022-06-23T13:35:00Z">
                  <w:rPr>
                    <w:ins w:id="4008" w:author="Stefanie Lane" w:date="2022-06-23T13:35:00Z"/>
                  </w:rPr>
                </w:rPrChange>
              </w:rPr>
              <w:pPrChange w:id="4009" w:author="Stefanie Lane" w:date="2022-06-23T13:35:00Z">
                <w:pPr/>
              </w:pPrChange>
            </w:pPr>
            <w:ins w:id="4010" w:author="Stefanie Lane" w:date="2022-06-23T13:35:00Z">
              <w:r w:rsidRPr="00CB11B1">
                <w:rPr>
                  <w:rFonts w:ascii="Calibri" w:eastAsia="Times New Roman" w:hAnsi="Calibri" w:cs="Calibri"/>
                  <w:i/>
                  <w:iCs/>
                  <w:sz w:val="20"/>
                  <w:szCs w:val="20"/>
                  <w:rPrChange w:id="4011" w:author="Stefanie Lane" w:date="2022-06-23T13:35:00Z">
                    <w:rPr/>
                  </w:rPrChange>
                </w:rPr>
                <w:t>Impatiens capensis</w:t>
              </w:r>
            </w:ins>
          </w:p>
        </w:tc>
        <w:tc>
          <w:tcPr>
            <w:tcW w:w="696" w:type="dxa"/>
            <w:tcBorders>
              <w:top w:val="nil"/>
              <w:left w:val="nil"/>
              <w:bottom w:val="nil"/>
              <w:right w:val="nil"/>
            </w:tcBorders>
            <w:shd w:val="clear" w:color="auto" w:fill="auto"/>
            <w:noWrap/>
            <w:vAlign w:val="bottom"/>
            <w:hideMark/>
          </w:tcPr>
          <w:p w14:paraId="74B88D22" w14:textId="77777777" w:rsidR="00CB11B1" w:rsidRPr="00CB11B1" w:rsidRDefault="00CB11B1" w:rsidP="00CB11B1">
            <w:pPr>
              <w:spacing w:after="0" w:line="240" w:lineRule="auto"/>
              <w:jc w:val="center"/>
              <w:rPr>
                <w:ins w:id="4012" w:author="Stefanie Lane" w:date="2022-06-23T13:35:00Z"/>
                <w:rFonts w:ascii="Calibri" w:eastAsia="Times New Roman" w:hAnsi="Calibri" w:cs="Calibri"/>
                <w:color w:val="000000"/>
                <w:sz w:val="20"/>
                <w:szCs w:val="20"/>
                <w:rPrChange w:id="4013" w:author="Stefanie Lane" w:date="2022-06-23T13:35:00Z">
                  <w:rPr>
                    <w:ins w:id="4014" w:author="Stefanie Lane" w:date="2022-06-23T13:35:00Z"/>
                  </w:rPr>
                </w:rPrChange>
              </w:rPr>
              <w:pPrChange w:id="4015" w:author="Stefanie Lane" w:date="2022-06-23T13:35:00Z">
                <w:pPr>
                  <w:jc w:val="center"/>
                </w:pPr>
              </w:pPrChange>
            </w:pPr>
            <w:ins w:id="4016" w:author="Stefanie Lane" w:date="2022-06-23T13:35:00Z">
              <w:r w:rsidRPr="00CB11B1">
                <w:rPr>
                  <w:rFonts w:ascii="Calibri" w:eastAsia="Times New Roman" w:hAnsi="Calibri" w:cs="Calibri"/>
                  <w:color w:val="000000"/>
                  <w:sz w:val="20"/>
                  <w:szCs w:val="20"/>
                  <w:rPrChange w:id="4017" w:author="Stefanie Lane" w:date="2022-06-23T13:35:00Z">
                    <w:rPr/>
                  </w:rPrChange>
                </w:rPr>
                <w:t>0.391</w:t>
              </w:r>
            </w:ins>
          </w:p>
        </w:tc>
        <w:tc>
          <w:tcPr>
            <w:tcW w:w="727" w:type="dxa"/>
            <w:tcBorders>
              <w:top w:val="nil"/>
              <w:left w:val="nil"/>
              <w:bottom w:val="nil"/>
              <w:right w:val="nil"/>
            </w:tcBorders>
            <w:shd w:val="clear" w:color="auto" w:fill="auto"/>
            <w:noWrap/>
            <w:vAlign w:val="bottom"/>
            <w:hideMark/>
          </w:tcPr>
          <w:p w14:paraId="670B41AB" w14:textId="77777777" w:rsidR="00CB11B1" w:rsidRPr="00CB11B1" w:rsidRDefault="00CB11B1" w:rsidP="00CB11B1">
            <w:pPr>
              <w:spacing w:after="0" w:line="240" w:lineRule="auto"/>
              <w:jc w:val="center"/>
              <w:rPr>
                <w:ins w:id="4018" w:author="Stefanie Lane" w:date="2022-06-23T13:35:00Z"/>
                <w:rFonts w:ascii="Calibri" w:eastAsia="Times New Roman" w:hAnsi="Calibri" w:cs="Calibri"/>
                <w:color w:val="000000"/>
                <w:sz w:val="20"/>
                <w:szCs w:val="20"/>
                <w:rPrChange w:id="4019" w:author="Stefanie Lane" w:date="2022-06-23T13:35:00Z">
                  <w:rPr>
                    <w:ins w:id="4020" w:author="Stefanie Lane" w:date="2022-06-23T13:35:00Z"/>
                  </w:rPr>
                </w:rPrChange>
              </w:rPr>
              <w:pPrChange w:id="4021" w:author="Stefanie Lane" w:date="2022-06-23T13:35:00Z">
                <w:pPr>
                  <w:jc w:val="center"/>
                </w:pPr>
              </w:pPrChange>
            </w:pPr>
            <w:ins w:id="4022" w:author="Stefanie Lane" w:date="2022-06-23T13:35:00Z">
              <w:r w:rsidRPr="00CB11B1">
                <w:rPr>
                  <w:rFonts w:ascii="Calibri" w:eastAsia="Times New Roman" w:hAnsi="Calibri" w:cs="Calibri"/>
                  <w:color w:val="000000"/>
                  <w:sz w:val="20"/>
                  <w:szCs w:val="20"/>
                  <w:rPrChange w:id="4023"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35E321C0" w14:textId="77777777" w:rsidR="00CB11B1" w:rsidRPr="00CB11B1" w:rsidRDefault="00CB11B1" w:rsidP="00CB11B1">
            <w:pPr>
              <w:spacing w:after="0" w:line="240" w:lineRule="auto"/>
              <w:jc w:val="center"/>
              <w:rPr>
                <w:ins w:id="4024" w:author="Stefanie Lane" w:date="2022-06-23T13:35:00Z"/>
                <w:rFonts w:ascii="Calibri" w:eastAsia="Times New Roman" w:hAnsi="Calibri" w:cs="Calibri"/>
                <w:color w:val="000000"/>
                <w:sz w:val="20"/>
                <w:szCs w:val="20"/>
                <w:rPrChange w:id="4025" w:author="Stefanie Lane" w:date="2022-06-23T13:35:00Z">
                  <w:rPr>
                    <w:ins w:id="4026" w:author="Stefanie Lane" w:date="2022-06-23T13:35:00Z"/>
                  </w:rPr>
                </w:rPrChange>
              </w:rPr>
              <w:pPrChange w:id="4027"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65929A6A" w14:textId="77777777" w:rsidR="00CB11B1" w:rsidRPr="00CB11B1" w:rsidRDefault="00CB11B1" w:rsidP="00CB11B1">
            <w:pPr>
              <w:spacing w:after="0" w:line="240" w:lineRule="auto"/>
              <w:rPr>
                <w:ins w:id="4028" w:author="Stefanie Lane" w:date="2022-06-23T13:35:00Z"/>
                <w:rFonts w:ascii="Times New Roman" w:eastAsia="Times New Roman" w:hAnsi="Times New Roman" w:cs="Times New Roman"/>
                <w:sz w:val="20"/>
                <w:szCs w:val="20"/>
                <w:rPrChange w:id="4029" w:author="Stefanie Lane" w:date="2022-06-23T13:35:00Z">
                  <w:rPr>
                    <w:ins w:id="4030" w:author="Stefanie Lane" w:date="2022-06-23T13:35:00Z"/>
                  </w:rPr>
                </w:rPrChange>
              </w:rPr>
              <w:pPrChange w:id="4031" w:author="Stefanie Lane" w:date="2022-06-23T13:35:00Z">
                <w:pPr/>
              </w:pPrChange>
            </w:pPr>
          </w:p>
        </w:tc>
        <w:tc>
          <w:tcPr>
            <w:tcW w:w="706" w:type="dxa"/>
            <w:tcBorders>
              <w:top w:val="nil"/>
              <w:left w:val="nil"/>
              <w:bottom w:val="nil"/>
              <w:right w:val="nil"/>
            </w:tcBorders>
            <w:shd w:val="clear" w:color="auto" w:fill="auto"/>
            <w:noWrap/>
            <w:vAlign w:val="bottom"/>
            <w:hideMark/>
          </w:tcPr>
          <w:p w14:paraId="443AC247" w14:textId="77777777" w:rsidR="00CB11B1" w:rsidRPr="00CB11B1" w:rsidRDefault="00CB11B1" w:rsidP="00CB11B1">
            <w:pPr>
              <w:spacing w:after="0" w:line="240" w:lineRule="auto"/>
              <w:rPr>
                <w:ins w:id="4032" w:author="Stefanie Lane" w:date="2022-06-23T13:35:00Z"/>
                <w:rFonts w:ascii="Times New Roman" w:eastAsia="Times New Roman" w:hAnsi="Times New Roman" w:cs="Times New Roman"/>
                <w:sz w:val="20"/>
                <w:szCs w:val="20"/>
                <w:rPrChange w:id="4033" w:author="Stefanie Lane" w:date="2022-06-23T13:35:00Z">
                  <w:rPr>
                    <w:ins w:id="4034" w:author="Stefanie Lane" w:date="2022-06-23T13:35:00Z"/>
                  </w:rPr>
                </w:rPrChange>
              </w:rPr>
              <w:pPrChange w:id="4035" w:author="Stefanie Lane" w:date="2022-06-23T13:35:00Z">
                <w:pPr/>
              </w:pPrChange>
            </w:pPr>
          </w:p>
        </w:tc>
        <w:tc>
          <w:tcPr>
            <w:tcW w:w="737" w:type="dxa"/>
            <w:tcBorders>
              <w:top w:val="nil"/>
              <w:left w:val="nil"/>
              <w:bottom w:val="nil"/>
              <w:right w:val="nil"/>
            </w:tcBorders>
            <w:shd w:val="clear" w:color="auto" w:fill="auto"/>
            <w:noWrap/>
            <w:vAlign w:val="bottom"/>
            <w:hideMark/>
          </w:tcPr>
          <w:p w14:paraId="1D3BFB9B" w14:textId="77777777" w:rsidR="00CB11B1" w:rsidRPr="00CB11B1" w:rsidRDefault="00CB11B1" w:rsidP="00CB11B1">
            <w:pPr>
              <w:spacing w:after="0" w:line="240" w:lineRule="auto"/>
              <w:jc w:val="center"/>
              <w:rPr>
                <w:ins w:id="4036" w:author="Stefanie Lane" w:date="2022-06-23T13:35:00Z"/>
                <w:rFonts w:ascii="Times New Roman" w:eastAsia="Times New Roman" w:hAnsi="Times New Roman" w:cs="Times New Roman"/>
                <w:sz w:val="20"/>
                <w:szCs w:val="20"/>
                <w:rPrChange w:id="4037" w:author="Stefanie Lane" w:date="2022-06-23T13:35:00Z">
                  <w:rPr>
                    <w:ins w:id="4038" w:author="Stefanie Lane" w:date="2022-06-23T13:35:00Z"/>
                  </w:rPr>
                </w:rPrChange>
              </w:rPr>
              <w:pPrChange w:id="4039"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21302CAC" w14:textId="77777777" w:rsidR="00CB11B1" w:rsidRPr="00CB11B1" w:rsidRDefault="00CB11B1" w:rsidP="00CB11B1">
            <w:pPr>
              <w:spacing w:after="0" w:line="240" w:lineRule="auto"/>
              <w:jc w:val="center"/>
              <w:rPr>
                <w:ins w:id="4040" w:author="Stefanie Lane" w:date="2022-06-23T13:35:00Z"/>
                <w:rFonts w:ascii="Times New Roman" w:eastAsia="Times New Roman" w:hAnsi="Times New Roman" w:cs="Times New Roman"/>
                <w:sz w:val="20"/>
                <w:szCs w:val="20"/>
                <w:rPrChange w:id="4041" w:author="Stefanie Lane" w:date="2022-06-23T13:35:00Z">
                  <w:rPr>
                    <w:ins w:id="4042" w:author="Stefanie Lane" w:date="2022-06-23T13:35:00Z"/>
                  </w:rPr>
                </w:rPrChange>
              </w:rPr>
              <w:pPrChange w:id="4043"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502E8146" w14:textId="77777777" w:rsidR="00CB11B1" w:rsidRPr="00CB11B1" w:rsidRDefault="00CB11B1" w:rsidP="00CB11B1">
            <w:pPr>
              <w:spacing w:after="0" w:line="240" w:lineRule="auto"/>
              <w:rPr>
                <w:ins w:id="4044" w:author="Stefanie Lane" w:date="2022-06-23T13:35:00Z"/>
                <w:rFonts w:ascii="Times New Roman" w:eastAsia="Times New Roman" w:hAnsi="Times New Roman" w:cs="Times New Roman"/>
                <w:sz w:val="20"/>
                <w:szCs w:val="20"/>
                <w:rPrChange w:id="4045" w:author="Stefanie Lane" w:date="2022-06-23T13:35:00Z">
                  <w:rPr>
                    <w:ins w:id="4046" w:author="Stefanie Lane" w:date="2022-06-23T13:35:00Z"/>
                  </w:rPr>
                </w:rPrChange>
              </w:rPr>
              <w:pPrChange w:id="4047" w:author="Stefanie Lane" w:date="2022-06-23T13:35:00Z">
                <w:pPr/>
              </w:pPrChange>
            </w:pPr>
          </w:p>
        </w:tc>
        <w:tc>
          <w:tcPr>
            <w:tcW w:w="693" w:type="dxa"/>
            <w:tcBorders>
              <w:top w:val="nil"/>
              <w:left w:val="nil"/>
              <w:bottom w:val="nil"/>
              <w:right w:val="nil"/>
            </w:tcBorders>
            <w:shd w:val="clear" w:color="auto" w:fill="auto"/>
            <w:noWrap/>
            <w:vAlign w:val="bottom"/>
            <w:hideMark/>
          </w:tcPr>
          <w:p w14:paraId="23223C83" w14:textId="77777777" w:rsidR="00CB11B1" w:rsidRPr="00CB11B1" w:rsidRDefault="00CB11B1" w:rsidP="00CB11B1">
            <w:pPr>
              <w:spacing w:after="0" w:line="240" w:lineRule="auto"/>
              <w:rPr>
                <w:ins w:id="4048" w:author="Stefanie Lane" w:date="2022-06-23T13:35:00Z"/>
                <w:rFonts w:ascii="Times New Roman" w:eastAsia="Times New Roman" w:hAnsi="Times New Roman" w:cs="Times New Roman"/>
                <w:sz w:val="20"/>
                <w:szCs w:val="20"/>
                <w:rPrChange w:id="4049" w:author="Stefanie Lane" w:date="2022-06-23T13:35:00Z">
                  <w:rPr>
                    <w:ins w:id="4050" w:author="Stefanie Lane" w:date="2022-06-23T13:35:00Z"/>
                  </w:rPr>
                </w:rPrChange>
              </w:rPr>
              <w:pPrChange w:id="4051"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CB11B1" w:rsidRDefault="00CB11B1" w:rsidP="00CB11B1">
            <w:pPr>
              <w:spacing w:after="0" w:line="240" w:lineRule="auto"/>
              <w:jc w:val="center"/>
              <w:rPr>
                <w:ins w:id="4052" w:author="Stefanie Lane" w:date="2022-06-23T13:35:00Z"/>
                <w:rFonts w:ascii="Calibri" w:eastAsia="Times New Roman" w:hAnsi="Calibri" w:cs="Calibri"/>
                <w:color w:val="000000"/>
                <w:sz w:val="20"/>
                <w:szCs w:val="20"/>
                <w:rPrChange w:id="4053" w:author="Stefanie Lane" w:date="2022-06-23T13:35:00Z">
                  <w:rPr>
                    <w:ins w:id="4054" w:author="Stefanie Lane" w:date="2022-06-23T13:35:00Z"/>
                  </w:rPr>
                </w:rPrChange>
              </w:rPr>
              <w:pPrChange w:id="4055" w:author="Stefanie Lane" w:date="2022-06-23T13:35:00Z">
                <w:pPr>
                  <w:jc w:val="center"/>
                </w:pPr>
              </w:pPrChange>
            </w:pPr>
            <w:ins w:id="4056" w:author="Stefanie Lane" w:date="2022-06-23T13:35:00Z">
              <w:r w:rsidRPr="00CB11B1">
                <w:rPr>
                  <w:rFonts w:ascii="Calibri" w:eastAsia="Times New Roman" w:hAnsi="Calibri" w:cs="Calibri"/>
                  <w:color w:val="000000"/>
                  <w:sz w:val="20"/>
                  <w:szCs w:val="20"/>
                  <w:rPrChange w:id="4057" w:author="Stefanie Lane" w:date="2022-06-23T13:35:00Z">
                    <w:rPr/>
                  </w:rPrChange>
                </w:rPr>
                <w:t> </w:t>
              </w:r>
            </w:ins>
          </w:p>
        </w:tc>
      </w:tr>
      <w:tr w:rsidR="00CB11B1" w:rsidRPr="00CB11B1" w14:paraId="29016070" w14:textId="77777777" w:rsidTr="00CB11B1">
        <w:trPr>
          <w:trHeight w:val="260"/>
          <w:ins w:id="4058"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CB11B1" w:rsidRDefault="00CB11B1" w:rsidP="00CB11B1">
            <w:pPr>
              <w:spacing w:after="0" w:line="240" w:lineRule="auto"/>
              <w:rPr>
                <w:ins w:id="4059" w:author="Stefanie Lane" w:date="2022-06-23T13:35:00Z"/>
                <w:rFonts w:ascii="Calibri" w:eastAsia="Times New Roman" w:hAnsi="Calibri" w:cs="Calibri"/>
                <w:color w:val="000000"/>
                <w:sz w:val="20"/>
                <w:szCs w:val="20"/>
                <w:rPrChange w:id="4060" w:author="Stefanie Lane" w:date="2022-06-23T13:35:00Z">
                  <w:rPr>
                    <w:ins w:id="4061" w:author="Stefanie Lane" w:date="2022-06-23T13:35:00Z"/>
                  </w:rPr>
                </w:rPrChange>
              </w:rPr>
              <w:pPrChange w:id="4062" w:author="Stefanie Lane" w:date="2022-06-23T13:35:00Z">
                <w:pPr/>
              </w:pPrChange>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CB11B1" w:rsidRDefault="00CB11B1" w:rsidP="00CB11B1">
            <w:pPr>
              <w:spacing w:after="0" w:line="240" w:lineRule="auto"/>
              <w:rPr>
                <w:ins w:id="4063" w:author="Stefanie Lane" w:date="2022-06-23T13:35:00Z"/>
                <w:rFonts w:ascii="Calibri" w:eastAsia="Times New Roman" w:hAnsi="Calibri" w:cs="Calibri"/>
                <w:i/>
                <w:iCs/>
                <w:sz w:val="20"/>
                <w:szCs w:val="20"/>
                <w:rPrChange w:id="4064" w:author="Stefanie Lane" w:date="2022-06-23T13:35:00Z">
                  <w:rPr>
                    <w:ins w:id="4065" w:author="Stefanie Lane" w:date="2022-06-23T13:35:00Z"/>
                  </w:rPr>
                </w:rPrChange>
              </w:rPr>
              <w:pPrChange w:id="4066" w:author="Stefanie Lane" w:date="2022-06-23T13:35:00Z">
                <w:pPr/>
              </w:pPrChange>
            </w:pPr>
            <w:proofErr w:type="spellStart"/>
            <w:ins w:id="4067" w:author="Stefanie Lane" w:date="2022-06-23T13:35:00Z">
              <w:r w:rsidRPr="00CB11B1">
                <w:rPr>
                  <w:rFonts w:ascii="Calibri" w:eastAsia="Times New Roman" w:hAnsi="Calibri" w:cs="Calibri"/>
                  <w:i/>
                  <w:iCs/>
                  <w:sz w:val="20"/>
                  <w:szCs w:val="20"/>
                  <w:rPrChange w:id="4068" w:author="Stefanie Lane" w:date="2022-06-23T13:35:00Z">
                    <w:rPr/>
                  </w:rPrChange>
                </w:rPr>
                <w:t>Sidalcia</w:t>
              </w:r>
              <w:proofErr w:type="spellEnd"/>
              <w:r w:rsidRPr="00CB11B1">
                <w:rPr>
                  <w:rFonts w:ascii="Calibri" w:eastAsia="Times New Roman" w:hAnsi="Calibri" w:cs="Calibri"/>
                  <w:i/>
                  <w:iCs/>
                  <w:sz w:val="20"/>
                  <w:szCs w:val="20"/>
                  <w:rPrChange w:id="4069" w:author="Stefanie Lane" w:date="2022-06-23T13:35:00Z">
                    <w:rPr/>
                  </w:rPrChange>
                </w:rPr>
                <w:t xml:space="preserve"> hendersonii</w:t>
              </w:r>
            </w:ins>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CB11B1" w:rsidRDefault="00CB11B1" w:rsidP="00CB11B1">
            <w:pPr>
              <w:spacing w:after="0" w:line="240" w:lineRule="auto"/>
              <w:jc w:val="center"/>
              <w:rPr>
                <w:ins w:id="4070" w:author="Stefanie Lane" w:date="2022-06-23T13:35:00Z"/>
                <w:rFonts w:ascii="Calibri" w:eastAsia="Times New Roman" w:hAnsi="Calibri" w:cs="Calibri"/>
                <w:color w:val="000000"/>
                <w:sz w:val="20"/>
                <w:szCs w:val="20"/>
                <w:rPrChange w:id="4071" w:author="Stefanie Lane" w:date="2022-06-23T13:35:00Z">
                  <w:rPr>
                    <w:ins w:id="4072" w:author="Stefanie Lane" w:date="2022-06-23T13:35:00Z"/>
                  </w:rPr>
                </w:rPrChange>
              </w:rPr>
              <w:pPrChange w:id="4073" w:author="Stefanie Lane" w:date="2022-06-23T13:35:00Z">
                <w:pPr>
                  <w:jc w:val="center"/>
                </w:pPr>
              </w:pPrChange>
            </w:pPr>
            <w:ins w:id="4074" w:author="Stefanie Lane" w:date="2022-06-23T13:35:00Z">
              <w:r w:rsidRPr="00CB11B1">
                <w:rPr>
                  <w:rFonts w:ascii="Calibri" w:eastAsia="Times New Roman" w:hAnsi="Calibri" w:cs="Calibri"/>
                  <w:color w:val="000000"/>
                  <w:sz w:val="20"/>
                  <w:szCs w:val="20"/>
                  <w:rPrChange w:id="4075" w:author="Stefanie Lane" w:date="2022-06-23T13:35:00Z">
                    <w:rPr/>
                  </w:rPrChange>
                </w:rPr>
                <w:t>0.387</w:t>
              </w:r>
            </w:ins>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CB11B1" w:rsidRDefault="00CB11B1" w:rsidP="00CB11B1">
            <w:pPr>
              <w:spacing w:after="0" w:line="240" w:lineRule="auto"/>
              <w:jc w:val="center"/>
              <w:rPr>
                <w:ins w:id="4076" w:author="Stefanie Lane" w:date="2022-06-23T13:35:00Z"/>
                <w:rFonts w:ascii="Calibri" w:eastAsia="Times New Roman" w:hAnsi="Calibri" w:cs="Calibri"/>
                <w:color w:val="000000"/>
                <w:sz w:val="20"/>
                <w:szCs w:val="20"/>
                <w:rPrChange w:id="4077" w:author="Stefanie Lane" w:date="2022-06-23T13:35:00Z">
                  <w:rPr>
                    <w:ins w:id="4078" w:author="Stefanie Lane" w:date="2022-06-23T13:35:00Z"/>
                  </w:rPr>
                </w:rPrChange>
              </w:rPr>
              <w:pPrChange w:id="4079" w:author="Stefanie Lane" w:date="2022-06-23T13:35:00Z">
                <w:pPr>
                  <w:jc w:val="center"/>
                </w:pPr>
              </w:pPrChange>
            </w:pPr>
            <w:ins w:id="4080" w:author="Stefanie Lane" w:date="2022-06-23T13:35:00Z">
              <w:r w:rsidRPr="00CB11B1">
                <w:rPr>
                  <w:rFonts w:ascii="Calibri" w:eastAsia="Times New Roman" w:hAnsi="Calibri" w:cs="Calibri"/>
                  <w:color w:val="000000"/>
                  <w:sz w:val="20"/>
                  <w:szCs w:val="20"/>
                  <w:rPrChange w:id="4081"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1D49BAC3" w14:textId="77777777" w:rsidR="00CB11B1" w:rsidRPr="00CB11B1" w:rsidRDefault="00CB11B1" w:rsidP="00CB11B1">
            <w:pPr>
              <w:spacing w:after="0" w:line="240" w:lineRule="auto"/>
              <w:jc w:val="center"/>
              <w:rPr>
                <w:ins w:id="4082" w:author="Stefanie Lane" w:date="2022-06-23T13:35:00Z"/>
                <w:rFonts w:ascii="Calibri" w:eastAsia="Times New Roman" w:hAnsi="Calibri" w:cs="Calibri"/>
                <w:color w:val="000000"/>
                <w:sz w:val="20"/>
                <w:szCs w:val="20"/>
                <w:rPrChange w:id="4083" w:author="Stefanie Lane" w:date="2022-06-23T13:35:00Z">
                  <w:rPr>
                    <w:ins w:id="4084" w:author="Stefanie Lane" w:date="2022-06-23T13:35:00Z"/>
                  </w:rPr>
                </w:rPrChange>
              </w:rPr>
              <w:pPrChange w:id="4085"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308E7CF8" w14:textId="77777777" w:rsidR="00CB11B1" w:rsidRPr="00CB11B1" w:rsidRDefault="00CB11B1" w:rsidP="00CB11B1">
            <w:pPr>
              <w:spacing w:after="0" w:line="240" w:lineRule="auto"/>
              <w:rPr>
                <w:ins w:id="4086" w:author="Stefanie Lane" w:date="2022-06-23T13:35:00Z"/>
                <w:rFonts w:ascii="Times New Roman" w:eastAsia="Times New Roman" w:hAnsi="Times New Roman" w:cs="Times New Roman"/>
                <w:sz w:val="20"/>
                <w:szCs w:val="20"/>
                <w:rPrChange w:id="4087" w:author="Stefanie Lane" w:date="2022-06-23T13:35:00Z">
                  <w:rPr>
                    <w:ins w:id="4088" w:author="Stefanie Lane" w:date="2022-06-23T13:35:00Z"/>
                  </w:rPr>
                </w:rPrChange>
              </w:rPr>
              <w:pPrChange w:id="4089" w:author="Stefanie Lane" w:date="2022-06-23T13:35:00Z">
                <w:pPr/>
              </w:pPrChange>
            </w:pPr>
          </w:p>
        </w:tc>
        <w:tc>
          <w:tcPr>
            <w:tcW w:w="706" w:type="dxa"/>
            <w:tcBorders>
              <w:top w:val="nil"/>
              <w:left w:val="nil"/>
              <w:bottom w:val="nil"/>
              <w:right w:val="nil"/>
            </w:tcBorders>
            <w:shd w:val="clear" w:color="auto" w:fill="auto"/>
            <w:noWrap/>
            <w:vAlign w:val="bottom"/>
            <w:hideMark/>
          </w:tcPr>
          <w:p w14:paraId="655CFD6C" w14:textId="77777777" w:rsidR="00CB11B1" w:rsidRPr="00CB11B1" w:rsidRDefault="00CB11B1" w:rsidP="00CB11B1">
            <w:pPr>
              <w:spacing w:after="0" w:line="240" w:lineRule="auto"/>
              <w:rPr>
                <w:ins w:id="4090" w:author="Stefanie Lane" w:date="2022-06-23T13:35:00Z"/>
                <w:rFonts w:ascii="Times New Roman" w:eastAsia="Times New Roman" w:hAnsi="Times New Roman" w:cs="Times New Roman"/>
                <w:sz w:val="20"/>
                <w:szCs w:val="20"/>
                <w:rPrChange w:id="4091" w:author="Stefanie Lane" w:date="2022-06-23T13:35:00Z">
                  <w:rPr>
                    <w:ins w:id="4092" w:author="Stefanie Lane" w:date="2022-06-23T13:35:00Z"/>
                  </w:rPr>
                </w:rPrChange>
              </w:rPr>
              <w:pPrChange w:id="4093" w:author="Stefanie Lane" w:date="2022-06-23T13:35:00Z">
                <w:pPr/>
              </w:pPrChange>
            </w:pPr>
          </w:p>
        </w:tc>
        <w:tc>
          <w:tcPr>
            <w:tcW w:w="737" w:type="dxa"/>
            <w:tcBorders>
              <w:top w:val="nil"/>
              <w:left w:val="nil"/>
              <w:bottom w:val="nil"/>
              <w:right w:val="nil"/>
            </w:tcBorders>
            <w:shd w:val="clear" w:color="auto" w:fill="auto"/>
            <w:noWrap/>
            <w:vAlign w:val="bottom"/>
            <w:hideMark/>
          </w:tcPr>
          <w:p w14:paraId="3B731571" w14:textId="77777777" w:rsidR="00CB11B1" w:rsidRPr="00CB11B1" w:rsidRDefault="00CB11B1" w:rsidP="00CB11B1">
            <w:pPr>
              <w:spacing w:after="0" w:line="240" w:lineRule="auto"/>
              <w:jc w:val="center"/>
              <w:rPr>
                <w:ins w:id="4094" w:author="Stefanie Lane" w:date="2022-06-23T13:35:00Z"/>
                <w:rFonts w:ascii="Times New Roman" w:eastAsia="Times New Roman" w:hAnsi="Times New Roman" w:cs="Times New Roman"/>
                <w:sz w:val="20"/>
                <w:szCs w:val="20"/>
                <w:rPrChange w:id="4095" w:author="Stefanie Lane" w:date="2022-06-23T13:35:00Z">
                  <w:rPr>
                    <w:ins w:id="4096" w:author="Stefanie Lane" w:date="2022-06-23T13:35:00Z"/>
                  </w:rPr>
                </w:rPrChange>
              </w:rPr>
              <w:pPrChange w:id="4097"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490A5788" w14:textId="77777777" w:rsidR="00CB11B1" w:rsidRPr="00CB11B1" w:rsidRDefault="00CB11B1" w:rsidP="00CB11B1">
            <w:pPr>
              <w:spacing w:after="0" w:line="240" w:lineRule="auto"/>
              <w:jc w:val="center"/>
              <w:rPr>
                <w:ins w:id="4098" w:author="Stefanie Lane" w:date="2022-06-23T13:35:00Z"/>
                <w:rFonts w:ascii="Times New Roman" w:eastAsia="Times New Roman" w:hAnsi="Times New Roman" w:cs="Times New Roman"/>
                <w:sz w:val="20"/>
                <w:szCs w:val="20"/>
                <w:rPrChange w:id="4099" w:author="Stefanie Lane" w:date="2022-06-23T13:35:00Z">
                  <w:rPr>
                    <w:ins w:id="4100" w:author="Stefanie Lane" w:date="2022-06-23T13:35:00Z"/>
                  </w:rPr>
                </w:rPrChange>
              </w:rPr>
              <w:pPrChange w:id="4101"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2CCCE130" w14:textId="77777777" w:rsidR="00CB11B1" w:rsidRPr="00CB11B1" w:rsidRDefault="00CB11B1" w:rsidP="00CB11B1">
            <w:pPr>
              <w:spacing w:after="0" w:line="240" w:lineRule="auto"/>
              <w:rPr>
                <w:ins w:id="4102" w:author="Stefanie Lane" w:date="2022-06-23T13:35:00Z"/>
                <w:rFonts w:ascii="Times New Roman" w:eastAsia="Times New Roman" w:hAnsi="Times New Roman" w:cs="Times New Roman"/>
                <w:sz w:val="20"/>
                <w:szCs w:val="20"/>
                <w:rPrChange w:id="4103" w:author="Stefanie Lane" w:date="2022-06-23T13:35:00Z">
                  <w:rPr>
                    <w:ins w:id="4104" w:author="Stefanie Lane" w:date="2022-06-23T13:35:00Z"/>
                  </w:rPr>
                </w:rPrChange>
              </w:rPr>
              <w:pPrChange w:id="4105" w:author="Stefanie Lane" w:date="2022-06-23T13:35:00Z">
                <w:pPr/>
              </w:pPrChange>
            </w:pPr>
          </w:p>
        </w:tc>
        <w:tc>
          <w:tcPr>
            <w:tcW w:w="693" w:type="dxa"/>
            <w:tcBorders>
              <w:top w:val="nil"/>
              <w:left w:val="nil"/>
              <w:bottom w:val="nil"/>
              <w:right w:val="nil"/>
            </w:tcBorders>
            <w:shd w:val="clear" w:color="auto" w:fill="auto"/>
            <w:noWrap/>
            <w:vAlign w:val="bottom"/>
            <w:hideMark/>
          </w:tcPr>
          <w:p w14:paraId="4AE7ADAD" w14:textId="77777777" w:rsidR="00CB11B1" w:rsidRPr="00CB11B1" w:rsidRDefault="00CB11B1" w:rsidP="00CB11B1">
            <w:pPr>
              <w:spacing w:after="0" w:line="240" w:lineRule="auto"/>
              <w:rPr>
                <w:ins w:id="4106" w:author="Stefanie Lane" w:date="2022-06-23T13:35:00Z"/>
                <w:rFonts w:ascii="Times New Roman" w:eastAsia="Times New Roman" w:hAnsi="Times New Roman" w:cs="Times New Roman"/>
                <w:sz w:val="20"/>
                <w:szCs w:val="20"/>
                <w:rPrChange w:id="4107" w:author="Stefanie Lane" w:date="2022-06-23T13:35:00Z">
                  <w:rPr>
                    <w:ins w:id="4108" w:author="Stefanie Lane" w:date="2022-06-23T13:35:00Z"/>
                  </w:rPr>
                </w:rPrChange>
              </w:rPr>
              <w:pPrChange w:id="4109"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CB11B1" w:rsidRDefault="00CB11B1" w:rsidP="00CB11B1">
            <w:pPr>
              <w:spacing w:after="0" w:line="240" w:lineRule="auto"/>
              <w:jc w:val="center"/>
              <w:rPr>
                <w:ins w:id="4110" w:author="Stefanie Lane" w:date="2022-06-23T13:35:00Z"/>
                <w:rFonts w:ascii="Calibri" w:eastAsia="Times New Roman" w:hAnsi="Calibri" w:cs="Calibri"/>
                <w:color w:val="000000"/>
                <w:sz w:val="20"/>
                <w:szCs w:val="20"/>
                <w:rPrChange w:id="4111" w:author="Stefanie Lane" w:date="2022-06-23T13:35:00Z">
                  <w:rPr>
                    <w:ins w:id="4112" w:author="Stefanie Lane" w:date="2022-06-23T13:35:00Z"/>
                  </w:rPr>
                </w:rPrChange>
              </w:rPr>
              <w:pPrChange w:id="4113" w:author="Stefanie Lane" w:date="2022-06-23T13:35:00Z">
                <w:pPr>
                  <w:jc w:val="center"/>
                </w:pPr>
              </w:pPrChange>
            </w:pPr>
            <w:ins w:id="4114" w:author="Stefanie Lane" w:date="2022-06-23T13:35:00Z">
              <w:r w:rsidRPr="00CB11B1">
                <w:rPr>
                  <w:rFonts w:ascii="Calibri" w:eastAsia="Times New Roman" w:hAnsi="Calibri" w:cs="Calibri"/>
                  <w:color w:val="000000"/>
                  <w:sz w:val="20"/>
                  <w:szCs w:val="20"/>
                  <w:rPrChange w:id="4115" w:author="Stefanie Lane" w:date="2022-06-23T13:35:00Z">
                    <w:rPr/>
                  </w:rPrChange>
                </w:rPr>
                <w:t> </w:t>
              </w:r>
            </w:ins>
          </w:p>
        </w:tc>
      </w:tr>
      <w:tr w:rsidR="00CB11B1" w:rsidRPr="00CB11B1" w14:paraId="42F530DE" w14:textId="77777777" w:rsidTr="00CB11B1">
        <w:trPr>
          <w:trHeight w:val="270"/>
          <w:ins w:id="4116"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CB11B1" w:rsidRDefault="00CB11B1" w:rsidP="00CB11B1">
            <w:pPr>
              <w:spacing w:after="0" w:line="240" w:lineRule="auto"/>
              <w:rPr>
                <w:ins w:id="4117" w:author="Stefanie Lane" w:date="2022-06-23T13:35:00Z"/>
                <w:rFonts w:ascii="Calibri" w:eastAsia="Times New Roman" w:hAnsi="Calibri" w:cs="Calibri"/>
                <w:color w:val="000000"/>
                <w:sz w:val="20"/>
                <w:szCs w:val="20"/>
                <w:rPrChange w:id="4118" w:author="Stefanie Lane" w:date="2022-06-23T13:35:00Z">
                  <w:rPr>
                    <w:ins w:id="4119" w:author="Stefanie Lane" w:date="2022-06-23T13:35:00Z"/>
                  </w:rPr>
                </w:rPrChange>
              </w:rPr>
              <w:pPrChange w:id="4120" w:author="Stefanie Lane" w:date="2022-06-23T13:35:00Z">
                <w:pPr/>
              </w:pPrChange>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CB11B1" w:rsidRDefault="00CB11B1" w:rsidP="00CB11B1">
            <w:pPr>
              <w:spacing w:after="0" w:line="240" w:lineRule="auto"/>
              <w:rPr>
                <w:ins w:id="4121" w:author="Stefanie Lane" w:date="2022-06-23T13:35:00Z"/>
                <w:rFonts w:ascii="Calibri" w:eastAsia="Times New Roman" w:hAnsi="Calibri" w:cs="Calibri"/>
                <w:i/>
                <w:iCs/>
                <w:sz w:val="20"/>
                <w:szCs w:val="20"/>
                <w:rPrChange w:id="4122" w:author="Stefanie Lane" w:date="2022-06-23T13:35:00Z">
                  <w:rPr>
                    <w:ins w:id="4123" w:author="Stefanie Lane" w:date="2022-06-23T13:35:00Z"/>
                  </w:rPr>
                </w:rPrChange>
              </w:rPr>
              <w:pPrChange w:id="4124" w:author="Stefanie Lane" w:date="2022-06-23T13:35:00Z">
                <w:pPr/>
              </w:pPrChange>
            </w:pPr>
            <w:proofErr w:type="spellStart"/>
            <w:ins w:id="4125" w:author="Stefanie Lane" w:date="2022-06-23T13:35:00Z">
              <w:r w:rsidRPr="00CB11B1">
                <w:rPr>
                  <w:rFonts w:ascii="Calibri" w:eastAsia="Times New Roman" w:hAnsi="Calibri" w:cs="Calibri"/>
                  <w:i/>
                  <w:iCs/>
                  <w:sz w:val="20"/>
                  <w:szCs w:val="20"/>
                  <w:rPrChange w:id="4126" w:author="Stefanie Lane" w:date="2022-06-23T13:35:00Z">
                    <w:rPr/>
                  </w:rPrChange>
                </w:rPr>
                <w:t>Platanthera</w:t>
              </w:r>
              <w:proofErr w:type="spellEnd"/>
              <w:r w:rsidRPr="00CB11B1">
                <w:rPr>
                  <w:rFonts w:ascii="Calibri" w:eastAsia="Times New Roman" w:hAnsi="Calibri" w:cs="Calibri"/>
                  <w:i/>
                  <w:iCs/>
                  <w:sz w:val="20"/>
                  <w:szCs w:val="20"/>
                  <w:rPrChange w:id="4127" w:author="Stefanie Lane" w:date="2022-06-23T13:35:00Z">
                    <w:rPr/>
                  </w:rPrChange>
                </w:rPr>
                <w:t xml:space="preserve"> </w:t>
              </w:r>
              <w:proofErr w:type="spellStart"/>
              <w:r w:rsidRPr="00CB11B1">
                <w:rPr>
                  <w:rFonts w:ascii="Calibri" w:eastAsia="Times New Roman" w:hAnsi="Calibri" w:cs="Calibri"/>
                  <w:i/>
                  <w:iCs/>
                  <w:sz w:val="20"/>
                  <w:szCs w:val="20"/>
                  <w:rPrChange w:id="4128" w:author="Stefanie Lane" w:date="2022-06-23T13:35:00Z">
                    <w:rPr/>
                  </w:rPrChange>
                </w:rPr>
                <w:t>dilatata</w:t>
              </w:r>
              <w:proofErr w:type="spellEnd"/>
            </w:ins>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CB11B1" w:rsidRDefault="00CB11B1" w:rsidP="00CB11B1">
            <w:pPr>
              <w:spacing w:after="0" w:line="240" w:lineRule="auto"/>
              <w:jc w:val="center"/>
              <w:rPr>
                <w:ins w:id="4129" w:author="Stefanie Lane" w:date="2022-06-23T13:35:00Z"/>
                <w:rFonts w:ascii="Calibri" w:eastAsia="Times New Roman" w:hAnsi="Calibri" w:cs="Calibri"/>
                <w:color w:val="000000"/>
                <w:sz w:val="20"/>
                <w:szCs w:val="20"/>
                <w:rPrChange w:id="4130" w:author="Stefanie Lane" w:date="2022-06-23T13:35:00Z">
                  <w:rPr>
                    <w:ins w:id="4131" w:author="Stefanie Lane" w:date="2022-06-23T13:35:00Z"/>
                  </w:rPr>
                </w:rPrChange>
              </w:rPr>
              <w:pPrChange w:id="4132" w:author="Stefanie Lane" w:date="2022-06-23T13:35:00Z">
                <w:pPr>
                  <w:jc w:val="center"/>
                </w:pPr>
              </w:pPrChange>
            </w:pPr>
            <w:ins w:id="4133" w:author="Stefanie Lane" w:date="2022-06-23T13:35:00Z">
              <w:r w:rsidRPr="00CB11B1">
                <w:rPr>
                  <w:rFonts w:ascii="Calibri" w:eastAsia="Times New Roman" w:hAnsi="Calibri" w:cs="Calibri"/>
                  <w:color w:val="000000"/>
                  <w:sz w:val="20"/>
                  <w:szCs w:val="20"/>
                  <w:rPrChange w:id="4134" w:author="Stefanie Lane" w:date="2022-06-23T13:35:00Z">
                    <w:rPr/>
                  </w:rPrChange>
                </w:rPr>
                <w:t>0.308</w:t>
              </w:r>
            </w:ins>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CB11B1" w:rsidRDefault="00CB11B1" w:rsidP="00CB11B1">
            <w:pPr>
              <w:spacing w:after="0" w:line="240" w:lineRule="auto"/>
              <w:jc w:val="center"/>
              <w:rPr>
                <w:ins w:id="4135" w:author="Stefanie Lane" w:date="2022-06-23T13:35:00Z"/>
                <w:rFonts w:ascii="Calibri" w:eastAsia="Times New Roman" w:hAnsi="Calibri" w:cs="Calibri"/>
                <w:color w:val="000000"/>
                <w:sz w:val="20"/>
                <w:szCs w:val="20"/>
                <w:rPrChange w:id="4136" w:author="Stefanie Lane" w:date="2022-06-23T13:35:00Z">
                  <w:rPr>
                    <w:ins w:id="4137" w:author="Stefanie Lane" w:date="2022-06-23T13:35:00Z"/>
                  </w:rPr>
                </w:rPrChange>
              </w:rPr>
              <w:pPrChange w:id="4138" w:author="Stefanie Lane" w:date="2022-06-23T13:35:00Z">
                <w:pPr>
                  <w:jc w:val="center"/>
                </w:pPr>
              </w:pPrChange>
            </w:pPr>
            <w:ins w:id="4139" w:author="Stefanie Lane" w:date="2022-06-23T13:35:00Z">
              <w:r w:rsidRPr="00CB11B1">
                <w:rPr>
                  <w:rFonts w:ascii="Calibri" w:eastAsia="Times New Roman" w:hAnsi="Calibri" w:cs="Calibri"/>
                  <w:color w:val="000000"/>
                  <w:sz w:val="20"/>
                  <w:szCs w:val="20"/>
                  <w:rPrChange w:id="4140" w:author="Stefanie Lane" w:date="2022-06-23T13:35:00Z">
                    <w:rPr/>
                  </w:rPrChange>
                </w:rPr>
                <w:t>0.020</w:t>
              </w:r>
            </w:ins>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CB11B1" w:rsidRDefault="00CB11B1" w:rsidP="00CB11B1">
            <w:pPr>
              <w:spacing w:after="0" w:line="240" w:lineRule="auto"/>
              <w:rPr>
                <w:ins w:id="4141" w:author="Stefanie Lane" w:date="2022-06-23T13:35:00Z"/>
                <w:rFonts w:ascii="Calibri" w:eastAsia="Times New Roman" w:hAnsi="Calibri" w:cs="Calibri"/>
                <w:color w:val="000000"/>
                <w:sz w:val="20"/>
                <w:szCs w:val="20"/>
                <w:rPrChange w:id="4142" w:author="Stefanie Lane" w:date="2022-06-23T13:35:00Z">
                  <w:rPr>
                    <w:ins w:id="4143" w:author="Stefanie Lane" w:date="2022-06-23T13:35:00Z"/>
                  </w:rPr>
                </w:rPrChange>
              </w:rPr>
              <w:pPrChange w:id="4144" w:author="Stefanie Lane" w:date="2022-06-23T13:35:00Z">
                <w:pPr/>
              </w:pPrChange>
            </w:pPr>
            <w:ins w:id="4145" w:author="Stefanie Lane" w:date="2022-06-23T13:35:00Z">
              <w:r w:rsidRPr="00CB11B1">
                <w:rPr>
                  <w:rFonts w:ascii="Calibri" w:eastAsia="Times New Roman" w:hAnsi="Calibri" w:cs="Calibri"/>
                  <w:color w:val="000000"/>
                  <w:sz w:val="20"/>
                  <w:szCs w:val="20"/>
                  <w:rPrChange w:id="4146" w:author="Stefanie Lane" w:date="2022-06-23T13:35:00Z">
                    <w:rPr/>
                  </w:rPrChange>
                </w:rPr>
                <w:t> </w:t>
              </w:r>
            </w:ins>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CB11B1" w:rsidRDefault="00CB11B1" w:rsidP="00CB11B1">
            <w:pPr>
              <w:spacing w:after="0" w:line="240" w:lineRule="auto"/>
              <w:rPr>
                <w:ins w:id="4147" w:author="Stefanie Lane" w:date="2022-06-23T13:35:00Z"/>
                <w:rFonts w:ascii="Calibri" w:eastAsia="Times New Roman" w:hAnsi="Calibri" w:cs="Calibri"/>
                <w:color w:val="000000"/>
                <w:sz w:val="20"/>
                <w:szCs w:val="20"/>
                <w:rPrChange w:id="4148" w:author="Stefanie Lane" w:date="2022-06-23T13:35:00Z">
                  <w:rPr>
                    <w:ins w:id="4149" w:author="Stefanie Lane" w:date="2022-06-23T13:35:00Z"/>
                  </w:rPr>
                </w:rPrChange>
              </w:rPr>
              <w:pPrChange w:id="4150" w:author="Stefanie Lane" w:date="2022-06-23T13:35:00Z">
                <w:pPr/>
              </w:pPrChange>
            </w:pPr>
            <w:ins w:id="4151" w:author="Stefanie Lane" w:date="2022-06-23T13:35:00Z">
              <w:r w:rsidRPr="00CB11B1">
                <w:rPr>
                  <w:rFonts w:ascii="Calibri" w:eastAsia="Times New Roman" w:hAnsi="Calibri" w:cs="Calibri"/>
                  <w:color w:val="000000"/>
                  <w:sz w:val="20"/>
                  <w:szCs w:val="20"/>
                  <w:rPrChange w:id="4152" w:author="Stefanie Lane" w:date="2022-06-23T13:35:00Z">
                    <w:rPr/>
                  </w:rPrChange>
                </w:rPr>
                <w:t> </w:t>
              </w:r>
            </w:ins>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CB11B1" w:rsidRDefault="00CB11B1" w:rsidP="00CB11B1">
            <w:pPr>
              <w:spacing w:after="0" w:line="240" w:lineRule="auto"/>
              <w:jc w:val="center"/>
              <w:rPr>
                <w:ins w:id="4153" w:author="Stefanie Lane" w:date="2022-06-23T13:35:00Z"/>
                <w:rFonts w:ascii="Calibri" w:eastAsia="Times New Roman" w:hAnsi="Calibri" w:cs="Calibri"/>
                <w:color w:val="000000"/>
                <w:sz w:val="20"/>
                <w:szCs w:val="20"/>
                <w:rPrChange w:id="4154" w:author="Stefanie Lane" w:date="2022-06-23T13:35:00Z">
                  <w:rPr>
                    <w:ins w:id="4155" w:author="Stefanie Lane" w:date="2022-06-23T13:35:00Z"/>
                  </w:rPr>
                </w:rPrChange>
              </w:rPr>
              <w:pPrChange w:id="4156" w:author="Stefanie Lane" w:date="2022-06-23T13:35:00Z">
                <w:pPr>
                  <w:jc w:val="center"/>
                </w:pPr>
              </w:pPrChange>
            </w:pPr>
            <w:ins w:id="4157" w:author="Stefanie Lane" w:date="2022-06-23T13:35:00Z">
              <w:r w:rsidRPr="00CB11B1">
                <w:rPr>
                  <w:rFonts w:ascii="Calibri" w:eastAsia="Times New Roman" w:hAnsi="Calibri" w:cs="Calibri"/>
                  <w:color w:val="000000"/>
                  <w:sz w:val="20"/>
                  <w:szCs w:val="20"/>
                  <w:rPrChange w:id="4158" w:author="Stefanie Lane" w:date="2022-06-23T13:35:00Z">
                    <w:rPr/>
                  </w:rPrChange>
                </w:rPr>
                <w:t> </w:t>
              </w:r>
            </w:ins>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CB11B1" w:rsidRDefault="00CB11B1" w:rsidP="00CB11B1">
            <w:pPr>
              <w:spacing w:after="0" w:line="240" w:lineRule="auto"/>
              <w:jc w:val="center"/>
              <w:rPr>
                <w:ins w:id="4159" w:author="Stefanie Lane" w:date="2022-06-23T13:35:00Z"/>
                <w:rFonts w:ascii="Calibri" w:eastAsia="Times New Roman" w:hAnsi="Calibri" w:cs="Calibri"/>
                <w:color w:val="000000"/>
                <w:sz w:val="20"/>
                <w:szCs w:val="20"/>
                <w:rPrChange w:id="4160" w:author="Stefanie Lane" w:date="2022-06-23T13:35:00Z">
                  <w:rPr>
                    <w:ins w:id="4161" w:author="Stefanie Lane" w:date="2022-06-23T13:35:00Z"/>
                  </w:rPr>
                </w:rPrChange>
              </w:rPr>
              <w:pPrChange w:id="4162" w:author="Stefanie Lane" w:date="2022-06-23T13:35:00Z">
                <w:pPr>
                  <w:jc w:val="center"/>
                </w:pPr>
              </w:pPrChange>
            </w:pPr>
            <w:ins w:id="4163" w:author="Stefanie Lane" w:date="2022-06-23T13:35:00Z">
              <w:r w:rsidRPr="00CB11B1">
                <w:rPr>
                  <w:rFonts w:ascii="Calibri" w:eastAsia="Times New Roman" w:hAnsi="Calibri" w:cs="Calibri"/>
                  <w:color w:val="000000"/>
                  <w:sz w:val="20"/>
                  <w:szCs w:val="20"/>
                  <w:rPrChange w:id="4164"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CB11B1" w:rsidRDefault="00CB11B1" w:rsidP="00CB11B1">
            <w:pPr>
              <w:spacing w:after="0" w:line="240" w:lineRule="auto"/>
              <w:rPr>
                <w:ins w:id="4165" w:author="Stefanie Lane" w:date="2022-06-23T13:35:00Z"/>
                <w:rFonts w:ascii="Calibri" w:eastAsia="Times New Roman" w:hAnsi="Calibri" w:cs="Calibri"/>
                <w:color w:val="000000"/>
                <w:sz w:val="20"/>
                <w:szCs w:val="20"/>
                <w:rPrChange w:id="4166" w:author="Stefanie Lane" w:date="2022-06-23T13:35:00Z">
                  <w:rPr>
                    <w:ins w:id="4167" w:author="Stefanie Lane" w:date="2022-06-23T13:35:00Z"/>
                  </w:rPr>
                </w:rPrChange>
              </w:rPr>
              <w:pPrChange w:id="4168" w:author="Stefanie Lane" w:date="2022-06-23T13:35:00Z">
                <w:pPr/>
              </w:pPrChange>
            </w:pPr>
            <w:ins w:id="4169" w:author="Stefanie Lane" w:date="2022-06-23T13:35:00Z">
              <w:r w:rsidRPr="00CB11B1">
                <w:rPr>
                  <w:rFonts w:ascii="Calibri" w:eastAsia="Times New Roman" w:hAnsi="Calibri" w:cs="Calibri"/>
                  <w:color w:val="000000"/>
                  <w:sz w:val="20"/>
                  <w:szCs w:val="20"/>
                  <w:rPrChange w:id="4170"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CB11B1" w:rsidRDefault="00CB11B1" w:rsidP="00CB11B1">
            <w:pPr>
              <w:spacing w:after="0" w:line="240" w:lineRule="auto"/>
              <w:rPr>
                <w:ins w:id="4171" w:author="Stefanie Lane" w:date="2022-06-23T13:35:00Z"/>
                <w:rFonts w:ascii="Calibri" w:eastAsia="Times New Roman" w:hAnsi="Calibri" w:cs="Calibri"/>
                <w:i/>
                <w:iCs/>
                <w:color w:val="000000"/>
                <w:sz w:val="20"/>
                <w:szCs w:val="20"/>
                <w:rPrChange w:id="4172" w:author="Stefanie Lane" w:date="2022-06-23T13:35:00Z">
                  <w:rPr>
                    <w:ins w:id="4173" w:author="Stefanie Lane" w:date="2022-06-23T13:35:00Z"/>
                  </w:rPr>
                </w:rPrChange>
              </w:rPr>
              <w:pPrChange w:id="4174" w:author="Stefanie Lane" w:date="2022-06-23T13:35:00Z">
                <w:pPr/>
              </w:pPrChange>
            </w:pPr>
            <w:ins w:id="4175" w:author="Stefanie Lane" w:date="2022-06-23T13:35:00Z">
              <w:r w:rsidRPr="00CB11B1">
                <w:rPr>
                  <w:rFonts w:ascii="Calibri" w:eastAsia="Times New Roman" w:hAnsi="Calibri" w:cs="Calibri"/>
                  <w:i/>
                  <w:iCs/>
                  <w:color w:val="000000"/>
                  <w:sz w:val="20"/>
                  <w:szCs w:val="20"/>
                  <w:rPrChange w:id="4176"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CB11B1" w:rsidRDefault="00CB11B1" w:rsidP="00CB11B1">
            <w:pPr>
              <w:spacing w:after="0" w:line="240" w:lineRule="auto"/>
              <w:jc w:val="center"/>
              <w:rPr>
                <w:ins w:id="4177" w:author="Stefanie Lane" w:date="2022-06-23T13:35:00Z"/>
                <w:rFonts w:ascii="Calibri" w:eastAsia="Times New Roman" w:hAnsi="Calibri" w:cs="Calibri"/>
                <w:color w:val="000000"/>
                <w:sz w:val="20"/>
                <w:szCs w:val="20"/>
                <w:rPrChange w:id="4178" w:author="Stefanie Lane" w:date="2022-06-23T13:35:00Z">
                  <w:rPr>
                    <w:ins w:id="4179" w:author="Stefanie Lane" w:date="2022-06-23T13:35:00Z"/>
                  </w:rPr>
                </w:rPrChange>
              </w:rPr>
              <w:pPrChange w:id="4180" w:author="Stefanie Lane" w:date="2022-06-23T13:35:00Z">
                <w:pPr>
                  <w:jc w:val="center"/>
                </w:pPr>
              </w:pPrChange>
            </w:pPr>
            <w:ins w:id="4181" w:author="Stefanie Lane" w:date="2022-06-23T13:35:00Z">
              <w:r w:rsidRPr="00CB11B1">
                <w:rPr>
                  <w:rFonts w:ascii="Calibri" w:eastAsia="Times New Roman" w:hAnsi="Calibri" w:cs="Calibri"/>
                  <w:color w:val="000000"/>
                  <w:sz w:val="20"/>
                  <w:szCs w:val="20"/>
                  <w:rPrChange w:id="4182"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CB11B1" w:rsidRDefault="00CB11B1" w:rsidP="00CB11B1">
            <w:pPr>
              <w:spacing w:after="0" w:line="240" w:lineRule="auto"/>
              <w:jc w:val="center"/>
              <w:rPr>
                <w:ins w:id="4183" w:author="Stefanie Lane" w:date="2022-06-23T13:35:00Z"/>
                <w:rFonts w:ascii="Calibri" w:eastAsia="Times New Roman" w:hAnsi="Calibri" w:cs="Calibri"/>
                <w:color w:val="000000"/>
                <w:sz w:val="20"/>
                <w:szCs w:val="20"/>
                <w:rPrChange w:id="4184" w:author="Stefanie Lane" w:date="2022-06-23T13:35:00Z">
                  <w:rPr>
                    <w:ins w:id="4185" w:author="Stefanie Lane" w:date="2022-06-23T13:35:00Z"/>
                  </w:rPr>
                </w:rPrChange>
              </w:rPr>
              <w:pPrChange w:id="4186" w:author="Stefanie Lane" w:date="2022-06-23T13:35:00Z">
                <w:pPr>
                  <w:jc w:val="center"/>
                </w:pPr>
              </w:pPrChange>
            </w:pPr>
            <w:ins w:id="4187" w:author="Stefanie Lane" w:date="2022-06-23T13:35:00Z">
              <w:r w:rsidRPr="00CB11B1">
                <w:rPr>
                  <w:rFonts w:ascii="Calibri" w:eastAsia="Times New Roman" w:hAnsi="Calibri" w:cs="Calibri"/>
                  <w:color w:val="000000"/>
                  <w:sz w:val="20"/>
                  <w:szCs w:val="20"/>
                  <w:rPrChange w:id="4188" w:author="Stefanie Lane" w:date="2022-06-23T13:35:00Z">
                    <w:rPr/>
                  </w:rPrChange>
                </w:rPr>
                <w:t> </w:t>
              </w:r>
            </w:ins>
          </w:p>
        </w:tc>
      </w:tr>
      <w:tr w:rsidR="00CB11B1" w:rsidRPr="00CB11B1" w14:paraId="2BD90A56" w14:textId="77777777" w:rsidTr="00CB11B1">
        <w:trPr>
          <w:trHeight w:val="270"/>
          <w:ins w:id="4189" w:author="Stefanie Lane" w:date="2022-06-23T13:35:00Z"/>
        </w:trPr>
        <w:tc>
          <w:tcPr>
            <w:tcW w:w="1080" w:type="dxa"/>
            <w:tcBorders>
              <w:top w:val="nil"/>
              <w:left w:val="nil"/>
              <w:bottom w:val="nil"/>
              <w:right w:val="nil"/>
            </w:tcBorders>
            <w:shd w:val="clear" w:color="auto" w:fill="auto"/>
            <w:vAlign w:val="bottom"/>
            <w:hideMark/>
          </w:tcPr>
          <w:p w14:paraId="53609169" w14:textId="77777777" w:rsidR="00CB11B1" w:rsidRPr="00CB11B1" w:rsidRDefault="00CB11B1" w:rsidP="00CB11B1">
            <w:pPr>
              <w:spacing w:after="0" w:line="240" w:lineRule="auto"/>
              <w:jc w:val="center"/>
              <w:rPr>
                <w:ins w:id="4190" w:author="Stefanie Lane" w:date="2022-06-23T13:35:00Z"/>
                <w:rFonts w:ascii="Calibri" w:eastAsia="Times New Roman" w:hAnsi="Calibri" w:cs="Calibri"/>
                <w:color w:val="000000"/>
                <w:sz w:val="20"/>
                <w:szCs w:val="20"/>
                <w:rPrChange w:id="4191" w:author="Stefanie Lane" w:date="2022-06-23T13:35:00Z">
                  <w:rPr>
                    <w:ins w:id="4192" w:author="Stefanie Lane" w:date="2022-06-23T13:35:00Z"/>
                  </w:rPr>
                </w:rPrChange>
              </w:rPr>
              <w:pPrChange w:id="4193" w:author="Stefanie Lane" w:date="2022-06-23T13:35:00Z">
                <w:pPr>
                  <w:jc w:val="center"/>
                </w:pPr>
              </w:pPrChange>
            </w:pPr>
          </w:p>
        </w:tc>
        <w:tc>
          <w:tcPr>
            <w:tcW w:w="3077" w:type="dxa"/>
            <w:tcBorders>
              <w:top w:val="nil"/>
              <w:left w:val="nil"/>
              <w:bottom w:val="nil"/>
              <w:right w:val="nil"/>
            </w:tcBorders>
            <w:shd w:val="clear" w:color="auto" w:fill="auto"/>
            <w:noWrap/>
            <w:vAlign w:val="bottom"/>
            <w:hideMark/>
          </w:tcPr>
          <w:p w14:paraId="3AB73E0A" w14:textId="77777777" w:rsidR="00CB11B1" w:rsidRPr="00CB11B1" w:rsidRDefault="00CB11B1" w:rsidP="00CB11B1">
            <w:pPr>
              <w:spacing w:after="0" w:line="240" w:lineRule="auto"/>
              <w:rPr>
                <w:ins w:id="4194" w:author="Stefanie Lane" w:date="2022-06-23T13:35:00Z"/>
                <w:rFonts w:ascii="Times New Roman" w:eastAsia="Times New Roman" w:hAnsi="Times New Roman" w:cs="Times New Roman"/>
                <w:sz w:val="20"/>
                <w:szCs w:val="20"/>
                <w:rPrChange w:id="4195" w:author="Stefanie Lane" w:date="2022-06-23T13:35:00Z">
                  <w:rPr>
                    <w:ins w:id="4196" w:author="Stefanie Lane" w:date="2022-06-23T13:35:00Z"/>
                  </w:rPr>
                </w:rPrChange>
              </w:rPr>
              <w:pPrChange w:id="4197" w:author="Stefanie Lane" w:date="2022-06-23T13:35:00Z">
                <w:pPr/>
              </w:pPrChange>
            </w:pPr>
          </w:p>
        </w:tc>
        <w:tc>
          <w:tcPr>
            <w:tcW w:w="696" w:type="dxa"/>
            <w:tcBorders>
              <w:top w:val="nil"/>
              <w:left w:val="nil"/>
              <w:bottom w:val="nil"/>
              <w:right w:val="nil"/>
            </w:tcBorders>
            <w:shd w:val="clear" w:color="auto" w:fill="auto"/>
            <w:noWrap/>
            <w:vAlign w:val="bottom"/>
            <w:hideMark/>
          </w:tcPr>
          <w:p w14:paraId="22D3D7C2" w14:textId="77777777" w:rsidR="00CB11B1" w:rsidRPr="00CB11B1" w:rsidRDefault="00CB11B1" w:rsidP="00CB11B1">
            <w:pPr>
              <w:spacing w:after="0" w:line="240" w:lineRule="auto"/>
              <w:rPr>
                <w:ins w:id="4198" w:author="Stefanie Lane" w:date="2022-06-23T13:35:00Z"/>
                <w:rFonts w:ascii="Times New Roman" w:eastAsia="Times New Roman" w:hAnsi="Times New Roman" w:cs="Times New Roman"/>
                <w:sz w:val="20"/>
                <w:szCs w:val="20"/>
                <w:rPrChange w:id="4199" w:author="Stefanie Lane" w:date="2022-06-23T13:35:00Z">
                  <w:rPr>
                    <w:ins w:id="4200" w:author="Stefanie Lane" w:date="2022-06-23T13:35:00Z"/>
                  </w:rPr>
                </w:rPrChange>
              </w:rPr>
              <w:pPrChange w:id="4201" w:author="Stefanie Lane" w:date="2022-06-23T13:35:00Z">
                <w:pPr/>
              </w:pPrChange>
            </w:pPr>
          </w:p>
        </w:tc>
        <w:tc>
          <w:tcPr>
            <w:tcW w:w="727" w:type="dxa"/>
            <w:tcBorders>
              <w:top w:val="nil"/>
              <w:left w:val="nil"/>
              <w:bottom w:val="nil"/>
              <w:right w:val="nil"/>
            </w:tcBorders>
            <w:shd w:val="clear" w:color="auto" w:fill="auto"/>
            <w:noWrap/>
            <w:vAlign w:val="bottom"/>
            <w:hideMark/>
          </w:tcPr>
          <w:p w14:paraId="3408E3F3" w14:textId="77777777" w:rsidR="00CB11B1" w:rsidRPr="00CB11B1" w:rsidRDefault="00CB11B1" w:rsidP="00CB11B1">
            <w:pPr>
              <w:spacing w:after="0" w:line="240" w:lineRule="auto"/>
              <w:jc w:val="center"/>
              <w:rPr>
                <w:ins w:id="4202" w:author="Stefanie Lane" w:date="2022-06-23T13:35:00Z"/>
                <w:rFonts w:ascii="Times New Roman" w:eastAsia="Times New Roman" w:hAnsi="Times New Roman" w:cs="Times New Roman"/>
                <w:sz w:val="20"/>
                <w:szCs w:val="20"/>
                <w:rPrChange w:id="4203" w:author="Stefanie Lane" w:date="2022-06-23T13:35:00Z">
                  <w:rPr>
                    <w:ins w:id="4204" w:author="Stefanie Lane" w:date="2022-06-23T13:35:00Z"/>
                  </w:rPr>
                </w:rPrChange>
              </w:rPr>
              <w:pPrChange w:id="4205"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541DBD23" w14:textId="77777777" w:rsidR="00CB11B1" w:rsidRPr="00CB11B1" w:rsidRDefault="00CB11B1" w:rsidP="00CB11B1">
            <w:pPr>
              <w:spacing w:after="0" w:line="240" w:lineRule="auto"/>
              <w:jc w:val="center"/>
              <w:rPr>
                <w:ins w:id="4206" w:author="Stefanie Lane" w:date="2022-06-23T13:35:00Z"/>
                <w:rFonts w:ascii="Times New Roman" w:eastAsia="Times New Roman" w:hAnsi="Times New Roman" w:cs="Times New Roman"/>
                <w:sz w:val="20"/>
                <w:szCs w:val="20"/>
                <w:rPrChange w:id="4207" w:author="Stefanie Lane" w:date="2022-06-23T13:35:00Z">
                  <w:rPr>
                    <w:ins w:id="4208" w:author="Stefanie Lane" w:date="2022-06-23T13:35:00Z"/>
                  </w:rPr>
                </w:rPrChange>
              </w:rPr>
              <w:pPrChange w:id="4209"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13EDDC15" w14:textId="77777777" w:rsidR="00CB11B1" w:rsidRPr="00CB11B1" w:rsidRDefault="00CB11B1" w:rsidP="00CB11B1">
            <w:pPr>
              <w:spacing w:after="0" w:line="240" w:lineRule="auto"/>
              <w:rPr>
                <w:ins w:id="4210" w:author="Stefanie Lane" w:date="2022-06-23T13:35:00Z"/>
                <w:rFonts w:ascii="Times New Roman" w:eastAsia="Times New Roman" w:hAnsi="Times New Roman" w:cs="Times New Roman"/>
                <w:sz w:val="20"/>
                <w:szCs w:val="20"/>
                <w:rPrChange w:id="4211" w:author="Stefanie Lane" w:date="2022-06-23T13:35:00Z">
                  <w:rPr>
                    <w:ins w:id="4212" w:author="Stefanie Lane" w:date="2022-06-23T13:35:00Z"/>
                  </w:rPr>
                </w:rPrChange>
              </w:rPr>
              <w:pPrChange w:id="4213" w:author="Stefanie Lane" w:date="2022-06-23T13:35:00Z">
                <w:pPr/>
              </w:pPrChange>
            </w:pPr>
          </w:p>
        </w:tc>
        <w:tc>
          <w:tcPr>
            <w:tcW w:w="706" w:type="dxa"/>
            <w:tcBorders>
              <w:top w:val="nil"/>
              <w:left w:val="nil"/>
              <w:bottom w:val="nil"/>
              <w:right w:val="nil"/>
            </w:tcBorders>
            <w:shd w:val="clear" w:color="auto" w:fill="auto"/>
            <w:noWrap/>
            <w:vAlign w:val="bottom"/>
            <w:hideMark/>
          </w:tcPr>
          <w:p w14:paraId="2720C87A" w14:textId="77777777" w:rsidR="00CB11B1" w:rsidRPr="00CB11B1" w:rsidRDefault="00CB11B1" w:rsidP="00CB11B1">
            <w:pPr>
              <w:spacing w:after="0" w:line="240" w:lineRule="auto"/>
              <w:rPr>
                <w:ins w:id="4214" w:author="Stefanie Lane" w:date="2022-06-23T13:35:00Z"/>
                <w:rFonts w:ascii="Times New Roman" w:eastAsia="Times New Roman" w:hAnsi="Times New Roman" w:cs="Times New Roman"/>
                <w:sz w:val="20"/>
                <w:szCs w:val="20"/>
                <w:rPrChange w:id="4215" w:author="Stefanie Lane" w:date="2022-06-23T13:35:00Z">
                  <w:rPr>
                    <w:ins w:id="4216" w:author="Stefanie Lane" w:date="2022-06-23T13:35:00Z"/>
                  </w:rPr>
                </w:rPrChange>
              </w:rPr>
              <w:pPrChange w:id="4217" w:author="Stefanie Lane" w:date="2022-06-23T13:35:00Z">
                <w:pPr/>
              </w:pPrChange>
            </w:pPr>
          </w:p>
        </w:tc>
        <w:tc>
          <w:tcPr>
            <w:tcW w:w="737" w:type="dxa"/>
            <w:tcBorders>
              <w:top w:val="nil"/>
              <w:left w:val="nil"/>
              <w:bottom w:val="nil"/>
              <w:right w:val="nil"/>
            </w:tcBorders>
            <w:shd w:val="clear" w:color="auto" w:fill="auto"/>
            <w:noWrap/>
            <w:vAlign w:val="bottom"/>
            <w:hideMark/>
          </w:tcPr>
          <w:p w14:paraId="2FB7C8A9" w14:textId="77777777" w:rsidR="00CB11B1" w:rsidRPr="00CB11B1" w:rsidRDefault="00CB11B1" w:rsidP="00CB11B1">
            <w:pPr>
              <w:spacing w:after="0" w:line="240" w:lineRule="auto"/>
              <w:rPr>
                <w:ins w:id="4218" w:author="Stefanie Lane" w:date="2022-06-23T13:35:00Z"/>
                <w:rFonts w:ascii="Times New Roman" w:eastAsia="Times New Roman" w:hAnsi="Times New Roman" w:cs="Times New Roman"/>
                <w:sz w:val="20"/>
                <w:szCs w:val="20"/>
                <w:rPrChange w:id="4219" w:author="Stefanie Lane" w:date="2022-06-23T13:35:00Z">
                  <w:rPr>
                    <w:ins w:id="4220" w:author="Stefanie Lane" w:date="2022-06-23T13:35:00Z"/>
                  </w:rPr>
                </w:rPrChange>
              </w:rPr>
              <w:pPrChange w:id="4221" w:author="Stefanie Lane" w:date="2022-06-23T13:35:00Z">
                <w:pPr/>
              </w:pPrChange>
            </w:pPr>
          </w:p>
        </w:tc>
        <w:tc>
          <w:tcPr>
            <w:tcW w:w="240" w:type="dxa"/>
            <w:tcBorders>
              <w:top w:val="nil"/>
              <w:left w:val="nil"/>
              <w:bottom w:val="nil"/>
              <w:right w:val="nil"/>
            </w:tcBorders>
            <w:shd w:val="clear" w:color="auto" w:fill="auto"/>
            <w:noWrap/>
            <w:vAlign w:val="bottom"/>
            <w:hideMark/>
          </w:tcPr>
          <w:p w14:paraId="3899DB27" w14:textId="77777777" w:rsidR="00CB11B1" w:rsidRPr="00CB11B1" w:rsidRDefault="00CB11B1" w:rsidP="00CB11B1">
            <w:pPr>
              <w:spacing w:after="0" w:line="240" w:lineRule="auto"/>
              <w:rPr>
                <w:ins w:id="4222" w:author="Stefanie Lane" w:date="2022-06-23T13:35:00Z"/>
                <w:rFonts w:ascii="Times New Roman" w:eastAsia="Times New Roman" w:hAnsi="Times New Roman" w:cs="Times New Roman"/>
                <w:sz w:val="20"/>
                <w:szCs w:val="20"/>
                <w:rPrChange w:id="4223" w:author="Stefanie Lane" w:date="2022-06-23T13:35:00Z">
                  <w:rPr>
                    <w:ins w:id="4224" w:author="Stefanie Lane" w:date="2022-06-23T13:35:00Z"/>
                  </w:rPr>
                </w:rPrChange>
              </w:rPr>
              <w:pPrChange w:id="4225" w:author="Stefanie Lane" w:date="2022-06-23T13:35:00Z">
                <w:pPr/>
              </w:pPrChange>
            </w:pPr>
          </w:p>
        </w:tc>
        <w:tc>
          <w:tcPr>
            <w:tcW w:w="2043" w:type="dxa"/>
            <w:tcBorders>
              <w:top w:val="nil"/>
              <w:left w:val="nil"/>
              <w:bottom w:val="nil"/>
              <w:right w:val="nil"/>
            </w:tcBorders>
            <w:shd w:val="clear" w:color="auto" w:fill="auto"/>
            <w:noWrap/>
            <w:vAlign w:val="bottom"/>
            <w:hideMark/>
          </w:tcPr>
          <w:p w14:paraId="01794642" w14:textId="77777777" w:rsidR="00CB11B1" w:rsidRPr="00CB11B1" w:rsidRDefault="00CB11B1" w:rsidP="00CB11B1">
            <w:pPr>
              <w:spacing w:after="0" w:line="240" w:lineRule="auto"/>
              <w:rPr>
                <w:ins w:id="4226" w:author="Stefanie Lane" w:date="2022-06-23T13:35:00Z"/>
                <w:rFonts w:ascii="Times New Roman" w:eastAsia="Times New Roman" w:hAnsi="Times New Roman" w:cs="Times New Roman"/>
                <w:sz w:val="20"/>
                <w:szCs w:val="20"/>
                <w:rPrChange w:id="4227" w:author="Stefanie Lane" w:date="2022-06-23T13:35:00Z">
                  <w:rPr>
                    <w:ins w:id="4228" w:author="Stefanie Lane" w:date="2022-06-23T13:35:00Z"/>
                  </w:rPr>
                </w:rPrChange>
              </w:rPr>
              <w:pPrChange w:id="4229" w:author="Stefanie Lane" w:date="2022-06-23T13:35:00Z">
                <w:pPr/>
              </w:pPrChange>
            </w:pPr>
          </w:p>
        </w:tc>
        <w:tc>
          <w:tcPr>
            <w:tcW w:w="693" w:type="dxa"/>
            <w:tcBorders>
              <w:top w:val="nil"/>
              <w:left w:val="nil"/>
              <w:bottom w:val="nil"/>
              <w:right w:val="nil"/>
            </w:tcBorders>
            <w:shd w:val="clear" w:color="auto" w:fill="auto"/>
            <w:noWrap/>
            <w:vAlign w:val="bottom"/>
            <w:hideMark/>
          </w:tcPr>
          <w:p w14:paraId="2488F259" w14:textId="77777777" w:rsidR="00CB11B1" w:rsidRPr="00CB11B1" w:rsidRDefault="00CB11B1" w:rsidP="00CB11B1">
            <w:pPr>
              <w:spacing w:after="0" w:line="240" w:lineRule="auto"/>
              <w:rPr>
                <w:ins w:id="4230" w:author="Stefanie Lane" w:date="2022-06-23T13:35:00Z"/>
                <w:rFonts w:ascii="Times New Roman" w:eastAsia="Times New Roman" w:hAnsi="Times New Roman" w:cs="Times New Roman"/>
                <w:sz w:val="20"/>
                <w:szCs w:val="20"/>
                <w:rPrChange w:id="4231" w:author="Stefanie Lane" w:date="2022-06-23T13:35:00Z">
                  <w:rPr>
                    <w:ins w:id="4232" w:author="Stefanie Lane" w:date="2022-06-23T13:35:00Z"/>
                  </w:rPr>
                </w:rPrChange>
              </w:rPr>
              <w:pPrChange w:id="4233" w:author="Stefanie Lane" w:date="2022-06-23T13:35:00Z">
                <w:pPr/>
              </w:pPrChange>
            </w:pPr>
          </w:p>
        </w:tc>
        <w:tc>
          <w:tcPr>
            <w:tcW w:w="724" w:type="dxa"/>
            <w:tcBorders>
              <w:top w:val="nil"/>
              <w:left w:val="nil"/>
              <w:bottom w:val="nil"/>
              <w:right w:val="nil"/>
            </w:tcBorders>
            <w:shd w:val="clear" w:color="auto" w:fill="auto"/>
            <w:noWrap/>
            <w:vAlign w:val="bottom"/>
            <w:hideMark/>
          </w:tcPr>
          <w:p w14:paraId="34C605CB" w14:textId="77777777" w:rsidR="00CB11B1" w:rsidRPr="00CB11B1" w:rsidRDefault="00CB11B1" w:rsidP="00CB11B1">
            <w:pPr>
              <w:spacing w:after="0" w:line="240" w:lineRule="auto"/>
              <w:jc w:val="center"/>
              <w:rPr>
                <w:ins w:id="4234" w:author="Stefanie Lane" w:date="2022-06-23T13:35:00Z"/>
                <w:rFonts w:ascii="Times New Roman" w:eastAsia="Times New Roman" w:hAnsi="Times New Roman" w:cs="Times New Roman"/>
                <w:sz w:val="20"/>
                <w:szCs w:val="20"/>
                <w:rPrChange w:id="4235" w:author="Stefanie Lane" w:date="2022-06-23T13:35:00Z">
                  <w:rPr>
                    <w:ins w:id="4236" w:author="Stefanie Lane" w:date="2022-06-23T13:35:00Z"/>
                  </w:rPr>
                </w:rPrChange>
              </w:rPr>
              <w:pPrChange w:id="4237" w:author="Stefanie Lane" w:date="2022-06-23T13:35:00Z">
                <w:pPr>
                  <w:jc w:val="center"/>
                </w:pPr>
              </w:pPrChange>
            </w:pPr>
          </w:p>
        </w:tc>
      </w:tr>
      <w:tr w:rsidR="00CB11B1" w:rsidRPr="00CB11B1" w14:paraId="7616B2B3" w14:textId="77777777" w:rsidTr="00CB11B1">
        <w:trPr>
          <w:trHeight w:val="260"/>
          <w:ins w:id="4238" w:author="Stefanie Lane" w:date="2022-06-23T13:35: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CB11B1" w:rsidRDefault="00CB11B1" w:rsidP="00CB11B1">
            <w:pPr>
              <w:spacing w:after="0" w:line="240" w:lineRule="auto"/>
              <w:jc w:val="center"/>
              <w:rPr>
                <w:ins w:id="4239" w:author="Stefanie Lane" w:date="2022-06-23T13:35:00Z"/>
                <w:rFonts w:ascii="Calibri" w:eastAsia="Times New Roman" w:hAnsi="Calibri" w:cs="Calibri"/>
                <w:color w:val="000000"/>
                <w:sz w:val="20"/>
                <w:szCs w:val="20"/>
                <w:rPrChange w:id="4240" w:author="Stefanie Lane" w:date="2022-06-23T13:35:00Z">
                  <w:rPr>
                    <w:ins w:id="4241" w:author="Stefanie Lane" w:date="2022-06-23T13:35:00Z"/>
                  </w:rPr>
                </w:rPrChange>
              </w:rPr>
              <w:pPrChange w:id="4242" w:author="Stefanie Lane" w:date="2022-06-23T13:35:00Z">
                <w:pPr>
                  <w:jc w:val="center"/>
                </w:pPr>
              </w:pPrChange>
            </w:pPr>
            <w:ins w:id="4243" w:author="Stefanie Lane" w:date="2022-06-23T13:35:00Z">
              <w:r w:rsidRPr="00CB11B1">
                <w:rPr>
                  <w:rFonts w:ascii="Calibri" w:eastAsia="Times New Roman" w:hAnsi="Calibri" w:cs="Calibri"/>
                  <w:color w:val="000000"/>
                  <w:sz w:val="20"/>
                  <w:szCs w:val="20"/>
                  <w:rPrChange w:id="4244" w:author="Stefanie Lane" w:date="2022-06-23T13:35:00Z">
                    <w:rPr/>
                  </w:rPrChange>
                </w:rPr>
                <w:t>"Bogbean"</w:t>
              </w:r>
            </w:ins>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CB11B1" w:rsidRDefault="00CB11B1" w:rsidP="00CB11B1">
            <w:pPr>
              <w:spacing w:after="0" w:line="240" w:lineRule="auto"/>
              <w:rPr>
                <w:ins w:id="4245" w:author="Stefanie Lane" w:date="2022-06-23T13:35:00Z"/>
                <w:rFonts w:ascii="Calibri" w:eastAsia="Times New Roman" w:hAnsi="Calibri" w:cs="Calibri"/>
                <w:i/>
                <w:iCs/>
                <w:color w:val="000000"/>
                <w:sz w:val="20"/>
                <w:szCs w:val="20"/>
                <w:rPrChange w:id="4246" w:author="Stefanie Lane" w:date="2022-06-23T13:35:00Z">
                  <w:rPr>
                    <w:ins w:id="4247" w:author="Stefanie Lane" w:date="2022-06-23T13:35:00Z"/>
                  </w:rPr>
                </w:rPrChange>
              </w:rPr>
              <w:pPrChange w:id="4248" w:author="Stefanie Lane" w:date="2022-06-23T13:35:00Z">
                <w:pPr/>
              </w:pPrChange>
            </w:pPr>
            <w:ins w:id="4249" w:author="Stefanie Lane" w:date="2022-06-23T13:35:00Z">
              <w:r w:rsidRPr="00CB11B1">
                <w:rPr>
                  <w:rFonts w:ascii="Calibri" w:eastAsia="Times New Roman" w:hAnsi="Calibri" w:cs="Calibri"/>
                  <w:i/>
                  <w:iCs/>
                  <w:color w:val="000000"/>
                  <w:sz w:val="20"/>
                  <w:szCs w:val="20"/>
                  <w:rPrChange w:id="4250" w:author="Stefanie Lane" w:date="2022-06-23T13:35:00Z">
                    <w:rPr/>
                  </w:rPrChange>
                </w:rPr>
                <w:t>Menyanthes trifoliata</w:t>
              </w:r>
            </w:ins>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CB11B1" w:rsidRDefault="00CB11B1" w:rsidP="00CB11B1">
            <w:pPr>
              <w:spacing w:after="0" w:line="240" w:lineRule="auto"/>
              <w:jc w:val="center"/>
              <w:rPr>
                <w:ins w:id="4251" w:author="Stefanie Lane" w:date="2022-06-23T13:35:00Z"/>
                <w:rFonts w:ascii="Calibri" w:eastAsia="Times New Roman" w:hAnsi="Calibri" w:cs="Calibri"/>
                <w:color w:val="000000"/>
                <w:sz w:val="20"/>
                <w:szCs w:val="20"/>
                <w:rPrChange w:id="4252" w:author="Stefanie Lane" w:date="2022-06-23T13:35:00Z">
                  <w:rPr>
                    <w:ins w:id="4253" w:author="Stefanie Lane" w:date="2022-06-23T13:35:00Z"/>
                  </w:rPr>
                </w:rPrChange>
              </w:rPr>
              <w:pPrChange w:id="4254" w:author="Stefanie Lane" w:date="2022-06-23T13:35:00Z">
                <w:pPr>
                  <w:jc w:val="center"/>
                </w:pPr>
              </w:pPrChange>
            </w:pPr>
            <w:ins w:id="4255" w:author="Stefanie Lane" w:date="2022-06-23T13:35:00Z">
              <w:r w:rsidRPr="00CB11B1">
                <w:rPr>
                  <w:rFonts w:ascii="Calibri" w:eastAsia="Times New Roman" w:hAnsi="Calibri" w:cs="Calibri"/>
                  <w:color w:val="000000"/>
                  <w:sz w:val="20"/>
                  <w:szCs w:val="20"/>
                  <w:rPrChange w:id="4256" w:author="Stefanie Lane" w:date="2022-06-23T13:35:00Z">
                    <w:rPr/>
                  </w:rPrChange>
                </w:rPr>
                <w:t>0.807</w:t>
              </w:r>
            </w:ins>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CB11B1" w:rsidRDefault="00CB11B1" w:rsidP="00CB11B1">
            <w:pPr>
              <w:spacing w:after="0" w:line="240" w:lineRule="auto"/>
              <w:jc w:val="center"/>
              <w:rPr>
                <w:ins w:id="4257" w:author="Stefanie Lane" w:date="2022-06-23T13:35:00Z"/>
                <w:rFonts w:ascii="Calibri" w:eastAsia="Times New Roman" w:hAnsi="Calibri" w:cs="Calibri"/>
                <w:color w:val="000000"/>
                <w:sz w:val="20"/>
                <w:szCs w:val="20"/>
                <w:rPrChange w:id="4258" w:author="Stefanie Lane" w:date="2022-06-23T13:35:00Z">
                  <w:rPr>
                    <w:ins w:id="4259" w:author="Stefanie Lane" w:date="2022-06-23T13:35:00Z"/>
                  </w:rPr>
                </w:rPrChange>
              </w:rPr>
              <w:pPrChange w:id="4260" w:author="Stefanie Lane" w:date="2022-06-23T13:35:00Z">
                <w:pPr>
                  <w:jc w:val="center"/>
                </w:pPr>
              </w:pPrChange>
            </w:pPr>
            <w:ins w:id="4261" w:author="Stefanie Lane" w:date="2022-06-23T13:35:00Z">
              <w:r w:rsidRPr="00CB11B1">
                <w:rPr>
                  <w:rFonts w:ascii="Calibri" w:eastAsia="Times New Roman" w:hAnsi="Calibri" w:cs="Calibri"/>
                  <w:color w:val="000000"/>
                  <w:sz w:val="20"/>
                  <w:szCs w:val="20"/>
                  <w:rPrChange w:id="4262"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CB11B1" w:rsidRDefault="00CB11B1" w:rsidP="00CB11B1">
            <w:pPr>
              <w:spacing w:after="0" w:line="240" w:lineRule="auto"/>
              <w:rPr>
                <w:ins w:id="4263" w:author="Stefanie Lane" w:date="2022-06-23T13:35:00Z"/>
                <w:rFonts w:ascii="Calibri" w:eastAsia="Times New Roman" w:hAnsi="Calibri" w:cs="Calibri"/>
                <w:color w:val="000000"/>
                <w:sz w:val="20"/>
                <w:szCs w:val="20"/>
                <w:rPrChange w:id="4264" w:author="Stefanie Lane" w:date="2022-06-23T13:35:00Z">
                  <w:rPr>
                    <w:ins w:id="4265" w:author="Stefanie Lane" w:date="2022-06-23T13:35:00Z"/>
                  </w:rPr>
                </w:rPrChange>
              </w:rPr>
              <w:pPrChange w:id="4266" w:author="Stefanie Lane" w:date="2022-06-23T13:35:00Z">
                <w:pPr/>
              </w:pPrChange>
            </w:pPr>
            <w:ins w:id="4267" w:author="Stefanie Lane" w:date="2022-06-23T13:35:00Z">
              <w:r w:rsidRPr="00CB11B1">
                <w:rPr>
                  <w:rFonts w:ascii="Calibri" w:eastAsia="Times New Roman" w:hAnsi="Calibri" w:cs="Calibri"/>
                  <w:color w:val="000000"/>
                  <w:sz w:val="20"/>
                  <w:szCs w:val="20"/>
                  <w:rPrChange w:id="4268" w:author="Stefanie Lane" w:date="2022-06-23T13:35:00Z">
                    <w:rPr/>
                  </w:rPrChange>
                </w:rPr>
                <w:t> </w:t>
              </w:r>
            </w:ins>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CB11B1" w:rsidRDefault="00CB11B1" w:rsidP="00CB11B1">
            <w:pPr>
              <w:spacing w:after="0" w:line="240" w:lineRule="auto"/>
              <w:rPr>
                <w:ins w:id="4269" w:author="Stefanie Lane" w:date="2022-06-23T13:35:00Z"/>
                <w:rFonts w:ascii="Calibri" w:eastAsia="Times New Roman" w:hAnsi="Calibri" w:cs="Calibri"/>
                <w:i/>
                <w:iCs/>
                <w:color w:val="000000"/>
                <w:sz w:val="20"/>
                <w:szCs w:val="20"/>
                <w:rPrChange w:id="4270" w:author="Stefanie Lane" w:date="2022-06-23T13:35:00Z">
                  <w:rPr>
                    <w:ins w:id="4271" w:author="Stefanie Lane" w:date="2022-06-23T13:35:00Z"/>
                  </w:rPr>
                </w:rPrChange>
              </w:rPr>
              <w:pPrChange w:id="4272" w:author="Stefanie Lane" w:date="2022-06-23T13:35:00Z">
                <w:pPr/>
              </w:pPrChange>
            </w:pPr>
            <w:ins w:id="4273" w:author="Stefanie Lane" w:date="2022-06-23T13:35:00Z">
              <w:r w:rsidRPr="00CB11B1">
                <w:rPr>
                  <w:rFonts w:ascii="Calibri" w:eastAsia="Times New Roman" w:hAnsi="Calibri" w:cs="Calibri"/>
                  <w:i/>
                  <w:iCs/>
                  <w:color w:val="000000"/>
                  <w:sz w:val="20"/>
                  <w:szCs w:val="20"/>
                  <w:rPrChange w:id="4274" w:author="Stefanie Lane" w:date="2022-06-23T13:35:00Z">
                    <w:rPr/>
                  </w:rPrChange>
                </w:rPr>
                <w:t>Menyanthes trifoliata</w:t>
              </w:r>
            </w:ins>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CB11B1" w:rsidRDefault="00CB11B1" w:rsidP="00CB11B1">
            <w:pPr>
              <w:spacing w:after="0" w:line="240" w:lineRule="auto"/>
              <w:jc w:val="center"/>
              <w:rPr>
                <w:ins w:id="4275" w:author="Stefanie Lane" w:date="2022-06-23T13:35:00Z"/>
                <w:rFonts w:ascii="Calibri" w:eastAsia="Times New Roman" w:hAnsi="Calibri" w:cs="Calibri"/>
                <w:color w:val="000000"/>
                <w:sz w:val="20"/>
                <w:szCs w:val="20"/>
                <w:rPrChange w:id="4276" w:author="Stefanie Lane" w:date="2022-06-23T13:35:00Z">
                  <w:rPr>
                    <w:ins w:id="4277" w:author="Stefanie Lane" w:date="2022-06-23T13:35:00Z"/>
                  </w:rPr>
                </w:rPrChange>
              </w:rPr>
              <w:pPrChange w:id="4278" w:author="Stefanie Lane" w:date="2022-06-23T13:35:00Z">
                <w:pPr>
                  <w:jc w:val="center"/>
                </w:pPr>
              </w:pPrChange>
            </w:pPr>
            <w:ins w:id="4279" w:author="Stefanie Lane" w:date="2022-06-23T13:35:00Z">
              <w:r w:rsidRPr="00CB11B1">
                <w:rPr>
                  <w:rFonts w:ascii="Calibri" w:eastAsia="Times New Roman" w:hAnsi="Calibri" w:cs="Calibri"/>
                  <w:color w:val="000000"/>
                  <w:sz w:val="20"/>
                  <w:szCs w:val="20"/>
                  <w:rPrChange w:id="4280" w:author="Stefanie Lane" w:date="2022-06-23T13:35:00Z">
                    <w:rPr/>
                  </w:rPrChange>
                </w:rPr>
                <w:t>0.782</w:t>
              </w:r>
            </w:ins>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CB11B1" w:rsidRDefault="00CB11B1" w:rsidP="00CB11B1">
            <w:pPr>
              <w:spacing w:after="0" w:line="240" w:lineRule="auto"/>
              <w:jc w:val="center"/>
              <w:rPr>
                <w:ins w:id="4281" w:author="Stefanie Lane" w:date="2022-06-23T13:35:00Z"/>
                <w:rFonts w:ascii="Calibri" w:eastAsia="Times New Roman" w:hAnsi="Calibri" w:cs="Calibri"/>
                <w:color w:val="000000"/>
                <w:sz w:val="20"/>
                <w:szCs w:val="20"/>
                <w:rPrChange w:id="4282" w:author="Stefanie Lane" w:date="2022-06-23T13:35:00Z">
                  <w:rPr>
                    <w:ins w:id="4283" w:author="Stefanie Lane" w:date="2022-06-23T13:35:00Z"/>
                  </w:rPr>
                </w:rPrChange>
              </w:rPr>
              <w:pPrChange w:id="4284" w:author="Stefanie Lane" w:date="2022-06-23T13:35:00Z">
                <w:pPr>
                  <w:jc w:val="center"/>
                </w:pPr>
              </w:pPrChange>
            </w:pPr>
            <w:ins w:id="4285" w:author="Stefanie Lane" w:date="2022-06-23T13:35:00Z">
              <w:r w:rsidRPr="00CB11B1">
                <w:rPr>
                  <w:rFonts w:ascii="Calibri" w:eastAsia="Times New Roman" w:hAnsi="Calibri" w:cs="Calibri"/>
                  <w:color w:val="000000"/>
                  <w:sz w:val="20"/>
                  <w:szCs w:val="20"/>
                  <w:rPrChange w:id="4286" w:author="Stefanie Lane" w:date="2022-06-23T13:35:00Z">
                    <w:rPr/>
                  </w:rPrChange>
                </w:rPr>
                <w:t>0.001</w:t>
              </w:r>
            </w:ins>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CB11B1" w:rsidRDefault="00CB11B1" w:rsidP="00CB11B1">
            <w:pPr>
              <w:spacing w:after="0" w:line="240" w:lineRule="auto"/>
              <w:rPr>
                <w:ins w:id="4287" w:author="Stefanie Lane" w:date="2022-06-23T13:35:00Z"/>
                <w:rFonts w:ascii="Calibri" w:eastAsia="Times New Roman" w:hAnsi="Calibri" w:cs="Calibri"/>
                <w:color w:val="000000"/>
                <w:sz w:val="20"/>
                <w:szCs w:val="20"/>
                <w:rPrChange w:id="4288" w:author="Stefanie Lane" w:date="2022-06-23T13:35:00Z">
                  <w:rPr>
                    <w:ins w:id="4289" w:author="Stefanie Lane" w:date="2022-06-23T13:35:00Z"/>
                  </w:rPr>
                </w:rPrChange>
              </w:rPr>
              <w:pPrChange w:id="4290" w:author="Stefanie Lane" w:date="2022-06-23T13:35:00Z">
                <w:pPr/>
              </w:pPrChange>
            </w:pPr>
            <w:ins w:id="4291" w:author="Stefanie Lane" w:date="2022-06-23T13:35:00Z">
              <w:r w:rsidRPr="00CB11B1">
                <w:rPr>
                  <w:rFonts w:ascii="Calibri" w:eastAsia="Times New Roman" w:hAnsi="Calibri" w:cs="Calibri"/>
                  <w:color w:val="000000"/>
                  <w:sz w:val="20"/>
                  <w:szCs w:val="20"/>
                  <w:rPrChange w:id="4292" w:author="Stefanie Lane" w:date="2022-06-23T13:35:00Z">
                    <w:rPr/>
                  </w:rPrChange>
                </w:rPr>
                <w:t> </w:t>
              </w:r>
            </w:ins>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CB11B1" w:rsidRDefault="00CB11B1" w:rsidP="00CB11B1">
            <w:pPr>
              <w:spacing w:after="0" w:line="240" w:lineRule="auto"/>
              <w:rPr>
                <w:ins w:id="4293" w:author="Stefanie Lane" w:date="2022-06-23T13:35:00Z"/>
                <w:rFonts w:ascii="Calibri" w:eastAsia="Times New Roman" w:hAnsi="Calibri" w:cs="Calibri"/>
                <w:i/>
                <w:iCs/>
                <w:sz w:val="20"/>
                <w:szCs w:val="20"/>
                <w:rPrChange w:id="4294" w:author="Stefanie Lane" w:date="2022-06-23T13:35:00Z">
                  <w:rPr>
                    <w:ins w:id="4295" w:author="Stefanie Lane" w:date="2022-06-23T13:35:00Z"/>
                  </w:rPr>
                </w:rPrChange>
              </w:rPr>
              <w:pPrChange w:id="4296" w:author="Stefanie Lane" w:date="2022-06-23T13:35:00Z">
                <w:pPr/>
              </w:pPrChange>
            </w:pPr>
            <w:ins w:id="4297" w:author="Stefanie Lane" w:date="2022-06-23T13:35:00Z">
              <w:r w:rsidRPr="00CB11B1">
                <w:rPr>
                  <w:rFonts w:ascii="Calibri" w:eastAsia="Times New Roman" w:hAnsi="Calibri" w:cs="Calibri"/>
                  <w:i/>
                  <w:iCs/>
                  <w:sz w:val="20"/>
                  <w:szCs w:val="20"/>
                  <w:rPrChange w:id="4298" w:author="Stefanie Lane" w:date="2022-06-23T13:35:00Z">
                    <w:rPr/>
                  </w:rPrChange>
                </w:rPr>
                <w:t>Mentha aquatica</w:t>
              </w:r>
            </w:ins>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CB11B1" w:rsidRDefault="00CB11B1" w:rsidP="00CB11B1">
            <w:pPr>
              <w:spacing w:after="0" w:line="240" w:lineRule="auto"/>
              <w:jc w:val="center"/>
              <w:rPr>
                <w:ins w:id="4299" w:author="Stefanie Lane" w:date="2022-06-23T13:35:00Z"/>
                <w:rFonts w:ascii="Calibri" w:eastAsia="Times New Roman" w:hAnsi="Calibri" w:cs="Calibri"/>
                <w:color w:val="000000"/>
                <w:sz w:val="20"/>
                <w:szCs w:val="20"/>
                <w:rPrChange w:id="4300" w:author="Stefanie Lane" w:date="2022-06-23T13:35:00Z">
                  <w:rPr>
                    <w:ins w:id="4301" w:author="Stefanie Lane" w:date="2022-06-23T13:35:00Z"/>
                  </w:rPr>
                </w:rPrChange>
              </w:rPr>
              <w:pPrChange w:id="4302" w:author="Stefanie Lane" w:date="2022-06-23T13:35:00Z">
                <w:pPr>
                  <w:jc w:val="center"/>
                </w:pPr>
              </w:pPrChange>
            </w:pPr>
            <w:ins w:id="4303" w:author="Stefanie Lane" w:date="2022-06-23T13:35:00Z">
              <w:r w:rsidRPr="00CB11B1">
                <w:rPr>
                  <w:rFonts w:ascii="Calibri" w:eastAsia="Times New Roman" w:hAnsi="Calibri" w:cs="Calibri"/>
                  <w:color w:val="000000"/>
                  <w:sz w:val="20"/>
                  <w:szCs w:val="20"/>
                  <w:rPrChange w:id="4304" w:author="Stefanie Lane" w:date="2022-06-23T13:35:00Z">
                    <w:rPr/>
                  </w:rPrChange>
                </w:rPr>
                <w:t>0.752</w:t>
              </w:r>
            </w:ins>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CB11B1" w:rsidRDefault="00CB11B1" w:rsidP="00CB11B1">
            <w:pPr>
              <w:spacing w:after="0" w:line="240" w:lineRule="auto"/>
              <w:jc w:val="center"/>
              <w:rPr>
                <w:ins w:id="4305" w:author="Stefanie Lane" w:date="2022-06-23T13:35:00Z"/>
                <w:rFonts w:ascii="Calibri" w:eastAsia="Times New Roman" w:hAnsi="Calibri" w:cs="Calibri"/>
                <w:color w:val="000000"/>
                <w:sz w:val="20"/>
                <w:szCs w:val="20"/>
                <w:rPrChange w:id="4306" w:author="Stefanie Lane" w:date="2022-06-23T13:35:00Z">
                  <w:rPr>
                    <w:ins w:id="4307" w:author="Stefanie Lane" w:date="2022-06-23T13:35:00Z"/>
                  </w:rPr>
                </w:rPrChange>
              </w:rPr>
              <w:pPrChange w:id="4308" w:author="Stefanie Lane" w:date="2022-06-23T13:35:00Z">
                <w:pPr>
                  <w:jc w:val="center"/>
                </w:pPr>
              </w:pPrChange>
            </w:pPr>
            <w:ins w:id="4309" w:author="Stefanie Lane" w:date="2022-06-23T13:35:00Z">
              <w:r w:rsidRPr="00CB11B1">
                <w:rPr>
                  <w:rFonts w:ascii="Calibri" w:eastAsia="Times New Roman" w:hAnsi="Calibri" w:cs="Calibri"/>
                  <w:color w:val="000000"/>
                  <w:sz w:val="20"/>
                  <w:szCs w:val="20"/>
                  <w:rPrChange w:id="4310" w:author="Stefanie Lane" w:date="2022-06-23T13:35:00Z">
                    <w:rPr/>
                  </w:rPrChange>
                </w:rPr>
                <w:t>0.001</w:t>
              </w:r>
            </w:ins>
          </w:p>
        </w:tc>
      </w:tr>
      <w:tr w:rsidR="00CB11B1" w:rsidRPr="00CB11B1" w14:paraId="2E7BEB10" w14:textId="77777777" w:rsidTr="00CB11B1">
        <w:trPr>
          <w:trHeight w:val="260"/>
          <w:ins w:id="431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CB11B1" w:rsidRDefault="00CB11B1" w:rsidP="00CB11B1">
            <w:pPr>
              <w:spacing w:after="0" w:line="240" w:lineRule="auto"/>
              <w:rPr>
                <w:ins w:id="4312" w:author="Stefanie Lane" w:date="2022-06-23T13:35:00Z"/>
                <w:rFonts w:ascii="Calibri" w:eastAsia="Times New Roman" w:hAnsi="Calibri" w:cs="Calibri"/>
                <w:color w:val="000000"/>
                <w:sz w:val="20"/>
                <w:szCs w:val="20"/>
                <w:rPrChange w:id="4313" w:author="Stefanie Lane" w:date="2022-06-23T13:35:00Z">
                  <w:rPr>
                    <w:ins w:id="4314" w:author="Stefanie Lane" w:date="2022-06-23T13:35:00Z"/>
                  </w:rPr>
                </w:rPrChange>
              </w:rPr>
              <w:pPrChange w:id="4315"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CB11B1" w:rsidRDefault="00CB11B1" w:rsidP="00CB11B1">
            <w:pPr>
              <w:spacing w:after="0" w:line="240" w:lineRule="auto"/>
              <w:rPr>
                <w:ins w:id="4316" w:author="Stefanie Lane" w:date="2022-06-23T13:35:00Z"/>
                <w:rFonts w:ascii="Calibri" w:eastAsia="Times New Roman" w:hAnsi="Calibri" w:cs="Calibri"/>
                <w:i/>
                <w:iCs/>
                <w:sz w:val="20"/>
                <w:szCs w:val="20"/>
                <w:rPrChange w:id="4317" w:author="Stefanie Lane" w:date="2022-06-23T13:35:00Z">
                  <w:rPr>
                    <w:ins w:id="4318" w:author="Stefanie Lane" w:date="2022-06-23T13:35:00Z"/>
                  </w:rPr>
                </w:rPrChange>
              </w:rPr>
              <w:pPrChange w:id="4319" w:author="Stefanie Lane" w:date="2022-06-23T13:35:00Z">
                <w:pPr/>
              </w:pPrChange>
            </w:pPr>
            <w:ins w:id="4320" w:author="Stefanie Lane" w:date="2022-06-23T13:35:00Z">
              <w:r w:rsidRPr="00CB11B1">
                <w:rPr>
                  <w:rFonts w:ascii="Calibri" w:eastAsia="Times New Roman" w:hAnsi="Calibri" w:cs="Calibri"/>
                  <w:i/>
                  <w:iCs/>
                  <w:sz w:val="20"/>
                  <w:szCs w:val="20"/>
                  <w:rPrChange w:id="4321" w:author="Stefanie Lane" w:date="2022-06-23T13:35:00Z">
                    <w:rPr/>
                  </w:rPrChange>
                </w:rPr>
                <w:t>Myosotis scorpioides</w:t>
              </w:r>
            </w:ins>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CB11B1" w:rsidRDefault="00CB11B1" w:rsidP="00CB11B1">
            <w:pPr>
              <w:spacing w:after="0" w:line="240" w:lineRule="auto"/>
              <w:jc w:val="center"/>
              <w:rPr>
                <w:ins w:id="4322" w:author="Stefanie Lane" w:date="2022-06-23T13:35:00Z"/>
                <w:rFonts w:ascii="Calibri" w:eastAsia="Times New Roman" w:hAnsi="Calibri" w:cs="Calibri"/>
                <w:color w:val="000000"/>
                <w:sz w:val="20"/>
                <w:szCs w:val="20"/>
                <w:rPrChange w:id="4323" w:author="Stefanie Lane" w:date="2022-06-23T13:35:00Z">
                  <w:rPr>
                    <w:ins w:id="4324" w:author="Stefanie Lane" w:date="2022-06-23T13:35:00Z"/>
                  </w:rPr>
                </w:rPrChange>
              </w:rPr>
              <w:pPrChange w:id="4325" w:author="Stefanie Lane" w:date="2022-06-23T13:35:00Z">
                <w:pPr>
                  <w:jc w:val="center"/>
                </w:pPr>
              </w:pPrChange>
            </w:pPr>
            <w:ins w:id="4326" w:author="Stefanie Lane" w:date="2022-06-23T13:35:00Z">
              <w:r w:rsidRPr="00CB11B1">
                <w:rPr>
                  <w:rFonts w:ascii="Calibri" w:eastAsia="Times New Roman" w:hAnsi="Calibri" w:cs="Calibri"/>
                  <w:color w:val="000000"/>
                  <w:sz w:val="20"/>
                  <w:szCs w:val="20"/>
                  <w:rPrChange w:id="4327" w:author="Stefanie Lane" w:date="2022-06-23T13:35:00Z">
                    <w:rPr/>
                  </w:rPrChange>
                </w:rPr>
                <w:t>0.577</w:t>
              </w:r>
            </w:ins>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CB11B1" w:rsidRDefault="00CB11B1" w:rsidP="00CB11B1">
            <w:pPr>
              <w:spacing w:after="0" w:line="240" w:lineRule="auto"/>
              <w:jc w:val="center"/>
              <w:rPr>
                <w:ins w:id="4328" w:author="Stefanie Lane" w:date="2022-06-23T13:35:00Z"/>
                <w:rFonts w:ascii="Calibri" w:eastAsia="Times New Roman" w:hAnsi="Calibri" w:cs="Calibri"/>
                <w:color w:val="000000"/>
                <w:sz w:val="20"/>
                <w:szCs w:val="20"/>
                <w:rPrChange w:id="4329" w:author="Stefanie Lane" w:date="2022-06-23T13:35:00Z">
                  <w:rPr>
                    <w:ins w:id="4330" w:author="Stefanie Lane" w:date="2022-06-23T13:35:00Z"/>
                  </w:rPr>
                </w:rPrChange>
              </w:rPr>
              <w:pPrChange w:id="4331" w:author="Stefanie Lane" w:date="2022-06-23T13:35:00Z">
                <w:pPr>
                  <w:jc w:val="center"/>
                </w:pPr>
              </w:pPrChange>
            </w:pPr>
            <w:ins w:id="4332" w:author="Stefanie Lane" w:date="2022-06-23T13:35:00Z">
              <w:r w:rsidRPr="00CB11B1">
                <w:rPr>
                  <w:rFonts w:ascii="Calibri" w:eastAsia="Times New Roman" w:hAnsi="Calibri" w:cs="Calibri"/>
                  <w:color w:val="000000"/>
                  <w:sz w:val="20"/>
                  <w:szCs w:val="20"/>
                  <w:rPrChange w:id="4333"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0E1D8F9D" w14:textId="77777777" w:rsidR="00CB11B1" w:rsidRPr="00CB11B1" w:rsidRDefault="00CB11B1" w:rsidP="00CB11B1">
            <w:pPr>
              <w:spacing w:after="0" w:line="240" w:lineRule="auto"/>
              <w:jc w:val="center"/>
              <w:rPr>
                <w:ins w:id="4334" w:author="Stefanie Lane" w:date="2022-06-23T13:35:00Z"/>
                <w:rFonts w:ascii="Calibri" w:eastAsia="Times New Roman" w:hAnsi="Calibri" w:cs="Calibri"/>
                <w:color w:val="000000"/>
                <w:sz w:val="20"/>
                <w:szCs w:val="20"/>
                <w:rPrChange w:id="4335" w:author="Stefanie Lane" w:date="2022-06-23T13:35:00Z">
                  <w:rPr>
                    <w:ins w:id="4336" w:author="Stefanie Lane" w:date="2022-06-23T13:35:00Z"/>
                  </w:rPr>
                </w:rPrChange>
              </w:rPr>
              <w:pPrChange w:id="4337"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1F1B33CF" w14:textId="77777777" w:rsidR="00CB11B1" w:rsidRPr="00CB11B1" w:rsidRDefault="00CB11B1" w:rsidP="00CB11B1">
            <w:pPr>
              <w:spacing w:after="0" w:line="240" w:lineRule="auto"/>
              <w:rPr>
                <w:ins w:id="4338" w:author="Stefanie Lane" w:date="2022-06-23T13:35:00Z"/>
                <w:rFonts w:ascii="Calibri" w:eastAsia="Times New Roman" w:hAnsi="Calibri" w:cs="Calibri"/>
                <w:i/>
                <w:iCs/>
                <w:sz w:val="20"/>
                <w:szCs w:val="20"/>
                <w:rPrChange w:id="4339" w:author="Stefanie Lane" w:date="2022-06-23T13:35:00Z">
                  <w:rPr>
                    <w:ins w:id="4340" w:author="Stefanie Lane" w:date="2022-06-23T13:35:00Z"/>
                  </w:rPr>
                </w:rPrChange>
              </w:rPr>
              <w:pPrChange w:id="4341" w:author="Stefanie Lane" w:date="2022-06-23T13:35:00Z">
                <w:pPr/>
              </w:pPrChange>
            </w:pPr>
            <w:proofErr w:type="spellStart"/>
            <w:ins w:id="4342" w:author="Stefanie Lane" w:date="2022-06-23T13:35:00Z">
              <w:r w:rsidRPr="00CB11B1">
                <w:rPr>
                  <w:rFonts w:ascii="Calibri" w:eastAsia="Times New Roman" w:hAnsi="Calibri" w:cs="Calibri"/>
                  <w:i/>
                  <w:iCs/>
                  <w:sz w:val="20"/>
                  <w:szCs w:val="20"/>
                  <w:rPrChange w:id="4343" w:author="Stefanie Lane" w:date="2022-06-23T13:35:00Z">
                    <w:rPr/>
                  </w:rPrChange>
                </w:rPr>
                <w:t>Leersia</w:t>
              </w:r>
              <w:proofErr w:type="spellEnd"/>
              <w:r w:rsidRPr="00CB11B1">
                <w:rPr>
                  <w:rFonts w:ascii="Calibri" w:eastAsia="Times New Roman" w:hAnsi="Calibri" w:cs="Calibri"/>
                  <w:i/>
                  <w:iCs/>
                  <w:sz w:val="20"/>
                  <w:szCs w:val="20"/>
                  <w:rPrChange w:id="4344" w:author="Stefanie Lane" w:date="2022-06-23T13:35:00Z">
                    <w:rPr/>
                  </w:rPrChange>
                </w:rPr>
                <w:t xml:space="preserve"> </w:t>
              </w:r>
              <w:proofErr w:type="spellStart"/>
              <w:r w:rsidRPr="00CB11B1">
                <w:rPr>
                  <w:rFonts w:ascii="Calibri" w:eastAsia="Times New Roman" w:hAnsi="Calibri" w:cs="Calibri"/>
                  <w:i/>
                  <w:iCs/>
                  <w:sz w:val="20"/>
                  <w:szCs w:val="20"/>
                  <w:rPrChange w:id="4345" w:author="Stefanie Lane" w:date="2022-06-23T13:35:00Z">
                    <w:rPr/>
                  </w:rPrChange>
                </w:rPr>
                <w:t>oryzoides</w:t>
              </w:r>
              <w:proofErr w:type="spellEnd"/>
            </w:ins>
          </w:p>
        </w:tc>
        <w:tc>
          <w:tcPr>
            <w:tcW w:w="706" w:type="dxa"/>
            <w:tcBorders>
              <w:top w:val="nil"/>
              <w:left w:val="nil"/>
              <w:bottom w:val="nil"/>
              <w:right w:val="nil"/>
            </w:tcBorders>
            <w:shd w:val="clear" w:color="auto" w:fill="auto"/>
            <w:noWrap/>
            <w:vAlign w:val="bottom"/>
            <w:hideMark/>
          </w:tcPr>
          <w:p w14:paraId="719F4165" w14:textId="77777777" w:rsidR="00CB11B1" w:rsidRPr="00CB11B1" w:rsidRDefault="00CB11B1" w:rsidP="00CB11B1">
            <w:pPr>
              <w:spacing w:after="0" w:line="240" w:lineRule="auto"/>
              <w:jc w:val="center"/>
              <w:rPr>
                <w:ins w:id="4346" w:author="Stefanie Lane" w:date="2022-06-23T13:35:00Z"/>
                <w:rFonts w:ascii="Calibri" w:eastAsia="Times New Roman" w:hAnsi="Calibri" w:cs="Calibri"/>
                <w:color w:val="000000"/>
                <w:sz w:val="20"/>
                <w:szCs w:val="20"/>
                <w:rPrChange w:id="4347" w:author="Stefanie Lane" w:date="2022-06-23T13:35:00Z">
                  <w:rPr>
                    <w:ins w:id="4348" w:author="Stefanie Lane" w:date="2022-06-23T13:35:00Z"/>
                  </w:rPr>
                </w:rPrChange>
              </w:rPr>
              <w:pPrChange w:id="4349" w:author="Stefanie Lane" w:date="2022-06-23T13:35:00Z">
                <w:pPr>
                  <w:jc w:val="center"/>
                </w:pPr>
              </w:pPrChange>
            </w:pPr>
            <w:ins w:id="4350" w:author="Stefanie Lane" w:date="2022-06-23T13:35:00Z">
              <w:r w:rsidRPr="00CB11B1">
                <w:rPr>
                  <w:rFonts w:ascii="Calibri" w:eastAsia="Times New Roman" w:hAnsi="Calibri" w:cs="Calibri"/>
                  <w:color w:val="000000"/>
                  <w:sz w:val="20"/>
                  <w:szCs w:val="20"/>
                  <w:rPrChange w:id="4351" w:author="Stefanie Lane" w:date="2022-06-23T13:35:00Z">
                    <w:rPr/>
                  </w:rPrChange>
                </w:rPr>
                <w:t>0.495</w:t>
              </w:r>
            </w:ins>
          </w:p>
        </w:tc>
        <w:tc>
          <w:tcPr>
            <w:tcW w:w="737" w:type="dxa"/>
            <w:tcBorders>
              <w:top w:val="nil"/>
              <w:left w:val="nil"/>
              <w:bottom w:val="nil"/>
              <w:right w:val="nil"/>
            </w:tcBorders>
            <w:shd w:val="clear" w:color="auto" w:fill="auto"/>
            <w:noWrap/>
            <w:vAlign w:val="bottom"/>
            <w:hideMark/>
          </w:tcPr>
          <w:p w14:paraId="059CBE8D" w14:textId="77777777" w:rsidR="00CB11B1" w:rsidRPr="00CB11B1" w:rsidRDefault="00CB11B1" w:rsidP="00CB11B1">
            <w:pPr>
              <w:spacing w:after="0" w:line="240" w:lineRule="auto"/>
              <w:jc w:val="center"/>
              <w:rPr>
                <w:ins w:id="4352" w:author="Stefanie Lane" w:date="2022-06-23T13:35:00Z"/>
                <w:rFonts w:ascii="Calibri" w:eastAsia="Times New Roman" w:hAnsi="Calibri" w:cs="Calibri"/>
                <w:color w:val="000000"/>
                <w:sz w:val="20"/>
                <w:szCs w:val="20"/>
                <w:rPrChange w:id="4353" w:author="Stefanie Lane" w:date="2022-06-23T13:35:00Z">
                  <w:rPr>
                    <w:ins w:id="4354" w:author="Stefanie Lane" w:date="2022-06-23T13:35:00Z"/>
                  </w:rPr>
                </w:rPrChange>
              </w:rPr>
              <w:pPrChange w:id="4355" w:author="Stefanie Lane" w:date="2022-06-23T13:35:00Z">
                <w:pPr>
                  <w:jc w:val="center"/>
                </w:pPr>
              </w:pPrChange>
            </w:pPr>
            <w:ins w:id="4356" w:author="Stefanie Lane" w:date="2022-06-23T13:35:00Z">
              <w:r w:rsidRPr="00CB11B1">
                <w:rPr>
                  <w:rFonts w:ascii="Calibri" w:eastAsia="Times New Roman" w:hAnsi="Calibri" w:cs="Calibri"/>
                  <w:color w:val="000000"/>
                  <w:sz w:val="20"/>
                  <w:szCs w:val="20"/>
                  <w:rPrChange w:id="4357"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946C844" w14:textId="77777777" w:rsidR="00CB11B1" w:rsidRPr="00CB11B1" w:rsidRDefault="00CB11B1" w:rsidP="00CB11B1">
            <w:pPr>
              <w:spacing w:after="0" w:line="240" w:lineRule="auto"/>
              <w:jc w:val="center"/>
              <w:rPr>
                <w:ins w:id="4358" w:author="Stefanie Lane" w:date="2022-06-23T13:35:00Z"/>
                <w:rFonts w:ascii="Calibri" w:eastAsia="Times New Roman" w:hAnsi="Calibri" w:cs="Calibri"/>
                <w:color w:val="000000"/>
                <w:sz w:val="20"/>
                <w:szCs w:val="20"/>
                <w:rPrChange w:id="4359" w:author="Stefanie Lane" w:date="2022-06-23T13:35:00Z">
                  <w:rPr>
                    <w:ins w:id="4360" w:author="Stefanie Lane" w:date="2022-06-23T13:35:00Z"/>
                  </w:rPr>
                </w:rPrChange>
              </w:rPr>
              <w:pPrChange w:id="4361"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CB11B1" w:rsidRDefault="00CB11B1" w:rsidP="00CB11B1">
            <w:pPr>
              <w:spacing w:after="0" w:line="240" w:lineRule="auto"/>
              <w:rPr>
                <w:ins w:id="4362" w:author="Stefanie Lane" w:date="2022-06-23T13:35:00Z"/>
                <w:rFonts w:ascii="Calibri" w:eastAsia="Times New Roman" w:hAnsi="Calibri" w:cs="Calibri"/>
                <w:i/>
                <w:iCs/>
                <w:color w:val="000000"/>
                <w:sz w:val="20"/>
                <w:szCs w:val="20"/>
                <w:rPrChange w:id="4363" w:author="Stefanie Lane" w:date="2022-06-23T13:35:00Z">
                  <w:rPr>
                    <w:ins w:id="4364" w:author="Stefanie Lane" w:date="2022-06-23T13:35:00Z"/>
                  </w:rPr>
                </w:rPrChange>
              </w:rPr>
              <w:pPrChange w:id="4365" w:author="Stefanie Lane" w:date="2022-06-23T13:35:00Z">
                <w:pPr/>
              </w:pPrChange>
            </w:pPr>
            <w:ins w:id="4366" w:author="Stefanie Lane" w:date="2022-06-23T13:35:00Z">
              <w:r w:rsidRPr="00CB11B1">
                <w:rPr>
                  <w:rFonts w:ascii="Calibri" w:eastAsia="Times New Roman" w:hAnsi="Calibri" w:cs="Calibri"/>
                  <w:i/>
                  <w:iCs/>
                  <w:color w:val="000000"/>
                  <w:sz w:val="20"/>
                  <w:szCs w:val="20"/>
                  <w:rPrChange w:id="4367" w:author="Stefanie Lane" w:date="2022-06-23T13:35:00Z">
                    <w:rPr/>
                  </w:rPrChange>
                </w:rPr>
                <w:t>Menyanthes trifoliata</w:t>
              </w:r>
            </w:ins>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CB11B1" w:rsidRDefault="00CB11B1" w:rsidP="00CB11B1">
            <w:pPr>
              <w:spacing w:after="0" w:line="240" w:lineRule="auto"/>
              <w:jc w:val="center"/>
              <w:rPr>
                <w:ins w:id="4368" w:author="Stefanie Lane" w:date="2022-06-23T13:35:00Z"/>
                <w:rFonts w:ascii="Calibri" w:eastAsia="Times New Roman" w:hAnsi="Calibri" w:cs="Calibri"/>
                <w:color w:val="000000"/>
                <w:sz w:val="20"/>
                <w:szCs w:val="20"/>
                <w:rPrChange w:id="4369" w:author="Stefanie Lane" w:date="2022-06-23T13:35:00Z">
                  <w:rPr>
                    <w:ins w:id="4370" w:author="Stefanie Lane" w:date="2022-06-23T13:35:00Z"/>
                  </w:rPr>
                </w:rPrChange>
              </w:rPr>
              <w:pPrChange w:id="4371" w:author="Stefanie Lane" w:date="2022-06-23T13:35:00Z">
                <w:pPr>
                  <w:jc w:val="center"/>
                </w:pPr>
              </w:pPrChange>
            </w:pPr>
            <w:ins w:id="4372" w:author="Stefanie Lane" w:date="2022-06-23T13:35:00Z">
              <w:r w:rsidRPr="00CB11B1">
                <w:rPr>
                  <w:rFonts w:ascii="Calibri" w:eastAsia="Times New Roman" w:hAnsi="Calibri" w:cs="Calibri"/>
                  <w:color w:val="000000"/>
                  <w:sz w:val="20"/>
                  <w:szCs w:val="20"/>
                  <w:rPrChange w:id="4373" w:author="Stefanie Lane" w:date="2022-06-23T13:35:00Z">
                    <w:rPr/>
                  </w:rPrChange>
                </w:rPr>
                <w:t>0.709</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CB11B1" w:rsidRDefault="00CB11B1" w:rsidP="00CB11B1">
            <w:pPr>
              <w:spacing w:after="0" w:line="240" w:lineRule="auto"/>
              <w:jc w:val="center"/>
              <w:rPr>
                <w:ins w:id="4374" w:author="Stefanie Lane" w:date="2022-06-23T13:35:00Z"/>
                <w:rFonts w:ascii="Calibri" w:eastAsia="Times New Roman" w:hAnsi="Calibri" w:cs="Calibri"/>
                <w:color w:val="000000"/>
                <w:sz w:val="20"/>
                <w:szCs w:val="20"/>
                <w:rPrChange w:id="4375" w:author="Stefanie Lane" w:date="2022-06-23T13:35:00Z">
                  <w:rPr>
                    <w:ins w:id="4376" w:author="Stefanie Lane" w:date="2022-06-23T13:35:00Z"/>
                  </w:rPr>
                </w:rPrChange>
              </w:rPr>
              <w:pPrChange w:id="4377" w:author="Stefanie Lane" w:date="2022-06-23T13:35:00Z">
                <w:pPr>
                  <w:jc w:val="center"/>
                </w:pPr>
              </w:pPrChange>
            </w:pPr>
            <w:ins w:id="4378" w:author="Stefanie Lane" w:date="2022-06-23T13:35:00Z">
              <w:r w:rsidRPr="00CB11B1">
                <w:rPr>
                  <w:rFonts w:ascii="Calibri" w:eastAsia="Times New Roman" w:hAnsi="Calibri" w:cs="Calibri"/>
                  <w:color w:val="000000"/>
                  <w:sz w:val="20"/>
                  <w:szCs w:val="20"/>
                  <w:rPrChange w:id="4379" w:author="Stefanie Lane" w:date="2022-06-23T13:35:00Z">
                    <w:rPr/>
                  </w:rPrChange>
                </w:rPr>
                <w:t>0.001</w:t>
              </w:r>
            </w:ins>
          </w:p>
        </w:tc>
      </w:tr>
      <w:tr w:rsidR="00CB11B1" w:rsidRPr="00CB11B1" w14:paraId="142478E9" w14:textId="77777777" w:rsidTr="00CB11B1">
        <w:trPr>
          <w:trHeight w:val="260"/>
          <w:ins w:id="4380"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CB11B1" w:rsidRDefault="00CB11B1" w:rsidP="00CB11B1">
            <w:pPr>
              <w:spacing w:after="0" w:line="240" w:lineRule="auto"/>
              <w:rPr>
                <w:ins w:id="4381" w:author="Stefanie Lane" w:date="2022-06-23T13:35:00Z"/>
                <w:rFonts w:ascii="Calibri" w:eastAsia="Times New Roman" w:hAnsi="Calibri" w:cs="Calibri"/>
                <w:color w:val="000000"/>
                <w:sz w:val="20"/>
                <w:szCs w:val="20"/>
                <w:rPrChange w:id="4382" w:author="Stefanie Lane" w:date="2022-06-23T13:35:00Z">
                  <w:rPr>
                    <w:ins w:id="4383" w:author="Stefanie Lane" w:date="2022-06-23T13:35:00Z"/>
                  </w:rPr>
                </w:rPrChange>
              </w:rPr>
              <w:pPrChange w:id="4384" w:author="Stefanie Lane" w:date="2022-06-23T13:35:00Z">
                <w:pPr/>
              </w:pPrChange>
            </w:pPr>
          </w:p>
        </w:tc>
        <w:tc>
          <w:tcPr>
            <w:tcW w:w="3077" w:type="dxa"/>
            <w:tcBorders>
              <w:top w:val="nil"/>
              <w:left w:val="nil"/>
              <w:bottom w:val="nil"/>
              <w:right w:val="nil"/>
            </w:tcBorders>
            <w:shd w:val="clear" w:color="auto" w:fill="auto"/>
            <w:noWrap/>
            <w:vAlign w:val="bottom"/>
            <w:hideMark/>
          </w:tcPr>
          <w:p w14:paraId="0435F9F2" w14:textId="77777777" w:rsidR="00CB11B1" w:rsidRPr="00CB11B1" w:rsidRDefault="00CB11B1" w:rsidP="00CB11B1">
            <w:pPr>
              <w:spacing w:after="0" w:line="240" w:lineRule="auto"/>
              <w:rPr>
                <w:ins w:id="4385" w:author="Stefanie Lane" w:date="2022-06-23T13:35:00Z"/>
                <w:rFonts w:ascii="Calibri" w:eastAsia="Times New Roman" w:hAnsi="Calibri" w:cs="Calibri"/>
                <w:i/>
                <w:iCs/>
                <w:color w:val="000000"/>
                <w:sz w:val="20"/>
                <w:szCs w:val="20"/>
                <w:rPrChange w:id="4386" w:author="Stefanie Lane" w:date="2022-06-23T13:35:00Z">
                  <w:rPr>
                    <w:ins w:id="4387" w:author="Stefanie Lane" w:date="2022-06-23T13:35:00Z"/>
                  </w:rPr>
                </w:rPrChange>
              </w:rPr>
              <w:pPrChange w:id="4388" w:author="Stefanie Lane" w:date="2022-06-23T13:35:00Z">
                <w:pPr/>
              </w:pPrChange>
            </w:pPr>
            <w:ins w:id="4389" w:author="Stefanie Lane" w:date="2022-06-23T13:35:00Z">
              <w:r w:rsidRPr="00CB11B1">
                <w:rPr>
                  <w:rFonts w:ascii="Calibri" w:eastAsia="Times New Roman" w:hAnsi="Calibri" w:cs="Calibri"/>
                  <w:i/>
                  <w:iCs/>
                  <w:color w:val="000000"/>
                  <w:sz w:val="20"/>
                  <w:szCs w:val="20"/>
                  <w:rPrChange w:id="4390" w:author="Stefanie Lane" w:date="2022-06-23T13:35:00Z">
                    <w:rPr/>
                  </w:rPrChange>
                </w:rPr>
                <w:t>Juncus articulatus</w:t>
              </w:r>
            </w:ins>
          </w:p>
        </w:tc>
        <w:tc>
          <w:tcPr>
            <w:tcW w:w="696" w:type="dxa"/>
            <w:tcBorders>
              <w:top w:val="nil"/>
              <w:left w:val="nil"/>
              <w:bottom w:val="nil"/>
              <w:right w:val="nil"/>
            </w:tcBorders>
            <w:shd w:val="clear" w:color="auto" w:fill="auto"/>
            <w:noWrap/>
            <w:vAlign w:val="bottom"/>
            <w:hideMark/>
          </w:tcPr>
          <w:p w14:paraId="25C27948" w14:textId="77777777" w:rsidR="00CB11B1" w:rsidRPr="00CB11B1" w:rsidRDefault="00CB11B1" w:rsidP="00CB11B1">
            <w:pPr>
              <w:spacing w:after="0" w:line="240" w:lineRule="auto"/>
              <w:jc w:val="center"/>
              <w:rPr>
                <w:ins w:id="4391" w:author="Stefanie Lane" w:date="2022-06-23T13:35:00Z"/>
                <w:rFonts w:ascii="Calibri" w:eastAsia="Times New Roman" w:hAnsi="Calibri" w:cs="Calibri"/>
                <w:color w:val="000000"/>
                <w:sz w:val="20"/>
                <w:szCs w:val="20"/>
                <w:rPrChange w:id="4392" w:author="Stefanie Lane" w:date="2022-06-23T13:35:00Z">
                  <w:rPr>
                    <w:ins w:id="4393" w:author="Stefanie Lane" w:date="2022-06-23T13:35:00Z"/>
                  </w:rPr>
                </w:rPrChange>
              </w:rPr>
              <w:pPrChange w:id="4394" w:author="Stefanie Lane" w:date="2022-06-23T13:35:00Z">
                <w:pPr>
                  <w:jc w:val="center"/>
                </w:pPr>
              </w:pPrChange>
            </w:pPr>
            <w:ins w:id="4395" w:author="Stefanie Lane" w:date="2022-06-23T13:35:00Z">
              <w:r w:rsidRPr="00CB11B1">
                <w:rPr>
                  <w:rFonts w:ascii="Calibri" w:eastAsia="Times New Roman" w:hAnsi="Calibri" w:cs="Calibri"/>
                  <w:color w:val="000000"/>
                  <w:sz w:val="20"/>
                  <w:szCs w:val="20"/>
                  <w:rPrChange w:id="4396" w:author="Stefanie Lane" w:date="2022-06-23T13:35:00Z">
                    <w:rPr/>
                  </w:rPrChange>
                </w:rPr>
                <w:t>0.523</w:t>
              </w:r>
            </w:ins>
          </w:p>
        </w:tc>
        <w:tc>
          <w:tcPr>
            <w:tcW w:w="727" w:type="dxa"/>
            <w:tcBorders>
              <w:top w:val="nil"/>
              <w:left w:val="nil"/>
              <w:bottom w:val="nil"/>
              <w:right w:val="nil"/>
            </w:tcBorders>
            <w:shd w:val="clear" w:color="auto" w:fill="auto"/>
            <w:noWrap/>
            <w:vAlign w:val="bottom"/>
            <w:hideMark/>
          </w:tcPr>
          <w:p w14:paraId="30B373C2" w14:textId="77777777" w:rsidR="00CB11B1" w:rsidRPr="00CB11B1" w:rsidRDefault="00CB11B1" w:rsidP="00CB11B1">
            <w:pPr>
              <w:spacing w:after="0" w:line="240" w:lineRule="auto"/>
              <w:jc w:val="center"/>
              <w:rPr>
                <w:ins w:id="4397" w:author="Stefanie Lane" w:date="2022-06-23T13:35:00Z"/>
                <w:rFonts w:ascii="Calibri" w:eastAsia="Times New Roman" w:hAnsi="Calibri" w:cs="Calibri"/>
                <w:color w:val="000000"/>
                <w:sz w:val="20"/>
                <w:szCs w:val="20"/>
                <w:rPrChange w:id="4398" w:author="Stefanie Lane" w:date="2022-06-23T13:35:00Z">
                  <w:rPr>
                    <w:ins w:id="4399" w:author="Stefanie Lane" w:date="2022-06-23T13:35:00Z"/>
                  </w:rPr>
                </w:rPrChange>
              </w:rPr>
              <w:pPrChange w:id="4400" w:author="Stefanie Lane" w:date="2022-06-23T13:35:00Z">
                <w:pPr>
                  <w:jc w:val="center"/>
                </w:pPr>
              </w:pPrChange>
            </w:pPr>
            <w:ins w:id="4401" w:author="Stefanie Lane" w:date="2022-06-23T13:35:00Z">
              <w:r w:rsidRPr="00CB11B1">
                <w:rPr>
                  <w:rFonts w:ascii="Calibri" w:eastAsia="Times New Roman" w:hAnsi="Calibri" w:cs="Calibri"/>
                  <w:color w:val="000000"/>
                  <w:sz w:val="20"/>
                  <w:szCs w:val="20"/>
                  <w:rPrChange w:id="4402"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F6CA095" w14:textId="77777777" w:rsidR="00CB11B1" w:rsidRPr="00CB11B1" w:rsidRDefault="00CB11B1" w:rsidP="00CB11B1">
            <w:pPr>
              <w:spacing w:after="0" w:line="240" w:lineRule="auto"/>
              <w:jc w:val="center"/>
              <w:rPr>
                <w:ins w:id="4403" w:author="Stefanie Lane" w:date="2022-06-23T13:35:00Z"/>
                <w:rFonts w:ascii="Calibri" w:eastAsia="Times New Roman" w:hAnsi="Calibri" w:cs="Calibri"/>
                <w:color w:val="000000"/>
                <w:sz w:val="20"/>
                <w:szCs w:val="20"/>
                <w:rPrChange w:id="4404" w:author="Stefanie Lane" w:date="2022-06-23T13:35:00Z">
                  <w:rPr>
                    <w:ins w:id="4405" w:author="Stefanie Lane" w:date="2022-06-23T13:35:00Z"/>
                  </w:rPr>
                </w:rPrChange>
              </w:rPr>
              <w:pPrChange w:id="4406"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CB11B1" w:rsidRDefault="00CB11B1" w:rsidP="00CB11B1">
            <w:pPr>
              <w:spacing w:after="0" w:line="240" w:lineRule="auto"/>
              <w:rPr>
                <w:ins w:id="4407" w:author="Stefanie Lane" w:date="2022-06-23T13:35:00Z"/>
                <w:rFonts w:ascii="Calibri" w:eastAsia="Times New Roman" w:hAnsi="Calibri" w:cs="Calibri"/>
                <w:i/>
                <w:iCs/>
                <w:sz w:val="20"/>
                <w:szCs w:val="20"/>
                <w:rPrChange w:id="4408" w:author="Stefanie Lane" w:date="2022-06-23T13:35:00Z">
                  <w:rPr>
                    <w:ins w:id="4409" w:author="Stefanie Lane" w:date="2022-06-23T13:35:00Z"/>
                  </w:rPr>
                </w:rPrChange>
              </w:rPr>
              <w:pPrChange w:id="4410" w:author="Stefanie Lane" w:date="2022-06-23T13:35:00Z">
                <w:pPr/>
              </w:pPrChange>
            </w:pPr>
            <w:ins w:id="4411" w:author="Stefanie Lane" w:date="2022-06-23T13:35:00Z">
              <w:r w:rsidRPr="00CB11B1">
                <w:rPr>
                  <w:rFonts w:ascii="Calibri" w:eastAsia="Times New Roman" w:hAnsi="Calibri" w:cs="Calibri"/>
                  <w:i/>
                  <w:iCs/>
                  <w:sz w:val="20"/>
                  <w:szCs w:val="20"/>
                  <w:rPrChange w:id="4412" w:author="Stefanie Lane" w:date="2022-06-23T13:35:00Z">
                    <w:rPr/>
                  </w:rPrChange>
                </w:rPr>
                <w:t>Mentha aquatica</w:t>
              </w:r>
            </w:ins>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CB11B1" w:rsidRDefault="00CB11B1" w:rsidP="00CB11B1">
            <w:pPr>
              <w:spacing w:after="0" w:line="240" w:lineRule="auto"/>
              <w:jc w:val="center"/>
              <w:rPr>
                <w:ins w:id="4413" w:author="Stefanie Lane" w:date="2022-06-23T13:35:00Z"/>
                <w:rFonts w:ascii="Calibri" w:eastAsia="Times New Roman" w:hAnsi="Calibri" w:cs="Calibri"/>
                <w:color w:val="000000"/>
                <w:sz w:val="20"/>
                <w:szCs w:val="20"/>
                <w:rPrChange w:id="4414" w:author="Stefanie Lane" w:date="2022-06-23T13:35:00Z">
                  <w:rPr>
                    <w:ins w:id="4415" w:author="Stefanie Lane" w:date="2022-06-23T13:35:00Z"/>
                  </w:rPr>
                </w:rPrChange>
              </w:rPr>
              <w:pPrChange w:id="4416" w:author="Stefanie Lane" w:date="2022-06-23T13:35:00Z">
                <w:pPr>
                  <w:jc w:val="center"/>
                </w:pPr>
              </w:pPrChange>
            </w:pPr>
            <w:ins w:id="4417" w:author="Stefanie Lane" w:date="2022-06-23T13:35:00Z">
              <w:r w:rsidRPr="00CB11B1">
                <w:rPr>
                  <w:rFonts w:ascii="Calibri" w:eastAsia="Times New Roman" w:hAnsi="Calibri" w:cs="Calibri"/>
                  <w:color w:val="000000"/>
                  <w:sz w:val="20"/>
                  <w:szCs w:val="20"/>
                  <w:rPrChange w:id="4418" w:author="Stefanie Lane" w:date="2022-06-23T13:35:00Z">
                    <w:rPr/>
                  </w:rPrChange>
                </w:rPr>
                <w:t>0.492</w:t>
              </w:r>
            </w:ins>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CB11B1" w:rsidRDefault="00CB11B1" w:rsidP="00CB11B1">
            <w:pPr>
              <w:spacing w:after="0" w:line="240" w:lineRule="auto"/>
              <w:jc w:val="center"/>
              <w:rPr>
                <w:ins w:id="4419" w:author="Stefanie Lane" w:date="2022-06-23T13:35:00Z"/>
                <w:rFonts w:ascii="Calibri" w:eastAsia="Times New Roman" w:hAnsi="Calibri" w:cs="Calibri"/>
                <w:color w:val="000000"/>
                <w:sz w:val="20"/>
                <w:szCs w:val="20"/>
                <w:rPrChange w:id="4420" w:author="Stefanie Lane" w:date="2022-06-23T13:35:00Z">
                  <w:rPr>
                    <w:ins w:id="4421" w:author="Stefanie Lane" w:date="2022-06-23T13:35:00Z"/>
                  </w:rPr>
                </w:rPrChange>
              </w:rPr>
              <w:pPrChange w:id="4422" w:author="Stefanie Lane" w:date="2022-06-23T13:35:00Z">
                <w:pPr>
                  <w:jc w:val="center"/>
                </w:pPr>
              </w:pPrChange>
            </w:pPr>
            <w:ins w:id="4423" w:author="Stefanie Lane" w:date="2022-06-23T13:35:00Z">
              <w:r w:rsidRPr="00CB11B1">
                <w:rPr>
                  <w:rFonts w:ascii="Calibri" w:eastAsia="Times New Roman" w:hAnsi="Calibri" w:cs="Calibri"/>
                  <w:color w:val="000000"/>
                  <w:sz w:val="20"/>
                  <w:szCs w:val="20"/>
                  <w:rPrChange w:id="4424"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05C5F895" w14:textId="77777777" w:rsidR="00CB11B1" w:rsidRPr="00CB11B1" w:rsidRDefault="00CB11B1" w:rsidP="00CB11B1">
            <w:pPr>
              <w:spacing w:after="0" w:line="240" w:lineRule="auto"/>
              <w:jc w:val="center"/>
              <w:rPr>
                <w:ins w:id="4425" w:author="Stefanie Lane" w:date="2022-06-23T13:35:00Z"/>
                <w:rFonts w:ascii="Calibri" w:eastAsia="Times New Roman" w:hAnsi="Calibri" w:cs="Calibri"/>
                <w:color w:val="000000"/>
                <w:sz w:val="20"/>
                <w:szCs w:val="20"/>
                <w:rPrChange w:id="4426" w:author="Stefanie Lane" w:date="2022-06-23T13:35:00Z">
                  <w:rPr>
                    <w:ins w:id="4427" w:author="Stefanie Lane" w:date="2022-06-23T13:35:00Z"/>
                  </w:rPr>
                </w:rPrChange>
              </w:rPr>
              <w:pPrChange w:id="4428"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CB11B1" w:rsidRDefault="00CB11B1" w:rsidP="00CB11B1">
            <w:pPr>
              <w:spacing w:after="0" w:line="240" w:lineRule="auto"/>
              <w:rPr>
                <w:ins w:id="4429" w:author="Stefanie Lane" w:date="2022-06-23T13:35:00Z"/>
                <w:rFonts w:ascii="Calibri" w:eastAsia="Times New Roman" w:hAnsi="Calibri" w:cs="Calibri"/>
                <w:i/>
                <w:iCs/>
                <w:color w:val="000000"/>
                <w:sz w:val="20"/>
                <w:szCs w:val="20"/>
                <w:rPrChange w:id="4430" w:author="Stefanie Lane" w:date="2022-06-23T13:35:00Z">
                  <w:rPr>
                    <w:ins w:id="4431" w:author="Stefanie Lane" w:date="2022-06-23T13:35:00Z"/>
                  </w:rPr>
                </w:rPrChange>
              </w:rPr>
              <w:pPrChange w:id="4432" w:author="Stefanie Lane" w:date="2022-06-23T13:35:00Z">
                <w:pPr/>
              </w:pPrChange>
            </w:pPr>
            <w:ins w:id="4433" w:author="Stefanie Lane" w:date="2022-06-23T13:35:00Z">
              <w:r w:rsidRPr="00CB11B1">
                <w:rPr>
                  <w:rFonts w:ascii="Calibri" w:eastAsia="Times New Roman" w:hAnsi="Calibri" w:cs="Calibri"/>
                  <w:i/>
                  <w:iCs/>
                  <w:color w:val="000000"/>
                  <w:sz w:val="20"/>
                  <w:szCs w:val="20"/>
                  <w:rPrChange w:id="4434" w:author="Stefanie Lane" w:date="2022-06-23T13:35:00Z">
                    <w:rPr/>
                  </w:rPrChange>
                </w:rPr>
                <w:t>Lysimachia thyrsiflora</w:t>
              </w:r>
            </w:ins>
          </w:p>
        </w:tc>
        <w:tc>
          <w:tcPr>
            <w:tcW w:w="693" w:type="dxa"/>
            <w:tcBorders>
              <w:top w:val="nil"/>
              <w:left w:val="nil"/>
              <w:bottom w:val="nil"/>
              <w:right w:val="nil"/>
            </w:tcBorders>
            <w:shd w:val="clear" w:color="auto" w:fill="auto"/>
            <w:noWrap/>
            <w:vAlign w:val="bottom"/>
            <w:hideMark/>
          </w:tcPr>
          <w:p w14:paraId="61F3B48A" w14:textId="77777777" w:rsidR="00CB11B1" w:rsidRPr="00CB11B1" w:rsidRDefault="00CB11B1" w:rsidP="00CB11B1">
            <w:pPr>
              <w:spacing w:after="0" w:line="240" w:lineRule="auto"/>
              <w:jc w:val="center"/>
              <w:rPr>
                <w:ins w:id="4435" w:author="Stefanie Lane" w:date="2022-06-23T13:35:00Z"/>
                <w:rFonts w:ascii="Calibri" w:eastAsia="Times New Roman" w:hAnsi="Calibri" w:cs="Calibri"/>
                <w:color w:val="000000"/>
                <w:sz w:val="20"/>
                <w:szCs w:val="20"/>
                <w:rPrChange w:id="4436" w:author="Stefanie Lane" w:date="2022-06-23T13:35:00Z">
                  <w:rPr>
                    <w:ins w:id="4437" w:author="Stefanie Lane" w:date="2022-06-23T13:35:00Z"/>
                  </w:rPr>
                </w:rPrChange>
              </w:rPr>
              <w:pPrChange w:id="4438" w:author="Stefanie Lane" w:date="2022-06-23T13:35:00Z">
                <w:pPr>
                  <w:jc w:val="center"/>
                </w:pPr>
              </w:pPrChange>
            </w:pPr>
            <w:ins w:id="4439" w:author="Stefanie Lane" w:date="2022-06-23T13:35:00Z">
              <w:r w:rsidRPr="00CB11B1">
                <w:rPr>
                  <w:rFonts w:ascii="Calibri" w:eastAsia="Times New Roman" w:hAnsi="Calibri" w:cs="Calibri"/>
                  <w:color w:val="000000"/>
                  <w:sz w:val="20"/>
                  <w:szCs w:val="20"/>
                  <w:rPrChange w:id="4440" w:author="Stefanie Lane" w:date="2022-06-23T13:35:00Z">
                    <w:rPr/>
                  </w:rPrChange>
                </w:rPr>
                <w:t>0.547</w:t>
              </w:r>
            </w:ins>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CB11B1" w:rsidRDefault="00CB11B1" w:rsidP="00CB11B1">
            <w:pPr>
              <w:spacing w:after="0" w:line="240" w:lineRule="auto"/>
              <w:jc w:val="center"/>
              <w:rPr>
                <w:ins w:id="4441" w:author="Stefanie Lane" w:date="2022-06-23T13:35:00Z"/>
                <w:rFonts w:ascii="Calibri" w:eastAsia="Times New Roman" w:hAnsi="Calibri" w:cs="Calibri"/>
                <w:color w:val="000000"/>
                <w:sz w:val="20"/>
                <w:szCs w:val="20"/>
                <w:rPrChange w:id="4442" w:author="Stefanie Lane" w:date="2022-06-23T13:35:00Z">
                  <w:rPr>
                    <w:ins w:id="4443" w:author="Stefanie Lane" w:date="2022-06-23T13:35:00Z"/>
                  </w:rPr>
                </w:rPrChange>
              </w:rPr>
              <w:pPrChange w:id="4444" w:author="Stefanie Lane" w:date="2022-06-23T13:35:00Z">
                <w:pPr>
                  <w:jc w:val="center"/>
                </w:pPr>
              </w:pPrChange>
            </w:pPr>
            <w:ins w:id="4445" w:author="Stefanie Lane" w:date="2022-06-23T13:35:00Z">
              <w:r w:rsidRPr="00CB11B1">
                <w:rPr>
                  <w:rFonts w:ascii="Calibri" w:eastAsia="Times New Roman" w:hAnsi="Calibri" w:cs="Calibri"/>
                  <w:color w:val="000000"/>
                  <w:sz w:val="20"/>
                  <w:szCs w:val="20"/>
                  <w:rPrChange w:id="4446" w:author="Stefanie Lane" w:date="2022-06-23T13:35:00Z">
                    <w:rPr/>
                  </w:rPrChange>
                </w:rPr>
                <w:t>0.001</w:t>
              </w:r>
            </w:ins>
          </w:p>
        </w:tc>
      </w:tr>
      <w:tr w:rsidR="00CB11B1" w:rsidRPr="00CB11B1" w14:paraId="3FB217A7" w14:textId="77777777" w:rsidTr="00CB11B1">
        <w:trPr>
          <w:trHeight w:val="260"/>
          <w:ins w:id="4447"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CB11B1" w:rsidRDefault="00CB11B1" w:rsidP="00CB11B1">
            <w:pPr>
              <w:spacing w:after="0" w:line="240" w:lineRule="auto"/>
              <w:rPr>
                <w:ins w:id="4448" w:author="Stefanie Lane" w:date="2022-06-23T13:35:00Z"/>
                <w:rFonts w:ascii="Calibri" w:eastAsia="Times New Roman" w:hAnsi="Calibri" w:cs="Calibri"/>
                <w:color w:val="000000"/>
                <w:sz w:val="20"/>
                <w:szCs w:val="20"/>
                <w:rPrChange w:id="4449" w:author="Stefanie Lane" w:date="2022-06-23T13:35:00Z">
                  <w:rPr>
                    <w:ins w:id="4450" w:author="Stefanie Lane" w:date="2022-06-23T13:35:00Z"/>
                  </w:rPr>
                </w:rPrChange>
              </w:rPr>
              <w:pPrChange w:id="4451"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CB11B1" w:rsidRDefault="00CB11B1" w:rsidP="00CB11B1">
            <w:pPr>
              <w:spacing w:after="0" w:line="240" w:lineRule="auto"/>
              <w:rPr>
                <w:ins w:id="4452" w:author="Stefanie Lane" w:date="2022-06-23T13:35:00Z"/>
                <w:rFonts w:ascii="Calibri" w:eastAsia="Times New Roman" w:hAnsi="Calibri" w:cs="Calibri"/>
                <w:i/>
                <w:iCs/>
                <w:sz w:val="20"/>
                <w:szCs w:val="20"/>
                <w:rPrChange w:id="4453" w:author="Stefanie Lane" w:date="2022-06-23T13:35:00Z">
                  <w:rPr>
                    <w:ins w:id="4454" w:author="Stefanie Lane" w:date="2022-06-23T13:35:00Z"/>
                  </w:rPr>
                </w:rPrChange>
              </w:rPr>
              <w:pPrChange w:id="4455" w:author="Stefanie Lane" w:date="2022-06-23T13:35:00Z">
                <w:pPr/>
              </w:pPrChange>
            </w:pPr>
            <w:ins w:id="4456" w:author="Stefanie Lane" w:date="2022-06-23T13:35:00Z">
              <w:r w:rsidRPr="00CB11B1">
                <w:rPr>
                  <w:rFonts w:ascii="Calibri" w:eastAsia="Times New Roman" w:hAnsi="Calibri" w:cs="Calibri"/>
                  <w:i/>
                  <w:iCs/>
                  <w:sz w:val="20"/>
                  <w:szCs w:val="20"/>
                  <w:rPrChange w:id="4457" w:author="Stefanie Lane" w:date="2022-06-23T13:35:00Z">
                    <w:rPr/>
                  </w:rPrChange>
                </w:rPr>
                <w:t>Lythrum salicaria</w:t>
              </w:r>
            </w:ins>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CB11B1" w:rsidRDefault="00CB11B1" w:rsidP="00CB11B1">
            <w:pPr>
              <w:spacing w:after="0" w:line="240" w:lineRule="auto"/>
              <w:jc w:val="center"/>
              <w:rPr>
                <w:ins w:id="4458" w:author="Stefanie Lane" w:date="2022-06-23T13:35:00Z"/>
                <w:rFonts w:ascii="Calibri" w:eastAsia="Times New Roman" w:hAnsi="Calibri" w:cs="Calibri"/>
                <w:color w:val="000000"/>
                <w:sz w:val="20"/>
                <w:szCs w:val="20"/>
                <w:rPrChange w:id="4459" w:author="Stefanie Lane" w:date="2022-06-23T13:35:00Z">
                  <w:rPr>
                    <w:ins w:id="4460" w:author="Stefanie Lane" w:date="2022-06-23T13:35:00Z"/>
                  </w:rPr>
                </w:rPrChange>
              </w:rPr>
              <w:pPrChange w:id="4461" w:author="Stefanie Lane" w:date="2022-06-23T13:35:00Z">
                <w:pPr>
                  <w:jc w:val="center"/>
                </w:pPr>
              </w:pPrChange>
            </w:pPr>
            <w:ins w:id="4462" w:author="Stefanie Lane" w:date="2022-06-23T13:35:00Z">
              <w:r w:rsidRPr="00CB11B1">
                <w:rPr>
                  <w:rFonts w:ascii="Calibri" w:eastAsia="Times New Roman" w:hAnsi="Calibri" w:cs="Calibri"/>
                  <w:color w:val="000000"/>
                  <w:sz w:val="20"/>
                  <w:szCs w:val="20"/>
                  <w:rPrChange w:id="4463" w:author="Stefanie Lane" w:date="2022-06-23T13:35:00Z">
                    <w:rPr/>
                  </w:rPrChange>
                </w:rPr>
                <w:t>0.400</w:t>
              </w:r>
            </w:ins>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CB11B1" w:rsidRDefault="00CB11B1" w:rsidP="00CB11B1">
            <w:pPr>
              <w:spacing w:after="0" w:line="240" w:lineRule="auto"/>
              <w:jc w:val="center"/>
              <w:rPr>
                <w:ins w:id="4464" w:author="Stefanie Lane" w:date="2022-06-23T13:35:00Z"/>
                <w:rFonts w:ascii="Calibri" w:eastAsia="Times New Roman" w:hAnsi="Calibri" w:cs="Calibri"/>
                <w:color w:val="000000"/>
                <w:sz w:val="20"/>
                <w:szCs w:val="20"/>
                <w:rPrChange w:id="4465" w:author="Stefanie Lane" w:date="2022-06-23T13:35:00Z">
                  <w:rPr>
                    <w:ins w:id="4466" w:author="Stefanie Lane" w:date="2022-06-23T13:35:00Z"/>
                  </w:rPr>
                </w:rPrChange>
              </w:rPr>
              <w:pPrChange w:id="4467" w:author="Stefanie Lane" w:date="2022-06-23T13:35:00Z">
                <w:pPr>
                  <w:jc w:val="center"/>
                </w:pPr>
              </w:pPrChange>
            </w:pPr>
            <w:ins w:id="4468" w:author="Stefanie Lane" w:date="2022-06-23T13:35:00Z">
              <w:r w:rsidRPr="00CB11B1">
                <w:rPr>
                  <w:rFonts w:ascii="Calibri" w:eastAsia="Times New Roman" w:hAnsi="Calibri" w:cs="Calibri"/>
                  <w:color w:val="000000"/>
                  <w:sz w:val="20"/>
                  <w:szCs w:val="20"/>
                  <w:rPrChange w:id="4469"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64AFD399" w14:textId="77777777" w:rsidR="00CB11B1" w:rsidRPr="00CB11B1" w:rsidRDefault="00CB11B1" w:rsidP="00CB11B1">
            <w:pPr>
              <w:spacing w:after="0" w:line="240" w:lineRule="auto"/>
              <w:jc w:val="center"/>
              <w:rPr>
                <w:ins w:id="4470" w:author="Stefanie Lane" w:date="2022-06-23T13:35:00Z"/>
                <w:rFonts w:ascii="Calibri" w:eastAsia="Times New Roman" w:hAnsi="Calibri" w:cs="Calibri"/>
                <w:color w:val="000000"/>
                <w:sz w:val="20"/>
                <w:szCs w:val="20"/>
                <w:rPrChange w:id="4471" w:author="Stefanie Lane" w:date="2022-06-23T13:35:00Z">
                  <w:rPr>
                    <w:ins w:id="4472" w:author="Stefanie Lane" w:date="2022-06-23T13:35:00Z"/>
                  </w:rPr>
                </w:rPrChange>
              </w:rPr>
              <w:pPrChange w:id="4473"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CB11B1" w:rsidRDefault="00CB11B1" w:rsidP="00CB11B1">
            <w:pPr>
              <w:spacing w:after="0" w:line="240" w:lineRule="auto"/>
              <w:rPr>
                <w:ins w:id="4474" w:author="Stefanie Lane" w:date="2022-06-23T13:35:00Z"/>
                <w:rFonts w:ascii="Calibri" w:eastAsia="Times New Roman" w:hAnsi="Calibri" w:cs="Calibri"/>
                <w:i/>
                <w:iCs/>
                <w:sz w:val="20"/>
                <w:szCs w:val="20"/>
                <w:rPrChange w:id="4475" w:author="Stefanie Lane" w:date="2022-06-23T13:35:00Z">
                  <w:rPr>
                    <w:ins w:id="4476" w:author="Stefanie Lane" w:date="2022-06-23T13:35:00Z"/>
                  </w:rPr>
                </w:rPrChange>
              </w:rPr>
              <w:pPrChange w:id="4477" w:author="Stefanie Lane" w:date="2022-06-23T13:35:00Z">
                <w:pPr/>
              </w:pPrChange>
            </w:pPr>
            <w:ins w:id="4478" w:author="Stefanie Lane" w:date="2022-06-23T13:35:00Z">
              <w:r w:rsidRPr="00CB11B1">
                <w:rPr>
                  <w:rFonts w:ascii="Calibri" w:eastAsia="Times New Roman" w:hAnsi="Calibri" w:cs="Calibri"/>
                  <w:i/>
                  <w:iCs/>
                  <w:sz w:val="20"/>
                  <w:szCs w:val="20"/>
                  <w:rPrChange w:id="4479" w:author="Stefanie Lane" w:date="2022-06-23T13:35:00Z">
                    <w:rPr/>
                  </w:rPrChange>
                </w:rPr>
                <w:t>Bidens cernua</w:t>
              </w:r>
            </w:ins>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CB11B1" w:rsidRDefault="00CB11B1" w:rsidP="00CB11B1">
            <w:pPr>
              <w:spacing w:after="0" w:line="240" w:lineRule="auto"/>
              <w:jc w:val="center"/>
              <w:rPr>
                <w:ins w:id="4480" w:author="Stefanie Lane" w:date="2022-06-23T13:35:00Z"/>
                <w:rFonts w:ascii="Calibri" w:eastAsia="Times New Roman" w:hAnsi="Calibri" w:cs="Calibri"/>
                <w:color w:val="000000"/>
                <w:sz w:val="20"/>
                <w:szCs w:val="20"/>
                <w:rPrChange w:id="4481" w:author="Stefanie Lane" w:date="2022-06-23T13:35:00Z">
                  <w:rPr>
                    <w:ins w:id="4482" w:author="Stefanie Lane" w:date="2022-06-23T13:35:00Z"/>
                  </w:rPr>
                </w:rPrChange>
              </w:rPr>
              <w:pPrChange w:id="4483" w:author="Stefanie Lane" w:date="2022-06-23T13:35:00Z">
                <w:pPr>
                  <w:jc w:val="center"/>
                </w:pPr>
              </w:pPrChange>
            </w:pPr>
            <w:ins w:id="4484" w:author="Stefanie Lane" w:date="2022-06-23T13:35:00Z">
              <w:r w:rsidRPr="00CB11B1">
                <w:rPr>
                  <w:rFonts w:ascii="Calibri" w:eastAsia="Times New Roman" w:hAnsi="Calibri" w:cs="Calibri"/>
                  <w:color w:val="000000"/>
                  <w:sz w:val="20"/>
                  <w:szCs w:val="20"/>
                  <w:rPrChange w:id="4485" w:author="Stefanie Lane" w:date="2022-06-23T13:35:00Z">
                    <w:rPr/>
                  </w:rPrChange>
                </w:rPr>
                <w:t>0.489</w:t>
              </w:r>
            </w:ins>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CB11B1" w:rsidRDefault="00CB11B1" w:rsidP="00CB11B1">
            <w:pPr>
              <w:spacing w:after="0" w:line="240" w:lineRule="auto"/>
              <w:jc w:val="center"/>
              <w:rPr>
                <w:ins w:id="4486" w:author="Stefanie Lane" w:date="2022-06-23T13:35:00Z"/>
                <w:rFonts w:ascii="Calibri" w:eastAsia="Times New Roman" w:hAnsi="Calibri" w:cs="Calibri"/>
                <w:color w:val="000000"/>
                <w:sz w:val="20"/>
                <w:szCs w:val="20"/>
                <w:rPrChange w:id="4487" w:author="Stefanie Lane" w:date="2022-06-23T13:35:00Z">
                  <w:rPr>
                    <w:ins w:id="4488" w:author="Stefanie Lane" w:date="2022-06-23T13:35:00Z"/>
                  </w:rPr>
                </w:rPrChange>
              </w:rPr>
              <w:pPrChange w:id="4489" w:author="Stefanie Lane" w:date="2022-06-23T13:35:00Z">
                <w:pPr>
                  <w:jc w:val="center"/>
                </w:pPr>
              </w:pPrChange>
            </w:pPr>
            <w:ins w:id="4490" w:author="Stefanie Lane" w:date="2022-06-23T13:35:00Z">
              <w:r w:rsidRPr="00CB11B1">
                <w:rPr>
                  <w:rFonts w:ascii="Calibri" w:eastAsia="Times New Roman" w:hAnsi="Calibri" w:cs="Calibri"/>
                  <w:color w:val="000000"/>
                  <w:sz w:val="20"/>
                  <w:szCs w:val="20"/>
                  <w:rPrChange w:id="4491"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57038FE0" w14:textId="77777777" w:rsidR="00CB11B1" w:rsidRPr="00CB11B1" w:rsidRDefault="00CB11B1" w:rsidP="00CB11B1">
            <w:pPr>
              <w:spacing w:after="0" w:line="240" w:lineRule="auto"/>
              <w:jc w:val="center"/>
              <w:rPr>
                <w:ins w:id="4492" w:author="Stefanie Lane" w:date="2022-06-23T13:35:00Z"/>
                <w:rFonts w:ascii="Calibri" w:eastAsia="Times New Roman" w:hAnsi="Calibri" w:cs="Calibri"/>
                <w:color w:val="000000"/>
                <w:sz w:val="20"/>
                <w:szCs w:val="20"/>
                <w:rPrChange w:id="4493" w:author="Stefanie Lane" w:date="2022-06-23T13:35:00Z">
                  <w:rPr>
                    <w:ins w:id="4494" w:author="Stefanie Lane" w:date="2022-06-23T13:35:00Z"/>
                  </w:rPr>
                </w:rPrChange>
              </w:rPr>
              <w:pPrChange w:id="4495"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3EB36303" w14:textId="77777777" w:rsidR="00CB11B1" w:rsidRPr="00CB11B1" w:rsidRDefault="00CB11B1" w:rsidP="00CB11B1">
            <w:pPr>
              <w:spacing w:after="0" w:line="240" w:lineRule="auto"/>
              <w:rPr>
                <w:ins w:id="4496" w:author="Stefanie Lane" w:date="2022-06-23T13:35:00Z"/>
                <w:rFonts w:ascii="Calibri" w:eastAsia="Times New Roman" w:hAnsi="Calibri" w:cs="Calibri"/>
                <w:i/>
                <w:iCs/>
                <w:color w:val="000000"/>
                <w:sz w:val="20"/>
                <w:szCs w:val="20"/>
                <w:rPrChange w:id="4497" w:author="Stefanie Lane" w:date="2022-06-23T13:35:00Z">
                  <w:rPr>
                    <w:ins w:id="4498" w:author="Stefanie Lane" w:date="2022-06-23T13:35:00Z"/>
                  </w:rPr>
                </w:rPrChange>
              </w:rPr>
              <w:pPrChange w:id="4499" w:author="Stefanie Lane" w:date="2022-06-23T13:35:00Z">
                <w:pPr/>
              </w:pPrChange>
            </w:pPr>
            <w:ins w:id="4500" w:author="Stefanie Lane" w:date="2022-06-23T13:35:00Z">
              <w:r w:rsidRPr="00CB11B1">
                <w:rPr>
                  <w:rFonts w:ascii="Calibri" w:eastAsia="Times New Roman" w:hAnsi="Calibri" w:cs="Calibri"/>
                  <w:i/>
                  <w:iCs/>
                  <w:color w:val="000000"/>
                  <w:sz w:val="20"/>
                  <w:szCs w:val="20"/>
                  <w:rPrChange w:id="4501" w:author="Stefanie Lane" w:date="2022-06-23T13:35:00Z">
                    <w:rPr/>
                  </w:rPrChange>
                </w:rPr>
                <w:t>Salix lucida</w:t>
              </w:r>
            </w:ins>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CB11B1" w:rsidRDefault="00CB11B1" w:rsidP="00CB11B1">
            <w:pPr>
              <w:spacing w:after="0" w:line="240" w:lineRule="auto"/>
              <w:jc w:val="center"/>
              <w:rPr>
                <w:ins w:id="4502" w:author="Stefanie Lane" w:date="2022-06-23T13:35:00Z"/>
                <w:rFonts w:ascii="Calibri" w:eastAsia="Times New Roman" w:hAnsi="Calibri" w:cs="Calibri"/>
                <w:color w:val="000000"/>
                <w:sz w:val="20"/>
                <w:szCs w:val="20"/>
                <w:rPrChange w:id="4503" w:author="Stefanie Lane" w:date="2022-06-23T13:35:00Z">
                  <w:rPr>
                    <w:ins w:id="4504" w:author="Stefanie Lane" w:date="2022-06-23T13:35:00Z"/>
                  </w:rPr>
                </w:rPrChange>
              </w:rPr>
              <w:pPrChange w:id="4505" w:author="Stefanie Lane" w:date="2022-06-23T13:35:00Z">
                <w:pPr>
                  <w:jc w:val="center"/>
                </w:pPr>
              </w:pPrChange>
            </w:pPr>
            <w:ins w:id="4506" w:author="Stefanie Lane" w:date="2022-06-23T13:35:00Z">
              <w:r w:rsidRPr="00CB11B1">
                <w:rPr>
                  <w:rFonts w:ascii="Calibri" w:eastAsia="Times New Roman" w:hAnsi="Calibri" w:cs="Calibri"/>
                  <w:color w:val="000000"/>
                  <w:sz w:val="20"/>
                  <w:szCs w:val="20"/>
                  <w:rPrChange w:id="4507" w:author="Stefanie Lane" w:date="2022-06-23T13:35:00Z">
                    <w:rPr/>
                  </w:rPrChange>
                </w:rPr>
                <w:t>0.465</w:t>
              </w:r>
            </w:ins>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CB11B1" w:rsidRDefault="00CB11B1" w:rsidP="00CB11B1">
            <w:pPr>
              <w:spacing w:after="0" w:line="240" w:lineRule="auto"/>
              <w:jc w:val="center"/>
              <w:rPr>
                <w:ins w:id="4508" w:author="Stefanie Lane" w:date="2022-06-23T13:35:00Z"/>
                <w:rFonts w:ascii="Calibri" w:eastAsia="Times New Roman" w:hAnsi="Calibri" w:cs="Calibri"/>
                <w:color w:val="000000"/>
                <w:sz w:val="20"/>
                <w:szCs w:val="20"/>
                <w:rPrChange w:id="4509" w:author="Stefanie Lane" w:date="2022-06-23T13:35:00Z">
                  <w:rPr>
                    <w:ins w:id="4510" w:author="Stefanie Lane" w:date="2022-06-23T13:35:00Z"/>
                  </w:rPr>
                </w:rPrChange>
              </w:rPr>
              <w:pPrChange w:id="4511" w:author="Stefanie Lane" w:date="2022-06-23T13:35:00Z">
                <w:pPr>
                  <w:jc w:val="center"/>
                </w:pPr>
              </w:pPrChange>
            </w:pPr>
            <w:ins w:id="4512" w:author="Stefanie Lane" w:date="2022-06-23T13:35:00Z">
              <w:r w:rsidRPr="00CB11B1">
                <w:rPr>
                  <w:rFonts w:ascii="Calibri" w:eastAsia="Times New Roman" w:hAnsi="Calibri" w:cs="Calibri"/>
                  <w:color w:val="000000"/>
                  <w:sz w:val="20"/>
                  <w:szCs w:val="20"/>
                  <w:rPrChange w:id="4513" w:author="Stefanie Lane" w:date="2022-06-23T13:35:00Z">
                    <w:rPr/>
                  </w:rPrChange>
                </w:rPr>
                <w:t>0.001</w:t>
              </w:r>
            </w:ins>
          </w:p>
        </w:tc>
      </w:tr>
      <w:tr w:rsidR="00CB11B1" w:rsidRPr="00CB11B1" w14:paraId="3547E5C5" w14:textId="77777777" w:rsidTr="00CB11B1">
        <w:trPr>
          <w:trHeight w:val="260"/>
          <w:ins w:id="451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CB11B1" w:rsidRDefault="00CB11B1" w:rsidP="00CB11B1">
            <w:pPr>
              <w:spacing w:after="0" w:line="240" w:lineRule="auto"/>
              <w:rPr>
                <w:ins w:id="4515" w:author="Stefanie Lane" w:date="2022-06-23T13:35:00Z"/>
                <w:rFonts w:ascii="Calibri" w:eastAsia="Times New Roman" w:hAnsi="Calibri" w:cs="Calibri"/>
                <w:color w:val="000000"/>
                <w:sz w:val="20"/>
                <w:szCs w:val="20"/>
                <w:rPrChange w:id="4516" w:author="Stefanie Lane" w:date="2022-06-23T13:35:00Z">
                  <w:rPr>
                    <w:ins w:id="4517" w:author="Stefanie Lane" w:date="2022-06-23T13:35:00Z"/>
                  </w:rPr>
                </w:rPrChange>
              </w:rPr>
              <w:pPrChange w:id="4518" w:author="Stefanie Lane" w:date="2022-06-23T13:35:00Z">
                <w:pPr/>
              </w:pPrChange>
            </w:pPr>
          </w:p>
        </w:tc>
        <w:tc>
          <w:tcPr>
            <w:tcW w:w="3077" w:type="dxa"/>
            <w:tcBorders>
              <w:top w:val="nil"/>
              <w:left w:val="nil"/>
              <w:bottom w:val="nil"/>
              <w:right w:val="nil"/>
            </w:tcBorders>
            <w:shd w:val="clear" w:color="auto" w:fill="auto"/>
            <w:noWrap/>
            <w:vAlign w:val="bottom"/>
            <w:hideMark/>
          </w:tcPr>
          <w:p w14:paraId="4002A41A" w14:textId="77777777" w:rsidR="00CB11B1" w:rsidRPr="00CB11B1" w:rsidRDefault="00CB11B1" w:rsidP="00CB11B1">
            <w:pPr>
              <w:spacing w:after="0" w:line="240" w:lineRule="auto"/>
              <w:rPr>
                <w:ins w:id="4519" w:author="Stefanie Lane" w:date="2022-06-23T13:35:00Z"/>
                <w:rFonts w:ascii="Calibri" w:eastAsia="Times New Roman" w:hAnsi="Calibri" w:cs="Calibri"/>
                <w:i/>
                <w:iCs/>
                <w:color w:val="000000"/>
                <w:sz w:val="20"/>
                <w:szCs w:val="20"/>
                <w:rPrChange w:id="4520" w:author="Stefanie Lane" w:date="2022-06-23T13:35:00Z">
                  <w:rPr>
                    <w:ins w:id="4521" w:author="Stefanie Lane" w:date="2022-06-23T13:35:00Z"/>
                  </w:rPr>
                </w:rPrChange>
              </w:rPr>
              <w:pPrChange w:id="4522" w:author="Stefanie Lane" w:date="2022-06-23T13:35:00Z">
                <w:pPr/>
              </w:pPrChange>
            </w:pPr>
            <w:ins w:id="4523" w:author="Stefanie Lane" w:date="2022-06-23T13:35:00Z">
              <w:r w:rsidRPr="00CB11B1">
                <w:rPr>
                  <w:rFonts w:ascii="Calibri" w:eastAsia="Times New Roman" w:hAnsi="Calibri" w:cs="Calibri"/>
                  <w:i/>
                  <w:iCs/>
                  <w:color w:val="000000"/>
                  <w:sz w:val="20"/>
                  <w:szCs w:val="20"/>
                  <w:rPrChange w:id="4524" w:author="Stefanie Lane" w:date="2022-06-23T13:35:00Z">
                    <w:rPr/>
                  </w:rPrChange>
                </w:rPr>
                <w:t>Lysimachia thyrsiflora</w:t>
              </w:r>
            </w:ins>
          </w:p>
        </w:tc>
        <w:tc>
          <w:tcPr>
            <w:tcW w:w="696" w:type="dxa"/>
            <w:tcBorders>
              <w:top w:val="nil"/>
              <w:left w:val="nil"/>
              <w:bottom w:val="nil"/>
              <w:right w:val="nil"/>
            </w:tcBorders>
            <w:shd w:val="clear" w:color="auto" w:fill="auto"/>
            <w:noWrap/>
            <w:vAlign w:val="bottom"/>
            <w:hideMark/>
          </w:tcPr>
          <w:p w14:paraId="405E5BD4" w14:textId="77777777" w:rsidR="00CB11B1" w:rsidRPr="00CB11B1" w:rsidRDefault="00CB11B1" w:rsidP="00CB11B1">
            <w:pPr>
              <w:spacing w:after="0" w:line="240" w:lineRule="auto"/>
              <w:jc w:val="center"/>
              <w:rPr>
                <w:ins w:id="4525" w:author="Stefanie Lane" w:date="2022-06-23T13:35:00Z"/>
                <w:rFonts w:ascii="Calibri" w:eastAsia="Times New Roman" w:hAnsi="Calibri" w:cs="Calibri"/>
                <w:color w:val="000000"/>
                <w:sz w:val="20"/>
                <w:szCs w:val="20"/>
                <w:rPrChange w:id="4526" w:author="Stefanie Lane" w:date="2022-06-23T13:35:00Z">
                  <w:rPr>
                    <w:ins w:id="4527" w:author="Stefanie Lane" w:date="2022-06-23T13:35:00Z"/>
                  </w:rPr>
                </w:rPrChange>
              </w:rPr>
              <w:pPrChange w:id="4528" w:author="Stefanie Lane" w:date="2022-06-23T13:35:00Z">
                <w:pPr>
                  <w:jc w:val="center"/>
                </w:pPr>
              </w:pPrChange>
            </w:pPr>
            <w:ins w:id="4529" w:author="Stefanie Lane" w:date="2022-06-23T13:35:00Z">
              <w:r w:rsidRPr="00CB11B1">
                <w:rPr>
                  <w:rFonts w:ascii="Calibri" w:eastAsia="Times New Roman" w:hAnsi="Calibri" w:cs="Calibri"/>
                  <w:color w:val="000000"/>
                  <w:sz w:val="20"/>
                  <w:szCs w:val="20"/>
                  <w:rPrChange w:id="4530" w:author="Stefanie Lane" w:date="2022-06-23T13:35:00Z">
                    <w:rPr/>
                  </w:rPrChange>
                </w:rPr>
                <w:t>0.400</w:t>
              </w:r>
            </w:ins>
          </w:p>
        </w:tc>
        <w:tc>
          <w:tcPr>
            <w:tcW w:w="727" w:type="dxa"/>
            <w:tcBorders>
              <w:top w:val="nil"/>
              <w:left w:val="nil"/>
              <w:bottom w:val="nil"/>
              <w:right w:val="nil"/>
            </w:tcBorders>
            <w:shd w:val="clear" w:color="auto" w:fill="auto"/>
            <w:noWrap/>
            <w:vAlign w:val="bottom"/>
            <w:hideMark/>
          </w:tcPr>
          <w:p w14:paraId="7EF59A72" w14:textId="77777777" w:rsidR="00CB11B1" w:rsidRPr="00CB11B1" w:rsidRDefault="00CB11B1" w:rsidP="00CB11B1">
            <w:pPr>
              <w:spacing w:after="0" w:line="240" w:lineRule="auto"/>
              <w:jc w:val="center"/>
              <w:rPr>
                <w:ins w:id="4531" w:author="Stefanie Lane" w:date="2022-06-23T13:35:00Z"/>
                <w:rFonts w:ascii="Calibri" w:eastAsia="Times New Roman" w:hAnsi="Calibri" w:cs="Calibri"/>
                <w:color w:val="000000"/>
                <w:sz w:val="20"/>
                <w:szCs w:val="20"/>
                <w:rPrChange w:id="4532" w:author="Stefanie Lane" w:date="2022-06-23T13:35:00Z">
                  <w:rPr>
                    <w:ins w:id="4533" w:author="Stefanie Lane" w:date="2022-06-23T13:35:00Z"/>
                  </w:rPr>
                </w:rPrChange>
              </w:rPr>
              <w:pPrChange w:id="4534" w:author="Stefanie Lane" w:date="2022-06-23T13:35:00Z">
                <w:pPr>
                  <w:jc w:val="center"/>
                </w:pPr>
              </w:pPrChange>
            </w:pPr>
            <w:ins w:id="4535" w:author="Stefanie Lane" w:date="2022-06-23T13:35:00Z">
              <w:r w:rsidRPr="00CB11B1">
                <w:rPr>
                  <w:rFonts w:ascii="Calibri" w:eastAsia="Times New Roman" w:hAnsi="Calibri" w:cs="Calibri"/>
                  <w:color w:val="000000"/>
                  <w:sz w:val="20"/>
                  <w:szCs w:val="20"/>
                  <w:rPrChange w:id="4536" w:author="Stefanie Lane" w:date="2022-06-23T13:35:00Z">
                    <w:rPr/>
                  </w:rPrChange>
                </w:rPr>
                <w:t>0.002</w:t>
              </w:r>
            </w:ins>
          </w:p>
        </w:tc>
        <w:tc>
          <w:tcPr>
            <w:tcW w:w="240" w:type="dxa"/>
            <w:tcBorders>
              <w:top w:val="nil"/>
              <w:left w:val="nil"/>
              <w:bottom w:val="nil"/>
              <w:right w:val="nil"/>
            </w:tcBorders>
            <w:shd w:val="clear" w:color="auto" w:fill="auto"/>
            <w:noWrap/>
            <w:vAlign w:val="bottom"/>
            <w:hideMark/>
          </w:tcPr>
          <w:p w14:paraId="2F32FDBA" w14:textId="77777777" w:rsidR="00CB11B1" w:rsidRPr="00CB11B1" w:rsidRDefault="00CB11B1" w:rsidP="00CB11B1">
            <w:pPr>
              <w:spacing w:after="0" w:line="240" w:lineRule="auto"/>
              <w:jc w:val="center"/>
              <w:rPr>
                <w:ins w:id="4537" w:author="Stefanie Lane" w:date="2022-06-23T13:35:00Z"/>
                <w:rFonts w:ascii="Calibri" w:eastAsia="Times New Roman" w:hAnsi="Calibri" w:cs="Calibri"/>
                <w:color w:val="000000"/>
                <w:sz w:val="20"/>
                <w:szCs w:val="20"/>
                <w:rPrChange w:id="4538" w:author="Stefanie Lane" w:date="2022-06-23T13:35:00Z">
                  <w:rPr>
                    <w:ins w:id="4539" w:author="Stefanie Lane" w:date="2022-06-23T13:35:00Z"/>
                  </w:rPr>
                </w:rPrChange>
              </w:rPr>
              <w:pPrChange w:id="4540"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523C9B37" w14:textId="77777777" w:rsidR="00CB11B1" w:rsidRPr="00CB11B1" w:rsidRDefault="00CB11B1" w:rsidP="00CB11B1">
            <w:pPr>
              <w:spacing w:after="0" w:line="240" w:lineRule="auto"/>
              <w:rPr>
                <w:ins w:id="4541" w:author="Stefanie Lane" w:date="2022-06-23T13:35:00Z"/>
                <w:rFonts w:ascii="Calibri" w:eastAsia="Times New Roman" w:hAnsi="Calibri" w:cs="Calibri"/>
                <w:i/>
                <w:iCs/>
                <w:color w:val="000000"/>
                <w:sz w:val="20"/>
                <w:szCs w:val="20"/>
                <w:rPrChange w:id="4542" w:author="Stefanie Lane" w:date="2022-06-23T13:35:00Z">
                  <w:rPr>
                    <w:ins w:id="4543" w:author="Stefanie Lane" w:date="2022-06-23T13:35:00Z"/>
                  </w:rPr>
                </w:rPrChange>
              </w:rPr>
              <w:pPrChange w:id="4544" w:author="Stefanie Lane" w:date="2022-06-23T13:35:00Z">
                <w:pPr/>
              </w:pPrChange>
            </w:pPr>
            <w:ins w:id="4545" w:author="Stefanie Lane" w:date="2022-06-23T13:35:00Z">
              <w:r w:rsidRPr="00CB11B1">
                <w:rPr>
                  <w:rFonts w:ascii="Calibri" w:eastAsia="Times New Roman" w:hAnsi="Calibri" w:cs="Calibri"/>
                  <w:i/>
                  <w:iCs/>
                  <w:color w:val="000000"/>
                  <w:sz w:val="20"/>
                  <w:szCs w:val="20"/>
                  <w:rPrChange w:id="4546" w:author="Stefanie Lane" w:date="2022-06-23T13:35:00Z">
                    <w:rPr/>
                  </w:rPrChange>
                </w:rPr>
                <w:t>Lysimachia thyrsiflora</w:t>
              </w:r>
            </w:ins>
          </w:p>
        </w:tc>
        <w:tc>
          <w:tcPr>
            <w:tcW w:w="706" w:type="dxa"/>
            <w:tcBorders>
              <w:top w:val="nil"/>
              <w:left w:val="nil"/>
              <w:bottom w:val="nil"/>
              <w:right w:val="nil"/>
            </w:tcBorders>
            <w:shd w:val="clear" w:color="auto" w:fill="auto"/>
            <w:noWrap/>
            <w:vAlign w:val="bottom"/>
            <w:hideMark/>
          </w:tcPr>
          <w:p w14:paraId="7A1B743A" w14:textId="77777777" w:rsidR="00CB11B1" w:rsidRPr="00CB11B1" w:rsidRDefault="00CB11B1" w:rsidP="00CB11B1">
            <w:pPr>
              <w:spacing w:after="0" w:line="240" w:lineRule="auto"/>
              <w:jc w:val="center"/>
              <w:rPr>
                <w:ins w:id="4547" w:author="Stefanie Lane" w:date="2022-06-23T13:35:00Z"/>
                <w:rFonts w:ascii="Calibri" w:eastAsia="Times New Roman" w:hAnsi="Calibri" w:cs="Calibri"/>
                <w:color w:val="000000"/>
                <w:sz w:val="20"/>
                <w:szCs w:val="20"/>
                <w:rPrChange w:id="4548" w:author="Stefanie Lane" w:date="2022-06-23T13:35:00Z">
                  <w:rPr>
                    <w:ins w:id="4549" w:author="Stefanie Lane" w:date="2022-06-23T13:35:00Z"/>
                  </w:rPr>
                </w:rPrChange>
              </w:rPr>
              <w:pPrChange w:id="4550" w:author="Stefanie Lane" w:date="2022-06-23T13:35:00Z">
                <w:pPr>
                  <w:jc w:val="center"/>
                </w:pPr>
              </w:pPrChange>
            </w:pPr>
            <w:ins w:id="4551" w:author="Stefanie Lane" w:date="2022-06-23T13:35:00Z">
              <w:r w:rsidRPr="00CB11B1">
                <w:rPr>
                  <w:rFonts w:ascii="Calibri" w:eastAsia="Times New Roman" w:hAnsi="Calibri" w:cs="Calibri"/>
                  <w:color w:val="000000"/>
                  <w:sz w:val="20"/>
                  <w:szCs w:val="20"/>
                  <w:rPrChange w:id="4552" w:author="Stefanie Lane" w:date="2022-06-23T13:35:00Z">
                    <w:rPr/>
                  </w:rPrChange>
                </w:rPr>
                <w:t>0.478</w:t>
              </w:r>
            </w:ins>
          </w:p>
        </w:tc>
        <w:tc>
          <w:tcPr>
            <w:tcW w:w="737" w:type="dxa"/>
            <w:tcBorders>
              <w:top w:val="nil"/>
              <w:left w:val="nil"/>
              <w:bottom w:val="nil"/>
              <w:right w:val="nil"/>
            </w:tcBorders>
            <w:shd w:val="clear" w:color="auto" w:fill="auto"/>
            <w:noWrap/>
            <w:vAlign w:val="bottom"/>
            <w:hideMark/>
          </w:tcPr>
          <w:p w14:paraId="0A46E0D1" w14:textId="77777777" w:rsidR="00CB11B1" w:rsidRPr="00CB11B1" w:rsidRDefault="00CB11B1" w:rsidP="00CB11B1">
            <w:pPr>
              <w:spacing w:after="0" w:line="240" w:lineRule="auto"/>
              <w:jc w:val="center"/>
              <w:rPr>
                <w:ins w:id="4553" w:author="Stefanie Lane" w:date="2022-06-23T13:35:00Z"/>
                <w:rFonts w:ascii="Calibri" w:eastAsia="Times New Roman" w:hAnsi="Calibri" w:cs="Calibri"/>
                <w:color w:val="000000"/>
                <w:sz w:val="20"/>
                <w:szCs w:val="20"/>
                <w:rPrChange w:id="4554" w:author="Stefanie Lane" w:date="2022-06-23T13:35:00Z">
                  <w:rPr>
                    <w:ins w:id="4555" w:author="Stefanie Lane" w:date="2022-06-23T13:35:00Z"/>
                  </w:rPr>
                </w:rPrChange>
              </w:rPr>
              <w:pPrChange w:id="4556" w:author="Stefanie Lane" w:date="2022-06-23T13:35:00Z">
                <w:pPr>
                  <w:jc w:val="center"/>
                </w:pPr>
              </w:pPrChange>
            </w:pPr>
            <w:ins w:id="4557" w:author="Stefanie Lane" w:date="2022-06-23T13:35:00Z">
              <w:r w:rsidRPr="00CB11B1">
                <w:rPr>
                  <w:rFonts w:ascii="Calibri" w:eastAsia="Times New Roman" w:hAnsi="Calibri" w:cs="Calibri"/>
                  <w:color w:val="000000"/>
                  <w:sz w:val="20"/>
                  <w:szCs w:val="20"/>
                  <w:rPrChange w:id="4558"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5C2B5C42" w14:textId="77777777" w:rsidR="00CB11B1" w:rsidRPr="00CB11B1" w:rsidRDefault="00CB11B1" w:rsidP="00CB11B1">
            <w:pPr>
              <w:spacing w:after="0" w:line="240" w:lineRule="auto"/>
              <w:jc w:val="center"/>
              <w:rPr>
                <w:ins w:id="4559" w:author="Stefanie Lane" w:date="2022-06-23T13:35:00Z"/>
                <w:rFonts w:ascii="Calibri" w:eastAsia="Times New Roman" w:hAnsi="Calibri" w:cs="Calibri"/>
                <w:color w:val="000000"/>
                <w:sz w:val="20"/>
                <w:szCs w:val="20"/>
                <w:rPrChange w:id="4560" w:author="Stefanie Lane" w:date="2022-06-23T13:35:00Z">
                  <w:rPr>
                    <w:ins w:id="4561" w:author="Stefanie Lane" w:date="2022-06-23T13:35:00Z"/>
                  </w:rPr>
                </w:rPrChange>
              </w:rPr>
              <w:pPrChange w:id="4562"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CB11B1" w:rsidRDefault="00CB11B1" w:rsidP="00CB11B1">
            <w:pPr>
              <w:spacing w:after="0" w:line="240" w:lineRule="auto"/>
              <w:rPr>
                <w:ins w:id="4563" w:author="Stefanie Lane" w:date="2022-06-23T13:35:00Z"/>
                <w:rFonts w:ascii="Calibri" w:eastAsia="Times New Roman" w:hAnsi="Calibri" w:cs="Calibri"/>
                <w:i/>
                <w:iCs/>
                <w:color w:val="000000"/>
                <w:sz w:val="20"/>
                <w:szCs w:val="20"/>
                <w:rPrChange w:id="4564" w:author="Stefanie Lane" w:date="2022-06-23T13:35:00Z">
                  <w:rPr>
                    <w:ins w:id="4565" w:author="Stefanie Lane" w:date="2022-06-23T13:35:00Z"/>
                  </w:rPr>
                </w:rPrChange>
              </w:rPr>
              <w:pPrChange w:id="4566" w:author="Stefanie Lane" w:date="2022-06-23T13:35:00Z">
                <w:pPr/>
              </w:pPrChange>
            </w:pPr>
            <w:ins w:id="4567" w:author="Stefanie Lane" w:date="2022-06-23T13:35:00Z">
              <w:r w:rsidRPr="00CB11B1">
                <w:rPr>
                  <w:rFonts w:ascii="Calibri" w:eastAsia="Times New Roman" w:hAnsi="Calibri" w:cs="Calibri"/>
                  <w:i/>
                  <w:iCs/>
                  <w:color w:val="000000"/>
                  <w:sz w:val="20"/>
                  <w:szCs w:val="20"/>
                  <w:rPrChange w:id="4568" w:author="Stefanie Lane" w:date="2022-06-23T13:35:00Z">
                    <w:rPr/>
                  </w:rPrChange>
                </w:rPr>
                <w:t>Eleocharis palustris</w:t>
              </w:r>
            </w:ins>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CB11B1" w:rsidRDefault="00CB11B1" w:rsidP="00CB11B1">
            <w:pPr>
              <w:spacing w:after="0" w:line="240" w:lineRule="auto"/>
              <w:jc w:val="center"/>
              <w:rPr>
                <w:ins w:id="4569" w:author="Stefanie Lane" w:date="2022-06-23T13:35:00Z"/>
                <w:rFonts w:ascii="Calibri" w:eastAsia="Times New Roman" w:hAnsi="Calibri" w:cs="Calibri"/>
                <w:color w:val="000000"/>
                <w:sz w:val="20"/>
                <w:szCs w:val="20"/>
                <w:rPrChange w:id="4570" w:author="Stefanie Lane" w:date="2022-06-23T13:35:00Z">
                  <w:rPr>
                    <w:ins w:id="4571" w:author="Stefanie Lane" w:date="2022-06-23T13:35:00Z"/>
                  </w:rPr>
                </w:rPrChange>
              </w:rPr>
              <w:pPrChange w:id="4572" w:author="Stefanie Lane" w:date="2022-06-23T13:35:00Z">
                <w:pPr>
                  <w:jc w:val="center"/>
                </w:pPr>
              </w:pPrChange>
            </w:pPr>
            <w:ins w:id="4573" w:author="Stefanie Lane" w:date="2022-06-23T13:35:00Z">
              <w:r w:rsidRPr="00CB11B1">
                <w:rPr>
                  <w:rFonts w:ascii="Calibri" w:eastAsia="Times New Roman" w:hAnsi="Calibri" w:cs="Calibri"/>
                  <w:color w:val="000000"/>
                  <w:sz w:val="20"/>
                  <w:szCs w:val="20"/>
                  <w:rPrChange w:id="4574" w:author="Stefanie Lane" w:date="2022-06-23T13:35:00Z">
                    <w:rPr/>
                  </w:rPrChange>
                </w:rPr>
                <w:t>0.460</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CB11B1" w:rsidRDefault="00CB11B1" w:rsidP="00CB11B1">
            <w:pPr>
              <w:spacing w:after="0" w:line="240" w:lineRule="auto"/>
              <w:jc w:val="center"/>
              <w:rPr>
                <w:ins w:id="4575" w:author="Stefanie Lane" w:date="2022-06-23T13:35:00Z"/>
                <w:rFonts w:ascii="Calibri" w:eastAsia="Times New Roman" w:hAnsi="Calibri" w:cs="Calibri"/>
                <w:color w:val="000000"/>
                <w:sz w:val="20"/>
                <w:szCs w:val="20"/>
                <w:rPrChange w:id="4576" w:author="Stefanie Lane" w:date="2022-06-23T13:35:00Z">
                  <w:rPr>
                    <w:ins w:id="4577" w:author="Stefanie Lane" w:date="2022-06-23T13:35:00Z"/>
                  </w:rPr>
                </w:rPrChange>
              </w:rPr>
              <w:pPrChange w:id="4578" w:author="Stefanie Lane" w:date="2022-06-23T13:35:00Z">
                <w:pPr>
                  <w:jc w:val="center"/>
                </w:pPr>
              </w:pPrChange>
            </w:pPr>
            <w:ins w:id="4579" w:author="Stefanie Lane" w:date="2022-06-23T13:35:00Z">
              <w:r w:rsidRPr="00CB11B1">
                <w:rPr>
                  <w:rFonts w:ascii="Calibri" w:eastAsia="Times New Roman" w:hAnsi="Calibri" w:cs="Calibri"/>
                  <w:color w:val="000000"/>
                  <w:sz w:val="20"/>
                  <w:szCs w:val="20"/>
                  <w:rPrChange w:id="4580" w:author="Stefanie Lane" w:date="2022-06-23T13:35:00Z">
                    <w:rPr/>
                  </w:rPrChange>
                </w:rPr>
                <w:t>0.001</w:t>
              </w:r>
            </w:ins>
          </w:p>
        </w:tc>
      </w:tr>
      <w:tr w:rsidR="00CB11B1" w:rsidRPr="00CB11B1" w14:paraId="39A586A1" w14:textId="77777777" w:rsidTr="00CB11B1">
        <w:trPr>
          <w:trHeight w:val="260"/>
          <w:ins w:id="458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CB11B1" w:rsidRDefault="00CB11B1" w:rsidP="00CB11B1">
            <w:pPr>
              <w:spacing w:after="0" w:line="240" w:lineRule="auto"/>
              <w:rPr>
                <w:ins w:id="4582" w:author="Stefanie Lane" w:date="2022-06-23T13:35:00Z"/>
                <w:rFonts w:ascii="Calibri" w:eastAsia="Times New Roman" w:hAnsi="Calibri" w:cs="Calibri"/>
                <w:color w:val="000000"/>
                <w:sz w:val="20"/>
                <w:szCs w:val="20"/>
                <w:rPrChange w:id="4583" w:author="Stefanie Lane" w:date="2022-06-23T13:35:00Z">
                  <w:rPr>
                    <w:ins w:id="4584" w:author="Stefanie Lane" w:date="2022-06-23T13:35:00Z"/>
                  </w:rPr>
                </w:rPrChange>
              </w:rPr>
              <w:pPrChange w:id="4585"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CB11B1" w:rsidRDefault="00CB11B1" w:rsidP="00CB11B1">
            <w:pPr>
              <w:spacing w:after="0" w:line="240" w:lineRule="auto"/>
              <w:rPr>
                <w:ins w:id="4586" w:author="Stefanie Lane" w:date="2022-06-23T13:35:00Z"/>
                <w:rFonts w:ascii="Calibri" w:eastAsia="Times New Roman" w:hAnsi="Calibri" w:cs="Calibri"/>
                <w:i/>
                <w:iCs/>
                <w:sz w:val="20"/>
                <w:szCs w:val="20"/>
                <w:rPrChange w:id="4587" w:author="Stefanie Lane" w:date="2022-06-23T13:35:00Z">
                  <w:rPr>
                    <w:ins w:id="4588" w:author="Stefanie Lane" w:date="2022-06-23T13:35:00Z"/>
                  </w:rPr>
                </w:rPrChange>
              </w:rPr>
              <w:pPrChange w:id="4589" w:author="Stefanie Lane" w:date="2022-06-23T13:35:00Z">
                <w:pPr/>
              </w:pPrChange>
            </w:pPr>
            <w:ins w:id="4590" w:author="Stefanie Lane" w:date="2022-06-23T13:35:00Z">
              <w:r w:rsidRPr="00CB11B1">
                <w:rPr>
                  <w:rFonts w:ascii="Calibri" w:eastAsia="Times New Roman" w:hAnsi="Calibri" w:cs="Calibri"/>
                  <w:i/>
                  <w:iCs/>
                  <w:sz w:val="20"/>
                  <w:szCs w:val="20"/>
                  <w:rPrChange w:id="4591" w:author="Stefanie Lane" w:date="2022-06-23T13:35:00Z">
                    <w:rPr/>
                  </w:rPrChange>
                </w:rPr>
                <w:t xml:space="preserve">Trifolium </w:t>
              </w:r>
              <w:proofErr w:type="spellStart"/>
              <w:r w:rsidRPr="00CB11B1">
                <w:rPr>
                  <w:rFonts w:ascii="Calibri" w:eastAsia="Times New Roman" w:hAnsi="Calibri" w:cs="Calibri"/>
                  <w:i/>
                  <w:iCs/>
                  <w:sz w:val="20"/>
                  <w:szCs w:val="20"/>
                  <w:rPrChange w:id="4592" w:author="Stefanie Lane" w:date="2022-06-23T13:35:00Z">
                    <w:rPr/>
                  </w:rPrChange>
                </w:rPr>
                <w:t>wormskjoldii</w:t>
              </w:r>
              <w:proofErr w:type="spellEnd"/>
            </w:ins>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CB11B1" w:rsidRDefault="00CB11B1" w:rsidP="00CB11B1">
            <w:pPr>
              <w:spacing w:after="0" w:line="240" w:lineRule="auto"/>
              <w:jc w:val="center"/>
              <w:rPr>
                <w:ins w:id="4593" w:author="Stefanie Lane" w:date="2022-06-23T13:35:00Z"/>
                <w:rFonts w:ascii="Calibri" w:eastAsia="Times New Roman" w:hAnsi="Calibri" w:cs="Calibri"/>
                <w:color w:val="000000"/>
                <w:sz w:val="20"/>
                <w:szCs w:val="20"/>
                <w:rPrChange w:id="4594" w:author="Stefanie Lane" w:date="2022-06-23T13:35:00Z">
                  <w:rPr>
                    <w:ins w:id="4595" w:author="Stefanie Lane" w:date="2022-06-23T13:35:00Z"/>
                  </w:rPr>
                </w:rPrChange>
              </w:rPr>
              <w:pPrChange w:id="4596" w:author="Stefanie Lane" w:date="2022-06-23T13:35:00Z">
                <w:pPr>
                  <w:jc w:val="center"/>
                </w:pPr>
              </w:pPrChange>
            </w:pPr>
            <w:ins w:id="4597" w:author="Stefanie Lane" w:date="2022-06-23T13:35:00Z">
              <w:r w:rsidRPr="00CB11B1">
                <w:rPr>
                  <w:rFonts w:ascii="Calibri" w:eastAsia="Times New Roman" w:hAnsi="Calibri" w:cs="Calibri"/>
                  <w:color w:val="000000"/>
                  <w:sz w:val="20"/>
                  <w:szCs w:val="20"/>
                  <w:rPrChange w:id="4598" w:author="Stefanie Lane" w:date="2022-06-23T13:35:00Z">
                    <w:rPr/>
                  </w:rPrChange>
                </w:rPr>
                <w:t>0.381</w:t>
              </w:r>
            </w:ins>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CB11B1" w:rsidRDefault="00CB11B1" w:rsidP="00CB11B1">
            <w:pPr>
              <w:spacing w:after="0" w:line="240" w:lineRule="auto"/>
              <w:jc w:val="center"/>
              <w:rPr>
                <w:ins w:id="4599" w:author="Stefanie Lane" w:date="2022-06-23T13:35:00Z"/>
                <w:rFonts w:ascii="Calibri" w:eastAsia="Times New Roman" w:hAnsi="Calibri" w:cs="Calibri"/>
                <w:color w:val="000000"/>
                <w:sz w:val="20"/>
                <w:szCs w:val="20"/>
                <w:rPrChange w:id="4600" w:author="Stefanie Lane" w:date="2022-06-23T13:35:00Z">
                  <w:rPr>
                    <w:ins w:id="4601" w:author="Stefanie Lane" w:date="2022-06-23T13:35:00Z"/>
                  </w:rPr>
                </w:rPrChange>
              </w:rPr>
              <w:pPrChange w:id="4602" w:author="Stefanie Lane" w:date="2022-06-23T13:35:00Z">
                <w:pPr>
                  <w:jc w:val="center"/>
                </w:pPr>
              </w:pPrChange>
            </w:pPr>
            <w:ins w:id="4603" w:author="Stefanie Lane" w:date="2022-06-23T13:35:00Z">
              <w:r w:rsidRPr="00CB11B1">
                <w:rPr>
                  <w:rFonts w:ascii="Calibri" w:eastAsia="Times New Roman" w:hAnsi="Calibri" w:cs="Calibri"/>
                  <w:color w:val="000000"/>
                  <w:sz w:val="20"/>
                  <w:szCs w:val="20"/>
                  <w:rPrChange w:id="4604" w:author="Stefanie Lane" w:date="2022-06-23T13:35:00Z">
                    <w:rPr/>
                  </w:rPrChange>
                </w:rPr>
                <w:t>0.003</w:t>
              </w:r>
            </w:ins>
          </w:p>
        </w:tc>
        <w:tc>
          <w:tcPr>
            <w:tcW w:w="240" w:type="dxa"/>
            <w:tcBorders>
              <w:top w:val="nil"/>
              <w:left w:val="nil"/>
              <w:bottom w:val="nil"/>
              <w:right w:val="nil"/>
            </w:tcBorders>
            <w:shd w:val="clear" w:color="auto" w:fill="auto"/>
            <w:noWrap/>
            <w:vAlign w:val="bottom"/>
            <w:hideMark/>
          </w:tcPr>
          <w:p w14:paraId="34718DF8" w14:textId="77777777" w:rsidR="00CB11B1" w:rsidRPr="00CB11B1" w:rsidRDefault="00CB11B1" w:rsidP="00CB11B1">
            <w:pPr>
              <w:spacing w:after="0" w:line="240" w:lineRule="auto"/>
              <w:jc w:val="center"/>
              <w:rPr>
                <w:ins w:id="4605" w:author="Stefanie Lane" w:date="2022-06-23T13:35:00Z"/>
                <w:rFonts w:ascii="Calibri" w:eastAsia="Times New Roman" w:hAnsi="Calibri" w:cs="Calibri"/>
                <w:color w:val="000000"/>
                <w:sz w:val="20"/>
                <w:szCs w:val="20"/>
                <w:rPrChange w:id="4606" w:author="Stefanie Lane" w:date="2022-06-23T13:35:00Z">
                  <w:rPr>
                    <w:ins w:id="4607" w:author="Stefanie Lane" w:date="2022-06-23T13:35:00Z"/>
                  </w:rPr>
                </w:rPrChange>
              </w:rPr>
              <w:pPrChange w:id="4608"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CB11B1" w:rsidRDefault="00CB11B1" w:rsidP="00CB11B1">
            <w:pPr>
              <w:spacing w:after="0" w:line="240" w:lineRule="auto"/>
              <w:rPr>
                <w:ins w:id="4609" w:author="Stefanie Lane" w:date="2022-06-23T13:35:00Z"/>
                <w:rFonts w:ascii="Calibri" w:eastAsia="Times New Roman" w:hAnsi="Calibri" w:cs="Calibri"/>
                <w:i/>
                <w:iCs/>
                <w:color w:val="000000"/>
                <w:sz w:val="20"/>
                <w:szCs w:val="20"/>
                <w:rPrChange w:id="4610" w:author="Stefanie Lane" w:date="2022-06-23T13:35:00Z">
                  <w:rPr>
                    <w:ins w:id="4611" w:author="Stefanie Lane" w:date="2022-06-23T13:35:00Z"/>
                  </w:rPr>
                </w:rPrChange>
              </w:rPr>
              <w:pPrChange w:id="4612" w:author="Stefanie Lane" w:date="2022-06-23T13:35:00Z">
                <w:pPr/>
              </w:pPrChange>
            </w:pPr>
            <w:ins w:id="4613" w:author="Stefanie Lane" w:date="2022-06-23T13:35:00Z">
              <w:r w:rsidRPr="00CB11B1">
                <w:rPr>
                  <w:rFonts w:ascii="Calibri" w:eastAsia="Times New Roman" w:hAnsi="Calibri" w:cs="Calibri"/>
                  <w:i/>
                  <w:iCs/>
                  <w:color w:val="000000"/>
                  <w:sz w:val="20"/>
                  <w:szCs w:val="20"/>
                  <w:rPrChange w:id="4614" w:author="Stefanie Lane" w:date="2022-06-23T13:35:00Z">
                    <w:rPr/>
                  </w:rPrChange>
                </w:rPr>
                <w:t>Juncus articulatus</w:t>
              </w:r>
            </w:ins>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CB11B1" w:rsidRDefault="00CB11B1" w:rsidP="00CB11B1">
            <w:pPr>
              <w:spacing w:after="0" w:line="240" w:lineRule="auto"/>
              <w:jc w:val="center"/>
              <w:rPr>
                <w:ins w:id="4615" w:author="Stefanie Lane" w:date="2022-06-23T13:35:00Z"/>
                <w:rFonts w:ascii="Calibri" w:eastAsia="Times New Roman" w:hAnsi="Calibri" w:cs="Calibri"/>
                <w:color w:val="000000"/>
                <w:sz w:val="20"/>
                <w:szCs w:val="20"/>
                <w:rPrChange w:id="4616" w:author="Stefanie Lane" w:date="2022-06-23T13:35:00Z">
                  <w:rPr>
                    <w:ins w:id="4617" w:author="Stefanie Lane" w:date="2022-06-23T13:35:00Z"/>
                  </w:rPr>
                </w:rPrChange>
              </w:rPr>
              <w:pPrChange w:id="4618" w:author="Stefanie Lane" w:date="2022-06-23T13:35:00Z">
                <w:pPr>
                  <w:jc w:val="center"/>
                </w:pPr>
              </w:pPrChange>
            </w:pPr>
            <w:ins w:id="4619" w:author="Stefanie Lane" w:date="2022-06-23T13:35:00Z">
              <w:r w:rsidRPr="00CB11B1">
                <w:rPr>
                  <w:rFonts w:ascii="Calibri" w:eastAsia="Times New Roman" w:hAnsi="Calibri" w:cs="Calibri"/>
                  <w:color w:val="000000"/>
                  <w:sz w:val="20"/>
                  <w:szCs w:val="20"/>
                  <w:rPrChange w:id="4620" w:author="Stefanie Lane" w:date="2022-06-23T13:35:00Z">
                    <w:rPr/>
                  </w:rPrChange>
                </w:rPr>
                <w:t>0.438</w:t>
              </w:r>
            </w:ins>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CB11B1" w:rsidRDefault="00CB11B1" w:rsidP="00CB11B1">
            <w:pPr>
              <w:spacing w:after="0" w:line="240" w:lineRule="auto"/>
              <w:jc w:val="center"/>
              <w:rPr>
                <w:ins w:id="4621" w:author="Stefanie Lane" w:date="2022-06-23T13:35:00Z"/>
                <w:rFonts w:ascii="Calibri" w:eastAsia="Times New Roman" w:hAnsi="Calibri" w:cs="Calibri"/>
                <w:color w:val="000000"/>
                <w:sz w:val="20"/>
                <w:szCs w:val="20"/>
                <w:rPrChange w:id="4622" w:author="Stefanie Lane" w:date="2022-06-23T13:35:00Z">
                  <w:rPr>
                    <w:ins w:id="4623" w:author="Stefanie Lane" w:date="2022-06-23T13:35:00Z"/>
                  </w:rPr>
                </w:rPrChange>
              </w:rPr>
              <w:pPrChange w:id="4624" w:author="Stefanie Lane" w:date="2022-06-23T13:35:00Z">
                <w:pPr>
                  <w:jc w:val="center"/>
                </w:pPr>
              </w:pPrChange>
            </w:pPr>
            <w:ins w:id="4625" w:author="Stefanie Lane" w:date="2022-06-23T13:35:00Z">
              <w:r w:rsidRPr="00CB11B1">
                <w:rPr>
                  <w:rFonts w:ascii="Calibri" w:eastAsia="Times New Roman" w:hAnsi="Calibri" w:cs="Calibri"/>
                  <w:color w:val="000000"/>
                  <w:sz w:val="20"/>
                  <w:szCs w:val="20"/>
                  <w:rPrChange w:id="4626" w:author="Stefanie Lane" w:date="2022-06-23T13:35:00Z">
                    <w:rPr/>
                  </w:rPrChange>
                </w:rPr>
                <w:t>0.001</w:t>
              </w:r>
            </w:ins>
          </w:p>
        </w:tc>
        <w:tc>
          <w:tcPr>
            <w:tcW w:w="240" w:type="dxa"/>
            <w:tcBorders>
              <w:top w:val="nil"/>
              <w:left w:val="nil"/>
              <w:bottom w:val="nil"/>
              <w:right w:val="nil"/>
            </w:tcBorders>
            <w:shd w:val="clear" w:color="auto" w:fill="auto"/>
            <w:noWrap/>
            <w:vAlign w:val="bottom"/>
            <w:hideMark/>
          </w:tcPr>
          <w:p w14:paraId="6943A2A5" w14:textId="77777777" w:rsidR="00CB11B1" w:rsidRPr="00CB11B1" w:rsidRDefault="00CB11B1" w:rsidP="00CB11B1">
            <w:pPr>
              <w:spacing w:after="0" w:line="240" w:lineRule="auto"/>
              <w:jc w:val="center"/>
              <w:rPr>
                <w:ins w:id="4627" w:author="Stefanie Lane" w:date="2022-06-23T13:35:00Z"/>
                <w:rFonts w:ascii="Calibri" w:eastAsia="Times New Roman" w:hAnsi="Calibri" w:cs="Calibri"/>
                <w:color w:val="000000"/>
                <w:sz w:val="20"/>
                <w:szCs w:val="20"/>
                <w:rPrChange w:id="4628" w:author="Stefanie Lane" w:date="2022-06-23T13:35:00Z">
                  <w:rPr>
                    <w:ins w:id="4629" w:author="Stefanie Lane" w:date="2022-06-23T13:35:00Z"/>
                  </w:rPr>
                </w:rPrChange>
              </w:rPr>
              <w:pPrChange w:id="4630"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62C37BDD" w14:textId="77777777" w:rsidR="00CB11B1" w:rsidRPr="00CB11B1" w:rsidRDefault="00CB11B1" w:rsidP="00CB11B1">
            <w:pPr>
              <w:spacing w:after="0" w:line="240" w:lineRule="auto"/>
              <w:rPr>
                <w:ins w:id="4631" w:author="Stefanie Lane" w:date="2022-06-23T13:35:00Z"/>
                <w:rFonts w:ascii="Calibri" w:eastAsia="Times New Roman" w:hAnsi="Calibri" w:cs="Calibri"/>
                <w:i/>
                <w:iCs/>
                <w:color w:val="000000"/>
                <w:sz w:val="20"/>
                <w:szCs w:val="20"/>
                <w:rPrChange w:id="4632" w:author="Stefanie Lane" w:date="2022-06-23T13:35:00Z">
                  <w:rPr>
                    <w:ins w:id="4633" w:author="Stefanie Lane" w:date="2022-06-23T13:35:00Z"/>
                  </w:rPr>
                </w:rPrChange>
              </w:rPr>
              <w:pPrChange w:id="4634" w:author="Stefanie Lane" w:date="2022-06-23T13:35:00Z">
                <w:pPr/>
              </w:pPrChange>
            </w:pPr>
            <w:ins w:id="4635" w:author="Stefanie Lane" w:date="2022-06-23T13:35:00Z">
              <w:r w:rsidRPr="00CB11B1">
                <w:rPr>
                  <w:rFonts w:ascii="Calibri" w:eastAsia="Times New Roman" w:hAnsi="Calibri" w:cs="Calibri"/>
                  <w:i/>
                  <w:iCs/>
                  <w:color w:val="000000"/>
                  <w:sz w:val="20"/>
                  <w:szCs w:val="20"/>
                  <w:rPrChange w:id="4636" w:author="Stefanie Lane" w:date="2022-06-23T13:35:00Z">
                    <w:rPr/>
                  </w:rPrChange>
                </w:rPr>
                <w:t>Juncus articulatus</w:t>
              </w:r>
            </w:ins>
          </w:p>
        </w:tc>
        <w:tc>
          <w:tcPr>
            <w:tcW w:w="693" w:type="dxa"/>
            <w:tcBorders>
              <w:top w:val="nil"/>
              <w:left w:val="nil"/>
              <w:bottom w:val="nil"/>
              <w:right w:val="nil"/>
            </w:tcBorders>
            <w:shd w:val="clear" w:color="auto" w:fill="auto"/>
            <w:noWrap/>
            <w:vAlign w:val="bottom"/>
            <w:hideMark/>
          </w:tcPr>
          <w:p w14:paraId="0073CB05" w14:textId="77777777" w:rsidR="00CB11B1" w:rsidRPr="00CB11B1" w:rsidRDefault="00CB11B1" w:rsidP="00CB11B1">
            <w:pPr>
              <w:spacing w:after="0" w:line="240" w:lineRule="auto"/>
              <w:jc w:val="center"/>
              <w:rPr>
                <w:ins w:id="4637" w:author="Stefanie Lane" w:date="2022-06-23T13:35:00Z"/>
                <w:rFonts w:ascii="Calibri" w:eastAsia="Times New Roman" w:hAnsi="Calibri" w:cs="Calibri"/>
                <w:color w:val="000000"/>
                <w:sz w:val="20"/>
                <w:szCs w:val="20"/>
                <w:rPrChange w:id="4638" w:author="Stefanie Lane" w:date="2022-06-23T13:35:00Z">
                  <w:rPr>
                    <w:ins w:id="4639" w:author="Stefanie Lane" w:date="2022-06-23T13:35:00Z"/>
                  </w:rPr>
                </w:rPrChange>
              </w:rPr>
              <w:pPrChange w:id="4640" w:author="Stefanie Lane" w:date="2022-06-23T13:35:00Z">
                <w:pPr>
                  <w:jc w:val="center"/>
                </w:pPr>
              </w:pPrChange>
            </w:pPr>
            <w:ins w:id="4641" w:author="Stefanie Lane" w:date="2022-06-23T13:35:00Z">
              <w:r w:rsidRPr="00CB11B1">
                <w:rPr>
                  <w:rFonts w:ascii="Calibri" w:eastAsia="Times New Roman" w:hAnsi="Calibri" w:cs="Calibri"/>
                  <w:color w:val="000000"/>
                  <w:sz w:val="20"/>
                  <w:szCs w:val="20"/>
                  <w:rPrChange w:id="4642" w:author="Stefanie Lane" w:date="2022-06-23T13:35:00Z">
                    <w:rPr/>
                  </w:rPrChange>
                </w:rPr>
                <w:t>0.373</w:t>
              </w:r>
            </w:ins>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CB11B1" w:rsidRDefault="00CB11B1" w:rsidP="00CB11B1">
            <w:pPr>
              <w:spacing w:after="0" w:line="240" w:lineRule="auto"/>
              <w:jc w:val="center"/>
              <w:rPr>
                <w:ins w:id="4643" w:author="Stefanie Lane" w:date="2022-06-23T13:35:00Z"/>
                <w:rFonts w:ascii="Calibri" w:eastAsia="Times New Roman" w:hAnsi="Calibri" w:cs="Calibri"/>
                <w:color w:val="000000"/>
                <w:sz w:val="20"/>
                <w:szCs w:val="20"/>
                <w:rPrChange w:id="4644" w:author="Stefanie Lane" w:date="2022-06-23T13:35:00Z">
                  <w:rPr>
                    <w:ins w:id="4645" w:author="Stefanie Lane" w:date="2022-06-23T13:35:00Z"/>
                  </w:rPr>
                </w:rPrChange>
              </w:rPr>
              <w:pPrChange w:id="4646" w:author="Stefanie Lane" w:date="2022-06-23T13:35:00Z">
                <w:pPr>
                  <w:jc w:val="center"/>
                </w:pPr>
              </w:pPrChange>
            </w:pPr>
            <w:ins w:id="4647" w:author="Stefanie Lane" w:date="2022-06-23T13:35:00Z">
              <w:r w:rsidRPr="00CB11B1">
                <w:rPr>
                  <w:rFonts w:ascii="Calibri" w:eastAsia="Times New Roman" w:hAnsi="Calibri" w:cs="Calibri"/>
                  <w:color w:val="000000"/>
                  <w:sz w:val="20"/>
                  <w:szCs w:val="20"/>
                  <w:rPrChange w:id="4648" w:author="Stefanie Lane" w:date="2022-06-23T13:35:00Z">
                    <w:rPr/>
                  </w:rPrChange>
                </w:rPr>
                <w:t>0.004</w:t>
              </w:r>
            </w:ins>
          </w:p>
        </w:tc>
      </w:tr>
      <w:tr w:rsidR="00CB11B1" w:rsidRPr="00CB11B1" w14:paraId="659215F0" w14:textId="77777777" w:rsidTr="00CB11B1">
        <w:trPr>
          <w:trHeight w:val="260"/>
          <w:ins w:id="464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CB11B1" w:rsidRDefault="00CB11B1" w:rsidP="00CB11B1">
            <w:pPr>
              <w:spacing w:after="0" w:line="240" w:lineRule="auto"/>
              <w:rPr>
                <w:ins w:id="4650" w:author="Stefanie Lane" w:date="2022-06-23T13:35:00Z"/>
                <w:rFonts w:ascii="Calibri" w:eastAsia="Times New Roman" w:hAnsi="Calibri" w:cs="Calibri"/>
                <w:color w:val="000000"/>
                <w:sz w:val="20"/>
                <w:szCs w:val="20"/>
                <w:rPrChange w:id="4651" w:author="Stefanie Lane" w:date="2022-06-23T13:35:00Z">
                  <w:rPr>
                    <w:ins w:id="4652" w:author="Stefanie Lane" w:date="2022-06-23T13:35:00Z"/>
                  </w:rPr>
                </w:rPrChange>
              </w:rPr>
              <w:pPrChange w:id="4653" w:author="Stefanie Lane" w:date="2022-06-23T13:35:00Z">
                <w:pPr/>
              </w:pPrChange>
            </w:pPr>
          </w:p>
        </w:tc>
        <w:tc>
          <w:tcPr>
            <w:tcW w:w="3077" w:type="dxa"/>
            <w:tcBorders>
              <w:top w:val="nil"/>
              <w:left w:val="nil"/>
              <w:bottom w:val="nil"/>
              <w:right w:val="nil"/>
            </w:tcBorders>
            <w:shd w:val="clear" w:color="auto" w:fill="auto"/>
            <w:noWrap/>
            <w:vAlign w:val="bottom"/>
            <w:hideMark/>
          </w:tcPr>
          <w:p w14:paraId="63AB45A7" w14:textId="77777777" w:rsidR="00CB11B1" w:rsidRPr="00CB11B1" w:rsidRDefault="00CB11B1" w:rsidP="00CB11B1">
            <w:pPr>
              <w:spacing w:after="0" w:line="240" w:lineRule="auto"/>
              <w:rPr>
                <w:ins w:id="4654" w:author="Stefanie Lane" w:date="2022-06-23T13:35:00Z"/>
                <w:rFonts w:ascii="Calibri" w:eastAsia="Times New Roman" w:hAnsi="Calibri" w:cs="Calibri"/>
                <w:i/>
                <w:iCs/>
                <w:sz w:val="20"/>
                <w:szCs w:val="20"/>
                <w:rPrChange w:id="4655" w:author="Stefanie Lane" w:date="2022-06-23T13:35:00Z">
                  <w:rPr>
                    <w:ins w:id="4656" w:author="Stefanie Lane" w:date="2022-06-23T13:35:00Z"/>
                  </w:rPr>
                </w:rPrChange>
              </w:rPr>
              <w:pPrChange w:id="4657" w:author="Stefanie Lane" w:date="2022-06-23T13:35:00Z">
                <w:pPr/>
              </w:pPrChange>
            </w:pPr>
            <w:proofErr w:type="spellStart"/>
            <w:ins w:id="4658" w:author="Stefanie Lane" w:date="2022-06-23T13:35:00Z">
              <w:r w:rsidRPr="00CB11B1">
                <w:rPr>
                  <w:rFonts w:ascii="Calibri" w:eastAsia="Times New Roman" w:hAnsi="Calibri" w:cs="Calibri"/>
                  <w:i/>
                  <w:iCs/>
                  <w:sz w:val="20"/>
                  <w:szCs w:val="20"/>
                  <w:rPrChange w:id="4659" w:author="Stefanie Lane" w:date="2022-06-23T13:35:00Z">
                    <w:rPr/>
                  </w:rPrChange>
                </w:rPr>
                <w:t>Lilaeopsis</w:t>
              </w:r>
              <w:proofErr w:type="spellEnd"/>
              <w:r w:rsidRPr="00CB11B1">
                <w:rPr>
                  <w:rFonts w:ascii="Calibri" w:eastAsia="Times New Roman" w:hAnsi="Calibri" w:cs="Calibri"/>
                  <w:i/>
                  <w:iCs/>
                  <w:sz w:val="20"/>
                  <w:szCs w:val="20"/>
                  <w:rPrChange w:id="4660" w:author="Stefanie Lane" w:date="2022-06-23T13:35:00Z">
                    <w:rPr/>
                  </w:rPrChange>
                </w:rPr>
                <w:t xml:space="preserve"> </w:t>
              </w:r>
              <w:proofErr w:type="spellStart"/>
              <w:r w:rsidRPr="00CB11B1">
                <w:rPr>
                  <w:rFonts w:ascii="Calibri" w:eastAsia="Times New Roman" w:hAnsi="Calibri" w:cs="Calibri"/>
                  <w:i/>
                  <w:iCs/>
                  <w:sz w:val="20"/>
                  <w:szCs w:val="20"/>
                  <w:rPrChange w:id="4661" w:author="Stefanie Lane" w:date="2022-06-23T13:35:00Z">
                    <w:rPr/>
                  </w:rPrChange>
                </w:rPr>
                <w:t>occidentalis</w:t>
              </w:r>
              <w:proofErr w:type="spellEnd"/>
            </w:ins>
          </w:p>
        </w:tc>
        <w:tc>
          <w:tcPr>
            <w:tcW w:w="696" w:type="dxa"/>
            <w:tcBorders>
              <w:top w:val="nil"/>
              <w:left w:val="nil"/>
              <w:bottom w:val="nil"/>
              <w:right w:val="nil"/>
            </w:tcBorders>
            <w:shd w:val="clear" w:color="auto" w:fill="auto"/>
            <w:noWrap/>
            <w:vAlign w:val="bottom"/>
            <w:hideMark/>
          </w:tcPr>
          <w:p w14:paraId="3C9C10FA" w14:textId="77777777" w:rsidR="00CB11B1" w:rsidRPr="00CB11B1" w:rsidRDefault="00CB11B1" w:rsidP="00CB11B1">
            <w:pPr>
              <w:spacing w:after="0" w:line="240" w:lineRule="auto"/>
              <w:jc w:val="center"/>
              <w:rPr>
                <w:ins w:id="4662" w:author="Stefanie Lane" w:date="2022-06-23T13:35:00Z"/>
                <w:rFonts w:ascii="Calibri" w:eastAsia="Times New Roman" w:hAnsi="Calibri" w:cs="Calibri"/>
                <w:color w:val="000000"/>
                <w:sz w:val="20"/>
                <w:szCs w:val="20"/>
                <w:rPrChange w:id="4663" w:author="Stefanie Lane" w:date="2022-06-23T13:35:00Z">
                  <w:rPr>
                    <w:ins w:id="4664" w:author="Stefanie Lane" w:date="2022-06-23T13:35:00Z"/>
                  </w:rPr>
                </w:rPrChange>
              </w:rPr>
              <w:pPrChange w:id="4665" w:author="Stefanie Lane" w:date="2022-06-23T13:35:00Z">
                <w:pPr>
                  <w:jc w:val="center"/>
                </w:pPr>
              </w:pPrChange>
            </w:pPr>
            <w:ins w:id="4666" w:author="Stefanie Lane" w:date="2022-06-23T13:35:00Z">
              <w:r w:rsidRPr="00CB11B1">
                <w:rPr>
                  <w:rFonts w:ascii="Calibri" w:eastAsia="Times New Roman" w:hAnsi="Calibri" w:cs="Calibri"/>
                  <w:color w:val="000000"/>
                  <w:sz w:val="20"/>
                  <w:szCs w:val="20"/>
                  <w:rPrChange w:id="4667" w:author="Stefanie Lane" w:date="2022-06-23T13:35:00Z">
                    <w:rPr/>
                  </w:rPrChange>
                </w:rPr>
                <w:t>0.360</w:t>
              </w:r>
            </w:ins>
          </w:p>
        </w:tc>
        <w:tc>
          <w:tcPr>
            <w:tcW w:w="727" w:type="dxa"/>
            <w:tcBorders>
              <w:top w:val="nil"/>
              <w:left w:val="nil"/>
              <w:bottom w:val="nil"/>
              <w:right w:val="nil"/>
            </w:tcBorders>
            <w:shd w:val="clear" w:color="auto" w:fill="auto"/>
            <w:noWrap/>
            <w:vAlign w:val="bottom"/>
            <w:hideMark/>
          </w:tcPr>
          <w:p w14:paraId="4A442395" w14:textId="77777777" w:rsidR="00CB11B1" w:rsidRPr="00CB11B1" w:rsidRDefault="00CB11B1" w:rsidP="00CB11B1">
            <w:pPr>
              <w:spacing w:after="0" w:line="240" w:lineRule="auto"/>
              <w:jc w:val="center"/>
              <w:rPr>
                <w:ins w:id="4668" w:author="Stefanie Lane" w:date="2022-06-23T13:35:00Z"/>
                <w:rFonts w:ascii="Calibri" w:eastAsia="Times New Roman" w:hAnsi="Calibri" w:cs="Calibri"/>
                <w:color w:val="000000"/>
                <w:sz w:val="20"/>
                <w:szCs w:val="20"/>
                <w:rPrChange w:id="4669" w:author="Stefanie Lane" w:date="2022-06-23T13:35:00Z">
                  <w:rPr>
                    <w:ins w:id="4670" w:author="Stefanie Lane" w:date="2022-06-23T13:35:00Z"/>
                  </w:rPr>
                </w:rPrChange>
              </w:rPr>
              <w:pPrChange w:id="4671" w:author="Stefanie Lane" w:date="2022-06-23T13:35:00Z">
                <w:pPr>
                  <w:jc w:val="center"/>
                </w:pPr>
              </w:pPrChange>
            </w:pPr>
            <w:ins w:id="4672" w:author="Stefanie Lane" w:date="2022-06-23T13:35:00Z">
              <w:r w:rsidRPr="00CB11B1">
                <w:rPr>
                  <w:rFonts w:ascii="Calibri" w:eastAsia="Times New Roman" w:hAnsi="Calibri" w:cs="Calibri"/>
                  <w:color w:val="000000"/>
                  <w:sz w:val="20"/>
                  <w:szCs w:val="20"/>
                  <w:rPrChange w:id="4673" w:author="Stefanie Lane" w:date="2022-06-23T13:35:00Z">
                    <w:rPr/>
                  </w:rPrChange>
                </w:rPr>
                <w:t>0.004</w:t>
              </w:r>
            </w:ins>
          </w:p>
        </w:tc>
        <w:tc>
          <w:tcPr>
            <w:tcW w:w="240" w:type="dxa"/>
            <w:tcBorders>
              <w:top w:val="nil"/>
              <w:left w:val="nil"/>
              <w:bottom w:val="nil"/>
              <w:right w:val="nil"/>
            </w:tcBorders>
            <w:shd w:val="clear" w:color="auto" w:fill="auto"/>
            <w:noWrap/>
            <w:vAlign w:val="bottom"/>
            <w:hideMark/>
          </w:tcPr>
          <w:p w14:paraId="3315E006" w14:textId="77777777" w:rsidR="00CB11B1" w:rsidRPr="00CB11B1" w:rsidRDefault="00CB11B1" w:rsidP="00CB11B1">
            <w:pPr>
              <w:spacing w:after="0" w:line="240" w:lineRule="auto"/>
              <w:jc w:val="center"/>
              <w:rPr>
                <w:ins w:id="4674" w:author="Stefanie Lane" w:date="2022-06-23T13:35:00Z"/>
                <w:rFonts w:ascii="Calibri" w:eastAsia="Times New Roman" w:hAnsi="Calibri" w:cs="Calibri"/>
                <w:color w:val="000000"/>
                <w:sz w:val="20"/>
                <w:szCs w:val="20"/>
                <w:rPrChange w:id="4675" w:author="Stefanie Lane" w:date="2022-06-23T13:35:00Z">
                  <w:rPr>
                    <w:ins w:id="4676" w:author="Stefanie Lane" w:date="2022-06-23T13:35:00Z"/>
                  </w:rPr>
                </w:rPrChange>
              </w:rPr>
              <w:pPrChange w:id="4677" w:author="Stefanie Lane" w:date="2022-06-23T13:35:00Z">
                <w:pPr>
                  <w:jc w:val="center"/>
                </w:pPr>
              </w:pPrChange>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CB11B1" w:rsidRDefault="00CB11B1" w:rsidP="00CB11B1">
            <w:pPr>
              <w:spacing w:after="0" w:line="240" w:lineRule="auto"/>
              <w:rPr>
                <w:ins w:id="4678" w:author="Stefanie Lane" w:date="2022-06-23T13:35:00Z"/>
                <w:rFonts w:ascii="Calibri" w:eastAsia="Times New Roman" w:hAnsi="Calibri" w:cs="Calibri"/>
                <w:i/>
                <w:iCs/>
                <w:color w:val="000000"/>
                <w:sz w:val="20"/>
                <w:szCs w:val="20"/>
                <w:rPrChange w:id="4679" w:author="Stefanie Lane" w:date="2022-06-23T13:35:00Z">
                  <w:rPr>
                    <w:ins w:id="4680" w:author="Stefanie Lane" w:date="2022-06-23T13:35:00Z"/>
                  </w:rPr>
                </w:rPrChange>
              </w:rPr>
              <w:pPrChange w:id="4681" w:author="Stefanie Lane" w:date="2022-06-23T13:35:00Z">
                <w:pPr/>
              </w:pPrChange>
            </w:pPr>
            <w:ins w:id="4682" w:author="Stefanie Lane" w:date="2022-06-23T13:35:00Z">
              <w:r w:rsidRPr="00CB11B1">
                <w:rPr>
                  <w:rFonts w:ascii="Calibri" w:eastAsia="Times New Roman" w:hAnsi="Calibri" w:cs="Calibri"/>
                  <w:i/>
                  <w:iCs/>
                  <w:color w:val="000000"/>
                  <w:sz w:val="20"/>
                  <w:szCs w:val="20"/>
                  <w:rPrChange w:id="4683" w:author="Stefanie Lane" w:date="2022-06-23T13:35:00Z">
                    <w:rPr/>
                  </w:rPrChange>
                </w:rPr>
                <w:t xml:space="preserve">Juncus </w:t>
              </w:r>
              <w:proofErr w:type="spellStart"/>
              <w:r w:rsidRPr="00CB11B1">
                <w:rPr>
                  <w:rFonts w:ascii="Calibri" w:eastAsia="Times New Roman" w:hAnsi="Calibri" w:cs="Calibri"/>
                  <w:i/>
                  <w:iCs/>
                  <w:color w:val="000000"/>
                  <w:sz w:val="20"/>
                  <w:szCs w:val="20"/>
                  <w:rPrChange w:id="4684" w:author="Stefanie Lane" w:date="2022-06-23T13:35:00Z">
                    <w:rPr/>
                  </w:rPrChange>
                </w:rPr>
                <w:t>oxymeris</w:t>
              </w:r>
              <w:proofErr w:type="spellEnd"/>
            </w:ins>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CB11B1" w:rsidRDefault="00CB11B1" w:rsidP="00CB11B1">
            <w:pPr>
              <w:spacing w:after="0" w:line="240" w:lineRule="auto"/>
              <w:jc w:val="center"/>
              <w:rPr>
                <w:ins w:id="4685" w:author="Stefanie Lane" w:date="2022-06-23T13:35:00Z"/>
                <w:rFonts w:ascii="Calibri" w:eastAsia="Times New Roman" w:hAnsi="Calibri" w:cs="Calibri"/>
                <w:color w:val="000000"/>
                <w:sz w:val="20"/>
                <w:szCs w:val="20"/>
                <w:rPrChange w:id="4686" w:author="Stefanie Lane" w:date="2022-06-23T13:35:00Z">
                  <w:rPr>
                    <w:ins w:id="4687" w:author="Stefanie Lane" w:date="2022-06-23T13:35:00Z"/>
                  </w:rPr>
                </w:rPrChange>
              </w:rPr>
              <w:pPrChange w:id="4688" w:author="Stefanie Lane" w:date="2022-06-23T13:35:00Z">
                <w:pPr>
                  <w:jc w:val="center"/>
                </w:pPr>
              </w:pPrChange>
            </w:pPr>
            <w:ins w:id="4689" w:author="Stefanie Lane" w:date="2022-06-23T13:35:00Z">
              <w:r w:rsidRPr="00CB11B1">
                <w:rPr>
                  <w:rFonts w:ascii="Calibri" w:eastAsia="Times New Roman" w:hAnsi="Calibri" w:cs="Calibri"/>
                  <w:color w:val="000000"/>
                  <w:sz w:val="20"/>
                  <w:szCs w:val="20"/>
                  <w:rPrChange w:id="4690" w:author="Stefanie Lane" w:date="2022-06-23T13:35:00Z">
                    <w:rPr/>
                  </w:rPrChange>
                </w:rPr>
                <w:t>0.356</w:t>
              </w:r>
            </w:ins>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CB11B1" w:rsidRDefault="00CB11B1" w:rsidP="00CB11B1">
            <w:pPr>
              <w:spacing w:after="0" w:line="240" w:lineRule="auto"/>
              <w:jc w:val="center"/>
              <w:rPr>
                <w:ins w:id="4691" w:author="Stefanie Lane" w:date="2022-06-23T13:35:00Z"/>
                <w:rFonts w:ascii="Calibri" w:eastAsia="Times New Roman" w:hAnsi="Calibri" w:cs="Calibri"/>
                <w:color w:val="000000"/>
                <w:sz w:val="20"/>
                <w:szCs w:val="20"/>
                <w:rPrChange w:id="4692" w:author="Stefanie Lane" w:date="2022-06-23T13:35:00Z">
                  <w:rPr>
                    <w:ins w:id="4693" w:author="Stefanie Lane" w:date="2022-06-23T13:35:00Z"/>
                  </w:rPr>
                </w:rPrChange>
              </w:rPr>
              <w:pPrChange w:id="4694" w:author="Stefanie Lane" w:date="2022-06-23T13:35:00Z">
                <w:pPr>
                  <w:jc w:val="center"/>
                </w:pPr>
              </w:pPrChange>
            </w:pPr>
            <w:ins w:id="4695" w:author="Stefanie Lane" w:date="2022-06-23T13:35:00Z">
              <w:r w:rsidRPr="00CB11B1">
                <w:rPr>
                  <w:rFonts w:ascii="Calibri" w:eastAsia="Times New Roman" w:hAnsi="Calibri" w:cs="Calibri"/>
                  <w:color w:val="000000"/>
                  <w:sz w:val="20"/>
                  <w:szCs w:val="20"/>
                  <w:rPrChange w:id="4696" w:author="Stefanie Lane" w:date="2022-06-23T13:35:00Z">
                    <w:rPr/>
                  </w:rPrChange>
                </w:rPr>
                <w:t>0.015</w:t>
              </w:r>
            </w:ins>
          </w:p>
        </w:tc>
        <w:tc>
          <w:tcPr>
            <w:tcW w:w="240" w:type="dxa"/>
            <w:tcBorders>
              <w:top w:val="nil"/>
              <w:left w:val="nil"/>
              <w:bottom w:val="nil"/>
              <w:right w:val="nil"/>
            </w:tcBorders>
            <w:shd w:val="clear" w:color="auto" w:fill="auto"/>
            <w:noWrap/>
            <w:vAlign w:val="bottom"/>
            <w:hideMark/>
          </w:tcPr>
          <w:p w14:paraId="49DC7ED0" w14:textId="77777777" w:rsidR="00CB11B1" w:rsidRPr="00CB11B1" w:rsidRDefault="00CB11B1" w:rsidP="00CB11B1">
            <w:pPr>
              <w:spacing w:after="0" w:line="240" w:lineRule="auto"/>
              <w:jc w:val="center"/>
              <w:rPr>
                <w:ins w:id="4697" w:author="Stefanie Lane" w:date="2022-06-23T13:35:00Z"/>
                <w:rFonts w:ascii="Calibri" w:eastAsia="Times New Roman" w:hAnsi="Calibri" w:cs="Calibri"/>
                <w:color w:val="000000"/>
                <w:sz w:val="20"/>
                <w:szCs w:val="20"/>
                <w:rPrChange w:id="4698" w:author="Stefanie Lane" w:date="2022-06-23T13:35:00Z">
                  <w:rPr>
                    <w:ins w:id="4699" w:author="Stefanie Lane" w:date="2022-06-23T13:35:00Z"/>
                  </w:rPr>
                </w:rPrChange>
              </w:rPr>
              <w:pPrChange w:id="4700" w:author="Stefanie Lane" w:date="2022-06-23T13:35:00Z">
                <w:pPr>
                  <w:jc w:val="center"/>
                </w:pPr>
              </w:pPrChange>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CB11B1" w:rsidRDefault="00CB11B1" w:rsidP="00CB11B1">
            <w:pPr>
              <w:spacing w:after="0" w:line="240" w:lineRule="auto"/>
              <w:rPr>
                <w:ins w:id="4701" w:author="Stefanie Lane" w:date="2022-06-23T13:35:00Z"/>
                <w:rFonts w:ascii="Calibri" w:eastAsia="Times New Roman" w:hAnsi="Calibri" w:cs="Calibri"/>
                <w:i/>
                <w:iCs/>
                <w:color w:val="000000"/>
                <w:sz w:val="20"/>
                <w:szCs w:val="20"/>
                <w:rPrChange w:id="4702" w:author="Stefanie Lane" w:date="2022-06-23T13:35:00Z">
                  <w:rPr>
                    <w:ins w:id="4703" w:author="Stefanie Lane" w:date="2022-06-23T13:35:00Z"/>
                  </w:rPr>
                </w:rPrChange>
              </w:rPr>
              <w:pPrChange w:id="4704" w:author="Stefanie Lane" w:date="2022-06-23T13:35:00Z">
                <w:pPr/>
              </w:pPrChange>
            </w:pPr>
            <w:ins w:id="4705" w:author="Stefanie Lane" w:date="2022-06-23T13:35:00Z">
              <w:r w:rsidRPr="00CB11B1">
                <w:rPr>
                  <w:rFonts w:ascii="Calibri" w:eastAsia="Times New Roman" w:hAnsi="Calibri" w:cs="Calibri"/>
                  <w:i/>
                  <w:iCs/>
                  <w:color w:val="000000"/>
                  <w:sz w:val="20"/>
                  <w:szCs w:val="20"/>
                  <w:rPrChange w:id="4706" w:author="Stefanie Lane" w:date="2022-06-23T13:35:00Z">
                    <w:rPr/>
                  </w:rPrChange>
                </w:rPr>
                <w:t>Galium trifidum</w:t>
              </w:r>
            </w:ins>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CB11B1" w:rsidRDefault="00CB11B1" w:rsidP="00CB11B1">
            <w:pPr>
              <w:spacing w:after="0" w:line="240" w:lineRule="auto"/>
              <w:jc w:val="center"/>
              <w:rPr>
                <w:ins w:id="4707" w:author="Stefanie Lane" w:date="2022-06-23T13:35:00Z"/>
                <w:rFonts w:ascii="Calibri" w:eastAsia="Times New Roman" w:hAnsi="Calibri" w:cs="Calibri"/>
                <w:color w:val="000000"/>
                <w:sz w:val="20"/>
                <w:szCs w:val="20"/>
                <w:rPrChange w:id="4708" w:author="Stefanie Lane" w:date="2022-06-23T13:35:00Z">
                  <w:rPr>
                    <w:ins w:id="4709" w:author="Stefanie Lane" w:date="2022-06-23T13:35:00Z"/>
                  </w:rPr>
                </w:rPrChange>
              </w:rPr>
              <w:pPrChange w:id="4710" w:author="Stefanie Lane" w:date="2022-06-23T13:35:00Z">
                <w:pPr>
                  <w:jc w:val="center"/>
                </w:pPr>
              </w:pPrChange>
            </w:pPr>
            <w:ins w:id="4711" w:author="Stefanie Lane" w:date="2022-06-23T13:35:00Z">
              <w:r w:rsidRPr="00CB11B1">
                <w:rPr>
                  <w:rFonts w:ascii="Calibri" w:eastAsia="Times New Roman" w:hAnsi="Calibri" w:cs="Calibri"/>
                  <w:color w:val="000000"/>
                  <w:sz w:val="20"/>
                  <w:szCs w:val="20"/>
                  <w:rPrChange w:id="4712" w:author="Stefanie Lane" w:date="2022-06-23T13:35:00Z">
                    <w:rPr/>
                  </w:rPrChange>
                </w:rPr>
                <w:t>0.348</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CB11B1" w:rsidRDefault="00CB11B1" w:rsidP="00CB11B1">
            <w:pPr>
              <w:spacing w:after="0" w:line="240" w:lineRule="auto"/>
              <w:jc w:val="center"/>
              <w:rPr>
                <w:ins w:id="4713" w:author="Stefanie Lane" w:date="2022-06-23T13:35:00Z"/>
                <w:rFonts w:ascii="Calibri" w:eastAsia="Times New Roman" w:hAnsi="Calibri" w:cs="Calibri"/>
                <w:color w:val="000000"/>
                <w:sz w:val="20"/>
                <w:szCs w:val="20"/>
                <w:rPrChange w:id="4714" w:author="Stefanie Lane" w:date="2022-06-23T13:35:00Z">
                  <w:rPr>
                    <w:ins w:id="4715" w:author="Stefanie Lane" w:date="2022-06-23T13:35:00Z"/>
                  </w:rPr>
                </w:rPrChange>
              </w:rPr>
              <w:pPrChange w:id="4716" w:author="Stefanie Lane" w:date="2022-06-23T13:35:00Z">
                <w:pPr>
                  <w:jc w:val="center"/>
                </w:pPr>
              </w:pPrChange>
            </w:pPr>
            <w:ins w:id="4717" w:author="Stefanie Lane" w:date="2022-06-23T13:35:00Z">
              <w:r w:rsidRPr="00CB11B1">
                <w:rPr>
                  <w:rFonts w:ascii="Calibri" w:eastAsia="Times New Roman" w:hAnsi="Calibri" w:cs="Calibri"/>
                  <w:color w:val="000000"/>
                  <w:sz w:val="20"/>
                  <w:szCs w:val="20"/>
                  <w:rPrChange w:id="4718" w:author="Stefanie Lane" w:date="2022-06-23T13:35:00Z">
                    <w:rPr/>
                  </w:rPrChange>
                </w:rPr>
                <w:t>0.008</w:t>
              </w:r>
            </w:ins>
          </w:p>
        </w:tc>
      </w:tr>
      <w:tr w:rsidR="00CB11B1" w:rsidRPr="00CB11B1" w14:paraId="6423772C" w14:textId="77777777" w:rsidTr="00CB11B1">
        <w:trPr>
          <w:trHeight w:val="260"/>
          <w:ins w:id="4719"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CB11B1" w:rsidRDefault="00CB11B1" w:rsidP="00CB11B1">
            <w:pPr>
              <w:spacing w:after="0" w:line="240" w:lineRule="auto"/>
              <w:rPr>
                <w:ins w:id="4720" w:author="Stefanie Lane" w:date="2022-06-23T13:35:00Z"/>
                <w:rFonts w:ascii="Calibri" w:eastAsia="Times New Roman" w:hAnsi="Calibri" w:cs="Calibri"/>
                <w:color w:val="000000"/>
                <w:sz w:val="20"/>
                <w:szCs w:val="20"/>
                <w:rPrChange w:id="4721" w:author="Stefanie Lane" w:date="2022-06-23T13:35:00Z">
                  <w:rPr>
                    <w:ins w:id="4722" w:author="Stefanie Lane" w:date="2022-06-23T13:35:00Z"/>
                  </w:rPr>
                </w:rPrChange>
              </w:rPr>
              <w:pPrChange w:id="4723" w:author="Stefanie Lane" w:date="2022-06-23T13:35:00Z">
                <w:pPr/>
              </w:pPrChange>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CB11B1" w:rsidRDefault="00CB11B1" w:rsidP="00CB11B1">
            <w:pPr>
              <w:spacing w:after="0" w:line="240" w:lineRule="auto"/>
              <w:rPr>
                <w:ins w:id="4724" w:author="Stefanie Lane" w:date="2022-06-23T13:35:00Z"/>
                <w:rFonts w:ascii="Calibri" w:eastAsia="Times New Roman" w:hAnsi="Calibri" w:cs="Calibri"/>
                <w:i/>
                <w:iCs/>
                <w:sz w:val="20"/>
                <w:szCs w:val="20"/>
                <w:rPrChange w:id="4725" w:author="Stefanie Lane" w:date="2022-06-23T13:35:00Z">
                  <w:rPr>
                    <w:ins w:id="4726" w:author="Stefanie Lane" w:date="2022-06-23T13:35:00Z"/>
                  </w:rPr>
                </w:rPrChange>
              </w:rPr>
              <w:pPrChange w:id="4727" w:author="Stefanie Lane" w:date="2022-06-23T13:35:00Z">
                <w:pPr/>
              </w:pPrChange>
            </w:pPr>
            <w:ins w:id="4728" w:author="Stefanie Lane" w:date="2022-06-23T13:35:00Z">
              <w:r w:rsidRPr="00CB11B1">
                <w:rPr>
                  <w:rFonts w:ascii="Calibri" w:eastAsia="Times New Roman" w:hAnsi="Calibri" w:cs="Calibri"/>
                  <w:i/>
                  <w:iCs/>
                  <w:sz w:val="20"/>
                  <w:szCs w:val="20"/>
                  <w:rPrChange w:id="4729" w:author="Stefanie Lane" w:date="2022-06-23T13:35:00Z">
                    <w:rPr/>
                  </w:rPrChange>
                </w:rPr>
                <w:t>Mentha aquatica</w:t>
              </w:r>
            </w:ins>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CB11B1" w:rsidRDefault="00CB11B1" w:rsidP="00CB11B1">
            <w:pPr>
              <w:spacing w:after="0" w:line="240" w:lineRule="auto"/>
              <w:jc w:val="center"/>
              <w:rPr>
                <w:ins w:id="4730" w:author="Stefanie Lane" w:date="2022-06-23T13:35:00Z"/>
                <w:rFonts w:ascii="Calibri" w:eastAsia="Times New Roman" w:hAnsi="Calibri" w:cs="Calibri"/>
                <w:color w:val="000000"/>
                <w:sz w:val="20"/>
                <w:szCs w:val="20"/>
                <w:rPrChange w:id="4731" w:author="Stefanie Lane" w:date="2022-06-23T13:35:00Z">
                  <w:rPr>
                    <w:ins w:id="4732" w:author="Stefanie Lane" w:date="2022-06-23T13:35:00Z"/>
                  </w:rPr>
                </w:rPrChange>
              </w:rPr>
              <w:pPrChange w:id="4733" w:author="Stefanie Lane" w:date="2022-06-23T13:35:00Z">
                <w:pPr>
                  <w:jc w:val="center"/>
                </w:pPr>
              </w:pPrChange>
            </w:pPr>
            <w:ins w:id="4734" w:author="Stefanie Lane" w:date="2022-06-23T13:35:00Z">
              <w:r w:rsidRPr="00CB11B1">
                <w:rPr>
                  <w:rFonts w:ascii="Calibri" w:eastAsia="Times New Roman" w:hAnsi="Calibri" w:cs="Calibri"/>
                  <w:color w:val="000000"/>
                  <w:sz w:val="20"/>
                  <w:szCs w:val="20"/>
                  <w:rPrChange w:id="4735" w:author="Stefanie Lane" w:date="2022-06-23T13:35:00Z">
                    <w:rPr/>
                  </w:rPrChange>
                </w:rPr>
                <w:t>0.313</w:t>
              </w:r>
            </w:ins>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CB11B1" w:rsidRDefault="00CB11B1" w:rsidP="00CB11B1">
            <w:pPr>
              <w:spacing w:after="0" w:line="240" w:lineRule="auto"/>
              <w:jc w:val="center"/>
              <w:rPr>
                <w:ins w:id="4736" w:author="Stefanie Lane" w:date="2022-06-23T13:35:00Z"/>
                <w:rFonts w:ascii="Calibri" w:eastAsia="Times New Roman" w:hAnsi="Calibri" w:cs="Calibri"/>
                <w:color w:val="000000"/>
                <w:sz w:val="20"/>
                <w:szCs w:val="20"/>
                <w:rPrChange w:id="4737" w:author="Stefanie Lane" w:date="2022-06-23T13:35:00Z">
                  <w:rPr>
                    <w:ins w:id="4738" w:author="Stefanie Lane" w:date="2022-06-23T13:35:00Z"/>
                  </w:rPr>
                </w:rPrChange>
              </w:rPr>
              <w:pPrChange w:id="4739" w:author="Stefanie Lane" w:date="2022-06-23T13:35:00Z">
                <w:pPr>
                  <w:jc w:val="center"/>
                </w:pPr>
              </w:pPrChange>
            </w:pPr>
            <w:ins w:id="4740" w:author="Stefanie Lane" w:date="2022-06-23T13:35:00Z">
              <w:r w:rsidRPr="00CB11B1">
                <w:rPr>
                  <w:rFonts w:ascii="Calibri" w:eastAsia="Times New Roman" w:hAnsi="Calibri" w:cs="Calibri"/>
                  <w:color w:val="000000"/>
                  <w:sz w:val="20"/>
                  <w:szCs w:val="20"/>
                  <w:rPrChange w:id="4741" w:author="Stefanie Lane" w:date="2022-06-23T13:35:00Z">
                    <w:rPr/>
                  </w:rPrChange>
                </w:rPr>
                <w:t>0.010</w:t>
              </w:r>
            </w:ins>
          </w:p>
        </w:tc>
        <w:tc>
          <w:tcPr>
            <w:tcW w:w="240" w:type="dxa"/>
            <w:tcBorders>
              <w:top w:val="nil"/>
              <w:left w:val="nil"/>
              <w:bottom w:val="nil"/>
              <w:right w:val="nil"/>
            </w:tcBorders>
            <w:shd w:val="clear" w:color="auto" w:fill="auto"/>
            <w:noWrap/>
            <w:vAlign w:val="bottom"/>
            <w:hideMark/>
          </w:tcPr>
          <w:p w14:paraId="4942EE67" w14:textId="77777777" w:rsidR="00CB11B1" w:rsidRPr="00CB11B1" w:rsidRDefault="00CB11B1" w:rsidP="00CB11B1">
            <w:pPr>
              <w:spacing w:after="0" w:line="240" w:lineRule="auto"/>
              <w:jc w:val="center"/>
              <w:rPr>
                <w:ins w:id="4742" w:author="Stefanie Lane" w:date="2022-06-23T13:35:00Z"/>
                <w:rFonts w:ascii="Calibri" w:eastAsia="Times New Roman" w:hAnsi="Calibri" w:cs="Calibri"/>
                <w:color w:val="000000"/>
                <w:sz w:val="20"/>
                <w:szCs w:val="20"/>
                <w:rPrChange w:id="4743" w:author="Stefanie Lane" w:date="2022-06-23T13:35:00Z">
                  <w:rPr>
                    <w:ins w:id="4744" w:author="Stefanie Lane" w:date="2022-06-23T13:35:00Z"/>
                  </w:rPr>
                </w:rPrChange>
              </w:rPr>
              <w:pPrChange w:id="4745"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27C0C7FD" w14:textId="77777777" w:rsidR="00CB11B1" w:rsidRPr="00CB11B1" w:rsidRDefault="00CB11B1" w:rsidP="00CB11B1">
            <w:pPr>
              <w:spacing w:after="0" w:line="240" w:lineRule="auto"/>
              <w:rPr>
                <w:ins w:id="4746" w:author="Stefanie Lane" w:date="2022-06-23T13:35:00Z"/>
                <w:rFonts w:ascii="Calibri" w:eastAsia="Times New Roman" w:hAnsi="Calibri" w:cs="Calibri"/>
                <w:i/>
                <w:iCs/>
                <w:sz w:val="20"/>
                <w:szCs w:val="20"/>
                <w:rPrChange w:id="4747" w:author="Stefanie Lane" w:date="2022-06-23T13:35:00Z">
                  <w:rPr>
                    <w:ins w:id="4748" w:author="Stefanie Lane" w:date="2022-06-23T13:35:00Z"/>
                  </w:rPr>
                </w:rPrChange>
              </w:rPr>
              <w:pPrChange w:id="4749" w:author="Stefanie Lane" w:date="2022-06-23T13:35:00Z">
                <w:pPr/>
              </w:pPrChange>
            </w:pPr>
            <w:ins w:id="4750" w:author="Stefanie Lane" w:date="2022-06-23T13:35:00Z">
              <w:r w:rsidRPr="00CB11B1">
                <w:rPr>
                  <w:rFonts w:ascii="Calibri" w:eastAsia="Times New Roman" w:hAnsi="Calibri" w:cs="Calibri"/>
                  <w:i/>
                  <w:iCs/>
                  <w:sz w:val="20"/>
                  <w:szCs w:val="20"/>
                  <w:rPrChange w:id="4751" w:author="Stefanie Lane" w:date="2022-06-23T13:35:00Z">
                    <w:rPr/>
                  </w:rPrChange>
                </w:rPr>
                <w:t>Myosotis scorpioides</w:t>
              </w:r>
            </w:ins>
          </w:p>
        </w:tc>
        <w:tc>
          <w:tcPr>
            <w:tcW w:w="706" w:type="dxa"/>
            <w:tcBorders>
              <w:top w:val="nil"/>
              <w:left w:val="nil"/>
              <w:bottom w:val="nil"/>
              <w:right w:val="nil"/>
            </w:tcBorders>
            <w:shd w:val="clear" w:color="auto" w:fill="auto"/>
            <w:noWrap/>
            <w:vAlign w:val="bottom"/>
            <w:hideMark/>
          </w:tcPr>
          <w:p w14:paraId="29C4F98C" w14:textId="77777777" w:rsidR="00CB11B1" w:rsidRPr="00CB11B1" w:rsidRDefault="00CB11B1" w:rsidP="00CB11B1">
            <w:pPr>
              <w:spacing w:after="0" w:line="240" w:lineRule="auto"/>
              <w:jc w:val="center"/>
              <w:rPr>
                <w:ins w:id="4752" w:author="Stefanie Lane" w:date="2022-06-23T13:35:00Z"/>
                <w:rFonts w:ascii="Calibri" w:eastAsia="Times New Roman" w:hAnsi="Calibri" w:cs="Calibri"/>
                <w:color w:val="000000"/>
                <w:sz w:val="20"/>
                <w:szCs w:val="20"/>
                <w:rPrChange w:id="4753" w:author="Stefanie Lane" w:date="2022-06-23T13:35:00Z">
                  <w:rPr>
                    <w:ins w:id="4754" w:author="Stefanie Lane" w:date="2022-06-23T13:35:00Z"/>
                  </w:rPr>
                </w:rPrChange>
              </w:rPr>
              <w:pPrChange w:id="4755" w:author="Stefanie Lane" w:date="2022-06-23T13:35:00Z">
                <w:pPr>
                  <w:jc w:val="center"/>
                </w:pPr>
              </w:pPrChange>
            </w:pPr>
            <w:ins w:id="4756" w:author="Stefanie Lane" w:date="2022-06-23T13:35:00Z">
              <w:r w:rsidRPr="00CB11B1">
                <w:rPr>
                  <w:rFonts w:ascii="Calibri" w:eastAsia="Times New Roman" w:hAnsi="Calibri" w:cs="Calibri"/>
                  <w:color w:val="000000"/>
                  <w:sz w:val="20"/>
                  <w:szCs w:val="20"/>
                  <w:rPrChange w:id="4757" w:author="Stefanie Lane" w:date="2022-06-23T13:35:00Z">
                    <w:rPr/>
                  </w:rPrChange>
                </w:rPr>
                <w:t>0.356</w:t>
              </w:r>
            </w:ins>
          </w:p>
        </w:tc>
        <w:tc>
          <w:tcPr>
            <w:tcW w:w="737" w:type="dxa"/>
            <w:tcBorders>
              <w:top w:val="nil"/>
              <w:left w:val="nil"/>
              <w:bottom w:val="nil"/>
              <w:right w:val="nil"/>
            </w:tcBorders>
            <w:shd w:val="clear" w:color="auto" w:fill="auto"/>
            <w:noWrap/>
            <w:vAlign w:val="bottom"/>
            <w:hideMark/>
          </w:tcPr>
          <w:p w14:paraId="04A63206" w14:textId="77777777" w:rsidR="00CB11B1" w:rsidRPr="00CB11B1" w:rsidRDefault="00CB11B1" w:rsidP="00CB11B1">
            <w:pPr>
              <w:spacing w:after="0" w:line="240" w:lineRule="auto"/>
              <w:jc w:val="center"/>
              <w:rPr>
                <w:ins w:id="4758" w:author="Stefanie Lane" w:date="2022-06-23T13:35:00Z"/>
                <w:rFonts w:ascii="Calibri" w:eastAsia="Times New Roman" w:hAnsi="Calibri" w:cs="Calibri"/>
                <w:color w:val="000000"/>
                <w:sz w:val="20"/>
                <w:szCs w:val="20"/>
                <w:rPrChange w:id="4759" w:author="Stefanie Lane" w:date="2022-06-23T13:35:00Z">
                  <w:rPr>
                    <w:ins w:id="4760" w:author="Stefanie Lane" w:date="2022-06-23T13:35:00Z"/>
                  </w:rPr>
                </w:rPrChange>
              </w:rPr>
              <w:pPrChange w:id="4761" w:author="Stefanie Lane" w:date="2022-06-23T13:35:00Z">
                <w:pPr>
                  <w:jc w:val="center"/>
                </w:pPr>
              </w:pPrChange>
            </w:pPr>
            <w:ins w:id="4762" w:author="Stefanie Lane" w:date="2022-06-23T13:35:00Z">
              <w:r w:rsidRPr="00CB11B1">
                <w:rPr>
                  <w:rFonts w:ascii="Calibri" w:eastAsia="Times New Roman" w:hAnsi="Calibri" w:cs="Calibri"/>
                  <w:color w:val="000000"/>
                  <w:sz w:val="20"/>
                  <w:szCs w:val="20"/>
                  <w:rPrChange w:id="4763" w:author="Stefanie Lane" w:date="2022-06-23T13:35:00Z">
                    <w:rPr/>
                  </w:rPrChange>
                </w:rPr>
                <w:t>0.019</w:t>
              </w:r>
            </w:ins>
          </w:p>
        </w:tc>
        <w:tc>
          <w:tcPr>
            <w:tcW w:w="240" w:type="dxa"/>
            <w:tcBorders>
              <w:top w:val="nil"/>
              <w:left w:val="nil"/>
              <w:bottom w:val="nil"/>
              <w:right w:val="nil"/>
            </w:tcBorders>
            <w:shd w:val="clear" w:color="auto" w:fill="auto"/>
            <w:noWrap/>
            <w:vAlign w:val="bottom"/>
            <w:hideMark/>
          </w:tcPr>
          <w:p w14:paraId="76D9D290" w14:textId="77777777" w:rsidR="00CB11B1" w:rsidRPr="00CB11B1" w:rsidRDefault="00CB11B1" w:rsidP="00CB11B1">
            <w:pPr>
              <w:spacing w:after="0" w:line="240" w:lineRule="auto"/>
              <w:jc w:val="center"/>
              <w:rPr>
                <w:ins w:id="4764" w:author="Stefanie Lane" w:date="2022-06-23T13:35:00Z"/>
                <w:rFonts w:ascii="Calibri" w:eastAsia="Times New Roman" w:hAnsi="Calibri" w:cs="Calibri"/>
                <w:color w:val="000000"/>
                <w:sz w:val="20"/>
                <w:szCs w:val="20"/>
                <w:rPrChange w:id="4765" w:author="Stefanie Lane" w:date="2022-06-23T13:35:00Z">
                  <w:rPr>
                    <w:ins w:id="4766" w:author="Stefanie Lane" w:date="2022-06-23T13:35:00Z"/>
                  </w:rPr>
                </w:rPrChange>
              </w:rPr>
              <w:pPrChange w:id="4767" w:author="Stefanie Lane" w:date="2022-06-23T13:35:00Z">
                <w:pPr>
                  <w:jc w:val="center"/>
                </w:pPr>
              </w:pPrChange>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CB11B1" w:rsidRDefault="00CB11B1" w:rsidP="00CB11B1">
            <w:pPr>
              <w:spacing w:after="0" w:line="240" w:lineRule="auto"/>
              <w:rPr>
                <w:ins w:id="4768" w:author="Stefanie Lane" w:date="2022-06-23T13:35:00Z"/>
                <w:rFonts w:ascii="Calibri" w:eastAsia="Times New Roman" w:hAnsi="Calibri" w:cs="Calibri"/>
                <w:i/>
                <w:iCs/>
                <w:color w:val="000000"/>
                <w:sz w:val="20"/>
                <w:szCs w:val="20"/>
                <w:rPrChange w:id="4769" w:author="Stefanie Lane" w:date="2022-06-23T13:35:00Z">
                  <w:rPr>
                    <w:ins w:id="4770" w:author="Stefanie Lane" w:date="2022-06-23T13:35:00Z"/>
                  </w:rPr>
                </w:rPrChange>
              </w:rPr>
              <w:pPrChange w:id="4771" w:author="Stefanie Lane" w:date="2022-06-23T13:35:00Z">
                <w:pPr/>
              </w:pPrChange>
            </w:pPr>
            <w:ins w:id="4772" w:author="Stefanie Lane" w:date="2022-06-23T13:35:00Z">
              <w:r w:rsidRPr="00CB11B1">
                <w:rPr>
                  <w:rFonts w:ascii="Calibri" w:eastAsia="Times New Roman" w:hAnsi="Calibri" w:cs="Calibri"/>
                  <w:i/>
                  <w:iCs/>
                  <w:color w:val="000000"/>
                  <w:sz w:val="20"/>
                  <w:szCs w:val="20"/>
                  <w:rPrChange w:id="4773" w:author="Stefanie Lane" w:date="2022-06-23T13:35:00Z">
                    <w:rPr/>
                  </w:rPrChange>
                </w:rPr>
                <w:t>Bidens cernua</w:t>
              </w:r>
            </w:ins>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CB11B1" w:rsidRDefault="00CB11B1" w:rsidP="00CB11B1">
            <w:pPr>
              <w:spacing w:after="0" w:line="240" w:lineRule="auto"/>
              <w:jc w:val="center"/>
              <w:rPr>
                <w:ins w:id="4774" w:author="Stefanie Lane" w:date="2022-06-23T13:35:00Z"/>
                <w:rFonts w:ascii="Calibri" w:eastAsia="Times New Roman" w:hAnsi="Calibri" w:cs="Calibri"/>
                <w:color w:val="000000"/>
                <w:sz w:val="20"/>
                <w:szCs w:val="20"/>
                <w:rPrChange w:id="4775" w:author="Stefanie Lane" w:date="2022-06-23T13:35:00Z">
                  <w:rPr>
                    <w:ins w:id="4776" w:author="Stefanie Lane" w:date="2022-06-23T13:35:00Z"/>
                  </w:rPr>
                </w:rPrChange>
              </w:rPr>
              <w:pPrChange w:id="4777" w:author="Stefanie Lane" w:date="2022-06-23T13:35:00Z">
                <w:pPr>
                  <w:jc w:val="center"/>
                </w:pPr>
              </w:pPrChange>
            </w:pPr>
            <w:ins w:id="4778" w:author="Stefanie Lane" w:date="2022-06-23T13:35:00Z">
              <w:r w:rsidRPr="00CB11B1">
                <w:rPr>
                  <w:rFonts w:ascii="Calibri" w:eastAsia="Times New Roman" w:hAnsi="Calibri" w:cs="Calibri"/>
                  <w:color w:val="000000"/>
                  <w:sz w:val="20"/>
                  <w:szCs w:val="20"/>
                  <w:rPrChange w:id="4779" w:author="Stefanie Lane" w:date="2022-06-23T13:35:00Z">
                    <w:rPr/>
                  </w:rPrChange>
                </w:rPr>
                <w:t>0.323</w:t>
              </w:r>
            </w:ins>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CB11B1" w:rsidRDefault="00CB11B1" w:rsidP="00CB11B1">
            <w:pPr>
              <w:spacing w:after="0" w:line="240" w:lineRule="auto"/>
              <w:jc w:val="center"/>
              <w:rPr>
                <w:ins w:id="4780" w:author="Stefanie Lane" w:date="2022-06-23T13:35:00Z"/>
                <w:rFonts w:ascii="Calibri" w:eastAsia="Times New Roman" w:hAnsi="Calibri" w:cs="Calibri"/>
                <w:color w:val="000000"/>
                <w:sz w:val="20"/>
                <w:szCs w:val="20"/>
                <w:rPrChange w:id="4781" w:author="Stefanie Lane" w:date="2022-06-23T13:35:00Z">
                  <w:rPr>
                    <w:ins w:id="4782" w:author="Stefanie Lane" w:date="2022-06-23T13:35:00Z"/>
                  </w:rPr>
                </w:rPrChange>
              </w:rPr>
              <w:pPrChange w:id="4783" w:author="Stefanie Lane" w:date="2022-06-23T13:35:00Z">
                <w:pPr>
                  <w:jc w:val="center"/>
                </w:pPr>
              </w:pPrChange>
            </w:pPr>
            <w:ins w:id="4784" w:author="Stefanie Lane" w:date="2022-06-23T13:35:00Z">
              <w:r w:rsidRPr="00CB11B1">
                <w:rPr>
                  <w:rFonts w:ascii="Calibri" w:eastAsia="Times New Roman" w:hAnsi="Calibri" w:cs="Calibri"/>
                  <w:color w:val="000000"/>
                  <w:sz w:val="20"/>
                  <w:szCs w:val="20"/>
                  <w:rPrChange w:id="4785" w:author="Stefanie Lane" w:date="2022-06-23T13:35:00Z">
                    <w:rPr/>
                  </w:rPrChange>
                </w:rPr>
                <w:t>0.012</w:t>
              </w:r>
            </w:ins>
          </w:p>
        </w:tc>
      </w:tr>
      <w:tr w:rsidR="00CB11B1" w:rsidRPr="00CB11B1" w14:paraId="180F6E21" w14:textId="77777777" w:rsidTr="00CB11B1">
        <w:trPr>
          <w:trHeight w:val="260"/>
          <w:ins w:id="4786"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CB11B1" w:rsidRDefault="00CB11B1" w:rsidP="00CB11B1">
            <w:pPr>
              <w:spacing w:after="0" w:line="240" w:lineRule="auto"/>
              <w:rPr>
                <w:ins w:id="4787" w:author="Stefanie Lane" w:date="2022-06-23T13:35:00Z"/>
                <w:rFonts w:ascii="Calibri" w:eastAsia="Times New Roman" w:hAnsi="Calibri" w:cs="Calibri"/>
                <w:color w:val="000000"/>
                <w:sz w:val="20"/>
                <w:szCs w:val="20"/>
                <w:rPrChange w:id="4788" w:author="Stefanie Lane" w:date="2022-06-23T13:35:00Z">
                  <w:rPr>
                    <w:ins w:id="4789" w:author="Stefanie Lane" w:date="2022-06-23T13:35:00Z"/>
                  </w:rPr>
                </w:rPrChange>
              </w:rPr>
              <w:pPrChange w:id="4790" w:author="Stefanie Lane" w:date="2022-06-23T13:35:00Z">
                <w:pPr/>
              </w:pPrChange>
            </w:pPr>
          </w:p>
        </w:tc>
        <w:tc>
          <w:tcPr>
            <w:tcW w:w="3077" w:type="dxa"/>
            <w:tcBorders>
              <w:top w:val="nil"/>
              <w:left w:val="nil"/>
              <w:bottom w:val="nil"/>
              <w:right w:val="nil"/>
            </w:tcBorders>
            <w:shd w:val="clear" w:color="auto" w:fill="auto"/>
            <w:noWrap/>
            <w:vAlign w:val="bottom"/>
            <w:hideMark/>
          </w:tcPr>
          <w:p w14:paraId="701CB9A0" w14:textId="77777777" w:rsidR="00CB11B1" w:rsidRPr="00CB11B1" w:rsidRDefault="00CB11B1" w:rsidP="00CB11B1">
            <w:pPr>
              <w:spacing w:after="0" w:line="240" w:lineRule="auto"/>
              <w:jc w:val="center"/>
              <w:rPr>
                <w:ins w:id="4791" w:author="Stefanie Lane" w:date="2022-06-23T13:35:00Z"/>
                <w:rFonts w:ascii="Calibri" w:eastAsia="Times New Roman" w:hAnsi="Calibri" w:cs="Calibri"/>
                <w:color w:val="000000"/>
                <w:sz w:val="20"/>
                <w:szCs w:val="20"/>
                <w:rPrChange w:id="4792" w:author="Stefanie Lane" w:date="2022-06-23T13:35:00Z">
                  <w:rPr>
                    <w:ins w:id="4793" w:author="Stefanie Lane" w:date="2022-06-23T13:35:00Z"/>
                  </w:rPr>
                </w:rPrChange>
              </w:rPr>
              <w:pPrChange w:id="4794" w:author="Stefanie Lane" w:date="2022-06-23T13:35:00Z">
                <w:pPr>
                  <w:jc w:val="center"/>
                </w:pPr>
              </w:pPrChange>
            </w:pPr>
          </w:p>
        </w:tc>
        <w:tc>
          <w:tcPr>
            <w:tcW w:w="696" w:type="dxa"/>
            <w:tcBorders>
              <w:top w:val="nil"/>
              <w:left w:val="nil"/>
              <w:bottom w:val="nil"/>
              <w:right w:val="nil"/>
            </w:tcBorders>
            <w:shd w:val="clear" w:color="auto" w:fill="auto"/>
            <w:noWrap/>
            <w:vAlign w:val="bottom"/>
            <w:hideMark/>
          </w:tcPr>
          <w:p w14:paraId="190A2AAF" w14:textId="77777777" w:rsidR="00CB11B1" w:rsidRPr="00CB11B1" w:rsidRDefault="00CB11B1" w:rsidP="00CB11B1">
            <w:pPr>
              <w:spacing w:after="0" w:line="240" w:lineRule="auto"/>
              <w:rPr>
                <w:ins w:id="4795" w:author="Stefanie Lane" w:date="2022-06-23T13:35:00Z"/>
                <w:rFonts w:ascii="Times New Roman" w:eastAsia="Times New Roman" w:hAnsi="Times New Roman" w:cs="Times New Roman"/>
                <w:sz w:val="20"/>
                <w:szCs w:val="20"/>
                <w:rPrChange w:id="4796" w:author="Stefanie Lane" w:date="2022-06-23T13:35:00Z">
                  <w:rPr>
                    <w:ins w:id="4797" w:author="Stefanie Lane" w:date="2022-06-23T13:35:00Z"/>
                  </w:rPr>
                </w:rPrChange>
              </w:rPr>
              <w:pPrChange w:id="4798" w:author="Stefanie Lane" w:date="2022-06-23T13:35:00Z">
                <w:pPr/>
              </w:pPrChange>
            </w:pPr>
          </w:p>
        </w:tc>
        <w:tc>
          <w:tcPr>
            <w:tcW w:w="727" w:type="dxa"/>
            <w:tcBorders>
              <w:top w:val="nil"/>
              <w:left w:val="nil"/>
              <w:bottom w:val="nil"/>
              <w:right w:val="nil"/>
            </w:tcBorders>
            <w:shd w:val="clear" w:color="auto" w:fill="auto"/>
            <w:noWrap/>
            <w:vAlign w:val="bottom"/>
            <w:hideMark/>
          </w:tcPr>
          <w:p w14:paraId="36144348" w14:textId="77777777" w:rsidR="00CB11B1" w:rsidRPr="00CB11B1" w:rsidRDefault="00CB11B1" w:rsidP="00CB11B1">
            <w:pPr>
              <w:spacing w:after="0" w:line="240" w:lineRule="auto"/>
              <w:jc w:val="center"/>
              <w:rPr>
                <w:ins w:id="4799" w:author="Stefanie Lane" w:date="2022-06-23T13:35:00Z"/>
                <w:rFonts w:ascii="Times New Roman" w:eastAsia="Times New Roman" w:hAnsi="Times New Roman" w:cs="Times New Roman"/>
                <w:sz w:val="20"/>
                <w:szCs w:val="20"/>
                <w:rPrChange w:id="4800" w:author="Stefanie Lane" w:date="2022-06-23T13:35:00Z">
                  <w:rPr>
                    <w:ins w:id="4801" w:author="Stefanie Lane" w:date="2022-06-23T13:35:00Z"/>
                  </w:rPr>
                </w:rPrChange>
              </w:rPr>
              <w:pPrChange w:id="4802"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4265F47A" w14:textId="77777777" w:rsidR="00CB11B1" w:rsidRPr="00CB11B1" w:rsidRDefault="00CB11B1" w:rsidP="00CB11B1">
            <w:pPr>
              <w:spacing w:after="0" w:line="240" w:lineRule="auto"/>
              <w:jc w:val="center"/>
              <w:rPr>
                <w:ins w:id="4803" w:author="Stefanie Lane" w:date="2022-06-23T13:35:00Z"/>
                <w:rFonts w:ascii="Times New Roman" w:eastAsia="Times New Roman" w:hAnsi="Times New Roman" w:cs="Times New Roman"/>
                <w:sz w:val="20"/>
                <w:szCs w:val="20"/>
                <w:rPrChange w:id="4804" w:author="Stefanie Lane" w:date="2022-06-23T13:35:00Z">
                  <w:rPr>
                    <w:ins w:id="4805" w:author="Stefanie Lane" w:date="2022-06-23T13:35:00Z"/>
                  </w:rPr>
                </w:rPrChange>
              </w:rPr>
              <w:pPrChange w:id="4806" w:author="Stefanie Lane" w:date="2022-06-23T13:35:00Z">
                <w:pPr>
                  <w:jc w:val="center"/>
                </w:pPr>
              </w:pPrChange>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CB11B1" w:rsidRDefault="00CB11B1" w:rsidP="00CB11B1">
            <w:pPr>
              <w:spacing w:after="0" w:line="240" w:lineRule="auto"/>
              <w:rPr>
                <w:ins w:id="4807" w:author="Stefanie Lane" w:date="2022-06-23T13:35:00Z"/>
                <w:rFonts w:ascii="Calibri" w:eastAsia="Times New Roman" w:hAnsi="Calibri" w:cs="Calibri"/>
                <w:sz w:val="20"/>
                <w:szCs w:val="20"/>
                <w:rPrChange w:id="4808" w:author="Stefanie Lane" w:date="2022-06-23T13:35:00Z">
                  <w:rPr>
                    <w:ins w:id="4809" w:author="Stefanie Lane" w:date="2022-06-23T13:35:00Z"/>
                  </w:rPr>
                </w:rPrChange>
              </w:rPr>
              <w:pPrChange w:id="4810" w:author="Stefanie Lane" w:date="2022-06-23T13:35:00Z">
                <w:pPr/>
              </w:pPrChange>
            </w:pPr>
            <w:proofErr w:type="spellStart"/>
            <w:ins w:id="4811" w:author="Stefanie Lane" w:date="2022-06-23T13:35:00Z">
              <w:r w:rsidRPr="00CB11B1">
                <w:rPr>
                  <w:rFonts w:ascii="Calibri" w:eastAsia="Times New Roman" w:hAnsi="Calibri" w:cs="Calibri"/>
                  <w:sz w:val="20"/>
                  <w:szCs w:val="20"/>
                  <w:rPrChange w:id="4812" w:author="Stefanie Lane" w:date="2022-06-23T13:35:00Z">
                    <w:rPr/>
                  </w:rPrChange>
                </w:rPr>
                <w:t>Poaceae</w:t>
              </w:r>
              <w:proofErr w:type="spellEnd"/>
              <w:r w:rsidRPr="00CB11B1">
                <w:rPr>
                  <w:rFonts w:ascii="Calibri" w:eastAsia="Times New Roman" w:hAnsi="Calibri" w:cs="Calibri"/>
                  <w:sz w:val="20"/>
                  <w:szCs w:val="20"/>
                  <w:rPrChange w:id="4813" w:author="Stefanie Lane" w:date="2022-06-23T13:35:00Z">
                    <w:rPr/>
                  </w:rPrChange>
                </w:rPr>
                <w:t xml:space="preserve"> (unidentified sp.)</w:t>
              </w:r>
            </w:ins>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CB11B1" w:rsidRDefault="00CB11B1" w:rsidP="00CB11B1">
            <w:pPr>
              <w:spacing w:after="0" w:line="240" w:lineRule="auto"/>
              <w:jc w:val="center"/>
              <w:rPr>
                <w:ins w:id="4814" w:author="Stefanie Lane" w:date="2022-06-23T13:35:00Z"/>
                <w:rFonts w:ascii="Calibri" w:eastAsia="Times New Roman" w:hAnsi="Calibri" w:cs="Calibri"/>
                <w:color w:val="000000"/>
                <w:sz w:val="20"/>
                <w:szCs w:val="20"/>
                <w:rPrChange w:id="4815" w:author="Stefanie Lane" w:date="2022-06-23T13:35:00Z">
                  <w:rPr>
                    <w:ins w:id="4816" w:author="Stefanie Lane" w:date="2022-06-23T13:35:00Z"/>
                  </w:rPr>
                </w:rPrChange>
              </w:rPr>
              <w:pPrChange w:id="4817" w:author="Stefanie Lane" w:date="2022-06-23T13:35:00Z">
                <w:pPr>
                  <w:jc w:val="center"/>
                </w:pPr>
              </w:pPrChange>
            </w:pPr>
            <w:ins w:id="4818" w:author="Stefanie Lane" w:date="2022-06-23T13:35:00Z">
              <w:r w:rsidRPr="00CB11B1">
                <w:rPr>
                  <w:rFonts w:ascii="Calibri" w:eastAsia="Times New Roman" w:hAnsi="Calibri" w:cs="Calibri"/>
                  <w:color w:val="000000"/>
                  <w:sz w:val="20"/>
                  <w:szCs w:val="20"/>
                  <w:rPrChange w:id="4819" w:author="Stefanie Lane" w:date="2022-06-23T13:35:00Z">
                    <w:rPr/>
                  </w:rPrChange>
                </w:rPr>
                <w:t>0.356</w:t>
              </w:r>
            </w:ins>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CB11B1" w:rsidRDefault="00CB11B1" w:rsidP="00CB11B1">
            <w:pPr>
              <w:spacing w:after="0" w:line="240" w:lineRule="auto"/>
              <w:jc w:val="center"/>
              <w:rPr>
                <w:ins w:id="4820" w:author="Stefanie Lane" w:date="2022-06-23T13:35:00Z"/>
                <w:rFonts w:ascii="Calibri" w:eastAsia="Times New Roman" w:hAnsi="Calibri" w:cs="Calibri"/>
                <w:color w:val="000000"/>
                <w:sz w:val="20"/>
                <w:szCs w:val="20"/>
                <w:rPrChange w:id="4821" w:author="Stefanie Lane" w:date="2022-06-23T13:35:00Z">
                  <w:rPr>
                    <w:ins w:id="4822" w:author="Stefanie Lane" w:date="2022-06-23T13:35:00Z"/>
                  </w:rPr>
                </w:rPrChange>
              </w:rPr>
              <w:pPrChange w:id="4823" w:author="Stefanie Lane" w:date="2022-06-23T13:35:00Z">
                <w:pPr>
                  <w:jc w:val="center"/>
                </w:pPr>
              </w:pPrChange>
            </w:pPr>
            <w:ins w:id="4824" w:author="Stefanie Lane" w:date="2022-06-23T13:35:00Z">
              <w:r w:rsidRPr="00CB11B1">
                <w:rPr>
                  <w:rFonts w:ascii="Calibri" w:eastAsia="Times New Roman" w:hAnsi="Calibri" w:cs="Calibri"/>
                  <w:color w:val="000000"/>
                  <w:sz w:val="20"/>
                  <w:szCs w:val="20"/>
                  <w:rPrChange w:id="4825" w:author="Stefanie Lane" w:date="2022-06-23T13:35:00Z">
                    <w:rPr/>
                  </w:rPrChange>
                </w:rPr>
                <w:t>0.013</w:t>
              </w:r>
            </w:ins>
          </w:p>
        </w:tc>
        <w:tc>
          <w:tcPr>
            <w:tcW w:w="240" w:type="dxa"/>
            <w:tcBorders>
              <w:top w:val="nil"/>
              <w:left w:val="nil"/>
              <w:bottom w:val="nil"/>
              <w:right w:val="nil"/>
            </w:tcBorders>
            <w:shd w:val="clear" w:color="auto" w:fill="auto"/>
            <w:noWrap/>
            <w:vAlign w:val="bottom"/>
            <w:hideMark/>
          </w:tcPr>
          <w:p w14:paraId="6449A0C7" w14:textId="77777777" w:rsidR="00CB11B1" w:rsidRPr="00CB11B1" w:rsidRDefault="00CB11B1" w:rsidP="00CB11B1">
            <w:pPr>
              <w:spacing w:after="0" w:line="240" w:lineRule="auto"/>
              <w:jc w:val="center"/>
              <w:rPr>
                <w:ins w:id="4826" w:author="Stefanie Lane" w:date="2022-06-23T13:35:00Z"/>
                <w:rFonts w:ascii="Calibri" w:eastAsia="Times New Roman" w:hAnsi="Calibri" w:cs="Calibri"/>
                <w:color w:val="000000"/>
                <w:sz w:val="20"/>
                <w:szCs w:val="20"/>
                <w:rPrChange w:id="4827" w:author="Stefanie Lane" w:date="2022-06-23T13:35:00Z">
                  <w:rPr>
                    <w:ins w:id="4828" w:author="Stefanie Lane" w:date="2022-06-23T13:35:00Z"/>
                  </w:rPr>
                </w:rPrChange>
              </w:rPr>
              <w:pPrChange w:id="4829"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77A9DA37" w14:textId="77777777" w:rsidR="00CB11B1" w:rsidRPr="00CB11B1" w:rsidRDefault="00CB11B1" w:rsidP="00CB11B1">
            <w:pPr>
              <w:spacing w:after="0" w:line="240" w:lineRule="auto"/>
              <w:rPr>
                <w:ins w:id="4830" w:author="Stefanie Lane" w:date="2022-06-23T13:35:00Z"/>
                <w:rFonts w:ascii="Times New Roman" w:eastAsia="Times New Roman" w:hAnsi="Times New Roman" w:cs="Times New Roman"/>
                <w:sz w:val="20"/>
                <w:szCs w:val="20"/>
                <w:rPrChange w:id="4831" w:author="Stefanie Lane" w:date="2022-06-23T13:35:00Z">
                  <w:rPr>
                    <w:ins w:id="4832" w:author="Stefanie Lane" w:date="2022-06-23T13:35:00Z"/>
                  </w:rPr>
                </w:rPrChange>
              </w:rPr>
              <w:pPrChange w:id="4833" w:author="Stefanie Lane" w:date="2022-06-23T13:35:00Z">
                <w:pPr/>
              </w:pPrChange>
            </w:pPr>
          </w:p>
        </w:tc>
        <w:tc>
          <w:tcPr>
            <w:tcW w:w="693" w:type="dxa"/>
            <w:tcBorders>
              <w:top w:val="nil"/>
              <w:left w:val="nil"/>
              <w:bottom w:val="nil"/>
              <w:right w:val="nil"/>
            </w:tcBorders>
            <w:shd w:val="clear" w:color="auto" w:fill="auto"/>
            <w:noWrap/>
            <w:vAlign w:val="bottom"/>
            <w:hideMark/>
          </w:tcPr>
          <w:p w14:paraId="4A256DB6" w14:textId="77777777" w:rsidR="00CB11B1" w:rsidRPr="00CB11B1" w:rsidRDefault="00CB11B1" w:rsidP="00CB11B1">
            <w:pPr>
              <w:spacing w:after="0" w:line="240" w:lineRule="auto"/>
              <w:rPr>
                <w:ins w:id="4834" w:author="Stefanie Lane" w:date="2022-06-23T13:35:00Z"/>
                <w:rFonts w:ascii="Times New Roman" w:eastAsia="Times New Roman" w:hAnsi="Times New Roman" w:cs="Times New Roman"/>
                <w:sz w:val="20"/>
                <w:szCs w:val="20"/>
                <w:rPrChange w:id="4835" w:author="Stefanie Lane" w:date="2022-06-23T13:35:00Z">
                  <w:rPr>
                    <w:ins w:id="4836" w:author="Stefanie Lane" w:date="2022-06-23T13:35:00Z"/>
                  </w:rPr>
                </w:rPrChange>
              </w:rPr>
              <w:pPrChange w:id="4837"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CB11B1" w:rsidRDefault="00CB11B1" w:rsidP="00CB11B1">
            <w:pPr>
              <w:spacing w:after="0" w:line="240" w:lineRule="auto"/>
              <w:jc w:val="center"/>
              <w:rPr>
                <w:ins w:id="4838" w:author="Stefanie Lane" w:date="2022-06-23T13:35:00Z"/>
                <w:rFonts w:ascii="Calibri" w:eastAsia="Times New Roman" w:hAnsi="Calibri" w:cs="Calibri"/>
                <w:color w:val="000000"/>
                <w:sz w:val="20"/>
                <w:szCs w:val="20"/>
                <w:rPrChange w:id="4839" w:author="Stefanie Lane" w:date="2022-06-23T13:35:00Z">
                  <w:rPr>
                    <w:ins w:id="4840" w:author="Stefanie Lane" w:date="2022-06-23T13:35:00Z"/>
                  </w:rPr>
                </w:rPrChange>
              </w:rPr>
              <w:pPrChange w:id="4841" w:author="Stefanie Lane" w:date="2022-06-23T13:35:00Z">
                <w:pPr>
                  <w:jc w:val="center"/>
                </w:pPr>
              </w:pPrChange>
            </w:pPr>
            <w:ins w:id="4842" w:author="Stefanie Lane" w:date="2022-06-23T13:35:00Z">
              <w:r w:rsidRPr="00CB11B1">
                <w:rPr>
                  <w:rFonts w:ascii="Calibri" w:eastAsia="Times New Roman" w:hAnsi="Calibri" w:cs="Calibri"/>
                  <w:color w:val="000000"/>
                  <w:sz w:val="20"/>
                  <w:szCs w:val="20"/>
                  <w:rPrChange w:id="4843" w:author="Stefanie Lane" w:date="2022-06-23T13:35:00Z">
                    <w:rPr/>
                  </w:rPrChange>
                </w:rPr>
                <w:t> </w:t>
              </w:r>
            </w:ins>
          </w:p>
        </w:tc>
      </w:tr>
      <w:tr w:rsidR="00CB11B1" w:rsidRPr="00CB11B1" w14:paraId="53925B92" w14:textId="77777777" w:rsidTr="00CB11B1">
        <w:trPr>
          <w:trHeight w:val="260"/>
          <w:ins w:id="4844"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CB11B1" w:rsidRDefault="00CB11B1" w:rsidP="00CB11B1">
            <w:pPr>
              <w:spacing w:after="0" w:line="240" w:lineRule="auto"/>
              <w:rPr>
                <w:ins w:id="4845" w:author="Stefanie Lane" w:date="2022-06-23T13:35:00Z"/>
                <w:rFonts w:ascii="Calibri" w:eastAsia="Times New Roman" w:hAnsi="Calibri" w:cs="Calibri"/>
                <w:color w:val="000000"/>
                <w:sz w:val="20"/>
                <w:szCs w:val="20"/>
                <w:rPrChange w:id="4846" w:author="Stefanie Lane" w:date="2022-06-23T13:35:00Z">
                  <w:rPr>
                    <w:ins w:id="4847" w:author="Stefanie Lane" w:date="2022-06-23T13:35:00Z"/>
                  </w:rPr>
                </w:rPrChange>
              </w:rPr>
              <w:pPrChange w:id="4848" w:author="Stefanie Lane" w:date="2022-06-23T13:35:00Z">
                <w:pPr/>
              </w:pPrChange>
            </w:pPr>
          </w:p>
        </w:tc>
        <w:tc>
          <w:tcPr>
            <w:tcW w:w="3077" w:type="dxa"/>
            <w:tcBorders>
              <w:top w:val="nil"/>
              <w:left w:val="nil"/>
              <w:bottom w:val="nil"/>
              <w:right w:val="nil"/>
            </w:tcBorders>
            <w:shd w:val="clear" w:color="auto" w:fill="auto"/>
            <w:noWrap/>
            <w:vAlign w:val="bottom"/>
            <w:hideMark/>
          </w:tcPr>
          <w:p w14:paraId="6A44AB4C" w14:textId="77777777" w:rsidR="00CB11B1" w:rsidRPr="00CB11B1" w:rsidRDefault="00CB11B1" w:rsidP="00CB11B1">
            <w:pPr>
              <w:spacing w:after="0" w:line="240" w:lineRule="auto"/>
              <w:jc w:val="center"/>
              <w:rPr>
                <w:ins w:id="4849" w:author="Stefanie Lane" w:date="2022-06-23T13:35:00Z"/>
                <w:rFonts w:ascii="Calibri" w:eastAsia="Times New Roman" w:hAnsi="Calibri" w:cs="Calibri"/>
                <w:color w:val="000000"/>
                <w:sz w:val="20"/>
                <w:szCs w:val="20"/>
                <w:rPrChange w:id="4850" w:author="Stefanie Lane" w:date="2022-06-23T13:35:00Z">
                  <w:rPr>
                    <w:ins w:id="4851" w:author="Stefanie Lane" w:date="2022-06-23T13:35:00Z"/>
                  </w:rPr>
                </w:rPrChange>
              </w:rPr>
              <w:pPrChange w:id="4852" w:author="Stefanie Lane" w:date="2022-06-23T13:35:00Z">
                <w:pPr>
                  <w:jc w:val="center"/>
                </w:pPr>
              </w:pPrChange>
            </w:pPr>
          </w:p>
        </w:tc>
        <w:tc>
          <w:tcPr>
            <w:tcW w:w="696" w:type="dxa"/>
            <w:tcBorders>
              <w:top w:val="nil"/>
              <w:left w:val="nil"/>
              <w:bottom w:val="nil"/>
              <w:right w:val="nil"/>
            </w:tcBorders>
            <w:shd w:val="clear" w:color="auto" w:fill="auto"/>
            <w:noWrap/>
            <w:vAlign w:val="bottom"/>
            <w:hideMark/>
          </w:tcPr>
          <w:p w14:paraId="676C6357" w14:textId="77777777" w:rsidR="00CB11B1" w:rsidRPr="00CB11B1" w:rsidRDefault="00CB11B1" w:rsidP="00CB11B1">
            <w:pPr>
              <w:spacing w:after="0" w:line="240" w:lineRule="auto"/>
              <w:rPr>
                <w:ins w:id="4853" w:author="Stefanie Lane" w:date="2022-06-23T13:35:00Z"/>
                <w:rFonts w:ascii="Times New Roman" w:eastAsia="Times New Roman" w:hAnsi="Times New Roman" w:cs="Times New Roman"/>
                <w:sz w:val="20"/>
                <w:szCs w:val="20"/>
                <w:rPrChange w:id="4854" w:author="Stefanie Lane" w:date="2022-06-23T13:35:00Z">
                  <w:rPr>
                    <w:ins w:id="4855" w:author="Stefanie Lane" w:date="2022-06-23T13:35:00Z"/>
                  </w:rPr>
                </w:rPrChange>
              </w:rPr>
              <w:pPrChange w:id="4856" w:author="Stefanie Lane" w:date="2022-06-23T13:35:00Z">
                <w:pPr/>
              </w:pPrChange>
            </w:pPr>
          </w:p>
        </w:tc>
        <w:tc>
          <w:tcPr>
            <w:tcW w:w="727" w:type="dxa"/>
            <w:tcBorders>
              <w:top w:val="nil"/>
              <w:left w:val="nil"/>
              <w:bottom w:val="nil"/>
              <w:right w:val="nil"/>
            </w:tcBorders>
            <w:shd w:val="clear" w:color="auto" w:fill="auto"/>
            <w:noWrap/>
            <w:vAlign w:val="bottom"/>
            <w:hideMark/>
          </w:tcPr>
          <w:p w14:paraId="442BED8D" w14:textId="77777777" w:rsidR="00CB11B1" w:rsidRPr="00CB11B1" w:rsidRDefault="00CB11B1" w:rsidP="00CB11B1">
            <w:pPr>
              <w:spacing w:after="0" w:line="240" w:lineRule="auto"/>
              <w:jc w:val="center"/>
              <w:rPr>
                <w:ins w:id="4857" w:author="Stefanie Lane" w:date="2022-06-23T13:35:00Z"/>
                <w:rFonts w:ascii="Times New Roman" w:eastAsia="Times New Roman" w:hAnsi="Times New Roman" w:cs="Times New Roman"/>
                <w:sz w:val="20"/>
                <w:szCs w:val="20"/>
                <w:rPrChange w:id="4858" w:author="Stefanie Lane" w:date="2022-06-23T13:35:00Z">
                  <w:rPr>
                    <w:ins w:id="4859" w:author="Stefanie Lane" w:date="2022-06-23T13:35:00Z"/>
                  </w:rPr>
                </w:rPrChange>
              </w:rPr>
              <w:pPrChange w:id="4860" w:author="Stefanie Lane" w:date="2022-06-23T13:35:00Z">
                <w:pPr>
                  <w:jc w:val="center"/>
                </w:pPr>
              </w:pPrChange>
            </w:pPr>
          </w:p>
        </w:tc>
        <w:tc>
          <w:tcPr>
            <w:tcW w:w="240" w:type="dxa"/>
            <w:tcBorders>
              <w:top w:val="nil"/>
              <w:left w:val="nil"/>
              <w:bottom w:val="nil"/>
              <w:right w:val="nil"/>
            </w:tcBorders>
            <w:shd w:val="clear" w:color="auto" w:fill="auto"/>
            <w:noWrap/>
            <w:vAlign w:val="bottom"/>
            <w:hideMark/>
          </w:tcPr>
          <w:p w14:paraId="6445181B" w14:textId="77777777" w:rsidR="00CB11B1" w:rsidRPr="00CB11B1" w:rsidRDefault="00CB11B1" w:rsidP="00CB11B1">
            <w:pPr>
              <w:spacing w:after="0" w:line="240" w:lineRule="auto"/>
              <w:jc w:val="center"/>
              <w:rPr>
                <w:ins w:id="4861" w:author="Stefanie Lane" w:date="2022-06-23T13:35:00Z"/>
                <w:rFonts w:ascii="Times New Roman" w:eastAsia="Times New Roman" w:hAnsi="Times New Roman" w:cs="Times New Roman"/>
                <w:sz w:val="20"/>
                <w:szCs w:val="20"/>
                <w:rPrChange w:id="4862" w:author="Stefanie Lane" w:date="2022-06-23T13:35:00Z">
                  <w:rPr>
                    <w:ins w:id="4863" w:author="Stefanie Lane" w:date="2022-06-23T13:35:00Z"/>
                  </w:rPr>
                </w:rPrChange>
              </w:rPr>
              <w:pPrChange w:id="4864" w:author="Stefanie Lane" w:date="2022-06-23T13:35:00Z">
                <w:pPr>
                  <w:jc w:val="center"/>
                </w:pPr>
              </w:pPrChange>
            </w:pPr>
          </w:p>
        </w:tc>
        <w:tc>
          <w:tcPr>
            <w:tcW w:w="2437" w:type="dxa"/>
            <w:tcBorders>
              <w:top w:val="nil"/>
              <w:left w:val="nil"/>
              <w:bottom w:val="nil"/>
              <w:right w:val="nil"/>
            </w:tcBorders>
            <w:shd w:val="clear" w:color="auto" w:fill="auto"/>
            <w:noWrap/>
            <w:vAlign w:val="bottom"/>
            <w:hideMark/>
          </w:tcPr>
          <w:p w14:paraId="49BAB480" w14:textId="77777777" w:rsidR="00CB11B1" w:rsidRPr="00CB11B1" w:rsidRDefault="00CB11B1" w:rsidP="00CB11B1">
            <w:pPr>
              <w:spacing w:after="0" w:line="240" w:lineRule="auto"/>
              <w:rPr>
                <w:ins w:id="4865" w:author="Stefanie Lane" w:date="2022-06-23T13:35:00Z"/>
                <w:rFonts w:ascii="Calibri" w:eastAsia="Times New Roman" w:hAnsi="Calibri" w:cs="Calibri"/>
                <w:i/>
                <w:iCs/>
                <w:sz w:val="20"/>
                <w:szCs w:val="20"/>
                <w:rPrChange w:id="4866" w:author="Stefanie Lane" w:date="2022-06-23T13:35:00Z">
                  <w:rPr>
                    <w:ins w:id="4867" w:author="Stefanie Lane" w:date="2022-06-23T13:35:00Z"/>
                  </w:rPr>
                </w:rPrChange>
              </w:rPr>
              <w:pPrChange w:id="4868" w:author="Stefanie Lane" w:date="2022-06-23T13:35:00Z">
                <w:pPr/>
              </w:pPrChange>
            </w:pPr>
            <w:ins w:id="4869" w:author="Stefanie Lane" w:date="2022-06-23T13:35:00Z">
              <w:r w:rsidRPr="00CB11B1">
                <w:rPr>
                  <w:rFonts w:ascii="Calibri" w:eastAsia="Times New Roman" w:hAnsi="Calibri" w:cs="Calibri"/>
                  <w:i/>
                  <w:iCs/>
                  <w:sz w:val="20"/>
                  <w:szCs w:val="20"/>
                  <w:rPrChange w:id="4870" w:author="Stefanie Lane" w:date="2022-06-23T13:35:00Z">
                    <w:rPr/>
                  </w:rPrChange>
                </w:rPr>
                <w:t>Deschampsia caespitosa</w:t>
              </w:r>
            </w:ins>
          </w:p>
        </w:tc>
        <w:tc>
          <w:tcPr>
            <w:tcW w:w="706" w:type="dxa"/>
            <w:tcBorders>
              <w:top w:val="nil"/>
              <w:left w:val="nil"/>
              <w:bottom w:val="nil"/>
              <w:right w:val="nil"/>
            </w:tcBorders>
            <w:shd w:val="clear" w:color="auto" w:fill="auto"/>
            <w:noWrap/>
            <w:vAlign w:val="bottom"/>
            <w:hideMark/>
          </w:tcPr>
          <w:p w14:paraId="1AAB7389" w14:textId="77777777" w:rsidR="00CB11B1" w:rsidRPr="00CB11B1" w:rsidRDefault="00CB11B1" w:rsidP="00CB11B1">
            <w:pPr>
              <w:spacing w:after="0" w:line="240" w:lineRule="auto"/>
              <w:jc w:val="center"/>
              <w:rPr>
                <w:ins w:id="4871" w:author="Stefanie Lane" w:date="2022-06-23T13:35:00Z"/>
                <w:rFonts w:ascii="Calibri" w:eastAsia="Times New Roman" w:hAnsi="Calibri" w:cs="Calibri"/>
                <w:color w:val="000000"/>
                <w:sz w:val="20"/>
                <w:szCs w:val="20"/>
                <w:rPrChange w:id="4872" w:author="Stefanie Lane" w:date="2022-06-23T13:35:00Z">
                  <w:rPr>
                    <w:ins w:id="4873" w:author="Stefanie Lane" w:date="2022-06-23T13:35:00Z"/>
                  </w:rPr>
                </w:rPrChange>
              </w:rPr>
              <w:pPrChange w:id="4874" w:author="Stefanie Lane" w:date="2022-06-23T13:35:00Z">
                <w:pPr>
                  <w:jc w:val="center"/>
                </w:pPr>
              </w:pPrChange>
            </w:pPr>
            <w:ins w:id="4875" w:author="Stefanie Lane" w:date="2022-06-23T13:35:00Z">
              <w:r w:rsidRPr="00CB11B1">
                <w:rPr>
                  <w:rFonts w:ascii="Calibri" w:eastAsia="Times New Roman" w:hAnsi="Calibri" w:cs="Calibri"/>
                  <w:color w:val="000000"/>
                  <w:sz w:val="20"/>
                  <w:szCs w:val="20"/>
                  <w:rPrChange w:id="4876" w:author="Stefanie Lane" w:date="2022-06-23T13:35:00Z">
                    <w:rPr/>
                  </w:rPrChange>
                </w:rPr>
                <w:t>0.354</w:t>
              </w:r>
            </w:ins>
          </w:p>
        </w:tc>
        <w:tc>
          <w:tcPr>
            <w:tcW w:w="737" w:type="dxa"/>
            <w:tcBorders>
              <w:top w:val="nil"/>
              <w:left w:val="nil"/>
              <w:bottom w:val="nil"/>
              <w:right w:val="nil"/>
            </w:tcBorders>
            <w:shd w:val="clear" w:color="auto" w:fill="auto"/>
            <w:noWrap/>
            <w:vAlign w:val="bottom"/>
            <w:hideMark/>
          </w:tcPr>
          <w:p w14:paraId="3E7C0ADD" w14:textId="77777777" w:rsidR="00CB11B1" w:rsidRPr="00CB11B1" w:rsidRDefault="00CB11B1" w:rsidP="00CB11B1">
            <w:pPr>
              <w:spacing w:after="0" w:line="240" w:lineRule="auto"/>
              <w:jc w:val="center"/>
              <w:rPr>
                <w:ins w:id="4877" w:author="Stefanie Lane" w:date="2022-06-23T13:35:00Z"/>
                <w:rFonts w:ascii="Calibri" w:eastAsia="Times New Roman" w:hAnsi="Calibri" w:cs="Calibri"/>
                <w:color w:val="000000"/>
                <w:sz w:val="20"/>
                <w:szCs w:val="20"/>
                <w:rPrChange w:id="4878" w:author="Stefanie Lane" w:date="2022-06-23T13:35:00Z">
                  <w:rPr>
                    <w:ins w:id="4879" w:author="Stefanie Lane" w:date="2022-06-23T13:35:00Z"/>
                  </w:rPr>
                </w:rPrChange>
              </w:rPr>
              <w:pPrChange w:id="4880" w:author="Stefanie Lane" w:date="2022-06-23T13:35:00Z">
                <w:pPr>
                  <w:jc w:val="center"/>
                </w:pPr>
              </w:pPrChange>
            </w:pPr>
            <w:ins w:id="4881" w:author="Stefanie Lane" w:date="2022-06-23T13:35:00Z">
              <w:r w:rsidRPr="00CB11B1">
                <w:rPr>
                  <w:rFonts w:ascii="Calibri" w:eastAsia="Times New Roman" w:hAnsi="Calibri" w:cs="Calibri"/>
                  <w:color w:val="000000"/>
                  <w:sz w:val="20"/>
                  <w:szCs w:val="20"/>
                  <w:rPrChange w:id="4882" w:author="Stefanie Lane" w:date="2022-06-23T13:35:00Z">
                    <w:rPr/>
                  </w:rPrChange>
                </w:rPr>
                <w:t>0.014</w:t>
              </w:r>
            </w:ins>
          </w:p>
        </w:tc>
        <w:tc>
          <w:tcPr>
            <w:tcW w:w="240" w:type="dxa"/>
            <w:tcBorders>
              <w:top w:val="nil"/>
              <w:left w:val="nil"/>
              <w:bottom w:val="nil"/>
              <w:right w:val="nil"/>
            </w:tcBorders>
            <w:shd w:val="clear" w:color="auto" w:fill="auto"/>
            <w:noWrap/>
            <w:vAlign w:val="bottom"/>
            <w:hideMark/>
          </w:tcPr>
          <w:p w14:paraId="37B98DB0" w14:textId="77777777" w:rsidR="00CB11B1" w:rsidRPr="00CB11B1" w:rsidRDefault="00CB11B1" w:rsidP="00CB11B1">
            <w:pPr>
              <w:spacing w:after="0" w:line="240" w:lineRule="auto"/>
              <w:jc w:val="center"/>
              <w:rPr>
                <w:ins w:id="4883" w:author="Stefanie Lane" w:date="2022-06-23T13:35:00Z"/>
                <w:rFonts w:ascii="Calibri" w:eastAsia="Times New Roman" w:hAnsi="Calibri" w:cs="Calibri"/>
                <w:color w:val="000000"/>
                <w:sz w:val="20"/>
                <w:szCs w:val="20"/>
                <w:rPrChange w:id="4884" w:author="Stefanie Lane" w:date="2022-06-23T13:35:00Z">
                  <w:rPr>
                    <w:ins w:id="4885" w:author="Stefanie Lane" w:date="2022-06-23T13:35:00Z"/>
                  </w:rPr>
                </w:rPrChange>
              </w:rPr>
              <w:pPrChange w:id="4886" w:author="Stefanie Lane" w:date="2022-06-23T13:35:00Z">
                <w:pPr>
                  <w:jc w:val="center"/>
                </w:pPr>
              </w:pPrChange>
            </w:pPr>
          </w:p>
        </w:tc>
        <w:tc>
          <w:tcPr>
            <w:tcW w:w="2043" w:type="dxa"/>
            <w:tcBorders>
              <w:top w:val="nil"/>
              <w:left w:val="nil"/>
              <w:bottom w:val="nil"/>
              <w:right w:val="nil"/>
            </w:tcBorders>
            <w:shd w:val="clear" w:color="auto" w:fill="auto"/>
            <w:noWrap/>
            <w:vAlign w:val="bottom"/>
            <w:hideMark/>
          </w:tcPr>
          <w:p w14:paraId="647D64C3" w14:textId="77777777" w:rsidR="00CB11B1" w:rsidRPr="00CB11B1" w:rsidRDefault="00CB11B1" w:rsidP="00CB11B1">
            <w:pPr>
              <w:spacing w:after="0" w:line="240" w:lineRule="auto"/>
              <w:rPr>
                <w:ins w:id="4887" w:author="Stefanie Lane" w:date="2022-06-23T13:35:00Z"/>
                <w:rFonts w:ascii="Times New Roman" w:eastAsia="Times New Roman" w:hAnsi="Times New Roman" w:cs="Times New Roman"/>
                <w:sz w:val="20"/>
                <w:szCs w:val="20"/>
                <w:rPrChange w:id="4888" w:author="Stefanie Lane" w:date="2022-06-23T13:35:00Z">
                  <w:rPr>
                    <w:ins w:id="4889" w:author="Stefanie Lane" w:date="2022-06-23T13:35:00Z"/>
                  </w:rPr>
                </w:rPrChange>
              </w:rPr>
              <w:pPrChange w:id="4890" w:author="Stefanie Lane" w:date="2022-06-23T13:35:00Z">
                <w:pPr/>
              </w:pPrChange>
            </w:pPr>
          </w:p>
        </w:tc>
        <w:tc>
          <w:tcPr>
            <w:tcW w:w="693" w:type="dxa"/>
            <w:tcBorders>
              <w:top w:val="nil"/>
              <w:left w:val="nil"/>
              <w:bottom w:val="nil"/>
              <w:right w:val="nil"/>
            </w:tcBorders>
            <w:shd w:val="clear" w:color="auto" w:fill="auto"/>
            <w:noWrap/>
            <w:vAlign w:val="bottom"/>
            <w:hideMark/>
          </w:tcPr>
          <w:p w14:paraId="398F8626" w14:textId="77777777" w:rsidR="00CB11B1" w:rsidRPr="00CB11B1" w:rsidRDefault="00CB11B1" w:rsidP="00CB11B1">
            <w:pPr>
              <w:spacing w:after="0" w:line="240" w:lineRule="auto"/>
              <w:rPr>
                <w:ins w:id="4891" w:author="Stefanie Lane" w:date="2022-06-23T13:35:00Z"/>
                <w:rFonts w:ascii="Times New Roman" w:eastAsia="Times New Roman" w:hAnsi="Times New Roman" w:cs="Times New Roman"/>
                <w:sz w:val="20"/>
                <w:szCs w:val="20"/>
                <w:rPrChange w:id="4892" w:author="Stefanie Lane" w:date="2022-06-23T13:35:00Z">
                  <w:rPr>
                    <w:ins w:id="4893" w:author="Stefanie Lane" w:date="2022-06-23T13:35:00Z"/>
                  </w:rPr>
                </w:rPrChange>
              </w:rPr>
              <w:pPrChange w:id="4894" w:author="Stefanie Lane" w:date="2022-06-23T13:35:00Z">
                <w:pPr/>
              </w:pPrChange>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CB11B1" w:rsidRDefault="00CB11B1" w:rsidP="00CB11B1">
            <w:pPr>
              <w:spacing w:after="0" w:line="240" w:lineRule="auto"/>
              <w:jc w:val="center"/>
              <w:rPr>
                <w:ins w:id="4895" w:author="Stefanie Lane" w:date="2022-06-23T13:35:00Z"/>
                <w:rFonts w:ascii="Calibri" w:eastAsia="Times New Roman" w:hAnsi="Calibri" w:cs="Calibri"/>
                <w:color w:val="000000"/>
                <w:sz w:val="20"/>
                <w:szCs w:val="20"/>
                <w:rPrChange w:id="4896" w:author="Stefanie Lane" w:date="2022-06-23T13:35:00Z">
                  <w:rPr>
                    <w:ins w:id="4897" w:author="Stefanie Lane" w:date="2022-06-23T13:35:00Z"/>
                  </w:rPr>
                </w:rPrChange>
              </w:rPr>
              <w:pPrChange w:id="4898" w:author="Stefanie Lane" w:date="2022-06-23T13:35:00Z">
                <w:pPr>
                  <w:jc w:val="center"/>
                </w:pPr>
              </w:pPrChange>
            </w:pPr>
            <w:ins w:id="4899" w:author="Stefanie Lane" w:date="2022-06-23T13:35:00Z">
              <w:r w:rsidRPr="00CB11B1">
                <w:rPr>
                  <w:rFonts w:ascii="Calibri" w:eastAsia="Times New Roman" w:hAnsi="Calibri" w:cs="Calibri"/>
                  <w:color w:val="000000"/>
                  <w:sz w:val="20"/>
                  <w:szCs w:val="20"/>
                  <w:rPrChange w:id="4900" w:author="Stefanie Lane" w:date="2022-06-23T13:35:00Z">
                    <w:rPr/>
                  </w:rPrChange>
                </w:rPr>
                <w:t> </w:t>
              </w:r>
            </w:ins>
          </w:p>
        </w:tc>
      </w:tr>
      <w:tr w:rsidR="00CB11B1" w:rsidRPr="00CB11B1" w14:paraId="7AA606BB" w14:textId="77777777" w:rsidTr="00CB11B1">
        <w:trPr>
          <w:trHeight w:val="270"/>
          <w:ins w:id="4901" w:author="Stefanie Lane" w:date="2022-06-23T13:35:00Z"/>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CB11B1" w:rsidRDefault="00CB11B1" w:rsidP="00CB11B1">
            <w:pPr>
              <w:spacing w:after="0" w:line="240" w:lineRule="auto"/>
              <w:rPr>
                <w:ins w:id="4902" w:author="Stefanie Lane" w:date="2022-06-23T13:35:00Z"/>
                <w:rFonts w:ascii="Calibri" w:eastAsia="Times New Roman" w:hAnsi="Calibri" w:cs="Calibri"/>
                <w:color w:val="000000"/>
                <w:sz w:val="20"/>
                <w:szCs w:val="20"/>
                <w:rPrChange w:id="4903" w:author="Stefanie Lane" w:date="2022-06-23T13:35:00Z">
                  <w:rPr>
                    <w:ins w:id="4904" w:author="Stefanie Lane" w:date="2022-06-23T13:35:00Z"/>
                  </w:rPr>
                </w:rPrChange>
              </w:rPr>
              <w:pPrChange w:id="4905" w:author="Stefanie Lane" w:date="2022-06-23T13:35:00Z">
                <w:pPr/>
              </w:pPrChange>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CB11B1" w:rsidRDefault="00CB11B1" w:rsidP="00CB11B1">
            <w:pPr>
              <w:spacing w:after="0" w:line="240" w:lineRule="auto"/>
              <w:rPr>
                <w:ins w:id="4906" w:author="Stefanie Lane" w:date="2022-06-23T13:35:00Z"/>
                <w:rFonts w:ascii="Calibri" w:eastAsia="Times New Roman" w:hAnsi="Calibri" w:cs="Calibri"/>
                <w:color w:val="000000"/>
                <w:sz w:val="20"/>
                <w:szCs w:val="20"/>
                <w:rPrChange w:id="4907" w:author="Stefanie Lane" w:date="2022-06-23T13:35:00Z">
                  <w:rPr>
                    <w:ins w:id="4908" w:author="Stefanie Lane" w:date="2022-06-23T13:35:00Z"/>
                  </w:rPr>
                </w:rPrChange>
              </w:rPr>
              <w:pPrChange w:id="4909" w:author="Stefanie Lane" w:date="2022-06-23T13:35:00Z">
                <w:pPr/>
              </w:pPrChange>
            </w:pPr>
            <w:ins w:id="4910" w:author="Stefanie Lane" w:date="2022-06-23T13:35:00Z">
              <w:r w:rsidRPr="00CB11B1">
                <w:rPr>
                  <w:rFonts w:ascii="Calibri" w:eastAsia="Times New Roman" w:hAnsi="Calibri" w:cs="Calibri"/>
                  <w:color w:val="000000"/>
                  <w:sz w:val="20"/>
                  <w:szCs w:val="20"/>
                  <w:rPrChange w:id="4911" w:author="Stefanie Lane" w:date="2022-06-23T13:35:00Z">
                    <w:rPr/>
                  </w:rPrChange>
                </w:rPr>
                <w:t> </w:t>
              </w:r>
            </w:ins>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CB11B1" w:rsidRDefault="00CB11B1" w:rsidP="00CB11B1">
            <w:pPr>
              <w:spacing w:after="0" w:line="240" w:lineRule="auto"/>
              <w:jc w:val="center"/>
              <w:rPr>
                <w:ins w:id="4912" w:author="Stefanie Lane" w:date="2022-06-23T13:35:00Z"/>
                <w:rFonts w:ascii="Calibri" w:eastAsia="Times New Roman" w:hAnsi="Calibri" w:cs="Calibri"/>
                <w:color w:val="000000"/>
                <w:sz w:val="20"/>
                <w:szCs w:val="20"/>
                <w:rPrChange w:id="4913" w:author="Stefanie Lane" w:date="2022-06-23T13:35:00Z">
                  <w:rPr>
                    <w:ins w:id="4914" w:author="Stefanie Lane" w:date="2022-06-23T13:35:00Z"/>
                  </w:rPr>
                </w:rPrChange>
              </w:rPr>
              <w:pPrChange w:id="4915" w:author="Stefanie Lane" w:date="2022-06-23T13:35:00Z">
                <w:pPr>
                  <w:jc w:val="center"/>
                </w:pPr>
              </w:pPrChange>
            </w:pPr>
            <w:ins w:id="4916" w:author="Stefanie Lane" w:date="2022-06-23T13:35:00Z">
              <w:r w:rsidRPr="00CB11B1">
                <w:rPr>
                  <w:rFonts w:ascii="Calibri" w:eastAsia="Times New Roman" w:hAnsi="Calibri" w:cs="Calibri"/>
                  <w:color w:val="000000"/>
                  <w:sz w:val="20"/>
                  <w:szCs w:val="20"/>
                  <w:rPrChange w:id="4917" w:author="Stefanie Lane" w:date="2022-06-23T13:35:00Z">
                    <w:rPr/>
                  </w:rPrChange>
                </w:rPr>
                <w:t> </w:t>
              </w:r>
            </w:ins>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CB11B1" w:rsidRDefault="00CB11B1" w:rsidP="00CB11B1">
            <w:pPr>
              <w:spacing w:after="0" w:line="240" w:lineRule="auto"/>
              <w:jc w:val="center"/>
              <w:rPr>
                <w:ins w:id="4918" w:author="Stefanie Lane" w:date="2022-06-23T13:35:00Z"/>
                <w:rFonts w:ascii="Calibri" w:eastAsia="Times New Roman" w:hAnsi="Calibri" w:cs="Calibri"/>
                <w:color w:val="000000"/>
                <w:sz w:val="20"/>
                <w:szCs w:val="20"/>
                <w:rPrChange w:id="4919" w:author="Stefanie Lane" w:date="2022-06-23T13:35:00Z">
                  <w:rPr>
                    <w:ins w:id="4920" w:author="Stefanie Lane" w:date="2022-06-23T13:35:00Z"/>
                  </w:rPr>
                </w:rPrChange>
              </w:rPr>
              <w:pPrChange w:id="4921" w:author="Stefanie Lane" w:date="2022-06-23T13:35:00Z">
                <w:pPr>
                  <w:jc w:val="center"/>
                </w:pPr>
              </w:pPrChange>
            </w:pPr>
            <w:ins w:id="4922" w:author="Stefanie Lane" w:date="2022-06-23T13:35:00Z">
              <w:r w:rsidRPr="00CB11B1">
                <w:rPr>
                  <w:rFonts w:ascii="Calibri" w:eastAsia="Times New Roman" w:hAnsi="Calibri" w:cs="Calibri"/>
                  <w:color w:val="000000"/>
                  <w:sz w:val="20"/>
                  <w:szCs w:val="20"/>
                  <w:rPrChange w:id="4923" w:author="Stefanie Lane" w:date="2022-06-23T13:35:00Z">
                    <w:rPr/>
                  </w:rPrChange>
                </w:rPr>
                <w:t> </w:t>
              </w:r>
            </w:ins>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CB11B1" w:rsidRDefault="00CB11B1" w:rsidP="00CB11B1">
            <w:pPr>
              <w:spacing w:after="0" w:line="240" w:lineRule="auto"/>
              <w:rPr>
                <w:ins w:id="4924" w:author="Stefanie Lane" w:date="2022-06-23T13:35:00Z"/>
                <w:rFonts w:ascii="Calibri" w:eastAsia="Times New Roman" w:hAnsi="Calibri" w:cs="Calibri"/>
                <w:color w:val="000000"/>
                <w:sz w:val="20"/>
                <w:szCs w:val="20"/>
                <w:rPrChange w:id="4925" w:author="Stefanie Lane" w:date="2022-06-23T13:35:00Z">
                  <w:rPr>
                    <w:ins w:id="4926" w:author="Stefanie Lane" w:date="2022-06-23T13:35:00Z"/>
                  </w:rPr>
                </w:rPrChange>
              </w:rPr>
              <w:pPrChange w:id="4927" w:author="Stefanie Lane" w:date="2022-06-23T13:35:00Z">
                <w:pPr/>
              </w:pPrChange>
            </w:pPr>
            <w:ins w:id="4928" w:author="Stefanie Lane" w:date="2022-06-23T13:35:00Z">
              <w:r w:rsidRPr="00CB11B1">
                <w:rPr>
                  <w:rFonts w:ascii="Calibri" w:eastAsia="Times New Roman" w:hAnsi="Calibri" w:cs="Calibri"/>
                  <w:color w:val="000000"/>
                  <w:sz w:val="20"/>
                  <w:szCs w:val="20"/>
                  <w:rPrChange w:id="4929" w:author="Stefanie Lane" w:date="2022-06-23T13:35:00Z">
                    <w:rPr/>
                  </w:rPrChange>
                </w:rPr>
                <w:t> </w:t>
              </w:r>
            </w:ins>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CB11B1" w:rsidRDefault="00CB11B1" w:rsidP="00CB11B1">
            <w:pPr>
              <w:spacing w:after="0" w:line="240" w:lineRule="auto"/>
              <w:rPr>
                <w:ins w:id="4930" w:author="Stefanie Lane" w:date="2022-06-23T13:35:00Z"/>
                <w:rFonts w:ascii="Calibri" w:eastAsia="Times New Roman" w:hAnsi="Calibri" w:cs="Calibri"/>
                <w:i/>
                <w:iCs/>
                <w:color w:val="000000"/>
                <w:sz w:val="20"/>
                <w:szCs w:val="20"/>
                <w:rPrChange w:id="4931" w:author="Stefanie Lane" w:date="2022-06-23T13:35:00Z">
                  <w:rPr>
                    <w:ins w:id="4932" w:author="Stefanie Lane" w:date="2022-06-23T13:35:00Z"/>
                  </w:rPr>
                </w:rPrChange>
              </w:rPr>
              <w:pPrChange w:id="4933" w:author="Stefanie Lane" w:date="2022-06-23T13:35:00Z">
                <w:pPr/>
              </w:pPrChange>
            </w:pPr>
            <w:ins w:id="4934" w:author="Stefanie Lane" w:date="2022-06-23T13:35:00Z">
              <w:r w:rsidRPr="00CB11B1">
                <w:rPr>
                  <w:rFonts w:ascii="Calibri" w:eastAsia="Times New Roman" w:hAnsi="Calibri" w:cs="Calibri"/>
                  <w:i/>
                  <w:iCs/>
                  <w:color w:val="000000"/>
                  <w:sz w:val="20"/>
                  <w:szCs w:val="20"/>
                  <w:rPrChange w:id="4935" w:author="Stefanie Lane" w:date="2022-06-23T13:35:00Z">
                    <w:rPr/>
                  </w:rPrChange>
                </w:rPr>
                <w:t>Sagittaria latifolia</w:t>
              </w:r>
            </w:ins>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CB11B1" w:rsidRDefault="00CB11B1" w:rsidP="00CB11B1">
            <w:pPr>
              <w:spacing w:after="0" w:line="240" w:lineRule="auto"/>
              <w:jc w:val="center"/>
              <w:rPr>
                <w:ins w:id="4936" w:author="Stefanie Lane" w:date="2022-06-23T13:35:00Z"/>
                <w:rFonts w:ascii="Calibri" w:eastAsia="Times New Roman" w:hAnsi="Calibri" w:cs="Calibri"/>
                <w:color w:val="000000"/>
                <w:sz w:val="20"/>
                <w:szCs w:val="20"/>
                <w:rPrChange w:id="4937" w:author="Stefanie Lane" w:date="2022-06-23T13:35:00Z">
                  <w:rPr>
                    <w:ins w:id="4938" w:author="Stefanie Lane" w:date="2022-06-23T13:35:00Z"/>
                  </w:rPr>
                </w:rPrChange>
              </w:rPr>
              <w:pPrChange w:id="4939" w:author="Stefanie Lane" w:date="2022-06-23T13:35:00Z">
                <w:pPr>
                  <w:jc w:val="center"/>
                </w:pPr>
              </w:pPrChange>
            </w:pPr>
            <w:ins w:id="4940" w:author="Stefanie Lane" w:date="2022-06-23T13:35:00Z">
              <w:r w:rsidRPr="00CB11B1">
                <w:rPr>
                  <w:rFonts w:ascii="Calibri" w:eastAsia="Times New Roman" w:hAnsi="Calibri" w:cs="Calibri"/>
                  <w:color w:val="000000"/>
                  <w:sz w:val="20"/>
                  <w:szCs w:val="20"/>
                  <w:rPrChange w:id="4941" w:author="Stefanie Lane" w:date="2022-06-23T13:35:00Z">
                    <w:rPr/>
                  </w:rPrChange>
                </w:rPr>
                <w:t>0.301</w:t>
              </w:r>
            </w:ins>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CB11B1" w:rsidRDefault="00CB11B1" w:rsidP="00CB11B1">
            <w:pPr>
              <w:spacing w:after="0" w:line="240" w:lineRule="auto"/>
              <w:jc w:val="center"/>
              <w:rPr>
                <w:ins w:id="4942" w:author="Stefanie Lane" w:date="2022-06-23T13:35:00Z"/>
                <w:rFonts w:ascii="Calibri" w:eastAsia="Times New Roman" w:hAnsi="Calibri" w:cs="Calibri"/>
                <w:color w:val="000000"/>
                <w:sz w:val="20"/>
                <w:szCs w:val="20"/>
                <w:rPrChange w:id="4943" w:author="Stefanie Lane" w:date="2022-06-23T13:35:00Z">
                  <w:rPr>
                    <w:ins w:id="4944" w:author="Stefanie Lane" w:date="2022-06-23T13:35:00Z"/>
                  </w:rPr>
                </w:rPrChange>
              </w:rPr>
              <w:pPrChange w:id="4945" w:author="Stefanie Lane" w:date="2022-06-23T13:35:00Z">
                <w:pPr>
                  <w:jc w:val="center"/>
                </w:pPr>
              </w:pPrChange>
            </w:pPr>
            <w:ins w:id="4946" w:author="Stefanie Lane" w:date="2022-06-23T13:35:00Z">
              <w:r w:rsidRPr="00CB11B1">
                <w:rPr>
                  <w:rFonts w:ascii="Calibri" w:eastAsia="Times New Roman" w:hAnsi="Calibri" w:cs="Calibri"/>
                  <w:color w:val="000000"/>
                  <w:sz w:val="20"/>
                  <w:szCs w:val="20"/>
                  <w:rPrChange w:id="4947" w:author="Stefanie Lane" w:date="2022-06-23T13:35:00Z">
                    <w:rPr/>
                  </w:rPrChange>
                </w:rPr>
                <w:t>0.046</w:t>
              </w:r>
            </w:ins>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CB11B1" w:rsidRDefault="00CB11B1" w:rsidP="00CB11B1">
            <w:pPr>
              <w:spacing w:after="0" w:line="240" w:lineRule="auto"/>
              <w:rPr>
                <w:ins w:id="4948" w:author="Stefanie Lane" w:date="2022-06-23T13:35:00Z"/>
                <w:rFonts w:ascii="Calibri" w:eastAsia="Times New Roman" w:hAnsi="Calibri" w:cs="Calibri"/>
                <w:color w:val="000000"/>
                <w:sz w:val="20"/>
                <w:szCs w:val="20"/>
                <w:rPrChange w:id="4949" w:author="Stefanie Lane" w:date="2022-06-23T13:35:00Z">
                  <w:rPr>
                    <w:ins w:id="4950" w:author="Stefanie Lane" w:date="2022-06-23T13:35:00Z"/>
                  </w:rPr>
                </w:rPrChange>
              </w:rPr>
              <w:pPrChange w:id="4951" w:author="Stefanie Lane" w:date="2022-06-23T13:35:00Z">
                <w:pPr/>
              </w:pPrChange>
            </w:pPr>
            <w:ins w:id="4952" w:author="Stefanie Lane" w:date="2022-06-23T13:35:00Z">
              <w:r w:rsidRPr="00CB11B1">
                <w:rPr>
                  <w:rFonts w:ascii="Calibri" w:eastAsia="Times New Roman" w:hAnsi="Calibri" w:cs="Calibri"/>
                  <w:color w:val="000000"/>
                  <w:sz w:val="20"/>
                  <w:szCs w:val="20"/>
                  <w:rPrChange w:id="4953" w:author="Stefanie Lane" w:date="2022-06-23T13:35:00Z">
                    <w:rPr/>
                  </w:rPrChange>
                </w:rPr>
                <w:t> </w:t>
              </w:r>
            </w:ins>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CB11B1" w:rsidRDefault="00CB11B1" w:rsidP="00CB11B1">
            <w:pPr>
              <w:spacing w:after="0" w:line="240" w:lineRule="auto"/>
              <w:rPr>
                <w:ins w:id="4954" w:author="Stefanie Lane" w:date="2022-06-23T13:35:00Z"/>
                <w:rFonts w:ascii="Calibri" w:eastAsia="Times New Roman" w:hAnsi="Calibri" w:cs="Calibri"/>
                <w:color w:val="000000"/>
                <w:sz w:val="20"/>
                <w:szCs w:val="20"/>
                <w:rPrChange w:id="4955" w:author="Stefanie Lane" w:date="2022-06-23T13:35:00Z">
                  <w:rPr>
                    <w:ins w:id="4956" w:author="Stefanie Lane" w:date="2022-06-23T13:35:00Z"/>
                  </w:rPr>
                </w:rPrChange>
              </w:rPr>
              <w:pPrChange w:id="4957" w:author="Stefanie Lane" w:date="2022-06-23T13:35:00Z">
                <w:pPr/>
              </w:pPrChange>
            </w:pPr>
            <w:ins w:id="4958" w:author="Stefanie Lane" w:date="2022-06-23T13:35:00Z">
              <w:r w:rsidRPr="00CB11B1">
                <w:rPr>
                  <w:rFonts w:ascii="Calibri" w:eastAsia="Times New Roman" w:hAnsi="Calibri" w:cs="Calibri"/>
                  <w:color w:val="000000"/>
                  <w:sz w:val="20"/>
                  <w:szCs w:val="20"/>
                  <w:rPrChange w:id="4959" w:author="Stefanie Lane" w:date="2022-06-23T13:35:00Z">
                    <w:rPr/>
                  </w:rPrChange>
                </w:rPr>
                <w:t> </w:t>
              </w:r>
            </w:ins>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CB11B1" w:rsidRDefault="00CB11B1" w:rsidP="00CB11B1">
            <w:pPr>
              <w:spacing w:after="0" w:line="240" w:lineRule="auto"/>
              <w:jc w:val="center"/>
              <w:rPr>
                <w:ins w:id="4960" w:author="Stefanie Lane" w:date="2022-06-23T13:35:00Z"/>
                <w:rFonts w:ascii="Calibri" w:eastAsia="Times New Roman" w:hAnsi="Calibri" w:cs="Calibri"/>
                <w:color w:val="000000"/>
                <w:sz w:val="20"/>
                <w:szCs w:val="20"/>
                <w:rPrChange w:id="4961" w:author="Stefanie Lane" w:date="2022-06-23T13:35:00Z">
                  <w:rPr>
                    <w:ins w:id="4962" w:author="Stefanie Lane" w:date="2022-06-23T13:35:00Z"/>
                  </w:rPr>
                </w:rPrChange>
              </w:rPr>
              <w:pPrChange w:id="4963" w:author="Stefanie Lane" w:date="2022-06-23T13:35:00Z">
                <w:pPr>
                  <w:jc w:val="center"/>
                </w:pPr>
              </w:pPrChange>
            </w:pPr>
            <w:ins w:id="4964" w:author="Stefanie Lane" w:date="2022-06-23T13:35:00Z">
              <w:r w:rsidRPr="00CB11B1">
                <w:rPr>
                  <w:rFonts w:ascii="Calibri" w:eastAsia="Times New Roman" w:hAnsi="Calibri" w:cs="Calibri"/>
                  <w:color w:val="000000"/>
                  <w:sz w:val="20"/>
                  <w:szCs w:val="20"/>
                  <w:rPrChange w:id="4965" w:author="Stefanie Lane" w:date="2022-06-23T13:35:00Z">
                    <w:rPr/>
                  </w:rPrChange>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CB11B1" w:rsidRDefault="00CB11B1" w:rsidP="00CB11B1">
            <w:pPr>
              <w:spacing w:after="0" w:line="240" w:lineRule="auto"/>
              <w:jc w:val="center"/>
              <w:rPr>
                <w:ins w:id="4966" w:author="Stefanie Lane" w:date="2022-06-23T13:35:00Z"/>
                <w:rFonts w:ascii="Calibri" w:eastAsia="Times New Roman" w:hAnsi="Calibri" w:cs="Calibri"/>
                <w:color w:val="000000"/>
                <w:sz w:val="20"/>
                <w:szCs w:val="20"/>
                <w:rPrChange w:id="4967" w:author="Stefanie Lane" w:date="2022-06-23T13:35:00Z">
                  <w:rPr>
                    <w:ins w:id="4968" w:author="Stefanie Lane" w:date="2022-06-23T13:35:00Z"/>
                  </w:rPr>
                </w:rPrChange>
              </w:rPr>
              <w:pPrChange w:id="4969" w:author="Stefanie Lane" w:date="2022-06-23T13:35:00Z">
                <w:pPr>
                  <w:jc w:val="center"/>
                </w:pPr>
              </w:pPrChange>
            </w:pPr>
            <w:ins w:id="4970" w:author="Stefanie Lane" w:date="2022-06-23T13:35:00Z">
              <w:r w:rsidRPr="00CB11B1">
                <w:rPr>
                  <w:rFonts w:ascii="Calibri" w:eastAsia="Times New Roman" w:hAnsi="Calibri" w:cs="Calibri"/>
                  <w:color w:val="000000"/>
                  <w:sz w:val="20"/>
                  <w:szCs w:val="20"/>
                  <w:rPrChange w:id="4971" w:author="Stefanie Lane" w:date="2022-06-23T13:35:00Z">
                    <w:rPr/>
                  </w:rPrChange>
                </w:rPr>
                <w:t> </w:t>
              </w:r>
            </w:ins>
          </w:p>
        </w:tc>
      </w:tr>
    </w:tbl>
    <w:p w14:paraId="23CB0B2F" w14:textId="7377DBC4" w:rsidR="00F752B9" w:rsidRDefault="00CB11B1" w:rsidP="00791A3B">
      <w:pPr>
        <w:rPr>
          <w:ins w:id="4972" w:author="Stefanie Lane" w:date="2022-05-30T13:54:00Z"/>
        </w:rPr>
        <w:sectPr w:rsidR="00F752B9" w:rsidSect="00354D05">
          <w:pgSz w:w="15840" w:h="12240" w:orient="landscape"/>
          <w:pgMar w:top="1080" w:right="1080" w:bottom="1080" w:left="1080" w:header="720" w:footer="720" w:gutter="0"/>
          <w:lnNumType w:countBy="1" w:restart="continuous"/>
          <w:cols w:space="720"/>
          <w:docGrid w:linePitch="360"/>
        </w:sectPr>
      </w:pPr>
      <w:ins w:id="4973" w:author="Stefanie Lane" w:date="2022-06-23T13:35:00Z">
        <w:r>
          <w:fldChar w:fldCharType="end"/>
        </w:r>
      </w:ins>
    </w:p>
    <w:p w14:paraId="50CAFD46" w14:textId="133B2637" w:rsidR="00354D05" w:rsidDel="00876D65" w:rsidRDefault="00354D05" w:rsidP="00F222C0">
      <w:pPr>
        <w:rPr>
          <w:del w:id="4974" w:author="Stefanie Lane" w:date="2022-05-30T13:54:00Z"/>
        </w:rPr>
      </w:pPr>
    </w:p>
    <w:p w14:paraId="215F4F01" w14:textId="6066917C" w:rsidR="00876D65" w:rsidRPr="00046624" w:rsidRDefault="00876D65">
      <w:pPr>
        <w:rPr>
          <w:ins w:id="4975" w:author="Stefanie Lane" w:date="2022-05-30T16:00:00Z"/>
        </w:rPr>
        <w:pPrChange w:id="4976" w:author="Stefanie Lane" w:date="2022-05-30T13:50:00Z">
          <w:pPr>
            <w:pStyle w:val="Caption"/>
          </w:pPr>
        </w:pPrChange>
      </w:pPr>
    </w:p>
    <w:p w14:paraId="45185DC9" w14:textId="115E90F8" w:rsidR="00163B51" w:rsidRDefault="00CB72B2" w:rsidP="00F222C0">
      <w:commentRangeStart w:id="4977"/>
      <w:del w:id="4978" w:author="Stefanie Lane" w:date="2022-05-30T13:50:00Z">
        <w:r w:rsidRPr="00CB72B2" w:rsidDel="00354D05">
          <w:rPr>
            <w:noProof/>
          </w:rPr>
          <w:drawing>
            <wp:inline distT="0" distB="0" distL="0" distR="0" wp14:anchorId="5ED42F27" wp14:editId="73EC3B0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del>
      <w:commentRangeEnd w:id="4977"/>
      <w:r w:rsidR="007B6DAA">
        <w:rPr>
          <w:rStyle w:val="CommentReference"/>
        </w:rPr>
        <w:commentReference w:id="4977"/>
      </w:r>
    </w:p>
    <w:p w14:paraId="39D9FFF3" w14:textId="77777777" w:rsidR="00811F80" w:rsidRDefault="003F2561" w:rsidP="00811F80">
      <w:pPr>
        <w:keepNext/>
      </w:pPr>
      <w:r>
        <w:rPr>
          <w:noProof/>
        </w:rPr>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985895"/>
                    </a:xfrm>
                    <a:prstGeom prst="rect">
                      <a:avLst/>
                    </a:prstGeom>
                  </pic:spPr>
                </pic:pic>
              </a:graphicData>
            </a:graphic>
          </wp:inline>
        </w:drawing>
      </w:r>
    </w:p>
    <w:p w14:paraId="7B3CEC48" w14:textId="5CD8CDBD" w:rsidR="00811F80" w:rsidRDefault="00811F80" w:rsidP="00811F80">
      <w:pPr>
        <w:pStyle w:val="Caption"/>
      </w:pPr>
      <w:bookmarkStart w:id="4979" w:name="_Ref103857626"/>
      <w:r>
        <w:t xml:space="preserve">Figure </w:t>
      </w:r>
      <w:r w:rsidR="00D8774E">
        <w:fldChar w:fldCharType="begin"/>
      </w:r>
      <w:r w:rsidR="00D8774E">
        <w:instrText xml:space="preserve"> SEQ Figure \* ARABIC </w:instrText>
      </w:r>
      <w:r w:rsidR="00D8774E">
        <w:fldChar w:fldCharType="separate"/>
      </w:r>
      <w:r w:rsidR="00173A95">
        <w:rPr>
          <w:noProof/>
        </w:rPr>
        <w:t>4</w:t>
      </w:r>
      <w:r w:rsidR="00D8774E">
        <w:rPr>
          <w:noProof/>
        </w:rPr>
        <w:fldChar w:fldCharType="end"/>
      </w:r>
      <w:bookmarkEnd w:id="4979"/>
      <w:r>
        <w:t>.</w:t>
      </w:r>
      <w:commentRangeStart w:id="4980"/>
      <w:r w:rsidR="007D2D1E">
        <w:t xml:space="preserve">Bray-Curtis </w:t>
      </w:r>
      <w:del w:id="4981" w:author="Stefanie Lane" w:date="2022-05-30T13:54:00Z">
        <w:r w:rsidR="007D2D1E" w:rsidDel="0054402A">
          <w:delText xml:space="preserve">distance </w:delText>
        </w:r>
      </w:del>
      <w:commentRangeEnd w:id="4980"/>
      <w:ins w:id="4982" w:author="Stefanie Lane" w:date="2022-05-30T13:54:00Z">
        <w:r w:rsidR="0054402A">
          <w:t xml:space="preserve">dissimilarity </w:t>
        </w:r>
      </w:ins>
      <w:r w:rsidR="00BC2519">
        <w:rPr>
          <w:rStyle w:val="CommentReference"/>
          <w:i w:val="0"/>
          <w:iCs w:val="0"/>
          <w:color w:val="auto"/>
        </w:rPr>
        <w:commentReference w:id="4980"/>
      </w:r>
      <w:r w:rsidR="007D2D1E">
        <w:t>shows similar trends of increasing dissimilarity over time as when using Euclidean Distance (</w:t>
      </w:r>
      <w:r w:rsidR="007D2D1E">
        <w:fldChar w:fldCharType="begin"/>
      </w:r>
      <w:r w:rsidR="007D2D1E">
        <w:instrText xml:space="preserve"> REF _Ref94197029 \h </w:instrText>
      </w:r>
      <w:r w:rsidR="007D2D1E">
        <w:fldChar w:fldCharType="separate"/>
      </w:r>
      <w:r w:rsidR="00173A95">
        <w:t xml:space="preserve">Figure </w:t>
      </w:r>
      <w:r w:rsidR="00173A95">
        <w:rPr>
          <w:noProof/>
        </w:rPr>
        <w:t>2</w:t>
      </w:r>
      <w:r w:rsidR="007D2D1E">
        <w:fldChar w:fldCharType="end"/>
      </w:r>
      <w:r w:rsidR="007D2D1E">
        <w:t xml:space="preserve">). </w:t>
      </w:r>
    </w:p>
    <w:p w14:paraId="3DFBA252" w14:textId="238B7179" w:rsidR="000C5906" w:rsidRDefault="000C5906">
      <w:pPr>
        <w:rPr>
          <w:ins w:id="4984" w:author="Stefanie Lane" w:date="2022-06-03T14:43:00Z"/>
        </w:rPr>
      </w:pPr>
      <w:ins w:id="4985" w:author="Stefanie Lane" w:date="2022-06-03T14:43:00Z">
        <w:r>
          <w:br w:type="page"/>
        </w:r>
      </w:ins>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Change w:id="4986">
          <w:tblGrid>
            <w:gridCol w:w="1211"/>
            <w:gridCol w:w="960"/>
            <w:gridCol w:w="960"/>
            <w:gridCol w:w="300"/>
            <w:gridCol w:w="960"/>
            <w:gridCol w:w="960"/>
            <w:gridCol w:w="960"/>
          </w:tblGrid>
        </w:tblGridChange>
      </w:tblGrid>
      <w:tr w:rsidR="00D449DB" w:rsidRPr="00D449DB" w14:paraId="229BD786" w14:textId="77777777" w:rsidTr="00D449DB">
        <w:trPr>
          <w:trHeight w:val="470"/>
          <w:ins w:id="4987" w:author="Stefanie Lane" w:date="2022-06-13T22:43:00Z"/>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ins w:id="4988" w:author="Stefanie Lane" w:date="2022-06-13T22:43:00Z"/>
                <w:rFonts w:ascii="Times New Roman" w:eastAsia="Times New Roman" w:hAnsi="Times New Roman" w:cs="Times New Roman"/>
                <w:sz w:val="24"/>
                <w:szCs w:val="24"/>
              </w:rPr>
            </w:pPr>
            <w:bookmarkStart w:id="4989" w:name="_Hlk106053567"/>
            <w:bookmarkStart w:id="499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ins w:id="4991" w:author="Stefanie Lane" w:date="2022-06-13T22:43:00Z"/>
                <w:rFonts w:ascii="Calibri" w:eastAsia="Times New Roman" w:hAnsi="Calibri" w:cs="Calibri"/>
                <w:b/>
                <w:bCs/>
                <w:color w:val="000000"/>
                <w:sz w:val="20"/>
                <w:szCs w:val="20"/>
              </w:rPr>
            </w:pPr>
            <w:ins w:id="4992" w:author="Stefanie Lane" w:date="2022-06-13T22:43:00Z">
              <w:r w:rsidRPr="00D449DB">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ins w:id="4993" w:author="Stefanie Lane" w:date="2022-06-13T22:43:00Z"/>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ins w:id="4994" w:author="Stefanie Lane" w:date="2022-06-13T22:43:00Z"/>
                <w:rFonts w:ascii="Calibri" w:eastAsia="Times New Roman" w:hAnsi="Calibri" w:cs="Calibri"/>
                <w:b/>
                <w:bCs/>
                <w:color w:val="000000"/>
                <w:sz w:val="20"/>
                <w:szCs w:val="20"/>
              </w:rPr>
            </w:pPr>
            <w:ins w:id="4995" w:author="Stefanie Lane" w:date="2022-06-13T22:43:00Z">
              <w:r w:rsidRPr="00D449DB">
                <w:rPr>
                  <w:rFonts w:ascii="Calibri" w:eastAsia="Times New Roman" w:hAnsi="Calibri" w:cs="Calibri"/>
                  <w:b/>
                  <w:bCs/>
                  <w:color w:val="000000"/>
                  <w:sz w:val="20"/>
                  <w:szCs w:val="20"/>
                </w:rPr>
                <w:t>Diversity components</w:t>
              </w:r>
            </w:ins>
          </w:p>
        </w:tc>
      </w:tr>
      <w:tr w:rsidR="00D449DB" w:rsidRPr="00D449DB" w14:paraId="77288227" w14:textId="77777777" w:rsidTr="00D449DB">
        <w:trPr>
          <w:trHeight w:val="780"/>
          <w:ins w:id="4996" w:author="Stefanie Lane" w:date="2022-06-13T22:43:00Z"/>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ins w:id="4997" w:author="Stefanie Lane" w:date="2022-06-13T22:43:00Z"/>
                <w:rFonts w:ascii="Calibri" w:eastAsia="Times New Roman" w:hAnsi="Calibri" w:cs="Calibri"/>
                <w:b/>
                <w:bCs/>
                <w:color w:val="000000"/>
                <w:sz w:val="20"/>
                <w:szCs w:val="20"/>
              </w:rPr>
            </w:pPr>
            <w:ins w:id="4998" w:author="Stefanie Lane" w:date="2022-06-13T22:43:00Z">
              <w:r w:rsidRPr="00D449DB">
                <w:rPr>
                  <w:rFonts w:ascii="Calibri" w:eastAsia="Times New Roman" w:hAnsi="Calibri" w:cs="Calibri"/>
                  <w:b/>
                  <w:bCs/>
                  <w:color w:val="000000"/>
                  <w:sz w:val="20"/>
                  <w:szCs w:val="20"/>
                </w:rPr>
                <w:t>Assemblage</w:t>
              </w:r>
            </w:ins>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ins w:id="4999" w:author="Stefanie Lane" w:date="2022-06-13T22:43:00Z"/>
                <w:rFonts w:ascii="Calibri" w:eastAsia="Times New Roman" w:hAnsi="Calibri" w:cs="Calibri"/>
                <w:b/>
                <w:bCs/>
                <w:color w:val="000000"/>
                <w:sz w:val="20"/>
                <w:szCs w:val="20"/>
              </w:rPr>
            </w:pPr>
            <w:ins w:id="5000" w:author="Stefanie Lane" w:date="2022-06-13T22:43:00Z">
              <w:r w:rsidRPr="00D449DB">
                <w:rPr>
                  <w:rFonts w:ascii="Calibri" w:eastAsia="Times New Roman" w:hAnsi="Calibri" w:cs="Calibri"/>
                  <w:b/>
                  <w:bCs/>
                  <w:color w:val="000000"/>
                  <w:sz w:val="20"/>
                  <w:szCs w:val="20"/>
                </w:rPr>
                <w:t>No. quadrats</w:t>
              </w:r>
            </w:ins>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ins w:id="5001" w:author="Stefanie Lane" w:date="2022-06-13T22:43:00Z"/>
                <w:rFonts w:ascii="Calibri" w:eastAsia="Times New Roman" w:hAnsi="Calibri" w:cs="Calibri"/>
                <w:b/>
                <w:bCs/>
                <w:color w:val="000000"/>
                <w:sz w:val="20"/>
                <w:szCs w:val="20"/>
              </w:rPr>
            </w:pPr>
            <w:ins w:id="5002" w:author="Stefanie Lane" w:date="2022-06-13T22:43:00Z">
              <w:r w:rsidRPr="00D449DB">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ins w:id="5003"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ins w:id="5004" w:author="Stefanie Lane" w:date="2022-06-13T22:43:00Z"/>
                <w:rFonts w:ascii="Calibri" w:eastAsia="Times New Roman" w:hAnsi="Calibri" w:cs="Calibri"/>
                <w:b/>
                <w:bCs/>
                <w:color w:val="000000"/>
                <w:sz w:val="20"/>
                <w:szCs w:val="20"/>
              </w:rPr>
            </w:pPr>
            <w:ins w:id="5005" w:author="Stefanie Lane" w:date="2022-06-13T22:43:00Z">
              <w:r w:rsidRPr="00D449DB">
                <w:rPr>
                  <w:rFonts w:ascii="Calibri" w:eastAsia="Times New Roman" w:hAnsi="Calibri" w:cs="Calibri"/>
                  <w:b/>
                  <w:bCs/>
                  <w:color w:val="000000"/>
                  <w:sz w:val="20"/>
                  <w:szCs w:val="20"/>
                </w:rPr>
                <w:t>α diversity</w:t>
              </w:r>
            </w:ins>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ins w:id="5006" w:author="Stefanie Lane" w:date="2022-06-13T22:43:00Z"/>
                <w:rFonts w:ascii="Calibri" w:eastAsia="Times New Roman" w:hAnsi="Calibri" w:cs="Calibri"/>
                <w:b/>
                <w:bCs/>
                <w:color w:val="000000"/>
                <w:sz w:val="20"/>
                <w:szCs w:val="20"/>
              </w:rPr>
            </w:pPr>
            <w:ins w:id="5007" w:author="Stefanie Lane" w:date="2022-06-13T22:43:00Z">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ins>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ins w:id="5008" w:author="Stefanie Lane" w:date="2022-06-13T22:43:00Z"/>
                <w:rFonts w:ascii="Calibri" w:eastAsia="Times New Roman" w:hAnsi="Calibri" w:cs="Calibri"/>
                <w:b/>
                <w:bCs/>
                <w:color w:val="000000"/>
                <w:sz w:val="20"/>
                <w:szCs w:val="20"/>
              </w:rPr>
            </w:pPr>
            <w:ins w:id="5009" w:author="Stefanie Lane" w:date="2022-06-13T22:43:00Z">
              <w:r w:rsidRPr="00D449DB">
                <w:rPr>
                  <w:rFonts w:ascii="Calibri" w:eastAsia="Times New Roman" w:hAnsi="Calibri" w:cs="Calibri"/>
                  <w:b/>
                  <w:bCs/>
                  <w:color w:val="000000"/>
                  <w:sz w:val="20"/>
                  <w:szCs w:val="20"/>
                </w:rPr>
                <w:t>β diversity</w:t>
              </w:r>
            </w:ins>
          </w:p>
        </w:tc>
      </w:tr>
      <w:tr w:rsidR="00D449DB" w:rsidRPr="00D449DB" w14:paraId="7C5D7D6D" w14:textId="77777777" w:rsidTr="00D449DB">
        <w:trPr>
          <w:trHeight w:val="290"/>
          <w:ins w:id="5010" w:author="Stefanie Lane" w:date="2022-06-13T22:43:00Z"/>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ins w:id="5011" w:author="Stefanie Lane" w:date="2022-06-13T22:43:00Z"/>
                <w:rFonts w:ascii="Calibri" w:eastAsia="Times New Roman" w:hAnsi="Calibri" w:cs="Calibri"/>
                <w:b/>
                <w:bCs/>
                <w:color w:val="000000"/>
                <w:sz w:val="20"/>
                <w:szCs w:val="20"/>
              </w:rPr>
            </w:pPr>
            <w:ins w:id="5012" w:author="Stefanie Lane" w:date="2022-06-13T22:43:00Z">
              <w:r w:rsidRPr="00D449DB">
                <w:rPr>
                  <w:rFonts w:ascii="Calibri" w:eastAsia="Times New Roman" w:hAnsi="Calibri" w:cs="Calibri"/>
                  <w:b/>
                  <w:bCs/>
                  <w:color w:val="000000"/>
                  <w:sz w:val="20"/>
                  <w:szCs w:val="20"/>
                </w:rPr>
                <w:t>Sedge</w:t>
              </w:r>
            </w:ins>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ins w:id="5013"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ins w:id="5014"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ins w:id="501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ins w:id="501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ins w:id="501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ins w:id="5018" w:author="Stefanie Lane" w:date="2022-06-13T22:43:00Z"/>
                <w:rFonts w:ascii="Times New Roman" w:eastAsia="Times New Roman" w:hAnsi="Times New Roman" w:cs="Times New Roman"/>
                <w:sz w:val="20"/>
                <w:szCs w:val="20"/>
              </w:rPr>
            </w:pPr>
          </w:p>
        </w:tc>
      </w:tr>
      <w:tr w:rsidR="00D449DB" w:rsidRPr="00D449DB" w14:paraId="5910E18D" w14:textId="77777777" w:rsidTr="00D449DB">
        <w:tblPrEx>
          <w:tblW w:w="6311" w:type="dxa"/>
          <w:tblPrExChange w:id="5019" w:author="Stefanie Lane" w:date="2022-06-13T22:43:00Z">
            <w:tblPrEx>
              <w:tblW w:w="6311" w:type="dxa"/>
            </w:tblPrEx>
          </w:tblPrExChange>
        </w:tblPrEx>
        <w:trPr>
          <w:trHeight w:val="290"/>
          <w:ins w:id="5020" w:author="Stefanie Lane" w:date="2022-06-13T22:43:00Z"/>
          <w:trPrChange w:id="5021"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022"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9A1B596" w14:textId="77777777" w:rsidR="00D449DB" w:rsidRPr="00D449DB" w:rsidRDefault="00D449DB" w:rsidP="00D449DB">
            <w:pPr>
              <w:spacing w:after="0" w:line="240" w:lineRule="auto"/>
              <w:jc w:val="right"/>
              <w:rPr>
                <w:ins w:id="5023" w:author="Stefanie Lane" w:date="2022-06-13T22:43:00Z"/>
                <w:rFonts w:ascii="Calibri" w:eastAsia="Times New Roman" w:hAnsi="Calibri" w:cs="Calibri"/>
                <w:color w:val="000000"/>
                <w:sz w:val="20"/>
                <w:szCs w:val="20"/>
              </w:rPr>
            </w:pPr>
            <w:ins w:id="5024"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025"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3BC0000D" w14:textId="77777777" w:rsidR="00D449DB" w:rsidRPr="00D449DB" w:rsidRDefault="00D449DB" w:rsidP="00D449DB">
            <w:pPr>
              <w:spacing w:after="0" w:line="240" w:lineRule="auto"/>
              <w:jc w:val="center"/>
              <w:rPr>
                <w:ins w:id="5026" w:author="Stefanie Lane" w:date="2022-06-13T22:43:00Z"/>
                <w:rFonts w:ascii="Calibri" w:eastAsia="Times New Roman" w:hAnsi="Calibri" w:cs="Calibri"/>
                <w:color w:val="000000"/>
                <w:sz w:val="20"/>
                <w:szCs w:val="20"/>
              </w:rPr>
            </w:pPr>
            <w:ins w:id="5027"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028"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4FCED447" w14:textId="77777777" w:rsidR="00D449DB" w:rsidRPr="00D449DB" w:rsidRDefault="00D449DB" w:rsidP="00D449DB">
            <w:pPr>
              <w:spacing w:after="0" w:line="240" w:lineRule="auto"/>
              <w:jc w:val="center"/>
              <w:rPr>
                <w:ins w:id="5029" w:author="Stefanie Lane" w:date="2022-06-13T22:43:00Z"/>
                <w:rFonts w:ascii="Calibri" w:eastAsia="Times New Roman" w:hAnsi="Calibri" w:cs="Calibri"/>
                <w:color w:val="000000"/>
                <w:sz w:val="20"/>
                <w:szCs w:val="20"/>
              </w:rPr>
            </w:pPr>
            <w:ins w:id="5030" w:author="Stefanie Lane" w:date="2022-06-13T22:43:00Z">
              <w:r w:rsidRPr="00D449DB">
                <w:rPr>
                  <w:rFonts w:ascii="Calibri" w:eastAsia="Times New Roman" w:hAnsi="Calibri" w:cs="Calibri"/>
                  <w:color w:val="000000"/>
                  <w:sz w:val="20"/>
                  <w:szCs w:val="20"/>
                </w:rPr>
                <w:t>32.3</w:t>
              </w:r>
            </w:ins>
          </w:p>
        </w:tc>
        <w:tc>
          <w:tcPr>
            <w:tcW w:w="300" w:type="dxa"/>
            <w:tcBorders>
              <w:top w:val="nil"/>
              <w:left w:val="nil"/>
              <w:bottom w:val="nil"/>
              <w:right w:val="nil"/>
            </w:tcBorders>
            <w:shd w:val="clear" w:color="auto" w:fill="auto"/>
            <w:noWrap/>
            <w:vAlign w:val="bottom"/>
            <w:hideMark/>
            <w:tcPrChange w:id="5031" w:author="Stefanie Lane" w:date="2022-06-13T22:43:00Z">
              <w:tcPr>
                <w:tcW w:w="300" w:type="dxa"/>
                <w:tcBorders>
                  <w:top w:val="nil"/>
                  <w:left w:val="nil"/>
                  <w:bottom w:val="nil"/>
                  <w:right w:val="nil"/>
                </w:tcBorders>
                <w:shd w:val="clear" w:color="auto" w:fill="auto"/>
                <w:noWrap/>
                <w:vAlign w:val="bottom"/>
                <w:hideMark/>
              </w:tcPr>
            </w:tcPrChange>
          </w:tcPr>
          <w:p w14:paraId="4CB294AA" w14:textId="77777777" w:rsidR="00D449DB" w:rsidRPr="00D449DB" w:rsidRDefault="00D449DB" w:rsidP="00D449DB">
            <w:pPr>
              <w:spacing w:after="0" w:line="240" w:lineRule="auto"/>
              <w:jc w:val="center"/>
              <w:rPr>
                <w:ins w:id="5032"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03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9FE14AC" w14:textId="77777777" w:rsidR="00D449DB" w:rsidRPr="00D449DB" w:rsidRDefault="00D449DB" w:rsidP="00D449DB">
            <w:pPr>
              <w:spacing w:after="0" w:line="240" w:lineRule="auto"/>
              <w:jc w:val="center"/>
              <w:rPr>
                <w:ins w:id="5034" w:author="Stefanie Lane" w:date="2022-06-13T22:43:00Z"/>
                <w:rFonts w:ascii="Calibri" w:eastAsia="Times New Roman" w:hAnsi="Calibri" w:cs="Calibri"/>
                <w:color w:val="000000"/>
                <w:sz w:val="20"/>
                <w:szCs w:val="20"/>
              </w:rPr>
            </w:pPr>
            <w:ins w:id="5035" w:author="Stefanie Lane" w:date="2022-06-13T22:43:00Z">
              <w:r w:rsidRPr="00D449DB">
                <w:rPr>
                  <w:rFonts w:ascii="Calibri" w:eastAsia="Times New Roman" w:hAnsi="Calibri" w:cs="Calibri"/>
                  <w:color w:val="000000"/>
                  <w:sz w:val="20"/>
                  <w:szCs w:val="20"/>
                </w:rPr>
                <w:t>10.67</w:t>
              </w:r>
            </w:ins>
          </w:p>
        </w:tc>
        <w:tc>
          <w:tcPr>
            <w:tcW w:w="960" w:type="dxa"/>
            <w:tcBorders>
              <w:top w:val="single" w:sz="4" w:space="0" w:color="auto"/>
              <w:left w:val="nil"/>
              <w:bottom w:val="single" w:sz="4" w:space="0" w:color="auto"/>
              <w:right w:val="nil"/>
            </w:tcBorders>
            <w:shd w:val="clear" w:color="auto" w:fill="auto"/>
            <w:noWrap/>
            <w:vAlign w:val="bottom"/>
            <w:hideMark/>
            <w:tcPrChange w:id="503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36BFF4D" w14:textId="77777777" w:rsidR="00D449DB" w:rsidRPr="00D449DB" w:rsidRDefault="00D449DB" w:rsidP="00D449DB">
            <w:pPr>
              <w:spacing w:after="0" w:line="240" w:lineRule="auto"/>
              <w:jc w:val="center"/>
              <w:rPr>
                <w:ins w:id="5037" w:author="Stefanie Lane" w:date="2022-06-13T22:43:00Z"/>
                <w:rFonts w:ascii="Calibri" w:eastAsia="Times New Roman" w:hAnsi="Calibri" w:cs="Calibri"/>
                <w:color w:val="000000"/>
                <w:sz w:val="20"/>
                <w:szCs w:val="20"/>
              </w:rPr>
            </w:pPr>
            <w:ins w:id="5038" w:author="Stefanie Lane" w:date="2022-06-13T22:43:00Z">
              <w:r w:rsidRPr="00D449DB">
                <w:rPr>
                  <w:rFonts w:ascii="Calibri" w:eastAsia="Times New Roman" w:hAnsi="Calibri" w:cs="Calibri"/>
                  <w:color w:val="000000"/>
                  <w:sz w:val="20"/>
                  <w:szCs w:val="20"/>
                </w:rPr>
                <w:t>2.34</w:t>
              </w:r>
            </w:ins>
          </w:p>
        </w:tc>
        <w:tc>
          <w:tcPr>
            <w:tcW w:w="960" w:type="dxa"/>
            <w:tcBorders>
              <w:top w:val="single" w:sz="4" w:space="0" w:color="auto"/>
              <w:left w:val="nil"/>
              <w:bottom w:val="single" w:sz="4" w:space="0" w:color="auto"/>
              <w:right w:val="nil"/>
            </w:tcBorders>
            <w:shd w:val="clear" w:color="auto" w:fill="auto"/>
            <w:noWrap/>
            <w:vAlign w:val="bottom"/>
            <w:hideMark/>
            <w:tcPrChange w:id="5039"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012DE759" w14:textId="77777777" w:rsidR="00D449DB" w:rsidRPr="00D449DB" w:rsidRDefault="00D449DB" w:rsidP="00D449DB">
            <w:pPr>
              <w:spacing w:after="0" w:line="240" w:lineRule="auto"/>
              <w:jc w:val="center"/>
              <w:rPr>
                <w:ins w:id="5040" w:author="Stefanie Lane" w:date="2022-06-13T22:43:00Z"/>
                <w:rFonts w:ascii="Calibri" w:eastAsia="Times New Roman" w:hAnsi="Calibri" w:cs="Calibri"/>
                <w:color w:val="000000"/>
                <w:sz w:val="20"/>
                <w:szCs w:val="20"/>
              </w:rPr>
            </w:pPr>
            <w:ins w:id="5041" w:author="Stefanie Lane" w:date="2022-06-13T22:43:00Z">
              <w:r w:rsidRPr="00D449DB">
                <w:rPr>
                  <w:rFonts w:ascii="Calibri" w:eastAsia="Times New Roman" w:hAnsi="Calibri" w:cs="Calibri"/>
                  <w:color w:val="000000"/>
                  <w:sz w:val="20"/>
                  <w:szCs w:val="20"/>
                </w:rPr>
                <w:t>3.03</w:t>
              </w:r>
            </w:ins>
          </w:p>
        </w:tc>
      </w:tr>
      <w:tr w:rsidR="00D449DB" w:rsidRPr="00D449DB" w14:paraId="4FCA8AD8" w14:textId="77777777" w:rsidTr="00D449DB">
        <w:tblPrEx>
          <w:tblW w:w="6311" w:type="dxa"/>
          <w:tblPrExChange w:id="5042" w:author="Stefanie Lane" w:date="2022-06-13T22:43:00Z">
            <w:tblPrEx>
              <w:tblW w:w="6311" w:type="dxa"/>
            </w:tblPrEx>
          </w:tblPrExChange>
        </w:tblPrEx>
        <w:trPr>
          <w:trHeight w:val="290"/>
          <w:ins w:id="5043" w:author="Stefanie Lane" w:date="2022-06-13T22:43:00Z"/>
          <w:trPrChange w:id="5044"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045" w:author="Stefanie Lane" w:date="2022-06-13T22:43:00Z">
              <w:tcPr>
                <w:tcW w:w="1211" w:type="dxa"/>
                <w:tcBorders>
                  <w:top w:val="nil"/>
                  <w:left w:val="nil"/>
                  <w:bottom w:val="nil"/>
                  <w:right w:val="nil"/>
                </w:tcBorders>
                <w:shd w:val="clear" w:color="auto" w:fill="auto"/>
                <w:noWrap/>
                <w:vAlign w:val="bottom"/>
                <w:hideMark/>
              </w:tcPr>
            </w:tcPrChange>
          </w:tcPr>
          <w:p w14:paraId="77A9BC1B" w14:textId="77777777" w:rsidR="00D449DB" w:rsidRPr="00D449DB" w:rsidRDefault="00D449DB" w:rsidP="00D449DB">
            <w:pPr>
              <w:spacing w:after="0" w:line="240" w:lineRule="auto"/>
              <w:jc w:val="right"/>
              <w:rPr>
                <w:ins w:id="5046" w:author="Stefanie Lane" w:date="2022-06-13T22:43:00Z"/>
                <w:rFonts w:ascii="Calibri" w:eastAsia="Times New Roman" w:hAnsi="Calibri" w:cs="Calibri"/>
                <w:color w:val="000000"/>
                <w:sz w:val="20"/>
                <w:szCs w:val="20"/>
              </w:rPr>
            </w:pPr>
            <w:ins w:id="5047"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048"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A253F7" w14:textId="77777777" w:rsidR="00D449DB" w:rsidRPr="00D449DB" w:rsidRDefault="00D449DB" w:rsidP="00D449DB">
            <w:pPr>
              <w:spacing w:after="0" w:line="240" w:lineRule="auto"/>
              <w:jc w:val="center"/>
              <w:rPr>
                <w:ins w:id="5049" w:author="Stefanie Lane" w:date="2022-06-13T22:43:00Z"/>
                <w:rFonts w:ascii="Calibri" w:eastAsia="Times New Roman" w:hAnsi="Calibri" w:cs="Calibri"/>
                <w:color w:val="000000"/>
                <w:sz w:val="20"/>
                <w:szCs w:val="20"/>
              </w:rPr>
            </w:pPr>
            <w:ins w:id="5050"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5051" w:author="Stefanie Lane" w:date="2022-06-13T22:43:00Z">
              <w:tcPr>
                <w:tcW w:w="960" w:type="dxa"/>
                <w:tcBorders>
                  <w:top w:val="nil"/>
                  <w:left w:val="nil"/>
                  <w:bottom w:val="nil"/>
                  <w:right w:val="nil"/>
                </w:tcBorders>
                <w:shd w:val="clear" w:color="auto" w:fill="auto"/>
                <w:noWrap/>
                <w:vAlign w:val="bottom"/>
                <w:hideMark/>
              </w:tcPr>
            </w:tcPrChange>
          </w:tcPr>
          <w:p w14:paraId="7F7C03D1" w14:textId="77777777" w:rsidR="00D449DB" w:rsidRPr="00D449DB" w:rsidRDefault="00D449DB" w:rsidP="00D449DB">
            <w:pPr>
              <w:spacing w:after="0" w:line="240" w:lineRule="auto"/>
              <w:jc w:val="center"/>
              <w:rPr>
                <w:ins w:id="5052" w:author="Stefanie Lane" w:date="2022-06-13T22:43:00Z"/>
                <w:rFonts w:ascii="Calibri" w:eastAsia="Times New Roman" w:hAnsi="Calibri" w:cs="Calibri"/>
                <w:color w:val="000000"/>
                <w:sz w:val="20"/>
                <w:szCs w:val="20"/>
              </w:rPr>
            </w:pPr>
            <w:ins w:id="5053" w:author="Stefanie Lane" w:date="2022-06-13T22:43:00Z">
              <w:r w:rsidRPr="00D449DB">
                <w:rPr>
                  <w:rFonts w:ascii="Calibri" w:eastAsia="Times New Roman" w:hAnsi="Calibri" w:cs="Calibri"/>
                  <w:color w:val="000000"/>
                  <w:sz w:val="20"/>
                  <w:szCs w:val="20"/>
                </w:rPr>
                <w:t>31.6</w:t>
              </w:r>
            </w:ins>
          </w:p>
        </w:tc>
        <w:tc>
          <w:tcPr>
            <w:tcW w:w="300" w:type="dxa"/>
            <w:tcBorders>
              <w:top w:val="nil"/>
              <w:left w:val="nil"/>
              <w:bottom w:val="nil"/>
              <w:right w:val="nil"/>
            </w:tcBorders>
            <w:shd w:val="clear" w:color="auto" w:fill="auto"/>
            <w:noWrap/>
            <w:vAlign w:val="bottom"/>
            <w:hideMark/>
            <w:tcPrChange w:id="5054" w:author="Stefanie Lane" w:date="2022-06-13T22:43:00Z">
              <w:tcPr>
                <w:tcW w:w="300" w:type="dxa"/>
                <w:tcBorders>
                  <w:top w:val="nil"/>
                  <w:left w:val="nil"/>
                  <w:bottom w:val="nil"/>
                  <w:right w:val="nil"/>
                </w:tcBorders>
                <w:shd w:val="clear" w:color="auto" w:fill="auto"/>
                <w:noWrap/>
                <w:vAlign w:val="bottom"/>
                <w:hideMark/>
              </w:tcPr>
            </w:tcPrChange>
          </w:tcPr>
          <w:p w14:paraId="53AB6801" w14:textId="77777777" w:rsidR="00D449DB" w:rsidRPr="00D449DB" w:rsidRDefault="00D449DB" w:rsidP="00D449DB">
            <w:pPr>
              <w:spacing w:after="0" w:line="240" w:lineRule="auto"/>
              <w:jc w:val="center"/>
              <w:rPr>
                <w:ins w:id="5055"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056"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71C1CA99" w14:textId="77777777" w:rsidR="00D449DB" w:rsidRPr="00D449DB" w:rsidRDefault="00D449DB" w:rsidP="00D449DB">
            <w:pPr>
              <w:spacing w:after="0" w:line="240" w:lineRule="auto"/>
              <w:jc w:val="center"/>
              <w:rPr>
                <w:ins w:id="5057" w:author="Stefanie Lane" w:date="2022-06-13T22:43:00Z"/>
                <w:rFonts w:ascii="Calibri" w:eastAsia="Times New Roman" w:hAnsi="Calibri" w:cs="Calibri"/>
                <w:color w:val="000000"/>
                <w:sz w:val="20"/>
                <w:szCs w:val="20"/>
              </w:rPr>
            </w:pPr>
            <w:ins w:id="5058" w:author="Stefanie Lane" w:date="2022-06-13T22:43:00Z">
              <w:r w:rsidRPr="00D449DB">
                <w:rPr>
                  <w:rFonts w:ascii="Calibri" w:eastAsia="Times New Roman" w:hAnsi="Calibri" w:cs="Calibri"/>
                  <w:color w:val="000000"/>
                  <w:sz w:val="20"/>
                  <w:szCs w:val="20"/>
                </w:rPr>
                <w:t>8.31</w:t>
              </w:r>
            </w:ins>
          </w:p>
        </w:tc>
        <w:tc>
          <w:tcPr>
            <w:tcW w:w="960" w:type="dxa"/>
            <w:tcBorders>
              <w:top w:val="nil"/>
              <w:left w:val="nil"/>
              <w:bottom w:val="single" w:sz="4" w:space="0" w:color="auto"/>
              <w:right w:val="nil"/>
            </w:tcBorders>
            <w:shd w:val="clear" w:color="auto" w:fill="auto"/>
            <w:noWrap/>
            <w:vAlign w:val="bottom"/>
            <w:hideMark/>
            <w:tcPrChange w:id="505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3286406D" w14:textId="77777777" w:rsidR="00D449DB" w:rsidRPr="00D449DB" w:rsidRDefault="00D449DB" w:rsidP="00D449DB">
            <w:pPr>
              <w:spacing w:after="0" w:line="240" w:lineRule="auto"/>
              <w:jc w:val="center"/>
              <w:rPr>
                <w:ins w:id="5060" w:author="Stefanie Lane" w:date="2022-06-13T22:43:00Z"/>
                <w:rFonts w:ascii="Calibri" w:eastAsia="Times New Roman" w:hAnsi="Calibri" w:cs="Calibri"/>
                <w:color w:val="000000"/>
                <w:sz w:val="20"/>
                <w:szCs w:val="20"/>
              </w:rPr>
            </w:pPr>
            <w:ins w:id="5061" w:author="Stefanie Lane" w:date="2022-06-13T22:43:00Z">
              <w:r w:rsidRPr="00D449DB">
                <w:rPr>
                  <w:rFonts w:ascii="Calibri" w:eastAsia="Times New Roman" w:hAnsi="Calibri" w:cs="Calibri"/>
                  <w:color w:val="000000"/>
                  <w:sz w:val="20"/>
                  <w:szCs w:val="20"/>
                </w:rPr>
                <w:t>1.98</w:t>
              </w:r>
            </w:ins>
          </w:p>
        </w:tc>
        <w:tc>
          <w:tcPr>
            <w:tcW w:w="960" w:type="dxa"/>
            <w:tcBorders>
              <w:top w:val="nil"/>
              <w:left w:val="nil"/>
              <w:bottom w:val="single" w:sz="4" w:space="0" w:color="auto"/>
              <w:right w:val="nil"/>
            </w:tcBorders>
            <w:shd w:val="clear" w:color="auto" w:fill="auto"/>
            <w:noWrap/>
            <w:vAlign w:val="bottom"/>
            <w:hideMark/>
            <w:tcPrChange w:id="5062"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63625E5A" w14:textId="77777777" w:rsidR="00D449DB" w:rsidRPr="00D449DB" w:rsidRDefault="00D449DB" w:rsidP="00D449DB">
            <w:pPr>
              <w:spacing w:after="0" w:line="240" w:lineRule="auto"/>
              <w:jc w:val="center"/>
              <w:rPr>
                <w:ins w:id="5063" w:author="Stefanie Lane" w:date="2022-06-13T22:43:00Z"/>
                <w:rFonts w:ascii="Calibri" w:eastAsia="Times New Roman" w:hAnsi="Calibri" w:cs="Calibri"/>
                <w:color w:val="000000"/>
                <w:sz w:val="20"/>
                <w:szCs w:val="20"/>
              </w:rPr>
            </w:pPr>
            <w:ins w:id="5064" w:author="Stefanie Lane" w:date="2022-06-13T22:43:00Z">
              <w:r w:rsidRPr="00D449DB">
                <w:rPr>
                  <w:rFonts w:ascii="Calibri" w:eastAsia="Times New Roman" w:hAnsi="Calibri" w:cs="Calibri"/>
                  <w:color w:val="000000"/>
                  <w:sz w:val="20"/>
                  <w:szCs w:val="20"/>
                </w:rPr>
                <w:t>3.81</w:t>
              </w:r>
            </w:ins>
          </w:p>
        </w:tc>
      </w:tr>
      <w:tr w:rsidR="00D449DB" w:rsidRPr="00D449DB" w14:paraId="056721F9" w14:textId="77777777" w:rsidTr="00D449DB">
        <w:tblPrEx>
          <w:tblW w:w="6311" w:type="dxa"/>
          <w:tblPrExChange w:id="5065" w:author="Stefanie Lane" w:date="2022-06-13T22:43:00Z">
            <w:tblPrEx>
              <w:tblW w:w="6311" w:type="dxa"/>
            </w:tblPrEx>
          </w:tblPrExChange>
        </w:tblPrEx>
        <w:trPr>
          <w:trHeight w:val="290"/>
          <w:ins w:id="5066" w:author="Stefanie Lane" w:date="2022-06-13T22:43:00Z"/>
          <w:trPrChange w:id="5067"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068"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83D6CBE" w14:textId="77777777" w:rsidR="00D449DB" w:rsidRPr="00D449DB" w:rsidRDefault="00D449DB" w:rsidP="00D449DB">
            <w:pPr>
              <w:spacing w:after="0" w:line="240" w:lineRule="auto"/>
              <w:jc w:val="right"/>
              <w:rPr>
                <w:ins w:id="5069" w:author="Stefanie Lane" w:date="2022-06-13T22:43:00Z"/>
                <w:rFonts w:ascii="Calibri" w:eastAsia="Times New Roman" w:hAnsi="Calibri" w:cs="Calibri"/>
                <w:color w:val="000000"/>
                <w:sz w:val="20"/>
                <w:szCs w:val="20"/>
              </w:rPr>
            </w:pPr>
            <w:ins w:id="5070"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071"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57817A8E" w14:textId="77777777" w:rsidR="00D449DB" w:rsidRPr="00D449DB" w:rsidRDefault="00D449DB" w:rsidP="00D449DB">
            <w:pPr>
              <w:spacing w:after="0" w:line="240" w:lineRule="auto"/>
              <w:jc w:val="center"/>
              <w:rPr>
                <w:ins w:id="5072" w:author="Stefanie Lane" w:date="2022-06-13T22:43:00Z"/>
                <w:rFonts w:ascii="Calibri" w:eastAsia="Times New Roman" w:hAnsi="Calibri" w:cs="Calibri"/>
                <w:color w:val="000000"/>
                <w:sz w:val="20"/>
                <w:szCs w:val="20"/>
              </w:rPr>
            </w:pPr>
            <w:ins w:id="5073"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07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D478902" w14:textId="77777777" w:rsidR="00D449DB" w:rsidRPr="00D449DB" w:rsidRDefault="00D449DB" w:rsidP="00D449DB">
            <w:pPr>
              <w:spacing w:after="0" w:line="240" w:lineRule="auto"/>
              <w:jc w:val="center"/>
              <w:rPr>
                <w:ins w:id="5075" w:author="Stefanie Lane" w:date="2022-06-13T22:43:00Z"/>
                <w:rFonts w:ascii="Calibri" w:eastAsia="Times New Roman" w:hAnsi="Calibri" w:cs="Calibri"/>
                <w:color w:val="000000"/>
                <w:sz w:val="20"/>
                <w:szCs w:val="20"/>
              </w:rPr>
            </w:pPr>
            <w:ins w:id="5076" w:author="Stefanie Lane" w:date="2022-06-13T22:43:00Z">
              <w:r w:rsidRPr="00D449DB">
                <w:rPr>
                  <w:rFonts w:ascii="Calibri" w:eastAsia="Times New Roman" w:hAnsi="Calibri" w:cs="Calibri"/>
                  <w:color w:val="000000"/>
                  <w:sz w:val="20"/>
                  <w:szCs w:val="20"/>
                </w:rPr>
                <w:t>30.8</w:t>
              </w:r>
            </w:ins>
          </w:p>
        </w:tc>
        <w:tc>
          <w:tcPr>
            <w:tcW w:w="300" w:type="dxa"/>
            <w:tcBorders>
              <w:top w:val="nil"/>
              <w:left w:val="nil"/>
              <w:bottom w:val="nil"/>
              <w:right w:val="nil"/>
            </w:tcBorders>
            <w:shd w:val="clear" w:color="auto" w:fill="auto"/>
            <w:noWrap/>
            <w:vAlign w:val="bottom"/>
            <w:hideMark/>
            <w:tcPrChange w:id="5077" w:author="Stefanie Lane" w:date="2022-06-13T22:43:00Z">
              <w:tcPr>
                <w:tcW w:w="300" w:type="dxa"/>
                <w:tcBorders>
                  <w:top w:val="nil"/>
                  <w:left w:val="nil"/>
                  <w:bottom w:val="nil"/>
                  <w:right w:val="nil"/>
                </w:tcBorders>
                <w:shd w:val="clear" w:color="auto" w:fill="auto"/>
                <w:noWrap/>
                <w:vAlign w:val="bottom"/>
                <w:hideMark/>
              </w:tcPr>
            </w:tcPrChange>
          </w:tcPr>
          <w:p w14:paraId="5C5FC906" w14:textId="77777777" w:rsidR="00D449DB" w:rsidRPr="00D449DB" w:rsidRDefault="00D449DB" w:rsidP="00D449DB">
            <w:pPr>
              <w:spacing w:after="0" w:line="240" w:lineRule="auto"/>
              <w:jc w:val="center"/>
              <w:rPr>
                <w:ins w:id="5078"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07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1AFC6F7" w14:textId="77777777" w:rsidR="00D449DB" w:rsidRPr="00D449DB" w:rsidRDefault="00D449DB" w:rsidP="00D449DB">
            <w:pPr>
              <w:spacing w:after="0" w:line="240" w:lineRule="auto"/>
              <w:jc w:val="center"/>
              <w:rPr>
                <w:ins w:id="5080" w:author="Stefanie Lane" w:date="2022-06-13T22:43:00Z"/>
                <w:rFonts w:ascii="Calibri" w:eastAsia="Times New Roman" w:hAnsi="Calibri" w:cs="Calibri"/>
                <w:color w:val="000000"/>
                <w:sz w:val="20"/>
                <w:szCs w:val="20"/>
              </w:rPr>
            </w:pPr>
            <w:ins w:id="5081" w:author="Stefanie Lane" w:date="2022-06-13T22:43:00Z">
              <w:r w:rsidRPr="00D449DB">
                <w:rPr>
                  <w:rFonts w:ascii="Calibri" w:eastAsia="Times New Roman" w:hAnsi="Calibri" w:cs="Calibri"/>
                  <w:color w:val="000000"/>
                  <w:sz w:val="20"/>
                  <w:szCs w:val="20"/>
                </w:rPr>
                <w:t>8.18</w:t>
              </w:r>
            </w:ins>
          </w:p>
        </w:tc>
        <w:tc>
          <w:tcPr>
            <w:tcW w:w="960" w:type="dxa"/>
            <w:tcBorders>
              <w:top w:val="nil"/>
              <w:left w:val="nil"/>
              <w:bottom w:val="single" w:sz="4" w:space="0" w:color="auto"/>
              <w:right w:val="nil"/>
            </w:tcBorders>
            <w:shd w:val="clear" w:color="auto" w:fill="auto"/>
            <w:noWrap/>
            <w:vAlign w:val="bottom"/>
            <w:hideMark/>
            <w:tcPrChange w:id="508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70DF21" w14:textId="77777777" w:rsidR="00D449DB" w:rsidRPr="00D449DB" w:rsidRDefault="00D449DB" w:rsidP="00D449DB">
            <w:pPr>
              <w:spacing w:after="0" w:line="240" w:lineRule="auto"/>
              <w:jc w:val="center"/>
              <w:rPr>
                <w:ins w:id="5083" w:author="Stefanie Lane" w:date="2022-06-13T22:43:00Z"/>
                <w:rFonts w:ascii="Calibri" w:eastAsia="Times New Roman" w:hAnsi="Calibri" w:cs="Calibri"/>
                <w:color w:val="000000"/>
                <w:sz w:val="20"/>
                <w:szCs w:val="20"/>
              </w:rPr>
            </w:pPr>
            <w:ins w:id="5084" w:author="Stefanie Lane" w:date="2022-06-13T22:43:00Z">
              <w:r w:rsidRPr="00D449DB">
                <w:rPr>
                  <w:rFonts w:ascii="Calibri" w:eastAsia="Times New Roman" w:hAnsi="Calibri" w:cs="Calibri"/>
                  <w:color w:val="000000"/>
                  <w:sz w:val="20"/>
                  <w:szCs w:val="20"/>
                </w:rPr>
                <w:t>2.51</w:t>
              </w:r>
            </w:ins>
          </w:p>
        </w:tc>
        <w:tc>
          <w:tcPr>
            <w:tcW w:w="960" w:type="dxa"/>
            <w:tcBorders>
              <w:top w:val="nil"/>
              <w:left w:val="nil"/>
              <w:bottom w:val="single" w:sz="4" w:space="0" w:color="auto"/>
              <w:right w:val="nil"/>
            </w:tcBorders>
            <w:shd w:val="clear" w:color="auto" w:fill="auto"/>
            <w:noWrap/>
            <w:vAlign w:val="bottom"/>
            <w:hideMark/>
            <w:tcPrChange w:id="5085"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182CAFF6" w14:textId="77777777" w:rsidR="00D449DB" w:rsidRPr="00D449DB" w:rsidRDefault="00D449DB" w:rsidP="00D449DB">
            <w:pPr>
              <w:spacing w:after="0" w:line="240" w:lineRule="auto"/>
              <w:jc w:val="center"/>
              <w:rPr>
                <w:ins w:id="5086" w:author="Stefanie Lane" w:date="2022-06-13T22:43:00Z"/>
                <w:rFonts w:ascii="Calibri" w:eastAsia="Times New Roman" w:hAnsi="Calibri" w:cs="Calibri"/>
                <w:color w:val="000000"/>
                <w:sz w:val="20"/>
                <w:szCs w:val="20"/>
              </w:rPr>
            </w:pPr>
            <w:ins w:id="5087" w:author="Stefanie Lane" w:date="2022-06-13T22:43:00Z">
              <w:r w:rsidRPr="00D449DB">
                <w:rPr>
                  <w:rFonts w:ascii="Calibri" w:eastAsia="Times New Roman" w:hAnsi="Calibri" w:cs="Calibri"/>
                  <w:color w:val="000000"/>
                  <w:sz w:val="20"/>
                  <w:szCs w:val="20"/>
                </w:rPr>
                <w:t>3.77</w:t>
              </w:r>
            </w:ins>
          </w:p>
        </w:tc>
      </w:tr>
      <w:tr w:rsidR="00D449DB" w:rsidRPr="00D449DB" w14:paraId="172C1E53" w14:textId="77777777" w:rsidTr="00D449DB">
        <w:trPr>
          <w:trHeight w:val="200"/>
          <w:ins w:id="5088" w:author="Stefanie Lane" w:date="2022-06-13T22:43:00Z"/>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ins w:id="5089"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ins w:id="509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ins w:id="5091"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ins w:id="509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ins w:id="509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ins w:id="509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ins w:id="5095" w:author="Stefanie Lane" w:date="2022-06-13T22:43:00Z"/>
                <w:rFonts w:ascii="Times New Roman" w:eastAsia="Times New Roman" w:hAnsi="Times New Roman" w:cs="Times New Roman"/>
                <w:sz w:val="20"/>
                <w:szCs w:val="20"/>
              </w:rPr>
            </w:pPr>
          </w:p>
        </w:tc>
      </w:tr>
      <w:tr w:rsidR="00D449DB" w:rsidRPr="00D449DB" w14:paraId="7A98A076" w14:textId="77777777" w:rsidTr="00D449DB">
        <w:trPr>
          <w:trHeight w:val="290"/>
          <w:ins w:id="5096" w:author="Stefanie Lane" w:date="2022-06-13T22:43:00Z"/>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ins w:id="5097" w:author="Stefanie Lane" w:date="2022-06-13T22:43:00Z"/>
                <w:rFonts w:ascii="Calibri" w:eastAsia="Times New Roman" w:hAnsi="Calibri" w:cs="Calibri"/>
                <w:b/>
                <w:bCs/>
                <w:color w:val="000000"/>
                <w:sz w:val="20"/>
                <w:szCs w:val="20"/>
              </w:rPr>
            </w:pPr>
            <w:ins w:id="5098" w:author="Stefanie Lane" w:date="2022-06-13T22:43:00Z">
              <w:r w:rsidRPr="00D449DB">
                <w:rPr>
                  <w:rFonts w:ascii="Calibri" w:eastAsia="Times New Roman" w:hAnsi="Calibri" w:cs="Calibri"/>
                  <w:b/>
                  <w:bCs/>
                  <w:color w:val="000000"/>
                  <w:sz w:val="20"/>
                  <w:szCs w:val="20"/>
                </w:rPr>
                <w:t>Fescue</w:t>
              </w:r>
            </w:ins>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ins w:id="5099"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ins w:id="5100"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ins w:id="510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ins w:id="510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ins w:id="510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ins w:id="5104" w:author="Stefanie Lane" w:date="2022-06-13T22:43:00Z"/>
                <w:rFonts w:ascii="Times New Roman" w:eastAsia="Times New Roman" w:hAnsi="Times New Roman" w:cs="Times New Roman"/>
                <w:sz w:val="20"/>
                <w:szCs w:val="20"/>
              </w:rPr>
            </w:pPr>
          </w:p>
        </w:tc>
      </w:tr>
      <w:tr w:rsidR="00D449DB" w:rsidRPr="00D449DB" w14:paraId="188AB353" w14:textId="77777777" w:rsidTr="00D449DB">
        <w:trPr>
          <w:trHeight w:val="290"/>
          <w:ins w:id="5105"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ins w:id="5106" w:author="Stefanie Lane" w:date="2022-06-13T22:43:00Z"/>
                <w:rFonts w:ascii="Calibri" w:eastAsia="Times New Roman" w:hAnsi="Calibri" w:cs="Calibri"/>
                <w:color w:val="000000"/>
                <w:sz w:val="20"/>
                <w:szCs w:val="20"/>
              </w:rPr>
            </w:pPr>
            <w:ins w:id="5107"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ins w:id="5108" w:author="Stefanie Lane" w:date="2022-06-13T22:43:00Z"/>
                <w:rFonts w:ascii="Calibri" w:eastAsia="Times New Roman" w:hAnsi="Calibri" w:cs="Calibri"/>
                <w:color w:val="000000"/>
                <w:sz w:val="20"/>
                <w:szCs w:val="20"/>
              </w:rPr>
            </w:pPr>
            <w:ins w:id="5109"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ins w:id="5110" w:author="Stefanie Lane" w:date="2022-06-13T22:43:00Z"/>
                <w:rFonts w:ascii="Calibri" w:eastAsia="Times New Roman" w:hAnsi="Calibri" w:cs="Calibri"/>
                <w:color w:val="000000"/>
                <w:sz w:val="20"/>
                <w:szCs w:val="20"/>
              </w:rPr>
            </w:pPr>
            <w:ins w:id="5111" w:author="Stefanie Lane" w:date="2022-06-13T22:43:00Z">
              <w:r w:rsidRPr="00D449DB">
                <w:rPr>
                  <w:rFonts w:ascii="Calibri" w:eastAsia="Times New Roman" w:hAnsi="Calibri" w:cs="Calibri"/>
                  <w:color w:val="000000"/>
                  <w:sz w:val="20"/>
                  <w:szCs w:val="20"/>
                </w:rPr>
                <w:t>43.3</w:t>
              </w:r>
            </w:ins>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ins w:id="5112"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ins w:id="5113" w:author="Stefanie Lane" w:date="2022-06-13T22:43:00Z"/>
                <w:rFonts w:ascii="Calibri" w:eastAsia="Times New Roman" w:hAnsi="Calibri" w:cs="Calibri"/>
                <w:color w:val="000000"/>
                <w:sz w:val="20"/>
                <w:szCs w:val="20"/>
              </w:rPr>
            </w:pPr>
            <w:ins w:id="5114" w:author="Stefanie Lane" w:date="2022-06-13T22:43:00Z">
              <w:r w:rsidRPr="00D449DB">
                <w:rPr>
                  <w:rFonts w:ascii="Calibri" w:eastAsia="Times New Roman" w:hAnsi="Calibri" w:cs="Calibri"/>
                  <w:color w:val="000000"/>
                  <w:sz w:val="20"/>
                  <w:szCs w:val="20"/>
                </w:rPr>
                <w:t>12.96</w:t>
              </w:r>
            </w:ins>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ins w:id="5115" w:author="Stefanie Lane" w:date="2022-06-13T22:43:00Z"/>
                <w:rFonts w:ascii="Calibri" w:eastAsia="Times New Roman" w:hAnsi="Calibri" w:cs="Calibri"/>
                <w:color w:val="000000"/>
                <w:sz w:val="20"/>
                <w:szCs w:val="20"/>
              </w:rPr>
            </w:pPr>
            <w:ins w:id="5116" w:author="Stefanie Lane" w:date="2022-06-13T22:43:00Z">
              <w:r w:rsidRPr="00D449DB">
                <w:rPr>
                  <w:rFonts w:ascii="Calibri" w:eastAsia="Times New Roman" w:hAnsi="Calibri" w:cs="Calibri"/>
                  <w:color w:val="000000"/>
                  <w:sz w:val="20"/>
                  <w:szCs w:val="20"/>
                </w:rPr>
                <w:t>3.91</w:t>
              </w:r>
            </w:ins>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ins w:id="5117" w:author="Stefanie Lane" w:date="2022-06-13T22:43:00Z"/>
                <w:rFonts w:ascii="Calibri" w:eastAsia="Times New Roman" w:hAnsi="Calibri" w:cs="Calibri"/>
                <w:color w:val="000000"/>
                <w:sz w:val="20"/>
                <w:szCs w:val="20"/>
              </w:rPr>
            </w:pPr>
            <w:ins w:id="5118" w:author="Stefanie Lane" w:date="2022-06-13T22:43:00Z">
              <w:r w:rsidRPr="00D449DB">
                <w:rPr>
                  <w:rFonts w:ascii="Calibri" w:eastAsia="Times New Roman" w:hAnsi="Calibri" w:cs="Calibri"/>
                  <w:color w:val="000000"/>
                  <w:sz w:val="20"/>
                  <w:szCs w:val="20"/>
                </w:rPr>
                <w:t>3.35</w:t>
              </w:r>
            </w:ins>
          </w:p>
        </w:tc>
      </w:tr>
      <w:tr w:rsidR="00D449DB" w:rsidRPr="00D449DB" w14:paraId="7382A7FE" w14:textId="77777777" w:rsidTr="00D449DB">
        <w:trPr>
          <w:trHeight w:val="290"/>
          <w:ins w:id="5119" w:author="Stefanie Lane" w:date="2022-06-13T22:43:00Z"/>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ins w:id="5120" w:author="Stefanie Lane" w:date="2022-06-13T22:43:00Z"/>
                <w:rFonts w:ascii="Calibri" w:eastAsia="Times New Roman" w:hAnsi="Calibri" w:cs="Calibri"/>
                <w:color w:val="000000"/>
                <w:sz w:val="20"/>
                <w:szCs w:val="20"/>
              </w:rPr>
            </w:pPr>
            <w:ins w:id="5121"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ins w:id="5122" w:author="Stefanie Lane" w:date="2022-06-13T22:43:00Z"/>
                <w:rFonts w:ascii="Calibri" w:eastAsia="Times New Roman" w:hAnsi="Calibri" w:cs="Calibri"/>
                <w:color w:val="000000"/>
                <w:sz w:val="20"/>
                <w:szCs w:val="20"/>
              </w:rPr>
            </w:pPr>
            <w:ins w:id="5123"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ins w:id="5124" w:author="Stefanie Lane" w:date="2022-06-13T22:43:00Z"/>
                <w:rFonts w:ascii="Calibri" w:eastAsia="Times New Roman" w:hAnsi="Calibri" w:cs="Calibri"/>
                <w:color w:val="000000"/>
                <w:sz w:val="20"/>
                <w:szCs w:val="20"/>
              </w:rPr>
            </w:pPr>
            <w:ins w:id="5125" w:author="Stefanie Lane" w:date="2022-06-13T22:43:00Z">
              <w:r w:rsidRPr="00D449DB">
                <w:rPr>
                  <w:rFonts w:ascii="Calibri" w:eastAsia="Times New Roman" w:hAnsi="Calibri" w:cs="Calibri"/>
                  <w:color w:val="000000"/>
                  <w:sz w:val="20"/>
                  <w:szCs w:val="20"/>
                </w:rPr>
                <w:t>36.4</w:t>
              </w:r>
            </w:ins>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ins w:id="5126"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ins w:id="5127" w:author="Stefanie Lane" w:date="2022-06-13T22:43:00Z"/>
                <w:rFonts w:ascii="Calibri" w:eastAsia="Times New Roman" w:hAnsi="Calibri" w:cs="Calibri"/>
                <w:color w:val="000000"/>
                <w:sz w:val="20"/>
                <w:szCs w:val="20"/>
              </w:rPr>
            </w:pPr>
            <w:ins w:id="5128" w:author="Stefanie Lane" w:date="2022-06-13T22:43:00Z">
              <w:r w:rsidRPr="00D449DB">
                <w:rPr>
                  <w:rFonts w:ascii="Calibri" w:eastAsia="Times New Roman" w:hAnsi="Calibri" w:cs="Calibri"/>
                  <w:color w:val="000000"/>
                  <w:sz w:val="20"/>
                  <w:szCs w:val="20"/>
                </w:rPr>
                <w:t>9.72</w:t>
              </w:r>
            </w:ins>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ins w:id="5129" w:author="Stefanie Lane" w:date="2022-06-13T22:43:00Z"/>
                <w:rFonts w:ascii="Calibri" w:eastAsia="Times New Roman" w:hAnsi="Calibri" w:cs="Calibri"/>
                <w:color w:val="000000"/>
                <w:sz w:val="20"/>
                <w:szCs w:val="20"/>
              </w:rPr>
            </w:pPr>
            <w:ins w:id="5130" w:author="Stefanie Lane" w:date="2022-06-13T22:43:00Z">
              <w:r w:rsidRPr="00D449DB">
                <w:rPr>
                  <w:rFonts w:ascii="Calibri" w:eastAsia="Times New Roman" w:hAnsi="Calibri" w:cs="Calibri"/>
                  <w:color w:val="000000"/>
                  <w:sz w:val="20"/>
                  <w:szCs w:val="20"/>
                </w:rPr>
                <w:t>3.92</w:t>
              </w:r>
            </w:ins>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ins w:id="5131" w:author="Stefanie Lane" w:date="2022-06-13T22:43:00Z"/>
                <w:rFonts w:ascii="Calibri" w:eastAsia="Times New Roman" w:hAnsi="Calibri" w:cs="Calibri"/>
                <w:color w:val="000000"/>
                <w:sz w:val="20"/>
                <w:szCs w:val="20"/>
              </w:rPr>
            </w:pPr>
            <w:ins w:id="5132" w:author="Stefanie Lane" w:date="2022-06-13T22:43:00Z">
              <w:r w:rsidRPr="00D449DB">
                <w:rPr>
                  <w:rFonts w:ascii="Calibri" w:eastAsia="Times New Roman" w:hAnsi="Calibri" w:cs="Calibri"/>
                  <w:color w:val="000000"/>
                  <w:sz w:val="20"/>
                  <w:szCs w:val="20"/>
                </w:rPr>
                <w:t>3.76</w:t>
              </w:r>
            </w:ins>
          </w:p>
        </w:tc>
      </w:tr>
      <w:tr w:rsidR="00D449DB" w:rsidRPr="00D449DB" w14:paraId="4302B8B4" w14:textId="77777777" w:rsidTr="00D449DB">
        <w:trPr>
          <w:trHeight w:val="290"/>
          <w:ins w:id="5133"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ins w:id="5134" w:author="Stefanie Lane" w:date="2022-06-13T22:43:00Z"/>
                <w:rFonts w:ascii="Calibri" w:eastAsia="Times New Roman" w:hAnsi="Calibri" w:cs="Calibri"/>
                <w:color w:val="000000"/>
                <w:sz w:val="20"/>
                <w:szCs w:val="20"/>
              </w:rPr>
            </w:pPr>
            <w:ins w:id="5135"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ins w:id="5136" w:author="Stefanie Lane" w:date="2022-06-13T22:43:00Z"/>
                <w:rFonts w:ascii="Calibri" w:eastAsia="Times New Roman" w:hAnsi="Calibri" w:cs="Calibri"/>
                <w:color w:val="000000"/>
                <w:sz w:val="20"/>
                <w:szCs w:val="20"/>
              </w:rPr>
            </w:pPr>
            <w:ins w:id="5137"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ins w:id="5138" w:author="Stefanie Lane" w:date="2022-06-13T22:43:00Z"/>
                <w:rFonts w:ascii="Calibri" w:eastAsia="Times New Roman" w:hAnsi="Calibri" w:cs="Calibri"/>
                <w:color w:val="000000"/>
                <w:sz w:val="20"/>
                <w:szCs w:val="20"/>
              </w:rPr>
            </w:pPr>
            <w:ins w:id="5139" w:author="Stefanie Lane" w:date="2022-06-13T22:43:00Z">
              <w:r w:rsidRPr="00D449DB">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ins w:id="5140"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ins w:id="5141" w:author="Stefanie Lane" w:date="2022-06-13T22:43:00Z"/>
                <w:rFonts w:ascii="Calibri" w:eastAsia="Times New Roman" w:hAnsi="Calibri" w:cs="Calibri"/>
                <w:color w:val="000000"/>
                <w:sz w:val="20"/>
                <w:szCs w:val="20"/>
              </w:rPr>
            </w:pPr>
            <w:ins w:id="5142" w:author="Stefanie Lane" w:date="2022-06-13T22:43:00Z">
              <w:r w:rsidRPr="00D449DB">
                <w:rPr>
                  <w:rFonts w:ascii="Calibri" w:eastAsia="Times New Roman" w:hAnsi="Calibri" w:cs="Calibri"/>
                  <w:color w:val="000000"/>
                  <w:sz w:val="20"/>
                  <w:szCs w:val="20"/>
                </w:rPr>
                <w:t>5.83</w:t>
              </w:r>
            </w:ins>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ins w:id="5143" w:author="Stefanie Lane" w:date="2022-06-13T22:43:00Z"/>
                <w:rFonts w:ascii="Calibri" w:eastAsia="Times New Roman" w:hAnsi="Calibri" w:cs="Calibri"/>
                <w:color w:val="000000"/>
                <w:sz w:val="20"/>
                <w:szCs w:val="20"/>
              </w:rPr>
            </w:pPr>
            <w:ins w:id="5144" w:author="Stefanie Lane" w:date="2022-06-13T22:43:00Z">
              <w:r w:rsidRPr="00D449DB">
                <w:rPr>
                  <w:rFonts w:ascii="Calibri" w:eastAsia="Times New Roman" w:hAnsi="Calibri" w:cs="Calibri"/>
                  <w:color w:val="000000"/>
                  <w:sz w:val="20"/>
                  <w:szCs w:val="20"/>
                </w:rPr>
                <w:t>2.79</w:t>
              </w:r>
            </w:ins>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ins w:id="5145" w:author="Stefanie Lane" w:date="2022-06-13T22:43:00Z"/>
                <w:rFonts w:ascii="Calibri" w:eastAsia="Times New Roman" w:hAnsi="Calibri" w:cs="Calibri"/>
                <w:color w:val="000000"/>
                <w:sz w:val="20"/>
                <w:szCs w:val="20"/>
              </w:rPr>
            </w:pPr>
            <w:ins w:id="5146" w:author="Stefanie Lane" w:date="2022-06-13T22:43:00Z">
              <w:r w:rsidRPr="00D449DB">
                <w:rPr>
                  <w:rFonts w:ascii="Calibri" w:eastAsia="Times New Roman" w:hAnsi="Calibri" w:cs="Calibri"/>
                  <w:color w:val="000000"/>
                  <w:sz w:val="20"/>
                  <w:szCs w:val="20"/>
                </w:rPr>
                <w:t>4.63</w:t>
              </w:r>
            </w:ins>
          </w:p>
        </w:tc>
      </w:tr>
      <w:tr w:rsidR="00D449DB" w:rsidRPr="00D449DB" w14:paraId="2BCD40F4" w14:textId="77777777" w:rsidTr="00D449DB">
        <w:trPr>
          <w:trHeight w:val="200"/>
          <w:ins w:id="5147" w:author="Stefanie Lane" w:date="2022-06-13T22:43:00Z"/>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ins w:id="5148"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ins w:id="514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ins w:id="5150"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ins w:id="515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ins w:id="515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ins w:id="515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ins w:id="5154" w:author="Stefanie Lane" w:date="2022-06-13T22:43:00Z"/>
                <w:rFonts w:ascii="Times New Roman" w:eastAsia="Times New Roman" w:hAnsi="Times New Roman" w:cs="Times New Roman"/>
                <w:sz w:val="20"/>
                <w:szCs w:val="20"/>
              </w:rPr>
            </w:pPr>
          </w:p>
        </w:tc>
      </w:tr>
      <w:tr w:rsidR="00D449DB" w:rsidRPr="00D449DB" w14:paraId="1CC47218" w14:textId="77777777" w:rsidTr="00D449DB">
        <w:trPr>
          <w:trHeight w:val="290"/>
          <w:ins w:id="5155" w:author="Stefanie Lane" w:date="2022-06-13T22:43:00Z"/>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ins w:id="5156" w:author="Stefanie Lane" w:date="2022-06-13T22:43:00Z"/>
                <w:rFonts w:ascii="Calibri" w:eastAsia="Times New Roman" w:hAnsi="Calibri" w:cs="Calibri"/>
                <w:b/>
                <w:bCs/>
                <w:color w:val="000000"/>
                <w:sz w:val="20"/>
                <w:szCs w:val="20"/>
              </w:rPr>
            </w:pPr>
            <w:ins w:id="5157" w:author="Stefanie Lane" w:date="2022-06-13T22:43:00Z">
              <w:r w:rsidRPr="00D449DB">
                <w:rPr>
                  <w:rFonts w:ascii="Calibri" w:eastAsia="Times New Roman" w:hAnsi="Calibri" w:cs="Calibri"/>
                  <w:b/>
                  <w:bCs/>
                  <w:color w:val="000000"/>
                  <w:sz w:val="20"/>
                  <w:szCs w:val="20"/>
                </w:rPr>
                <w:t>Bogbean</w:t>
              </w:r>
            </w:ins>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ins w:id="5158"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ins w:id="5159"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ins w:id="516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ins w:id="516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ins w:id="516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ins w:id="5163" w:author="Stefanie Lane" w:date="2022-06-13T22:43:00Z"/>
                <w:rFonts w:ascii="Times New Roman" w:eastAsia="Times New Roman" w:hAnsi="Times New Roman" w:cs="Times New Roman"/>
                <w:sz w:val="20"/>
                <w:szCs w:val="20"/>
              </w:rPr>
            </w:pPr>
          </w:p>
        </w:tc>
      </w:tr>
      <w:tr w:rsidR="00D449DB" w:rsidRPr="00D449DB" w14:paraId="628624E6" w14:textId="77777777" w:rsidTr="00D449DB">
        <w:tblPrEx>
          <w:tblW w:w="6311" w:type="dxa"/>
          <w:tblPrExChange w:id="5164" w:author="Stefanie Lane" w:date="2022-06-13T22:43:00Z">
            <w:tblPrEx>
              <w:tblW w:w="6311" w:type="dxa"/>
            </w:tblPrEx>
          </w:tblPrExChange>
        </w:tblPrEx>
        <w:trPr>
          <w:trHeight w:val="290"/>
          <w:ins w:id="5165" w:author="Stefanie Lane" w:date="2022-06-13T22:43:00Z"/>
          <w:trPrChange w:id="5166"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167"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759CC39" w14:textId="77777777" w:rsidR="00D449DB" w:rsidRPr="00D449DB" w:rsidRDefault="00D449DB" w:rsidP="00D449DB">
            <w:pPr>
              <w:spacing w:after="0" w:line="240" w:lineRule="auto"/>
              <w:jc w:val="right"/>
              <w:rPr>
                <w:ins w:id="5168" w:author="Stefanie Lane" w:date="2022-06-13T22:43:00Z"/>
                <w:rFonts w:ascii="Calibri" w:eastAsia="Times New Roman" w:hAnsi="Calibri" w:cs="Calibri"/>
                <w:color w:val="000000"/>
                <w:sz w:val="20"/>
                <w:szCs w:val="20"/>
              </w:rPr>
            </w:pPr>
            <w:ins w:id="5169"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170"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AFC87D1" w14:textId="77777777" w:rsidR="00D449DB" w:rsidRPr="00D449DB" w:rsidRDefault="00D449DB" w:rsidP="00D449DB">
            <w:pPr>
              <w:spacing w:after="0" w:line="240" w:lineRule="auto"/>
              <w:jc w:val="center"/>
              <w:rPr>
                <w:ins w:id="5171" w:author="Stefanie Lane" w:date="2022-06-13T22:43:00Z"/>
                <w:rFonts w:ascii="Calibri" w:eastAsia="Times New Roman" w:hAnsi="Calibri" w:cs="Calibri"/>
                <w:color w:val="000000"/>
                <w:sz w:val="20"/>
                <w:szCs w:val="20"/>
              </w:rPr>
            </w:pPr>
            <w:ins w:id="5172"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17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F31FFD" w14:textId="77777777" w:rsidR="00D449DB" w:rsidRPr="00D449DB" w:rsidRDefault="00D449DB" w:rsidP="00D449DB">
            <w:pPr>
              <w:spacing w:after="0" w:line="240" w:lineRule="auto"/>
              <w:jc w:val="center"/>
              <w:rPr>
                <w:ins w:id="5174" w:author="Stefanie Lane" w:date="2022-06-13T22:43:00Z"/>
                <w:rFonts w:ascii="Calibri" w:eastAsia="Times New Roman" w:hAnsi="Calibri" w:cs="Calibri"/>
                <w:color w:val="000000"/>
                <w:sz w:val="20"/>
                <w:szCs w:val="20"/>
              </w:rPr>
            </w:pPr>
            <w:ins w:id="5175" w:author="Stefanie Lane" w:date="2022-06-13T22:43:00Z">
              <w:r w:rsidRPr="00D449DB">
                <w:rPr>
                  <w:rFonts w:ascii="Calibri" w:eastAsia="Times New Roman" w:hAnsi="Calibri" w:cs="Calibri"/>
                  <w:color w:val="000000"/>
                  <w:sz w:val="20"/>
                  <w:szCs w:val="20"/>
                </w:rPr>
                <w:t>31.7</w:t>
              </w:r>
            </w:ins>
          </w:p>
        </w:tc>
        <w:tc>
          <w:tcPr>
            <w:tcW w:w="300" w:type="dxa"/>
            <w:tcBorders>
              <w:top w:val="nil"/>
              <w:left w:val="nil"/>
              <w:bottom w:val="nil"/>
              <w:right w:val="nil"/>
            </w:tcBorders>
            <w:shd w:val="clear" w:color="auto" w:fill="auto"/>
            <w:noWrap/>
            <w:vAlign w:val="bottom"/>
            <w:hideMark/>
            <w:tcPrChange w:id="5176" w:author="Stefanie Lane" w:date="2022-06-13T22:43:00Z">
              <w:tcPr>
                <w:tcW w:w="300" w:type="dxa"/>
                <w:tcBorders>
                  <w:top w:val="nil"/>
                  <w:left w:val="nil"/>
                  <w:bottom w:val="nil"/>
                  <w:right w:val="nil"/>
                </w:tcBorders>
                <w:shd w:val="clear" w:color="auto" w:fill="auto"/>
                <w:noWrap/>
                <w:vAlign w:val="bottom"/>
                <w:hideMark/>
              </w:tcPr>
            </w:tcPrChange>
          </w:tcPr>
          <w:p w14:paraId="4E1EF631" w14:textId="77777777" w:rsidR="00D449DB" w:rsidRPr="00D449DB" w:rsidRDefault="00D449DB" w:rsidP="00D449DB">
            <w:pPr>
              <w:spacing w:after="0" w:line="240" w:lineRule="auto"/>
              <w:jc w:val="center"/>
              <w:rPr>
                <w:ins w:id="5177"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178"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D78201" w14:textId="77777777" w:rsidR="00D449DB" w:rsidRPr="00D449DB" w:rsidRDefault="00D449DB" w:rsidP="00D449DB">
            <w:pPr>
              <w:spacing w:after="0" w:line="240" w:lineRule="auto"/>
              <w:jc w:val="center"/>
              <w:rPr>
                <w:ins w:id="5179" w:author="Stefanie Lane" w:date="2022-06-13T22:43:00Z"/>
                <w:rFonts w:ascii="Calibri" w:eastAsia="Times New Roman" w:hAnsi="Calibri" w:cs="Calibri"/>
                <w:color w:val="000000"/>
                <w:sz w:val="20"/>
                <w:szCs w:val="20"/>
              </w:rPr>
            </w:pPr>
            <w:ins w:id="5180" w:author="Stefanie Lane" w:date="2022-06-13T22:43:00Z">
              <w:r w:rsidRPr="00D449DB">
                <w:rPr>
                  <w:rFonts w:ascii="Calibri" w:eastAsia="Times New Roman" w:hAnsi="Calibri" w:cs="Calibri"/>
                  <w:color w:val="000000"/>
                  <w:sz w:val="20"/>
                  <w:szCs w:val="20"/>
                </w:rPr>
                <w:t>12.83</w:t>
              </w:r>
            </w:ins>
          </w:p>
        </w:tc>
        <w:tc>
          <w:tcPr>
            <w:tcW w:w="960" w:type="dxa"/>
            <w:tcBorders>
              <w:top w:val="single" w:sz="4" w:space="0" w:color="auto"/>
              <w:left w:val="nil"/>
              <w:bottom w:val="single" w:sz="4" w:space="0" w:color="auto"/>
              <w:right w:val="nil"/>
            </w:tcBorders>
            <w:shd w:val="clear" w:color="auto" w:fill="auto"/>
            <w:noWrap/>
            <w:vAlign w:val="bottom"/>
            <w:hideMark/>
            <w:tcPrChange w:id="518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AA32FCA" w14:textId="77777777" w:rsidR="00D449DB" w:rsidRPr="00D449DB" w:rsidRDefault="00D449DB" w:rsidP="00D449DB">
            <w:pPr>
              <w:spacing w:after="0" w:line="240" w:lineRule="auto"/>
              <w:jc w:val="center"/>
              <w:rPr>
                <w:ins w:id="5182" w:author="Stefanie Lane" w:date="2022-06-13T22:43:00Z"/>
                <w:rFonts w:ascii="Calibri" w:eastAsia="Times New Roman" w:hAnsi="Calibri" w:cs="Calibri"/>
                <w:color w:val="000000"/>
                <w:sz w:val="20"/>
                <w:szCs w:val="20"/>
              </w:rPr>
            </w:pPr>
            <w:ins w:id="5183" w:author="Stefanie Lane" w:date="2022-06-13T22:43:00Z">
              <w:r w:rsidRPr="00D449DB">
                <w:rPr>
                  <w:rFonts w:ascii="Calibri" w:eastAsia="Times New Roman" w:hAnsi="Calibri" w:cs="Calibri"/>
                  <w:color w:val="000000"/>
                  <w:sz w:val="20"/>
                  <w:szCs w:val="20"/>
                </w:rPr>
                <w:t>3.63</w:t>
              </w:r>
            </w:ins>
          </w:p>
        </w:tc>
        <w:tc>
          <w:tcPr>
            <w:tcW w:w="960" w:type="dxa"/>
            <w:tcBorders>
              <w:top w:val="single" w:sz="4" w:space="0" w:color="auto"/>
              <w:left w:val="nil"/>
              <w:bottom w:val="single" w:sz="4" w:space="0" w:color="auto"/>
              <w:right w:val="nil"/>
            </w:tcBorders>
            <w:shd w:val="clear" w:color="auto" w:fill="auto"/>
            <w:noWrap/>
            <w:vAlign w:val="bottom"/>
            <w:hideMark/>
            <w:tcPrChange w:id="5184"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516D208A" w14:textId="77777777" w:rsidR="00D449DB" w:rsidRPr="00D449DB" w:rsidRDefault="00D449DB" w:rsidP="00D449DB">
            <w:pPr>
              <w:spacing w:after="0" w:line="240" w:lineRule="auto"/>
              <w:jc w:val="center"/>
              <w:rPr>
                <w:ins w:id="5185" w:author="Stefanie Lane" w:date="2022-06-13T22:43:00Z"/>
                <w:rFonts w:ascii="Calibri" w:eastAsia="Times New Roman" w:hAnsi="Calibri" w:cs="Calibri"/>
                <w:color w:val="000000"/>
                <w:sz w:val="20"/>
                <w:szCs w:val="20"/>
              </w:rPr>
            </w:pPr>
            <w:ins w:id="5186" w:author="Stefanie Lane" w:date="2022-06-13T22:43:00Z">
              <w:r w:rsidRPr="00D449DB">
                <w:rPr>
                  <w:rFonts w:ascii="Calibri" w:eastAsia="Times New Roman" w:hAnsi="Calibri" w:cs="Calibri"/>
                  <w:color w:val="000000"/>
                  <w:sz w:val="20"/>
                  <w:szCs w:val="20"/>
                </w:rPr>
                <w:t>2.47</w:t>
              </w:r>
            </w:ins>
          </w:p>
        </w:tc>
      </w:tr>
      <w:tr w:rsidR="00D449DB" w:rsidRPr="00D449DB" w14:paraId="3BD43250" w14:textId="77777777" w:rsidTr="00D449DB">
        <w:tblPrEx>
          <w:tblW w:w="6311" w:type="dxa"/>
          <w:tblPrExChange w:id="5187" w:author="Stefanie Lane" w:date="2022-06-13T22:43:00Z">
            <w:tblPrEx>
              <w:tblW w:w="6311" w:type="dxa"/>
            </w:tblPrEx>
          </w:tblPrExChange>
        </w:tblPrEx>
        <w:trPr>
          <w:trHeight w:val="290"/>
          <w:ins w:id="5188" w:author="Stefanie Lane" w:date="2022-06-13T22:43:00Z"/>
          <w:trPrChange w:id="5189"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190" w:author="Stefanie Lane" w:date="2022-06-13T22:43:00Z">
              <w:tcPr>
                <w:tcW w:w="1211" w:type="dxa"/>
                <w:tcBorders>
                  <w:top w:val="nil"/>
                  <w:left w:val="nil"/>
                  <w:bottom w:val="nil"/>
                  <w:right w:val="nil"/>
                </w:tcBorders>
                <w:shd w:val="clear" w:color="auto" w:fill="auto"/>
                <w:noWrap/>
                <w:vAlign w:val="bottom"/>
                <w:hideMark/>
              </w:tcPr>
            </w:tcPrChange>
          </w:tcPr>
          <w:p w14:paraId="4F42726E" w14:textId="77777777" w:rsidR="00D449DB" w:rsidRPr="00D449DB" w:rsidRDefault="00D449DB" w:rsidP="00D449DB">
            <w:pPr>
              <w:spacing w:after="0" w:line="240" w:lineRule="auto"/>
              <w:jc w:val="right"/>
              <w:rPr>
                <w:ins w:id="5191" w:author="Stefanie Lane" w:date="2022-06-13T22:43:00Z"/>
                <w:rFonts w:ascii="Calibri" w:eastAsia="Times New Roman" w:hAnsi="Calibri" w:cs="Calibri"/>
                <w:color w:val="000000"/>
                <w:sz w:val="20"/>
                <w:szCs w:val="20"/>
              </w:rPr>
            </w:pPr>
            <w:ins w:id="5192"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193"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32CCEDC" w14:textId="77777777" w:rsidR="00D449DB" w:rsidRPr="00D449DB" w:rsidRDefault="00D449DB" w:rsidP="00D449DB">
            <w:pPr>
              <w:spacing w:after="0" w:line="240" w:lineRule="auto"/>
              <w:jc w:val="center"/>
              <w:rPr>
                <w:ins w:id="5194" w:author="Stefanie Lane" w:date="2022-06-13T22:43:00Z"/>
                <w:rFonts w:ascii="Calibri" w:eastAsia="Times New Roman" w:hAnsi="Calibri" w:cs="Calibri"/>
                <w:color w:val="000000"/>
                <w:sz w:val="20"/>
                <w:szCs w:val="20"/>
              </w:rPr>
            </w:pPr>
            <w:ins w:id="5195"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5196" w:author="Stefanie Lane" w:date="2022-06-13T22:43:00Z">
              <w:tcPr>
                <w:tcW w:w="960" w:type="dxa"/>
                <w:tcBorders>
                  <w:top w:val="nil"/>
                  <w:left w:val="nil"/>
                  <w:bottom w:val="nil"/>
                  <w:right w:val="nil"/>
                </w:tcBorders>
                <w:shd w:val="clear" w:color="auto" w:fill="auto"/>
                <w:noWrap/>
                <w:vAlign w:val="bottom"/>
                <w:hideMark/>
              </w:tcPr>
            </w:tcPrChange>
          </w:tcPr>
          <w:p w14:paraId="2908B327" w14:textId="77777777" w:rsidR="00D449DB" w:rsidRPr="00D449DB" w:rsidRDefault="00D449DB" w:rsidP="00D449DB">
            <w:pPr>
              <w:spacing w:after="0" w:line="240" w:lineRule="auto"/>
              <w:jc w:val="center"/>
              <w:rPr>
                <w:ins w:id="5197" w:author="Stefanie Lane" w:date="2022-06-13T22:43:00Z"/>
                <w:rFonts w:ascii="Calibri" w:eastAsia="Times New Roman" w:hAnsi="Calibri" w:cs="Calibri"/>
                <w:color w:val="000000"/>
                <w:sz w:val="20"/>
                <w:szCs w:val="20"/>
              </w:rPr>
            </w:pPr>
            <w:ins w:id="5198" w:author="Stefanie Lane" w:date="2022-06-13T22:43:00Z">
              <w:r w:rsidRPr="00D449DB">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Change w:id="5199" w:author="Stefanie Lane" w:date="2022-06-13T22:43:00Z">
              <w:tcPr>
                <w:tcW w:w="300" w:type="dxa"/>
                <w:tcBorders>
                  <w:top w:val="nil"/>
                  <w:left w:val="nil"/>
                  <w:bottom w:val="nil"/>
                  <w:right w:val="nil"/>
                </w:tcBorders>
                <w:shd w:val="clear" w:color="auto" w:fill="auto"/>
                <w:noWrap/>
                <w:vAlign w:val="bottom"/>
                <w:hideMark/>
              </w:tcPr>
            </w:tcPrChange>
          </w:tcPr>
          <w:p w14:paraId="4DCDA1DB" w14:textId="77777777" w:rsidR="00D449DB" w:rsidRPr="00D449DB" w:rsidRDefault="00D449DB" w:rsidP="00D449DB">
            <w:pPr>
              <w:spacing w:after="0" w:line="240" w:lineRule="auto"/>
              <w:jc w:val="center"/>
              <w:rPr>
                <w:ins w:id="5200"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201"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4C71B5C" w14:textId="77777777" w:rsidR="00D449DB" w:rsidRPr="00D449DB" w:rsidRDefault="00D449DB" w:rsidP="00D449DB">
            <w:pPr>
              <w:spacing w:after="0" w:line="240" w:lineRule="auto"/>
              <w:jc w:val="center"/>
              <w:rPr>
                <w:ins w:id="5202" w:author="Stefanie Lane" w:date="2022-06-13T22:43:00Z"/>
                <w:rFonts w:ascii="Calibri" w:eastAsia="Times New Roman" w:hAnsi="Calibri" w:cs="Calibri"/>
                <w:color w:val="000000"/>
                <w:sz w:val="20"/>
                <w:szCs w:val="20"/>
              </w:rPr>
            </w:pPr>
            <w:ins w:id="5203" w:author="Stefanie Lane" w:date="2022-06-13T22:43:00Z">
              <w:r w:rsidRPr="00D449DB">
                <w:rPr>
                  <w:rFonts w:ascii="Calibri" w:eastAsia="Times New Roman" w:hAnsi="Calibri" w:cs="Calibri"/>
                  <w:color w:val="000000"/>
                  <w:sz w:val="20"/>
                  <w:szCs w:val="20"/>
                </w:rPr>
                <w:t>11.50</w:t>
              </w:r>
            </w:ins>
          </w:p>
        </w:tc>
        <w:tc>
          <w:tcPr>
            <w:tcW w:w="960" w:type="dxa"/>
            <w:tcBorders>
              <w:top w:val="nil"/>
              <w:left w:val="nil"/>
              <w:bottom w:val="single" w:sz="4" w:space="0" w:color="auto"/>
              <w:right w:val="nil"/>
            </w:tcBorders>
            <w:shd w:val="clear" w:color="auto" w:fill="auto"/>
            <w:noWrap/>
            <w:vAlign w:val="bottom"/>
            <w:hideMark/>
            <w:tcPrChange w:id="520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71793B" w14:textId="77777777" w:rsidR="00D449DB" w:rsidRPr="00D449DB" w:rsidRDefault="00D449DB" w:rsidP="00D449DB">
            <w:pPr>
              <w:spacing w:after="0" w:line="240" w:lineRule="auto"/>
              <w:jc w:val="center"/>
              <w:rPr>
                <w:ins w:id="5205" w:author="Stefanie Lane" w:date="2022-06-13T22:43:00Z"/>
                <w:rFonts w:ascii="Calibri" w:eastAsia="Times New Roman" w:hAnsi="Calibri" w:cs="Calibri"/>
                <w:color w:val="000000"/>
                <w:sz w:val="20"/>
                <w:szCs w:val="20"/>
              </w:rPr>
            </w:pPr>
            <w:ins w:id="5206" w:author="Stefanie Lane" w:date="2022-06-13T22:43:00Z">
              <w:r w:rsidRPr="00D449DB">
                <w:rPr>
                  <w:rFonts w:ascii="Calibri" w:eastAsia="Times New Roman" w:hAnsi="Calibri" w:cs="Calibri"/>
                  <w:color w:val="000000"/>
                  <w:sz w:val="20"/>
                  <w:szCs w:val="20"/>
                </w:rPr>
                <w:t>2.92</w:t>
              </w:r>
            </w:ins>
          </w:p>
        </w:tc>
        <w:tc>
          <w:tcPr>
            <w:tcW w:w="960" w:type="dxa"/>
            <w:tcBorders>
              <w:top w:val="nil"/>
              <w:left w:val="nil"/>
              <w:bottom w:val="single" w:sz="4" w:space="0" w:color="auto"/>
              <w:right w:val="nil"/>
            </w:tcBorders>
            <w:shd w:val="clear" w:color="auto" w:fill="auto"/>
            <w:noWrap/>
            <w:vAlign w:val="bottom"/>
            <w:hideMark/>
            <w:tcPrChange w:id="5207"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2D4499FC" w14:textId="77777777" w:rsidR="00D449DB" w:rsidRPr="00D449DB" w:rsidRDefault="00D449DB" w:rsidP="00D449DB">
            <w:pPr>
              <w:spacing w:after="0" w:line="240" w:lineRule="auto"/>
              <w:jc w:val="center"/>
              <w:rPr>
                <w:ins w:id="5208" w:author="Stefanie Lane" w:date="2022-06-13T22:43:00Z"/>
                <w:rFonts w:ascii="Calibri" w:eastAsia="Times New Roman" w:hAnsi="Calibri" w:cs="Calibri"/>
                <w:color w:val="000000"/>
                <w:sz w:val="20"/>
                <w:szCs w:val="20"/>
              </w:rPr>
            </w:pPr>
            <w:ins w:id="5209" w:author="Stefanie Lane" w:date="2022-06-13T22:43:00Z">
              <w:r w:rsidRPr="00D449DB">
                <w:rPr>
                  <w:rFonts w:ascii="Calibri" w:eastAsia="Times New Roman" w:hAnsi="Calibri" w:cs="Calibri"/>
                  <w:color w:val="000000"/>
                  <w:sz w:val="20"/>
                  <w:szCs w:val="20"/>
                </w:rPr>
                <w:t>3.13</w:t>
              </w:r>
            </w:ins>
          </w:p>
        </w:tc>
      </w:tr>
      <w:tr w:rsidR="00D449DB" w:rsidRPr="00D449DB" w14:paraId="08A8B74D" w14:textId="77777777" w:rsidTr="00D449DB">
        <w:tblPrEx>
          <w:tblW w:w="6311" w:type="dxa"/>
          <w:tblPrExChange w:id="5210" w:author="Stefanie Lane" w:date="2022-06-13T22:43:00Z">
            <w:tblPrEx>
              <w:tblW w:w="6311" w:type="dxa"/>
            </w:tblPrEx>
          </w:tblPrExChange>
        </w:tblPrEx>
        <w:trPr>
          <w:trHeight w:val="290"/>
          <w:ins w:id="5211" w:author="Stefanie Lane" w:date="2022-06-13T22:43:00Z"/>
          <w:trPrChange w:id="5212"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213"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569AF1C4" w14:textId="77777777" w:rsidR="00D449DB" w:rsidRPr="00D449DB" w:rsidRDefault="00D449DB" w:rsidP="00D449DB">
            <w:pPr>
              <w:spacing w:after="0" w:line="240" w:lineRule="auto"/>
              <w:jc w:val="right"/>
              <w:rPr>
                <w:ins w:id="5214" w:author="Stefanie Lane" w:date="2022-06-13T22:43:00Z"/>
                <w:rFonts w:ascii="Calibri" w:eastAsia="Times New Roman" w:hAnsi="Calibri" w:cs="Calibri"/>
                <w:color w:val="000000"/>
                <w:sz w:val="20"/>
                <w:szCs w:val="20"/>
              </w:rPr>
            </w:pPr>
            <w:ins w:id="5215"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216"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139C9B8" w14:textId="77777777" w:rsidR="00D449DB" w:rsidRPr="00D449DB" w:rsidRDefault="00D449DB" w:rsidP="00D449DB">
            <w:pPr>
              <w:spacing w:after="0" w:line="240" w:lineRule="auto"/>
              <w:jc w:val="center"/>
              <w:rPr>
                <w:ins w:id="5217" w:author="Stefanie Lane" w:date="2022-06-13T22:43:00Z"/>
                <w:rFonts w:ascii="Calibri" w:eastAsia="Times New Roman" w:hAnsi="Calibri" w:cs="Calibri"/>
                <w:color w:val="000000"/>
                <w:sz w:val="20"/>
                <w:szCs w:val="20"/>
              </w:rPr>
            </w:pPr>
            <w:ins w:id="5218"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521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0FC3F54" w14:textId="77777777" w:rsidR="00D449DB" w:rsidRPr="00D449DB" w:rsidRDefault="00D449DB" w:rsidP="00D449DB">
            <w:pPr>
              <w:spacing w:after="0" w:line="240" w:lineRule="auto"/>
              <w:jc w:val="center"/>
              <w:rPr>
                <w:ins w:id="5220" w:author="Stefanie Lane" w:date="2022-06-13T22:43:00Z"/>
                <w:rFonts w:ascii="Calibri" w:eastAsia="Times New Roman" w:hAnsi="Calibri" w:cs="Calibri"/>
                <w:color w:val="000000"/>
                <w:sz w:val="20"/>
                <w:szCs w:val="20"/>
              </w:rPr>
            </w:pPr>
            <w:ins w:id="5221" w:author="Stefanie Lane" w:date="2022-06-13T22:43:00Z">
              <w:r w:rsidRPr="00D449DB">
                <w:rPr>
                  <w:rFonts w:ascii="Calibri" w:eastAsia="Times New Roman" w:hAnsi="Calibri" w:cs="Calibri"/>
                  <w:color w:val="000000"/>
                  <w:sz w:val="20"/>
                  <w:szCs w:val="20"/>
                </w:rPr>
                <w:t>31.4</w:t>
              </w:r>
            </w:ins>
          </w:p>
        </w:tc>
        <w:tc>
          <w:tcPr>
            <w:tcW w:w="300" w:type="dxa"/>
            <w:tcBorders>
              <w:top w:val="nil"/>
              <w:left w:val="nil"/>
              <w:bottom w:val="nil"/>
              <w:right w:val="nil"/>
            </w:tcBorders>
            <w:shd w:val="clear" w:color="auto" w:fill="auto"/>
            <w:noWrap/>
            <w:vAlign w:val="bottom"/>
            <w:hideMark/>
            <w:tcPrChange w:id="5222" w:author="Stefanie Lane" w:date="2022-06-13T22:43:00Z">
              <w:tcPr>
                <w:tcW w:w="300" w:type="dxa"/>
                <w:tcBorders>
                  <w:top w:val="nil"/>
                  <w:left w:val="nil"/>
                  <w:bottom w:val="nil"/>
                  <w:right w:val="nil"/>
                </w:tcBorders>
                <w:shd w:val="clear" w:color="auto" w:fill="auto"/>
                <w:noWrap/>
                <w:vAlign w:val="bottom"/>
                <w:hideMark/>
              </w:tcPr>
            </w:tcPrChange>
          </w:tcPr>
          <w:p w14:paraId="18166F28" w14:textId="77777777" w:rsidR="00D449DB" w:rsidRPr="00D449DB" w:rsidRDefault="00D449DB" w:rsidP="00D449DB">
            <w:pPr>
              <w:spacing w:after="0" w:line="240" w:lineRule="auto"/>
              <w:jc w:val="center"/>
              <w:rPr>
                <w:ins w:id="5223"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522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B30BE7" w14:textId="77777777" w:rsidR="00D449DB" w:rsidRPr="00D449DB" w:rsidRDefault="00D449DB" w:rsidP="00D449DB">
            <w:pPr>
              <w:spacing w:after="0" w:line="240" w:lineRule="auto"/>
              <w:jc w:val="center"/>
              <w:rPr>
                <w:ins w:id="5225" w:author="Stefanie Lane" w:date="2022-06-13T22:43:00Z"/>
                <w:rFonts w:ascii="Calibri" w:eastAsia="Times New Roman" w:hAnsi="Calibri" w:cs="Calibri"/>
                <w:color w:val="000000"/>
                <w:sz w:val="20"/>
                <w:szCs w:val="20"/>
              </w:rPr>
            </w:pPr>
            <w:ins w:id="5226" w:author="Stefanie Lane" w:date="2022-06-13T22:43:00Z">
              <w:r w:rsidRPr="00D449DB">
                <w:rPr>
                  <w:rFonts w:ascii="Calibri" w:eastAsia="Times New Roman" w:hAnsi="Calibri" w:cs="Calibri"/>
                  <w:color w:val="000000"/>
                  <w:sz w:val="20"/>
                  <w:szCs w:val="20"/>
                </w:rPr>
                <w:t>10.52</w:t>
              </w:r>
            </w:ins>
          </w:p>
        </w:tc>
        <w:tc>
          <w:tcPr>
            <w:tcW w:w="960" w:type="dxa"/>
            <w:tcBorders>
              <w:top w:val="nil"/>
              <w:left w:val="nil"/>
              <w:bottom w:val="single" w:sz="4" w:space="0" w:color="auto"/>
              <w:right w:val="nil"/>
            </w:tcBorders>
            <w:shd w:val="clear" w:color="auto" w:fill="auto"/>
            <w:noWrap/>
            <w:vAlign w:val="bottom"/>
            <w:hideMark/>
            <w:tcPrChange w:id="522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02DC6381" w14:textId="77777777" w:rsidR="00D449DB" w:rsidRPr="00D449DB" w:rsidRDefault="00D449DB" w:rsidP="00D449DB">
            <w:pPr>
              <w:spacing w:after="0" w:line="240" w:lineRule="auto"/>
              <w:jc w:val="center"/>
              <w:rPr>
                <w:ins w:id="5228" w:author="Stefanie Lane" w:date="2022-06-13T22:43:00Z"/>
                <w:rFonts w:ascii="Calibri" w:eastAsia="Times New Roman" w:hAnsi="Calibri" w:cs="Calibri"/>
                <w:color w:val="000000"/>
                <w:sz w:val="20"/>
                <w:szCs w:val="20"/>
              </w:rPr>
            </w:pPr>
            <w:ins w:id="5229" w:author="Stefanie Lane" w:date="2022-06-13T22:43:00Z">
              <w:r w:rsidRPr="00D449DB">
                <w:rPr>
                  <w:rFonts w:ascii="Calibri" w:eastAsia="Times New Roman" w:hAnsi="Calibri" w:cs="Calibri"/>
                  <w:color w:val="000000"/>
                  <w:sz w:val="20"/>
                  <w:szCs w:val="20"/>
                </w:rPr>
                <w:t>1.90</w:t>
              </w:r>
            </w:ins>
          </w:p>
        </w:tc>
        <w:tc>
          <w:tcPr>
            <w:tcW w:w="960" w:type="dxa"/>
            <w:tcBorders>
              <w:top w:val="nil"/>
              <w:left w:val="nil"/>
              <w:bottom w:val="single" w:sz="4" w:space="0" w:color="auto"/>
              <w:right w:val="nil"/>
            </w:tcBorders>
            <w:shd w:val="clear" w:color="auto" w:fill="auto"/>
            <w:noWrap/>
            <w:vAlign w:val="bottom"/>
            <w:hideMark/>
            <w:tcPrChange w:id="5230"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5BE20362" w14:textId="77777777" w:rsidR="00D449DB" w:rsidRPr="00D449DB" w:rsidRDefault="00D449DB" w:rsidP="00D449DB">
            <w:pPr>
              <w:spacing w:after="0" w:line="240" w:lineRule="auto"/>
              <w:jc w:val="center"/>
              <w:rPr>
                <w:ins w:id="5231" w:author="Stefanie Lane" w:date="2022-06-13T22:43:00Z"/>
                <w:rFonts w:ascii="Calibri" w:eastAsia="Times New Roman" w:hAnsi="Calibri" w:cs="Calibri"/>
                <w:color w:val="000000"/>
                <w:sz w:val="20"/>
                <w:szCs w:val="20"/>
              </w:rPr>
            </w:pPr>
            <w:ins w:id="5232" w:author="Stefanie Lane" w:date="2022-06-13T22:43:00Z">
              <w:r w:rsidRPr="00D449DB">
                <w:rPr>
                  <w:rFonts w:ascii="Calibri" w:eastAsia="Times New Roman" w:hAnsi="Calibri" w:cs="Calibri"/>
                  <w:color w:val="000000"/>
                  <w:sz w:val="20"/>
                  <w:szCs w:val="20"/>
                </w:rPr>
                <w:t>2.99</w:t>
              </w:r>
            </w:ins>
          </w:p>
        </w:tc>
      </w:tr>
      <w:tr w:rsidR="00D449DB" w:rsidRPr="00D449DB" w14:paraId="2B867B6D" w14:textId="77777777" w:rsidTr="00D449DB">
        <w:trPr>
          <w:trHeight w:val="200"/>
          <w:ins w:id="5233" w:author="Stefanie Lane" w:date="2022-06-13T22:43:00Z"/>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ins w:id="5234"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ins w:id="523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ins w:id="5236"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ins w:id="523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ins w:id="523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ins w:id="523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ins w:id="5240" w:author="Stefanie Lane" w:date="2022-06-13T22:43:00Z"/>
                <w:rFonts w:ascii="Times New Roman" w:eastAsia="Times New Roman" w:hAnsi="Times New Roman" w:cs="Times New Roman"/>
                <w:sz w:val="20"/>
                <w:szCs w:val="20"/>
              </w:rPr>
            </w:pPr>
          </w:p>
        </w:tc>
      </w:tr>
      <w:tr w:rsidR="00D449DB" w:rsidRPr="00D449DB" w14:paraId="484B6AA8" w14:textId="77777777" w:rsidTr="00D449DB">
        <w:trPr>
          <w:trHeight w:val="290"/>
          <w:ins w:id="5241" w:author="Stefanie Lane" w:date="2022-06-13T22:43:00Z"/>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ins w:id="5242" w:author="Stefanie Lane" w:date="2022-06-13T22:43:00Z"/>
                <w:rFonts w:ascii="Calibri" w:eastAsia="Times New Roman" w:hAnsi="Calibri" w:cs="Calibri"/>
                <w:b/>
                <w:bCs/>
                <w:color w:val="000000"/>
                <w:sz w:val="20"/>
                <w:szCs w:val="20"/>
              </w:rPr>
            </w:pPr>
            <w:ins w:id="5243" w:author="Stefanie Lane" w:date="2022-06-13T22:43:00Z">
              <w:r w:rsidRPr="00D449DB">
                <w:rPr>
                  <w:rFonts w:ascii="Calibri" w:eastAsia="Times New Roman" w:hAnsi="Calibri" w:cs="Calibri"/>
                  <w:b/>
                  <w:bCs/>
                  <w:color w:val="000000"/>
                  <w:sz w:val="20"/>
                  <w:szCs w:val="20"/>
                </w:rPr>
                <w:t>Total</w:t>
              </w:r>
            </w:ins>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ins w:id="5244"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ins w:id="5245"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ins w:id="524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ins w:id="524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ins w:id="524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ins w:id="5249" w:author="Stefanie Lane" w:date="2022-06-13T22:43:00Z"/>
                <w:rFonts w:ascii="Times New Roman" w:eastAsia="Times New Roman" w:hAnsi="Times New Roman" w:cs="Times New Roman"/>
                <w:sz w:val="20"/>
                <w:szCs w:val="20"/>
              </w:rPr>
            </w:pPr>
          </w:p>
        </w:tc>
      </w:tr>
      <w:tr w:rsidR="00D449DB" w:rsidRPr="00D449DB" w14:paraId="4C6A8F6A" w14:textId="77777777" w:rsidTr="00D449DB">
        <w:tblPrEx>
          <w:tblW w:w="6311" w:type="dxa"/>
          <w:tblPrExChange w:id="5250" w:author="Stefanie Lane" w:date="2022-06-13T22:43:00Z">
            <w:tblPrEx>
              <w:tblW w:w="6311" w:type="dxa"/>
            </w:tblPrEx>
          </w:tblPrExChange>
        </w:tblPrEx>
        <w:trPr>
          <w:trHeight w:val="290"/>
          <w:ins w:id="5251" w:author="Stefanie Lane" w:date="2022-06-13T22:43:00Z"/>
          <w:trPrChange w:id="5252"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253"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104790E4" w14:textId="77777777" w:rsidR="00D449DB" w:rsidRPr="00D449DB" w:rsidRDefault="00D449DB" w:rsidP="00D449DB">
            <w:pPr>
              <w:spacing w:after="0" w:line="240" w:lineRule="auto"/>
              <w:jc w:val="right"/>
              <w:rPr>
                <w:ins w:id="5254" w:author="Stefanie Lane" w:date="2022-06-13T22:43:00Z"/>
                <w:rFonts w:ascii="Calibri" w:eastAsia="Times New Roman" w:hAnsi="Calibri" w:cs="Calibri"/>
                <w:color w:val="000000"/>
                <w:sz w:val="20"/>
                <w:szCs w:val="20"/>
              </w:rPr>
            </w:pPr>
            <w:ins w:id="5255"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525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48E36D9" w14:textId="77777777" w:rsidR="00D449DB" w:rsidRPr="00D449DB" w:rsidRDefault="00D449DB" w:rsidP="00D449DB">
            <w:pPr>
              <w:spacing w:after="0" w:line="240" w:lineRule="auto"/>
              <w:jc w:val="center"/>
              <w:rPr>
                <w:ins w:id="5257" w:author="Stefanie Lane" w:date="2022-06-13T22:43:00Z"/>
                <w:rFonts w:ascii="Calibri" w:eastAsia="Times New Roman" w:hAnsi="Calibri" w:cs="Calibri"/>
                <w:color w:val="000000"/>
                <w:sz w:val="20"/>
                <w:szCs w:val="20"/>
              </w:rPr>
            </w:pPr>
            <w:ins w:id="5258"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525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EDAE943" w14:textId="77777777" w:rsidR="00D449DB" w:rsidRPr="00D449DB" w:rsidRDefault="00D449DB" w:rsidP="00D449DB">
            <w:pPr>
              <w:spacing w:after="0" w:line="240" w:lineRule="auto"/>
              <w:jc w:val="center"/>
              <w:rPr>
                <w:ins w:id="5260" w:author="Stefanie Lane" w:date="2022-06-13T22:43:00Z"/>
                <w:rFonts w:ascii="Calibri" w:eastAsia="Times New Roman" w:hAnsi="Calibri" w:cs="Calibri"/>
                <w:color w:val="000000"/>
                <w:sz w:val="20"/>
                <w:szCs w:val="20"/>
              </w:rPr>
            </w:pPr>
            <w:ins w:id="5261" w:author="Stefanie Lane" w:date="2022-06-13T22:43:00Z">
              <w:r w:rsidRPr="00D449DB">
                <w:rPr>
                  <w:rFonts w:ascii="Calibri" w:eastAsia="Times New Roman" w:hAnsi="Calibri" w:cs="Calibri"/>
                  <w:color w:val="000000"/>
                  <w:sz w:val="20"/>
                  <w:szCs w:val="20"/>
                </w:rPr>
                <w:t>47.6</w:t>
              </w:r>
            </w:ins>
          </w:p>
        </w:tc>
        <w:tc>
          <w:tcPr>
            <w:tcW w:w="300" w:type="dxa"/>
            <w:tcBorders>
              <w:top w:val="nil"/>
              <w:left w:val="nil"/>
              <w:bottom w:val="nil"/>
              <w:right w:val="nil"/>
            </w:tcBorders>
            <w:shd w:val="clear" w:color="auto" w:fill="auto"/>
            <w:noWrap/>
            <w:vAlign w:val="bottom"/>
            <w:hideMark/>
            <w:tcPrChange w:id="5262" w:author="Stefanie Lane" w:date="2022-06-13T22:43:00Z">
              <w:tcPr>
                <w:tcW w:w="300" w:type="dxa"/>
                <w:tcBorders>
                  <w:top w:val="nil"/>
                  <w:left w:val="nil"/>
                  <w:bottom w:val="nil"/>
                  <w:right w:val="nil"/>
                </w:tcBorders>
                <w:shd w:val="clear" w:color="auto" w:fill="auto"/>
                <w:noWrap/>
                <w:vAlign w:val="bottom"/>
                <w:hideMark/>
              </w:tcPr>
            </w:tcPrChange>
          </w:tcPr>
          <w:p w14:paraId="2F33A5A7" w14:textId="77777777" w:rsidR="00D449DB" w:rsidRPr="00D449DB" w:rsidRDefault="00D449DB" w:rsidP="00D449DB">
            <w:pPr>
              <w:spacing w:after="0" w:line="240" w:lineRule="auto"/>
              <w:jc w:val="center"/>
              <w:rPr>
                <w:ins w:id="5263"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26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B66CA50" w14:textId="77777777" w:rsidR="00D449DB" w:rsidRPr="00D449DB" w:rsidRDefault="00D449DB" w:rsidP="00D449DB">
            <w:pPr>
              <w:spacing w:after="0" w:line="240" w:lineRule="auto"/>
              <w:jc w:val="center"/>
              <w:rPr>
                <w:ins w:id="5265" w:author="Stefanie Lane" w:date="2022-06-13T22:43:00Z"/>
                <w:rFonts w:ascii="Calibri" w:eastAsia="Times New Roman" w:hAnsi="Calibri" w:cs="Calibri"/>
                <w:color w:val="000000"/>
                <w:sz w:val="20"/>
                <w:szCs w:val="20"/>
              </w:rPr>
            </w:pPr>
            <w:ins w:id="5266" w:author="Stefanie Lane" w:date="2022-06-13T22:43:00Z">
              <w:r w:rsidRPr="00D449DB">
                <w:rPr>
                  <w:rFonts w:ascii="Calibri" w:eastAsia="Times New Roman" w:hAnsi="Calibri" w:cs="Calibri"/>
                  <w:color w:val="000000"/>
                  <w:sz w:val="20"/>
                  <w:szCs w:val="20"/>
                </w:rPr>
                <w:t>12.15</w:t>
              </w:r>
            </w:ins>
          </w:p>
        </w:tc>
        <w:tc>
          <w:tcPr>
            <w:tcW w:w="960" w:type="dxa"/>
            <w:tcBorders>
              <w:top w:val="single" w:sz="4" w:space="0" w:color="auto"/>
              <w:left w:val="nil"/>
              <w:bottom w:val="single" w:sz="4" w:space="0" w:color="auto"/>
              <w:right w:val="nil"/>
            </w:tcBorders>
            <w:shd w:val="clear" w:color="auto" w:fill="auto"/>
            <w:noWrap/>
            <w:vAlign w:val="bottom"/>
            <w:hideMark/>
            <w:tcPrChange w:id="5267"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16C4650" w14:textId="77777777" w:rsidR="00D449DB" w:rsidRPr="00D449DB" w:rsidRDefault="00D449DB" w:rsidP="00D449DB">
            <w:pPr>
              <w:spacing w:after="0" w:line="240" w:lineRule="auto"/>
              <w:jc w:val="center"/>
              <w:rPr>
                <w:ins w:id="5268" w:author="Stefanie Lane" w:date="2022-06-13T22:43:00Z"/>
                <w:rFonts w:ascii="Calibri" w:eastAsia="Times New Roman" w:hAnsi="Calibri" w:cs="Calibri"/>
                <w:color w:val="000000"/>
                <w:sz w:val="20"/>
                <w:szCs w:val="20"/>
              </w:rPr>
            </w:pPr>
            <w:ins w:id="5269" w:author="Stefanie Lane" w:date="2022-06-13T22:43:00Z">
              <w:r w:rsidRPr="00D449DB">
                <w:rPr>
                  <w:rFonts w:ascii="Calibri" w:eastAsia="Times New Roman" w:hAnsi="Calibri" w:cs="Calibri"/>
                  <w:color w:val="000000"/>
                  <w:sz w:val="20"/>
                  <w:szCs w:val="20"/>
                </w:rPr>
                <w:t>3.49</w:t>
              </w:r>
            </w:ins>
          </w:p>
        </w:tc>
        <w:tc>
          <w:tcPr>
            <w:tcW w:w="960" w:type="dxa"/>
            <w:tcBorders>
              <w:top w:val="single" w:sz="4" w:space="0" w:color="auto"/>
              <w:left w:val="nil"/>
              <w:bottom w:val="single" w:sz="4" w:space="0" w:color="auto"/>
              <w:right w:val="nil"/>
            </w:tcBorders>
            <w:shd w:val="clear" w:color="auto" w:fill="auto"/>
            <w:noWrap/>
            <w:vAlign w:val="bottom"/>
            <w:hideMark/>
            <w:tcPrChange w:id="5270"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11D25098" w14:textId="77777777" w:rsidR="00D449DB" w:rsidRPr="00D449DB" w:rsidRDefault="00D449DB" w:rsidP="00D449DB">
            <w:pPr>
              <w:spacing w:after="0" w:line="240" w:lineRule="auto"/>
              <w:jc w:val="center"/>
              <w:rPr>
                <w:ins w:id="5271" w:author="Stefanie Lane" w:date="2022-06-13T22:43:00Z"/>
                <w:rFonts w:ascii="Calibri" w:eastAsia="Times New Roman" w:hAnsi="Calibri" w:cs="Calibri"/>
                <w:color w:val="000000"/>
                <w:sz w:val="20"/>
                <w:szCs w:val="20"/>
              </w:rPr>
            </w:pPr>
            <w:ins w:id="5272" w:author="Stefanie Lane" w:date="2022-06-13T22:43:00Z">
              <w:r w:rsidRPr="00D449DB">
                <w:rPr>
                  <w:rFonts w:ascii="Calibri" w:eastAsia="Times New Roman" w:hAnsi="Calibri" w:cs="Calibri"/>
                  <w:color w:val="000000"/>
                  <w:sz w:val="20"/>
                  <w:szCs w:val="20"/>
                </w:rPr>
                <w:t>3.92</w:t>
              </w:r>
            </w:ins>
          </w:p>
        </w:tc>
      </w:tr>
      <w:tr w:rsidR="00D449DB" w:rsidRPr="00D449DB" w14:paraId="26D0BBA2" w14:textId="77777777" w:rsidTr="00D449DB">
        <w:tblPrEx>
          <w:tblW w:w="6311" w:type="dxa"/>
          <w:tblPrExChange w:id="5273" w:author="Stefanie Lane" w:date="2022-06-13T22:43:00Z">
            <w:tblPrEx>
              <w:tblW w:w="6311" w:type="dxa"/>
            </w:tblPrEx>
          </w:tblPrExChange>
        </w:tblPrEx>
        <w:trPr>
          <w:trHeight w:val="290"/>
          <w:ins w:id="5274" w:author="Stefanie Lane" w:date="2022-06-13T22:43:00Z"/>
          <w:trPrChange w:id="5275"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5276" w:author="Stefanie Lane" w:date="2022-06-13T22:43:00Z">
              <w:tcPr>
                <w:tcW w:w="1211" w:type="dxa"/>
                <w:tcBorders>
                  <w:top w:val="nil"/>
                  <w:left w:val="nil"/>
                  <w:bottom w:val="nil"/>
                  <w:right w:val="nil"/>
                </w:tcBorders>
                <w:shd w:val="clear" w:color="auto" w:fill="auto"/>
                <w:noWrap/>
                <w:vAlign w:val="bottom"/>
                <w:hideMark/>
              </w:tcPr>
            </w:tcPrChange>
          </w:tcPr>
          <w:p w14:paraId="2F0CB831" w14:textId="77777777" w:rsidR="00D449DB" w:rsidRPr="00D449DB" w:rsidRDefault="00D449DB" w:rsidP="00D449DB">
            <w:pPr>
              <w:spacing w:after="0" w:line="240" w:lineRule="auto"/>
              <w:jc w:val="right"/>
              <w:rPr>
                <w:ins w:id="5277" w:author="Stefanie Lane" w:date="2022-06-13T22:43:00Z"/>
                <w:rFonts w:ascii="Calibri" w:eastAsia="Times New Roman" w:hAnsi="Calibri" w:cs="Calibri"/>
                <w:color w:val="000000"/>
                <w:sz w:val="20"/>
                <w:szCs w:val="20"/>
              </w:rPr>
            </w:pPr>
            <w:ins w:id="5278"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527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602EBBF" w14:textId="77777777" w:rsidR="00D449DB" w:rsidRPr="00D449DB" w:rsidRDefault="00D449DB" w:rsidP="00D449DB">
            <w:pPr>
              <w:spacing w:after="0" w:line="240" w:lineRule="auto"/>
              <w:jc w:val="center"/>
              <w:rPr>
                <w:ins w:id="5280" w:author="Stefanie Lane" w:date="2022-06-13T22:43:00Z"/>
                <w:rFonts w:ascii="Calibri" w:eastAsia="Times New Roman" w:hAnsi="Calibri" w:cs="Calibri"/>
                <w:color w:val="000000"/>
                <w:sz w:val="20"/>
                <w:szCs w:val="20"/>
              </w:rPr>
            </w:pPr>
            <w:ins w:id="5281" w:author="Stefanie Lane" w:date="2022-06-13T22:43:00Z">
              <w:r w:rsidRPr="00D449DB">
                <w:rPr>
                  <w:rFonts w:ascii="Calibri" w:eastAsia="Times New Roman" w:hAnsi="Calibri" w:cs="Calibri"/>
                  <w:color w:val="000000"/>
                  <w:sz w:val="20"/>
                  <w:szCs w:val="20"/>
                </w:rPr>
                <w:t>54</w:t>
              </w:r>
            </w:ins>
          </w:p>
        </w:tc>
        <w:tc>
          <w:tcPr>
            <w:tcW w:w="960" w:type="dxa"/>
            <w:tcBorders>
              <w:top w:val="nil"/>
              <w:left w:val="nil"/>
              <w:bottom w:val="nil"/>
              <w:right w:val="nil"/>
            </w:tcBorders>
            <w:shd w:val="clear" w:color="auto" w:fill="auto"/>
            <w:noWrap/>
            <w:vAlign w:val="bottom"/>
            <w:hideMark/>
            <w:tcPrChange w:id="5282" w:author="Stefanie Lane" w:date="2022-06-13T22:43:00Z">
              <w:tcPr>
                <w:tcW w:w="960" w:type="dxa"/>
                <w:tcBorders>
                  <w:top w:val="nil"/>
                  <w:left w:val="nil"/>
                  <w:bottom w:val="nil"/>
                  <w:right w:val="nil"/>
                </w:tcBorders>
                <w:shd w:val="clear" w:color="auto" w:fill="auto"/>
                <w:noWrap/>
                <w:vAlign w:val="bottom"/>
                <w:hideMark/>
              </w:tcPr>
            </w:tcPrChange>
          </w:tcPr>
          <w:p w14:paraId="091ABDDB" w14:textId="77777777" w:rsidR="00D449DB" w:rsidRPr="00D449DB" w:rsidRDefault="00D449DB" w:rsidP="00D449DB">
            <w:pPr>
              <w:spacing w:after="0" w:line="240" w:lineRule="auto"/>
              <w:jc w:val="center"/>
              <w:rPr>
                <w:ins w:id="5283" w:author="Stefanie Lane" w:date="2022-06-13T22:43:00Z"/>
                <w:rFonts w:ascii="Calibri" w:eastAsia="Times New Roman" w:hAnsi="Calibri" w:cs="Calibri"/>
                <w:color w:val="000000"/>
                <w:sz w:val="20"/>
                <w:szCs w:val="20"/>
              </w:rPr>
            </w:pPr>
            <w:ins w:id="5284" w:author="Stefanie Lane" w:date="2022-06-13T22:43:00Z">
              <w:r w:rsidRPr="00D449DB">
                <w:rPr>
                  <w:rFonts w:ascii="Calibri" w:eastAsia="Times New Roman" w:hAnsi="Calibri" w:cs="Calibri"/>
                  <w:color w:val="000000"/>
                  <w:sz w:val="20"/>
                  <w:szCs w:val="20"/>
                </w:rPr>
                <w:t>42.1</w:t>
              </w:r>
            </w:ins>
          </w:p>
        </w:tc>
        <w:tc>
          <w:tcPr>
            <w:tcW w:w="300" w:type="dxa"/>
            <w:tcBorders>
              <w:top w:val="nil"/>
              <w:left w:val="nil"/>
              <w:bottom w:val="nil"/>
              <w:right w:val="nil"/>
            </w:tcBorders>
            <w:shd w:val="clear" w:color="auto" w:fill="auto"/>
            <w:noWrap/>
            <w:vAlign w:val="bottom"/>
            <w:hideMark/>
            <w:tcPrChange w:id="5285" w:author="Stefanie Lane" w:date="2022-06-13T22:43:00Z">
              <w:tcPr>
                <w:tcW w:w="300" w:type="dxa"/>
                <w:tcBorders>
                  <w:top w:val="nil"/>
                  <w:left w:val="nil"/>
                  <w:bottom w:val="nil"/>
                  <w:right w:val="nil"/>
                </w:tcBorders>
                <w:shd w:val="clear" w:color="auto" w:fill="auto"/>
                <w:noWrap/>
                <w:vAlign w:val="bottom"/>
                <w:hideMark/>
              </w:tcPr>
            </w:tcPrChange>
          </w:tcPr>
          <w:p w14:paraId="61F22843" w14:textId="77777777" w:rsidR="00D449DB" w:rsidRPr="00D449DB" w:rsidRDefault="00D449DB" w:rsidP="00D449DB">
            <w:pPr>
              <w:spacing w:after="0" w:line="240" w:lineRule="auto"/>
              <w:jc w:val="center"/>
              <w:rPr>
                <w:ins w:id="5286"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Change w:id="5287" w:author="Stefanie Lane" w:date="2022-06-13T22:43:00Z">
              <w:tcPr>
                <w:tcW w:w="960" w:type="dxa"/>
                <w:tcBorders>
                  <w:top w:val="nil"/>
                  <w:left w:val="nil"/>
                  <w:bottom w:val="nil"/>
                  <w:right w:val="nil"/>
                </w:tcBorders>
                <w:shd w:val="clear" w:color="auto" w:fill="auto"/>
                <w:noWrap/>
                <w:vAlign w:val="bottom"/>
                <w:hideMark/>
              </w:tcPr>
            </w:tcPrChange>
          </w:tcPr>
          <w:p w14:paraId="21FF8AE7" w14:textId="77777777" w:rsidR="00D449DB" w:rsidRPr="00D449DB" w:rsidRDefault="00D449DB" w:rsidP="00D449DB">
            <w:pPr>
              <w:spacing w:after="0" w:line="240" w:lineRule="auto"/>
              <w:jc w:val="center"/>
              <w:rPr>
                <w:ins w:id="5288" w:author="Stefanie Lane" w:date="2022-06-13T22:43:00Z"/>
                <w:rFonts w:ascii="Calibri" w:eastAsia="Times New Roman" w:hAnsi="Calibri" w:cs="Calibri"/>
                <w:color w:val="000000"/>
                <w:sz w:val="20"/>
                <w:szCs w:val="20"/>
              </w:rPr>
            </w:pPr>
            <w:ins w:id="5289" w:author="Stefanie Lane" w:date="2022-06-13T22:43:00Z">
              <w:r w:rsidRPr="00D449DB">
                <w:rPr>
                  <w:rFonts w:ascii="Calibri" w:eastAsia="Times New Roman" w:hAnsi="Calibri" w:cs="Calibri"/>
                  <w:color w:val="000000"/>
                  <w:sz w:val="20"/>
                  <w:szCs w:val="20"/>
                </w:rPr>
                <w:t>10.02</w:t>
              </w:r>
            </w:ins>
          </w:p>
        </w:tc>
        <w:tc>
          <w:tcPr>
            <w:tcW w:w="960" w:type="dxa"/>
            <w:tcBorders>
              <w:top w:val="nil"/>
              <w:left w:val="nil"/>
              <w:bottom w:val="nil"/>
              <w:right w:val="nil"/>
            </w:tcBorders>
            <w:shd w:val="clear" w:color="auto" w:fill="auto"/>
            <w:noWrap/>
            <w:vAlign w:val="bottom"/>
            <w:hideMark/>
            <w:tcPrChange w:id="5290" w:author="Stefanie Lane" w:date="2022-06-13T22:43:00Z">
              <w:tcPr>
                <w:tcW w:w="960" w:type="dxa"/>
                <w:tcBorders>
                  <w:top w:val="nil"/>
                  <w:left w:val="nil"/>
                  <w:bottom w:val="nil"/>
                  <w:right w:val="nil"/>
                </w:tcBorders>
                <w:shd w:val="clear" w:color="auto" w:fill="auto"/>
                <w:noWrap/>
                <w:vAlign w:val="bottom"/>
                <w:hideMark/>
              </w:tcPr>
            </w:tcPrChange>
          </w:tcPr>
          <w:p w14:paraId="63807D5B" w14:textId="77777777" w:rsidR="00D449DB" w:rsidRPr="00D449DB" w:rsidRDefault="00D449DB" w:rsidP="00D449DB">
            <w:pPr>
              <w:spacing w:after="0" w:line="240" w:lineRule="auto"/>
              <w:jc w:val="center"/>
              <w:rPr>
                <w:ins w:id="5291" w:author="Stefanie Lane" w:date="2022-06-13T22:43:00Z"/>
                <w:rFonts w:ascii="Calibri" w:eastAsia="Times New Roman" w:hAnsi="Calibri" w:cs="Calibri"/>
                <w:color w:val="000000"/>
                <w:sz w:val="20"/>
                <w:szCs w:val="20"/>
              </w:rPr>
            </w:pPr>
            <w:ins w:id="5292" w:author="Stefanie Lane" w:date="2022-06-13T22:43:00Z">
              <w:r w:rsidRPr="00D449DB">
                <w:rPr>
                  <w:rFonts w:ascii="Calibri" w:eastAsia="Times New Roman" w:hAnsi="Calibri" w:cs="Calibri"/>
                  <w:color w:val="000000"/>
                  <w:sz w:val="20"/>
                  <w:szCs w:val="20"/>
                </w:rPr>
                <w:t>3.35</w:t>
              </w:r>
            </w:ins>
          </w:p>
        </w:tc>
        <w:tc>
          <w:tcPr>
            <w:tcW w:w="960" w:type="dxa"/>
            <w:tcBorders>
              <w:top w:val="nil"/>
              <w:left w:val="nil"/>
              <w:bottom w:val="nil"/>
              <w:right w:val="nil"/>
            </w:tcBorders>
            <w:shd w:val="clear" w:color="auto" w:fill="auto"/>
            <w:noWrap/>
            <w:vAlign w:val="bottom"/>
            <w:hideMark/>
            <w:tcPrChange w:id="5293" w:author="Stefanie Lane" w:date="2022-06-13T22:43:00Z">
              <w:tcPr>
                <w:tcW w:w="960" w:type="dxa"/>
                <w:tcBorders>
                  <w:top w:val="nil"/>
                  <w:left w:val="nil"/>
                  <w:bottom w:val="nil"/>
                  <w:right w:val="nil"/>
                </w:tcBorders>
                <w:shd w:val="clear" w:color="000000" w:fill="B4C6E7"/>
                <w:noWrap/>
                <w:vAlign w:val="bottom"/>
                <w:hideMark/>
              </w:tcPr>
            </w:tcPrChange>
          </w:tcPr>
          <w:p w14:paraId="53560A29" w14:textId="77777777" w:rsidR="00D449DB" w:rsidRPr="00D449DB" w:rsidRDefault="00D449DB" w:rsidP="00D449DB">
            <w:pPr>
              <w:spacing w:after="0" w:line="240" w:lineRule="auto"/>
              <w:jc w:val="center"/>
              <w:rPr>
                <w:ins w:id="5294" w:author="Stefanie Lane" w:date="2022-06-13T22:43:00Z"/>
                <w:rFonts w:ascii="Calibri" w:eastAsia="Times New Roman" w:hAnsi="Calibri" w:cs="Calibri"/>
                <w:color w:val="000000"/>
                <w:sz w:val="20"/>
                <w:szCs w:val="20"/>
              </w:rPr>
            </w:pPr>
            <w:ins w:id="5295" w:author="Stefanie Lane" w:date="2022-06-13T22:43:00Z">
              <w:r w:rsidRPr="00D449DB">
                <w:rPr>
                  <w:rFonts w:ascii="Calibri" w:eastAsia="Times New Roman" w:hAnsi="Calibri" w:cs="Calibri"/>
                  <w:color w:val="000000"/>
                  <w:sz w:val="20"/>
                  <w:szCs w:val="20"/>
                </w:rPr>
                <w:t>4.22</w:t>
              </w:r>
            </w:ins>
          </w:p>
        </w:tc>
      </w:tr>
      <w:tr w:rsidR="00D449DB" w:rsidRPr="00D449DB" w14:paraId="4DB93A55" w14:textId="77777777" w:rsidTr="00D449DB">
        <w:tblPrEx>
          <w:tblW w:w="6311" w:type="dxa"/>
          <w:tblPrExChange w:id="5296" w:author="Stefanie Lane" w:date="2022-06-13T22:43:00Z">
            <w:tblPrEx>
              <w:tblW w:w="6311" w:type="dxa"/>
            </w:tblPrEx>
          </w:tblPrExChange>
        </w:tblPrEx>
        <w:trPr>
          <w:trHeight w:val="290"/>
          <w:ins w:id="5297" w:author="Stefanie Lane" w:date="2022-06-13T22:43:00Z"/>
          <w:trPrChange w:id="5298"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5299"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0BB0F8B" w14:textId="77777777" w:rsidR="00D449DB" w:rsidRPr="00D449DB" w:rsidRDefault="00D449DB" w:rsidP="00D449DB">
            <w:pPr>
              <w:spacing w:after="0" w:line="240" w:lineRule="auto"/>
              <w:jc w:val="right"/>
              <w:rPr>
                <w:ins w:id="5300" w:author="Stefanie Lane" w:date="2022-06-13T22:43:00Z"/>
                <w:rFonts w:ascii="Calibri" w:eastAsia="Times New Roman" w:hAnsi="Calibri" w:cs="Calibri"/>
                <w:color w:val="000000"/>
                <w:sz w:val="20"/>
                <w:szCs w:val="20"/>
              </w:rPr>
            </w:pPr>
            <w:ins w:id="5301"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530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3500B3C" w14:textId="77777777" w:rsidR="00D449DB" w:rsidRPr="00D449DB" w:rsidRDefault="00D449DB" w:rsidP="00D449DB">
            <w:pPr>
              <w:spacing w:after="0" w:line="240" w:lineRule="auto"/>
              <w:jc w:val="center"/>
              <w:rPr>
                <w:ins w:id="5303" w:author="Stefanie Lane" w:date="2022-06-13T22:43:00Z"/>
                <w:rFonts w:ascii="Calibri" w:eastAsia="Times New Roman" w:hAnsi="Calibri" w:cs="Calibri"/>
                <w:color w:val="000000"/>
                <w:sz w:val="20"/>
                <w:szCs w:val="20"/>
              </w:rPr>
            </w:pPr>
            <w:ins w:id="5304"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5305"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0CBB812" w14:textId="77777777" w:rsidR="00D449DB" w:rsidRPr="00D449DB" w:rsidRDefault="00D449DB" w:rsidP="00D449DB">
            <w:pPr>
              <w:spacing w:after="0" w:line="240" w:lineRule="auto"/>
              <w:jc w:val="center"/>
              <w:rPr>
                <w:ins w:id="5306" w:author="Stefanie Lane" w:date="2022-06-13T22:43:00Z"/>
                <w:rFonts w:ascii="Calibri" w:eastAsia="Times New Roman" w:hAnsi="Calibri" w:cs="Calibri"/>
                <w:color w:val="000000"/>
                <w:sz w:val="20"/>
                <w:szCs w:val="20"/>
              </w:rPr>
            </w:pPr>
            <w:ins w:id="5307" w:author="Stefanie Lane" w:date="2022-06-13T22:43:00Z">
              <w:r w:rsidRPr="00D449DB">
                <w:rPr>
                  <w:rFonts w:ascii="Calibri" w:eastAsia="Times New Roman" w:hAnsi="Calibri" w:cs="Calibri"/>
                  <w:color w:val="000000"/>
                  <w:sz w:val="20"/>
                  <w:szCs w:val="20"/>
                </w:rPr>
                <w:t>41.7</w:t>
              </w:r>
            </w:ins>
          </w:p>
        </w:tc>
        <w:tc>
          <w:tcPr>
            <w:tcW w:w="300" w:type="dxa"/>
            <w:tcBorders>
              <w:top w:val="nil"/>
              <w:left w:val="nil"/>
              <w:bottom w:val="nil"/>
              <w:right w:val="nil"/>
            </w:tcBorders>
            <w:shd w:val="clear" w:color="auto" w:fill="auto"/>
            <w:noWrap/>
            <w:vAlign w:val="bottom"/>
            <w:hideMark/>
            <w:tcPrChange w:id="5308" w:author="Stefanie Lane" w:date="2022-06-13T22:43:00Z">
              <w:tcPr>
                <w:tcW w:w="300" w:type="dxa"/>
                <w:tcBorders>
                  <w:top w:val="nil"/>
                  <w:left w:val="nil"/>
                  <w:bottom w:val="nil"/>
                  <w:right w:val="nil"/>
                </w:tcBorders>
                <w:shd w:val="clear" w:color="auto" w:fill="auto"/>
                <w:noWrap/>
                <w:vAlign w:val="bottom"/>
                <w:hideMark/>
              </w:tcPr>
            </w:tcPrChange>
          </w:tcPr>
          <w:p w14:paraId="226131A7" w14:textId="77777777" w:rsidR="00D449DB" w:rsidRPr="00D449DB" w:rsidRDefault="00D449DB" w:rsidP="00D449DB">
            <w:pPr>
              <w:spacing w:after="0" w:line="240" w:lineRule="auto"/>
              <w:jc w:val="center"/>
              <w:rPr>
                <w:ins w:id="5309"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5310"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5BAA678" w14:textId="77777777" w:rsidR="00D449DB" w:rsidRPr="00D449DB" w:rsidRDefault="00D449DB" w:rsidP="00D449DB">
            <w:pPr>
              <w:spacing w:after="0" w:line="240" w:lineRule="auto"/>
              <w:jc w:val="center"/>
              <w:rPr>
                <w:ins w:id="5311" w:author="Stefanie Lane" w:date="2022-06-13T22:43:00Z"/>
                <w:rFonts w:ascii="Calibri" w:eastAsia="Times New Roman" w:hAnsi="Calibri" w:cs="Calibri"/>
                <w:color w:val="000000"/>
                <w:sz w:val="20"/>
                <w:szCs w:val="20"/>
              </w:rPr>
            </w:pPr>
            <w:ins w:id="5312" w:author="Stefanie Lane" w:date="2022-06-13T22:43:00Z">
              <w:r w:rsidRPr="00D449DB">
                <w:rPr>
                  <w:rFonts w:ascii="Calibri" w:eastAsia="Times New Roman" w:hAnsi="Calibri" w:cs="Calibri"/>
                  <w:color w:val="000000"/>
                  <w:sz w:val="20"/>
                  <w:szCs w:val="20"/>
                </w:rPr>
                <w:t>8.18</w:t>
              </w:r>
            </w:ins>
          </w:p>
        </w:tc>
        <w:tc>
          <w:tcPr>
            <w:tcW w:w="960" w:type="dxa"/>
            <w:tcBorders>
              <w:top w:val="single" w:sz="4" w:space="0" w:color="auto"/>
              <w:left w:val="nil"/>
              <w:bottom w:val="single" w:sz="4" w:space="0" w:color="auto"/>
              <w:right w:val="nil"/>
            </w:tcBorders>
            <w:shd w:val="clear" w:color="auto" w:fill="auto"/>
            <w:noWrap/>
            <w:vAlign w:val="bottom"/>
            <w:hideMark/>
            <w:tcPrChange w:id="531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490FD8E" w14:textId="77777777" w:rsidR="00D449DB" w:rsidRPr="00D449DB" w:rsidRDefault="00D449DB" w:rsidP="00D449DB">
            <w:pPr>
              <w:spacing w:after="0" w:line="240" w:lineRule="auto"/>
              <w:jc w:val="center"/>
              <w:rPr>
                <w:ins w:id="5314" w:author="Stefanie Lane" w:date="2022-06-13T22:43:00Z"/>
                <w:rFonts w:ascii="Calibri" w:eastAsia="Times New Roman" w:hAnsi="Calibri" w:cs="Calibri"/>
                <w:color w:val="000000"/>
                <w:sz w:val="20"/>
                <w:szCs w:val="20"/>
              </w:rPr>
            </w:pPr>
            <w:ins w:id="5315" w:author="Stefanie Lane" w:date="2022-06-13T22:43:00Z">
              <w:r w:rsidRPr="00D449DB">
                <w:rPr>
                  <w:rFonts w:ascii="Calibri" w:eastAsia="Times New Roman" w:hAnsi="Calibri" w:cs="Calibri"/>
                  <w:color w:val="000000"/>
                  <w:sz w:val="20"/>
                  <w:szCs w:val="20"/>
                </w:rPr>
                <w:t>3.08</w:t>
              </w:r>
            </w:ins>
          </w:p>
        </w:tc>
        <w:tc>
          <w:tcPr>
            <w:tcW w:w="960" w:type="dxa"/>
            <w:tcBorders>
              <w:top w:val="single" w:sz="4" w:space="0" w:color="auto"/>
              <w:left w:val="nil"/>
              <w:bottom w:val="single" w:sz="4" w:space="0" w:color="auto"/>
              <w:right w:val="nil"/>
            </w:tcBorders>
            <w:shd w:val="clear" w:color="auto" w:fill="auto"/>
            <w:noWrap/>
            <w:vAlign w:val="bottom"/>
            <w:hideMark/>
            <w:tcPrChange w:id="5316"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295C1C5F" w14:textId="77777777" w:rsidR="00D449DB" w:rsidRPr="00D449DB" w:rsidRDefault="00D449DB" w:rsidP="00D449DB">
            <w:pPr>
              <w:spacing w:after="0" w:line="240" w:lineRule="auto"/>
              <w:jc w:val="center"/>
              <w:rPr>
                <w:ins w:id="5317" w:author="Stefanie Lane" w:date="2022-06-13T22:43:00Z"/>
                <w:rFonts w:ascii="Calibri" w:eastAsia="Times New Roman" w:hAnsi="Calibri" w:cs="Calibri"/>
                <w:color w:val="000000"/>
                <w:sz w:val="20"/>
                <w:szCs w:val="20"/>
              </w:rPr>
            </w:pPr>
            <w:ins w:id="5318" w:author="Stefanie Lane" w:date="2022-06-13T22:43:00Z">
              <w:r w:rsidRPr="00D449DB">
                <w:rPr>
                  <w:rFonts w:ascii="Calibri" w:eastAsia="Times New Roman" w:hAnsi="Calibri" w:cs="Calibri"/>
                  <w:color w:val="000000"/>
                  <w:sz w:val="20"/>
                  <w:szCs w:val="20"/>
                </w:rPr>
                <w:t>5.10</w:t>
              </w:r>
            </w:ins>
          </w:p>
        </w:tc>
      </w:tr>
    </w:tbl>
    <w:p w14:paraId="4DB496C8" w14:textId="70C1F7D1" w:rsidR="000C5906" w:rsidRDefault="000C5906" w:rsidP="000C5906">
      <w:pPr>
        <w:pStyle w:val="Caption"/>
        <w:rPr>
          <w:ins w:id="5319" w:author="Stefanie Lane" w:date="2022-06-03T14:43:00Z"/>
        </w:rPr>
      </w:pPr>
      <w:bookmarkStart w:id="5320" w:name="_Hlk106053555"/>
      <w:bookmarkEnd w:id="4989"/>
      <w:ins w:id="5321" w:author="Stefanie Lane" w:date="2022-06-03T14:43:00Z">
        <w:r>
          <w:t xml:space="preserve">Table </w:t>
        </w:r>
        <w:r>
          <w:fldChar w:fldCharType="begin"/>
        </w:r>
        <w:r>
          <w:instrText xml:space="preserve"> SEQ Table \* ARABIC </w:instrText>
        </w:r>
      </w:ins>
      <w:r>
        <w:fldChar w:fldCharType="separate"/>
      </w:r>
      <w:ins w:id="5322" w:author="Stefanie Lane" w:date="2022-06-03T14:48:00Z">
        <w:r w:rsidR="00173A95">
          <w:rPr>
            <w:noProof/>
          </w:rPr>
          <w:t>6</w:t>
        </w:r>
      </w:ins>
      <w:ins w:id="5323" w:author="Stefanie Lane" w:date="2022-06-03T14:43:00Z">
        <w:r>
          <w:fldChar w:fldCharType="end"/>
        </w:r>
        <w:bookmarkEnd w:id="4990"/>
        <w:r>
          <w:t>. Bootstrapping</w:t>
        </w:r>
      </w:ins>
      <w:ins w:id="5324" w:author="Stefanie Lane" w:date="2022-06-03T14:44:00Z">
        <w:r>
          <w:t xml:space="preserve"> 1</w:t>
        </w:r>
      </w:ins>
      <w:ins w:id="5325" w:author="Stefanie Lane" w:date="2022-06-13T22:43:00Z">
        <w:r w:rsidR="00F661DD">
          <w:t>8</w:t>
        </w:r>
      </w:ins>
      <w:ins w:id="5326" w:author="Stefanie Lane" w:date="2022-06-03T14:44:00Z">
        <w:r>
          <w:t xml:space="preserve"> randomly selected plots 1</w:t>
        </w:r>
      </w:ins>
      <w:ins w:id="5327" w:author="Stefanie Lane" w:date="2022-06-13T22:43:00Z">
        <w:r w:rsidR="00F661DD">
          <w:t>0</w:t>
        </w:r>
      </w:ins>
      <w:ins w:id="5328" w:author="Stefanie Lane" w:date="2022-06-03T14:44:00Z">
        <w:r>
          <w:t xml:space="preserve"> times </w:t>
        </w:r>
        <w:r w:rsidR="00980A64">
          <w:t>shows consistent overall trend in loss of species and alpha divers</w:t>
        </w:r>
      </w:ins>
      <w:ins w:id="5329" w:author="Stefanie Lane" w:date="2022-06-03T14:45:00Z">
        <w:r w:rsidR="00980A64">
          <w:t>ity over time</w:t>
        </w:r>
      </w:ins>
      <w:ins w:id="5330" w:author="Stefanie Lane" w:date="2022-06-13T22:43:00Z">
        <w:r w:rsidR="00F661DD">
          <w:t xml:space="preserve">, and overall increase in beta diversity between 1979 and 2019 in all </w:t>
        </w:r>
        <w:r w:rsidR="00FC0A3B">
          <w:t>assemblages</w:t>
        </w:r>
      </w:ins>
      <w:ins w:id="5331" w:author="Stefanie Lane" w:date="2022-06-13T22:44:00Z">
        <w:r w:rsidR="00FC0A3B">
          <w:t xml:space="preserve"> and across the entire Ladner Marsh plant community</w:t>
        </w:r>
      </w:ins>
      <w:ins w:id="5332" w:author="Stefanie Lane" w:date="2022-06-03T14:45:00Z">
        <w:r w:rsidR="00980A64">
          <w:t>. Therefore, loss of plots due to sampling re-location or</w:t>
        </w:r>
        <w:r w:rsidR="00493F79">
          <w:t xml:space="preserve"> how number of plots clustered into assemblages</w:t>
        </w:r>
      </w:ins>
      <w:ins w:id="5333" w:author="Stefanie Lane" w:date="2022-06-13T22:44:00Z">
        <w:r w:rsidR="00FC0A3B">
          <w:t xml:space="preserve"> as reported in </w:t>
        </w:r>
        <w:r w:rsidR="00FC0A3B">
          <w:fldChar w:fldCharType="begin"/>
        </w:r>
        <w:r w:rsidR="00FC0A3B">
          <w:instrText xml:space="preserve"> REF _Ref104813833 \h </w:instrText>
        </w:r>
      </w:ins>
      <w:r w:rsidR="00FC0A3B">
        <w:fldChar w:fldCharType="separate"/>
      </w:r>
      <w:ins w:id="5334" w:author="Stefanie Lane" w:date="2022-06-13T22:44:00Z">
        <w:r w:rsidR="00FC0A3B">
          <w:t xml:space="preserve">Table </w:t>
        </w:r>
        <w:r w:rsidR="00FC0A3B">
          <w:rPr>
            <w:noProof/>
          </w:rPr>
          <w:t>2</w:t>
        </w:r>
        <w:r w:rsidR="00FC0A3B">
          <w:fldChar w:fldCharType="end"/>
        </w:r>
        <w:r w:rsidR="00FC0A3B">
          <w:t xml:space="preserve"> </w:t>
        </w:r>
      </w:ins>
      <w:ins w:id="5335" w:author="Stefanie Lane" w:date="2022-06-03T14:45:00Z">
        <w:r w:rsidR="00493F79">
          <w:t xml:space="preserve"> is not </w:t>
        </w:r>
      </w:ins>
      <w:ins w:id="5336" w:author="Stefanie Lane" w:date="2022-06-03T14:46:00Z">
        <w:r w:rsidR="00493F79">
          <w:t>expected to affect loss of species or plot-based diversity metrics.</w:t>
        </w:r>
        <w:bookmarkEnd w:id="5320"/>
        <w:r w:rsidR="00493F79">
          <w:t xml:space="preserve"> </w:t>
        </w:r>
      </w:ins>
      <w:ins w:id="5337" w:author="Stefanie Lane" w:date="2022-06-03T14:45:00Z">
        <w:r w:rsidR="00980A64">
          <w:t xml:space="preserve"> </w:t>
        </w:r>
      </w:ins>
    </w:p>
    <w:p w14:paraId="038DE27B" w14:textId="77777777" w:rsidR="00D449DB" w:rsidRDefault="00163B51">
      <w:pPr>
        <w:pStyle w:val="Caption"/>
        <w:rPr>
          <w:ins w:id="5338" w:author="Stefanie Lane" w:date="2022-06-13T22:42:00Z"/>
        </w:rPr>
      </w:pPr>
      <w:r>
        <w:br w:type="page"/>
      </w:r>
    </w:p>
    <w:p w14:paraId="70173B5A" w14:textId="36AC1AD3" w:rsidR="00163B51" w:rsidRDefault="00163B51">
      <w:pPr>
        <w:pStyle w:val="Caption"/>
        <w:pPrChange w:id="5339" w:author="Stefanie Lane" w:date="2022-06-03T14:43:00Z">
          <w:pPr/>
        </w:pPrChange>
      </w:pPr>
    </w:p>
    <w:p w14:paraId="7A1974D0" w14:textId="1B2746C2" w:rsidR="00EB4CE1" w:rsidRDefault="006601E5" w:rsidP="00EB4CE1">
      <w:pPr>
        <w:pStyle w:val="Caption"/>
        <w:pPrChange w:id="5340" w:author="Stefanie Lane" w:date="2022-06-23T15:12:00Z">
          <w:pPr/>
        </w:pPrChange>
      </w:pPr>
      <w:bookmarkStart w:id="5341" w:name="_Ref103170147"/>
      <w:r>
        <w:t xml:space="preserve">Table </w:t>
      </w:r>
      <w:r w:rsidR="00D8774E">
        <w:fldChar w:fldCharType="begin"/>
      </w:r>
      <w:r w:rsidR="00D8774E">
        <w:instrText xml:space="preserve"> SEQ Table \* ARABIC </w:instrText>
      </w:r>
      <w:r w:rsidR="00D8774E">
        <w:fldChar w:fldCharType="separate"/>
      </w:r>
      <w:ins w:id="5342" w:author="Stefanie Lane" w:date="2022-06-03T14:47:00Z">
        <w:r w:rsidR="00173A95">
          <w:rPr>
            <w:noProof/>
          </w:rPr>
          <w:t>7</w:t>
        </w:r>
      </w:ins>
      <w:del w:id="5343" w:author="Stefanie Lane" w:date="2022-05-30T14:29:00Z">
        <w:r w:rsidR="000F6BE9" w:rsidDel="00B71811">
          <w:rPr>
            <w:noProof/>
          </w:rPr>
          <w:delText>6</w:delText>
        </w:r>
      </w:del>
      <w:r w:rsidR="00D8774E">
        <w:rPr>
          <w:noProof/>
        </w:rPr>
        <w:fldChar w:fldCharType="end"/>
      </w:r>
      <w:bookmarkEnd w:id="5341"/>
      <w:r>
        <w:t xml:space="preserve">. </w:t>
      </w:r>
      <w:r w:rsidRPr="003F7745">
        <w:t xml:space="preserve">Percent change in mean </w:t>
      </w:r>
      <w:r w:rsidR="007D4F72">
        <w:t>abundance (</w:t>
      </w:r>
      <w:r w:rsidRPr="003F7745">
        <w:t>cover class</w:t>
      </w:r>
      <w:r w:rsidR="007D4F72">
        <w:t>)</w:t>
      </w:r>
      <w:r w:rsidRPr="003F7745">
        <w:t xml:space="preserve"> between </w:t>
      </w:r>
      <w:del w:id="5344" w:author="Stefanie Lane" w:date="2022-06-23T15:13:00Z">
        <w:r w:rsidRPr="003F7745" w:rsidDel="005F7BFA">
          <w:delText>1979</w:delText>
        </w:r>
        <w:r w:rsidR="00A20DBD" w:rsidDel="005F7BFA">
          <w:delText xml:space="preserve">, 1999, </w:delText>
        </w:r>
        <w:r w:rsidRPr="003F7745" w:rsidDel="005F7BFA">
          <w:delText>and 2019</w:delText>
        </w:r>
      </w:del>
      <w:ins w:id="5345" w:author="Stefanie Lane" w:date="2022-06-23T15:13:00Z">
        <w:r w:rsidR="005F7BFA">
          <w:t>from 1979 to 2019</w:t>
        </w:r>
      </w:ins>
      <w:del w:id="5346" w:author="Stefanie Lane" w:date="2022-06-23T15:13:00Z">
        <w:r w:rsidRPr="003F7745" w:rsidDel="005F7BFA">
          <w:delText xml:space="preserve"> datasets</w:delText>
        </w:r>
      </w:del>
      <w:r w:rsidRPr="003F7745">
        <w:t xml:space="preserve"> for </w:t>
      </w:r>
      <w:ins w:id="5347" w:author="Stefanie Lane" w:date="2022-06-23T15:13:00Z">
        <w:r w:rsidR="005F7BFA">
          <w:t>non-native and na</w:t>
        </w:r>
      </w:ins>
      <w:ins w:id="5348" w:author="Stefanie Lane" w:date="2022-06-23T15:14:00Z">
        <w:r w:rsidR="005F7BFA">
          <w:t xml:space="preserve">tive </w:t>
        </w:r>
      </w:ins>
      <w:r w:rsidRPr="003F7745">
        <w:t>species observed in each assemblage</w:t>
      </w:r>
      <w:r w:rsidR="004F6583">
        <w:t>. New species appearances from 1979 to 2019 indicated by (+)</w:t>
      </w:r>
      <w:ins w:id="5349" w:author="Stefanie Lane" w:date="2022-06-23T15:13:00Z">
        <w:r w:rsidR="005F7BFA">
          <w:t>; species only appearing in 1999 indicated by ‘NA’</w:t>
        </w:r>
      </w:ins>
      <w:r w:rsidR="004F6583">
        <w:t xml:space="preserve">. </w:t>
      </w:r>
      <w:ins w:id="5350" w:author="Stefanie Lane" w:date="2022-06-23T15:14:00Z">
        <w:r w:rsidR="00122884">
          <w:t>Native</w:t>
        </w:r>
        <w:r w:rsidR="005F7BFA">
          <w:t xml:space="preserve"> status is listed as ‘unknown’ if </w:t>
        </w:r>
        <w:r w:rsidR="00122884">
          <w:t xml:space="preserve">plant was not identified to species level. </w:t>
        </w:r>
      </w:ins>
      <w:ins w:id="5351" w:author="Stefanie Lane" w:date="2022-06-23T15:12:00Z">
        <w:r w:rsidR="00EB4CE1">
          <w:fldChar w:fldCharType="begin"/>
        </w:r>
        <w:r w:rsidR="00EB4CE1">
          <w:instrText xml:space="preserve"> LINK Excel.Sheet.12 "https://ubcca-my.sharepoint.com/personal/stefanie_lane_ubc_ca/Documents/Documents/Dissertation/CommunityStability/species_table_pct.xlsx" "species_table_pct!R1C1:R163C7" \a \f 4 \h </w:instrText>
        </w:r>
      </w:ins>
      <w:r w:rsidR="006F10B7">
        <w:instrText xml:space="preserve"> \* MERGEFORMAT </w:instrText>
      </w:r>
      <w:ins w:id="5352" w:author="Stefanie Lane" w:date="2022-06-23T15:12:00Z">
        <w:r w:rsidR="00EB4CE1">
          <w:fldChar w:fldCharType="separate"/>
        </w:r>
      </w:ins>
    </w:p>
    <w:tbl>
      <w:tblPr>
        <w:tblW w:w="10170" w:type="dxa"/>
        <w:tblLook w:val="04A0" w:firstRow="1" w:lastRow="0" w:firstColumn="1" w:lastColumn="0" w:noHBand="0" w:noVBand="1"/>
        <w:tblPrChange w:id="5353" w:author="Stefanie Lane" w:date="2022-06-23T15:14:00Z">
          <w:tblPr>
            <w:tblW w:w="10160" w:type="dxa"/>
            <w:tblLook w:val="04A0" w:firstRow="1" w:lastRow="0" w:firstColumn="1" w:lastColumn="0" w:noHBand="0" w:noVBand="1"/>
          </w:tblPr>
        </w:tblPrChange>
      </w:tblPr>
      <w:tblGrid>
        <w:gridCol w:w="1311"/>
        <w:gridCol w:w="1160"/>
        <w:gridCol w:w="3320"/>
        <w:gridCol w:w="869"/>
        <w:gridCol w:w="990"/>
        <w:gridCol w:w="810"/>
        <w:gridCol w:w="1710"/>
        <w:tblGridChange w:id="5354">
          <w:tblGrid>
            <w:gridCol w:w="1311"/>
            <w:gridCol w:w="1160"/>
            <w:gridCol w:w="3320"/>
            <w:gridCol w:w="960"/>
            <w:gridCol w:w="960"/>
            <w:gridCol w:w="960"/>
            <w:gridCol w:w="1560"/>
          </w:tblGrid>
        </w:tblGridChange>
      </w:tblGrid>
      <w:tr w:rsidR="00EB4CE1" w:rsidRPr="00EB4CE1" w14:paraId="63AB12D1" w14:textId="77777777" w:rsidTr="006F10B7">
        <w:trPr>
          <w:trHeight w:val="590"/>
          <w:ins w:id="5355" w:author="Stefanie Lane" w:date="2022-06-23T15:12:00Z"/>
          <w:trPrChange w:id="5356"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5357"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72F45C90" w14:textId="41306EDA" w:rsidR="00EB4CE1" w:rsidRPr="00EB4CE1" w:rsidRDefault="00EB4CE1" w:rsidP="00EB4CE1">
            <w:pPr>
              <w:spacing w:after="0" w:line="240" w:lineRule="auto"/>
              <w:jc w:val="center"/>
              <w:rPr>
                <w:ins w:id="5358" w:author="Stefanie Lane" w:date="2022-06-23T15:12:00Z"/>
                <w:rFonts w:ascii="Calibri" w:eastAsia="Times New Roman" w:hAnsi="Calibri" w:cs="Calibri"/>
                <w:b/>
                <w:bCs/>
                <w:color w:val="000000"/>
                <w:rPrChange w:id="5359" w:author="Stefanie Lane" w:date="2022-06-23T15:12:00Z">
                  <w:rPr>
                    <w:ins w:id="5360" w:author="Stefanie Lane" w:date="2022-06-23T15:12:00Z"/>
                    <w:rFonts w:ascii="Calibri" w:hAnsi="Calibri" w:cs="Calibri"/>
                    <w:b/>
                    <w:bCs/>
                    <w:color w:val="000000"/>
                  </w:rPr>
                </w:rPrChange>
              </w:rPr>
              <w:pPrChange w:id="5361" w:author="Stefanie Lane" w:date="2022-06-23T15:12:00Z">
                <w:pPr>
                  <w:jc w:val="center"/>
                </w:pPr>
              </w:pPrChange>
            </w:pPr>
            <w:ins w:id="5362" w:author="Stefanie Lane" w:date="2022-06-23T15:12:00Z">
              <w:r w:rsidRPr="00EB4CE1">
                <w:rPr>
                  <w:rFonts w:ascii="Calibri" w:eastAsia="Times New Roman" w:hAnsi="Calibri" w:cs="Calibri"/>
                  <w:b/>
                  <w:bCs/>
                  <w:color w:val="000000"/>
                  <w:rPrChange w:id="5363" w:author="Stefanie Lane" w:date="2022-06-23T15:12:00Z">
                    <w:rPr>
                      <w:rFonts w:ascii="Calibri" w:hAnsi="Calibri" w:cs="Calibri"/>
                      <w:b/>
                      <w:bCs/>
                      <w:color w:val="000000"/>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5364"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238FFF65" w14:textId="77777777" w:rsidR="00EB4CE1" w:rsidRPr="00EB4CE1" w:rsidRDefault="00EB4CE1" w:rsidP="00EB4CE1">
            <w:pPr>
              <w:spacing w:after="0" w:line="240" w:lineRule="auto"/>
              <w:jc w:val="center"/>
              <w:rPr>
                <w:ins w:id="5365" w:author="Stefanie Lane" w:date="2022-06-23T15:12:00Z"/>
                <w:rFonts w:ascii="Calibri" w:eastAsia="Times New Roman" w:hAnsi="Calibri" w:cs="Calibri"/>
                <w:b/>
                <w:bCs/>
                <w:color w:val="000000"/>
                <w:rPrChange w:id="5366" w:author="Stefanie Lane" w:date="2022-06-23T15:12:00Z">
                  <w:rPr>
                    <w:ins w:id="5367" w:author="Stefanie Lane" w:date="2022-06-23T15:12:00Z"/>
                  </w:rPr>
                </w:rPrChange>
              </w:rPr>
              <w:pPrChange w:id="5368" w:author="Stefanie Lane" w:date="2022-06-23T15:12:00Z">
                <w:pPr>
                  <w:jc w:val="center"/>
                </w:pPr>
              </w:pPrChange>
            </w:pPr>
            <w:ins w:id="5369" w:author="Stefanie Lane" w:date="2022-06-23T15:12:00Z">
              <w:r w:rsidRPr="00EB4CE1">
                <w:rPr>
                  <w:rFonts w:ascii="Calibri" w:eastAsia="Times New Roman" w:hAnsi="Calibri" w:cs="Calibri"/>
                  <w:b/>
                  <w:bCs/>
                  <w:color w:val="000000"/>
                  <w:rPrChange w:id="5370" w:author="Stefanie Lane" w:date="2022-06-23T15:12: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5371"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66457B90" w14:textId="77777777" w:rsidR="00EB4CE1" w:rsidRPr="00EB4CE1" w:rsidRDefault="00EB4CE1" w:rsidP="00EB4CE1">
            <w:pPr>
              <w:spacing w:after="0" w:line="240" w:lineRule="auto"/>
              <w:jc w:val="center"/>
              <w:rPr>
                <w:ins w:id="5372" w:author="Stefanie Lane" w:date="2022-06-23T15:12:00Z"/>
                <w:rFonts w:ascii="Calibri" w:eastAsia="Times New Roman" w:hAnsi="Calibri" w:cs="Calibri"/>
                <w:b/>
                <w:bCs/>
                <w:color w:val="000000"/>
                <w:rPrChange w:id="5373" w:author="Stefanie Lane" w:date="2022-06-23T15:12:00Z">
                  <w:rPr>
                    <w:ins w:id="5374" w:author="Stefanie Lane" w:date="2022-06-23T15:12:00Z"/>
                  </w:rPr>
                </w:rPrChange>
              </w:rPr>
              <w:pPrChange w:id="5375" w:author="Stefanie Lane" w:date="2022-06-23T15:12:00Z">
                <w:pPr>
                  <w:jc w:val="center"/>
                </w:pPr>
              </w:pPrChange>
            </w:pPr>
            <w:ins w:id="5376" w:author="Stefanie Lane" w:date="2022-06-23T15:12:00Z">
              <w:r w:rsidRPr="00EB4CE1">
                <w:rPr>
                  <w:rFonts w:ascii="Calibri" w:eastAsia="Times New Roman" w:hAnsi="Calibri" w:cs="Calibri"/>
                  <w:b/>
                  <w:bCs/>
                  <w:color w:val="000000"/>
                  <w:rPrChange w:id="5377" w:author="Stefanie Lane" w:date="2022-06-23T15:12: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Change w:id="5378"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12A23428" w14:textId="77777777" w:rsidR="00EB4CE1" w:rsidRPr="00EB4CE1" w:rsidRDefault="00EB4CE1" w:rsidP="00EB4CE1">
            <w:pPr>
              <w:spacing w:after="0" w:line="240" w:lineRule="auto"/>
              <w:jc w:val="center"/>
              <w:rPr>
                <w:ins w:id="5379" w:author="Stefanie Lane" w:date="2022-06-23T15:12:00Z"/>
                <w:rFonts w:ascii="Calibri" w:eastAsia="Times New Roman" w:hAnsi="Calibri" w:cs="Calibri"/>
                <w:b/>
                <w:bCs/>
                <w:color w:val="000000"/>
                <w:rPrChange w:id="5380" w:author="Stefanie Lane" w:date="2022-06-23T15:12:00Z">
                  <w:rPr>
                    <w:ins w:id="5381" w:author="Stefanie Lane" w:date="2022-06-23T15:12:00Z"/>
                  </w:rPr>
                </w:rPrChange>
              </w:rPr>
              <w:pPrChange w:id="5382" w:author="Stefanie Lane" w:date="2022-06-23T15:12:00Z">
                <w:pPr>
                  <w:jc w:val="center"/>
                </w:pPr>
              </w:pPrChange>
            </w:pPr>
            <w:ins w:id="5383" w:author="Stefanie Lane" w:date="2022-06-23T15:12:00Z">
              <w:r w:rsidRPr="00EB4CE1">
                <w:rPr>
                  <w:rFonts w:ascii="Calibri" w:eastAsia="Times New Roman" w:hAnsi="Calibri" w:cs="Calibri"/>
                  <w:b/>
                  <w:bCs/>
                  <w:color w:val="000000"/>
                  <w:rPrChange w:id="5384" w:author="Stefanie Lane" w:date="2022-06-23T15:12: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Change w:id="5385"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3B7AB22" w14:textId="77777777" w:rsidR="00EB4CE1" w:rsidRPr="00EB4CE1" w:rsidRDefault="00EB4CE1" w:rsidP="00EB4CE1">
            <w:pPr>
              <w:spacing w:after="0" w:line="240" w:lineRule="auto"/>
              <w:jc w:val="center"/>
              <w:rPr>
                <w:ins w:id="5386" w:author="Stefanie Lane" w:date="2022-06-23T15:12:00Z"/>
                <w:rFonts w:ascii="Calibri" w:eastAsia="Times New Roman" w:hAnsi="Calibri" w:cs="Calibri"/>
                <w:b/>
                <w:bCs/>
                <w:color w:val="000000"/>
                <w:rPrChange w:id="5387" w:author="Stefanie Lane" w:date="2022-06-23T15:12:00Z">
                  <w:rPr>
                    <w:ins w:id="5388" w:author="Stefanie Lane" w:date="2022-06-23T15:12:00Z"/>
                  </w:rPr>
                </w:rPrChange>
              </w:rPr>
              <w:pPrChange w:id="5389" w:author="Stefanie Lane" w:date="2022-06-23T15:12:00Z">
                <w:pPr>
                  <w:jc w:val="center"/>
                </w:pPr>
              </w:pPrChange>
            </w:pPr>
            <w:ins w:id="5390" w:author="Stefanie Lane" w:date="2022-06-23T15:12:00Z">
              <w:r w:rsidRPr="00EB4CE1">
                <w:rPr>
                  <w:rFonts w:ascii="Calibri" w:eastAsia="Times New Roman" w:hAnsi="Calibri" w:cs="Calibri"/>
                  <w:b/>
                  <w:bCs/>
                  <w:color w:val="000000"/>
                  <w:rPrChange w:id="5391" w:author="Stefanie Lane" w:date="2022-06-23T15:12: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Change w:id="5392"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682D37ED" w14:textId="77777777" w:rsidR="00EB4CE1" w:rsidRPr="00EB4CE1" w:rsidRDefault="00EB4CE1" w:rsidP="00EB4CE1">
            <w:pPr>
              <w:spacing w:after="0" w:line="240" w:lineRule="auto"/>
              <w:jc w:val="center"/>
              <w:rPr>
                <w:ins w:id="5393" w:author="Stefanie Lane" w:date="2022-06-23T15:12:00Z"/>
                <w:rFonts w:ascii="Calibri" w:eastAsia="Times New Roman" w:hAnsi="Calibri" w:cs="Calibri"/>
                <w:b/>
                <w:bCs/>
                <w:color w:val="000000"/>
                <w:rPrChange w:id="5394" w:author="Stefanie Lane" w:date="2022-06-23T15:12:00Z">
                  <w:rPr>
                    <w:ins w:id="5395" w:author="Stefanie Lane" w:date="2022-06-23T15:12:00Z"/>
                  </w:rPr>
                </w:rPrChange>
              </w:rPr>
              <w:pPrChange w:id="5396" w:author="Stefanie Lane" w:date="2022-06-23T15:12:00Z">
                <w:pPr>
                  <w:jc w:val="center"/>
                </w:pPr>
              </w:pPrChange>
            </w:pPr>
            <w:ins w:id="5397" w:author="Stefanie Lane" w:date="2022-06-23T15:12:00Z">
              <w:r w:rsidRPr="00EB4CE1">
                <w:rPr>
                  <w:rFonts w:ascii="Calibri" w:eastAsia="Times New Roman" w:hAnsi="Calibri" w:cs="Calibri"/>
                  <w:b/>
                  <w:bCs/>
                  <w:color w:val="000000"/>
                  <w:rPrChange w:id="5398" w:author="Stefanie Lane" w:date="2022-06-23T15:12: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Change w:id="5399"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29C7739D" w14:textId="77777777" w:rsidR="00EB4CE1" w:rsidRPr="00EB4CE1" w:rsidRDefault="00EB4CE1" w:rsidP="00EB4CE1">
            <w:pPr>
              <w:spacing w:after="0" w:line="240" w:lineRule="auto"/>
              <w:jc w:val="center"/>
              <w:rPr>
                <w:ins w:id="5400" w:author="Stefanie Lane" w:date="2022-06-23T15:12:00Z"/>
                <w:rFonts w:ascii="Calibri" w:eastAsia="Times New Roman" w:hAnsi="Calibri" w:cs="Calibri"/>
                <w:b/>
                <w:bCs/>
                <w:color w:val="000000"/>
                <w:rPrChange w:id="5401" w:author="Stefanie Lane" w:date="2022-06-23T15:12:00Z">
                  <w:rPr>
                    <w:ins w:id="5402" w:author="Stefanie Lane" w:date="2022-06-23T15:12:00Z"/>
                  </w:rPr>
                </w:rPrChange>
              </w:rPr>
              <w:pPrChange w:id="5403" w:author="Stefanie Lane" w:date="2022-06-23T15:12:00Z">
                <w:pPr>
                  <w:jc w:val="center"/>
                </w:pPr>
              </w:pPrChange>
            </w:pPr>
            <w:ins w:id="5404" w:author="Stefanie Lane" w:date="2022-06-23T15:12:00Z">
              <w:r w:rsidRPr="00EB4CE1">
                <w:rPr>
                  <w:rFonts w:ascii="Calibri" w:eastAsia="Times New Roman" w:hAnsi="Calibri" w:cs="Calibri"/>
                  <w:b/>
                  <w:bCs/>
                  <w:color w:val="000000"/>
                  <w:rPrChange w:id="5405" w:author="Stefanie Lane" w:date="2022-06-23T15:12:00Z">
                    <w:rPr/>
                  </w:rPrChange>
                </w:rPr>
                <w:t>Percent Change (1979-2019)</w:t>
              </w:r>
            </w:ins>
          </w:p>
        </w:tc>
      </w:tr>
      <w:tr w:rsidR="00EB4CE1" w:rsidRPr="00EB4CE1" w14:paraId="46F36753" w14:textId="77777777" w:rsidTr="006F10B7">
        <w:trPr>
          <w:trHeight w:val="290"/>
          <w:ins w:id="5406" w:author="Stefanie Lane" w:date="2022-06-23T15:12:00Z"/>
          <w:trPrChange w:id="5407" w:author="Stefanie Lane" w:date="2022-06-23T15:14:00Z">
            <w:trPr>
              <w:trHeight w:val="29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5408"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34FDD263" w14:textId="77777777" w:rsidR="00EB4CE1" w:rsidRPr="00EB4CE1" w:rsidRDefault="00EB4CE1" w:rsidP="00EB4CE1">
            <w:pPr>
              <w:spacing w:after="0" w:line="240" w:lineRule="auto"/>
              <w:jc w:val="center"/>
              <w:rPr>
                <w:ins w:id="5409" w:author="Stefanie Lane" w:date="2022-06-23T15:12:00Z"/>
                <w:rFonts w:ascii="Calibri" w:eastAsia="Times New Roman" w:hAnsi="Calibri" w:cs="Calibri"/>
                <w:color w:val="000000"/>
                <w:rPrChange w:id="5410" w:author="Stefanie Lane" w:date="2022-06-23T15:12:00Z">
                  <w:rPr>
                    <w:ins w:id="5411" w:author="Stefanie Lane" w:date="2022-06-23T15:12:00Z"/>
                  </w:rPr>
                </w:rPrChange>
              </w:rPr>
              <w:pPrChange w:id="5412" w:author="Stefanie Lane" w:date="2022-06-23T15:12:00Z">
                <w:pPr>
                  <w:jc w:val="center"/>
                </w:pPr>
              </w:pPrChange>
            </w:pPr>
            <w:ins w:id="5413" w:author="Stefanie Lane" w:date="2022-06-23T15:12:00Z">
              <w:r w:rsidRPr="00EB4CE1">
                <w:rPr>
                  <w:rFonts w:ascii="Calibri" w:eastAsia="Times New Roman" w:hAnsi="Calibri" w:cs="Calibri"/>
                  <w:color w:val="000000"/>
                  <w:rPrChange w:id="5414" w:author="Stefanie Lane" w:date="2022-06-23T15:12:00Z">
                    <w:rPr/>
                  </w:rPrChange>
                </w:rPr>
                <w:t>Bogbean</w:t>
              </w:r>
            </w:ins>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5415"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87D007A" w14:textId="77777777" w:rsidR="00EB4CE1" w:rsidRPr="00EB4CE1" w:rsidRDefault="00EB4CE1" w:rsidP="00EB4CE1">
            <w:pPr>
              <w:spacing w:after="0" w:line="240" w:lineRule="auto"/>
              <w:jc w:val="center"/>
              <w:rPr>
                <w:ins w:id="5416" w:author="Stefanie Lane" w:date="2022-06-23T15:12:00Z"/>
                <w:rFonts w:ascii="Calibri" w:eastAsia="Times New Roman" w:hAnsi="Calibri" w:cs="Calibri"/>
                <w:color w:val="000000"/>
                <w:rPrChange w:id="5417" w:author="Stefanie Lane" w:date="2022-06-23T15:12:00Z">
                  <w:rPr>
                    <w:ins w:id="5418" w:author="Stefanie Lane" w:date="2022-06-23T15:12:00Z"/>
                  </w:rPr>
                </w:rPrChange>
              </w:rPr>
              <w:pPrChange w:id="5419" w:author="Stefanie Lane" w:date="2022-06-23T15:12:00Z">
                <w:pPr>
                  <w:jc w:val="center"/>
                </w:pPr>
              </w:pPrChange>
            </w:pPr>
            <w:ins w:id="5420" w:author="Stefanie Lane" w:date="2022-06-23T15:12:00Z">
              <w:r w:rsidRPr="00EB4CE1">
                <w:rPr>
                  <w:rFonts w:ascii="Calibri" w:eastAsia="Times New Roman" w:hAnsi="Calibri" w:cs="Calibri"/>
                  <w:color w:val="000000"/>
                  <w:rPrChange w:id="5421" w:author="Stefanie Lane" w:date="2022-06-23T15:12:00Z">
                    <w:rPr/>
                  </w:rPrChange>
                </w:rPr>
                <w:t>Non-native</w:t>
              </w:r>
            </w:ins>
          </w:p>
        </w:tc>
        <w:tc>
          <w:tcPr>
            <w:tcW w:w="3320" w:type="dxa"/>
            <w:tcBorders>
              <w:top w:val="single" w:sz="4" w:space="0" w:color="auto"/>
              <w:left w:val="nil"/>
              <w:bottom w:val="single" w:sz="4" w:space="0" w:color="auto"/>
              <w:right w:val="nil"/>
            </w:tcBorders>
            <w:shd w:val="clear" w:color="auto" w:fill="auto"/>
            <w:noWrap/>
            <w:vAlign w:val="bottom"/>
            <w:hideMark/>
            <w:tcPrChange w:id="542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87FA00" w14:textId="77777777" w:rsidR="00EB4CE1" w:rsidRPr="00EB4CE1" w:rsidRDefault="00EB4CE1" w:rsidP="00EB4CE1">
            <w:pPr>
              <w:spacing w:after="0" w:line="240" w:lineRule="auto"/>
              <w:rPr>
                <w:ins w:id="5423" w:author="Stefanie Lane" w:date="2022-06-23T15:12:00Z"/>
                <w:rFonts w:ascii="Calibri" w:eastAsia="Times New Roman" w:hAnsi="Calibri" w:cs="Calibri"/>
                <w:i/>
                <w:iCs/>
                <w:color w:val="000000"/>
                <w:rPrChange w:id="5424" w:author="Stefanie Lane" w:date="2022-06-23T15:12:00Z">
                  <w:rPr>
                    <w:ins w:id="5425" w:author="Stefanie Lane" w:date="2022-06-23T15:12:00Z"/>
                  </w:rPr>
                </w:rPrChange>
              </w:rPr>
              <w:pPrChange w:id="5426" w:author="Stefanie Lane" w:date="2022-06-23T15:12:00Z">
                <w:pPr/>
              </w:pPrChange>
            </w:pPr>
            <w:ins w:id="5427" w:author="Stefanie Lane" w:date="2022-06-23T15:12:00Z">
              <w:r w:rsidRPr="00EB4CE1">
                <w:rPr>
                  <w:rFonts w:ascii="Calibri" w:eastAsia="Times New Roman" w:hAnsi="Calibri" w:cs="Calibri"/>
                  <w:i/>
                  <w:iCs/>
                  <w:color w:val="000000"/>
                  <w:rPrChange w:id="5428" w:author="Stefanie Lane" w:date="2022-06-23T15:12:00Z">
                    <w:rPr/>
                  </w:rPrChange>
                </w:rPr>
                <w:t>Mentha arvensis</w:t>
              </w:r>
            </w:ins>
          </w:p>
        </w:tc>
        <w:tc>
          <w:tcPr>
            <w:tcW w:w="869" w:type="dxa"/>
            <w:tcBorders>
              <w:top w:val="single" w:sz="4" w:space="0" w:color="auto"/>
              <w:left w:val="nil"/>
              <w:bottom w:val="single" w:sz="4" w:space="0" w:color="auto"/>
              <w:right w:val="nil"/>
            </w:tcBorders>
            <w:shd w:val="clear" w:color="auto" w:fill="auto"/>
            <w:noWrap/>
            <w:vAlign w:val="bottom"/>
            <w:hideMark/>
            <w:tcPrChange w:id="542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18E95E4" w14:textId="77777777" w:rsidR="00EB4CE1" w:rsidRPr="00EB4CE1" w:rsidRDefault="00EB4CE1" w:rsidP="00EB4CE1">
            <w:pPr>
              <w:spacing w:after="0" w:line="240" w:lineRule="auto"/>
              <w:jc w:val="center"/>
              <w:rPr>
                <w:ins w:id="5430" w:author="Stefanie Lane" w:date="2022-06-23T15:12:00Z"/>
                <w:rFonts w:ascii="Calibri" w:eastAsia="Times New Roman" w:hAnsi="Calibri" w:cs="Calibri"/>
                <w:color w:val="000000"/>
                <w:rPrChange w:id="5431" w:author="Stefanie Lane" w:date="2022-06-23T15:12:00Z">
                  <w:rPr>
                    <w:ins w:id="5432" w:author="Stefanie Lane" w:date="2022-06-23T15:12:00Z"/>
                  </w:rPr>
                </w:rPrChange>
              </w:rPr>
              <w:pPrChange w:id="5433" w:author="Stefanie Lane" w:date="2022-06-23T15:12:00Z">
                <w:pPr>
                  <w:jc w:val="center"/>
                </w:pPr>
              </w:pPrChange>
            </w:pPr>
            <w:ins w:id="5434" w:author="Stefanie Lane" w:date="2022-06-23T15:12:00Z">
              <w:r w:rsidRPr="00EB4CE1">
                <w:rPr>
                  <w:rFonts w:ascii="Calibri" w:eastAsia="Times New Roman" w:hAnsi="Calibri" w:cs="Calibri"/>
                  <w:color w:val="000000"/>
                  <w:rPrChange w:id="5435" w:author="Stefanie Lane" w:date="2022-06-23T15:12: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Change w:id="543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8EEAB" w14:textId="77777777" w:rsidR="00EB4CE1" w:rsidRPr="00EB4CE1" w:rsidRDefault="00EB4CE1" w:rsidP="00EB4CE1">
            <w:pPr>
              <w:spacing w:after="0" w:line="240" w:lineRule="auto"/>
              <w:jc w:val="center"/>
              <w:rPr>
                <w:ins w:id="5437" w:author="Stefanie Lane" w:date="2022-06-23T15:12:00Z"/>
                <w:rFonts w:ascii="Calibri" w:eastAsia="Times New Roman" w:hAnsi="Calibri" w:cs="Calibri"/>
                <w:color w:val="000000"/>
                <w:rPrChange w:id="5438" w:author="Stefanie Lane" w:date="2022-06-23T15:12:00Z">
                  <w:rPr>
                    <w:ins w:id="5439" w:author="Stefanie Lane" w:date="2022-06-23T15:12:00Z"/>
                  </w:rPr>
                </w:rPrChange>
              </w:rPr>
              <w:pPrChange w:id="5440" w:author="Stefanie Lane" w:date="2022-06-23T15:12:00Z">
                <w:pPr>
                  <w:jc w:val="center"/>
                </w:pPr>
              </w:pPrChange>
            </w:pPr>
            <w:ins w:id="5441" w:author="Stefanie Lane" w:date="2022-06-23T15:12:00Z">
              <w:r w:rsidRPr="00EB4CE1">
                <w:rPr>
                  <w:rFonts w:ascii="Calibri" w:eastAsia="Times New Roman" w:hAnsi="Calibri" w:cs="Calibri"/>
                  <w:color w:val="000000"/>
                  <w:rPrChange w:id="5442"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544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58901B9" w14:textId="77777777" w:rsidR="00EB4CE1" w:rsidRPr="00EB4CE1" w:rsidRDefault="00EB4CE1" w:rsidP="00EB4CE1">
            <w:pPr>
              <w:spacing w:after="0" w:line="240" w:lineRule="auto"/>
              <w:jc w:val="center"/>
              <w:rPr>
                <w:ins w:id="5444" w:author="Stefanie Lane" w:date="2022-06-23T15:12:00Z"/>
                <w:rFonts w:ascii="Calibri" w:eastAsia="Times New Roman" w:hAnsi="Calibri" w:cs="Calibri"/>
                <w:color w:val="000000"/>
                <w:rPrChange w:id="5445" w:author="Stefanie Lane" w:date="2022-06-23T15:12:00Z">
                  <w:rPr>
                    <w:ins w:id="5446" w:author="Stefanie Lane" w:date="2022-06-23T15:12:00Z"/>
                  </w:rPr>
                </w:rPrChange>
              </w:rPr>
              <w:pPrChange w:id="5447" w:author="Stefanie Lane" w:date="2022-06-23T15:12:00Z">
                <w:pPr>
                  <w:jc w:val="center"/>
                </w:pPr>
              </w:pPrChange>
            </w:pPr>
            <w:ins w:id="5448" w:author="Stefanie Lane" w:date="2022-06-23T15:12:00Z">
              <w:r w:rsidRPr="00EB4CE1">
                <w:rPr>
                  <w:rFonts w:ascii="Calibri" w:eastAsia="Times New Roman" w:hAnsi="Calibri" w:cs="Calibri"/>
                  <w:color w:val="000000"/>
                  <w:rPrChange w:id="5449"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45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413CEDA" w14:textId="77777777" w:rsidR="00EB4CE1" w:rsidRPr="00EB4CE1" w:rsidRDefault="00EB4CE1" w:rsidP="00EB4CE1">
            <w:pPr>
              <w:spacing w:after="0" w:line="240" w:lineRule="auto"/>
              <w:jc w:val="center"/>
              <w:rPr>
                <w:ins w:id="5451" w:author="Stefanie Lane" w:date="2022-06-23T15:12:00Z"/>
                <w:rFonts w:ascii="Calibri" w:eastAsia="Times New Roman" w:hAnsi="Calibri" w:cs="Calibri"/>
                <w:color w:val="000000"/>
                <w:rPrChange w:id="5452" w:author="Stefanie Lane" w:date="2022-06-23T15:12:00Z">
                  <w:rPr>
                    <w:ins w:id="5453" w:author="Stefanie Lane" w:date="2022-06-23T15:12:00Z"/>
                  </w:rPr>
                </w:rPrChange>
              </w:rPr>
              <w:pPrChange w:id="5454" w:author="Stefanie Lane" w:date="2022-06-23T15:12:00Z">
                <w:pPr>
                  <w:jc w:val="center"/>
                </w:pPr>
              </w:pPrChange>
            </w:pPr>
            <w:ins w:id="5455" w:author="Stefanie Lane" w:date="2022-06-23T15:12:00Z">
              <w:r w:rsidRPr="00EB4CE1">
                <w:rPr>
                  <w:rFonts w:ascii="Calibri" w:eastAsia="Times New Roman" w:hAnsi="Calibri" w:cs="Calibri"/>
                  <w:color w:val="000000"/>
                  <w:rPrChange w:id="5456" w:author="Stefanie Lane" w:date="2022-06-23T15:12:00Z">
                    <w:rPr/>
                  </w:rPrChange>
                </w:rPr>
                <w:t>-84.9</w:t>
              </w:r>
            </w:ins>
          </w:p>
        </w:tc>
      </w:tr>
      <w:tr w:rsidR="00EB4CE1" w:rsidRPr="00EB4CE1" w14:paraId="109AC55D" w14:textId="77777777" w:rsidTr="006F10B7">
        <w:trPr>
          <w:trHeight w:val="290"/>
          <w:ins w:id="5457" w:author="Stefanie Lane" w:date="2022-06-23T15:12:00Z"/>
          <w:trPrChange w:id="545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45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CFA4BC" w14:textId="77777777" w:rsidR="00EB4CE1" w:rsidRPr="00EB4CE1" w:rsidRDefault="00EB4CE1" w:rsidP="00EB4CE1">
            <w:pPr>
              <w:spacing w:after="0" w:line="240" w:lineRule="auto"/>
              <w:rPr>
                <w:ins w:id="5460" w:author="Stefanie Lane" w:date="2022-06-23T15:12:00Z"/>
                <w:rFonts w:ascii="Calibri" w:eastAsia="Times New Roman" w:hAnsi="Calibri" w:cs="Calibri"/>
                <w:color w:val="000000"/>
                <w:rPrChange w:id="5461" w:author="Stefanie Lane" w:date="2022-06-23T15:12:00Z">
                  <w:rPr>
                    <w:ins w:id="5462" w:author="Stefanie Lane" w:date="2022-06-23T15:12:00Z"/>
                  </w:rPr>
                </w:rPrChange>
              </w:rPr>
              <w:pPrChange w:id="546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46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2EF8202" w14:textId="77777777" w:rsidR="00EB4CE1" w:rsidRPr="00EB4CE1" w:rsidRDefault="00EB4CE1" w:rsidP="00EB4CE1">
            <w:pPr>
              <w:spacing w:after="0" w:line="240" w:lineRule="auto"/>
              <w:rPr>
                <w:ins w:id="5465" w:author="Stefanie Lane" w:date="2022-06-23T15:12:00Z"/>
                <w:rFonts w:ascii="Calibri" w:eastAsia="Times New Roman" w:hAnsi="Calibri" w:cs="Calibri"/>
                <w:color w:val="000000"/>
                <w:rPrChange w:id="5466" w:author="Stefanie Lane" w:date="2022-06-23T15:12:00Z">
                  <w:rPr>
                    <w:ins w:id="5467" w:author="Stefanie Lane" w:date="2022-06-23T15:12:00Z"/>
                  </w:rPr>
                </w:rPrChange>
              </w:rPr>
              <w:pPrChange w:id="5468" w:author="Stefanie Lane" w:date="2022-06-23T15:12:00Z">
                <w:pPr/>
              </w:pPrChange>
            </w:pPr>
          </w:p>
        </w:tc>
        <w:tc>
          <w:tcPr>
            <w:tcW w:w="3320" w:type="dxa"/>
            <w:tcBorders>
              <w:top w:val="nil"/>
              <w:left w:val="nil"/>
              <w:bottom w:val="nil"/>
              <w:right w:val="nil"/>
            </w:tcBorders>
            <w:shd w:val="clear" w:color="auto" w:fill="auto"/>
            <w:noWrap/>
            <w:vAlign w:val="bottom"/>
            <w:hideMark/>
            <w:tcPrChange w:id="5469" w:author="Stefanie Lane" w:date="2022-06-23T15:14:00Z">
              <w:tcPr>
                <w:tcW w:w="3320" w:type="dxa"/>
                <w:tcBorders>
                  <w:top w:val="nil"/>
                  <w:left w:val="nil"/>
                  <w:bottom w:val="nil"/>
                  <w:right w:val="nil"/>
                </w:tcBorders>
                <w:shd w:val="clear" w:color="auto" w:fill="auto"/>
                <w:noWrap/>
                <w:vAlign w:val="bottom"/>
                <w:hideMark/>
              </w:tcPr>
            </w:tcPrChange>
          </w:tcPr>
          <w:p w14:paraId="695B6C08" w14:textId="77777777" w:rsidR="00EB4CE1" w:rsidRPr="00EB4CE1" w:rsidRDefault="00EB4CE1" w:rsidP="00EB4CE1">
            <w:pPr>
              <w:spacing w:after="0" w:line="240" w:lineRule="auto"/>
              <w:rPr>
                <w:ins w:id="5470" w:author="Stefanie Lane" w:date="2022-06-23T15:12:00Z"/>
                <w:rFonts w:ascii="Calibri" w:eastAsia="Times New Roman" w:hAnsi="Calibri" w:cs="Calibri"/>
                <w:i/>
                <w:iCs/>
                <w:color w:val="000000"/>
                <w:rPrChange w:id="5471" w:author="Stefanie Lane" w:date="2022-06-23T15:12:00Z">
                  <w:rPr>
                    <w:ins w:id="5472" w:author="Stefanie Lane" w:date="2022-06-23T15:12:00Z"/>
                  </w:rPr>
                </w:rPrChange>
              </w:rPr>
              <w:pPrChange w:id="5473" w:author="Stefanie Lane" w:date="2022-06-23T15:12:00Z">
                <w:pPr/>
              </w:pPrChange>
            </w:pPr>
            <w:ins w:id="5474" w:author="Stefanie Lane" w:date="2022-06-23T15:12:00Z">
              <w:r w:rsidRPr="00EB4CE1">
                <w:rPr>
                  <w:rFonts w:ascii="Calibri" w:eastAsia="Times New Roman" w:hAnsi="Calibri" w:cs="Calibri"/>
                  <w:i/>
                  <w:iCs/>
                  <w:color w:val="000000"/>
                  <w:rPrChange w:id="5475" w:author="Stefanie Lane" w:date="2022-06-23T15:12:00Z">
                    <w:rPr/>
                  </w:rPrChange>
                </w:rPr>
                <w:t xml:space="preserve">Myosotis </w:t>
              </w:r>
              <w:proofErr w:type="spellStart"/>
              <w:r w:rsidRPr="00EB4CE1">
                <w:rPr>
                  <w:rFonts w:ascii="Calibri" w:eastAsia="Times New Roman" w:hAnsi="Calibri" w:cs="Calibri"/>
                  <w:i/>
                  <w:iCs/>
                  <w:color w:val="000000"/>
                  <w:rPrChange w:id="5476" w:author="Stefanie Lane" w:date="2022-06-23T15:12:00Z">
                    <w:rPr/>
                  </w:rPrChange>
                </w:rPr>
                <w:t>scorpiodes</w:t>
              </w:r>
              <w:proofErr w:type="spellEnd"/>
            </w:ins>
          </w:p>
        </w:tc>
        <w:tc>
          <w:tcPr>
            <w:tcW w:w="869" w:type="dxa"/>
            <w:tcBorders>
              <w:top w:val="nil"/>
              <w:left w:val="nil"/>
              <w:bottom w:val="nil"/>
              <w:right w:val="nil"/>
            </w:tcBorders>
            <w:shd w:val="clear" w:color="auto" w:fill="auto"/>
            <w:noWrap/>
            <w:vAlign w:val="bottom"/>
            <w:hideMark/>
            <w:tcPrChange w:id="5477" w:author="Stefanie Lane" w:date="2022-06-23T15:14:00Z">
              <w:tcPr>
                <w:tcW w:w="960" w:type="dxa"/>
                <w:tcBorders>
                  <w:top w:val="nil"/>
                  <w:left w:val="nil"/>
                  <w:bottom w:val="nil"/>
                  <w:right w:val="nil"/>
                </w:tcBorders>
                <w:shd w:val="clear" w:color="auto" w:fill="auto"/>
                <w:noWrap/>
                <w:vAlign w:val="bottom"/>
                <w:hideMark/>
              </w:tcPr>
            </w:tcPrChange>
          </w:tcPr>
          <w:p w14:paraId="734C4FA3" w14:textId="77777777" w:rsidR="00EB4CE1" w:rsidRPr="00EB4CE1" w:rsidRDefault="00EB4CE1" w:rsidP="00EB4CE1">
            <w:pPr>
              <w:spacing w:after="0" w:line="240" w:lineRule="auto"/>
              <w:jc w:val="center"/>
              <w:rPr>
                <w:ins w:id="5478" w:author="Stefanie Lane" w:date="2022-06-23T15:12:00Z"/>
                <w:rFonts w:ascii="Calibri" w:eastAsia="Times New Roman" w:hAnsi="Calibri" w:cs="Calibri"/>
                <w:color w:val="000000"/>
                <w:rPrChange w:id="5479" w:author="Stefanie Lane" w:date="2022-06-23T15:12:00Z">
                  <w:rPr>
                    <w:ins w:id="5480" w:author="Stefanie Lane" w:date="2022-06-23T15:12:00Z"/>
                  </w:rPr>
                </w:rPrChange>
              </w:rPr>
              <w:pPrChange w:id="5481" w:author="Stefanie Lane" w:date="2022-06-23T15:12:00Z">
                <w:pPr>
                  <w:jc w:val="center"/>
                </w:pPr>
              </w:pPrChange>
            </w:pPr>
            <w:ins w:id="5482" w:author="Stefanie Lane" w:date="2022-06-23T15:12:00Z">
              <w:r w:rsidRPr="00EB4CE1">
                <w:rPr>
                  <w:rFonts w:ascii="Calibri" w:eastAsia="Times New Roman" w:hAnsi="Calibri" w:cs="Calibri"/>
                  <w:color w:val="000000"/>
                  <w:rPrChange w:id="5483" w:author="Stefanie Lane" w:date="2022-06-23T15:12:00Z">
                    <w:rPr/>
                  </w:rPrChange>
                </w:rPr>
                <w:t>0.68</w:t>
              </w:r>
            </w:ins>
          </w:p>
        </w:tc>
        <w:tc>
          <w:tcPr>
            <w:tcW w:w="990" w:type="dxa"/>
            <w:tcBorders>
              <w:top w:val="nil"/>
              <w:left w:val="nil"/>
              <w:bottom w:val="nil"/>
              <w:right w:val="nil"/>
            </w:tcBorders>
            <w:shd w:val="clear" w:color="auto" w:fill="auto"/>
            <w:noWrap/>
            <w:vAlign w:val="bottom"/>
            <w:hideMark/>
            <w:tcPrChange w:id="5484" w:author="Stefanie Lane" w:date="2022-06-23T15:14:00Z">
              <w:tcPr>
                <w:tcW w:w="960" w:type="dxa"/>
                <w:tcBorders>
                  <w:top w:val="nil"/>
                  <w:left w:val="nil"/>
                  <w:bottom w:val="nil"/>
                  <w:right w:val="nil"/>
                </w:tcBorders>
                <w:shd w:val="clear" w:color="auto" w:fill="auto"/>
                <w:noWrap/>
                <w:vAlign w:val="bottom"/>
                <w:hideMark/>
              </w:tcPr>
            </w:tcPrChange>
          </w:tcPr>
          <w:p w14:paraId="51980D29" w14:textId="77777777" w:rsidR="00EB4CE1" w:rsidRPr="00EB4CE1" w:rsidRDefault="00EB4CE1" w:rsidP="00EB4CE1">
            <w:pPr>
              <w:spacing w:after="0" w:line="240" w:lineRule="auto"/>
              <w:jc w:val="center"/>
              <w:rPr>
                <w:ins w:id="5485" w:author="Stefanie Lane" w:date="2022-06-23T15:12:00Z"/>
                <w:rFonts w:ascii="Calibri" w:eastAsia="Times New Roman" w:hAnsi="Calibri" w:cs="Calibri"/>
                <w:color w:val="000000"/>
                <w:rPrChange w:id="5486" w:author="Stefanie Lane" w:date="2022-06-23T15:12:00Z">
                  <w:rPr>
                    <w:ins w:id="5487" w:author="Stefanie Lane" w:date="2022-06-23T15:12:00Z"/>
                  </w:rPr>
                </w:rPrChange>
              </w:rPr>
              <w:pPrChange w:id="5488" w:author="Stefanie Lane" w:date="2022-06-23T15:12:00Z">
                <w:pPr>
                  <w:jc w:val="center"/>
                </w:pPr>
              </w:pPrChange>
            </w:pPr>
            <w:ins w:id="5489" w:author="Stefanie Lane" w:date="2022-06-23T15:12:00Z">
              <w:r w:rsidRPr="00EB4CE1">
                <w:rPr>
                  <w:rFonts w:ascii="Calibri" w:eastAsia="Times New Roman" w:hAnsi="Calibri" w:cs="Calibri"/>
                  <w:color w:val="000000"/>
                  <w:rPrChange w:id="5490" w:author="Stefanie Lane" w:date="2022-06-23T15:12:00Z">
                    <w:rPr/>
                  </w:rPrChange>
                </w:rPr>
                <w:t>0.22</w:t>
              </w:r>
            </w:ins>
          </w:p>
        </w:tc>
        <w:tc>
          <w:tcPr>
            <w:tcW w:w="810" w:type="dxa"/>
            <w:tcBorders>
              <w:top w:val="nil"/>
              <w:left w:val="nil"/>
              <w:bottom w:val="nil"/>
              <w:right w:val="nil"/>
            </w:tcBorders>
            <w:shd w:val="clear" w:color="auto" w:fill="auto"/>
            <w:noWrap/>
            <w:vAlign w:val="bottom"/>
            <w:hideMark/>
            <w:tcPrChange w:id="5491" w:author="Stefanie Lane" w:date="2022-06-23T15:14:00Z">
              <w:tcPr>
                <w:tcW w:w="960" w:type="dxa"/>
                <w:tcBorders>
                  <w:top w:val="nil"/>
                  <w:left w:val="nil"/>
                  <w:bottom w:val="nil"/>
                  <w:right w:val="nil"/>
                </w:tcBorders>
                <w:shd w:val="clear" w:color="auto" w:fill="auto"/>
                <w:noWrap/>
                <w:vAlign w:val="bottom"/>
                <w:hideMark/>
              </w:tcPr>
            </w:tcPrChange>
          </w:tcPr>
          <w:p w14:paraId="513DBBEE" w14:textId="77777777" w:rsidR="00EB4CE1" w:rsidRPr="00EB4CE1" w:rsidRDefault="00EB4CE1" w:rsidP="00EB4CE1">
            <w:pPr>
              <w:spacing w:after="0" w:line="240" w:lineRule="auto"/>
              <w:jc w:val="center"/>
              <w:rPr>
                <w:ins w:id="5492" w:author="Stefanie Lane" w:date="2022-06-23T15:12:00Z"/>
                <w:rFonts w:ascii="Calibri" w:eastAsia="Times New Roman" w:hAnsi="Calibri" w:cs="Calibri"/>
                <w:color w:val="000000"/>
                <w:rPrChange w:id="5493" w:author="Stefanie Lane" w:date="2022-06-23T15:12:00Z">
                  <w:rPr>
                    <w:ins w:id="5494" w:author="Stefanie Lane" w:date="2022-06-23T15:12:00Z"/>
                  </w:rPr>
                </w:rPrChange>
              </w:rPr>
              <w:pPrChange w:id="5495" w:author="Stefanie Lane" w:date="2022-06-23T15:12:00Z">
                <w:pPr>
                  <w:jc w:val="center"/>
                </w:pPr>
              </w:pPrChange>
            </w:pPr>
            <w:ins w:id="5496" w:author="Stefanie Lane" w:date="2022-06-23T15:12:00Z">
              <w:r w:rsidRPr="00EB4CE1">
                <w:rPr>
                  <w:rFonts w:ascii="Calibri" w:eastAsia="Times New Roman" w:hAnsi="Calibri" w:cs="Calibri"/>
                  <w:color w:val="000000"/>
                  <w:rPrChange w:id="5497" w:author="Stefanie Lane" w:date="2022-06-23T15:12:00Z">
                    <w:rPr/>
                  </w:rPrChange>
                </w:rPr>
                <w:t>0.21</w:t>
              </w:r>
            </w:ins>
          </w:p>
        </w:tc>
        <w:tc>
          <w:tcPr>
            <w:tcW w:w="1710" w:type="dxa"/>
            <w:tcBorders>
              <w:top w:val="nil"/>
              <w:left w:val="nil"/>
              <w:bottom w:val="nil"/>
              <w:right w:val="single" w:sz="8" w:space="0" w:color="auto"/>
            </w:tcBorders>
            <w:shd w:val="clear" w:color="auto" w:fill="auto"/>
            <w:noWrap/>
            <w:vAlign w:val="bottom"/>
            <w:hideMark/>
            <w:tcPrChange w:id="549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5F71BA" w14:textId="77777777" w:rsidR="00EB4CE1" w:rsidRPr="00EB4CE1" w:rsidRDefault="00EB4CE1" w:rsidP="00EB4CE1">
            <w:pPr>
              <w:spacing w:after="0" w:line="240" w:lineRule="auto"/>
              <w:jc w:val="center"/>
              <w:rPr>
                <w:ins w:id="5499" w:author="Stefanie Lane" w:date="2022-06-23T15:12:00Z"/>
                <w:rFonts w:ascii="Calibri" w:eastAsia="Times New Roman" w:hAnsi="Calibri" w:cs="Calibri"/>
                <w:color w:val="000000"/>
                <w:rPrChange w:id="5500" w:author="Stefanie Lane" w:date="2022-06-23T15:12:00Z">
                  <w:rPr>
                    <w:ins w:id="5501" w:author="Stefanie Lane" w:date="2022-06-23T15:12:00Z"/>
                  </w:rPr>
                </w:rPrChange>
              </w:rPr>
              <w:pPrChange w:id="5502" w:author="Stefanie Lane" w:date="2022-06-23T15:12:00Z">
                <w:pPr>
                  <w:jc w:val="center"/>
                </w:pPr>
              </w:pPrChange>
            </w:pPr>
            <w:ins w:id="5503" w:author="Stefanie Lane" w:date="2022-06-23T15:12:00Z">
              <w:r w:rsidRPr="00EB4CE1">
                <w:rPr>
                  <w:rFonts w:ascii="Calibri" w:eastAsia="Times New Roman" w:hAnsi="Calibri" w:cs="Calibri"/>
                  <w:color w:val="000000"/>
                  <w:rPrChange w:id="5504" w:author="Stefanie Lane" w:date="2022-06-23T15:12:00Z">
                    <w:rPr/>
                  </w:rPrChange>
                </w:rPr>
                <w:t>-68.7</w:t>
              </w:r>
            </w:ins>
          </w:p>
        </w:tc>
      </w:tr>
      <w:tr w:rsidR="00EB4CE1" w:rsidRPr="00EB4CE1" w14:paraId="53397329" w14:textId="77777777" w:rsidTr="006F10B7">
        <w:trPr>
          <w:trHeight w:val="290"/>
          <w:ins w:id="5505" w:author="Stefanie Lane" w:date="2022-06-23T15:12:00Z"/>
          <w:trPrChange w:id="550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50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C923DA1" w14:textId="77777777" w:rsidR="00EB4CE1" w:rsidRPr="00EB4CE1" w:rsidRDefault="00EB4CE1" w:rsidP="00EB4CE1">
            <w:pPr>
              <w:spacing w:after="0" w:line="240" w:lineRule="auto"/>
              <w:rPr>
                <w:ins w:id="5508" w:author="Stefanie Lane" w:date="2022-06-23T15:12:00Z"/>
                <w:rFonts w:ascii="Calibri" w:eastAsia="Times New Roman" w:hAnsi="Calibri" w:cs="Calibri"/>
                <w:color w:val="000000"/>
                <w:rPrChange w:id="5509" w:author="Stefanie Lane" w:date="2022-06-23T15:12:00Z">
                  <w:rPr>
                    <w:ins w:id="5510" w:author="Stefanie Lane" w:date="2022-06-23T15:12:00Z"/>
                  </w:rPr>
                </w:rPrChange>
              </w:rPr>
              <w:pPrChange w:id="55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5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530FD9" w14:textId="77777777" w:rsidR="00EB4CE1" w:rsidRPr="00EB4CE1" w:rsidRDefault="00EB4CE1" w:rsidP="00EB4CE1">
            <w:pPr>
              <w:spacing w:after="0" w:line="240" w:lineRule="auto"/>
              <w:rPr>
                <w:ins w:id="5513" w:author="Stefanie Lane" w:date="2022-06-23T15:12:00Z"/>
                <w:rFonts w:ascii="Calibri" w:eastAsia="Times New Roman" w:hAnsi="Calibri" w:cs="Calibri"/>
                <w:color w:val="000000"/>
                <w:rPrChange w:id="5514" w:author="Stefanie Lane" w:date="2022-06-23T15:12:00Z">
                  <w:rPr>
                    <w:ins w:id="5515" w:author="Stefanie Lane" w:date="2022-06-23T15:12:00Z"/>
                  </w:rPr>
                </w:rPrChange>
              </w:rPr>
              <w:pPrChange w:id="551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51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A93C0D0" w14:textId="77777777" w:rsidR="00EB4CE1" w:rsidRPr="00EB4CE1" w:rsidRDefault="00EB4CE1" w:rsidP="00EB4CE1">
            <w:pPr>
              <w:spacing w:after="0" w:line="240" w:lineRule="auto"/>
              <w:rPr>
                <w:ins w:id="5518" w:author="Stefanie Lane" w:date="2022-06-23T15:12:00Z"/>
                <w:rFonts w:ascii="Calibri" w:eastAsia="Times New Roman" w:hAnsi="Calibri" w:cs="Calibri"/>
                <w:i/>
                <w:iCs/>
                <w:color w:val="000000"/>
                <w:rPrChange w:id="5519" w:author="Stefanie Lane" w:date="2022-06-23T15:12:00Z">
                  <w:rPr>
                    <w:ins w:id="5520" w:author="Stefanie Lane" w:date="2022-06-23T15:12:00Z"/>
                  </w:rPr>
                </w:rPrChange>
              </w:rPr>
              <w:pPrChange w:id="5521" w:author="Stefanie Lane" w:date="2022-06-23T15:12:00Z">
                <w:pPr/>
              </w:pPrChange>
            </w:pPr>
            <w:ins w:id="5522" w:author="Stefanie Lane" w:date="2022-06-23T15:12:00Z">
              <w:r w:rsidRPr="00EB4CE1">
                <w:rPr>
                  <w:rFonts w:ascii="Calibri" w:eastAsia="Times New Roman" w:hAnsi="Calibri" w:cs="Calibri"/>
                  <w:i/>
                  <w:iCs/>
                  <w:color w:val="000000"/>
                  <w:rPrChange w:id="5523" w:author="Stefanie Lane" w:date="2022-06-23T15:12:00Z">
                    <w:rPr/>
                  </w:rPrChange>
                </w:rPr>
                <w:t>Agrostis stolonifera</w:t>
              </w:r>
            </w:ins>
          </w:p>
        </w:tc>
        <w:tc>
          <w:tcPr>
            <w:tcW w:w="869" w:type="dxa"/>
            <w:tcBorders>
              <w:top w:val="single" w:sz="4" w:space="0" w:color="auto"/>
              <w:left w:val="nil"/>
              <w:bottom w:val="single" w:sz="4" w:space="0" w:color="auto"/>
              <w:right w:val="nil"/>
            </w:tcBorders>
            <w:shd w:val="clear" w:color="auto" w:fill="auto"/>
            <w:noWrap/>
            <w:vAlign w:val="bottom"/>
            <w:hideMark/>
            <w:tcPrChange w:id="552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158C240" w14:textId="77777777" w:rsidR="00EB4CE1" w:rsidRPr="00EB4CE1" w:rsidRDefault="00EB4CE1" w:rsidP="00EB4CE1">
            <w:pPr>
              <w:spacing w:after="0" w:line="240" w:lineRule="auto"/>
              <w:jc w:val="center"/>
              <w:rPr>
                <w:ins w:id="5525" w:author="Stefanie Lane" w:date="2022-06-23T15:12:00Z"/>
                <w:rFonts w:ascii="Calibri" w:eastAsia="Times New Roman" w:hAnsi="Calibri" w:cs="Calibri"/>
                <w:color w:val="000000"/>
                <w:rPrChange w:id="5526" w:author="Stefanie Lane" w:date="2022-06-23T15:12:00Z">
                  <w:rPr>
                    <w:ins w:id="5527" w:author="Stefanie Lane" w:date="2022-06-23T15:12:00Z"/>
                  </w:rPr>
                </w:rPrChange>
              </w:rPr>
              <w:pPrChange w:id="5528" w:author="Stefanie Lane" w:date="2022-06-23T15:12:00Z">
                <w:pPr>
                  <w:jc w:val="center"/>
                </w:pPr>
              </w:pPrChange>
            </w:pPr>
            <w:ins w:id="5529" w:author="Stefanie Lane" w:date="2022-06-23T15:12:00Z">
              <w:r w:rsidRPr="00EB4CE1">
                <w:rPr>
                  <w:rFonts w:ascii="Calibri" w:eastAsia="Times New Roman" w:hAnsi="Calibri" w:cs="Calibri"/>
                  <w:color w:val="000000"/>
                  <w:rPrChange w:id="5530" w:author="Stefanie Lane" w:date="2022-06-23T15:12:00Z">
                    <w:rPr/>
                  </w:rPrChange>
                </w:rPr>
                <w:t>3.21</w:t>
              </w:r>
            </w:ins>
          </w:p>
        </w:tc>
        <w:tc>
          <w:tcPr>
            <w:tcW w:w="990" w:type="dxa"/>
            <w:tcBorders>
              <w:top w:val="single" w:sz="4" w:space="0" w:color="auto"/>
              <w:left w:val="nil"/>
              <w:bottom w:val="single" w:sz="4" w:space="0" w:color="auto"/>
              <w:right w:val="nil"/>
            </w:tcBorders>
            <w:shd w:val="clear" w:color="auto" w:fill="auto"/>
            <w:noWrap/>
            <w:vAlign w:val="bottom"/>
            <w:hideMark/>
            <w:tcPrChange w:id="55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211785" w14:textId="77777777" w:rsidR="00EB4CE1" w:rsidRPr="00EB4CE1" w:rsidRDefault="00EB4CE1" w:rsidP="00EB4CE1">
            <w:pPr>
              <w:spacing w:after="0" w:line="240" w:lineRule="auto"/>
              <w:jc w:val="center"/>
              <w:rPr>
                <w:ins w:id="5532" w:author="Stefanie Lane" w:date="2022-06-23T15:12:00Z"/>
                <w:rFonts w:ascii="Calibri" w:eastAsia="Times New Roman" w:hAnsi="Calibri" w:cs="Calibri"/>
                <w:color w:val="000000"/>
                <w:rPrChange w:id="5533" w:author="Stefanie Lane" w:date="2022-06-23T15:12:00Z">
                  <w:rPr>
                    <w:ins w:id="5534" w:author="Stefanie Lane" w:date="2022-06-23T15:12:00Z"/>
                  </w:rPr>
                </w:rPrChange>
              </w:rPr>
              <w:pPrChange w:id="5535" w:author="Stefanie Lane" w:date="2022-06-23T15:12:00Z">
                <w:pPr>
                  <w:jc w:val="center"/>
                </w:pPr>
              </w:pPrChange>
            </w:pPr>
            <w:ins w:id="5536" w:author="Stefanie Lane" w:date="2022-06-23T15:12:00Z">
              <w:r w:rsidRPr="00EB4CE1">
                <w:rPr>
                  <w:rFonts w:ascii="Calibri" w:eastAsia="Times New Roman" w:hAnsi="Calibri" w:cs="Calibri"/>
                  <w:color w:val="000000"/>
                  <w:rPrChange w:id="5537" w:author="Stefanie Lane" w:date="2022-06-23T15:12:00Z">
                    <w:rPr/>
                  </w:rPrChange>
                </w:rPr>
                <w:t>1.50</w:t>
              </w:r>
            </w:ins>
          </w:p>
        </w:tc>
        <w:tc>
          <w:tcPr>
            <w:tcW w:w="810" w:type="dxa"/>
            <w:tcBorders>
              <w:top w:val="single" w:sz="4" w:space="0" w:color="auto"/>
              <w:left w:val="nil"/>
              <w:bottom w:val="single" w:sz="4" w:space="0" w:color="auto"/>
              <w:right w:val="nil"/>
            </w:tcBorders>
            <w:shd w:val="clear" w:color="auto" w:fill="auto"/>
            <w:noWrap/>
            <w:vAlign w:val="bottom"/>
            <w:hideMark/>
            <w:tcPrChange w:id="55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903657" w14:textId="77777777" w:rsidR="00EB4CE1" w:rsidRPr="00EB4CE1" w:rsidRDefault="00EB4CE1" w:rsidP="00EB4CE1">
            <w:pPr>
              <w:spacing w:after="0" w:line="240" w:lineRule="auto"/>
              <w:jc w:val="center"/>
              <w:rPr>
                <w:ins w:id="5539" w:author="Stefanie Lane" w:date="2022-06-23T15:12:00Z"/>
                <w:rFonts w:ascii="Calibri" w:eastAsia="Times New Roman" w:hAnsi="Calibri" w:cs="Calibri"/>
                <w:color w:val="000000"/>
                <w:rPrChange w:id="5540" w:author="Stefanie Lane" w:date="2022-06-23T15:12:00Z">
                  <w:rPr>
                    <w:ins w:id="5541" w:author="Stefanie Lane" w:date="2022-06-23T15:12:00Z"/>
                  </w:rPr>
                </w:rPrChange>
              </w:rPr>
              <w:pPrChange w:id="5542" w:author="Stefanie Lane" w:date="2022-06-23T15:12:00Z">
                <w:pPr>
                  <w:jc w:val="center"/>
                </w:pPr>
              </w:pPrChange>
            </w:pPr>
            <w:ins w:id="5543" w:author="Stefanie Lane" w:date="2022-06-23T15:12:00Z">
              <w:r w:rsidRPr="00EB4CE1">
                <w:rPr>
                  <w:rFonts w:ascii="Calibri" w:eastAsia="Times New Roman" w:hAnsi="Calibri" w:cs="Calibri"/>
                  <w:color w:val="000000"/>
                  <w:rPrChange w:id="5544" w:author="Stefanie Lane" w:date="2022-06-23T15:12:00Z">
                    <w:rPr/>
                  </w:rPrChange>
                </w:rPr>
                <w:t>1.29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54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481662B" w14:textId="77777777" w:rsidR="00EB4CE1" w:rsidRPr="00EB4CE1" w:rsidRDefault="00EB4CE1" w:rsidP="00EB4CE1">
            <w:pPr>
              <w:spacing w:after="0" w:line="240" w:lineRule="auto"/>
              <w:jc w:val="center"/>
              <w:rPr>
                <w:ins w:id="5546" w:author="Stefanie Lane" w:date="2022-06-23T15:12:00Z"/>
                <w:rFonts w:ascii="Calibri" w:eastAsia="Times New Roman" w:hAnsi="Calibri" w:cs="Calibri"/>
                <w:color w:val="000000"/>
                <w:rPrChange w:id="5547" w:author="Stefanie Lane" w:date="2022-06-23T15:12:00Z">
                  <w:rPr>
                    <w:ins w:id="5548" w:author="Stefanie Lane" w:date="2022-06-23T15:12:00Z"/>
                  </w:rPr>
                </w:rPrChange>
              </w:rPr>
              <w:pPrChange w:id="5549" w:author="Stefanie Lane" w:date="2022-06-23T15:12:00Z">
                <w:pPr>
                  <w:jc w:val="center"/>
                </w:pPr>
              </w:pPrChange>
            </w:pPr>
            <w:ins w:id="5550" w:author="Stefanie Lane" w:date="2022-06-23T15:12:00Z">
              <w:r w:rsidRPr="00EB4CE1">
                <w:rPr>
                  <w:rFonts w:ascii="Calibri" w:eastAsia="Times New Roman" w:hAnsi="Calibri" w:cs="Calibri"/>
                  <w:color w:val="000000"/>
                  <w:rPrChange w:id="5551" w:author="Stefanie Lane" w:date="2022-06-23T15:12:00Z">
                    <w:rPr/>
                  </w:rPrChange>
                </w:rPr>
                <w:t>-60.0</w:t>
              </w:r>
            </w:ins>
          </w:p>
        </w:tc>
      </w:tr>
      <w:tr w:rsidR="00EB4CE1" w:rsidRPr="00EB4CE1" w14:paraId="39D603DE" w14:textId="77777777" w:rsidTr="006F10B7">
        <w:trPr>
          <w:trHeight w:val="290"/>
          <w:ins w:id="5552" w:author="Stefanie Lane" w:date="2022-06-23T15:12:00Z"/>
          <w:trPrChange w:id="555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55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03C92E" w14:textId="77777777" w:rsidR="00EB4CE1" w:rsidRPr="00EB4CE1" w:rsidRDefault="00EB4CE1" w:rsidP="00EB4CE1">
            <w:pPr>
              <w:spacing w:after="0" w:line="240" w:lineRule="auto"/>
              <w:rPr>
                <w:ins w:id="5555" w:author="Stefanie Lane" w:date="2022-06-23T15:12:00Z"/>
                <w:rFonts w:ascii="Calibri" w:eastAsia="Times New Roman" w:hAnsi="Calibri" w:cs="Calibri"/>
                <w:color w:val="000000"/>
                <w:rPrChange w:id="5556" w:author="Stefanie Lane" w:date="2022-06-23T15:12:00Z">
                  <w:rPr>
                    <w:ins w:id="5557" w:author="Stefanie Lane" w:date="2022-06-23T15:12:00Z"/>
                  </w:rPr>
                </w:rPrChange>
              </w:rPr>
              <w:pPrChange w:id="555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55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249C905" w14:textId="77777777" w:rsidR="00EB4CE1" w:rsidRPr="00EB4CE1" w:rsidRDefault="00EB4CE1" w:rsidP="00EB4CE1">
            <w:pPr>
              <w:spacing w:after="0" w:line="240" w:lineRule="auto"/>
              <w:rPr>
                <w:ins w:id="5560" w:author="Stefanie Lane" w:date="2022-06-23T15:12:00Z"/>
                <w:rFonts w:ascii="Calibri" w:eastAsia="Times New Roman" w:hAnsi="Calibri" w:cs="Calibri"/>
                <w:color w:val="000000"/>
                <w:rPrChange w:id="5561" w:author="Stefanie Lane" w:date="2022-06-23T15:12:00Z">
                  <w:rPr>
                    <w:ins w:id="5562" w:author="Stefanie Lane" w:date="2022-06-23T15:12:00Z"/>
                  </w:rPr>
                </w:rPrChange>
              </w:rPr>
              <w:pPrChange w:id="5563" w:author="Stefanie Lane" w:date="2022-06-23T15:12:00Z">
                <w:pPr/>
              </w:pPrChange>
            </w:pPr>
          </w:p>
        </w:tc>
        <w:tc>
          <w:tcPr>
            <w:tcW w:w="3320" w:type="dxa"/>
            <w:tcBorders>
              <w:top w:val="nil"/>
              <w:left w:val="nil"/>
              <w:bottom w:val="nil"/>
              <w:right w:val="nil"/>
            </w:tcBorders>
            <w:shd w:val="clear" w:color="auto" w:fill="auto"/>
            <w:noWrap/>
            <w:vAlign w:val="bottom"/>
            <w:hideMark/>
            <w:tcPrChange w:id="5564" w:author="Stefanie Lane" w:date="2022-06-23T15:14:00Z">
              <w:tcPr>
                <w:tcW w:w="3320" w:type="dxa"/>
                <w:tcBorders>
                  <w:top w:val="nil"/>
                  <w:left w:val="nil"/>
                  <w:bottom w:val="nil"/>
                  <w:right w:val="nil"/>
                </w:tcBorders>
                <w:shd w:val="clear" w:color="auto" w:fill="auto"/>
                <w:noWrap/>
                <w:vAlign w:val="bottom"/>
                <w:hideMark/>
              </w:tcPr>
            </w:tcPrChange>
          </w:tcPr>
          <w:p w14:paraId="73B1A073" w14:textId="77777777" w:rsidR="00EB4CE1" w:rsidRPr="00EB4CE1" w:rsidRDefault="00EB4CE1" w:rsidP="00EB4CE1">
            <w:pPr>
              <w:spacing w:after="0" w:line="240" w:lineRule="auto"/>
              <w:rPr>
                <w:ins w:id="5565" w:author="Stefanie Lane" w:date="2022-06-23T15:12:00Z"/>
                <w:rFonts w:ascii="Calibri" w:eastAsia="Times New Roman" w:hAnsi="Calibri" w:cs="Calibri"/>
                <w:i/>
                <w:iCs/>
                <w:color w:val="000000"/>
                <w:rPrChange w:id="5566" w:author="Stefanie Lane" w:date="2022-06-23T15:12:00Z">
                  <w:rPr>
                    <w:ins w:id="5567" w:author="Stefanie Lane" w:date="2022-06-23T15:12:00Z"/>
                  </w:rPr>
                </w:rPrChange>
              </w:rPr>
              <w:pPrChange w:id="5568" w:author="Stefanie Lane" w:date="2022-06-23T15:12:00Z">
                <w:pPr/>
              </w:pPrChange>
            </w:pPr>
            <w:ins w:id="5569" w:author="Stefanie Lane" w:date="2022-06-23T15:12:00Z">
              <w:r w:rsidRPr="00EB4CE1">
                <w:rPr>
                  <w:rFonts w:ascii="Calibri" w:eastAsia="Times New Roman" w:hAnsi="Calibri" w:cs="Calibri"/>
                  <w:i/>
                  <w:iCs/>
                  <w:color w:val="000000"/>
                  <w:rPrChange w:id="5570" w:author="Stefanie Lane" w:date="2022-06-23T15:12:00Z">
                    <w:rPr/>
                  </w:rPrChange>
                </w:rPr>
                <w:t>Lythrum salicaria</w:t>
              </w:r>
            </w:ins>
          </w:p>
        </w:tc>
        <w:tc>
          <w:tcPr>
            <w:tcW w:w="869" w:type="dxa"/>
            <w:tcBorders>
              <w:top w:val="nil"/>
              <w:left w:val="nil"/>
              <w:bottom w:val="nil"/>
              <w:right w:val="nil"/>
            </w:tcBorders>
            <w:shd w:val="clear" w:color="auto" w:fill="auto"/>
            <w:noWrap/>
            <w:vAlign w:val="bottom"/>
            <w:hideMark/>
            <w:tcPrChange w:id="5571" w:author="Stefanie Lane" w:date="2022-06-23T15:14:00Z">
              <w:tcPr>
                <w:tcW w:w="960" w:type="dxa"/>
                <w:tcBorders>
                  <w:top w:val="nil"/>
                  <w:left w:val="nil"/>
                  <w:bottom w:val="nil"/>
                  <w:right w:val="nil"/>
                </w:tcBorders>
                <w:shd w:val="clear" w:color="auto" w:fill="auto"/>
                <w:noWrap/>
                <w:vAlign w:val="bottom"/>
                <w:hideMark/>
              </w:tcPr>
            </w:tcPrChange>
          </w:tcPr>
          <w:p w14:paraId="0065619A" w14:textId="77777777" w:rsidR="00EB4CE1" w:rsidRPr="00EB4CE1" w:rsidRDefault="00EB4CE1" w:rsidP="00EB4CE1">
            <w:pPr>
              <w:spacing w:after="0" w:line="240" w:lineRule="auto"/>
              <w:jc w:val="center"/>
              <w:rPr>
                <w:ins w:id="5572" w:author="Stefanie Lane" w:date="2022-06-23T15:12:00Z"/>
                <w:rFonts w:ascii="Calibri" w:eastAsia="Times New Roman" w:hAnsi="Calibri" w:cs="Calibri"/>
                <w:color w:val="000000"/>
                <w:rPrChange w:id="5573" w:author="Stefanie Lane" w:date="2022-06-23T15:12:00Z">
                  <w:rPr>
                    <w:ins w:id="5574" w:author="Stefanie Lane" w:date="2022-06-23T15:12:00Z"/>
                  </w:rPr>
                </w:rPrChange>
              </w:rPr>
              <w:pPrChange w:id="5575" w:author="Stefanie Lane" w:date="2022-06-23T15:12:00Z">
                <w:pPr>
                  <w:jc w:val="center"/>
                </w:pPr>
              </w:pPrChange>
            </w:pPr>
            <w:ins w:id="5576" w:author="Stefanie Lane" w:date="2022-06-23T15:12:00Z">
              <w:r w:rsidRPr="00EB4CE1">
                <w:rPr>
                  <w:rFonts w:ascii="Calibri" w:eastAsia="Times New Roman" w:hAnsi="Calibri" w:cs="Calibri"/>
                  <w:color w:val="000000"/>
                  <w:rPrChange w:id="5577" w:author="Stefanie Lane" w:date="2022-06-23T15:12:00Z">
                    <w:rPr/>
                  </w:rPrChange>
                </w:rPr>
                <w:t>1.11</w:t>
              </w:r>
            </w:ins>
          </w:p>
        </w:tc>
        <w:tc>
          <w:tcPr>
            <w:tcW w:w="990" w:type="dxa"/>
            <w:tcBorders>
              <w:top w:val="nil"/>
              <w:left w:val="nil"/>
              <w:bottom w:val="nil"/>
              <w:right w:val="nil"/>
            </w:tcBorders>
            <w:shd w:val="clear" w:color="auto" w:fill="auto"/>
            <w:noWrap/>
            <w:vAlign w:val="bottom"/>
            <w:hideMark/>
            <w:tcPrChange w:id="5578" w:author="Stefanie Lane" w:date="2022-06-23T15:14:00Z">
              <w:tcPr>
                <w:tcW w:w="960" w:type="dxa"/>
                <w:tcBorders>
                  <w:top w:val="nil"/>
                  <w:left w:val="nil"/>
                  <w:bottom w:val="nil"/>
                  <w:right w:val="nil"/>
                </w:tcBorders>
                <w:shd w:val="clear" w:color="auto" w:fill="auto"/>
                <w:noWrap/>
                <w:vAlign w:val="bottom"/>
                <w:hideMark/>
              </w:tcPr>
            </w:tcPrChange>
          </w:tcPr>
          <w:p w14:paraId="4C5E144E" w14:textId="77777777" w:rsidR="00EB4CE1" w:rsidRPr="00EB4CE1" w:rsidRDefault="00EB4CE1" w:rsidP="00EB4CE1">
            <w:pPr>
              <w:spacing w:after="0" w:line="240" w:lineRule="auto"/>
              <w:jc w:val="center"/>
              <w:rPr>
                <w:ins w:id="5579" w:author="Stefanie Lane" w:date="2022-06-23T15:12:00Z"/>
                <w:rFonts w:ascii="Calibri" w:eastAsia="Times New Roman" w:hAnsi="Calibri" w:cs="Calibri"/>
                <w:color w:val="000000"/>
                <w:rPrChange w:id="5580" w:author="Stefanie Lane" w:date="2022-06-23T15:12:00Z">
                  <w:rPr>
                    <w:ins w:id="5581" w:author="Stefanie Lane" w:date="2022-06-23T15:12:00Z"/>
                  </w:rPr>
                </w:rPrChange>
              </w:rPr>
              <w:pPrChange w:id="5582" w:author="Stefanie Lane" w:date="2022-06-23T15:12:00Z">
                <w:pPr>
                  <w:jc w:val="center"/>
                </w:pPr>
              </w:pPrChange>
            </w:pPr>
            <w:ins w:id="5583" w:author="Stefanie Lane" w:date="2022-06-23T15:12:00Z">
              <w:r w:rsidRPr="00EB4CE1">
                <w:rPr>
                  <w:rFonts w:ascii="Calibri" w:eastAsia="Times New Roman" w:hAnsi="Calibri" w:cs="Calibri"/>
                  <w:color w:val="000000"/>
                  <w:rPrChange w:id="5584" w:author="Stefanie Lane" w:date="2022-06-23T15:12:00Z">
                    <w:rPr/>
                  </w:rPrChange>
                </w:rPr>
                <w:t>1.17</w:t>
              </w:r>
            </w:ins>
          </w:p>
        </w:tc>
        <w:tc>
          <w:tcPr>
            <w:tcW w:w="810" w:type="dxa"/>
            <w:tcBorders>
              <w:top w:val="nil"/>
              <w:left w:val="nil"/>
              <w:bottom w:val="nil"/>
              <w:right w:val="nil"/>
            </w:tcBorders>
            <w:shd w:val="clear" w:color="auto" w:fill="auto"/>
            <w:noWrap/>
            <w:vAlign w:val="bottom"/>
            <w:hideMark/>
            <w:tcPrChange w:id="5585" w:author="Stefanie Lane" w:date="2022-06-23T15:14:00Z">
              <w:tcPr>
                <w:tcW w:w="960" w:type="dxa"/>
                <w:tcBorders>
                  <w:top w:val="nil"/>
                  <w:left w:val="nil"/>
                  <w:bottom w:val="nil"/>
                  <w:right w:val="nil"/>
                </w:tcBorders>
                <w:shd w:val="clear" w:color="auto" w:fill="auto"/>
                <w:noWrap/>
                <w:vAlign w:val="bottom"/>
                <w:hideMark/>
              </w:tcPr>
            </w:tcPrChange>
          </w:tcPr>
          <w:p w14:paraId="503DD97D" w14:textId="77777777" w:rsidR="00EB4CE1" w:rsidRPr="00EB4CE1" w:rsidRDefault="00EB4CE1" w:rsidP="00EB4CE1">
            <w:pPr>
              <w:spacing w:after="0" w:line="240" w:lineRule="auto"/>
              <w:jc w:val="center"/>
              <w:rPr>
                <w:ins w:id="5586" w:author="Stefanie Lane" w:date="2022-06-23T15:12:00Z"/>
                <w:rFonts w:ascii="Calibri" w:eastAsia="Times New Roman" w:hAnsi="Calibri" w:cs="Calibri"/>
                <w:color w:val="000000"/>
                <w:rPrChange w:id="5587" w:author="Stefanie Lane" w:date="2022-06-23T15:12:00Z">
                  <w:rPr>
                    <w:ins w:id="5588" w:author="Stefanie Lane" w:date="2022-06-23T15:12:00Z"/>
                  </w:rPr>
                </w:rPrChange>
              </w:rPr>
              <w:pPrChange w:id="5589" w:author="Stefanie Lane" w:date="2022-06-23T15:12:00Z">
                <w:pPr>
                  <w:jc w:val="center"/>
                </w:pPr>
              </w:pPrChange>
            </w:pPr>
            <w:ins w:id="5590" w:author="Stefanie Lane" w:date="2022-06-23T15:12:00Z">
              <w:r w:rsidRPr="00EB4CE1">
                <w:rPr>
                  <w:rFonts w:ascii="Calibri" w:eastAsia="Times New Roman" w:hAnsi="Calibri" w:cs="Calibri"/>
                  <w:color w:val="000000"/>
                  <w:rPrChange w:id="5591" w:author="Stefanie Lane" w:date="2022-06-23T15:12:00Z">
                    <w:rPr/>
                  </w:rPrChange>
                </w:rPr>
                <w:t>0.61</w:t>
              </w:r>
            </w:ins>
          </w:p>
        </w:tc>
        <w:tc>
          <w:tcPr>
            <w:tcW w:w="1710" w:type="dxa"/>
            <w:tcBorders>
              <w:top w:val="nil"/>
              <w:left w:val="nil"/>
              <w:bottom w:val="nil"/>
              <w:right w:val="single" w:sz="8" w:space="0" w:color="auto"/>
            </w:tcBorders>
            <w:shd w:val="clear" w:color="auto" w:fill="auto"/>
            <w:noWrap/>
            <w:vAlign w:val="bottom"/>
            <w:hideMark/>
            <w:tcPrChange w:id="559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FCD80E0" w14:textId="77777777" w:rsidR="00EB4CE1" w:rsidRPr="00EB4CE1" w:rsidRDefault="00EB4CE1" w:rsidP="00EB4CE1">
            <w:pPr>
              <w:spacing w:after="0" w:line="240" w:lineRule="auto"/>
              <w:jc w:val="center"/>
              <w:rPr>
                <w:ins w:id="5593" w:author="Stefanie Lane" w:date="2022-06-23T15:12:00Z"/>
                <w:rFonts w:ascii="Calibri" w:eastAsia="Times New Roman" w:hAnsi="Calibri" w:cs="Calibri"/>
                <w:color w:val="000000"/>
                <w:rPrChange w:id="5594" w:author="Stefanie Lane" w:date="2022-06-23T15:12:00Z">
                  <w:rPr>
                    <w:ins w:id="5595" w:author="Stefanie Lane" w:date="2022-06-23T15:12:00Z"/>
                  </w:rPr>
                </w:rPrChange>
              </w:rPr>
              <w:pPrChange w:id="5596" w:author="Stefanie Lane" w:date="2022-06-23T15:12:00Z">
                <w:pPr>
                  <w:jc w:val="center"/>
                </w:pPr>
              </w:pPrChange>
            </w:pPr>
            <w:ins w:id="5597" w:author="Stefanie Lane" w:date="2022-06-23T15:12:00Z">
              <w:r w:rsidRPr="00EB4CE1">
                <w:rPr>
                  <w:rFonts w:ascii="Calibri" w:eastAsia="Times New Roman" w:hAnsi="Calibri" w:cs="Calibri"/>
                  <w:color w:val="000000"/>
                  <w:rPrChange w:id="5598" w:author="Stefanie Lane" w:date="2022-06-23T15:12:00Z">
                    <w:rPr/>
                  </w:rPrChange>
                </w:rPr>
                <w:t>-45.1</w:t>
              </w:r>
            </w:ins>
          </w:p>
        </w:tc>
      </w:tr>
      <w:tr w:rsidR="00EB4CE1" w:rsidRPr="00EB4CE1" w14:paraId="112D44DF" w14:textId="77777777" w:rsidTr="006F10B7">
        <w:trPr>
          <w:trHeight w:val="290"/>
          <w:ins w:id="5599" w:author="Stefanie Lane" w:date="2022-06-23T15:12:00Z"/>
          <w:trPrChange w:id="560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60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5F241A" w14:textId="77777777" w:rsidR="00EB4CE1" w:rsidRPr="00EB4CE1" w:rsidRDefault="00EB4CE1" w:rsidP="00EB4CE1">
            <w:pPr>
              <w:spacing w:after="0" w:line="240" w:lineRule="auto"/>
              <w:rPr>
                <w:ins w:id="5602" w:author="Stefanie Lane" w:date="2022-06-23T15:12:00Z"/>
                <w:rFonts w:ascii="Calibri" w:eastAsia="Times New Roman" w:hAnsi="Calibri" w:cs="Calibri"/>
                <w:color w:val="000000"/>
                <w:rPrChange w:id="5603" w:author="Stefanie Lane" w:date="2022-06-23T15:12:00Z">
                  <w:rPr>
                    <w:ins w:id="5604" w:author="Stefanie Lane" w:date="2022-06-23T15:12:00Z"/>
                  </w:rPr>
                </w:rPrChange>
              </w:rPr>
              <w:pPrChange w:id="560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60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F8EC15" w14:textId="77777777" w:rsidR="00EB4CE1" w:rsidRPr="00EB4CE1" w:rsidRDefault="00EB4CE1" w:rsidP="00EB4CE1">
            <w:pPr>
              <w:spacing w:after="0" w:line="240" w:lineRule="auto"/>
              <w:rPr>
                <w:ins w:id="5607" w:author="Stefanie Lane" w:date="2022-06-23T15:12:00Z"/>
                <w:rFonts w:ascii="Calibri" w:eastAsia="Times New Roman" w:hAnsi="Calibri" w:cs="Calibri"/>
                <w:color w:val="000000"/>
                <w:rPrChange w:id="5608" w:author="Stefanie Lane" w:date="2022-06-23T15:12:00Z">
                  <w:rPr>
                    <w:ins w:id="5609" w:author="Stefanie Lane" w:date="2022-06-23T15:12:00Z"/>
                  </w:rPr>
                </w:rPrChange>
              </w:rPr>
              <w:pPrChange w:id="561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61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85DE62" w14:textId="77777777" w:rsidR="00EB4CE1" w:rsidRPr="00EB4CE1" w:rsidRDefault="00EB4CE1" w:rsidP="00EB4CE1">
            <w:pPr>
              <w:spacing w:after="0" w:line="240" w:lineRule="auto"/>
              <w:rPr>
                <w:ins w:id="5612" w:author="Stefanie Lane" w:date="2022-06-23T15:12:00Z"/>
                <w:rFonts w:ascii="Calibri" w:eastAsia="Times New Roman" w:hAnsi="Calibri" w:cs="Calibri"/>
                <w:i/>
                <w:iCs/>
                <w:color w:val="000000"/>
                <w:rPrChange w:id="5613" w:author="Stefanie Lane" w:date="2022-06-23T15:12:00Z">
                  <w:rPr>
                    <w:ins w:id="5614" w:author="Stefanie Lane" w:date="2022-06-23T15:12:00Z"/>
                  </w:rPr>
                </w:rPrChange>
              </w:rPr>
              <w:pPrChange w:id="5615" w:author="Stefanie Lane" w:date="2022-06-23T15:12:00Z">
                <w:pPr/>
              </w:pPrChange>
            </w:pPr>
            <w:proofErr w:type="spellStart"/>
            <w:ins w:id="5616" w:author="Stefanie Lane" w:date="2022-06-23T15:12:00Z">
              <w:r w:rsidRPr="00EB4CE1">
                <w:rPr>
                  <w:rFonts w:ascii="Calibri" w:eastAsia="Times New Roman" w:hAnsi="Calibri" w:cs="Calibri"/>
                  <w:i/>
                  <w:iCs/>
                  <w:color w:val="000000"/>
                  <w:rPrChange w:id="5617" w:author="Stefanie Lane" w:date="2022-06-23T15:12:00Z">
                    <w:rPr/>
                  </w:rPrChange>
                </w:rPr>
                <w:t>Rumex</w:t>
              </w:r>
              <w:proofErr w:type="spellEnd"/>
              <w:r w:rsidRPr="00EB4CE1">
                <w:rPr>
                  <w:rFonts w:ascii="Calibri" w:eastAsia="Times New Roman" w:hAnsi="Calibri" w:cs="Calibri"/>
                  <w:i/>
                  <w:iCs/>
                  <w:color w:val="000000"/>
                  <w:rPrChange w:id="5618" w:author="Stefanie Lane" w:date="2022-06-23T15:12:00Z">
                    <w:rPr/>
                  </w:rPrChange>
                </w:rPr>
                <w:t xml:space="preserve"> </w:t>
              </w:r>
              <w:proofErr w:type="spellStart"/>
              <w:r w:rsidRPr="00EB4CE1">
                <w:rPr>
                  <w:rFonts w:ascii="Calibri" w:eastAsia="Times New Roman" w:hAnsi="Calibri" w:cs="Calibri"/>
                  <w:i/>
                  <w:iCs/>
                  <w:color w:val="000000"/>
                  <w:rPrChange w:id="5619" w:author="Stefanie Lane" w:date="2022-06-23T15:12:00Z">
                    <w:rPr/>
                  </w:rPrChange>
                </w:rPr>
                <w:t>conglomeratus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62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B14014" w14:textId="77777777" w:rsidR="00EB4CE1" w:rsidRPr="00EB4CE1" w:rsidRDefault="00EB4CE1" w:rsidP="00EB4CE1">
            <w:pPr>
              <w:spacing w:after="0" w:line="240" w:lineRule="auto"/>
              <w:jc w:val="center"/>
              <w:rPr>
                <w:ins w:id="5621" w:author="Stefanie Lane" w:date="2022-06-23T15:12:00Z"/>
                <w:rFonts w:ascii="Calibri" w:eastAsia="Times New Roman" w:hAnsi="Calibri" w:cs="Calibri"/>
                <w:color w:val="000000"/>
                <w:rPrChange w:id="5622" w:author="Stefanie Lane" w:date="2022-06-23T15:12:00Z">
                  <w:rPr>
                    <w:ins w:id="5623" w:author="Stefanie Lane" w:date="2022-06-23T15:12:00Z"/>
                  </w:rPr>
                </w:rPrChange>
              </w:rPr>
              <w:pPrChange w:id="5624" w:author="Stefanie Lane" w:date="2022-06-23T15:12:00Z">
                <w:pPr>
                  <w:jc w:val="center"/>
                </w:pPr>
              </w:pPrChange>
            </w:pPr>
            <w:ins w:id="5625" w:author="Stefanie Lane" w:date="2022-06-23T15:12:00Z">
              <w:r w:rsidRPr="00EB4CE1">
                <w:rPr>
                  <w:rFonts w:ascii="Calibri" w:eastAsia="Times New Roman" w:hAnsi="Calibri" w:cs="Calibri"/>
                  <w:color w:val="000000"/>
                  <w:rPrChange w:id="5626" w:author="Stefanie Lane" w:date="2022-06-23T15:12: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Change w:id="562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F3F703" w14:textId="77777777" w:rsidR="00EB4CE1" w:rsidRPr="00EB4CE1" w:rsidRDefault="00EB4CE1" w:rsidP="00EB4CE1">
            <w:pPr>
              <w:spacing w:after="0" w:line="240" w:lineRule="auto"/>
              <w:jc w:val="center"/>
              <w:rPr>
                <w:ins w:id="5628" w:author="Stefanie Lane" w:date="2022-06-23T15:12:00Z"/>
                <w:rFonts w:ascii="Calibri" w:eastAsia="Times New Roman" w:hAnsi="Calibri" w:cs="Calibri"/>
                <w:color w:val="000000"/>
                <w:rPrChange w:id="5629" w:author="Stefanie Lane" w:date="2022-06-23T15:12:00Z">
                  <w:rPr>
                    <w:ins w:id="5630" w:author="Stefanie Lane" w:date="2022-06-23T15:12:00Z"/>
                  </w:rPr>
                </w:rPrChange>
              </w:rPr>
              <w:pPrChange w:id="5631" w:author="Stefanie Lane" w:date="2022-06-23T15:12:00Z">
                <w:pPr>
                  <w:jc w:val="center"/>
                </w:pPr>
              </w:pPrChange>
            </w:pPr>
            <w:ins w:id="5632" w:author="Stefanie Lane" w:date="2022-06-23T15:12:00Z">
              <w:r w:rsidRPr="00EB4CE1">
                <w:rPr>
                  <w:rFonts w:ascii="Calibri" w:eastAsia="Times New Roman" w:hAnsi="Calibri" w:cs="Calibri"/>
                  <w:color w:val="000000"/>
                  <w:rPrChange w:id="563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563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4580D53" w14:textId="77777777" w:rsidR="00EB4CE1" w:rsidRPr="00EB4CE1" w:rsidRDefault="00EB4CE1" w:rsidP="00EB4CE1">
            <w:pPr>
              <w:spacing w:after="0" w:line="240" w:lineRule="auto"/>
              <w:jc w:val="center"/>
              <w:rPr>
                <w:ins w:id="5635" w:author="Stefanie Lane" w:date="2022-06-23T15:12:00Z"/>
                <w:rFonts w:ascii="Calibri" w:eastAsia="Times New Roman" w:hAnsi="Calibri" w:cs="Calibri"/>
                <w:color w:val="000000"/>
                <w:rPrChange w:id="5636" w:author="Stefanie Lane" w:date="2022-06-23T15:12:00Z">
                  <w:rPr>
                    <w:ins w:id="5637" w:author="Stefanie Lane" w:date="2022-06-23T15:12:00Z"/>
                  </w:rPr>
                </w:rPrChange>
              </w:rPr>
              <w:pPrChange w:id="5638" w:author="Stefanie Lane" w:date="2022-06-23T15:12:00Z">
                <w:pPr>
                  <w:jc w:val="center"/>
                </w:pPr>
              </w:pPrChange>
            </w:pPr>
            <w:ins w:id="5639" w:author="Stefanie Lane" w:date="2022-06-23T15:12:00Z">
              <w:r w:rsidRPr="00EB4CE1">
                <w:rPr>
                  <w:rFonts w:ascii="Calibri" w:eastAsia="Times New Roman" w:hAnsi="Calibri" w:cs="Calibri"/>
                  <w:color w:val="000000"/>
                  <w:rPrChange w:id="5640"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64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03FDD3" w14:textId="77777777" w:rsidR="00EB4CE1" w:rsidRPr="00EB4CE1" w:rsidRDefault="00EB4CE1" w:rsidP="00EB4CE1">
            <w:pPr>
              <w:spacing w:after="0" w:line="240" w:lineRule="auto"/>
              <w:jc w:val="center"/>
              <w:rPr>
                <w:ins w:id="5642" w:author="Stefanie Lane" w:date="2022-06-23T15:12:00Z"/>
                <w:rFonts w:ascii="Calibri" w:eastAsia="Times New Roman" w:hAnsi="Calibri" w:cs="Calibri"/>
                <w:color w:val="000000"/>
                <w:rPrChange w:id="5643" w:author="Stefanie Lane" w:date="2022-06-23T15:12:00Z">
                  <w:rPr>
                    <w:ins w:id="5644" w:author="Stefanie Lane" w:date="2022-06-23T15:12:00Z"/>
                  </w:rPr>
                </w:rPrChange>
              </w:rPr>
              <w:pPrChange w:id="5645" w:author="Stefanie Lane" w:date="2022-06-23T15:12:00Z">
                <w:pPr>
                  <w:jc w:val="center"/>
                </w:pPr>
              </w:pPrChange>
            </w:pPr>
            <w:ins w:id="5646" w:author="Stefanie Lane" w:date="2022-06-23T15:12:00Z">
              <w:r w:rsidRPr="00EB4CE1">
                <w:rPr>
                  <w:rFonts w:ascii="Calibri" w:eastAsia="Times New Roman" w:hAnsi="Calibri" w:cs="Calibri"/>
                  <w:color w:val="000000"/>
                  <w:rPrChange w:id="5647" w:author="Stefanie Lane" w:date="2022-06-23T15:12:00Z">
                    <w:rPr/>
                  </w:rPrChange>
                </w:rPr>
                <w:t>-32.1</w:t>
              </w:r>
            </w:ins>
          </w:p>
        </w:tc>
      </w:tr>
      <w:tr w:rsidR="00EB4CE1" w:rsidRPr="00EB4CE1" w14:paraId="2594717F" w14:textId="77777777" w:rsidTr="006F10B7">
        <w:trPr>
          <w:trHeight w:val="290"/>
          <w:ins w:id="5648" w:author="Stefanie Lane" w:date="2022-06-23T15:12:00Z"/>
          <w:trPrChange w:id="564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65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0B7E1DA" w14:textId="77777777" w:rsidR="00EB4CE1" w:rsidRPr="00EB4CE1" w:rsidRDefault="00EB4CE1" w:rsidP="00EB4CE1">
            <w:pPr>
              <w:spacing w:after="0" w:line="240" w:lineRule="auto"/>
              <w:rPr>
                <w:ins w:id="5651" w:author="Stefanie Lane" w:date="2022-06-23T15:12:00Z"/>
                <w:rFonts w:ascii="Calibri" w:eastAsia="Times New Roman" w:hAnsi="Calibri" w:cs="Calibri"/>
                <w:color w:val="000000"/>
                <w:rPrChange w:id="5652" w:author="Stefanie Lane" w:date="2022-06-23T15:12:00Z">
                  <w:rPr>
                    <w:ins w:id="5653" w:author="Stefanie Lane" w:date="2022-06-23T15:12:00Z"/>
                  </w:rPr>
                </w:rPrChange>
              </w:rPr>
              <w:pPrChange w:id="565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65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9602812" w14:textId="77777777" w:rsidR="00EB4CE1" w:rsidRPr="00EB4CE1" w:rsidRDefault="00EB4CE1" w:rsidP="00EB4CE1">
            <w:pPr>
              <w:spacing w:after="0" w:line="240" w:lineRule="auto"/>
              <w:rPr>
                <w:ins w:id="5656" w:author="Stefanie Lane" w:date="2022-06-23T15:12:00Z"/>
                <w:rFonts w:ascii="Calibri" w:eastAsia="Times New Roman" w:hAnsi="Calibri" w:cs="Calibri"/>
                <w:color w:val="000000"/>
                <w:rPrChange w:id="5657" w:author="Stefanie Lane" w:date="2022-06-23T15:12:00Z">
                  <w:rPr>
                    <w:ins w:id="5658" w:author="Stefanie Lane" w:date="2022-06-23T15:12:00Z"/>
                  </w:rPr>
                </w:rPrChange>
              </w:rPr>
              <w:pPrChange w:id="5659" w:author="Stefanie Lane" w:date="2022-06-23T15:12:00Z">
                <w:pPr/>
              </w:pPrChange>
            </w:pPr>
          </w:p>
        </w:tc>
        <w:tc>
          <w:tcPr>
            <w:tcW w:w="3320" w:type="dxa"/>
            <w:tcBorders>
              <w:top w:val="nil"/>
              <w:left w:val="nil"/>
              <w:bottom w:val="nil"/>
              <w:right w:val="nil"/>
            </w:tcBorders>
            <w:shd w:val="clear" w:color="auto" w:fill="auto"/>
            <w:noWrap/>
            <w:vAlign w:val="bottom"/>
            <w:hideMark/>
            <w:tcPrChange w:id="5660" w:author="Stefanie Lane" w:date="2022-06-23T15:14:00Z">
              <w:tcPr>
                <w:tcW w:w="3320" w:type="dxa"/>
                <w:tcBorders>
                  <w:top w:val="nil"/>
                  <w:left w:val="nil"/>
                  <w:bottom w:val="nil"/>
                  <w:right w:val="nil"/>
                </w:tcBorders>
                <w:shd w:val="clear" w:color="auto" w:fill="auto"/>
                <w:noWrap/>
                <w:vAlign w:val="bottom"/>
                <w:hideMark/>
              </w:tcPr>
            </w:tcPrChange>
          </w:tcPr>
          <w:p w14:paraId="78EE21C0" w14:textId="77777777" w:rsidR="00EB4CE1" w:rsidRPr="00EB4CE1" w:rsidRDefault="00EB4CE1" w:rsidP="00EB4CE1">
            <w:pPr>
              <w:spacing w:after="0" w:line="240" w:lineRule="auto"/>
              <w:rPr>
                <w:ins w:id="5661" w:author="Stefanie Lane" w:date="2022-06-23T15:12:00Z"/>
                <w:rFonts w:ascii="Calibri" w:eastAsia="Times New Roman" w:hAnsi="Calibri" w:cs="Calibri"/>
                <w:i/>
                <w:iCs/>
                <w:color w:val="000000"/>
                <w:rPrChange w:id="5662" w:author="Stefanie Lane" w:date="2022-06-23T15:12:00Z">
                  <w:rPr>
                    <w:ins w:id="5663" w:author="Stefanie Lane" w:date="2022-06-23T15:12:00Z"/>
                  </w:rPr>
                </w:rPrChange>
              </w:rPr>
              <w:pPrChange w:id="5664" w:author="Stefanie Lane" w:date="2022-06-23T15:12:00Z">
                <w:pPr/>
              </w:pPrChange>
            </w:pPr>
            <w:ins w:id="5665" w:author="Stefanie Lane" w:date="2022-06-23T15:12:00Z">
              <w:r w:rsidRPr="00EB4CE1">
                <w:rPr>
                  <w:rFonts w:ascii="Calibri" w:eastAsia="Times New Roman" w:hAnsi="Calibri" w:cs="Calibri"/>
                  <w:i/>
                  <w:iCs/>
                  <w:color w:val="000000"/>
                  <w:rPrChange w:id="5666" w:author="Stefanie Lane" w:date="2022-06-23T15:12:00Z">
                    <w:rPr/>
                  </w:rPrChange>
                </w:rPr>
                <w:t>Mentha aquatica</w:t>
              </w:r>
            </w:ins>
          </w:p>
        </w:tc>
        <w:tc>
          <w:tcPr>
            <w:tcW w:w="869" w:type="dxa"/>
            <w:tcBorders>
              <w:top w:val="nil"/>
              <w:left w:val="nil"/>
              <w:bottom w:val="nil"/>
              <w:right w:val="nil"/>
            </w:tcBorders>
            <w:shd w:val="clear" w:color="auto" w:fill="auto"/>
            <w:noWrap/>
            <w:vAlign w:val="bottom"/>
            <w:hideMark/>
            <w:tcPrChange w:id="5667" w:author="Stefanie Lane" w:date="2022-06-23T15:14:00Z">
              <w:tcPr>
                <w:tcW w:w="960" w:type="dxa"/>
                <w:tcBorders>
                  <w:top w:val="nil"/>
                  <w:left w:val="nil"/>
                  <w:bottom w:val="nil"/>
                  <w:right w:val="nil"/>
                </w:tcBorders>
                <w:shd w:val="clear" w:color="auto" w:fill="auto"/>
                <w:noWrap/>
                <w:vAlign w:val="bottom"/>
                <w:hideMark/>
              </w:tcPr>
            </w:tcPrChange>
          </w:tcPr>
          <w:p w14:paraId="6291B7DC" w14:textId="77777777" w:rsidR="00EB4CE1" w:rsidRPr="00EB4CE1" w:rsidRDefault="00EB4CE1" w:rsidP="00EB4CE1">
            <w:pPr>
              <w:spacing w:after="0" w:line="240" w:lineRule="auto"/>
              <w:jc w:val="center"/>
              <w:rPr>
                <w:ins w:id="5668" w:author="Stefanie Lane" w:date="2022-06-23T15:12:00Z"/>
                <w:rFonts w:ascii="Calibri" w:eastAsia="Times New Roman" w:hAnsi="Calibri" w:cs="Calibri"/>
                <w:color w:val="000000"/>
                <w:rPrChange w:id="5669" w:author="Stefanie Lane" w:date="2022-06-23T15:12:00Z">
                  <w:rPr>
                    <w:ins w:id="5670" w:author="Stefanie Lane" w:date="2022-06-23T15:12:00Z"/>
                  </w:rPr>
                </w:rPrChange>
              </w:rPr>
              <w:pPrChange w:id="5671" w:author="Stefanie Lane" w:date="2022-06-23T15:12:00Z">
                <w:pPr>
                  <w:jc w:val="center"/>
                </w:pPr>
              </w:pPrChange>
            </w:pPr>
            <w:ins w:id="5672" w:author="Stefanie Lane" w:date="2022-06-23T15:12:00Z">
              <w:r w:rsidRPr="00EB4CE1">
                <w:rPr>
                  <w:rFonts w:ascii="Calibri" w:eastAsia="Times New Roman" w:hAnsi="Calibri" w:cs="Calibri"/>
                  <w:color w:val="000000"/>
                  <w:rPrChange w:id="5673" w:author="Stefanie Lane" w:date="2022-06-23T15:12:00Z">
                    <w:rPr/>
                  </w:rPrChange>
                </w:rPr>
                <w:t>0.37</w:t>
              </w:r>
            </w:ins>
          </w:p>
        </w:tc>
        <w:tc>
          <w:tcPr>
            <w:tcW w:w="990" w:type="dxa"/>
            <w:tcBorders>
              <w:top w:val="nil"/>
              <w:left w:val="nil"/>
              <w:bottom w:val="nil"/>
              <w:right w:val="nil"/>
            </w:tcBorders>
            <w:shd w:val="clear" w:color="auto" w:fill="auto"/>
            <w:noWrap/>
            <w:vAlign w:val="bottom"/>
            <w:hideMark/>
            <w:tcPrChange w:id="5674" w:author="Stefanie Lane" w:date="2022-06-23T15:14:00Z">
              <w:tcPr>
                <w:tcW w:w="960" w:type="dxa"/>
                <w:tcBorders>
                  <w:top w:val="nil"/>
                  <w:left w:val="nil"/>
                  <w:bottom w:val="nil"/>
                  <w:right w:val="nil"/>
                </w:tcBorders>
                <w:shd w:val="clear" w:color="auto" w:fill="auto"/>
                <w:noWrap/>
                <w:vAlign w:val="bottom"/>
                <w:hideMark/>
              </w:tcPr>
            </w:tcPrChange>
          </w:tcPr>
          <w:p w14:paraId="0B476F88" w14:textId="77777777" w:rsidR="00EB4CE1" w:rsidRPr="00EB4CE1" w:rsidRDefault="00EB4CE1" w:rsidP="00EB4CE1">
            <w:pPr>
              <w:spacing w:after="0" w:line="240" w:lineRule="auto"/>
              <w:jc w:val="center"/>
              <w:rPr>
                <w:ins w:id="5675" w:author="Stefanie Lane" w:date="2022-06-23T15:12:00Z"/>
                <w:rFonts w:ascii="Calibri" w:eastAsia="Times New Roman" w:hAnsi="Calibri" w:cs="Calibri"/>
                <w:color w:val="000000"/>
                <w:rPrChange w:id="5676" w:author="Stefanie Lane" w:date="2022-06-23T15:12:00Z">
                  <w:rPr>
                    <w:ins w:id="5677" w:author="Stefanie Lane" w:date="2022-06-23T15:12:00Z"/>
                  </w:rPr>
                </w:rPrChange>
              </w:rPr>
              <w:pPrChange w:id="5678" w:author="Stefanie Lane" w:date="2022-06-23T15:12:00Z">
                <w:pPr>
                  <w:jc w:val="center"/>
                </w:pPr>
              </w:pPrChange>
            </w:pPr>
            <w:ins w:id="5679" w:author="Stefanie Lane" w:date="2022-06-23T15:12:00Z">
              <w:r w:rsidRPr="00EB4CE1">
                <w:rPr>
                  <w:rFonts w:ascii="Calibri" w:eastAsia="Times New Roman" w:hAnsi="Calibri" w:cs="Calibri"/>
                  <w:color w:val="000000"/>
                  <w:rPrChange w:id="5680" w:author="Stefanie Lane" w:date="2022-06-23T15:12:00Z">
                    <w:rPr/>
                  </w:rPrChange>
                </w:rPr>
                <w:t>2.28</w:t>
              </w:r>
            </w:ins>
          </w:p>
        </w:tc>
        <w:tc>
          <w:tcPr>
            <w:tcW w:w="810" w:type="dxa"/>
            <w:tcBorders>
              <w:top w:val="nil"/>
              <w:left w:val="nil"/>
              <w:bottom w:val="nil"/>
              <w:right w:val="nil"/>
            </w:tcBorders>
            <w:shd w:val="clear" w:color="auto" w:fill="auto"/>
            <w:noWrap/>
            <w:vAlign w:val="bottom"/>
            <w:hideMark/>
            <w:tcPrChange w:id="5681" w:author="Stefanie Lane" w:date="2022-06-23T15:14:00Z">
              <w:tcPr>
                <w:tcW w:w="960" w:type="dxa"/>
                <w:tcBorders>
                  <w:top w:val="nil"/>
                  <w:left w:val="nil"/>
                  <w:bottom w:val="nil"/>
                  <w:right w:val="nil"/>
                </w:tcBorders>
                <w:shd w:val="clear" w:color="auto" w:fill="auto"/>
                <w:noWrap/>
                <w:vAlign w:val="bottom"/>
                <w:hideMark/>
              </w:tcPr>
            </w:tcPrChange>
          </w:tcPr>
          <w:p w14:paraId="4E8E6A81" w14:textId="77777777" w:rsidR="00EB4CE1" w:rsidRPr="00EB4CE1" w:rsidRDefault="00EB4CE1" w:rsidP="00EB4CE1">
            <w:pPr>
              <w:spacing w:after="0" w:line="240" w:lineRule="auto"/>
              <w:jc w:val="center"/>
              <w:rPr>
                <w:ins w:id="5682" w:author="Stefanie Lane" w:date="2022-06-23T15:12:00Z"/>
                <w:rFonts w:ascii="Calibri" w:eastAsia="Times New Roman" w:hAnsi="Calibri" w:cs="Calibri"/>
                <w:color w:val="000000"/>
                <w:rPrChange w:id="5683" w:author="Stefanie Lane" w:date="2022-06-23T15:12:00Z">
                  <w:rPr>
                    <w:ins w:id="5684" w:author="Stefanie Lane" w:date="2022-06-23T15:12:00Z"/>
                  </w:rPr>
                </w:rPrChange>
              </w:rPr>
              <w:pPrChange w:id="5685" w:author="Stefanie Lane" w:date="2022-06-23T15:12:00Z">
                <w:pPr>
                  <w:jc w:val="center"/>
                </w:pPr>
              </w:pPrChange>
            </w:pPr>
            <w:ins w:id="5686" w:author="Stefanie Lane" w:date="2022-06-23T15:12:00Z">
              <w:r w:rsidRPr="00EB4CE1">
                <w:rPr>
                  <w:rFonts w:ascii="Calibri" w:eastAsia="Times New Roman" w:hAnsi="Calibri" w:cs="Calibri"/>
                  <w:color w:val="000000"/>
                  <w:rPrChange w:id="5687" w:author="Stefanie Lane" w:date="2022-06-23T15:12:00Z">
                    <w:rPr/>
                  </w:rPrChange>
                </w:rPr>
                <w:t>1.79</w:t>
              </w:r>
            </w:ins>
          </w:p>
        </w:tc>
        <w:tc>
          <w:tcPr>
            <w:tcW w:w="1710" w:type="dxa"/>
            <w:tcBorders>
              <w:top w:val="nil"/>
              <w:left w:val="nil"/>
              <w:bottom w:val="nil"/>
              <w:right w:val="single" w:sz="8" w:space="0" w:color="auto"/>
            </w:tcBorders>
            <w:shd w:val="clear" w:color="auto" w:fill="auto"/>
            <w:noWrap/>
            <w:vAlign w:val="bottom"/>
            <w:hideMark/>
            <w:tcPrChange w:id="568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98B63F" w14:textId="77777777" w:rsidR="00EB4CE1" w:rsidRPr="00EB4CE1" w:rsidRDefault="00EB4CE1" w:rsidP="00EB4CE1">
            <w:pPr>
              <w:spacing w:after="0" w:line="240" w:lineRule="auto"/>
              <w:jc w:val="center"/>
              <w:rPr>
                <w:ins w:id="5689" w:author="Stefanie Lane" w:date="2022-06-23T15:12:00Z"/>
                <w:rFonts w:ascii="Calibri" w:eastAsia="Times New Roman" w:hAnsi="Calibri" w:cs="Calibri"/>
                <w:color w:val="000000"/>
                <w:rPrChange w:id="5690" w:author="Stefanie Lane" w:date="2022-06-23T15:12:00Z">
                  <w:rPr>
                    <w:ins w:id="5691" w:author="Stefanie Lane" w:date="2022-06-23T15:12:00Z"/>
                  </w:rPr>
                </w:rPrChange>
              </w:rPr>
              <w:pPrChange w:id="5692" w:author="Stefanie Lane" w:date="2022-06-23T15:12:00Z">
                <w:pPr>
                  <w:jc w:val="center"/>
                </w:pPr>
              </w:pPrChange>
            </w:pPr>
            <w:ins w:id="5693" w:author="Stefanie Lane" w:date="2022-06-23T15:12:00Z">
              <w:r w:rsidRPr="00EB4CE1">
                <w:rPr>
                  <w:rFonts w:ascii="Calibri" w:eastAsia="Times New Roman" w:hAnsi="Calibri" w:cs="Calibri"/>
                  <w:color w:val="000000"/>
                  <w:rPrChange w:id="5694" w:author="Stefanie Lane" w:date="2022-06-23T15:12:00Z">
                    <w:rPr/>
                  </w:rPrChange>
                </w:rPr>
                <w:t>384.7</w:t>
              </w:r>
            </w:ins>
          </w:p>
        </w:tc>
      </w:tr>
      <w:tr w:rsidR="00EB4CE1" w:rsidRPr="00EB4CE1" w14:paraId="482301A3" w14:textId="77777777" w:rsidTr="006F10B7">
        <w:trPr>
          <w:trHeight w:val="290"/>
          <w:ins w:id="5695" w:author="Stefanie Lane" w:date="2022-06-23T15:12:00Z"/>
          <w:trPrChange w:id="569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69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D2CA1C" w14:textId="77777777" w:rsidR="00EB4CE1" w:rsidRPr="00EB4CE1" w:rsidRDefault="00EB4CE1" w:rsidP="00EB4CE1">
            <w:pPr>
              <w:spacing w:after="0" w:line="240" w:lineRule="auto"/>
              <w:rPr>
                <w:ins w:id="5698" w:author="Stefanie Lane" w:date="2022-06-23T15:12:00Z"/>
                <w:rFonts w:ascii="Calibri" w:eastAsia="Times New Roman" w:hAnsi="Calibri" w:cs="Calibri"/>
                <w:color w:val="000000"/>
                <w:rPrChange w:id="5699" w:author="Stefanie Lane" w:date="2022-06-23T15:12:00Z">
                  <w:rPr>
                    <w:ins w:id="5700" w:author="Stefanie Lane" w:date="2022-06-23T15:12:00Z"/>
                  </w:rPr>
                </w:rPrChange>
              </w:rPr>
              <w:pPrChange w:id="570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70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A07E20" w14:textId="77777777" w:rsidR="00EB4CE1" w:rsidRPr="00EB4CE1" w:rsidRDefault="00EB4CE1" w:rsidP="00EB4CE1">
            <w:pPr>
              <w:spacing w:after="0" w:line="240" w:lineRule="auto"/>
              <w:rPr>
                <w:ins w:id="5703" w:author="Stefanie Lane" w:date="2022-06-23T15:12:00Z"/>
                <w:rFonts w:ascii="Calibri" w:eastAsia="Times New Roman" w:hAnsi="Calibri" w:cs="Calibri"/>
                <w:color w:val="000000"/>
                <w:rPrChange w:id="5704" w:author="Stefanie Lane" w:date="2022-06-23T15:12:00Z">
                  <w:rPr>
                    <w:ins w:id="5705" w:author="Stefanie Lane" w:date="2022-06-23T15:12:00Z"/>
                  </w:rPr>
                </w:rPrChange>
              </w:rPr>
              <w:pPrChange w:id="570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70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F133EF6" w14:textId="77777777" w:rsidR="00EB4CE1" w:rsidRPr="00EB4CE1" w:rsidRDefault="00EB4CE1" w:rsidP="00EB4CE1">
            <w:pPr>
              <w:spacing w:after="0" w:line="240" w:lineRule="auto"/>
              <w:rPr>
                <w:ins w:id="5708" w:author="Stefanie Lane" w:date="2022-06-23T15:12:00Z"/>
                <w:rFonts w:ascii="Calibri" w:eastAsia="Times New Roman" w:hAnsi="Calibri" w:cs="Calibri"/>
                <w:i/>
                <w:iCs/>
                <w:color w:val="000000"/>
                <w:rPrChange w:id="5709" w:author="Stefanie Lane" w:date="2022-06-23T15:12:00Z">
                  <w:rPr>
                    <w:ins w:id="5710" w:author="Stefanie Lane" w:date="2022-06-23T15:12:00Z"/>
                  </w:rPr>
                </w:rPrChange>
              </w:rPr>
              <w:pPrChange w:id="5711" w:author="Stefanie Lane" w:date="2022-06-23T15:12:00Z">
                <w:pPr/>
              </w:pPrChange>
            </w:pPr>
            <w:ins w:id="5712" w:author="Stefanie Lane" w:date="2022-06-23T15:12:00Z">
              <w:r w:rsidRPr="00EB4CE1">
                <w:rPr>
                  <w:rFonts w:ascii="Calibri" w:eastAsia="Times New Roman" w:hAnsi="Calibri" w:cs="Calibri"/>
                  <w:i/>
                  <w:iCs/>
                  <w:color w:val="000000"/>
                  <w:rPrChange w:id="5713" w:author="Stefanie Lane" w:date="2022-06-23T15:12:00Z">
                    <w:rPr/>
                  </w:rPrChange>
                </w:rPr>
                <w:t xml:space="preserve">Iris </w:t>
              </w:r>
              <w:proofErr w:type="spellStart"/>
              <w:r w:rsidRPr="00EB4CE1">
                <w:rPr>
                  <w:rFonts w:ascii="Calibri" w:eastAsia="Times New Roman" w:hAnsi="Calibri" w:cs="Calibri"/>
                  <w:i/>
                  <w:iCs/>
                  <w:color w:val="000000"/>
                  <w:rPrChange w:id="5714" w:author="Stefanie Lane" w:date="2022-06-23T15:12:00Z">
                    <w:rPr/>
                  </w:rPrChange>
                </w:rPr>
                <w:t>pseudocorus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71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06312B8" w14:textId="77777777" w:rsidR="00EB4CE1" w:rsidRPr="00EB4CE1" w:rsidRDefault="00EB4CE1" w:rsidP="00EB4CE1">
            <w:pPr>
              <w:spacing w:after="0" w:line="240" w:lineRule="auto"/>
              <w:jc w:val="center"/>
              <w:rPr>
                <w:ins w:id="5716" w:author="Stefanie Lane" w:date="2022-06-23T15:12:00Z"/>
                <w:rFonts w:ascii="Calibri" w:eastAsia="Times New Roman" w:hAnsi="Calibri" w:cs="Calibri"/>
                <w:color w:val="000000"/>
                <w:rPrChange w:id="5717" w:author="Stefanie Lane" w:date="2022-06-23T15:12:00Z">
                  <w:rPr>
                    <w:ins w:id="5718" w:author="Stefanie Lane" w:date="2022-06-23T15:12:00Z"/>
                  </w:rPr>
                </w:rPrChange>
              </w:rPr>
              <w:pPrChange w:id="5719" w:author="Stefanie Lane" w:date="2022-06-23T15:12:00Z">
                <w:pPr>
                  <w:jc w:val="center"/>
                </w:pPr>
              </w:pPrChange>
            </w:pPr>
            <w:ins w:id="5720" w:author="Stefanie Lane" w:date="2022-06-23T15:12:00Z">
              <w:r w:rsidRPr="00EB4CE1">
                <w:rPr>
                  <w:rFonts w:ascii="Calibri" w:eastAsia="Times New Roman" w:hAnsi="Calibri" w:cs="Calibri"/>
                  <w:color w:val="000000"/>
                  <w:rPrChange w:id="572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572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3D21541" w14:textId="77777777" w:rsidR="00EB4CE1" w:rsidRPr="00EB4CE1" w:rsidRDefault="00EB4CE1" w:rsidP="00EB4CE1">
            <w:pPr>
              <w:spacing w:after="0" w:line="240" w:lineRule="auto"/>
              <w:jc w:val="center"/>
              <w:rPr>
                <w:ins w:id="5723" w:author="Stefanie Lane" w:date="2022-06-23T15:12:00Z"/>
                <w:rFonts w:ascii="Calibri" w:eastAsia="Times New Roman" w:hAnsi="Calibri" w:cs="Calibri"/>
                <w:color w:val="000000"/>
                <w:rPrChange w:id="5724" w:author="Stefanie Lane" w:date="2022-06-23T15:12:00Z">
                  <w:rPr>
                    <w:ins w:id="5725" w:author="Stefanie Lane" w:date="2022-06-23T15:12:00Z"/>
                  </w:rPr>
                </w:rPrChange>
              </w:rPr>
              <w:pPrChange w:id="5726" w:author="Stefanie Lane" w:date="2022-06-23T15:12:00Z">
                <w:pPr>
                  <w:jc w:val="center"/>
                </w:pPr>
              </w:pPrChange>
            </w:pPr>
            <w:ins w:id="5727" w:author="Stefanie Lane" w:date="2022-06-23T15:12:00Z">
              <w:r w:rsidRPr="00EB4CE1">
                <w:rPr>
                  <w:rFonts w:ascii="Calibri" w:eastAsia="Times New Roman" w:hAnsi="Calibri" w:cs="Calibri"/>
                  <w:color w:val="000000"/>
                  <w:rPrChange w:id="5728"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572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D86348E" w14:textId="77777777" w:rsidR="00EB4CE1" w:rsidRPr="00EB4CE1" w:rsidRDefault="00EB4CE1" w:rsidP="00EB4CE1">
            <w:pPr>
              <w:spacing w:after="0" w:line="240" w:lineRule="auto"/>
              <w:jc w:val="center"/>
              <w:rPr>
                <w:ins w:id="5730" w:author="Stefanie Lane" w:date="2022-06-23T15:12:00Z"/>
                <w:rFonts w:ascii="Calibri" w:eastAsia="Times New Roman" w:hAnsi="Calibri" w:cs="Calibri"/>
                <w:color w:val="000000"/>
                <w:rPrChange w:id="5731" w:author="Stefanie Lane" w:date="2022-06-23T15:12:00Z">
                  <w:rPr>
                    <w:ins w:id="5732" w:author="Stefanie Lane" w:date="2022-06-23T15:12:00Z"/>
                  </w:rPr>
                </w:rPrChange>
              </w:rPr>
              <w:pPrChange w:id="5733" w:author="Stefanie Lane" w:date="2022-06-23T15:12:00Z">
                <w:pPr>
                  <w:jc w:val="center"/>
                </w:pPr>
              </w:pPrChange>
            </w:pPr>
            <w:ins w:id="5734" w:author="Stefanie Lane" w:date="2022-06-23T15:12:00Z">
              <w:r w:rsidRPr="00EB4CE1">
                <w:rPr>
                  <w:rFonts w:ascii="Calibri" w:eastAsia="Times New Roman" w:hAnsi="Calibri" w:cs="Calibri"/>
                  <w:color w:val="000000"/>
                  <w:rPrChange w:id="5735" w:author="Stefanie Lane" w:date="2022-06-23T15:12: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73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09B128A" w14:textId="77777777" w:rsidR="00EB4CE1" w:rsidRPr="00EB4CE1" w:rsidRDefault="00EB4CE1" w:rsidP="00EB4CE1">
            <w:pPr>
              <w:spacing w:after="0" w:line="240" w:lineRule="auto"/>
              <w:jc w:val="center"/>
              <w:rPr>
                <w:ins w:id="5737" w:author="Stefanie Lane" w:date="2022-06-23T15:12:00Z"/>
                <w:rFonts w:ascii="Calibri" w:eastAsia="Times New Roman" w:hAnsi="Calibri" w:cs="Calibri"/>
                <w:color w:val="000000"/>
                <w:rPrChange w:id="5738" w:author="Stefanie Lane" w:date="2022-06-23T15:12:00Z">
                  <w:rPr>
                    <w:ins w:id="5739" w:author="Stefanie Lane" w:date="2022-06-23T15:12:00Z"/>
                  </w:rPr>
                </w:rPrChange>
              </w:rPr>
              <w:pPrChange w:id="5740" w:author="Stefanie Lane" w:date="2022-06-23T15:12:00Z">
                <w:pPr>
                  <w:jc w:val="center"/>
                </w:pPr>
              </w:pPrChange>
            </w:pPr>
            <w:ins w:id="5741" w:author="Stefanie Lane" w:date="2022-06-23T15:12:00Z">
              <w:r w:rsidRPr="00EB4CE1">
                <w:rPr>
                  <w:rFonts w:ascii="Calibri" w:eastAsia="Times New Roman" w:hAnsi="Calibri" w:cs="Calibri"/>
                  <w:color w:val="000000"/>
                  <w:rPrChange w:id="5742" w:author="Stefanie Lane" w:date="2022-06-23T15:12:00Z">
                    <w:rPr/>
                  </w:rPrChange>
                </w:rPr>
                <w:t>+</w:t>
              </w:r>
            </w:ins>
          </w:p>
        </w:tc>
      </w:tr>
      <w:tr w:rsidR="00EB4CE1" w:rsidRPr="00EB4CE1" w14:paraId="7D9AC060" w14:textId="77777777" w:rsidTr="006F10B7">
        <w:trPr>
          <w:trHeight w:val="290"/>
          <w:ins w:id="5743" w:author="Stefanie Lane" w:date="2022-06-23T15:12:00Z"/>
          <w:trPrChange w:id="574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74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02AB53" w14:textId="77777777" w:rsidR="00EB4CE1" w:rsidRPr="00EB4CE1" w:rsidRDefault="00EB4CE1" w:rsidP="00EB4CE1">
            <w:pPr>
              <w:spacing w:after="0" w:line="240" w:lineRule="auto"/>
              <w:rPr>
                <w:ins w:id="5746" w:author="Stefanie Lane" w:date="2022-06-23T15:12:00Z"/>
                <w:rFonts w:ascii="Calibri" w:eastAsia="Times New Roman" w:hAnsi="Calibri" w:cs="Calibri"/>
                <w:color w:val="000000"/>
                <w:rPrChange w:id="5747" w:author="Stefanie Lane" w:date="2022-06-23T15:12:00Z">
                  <w:rPr>
                    <w:ins w:id="5748" w:author="Stefanie Lane" w:date="2022-06-23T15:12:00Z"/>
                  </w:rPr>
                </w:rPrChange>
              </w:rPr>
              <w:pPrChange w:id="574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75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B735237" w14:textId="77777777" w:rsidR="00EB4CE1" w:rsidRPr="00EB4CE1" w:rsidRDefault="00EB4CE1" w:rsidP="00EB4CE1">
            <w:pPr>
              <w:spacing w:after="0" w:line="240" w:lineRule="auto"/>
              <w:rPr>
                <w:ins w:id="5751" w:author="Stefanie Lane" w:date="2022-06-23T15:12:00Z"/>
                <w:rFonts w:ascii="Calibri" w:eastAsia="Times New Roman" w:hAnsi="Calibri" w:cs="Calibri"/>
                <w:color w:val="000000"/>
                <w:rPrChange w:id="5752" w:author="Stefanie Lane" w:date="2022-06-23T15:12:00Z">
                  <w:rPr>
                    <w:ins w:id="5753" w:author="Stefanie Lane" w:date="2022-06-23T15:12:00Z"/>
                  </w:rPr>
                </w:rPrChange>
              </w:rPr>
              <w:pPrChange w:id="5754" w:author="Stefanie Lane" w:date="2022-06-23T15:12:00Z">
                <w:pPr/>
              </w:pPrChange>
            </w:pPr>
          </w:p>
        </w:tc>
        <w:tc>
          <w:tcPr>
            <w:tcW w:w="3320" w:type="dxa"/>
            <w:tcBorders>
              <w:top w:val="nil"/>
              <w:left w:val="nil"/>
              <w:bottom w:val="nil"/>
              <w:right w:val="nil"/>
            </w:tcBorders>
            <w:shd w:val="clear" w:color="auto" w:fill="auto"/>
            <w:noWrap/>
            <w:vAlign w:val="bottom"/>
            <w:hideMark/>
            <w:tcPrChange w:id="5755" w:author="Stefanie Lane" w:date="2022-06-23T15:14:00Z">
              <w:tcPr>
                <w:tcW w:w="3320" w:type="dxa"/>
                <w:tcBorders>
                  <w:top w:val="nil"/>
                  <w:left w:val="nil"/>
                  <w:bottom w:val="nil"/>
                  <w:right w:val="nil"/>
                </w:tcBorders>
                <w:shd w:val="clear" w:color="auto" w:fill="auto"/>
                <w:noWrap/>
                <w:vAlign w:val="bottom"/>
                <w:hideMark/>
              </w:tcPr>
            </w:tcPrChange>
          </w:tcPr>
          <w:p w14:paraId="5225D143" w14:textId="77777777" w:rsidR="00EB4CE1" w:rsidRPr="00EB4CE1" w:rsidRDefault="00EB4CE1" w:rsidP="00EB4CE1">
            <w:pPr>
              <w:spacing w:after="0" w:line="240" w:lineRule="auto"/>
              <w:rPr>
                <w:ins w:id="5756" w:author="Stefanie Lane" w:date="2022-06-23T15:12:00Z"/>
                <w:rFonts w:ascii="Calibri" w:eastAsia="Times New Roman" w:hAnsi="Calibri" w:cs="Calibri"/>
                <w:i/>
                <w:iCs/>
                <w:color w:val="000000"/>
                <w:rPrChange w:id="5757" w:author="Stefanie Lane" w:date="2022-06-23T15:12:00Z">
                  <w:rPr>
                    <w:ins w:id="5758" w:author="Stefanie Lane" w:date="2022-06-23T15:12:00Z"/>
                  </w:rPr>
                </w:rPrChange>
              </w:rPr>
              <w:pPrChange w:id="5759" w:author="Stefanie Lane" w:date="2022-06-23T15:12:00Z">
                <w:pPr/>
              </w:pPrChange>
            </w:pPr>
            <w:proofErr w:type="spellStart"/>
            <w:ins w:id="5760" w:author="Stefanie Lane" w:date="2022-06-23T15:12:00Z">
              <w:r w:rsidRPr="00EB4CE1">
                <w:rPr>
                  <w:rFonts w:ascii="Calibri" w:eastAsia="Times New Roman" w:hAnsi="Calibri" w:cs="Calibri"/>
                  <w:i/>
                  <w:iCs/>
                  <w:color w:val="000000"/>
                  <w:rPrChange w:id="5761" w:author="Stefanie Lane" w:date="2022-06-23T15:12:00Z">
                    <w:rPr/>
                  </w:rPrChange>
                </w:rPr>
                <w:t>Lycopus</w:t>
              </w:r>
              <w:proofErr w:type="spellEnd"/>
              <w:r w:rsidRPr="00EB4CE1">
                <w:rPr>
                  <w:rFonts w:ascii="Calibri" w:eastAsia="Times New Roman" w:hAnsi="Calibri" w:cs="Calibri"/>
                  <w:i/>
                  <w:iCs/>
                  <w:color w:val="000000"/>
                  <w:rPrChange w:id="5762" w:author="Stefanie Lane" w:date="2022-06-23T15:12:00Z">
                    <w:rPr/>
                  </w:rPrChange>
                </w:rPr>
                <w:t xml:space="preserve"> </w:t>
              </w:r>
              <w:proofErr w:type="spellStart"/>
              <w:r w:rsidRPr="00EB4CE1">
                <w:rPr>
                  <w:rFonts w:ascii="Calibri" w:eastAsia="Times New Roman" w:hAnsi="Calibri" w:cs="Calibri"/>
                  <w:i/>
                  <w:iCs/>
                  <w:color w:val="000000"/>
                  <w:rPrChange w:id="5763" w:author="Stefanie Lane" w:date="2022-06-23T15:12:00Z">
                    <w:rPr/>
                  </w:rPrChange>
                </w:rPr>
                <w:t>europaeus</w:t>
              </w:r>
              <w:proofErr w:type="spellEnd"/>
            </w:ins>
          </w:p>
        </w:tc>
        <w:tc>
          <w:tcPr>
            <w:tcW w:w="869" w:type="dxa"/>
            <w:tcBorders>
              <w:top w:val="nil"/>
              <w:left w:val="nil"/>
              <w:bottom w:val="nil"/>
              <w:right w:val="nil"/>
            </w:tcBorders>
            <w:shd w:val="clear" w:color="auto" w:fill="auto"/>
            <w:noWrap/>
            <w:vAlign w:val="bottom"/>
            <w:hideMark/>
            <w:tcPrChange w:id="5764" w:author="Stefanie Lane" w:date="2022-06-23T15:14:00Z">
              <w:tcPr>
                <w:tcW w:w="960" w:type="dxa"/>
                <w:tcBorders>
                  <w:top w:val="nil"/>
                  <w:left w:val="nil"/>
                  <w:bottom w:val="nil"/>
                  <w:right w:val="nil"/>
                </w:tcBorders>
                <w:shd w:val="clear" w:color="auto" w:fill="auto"/>
                <w:noWrap/>
                <w:vAlign w:val="bottom"/>
                <w:hideMark/>
              </w:tcPr>
            </w:tcPrChange>
          </w:tcPr>
          <w:p w14:paraId="0FD9DA8C" w14:textId="77777777" w:rsidR="00EB4CE1" w:rsidRPr="00EB4CE1" w:rsidRDefault="00EB4CE1" w:rsidP="00EB4CE1">
            <w:pPr>
              <w:spacing w:after="0" w:line="240" w:lineRule="auto"/>
              <w:jc w:val="center"/>
              <w:rPr>
                <w:ins w:id="5765" w:author="Stefanie Lane" w:date="2022-06-23T15:12:00Z"/>
                <w:rFonts w:ascii="Calibri" w:eastAsia="Times New Roman" w:hAnsi="Calibri" w:cs="Calibri"/>
                <w:color w:val="000000"/>
                <w:rPrChange w:id="5766" w:author="Stefanie Lane" w:date="2022-06-23T15:12:00Z">
                  <w:rPr>
                    <w:ins w:id="5767" w:author="Stefanie Lane" w:date="2022-06-23T15:12:00Z"/>
                  </w:rPr>
                </w:rPrChange>
              </w:rPr>
              <w:pPrChange w:id="5768" w:author="Stefanie Lane" w:date="2022-06-23T15:12:00Z">
                <w:pPr>
                  <w:jc w:val="center"/>
                </w:pPr>
              </w:pPrChange>
            </w:pPr>
            <w:ins w:id="5769" w:author="Stefanie Lane" w:date="2022-06-23T15:12:00Z">
              <w:r w:rsidRPr="00EB4CE1">
                <w:rPr>
                  <w:rFonts w:ascii="Calibri" w:eastAsia="Times New Roman" w:hAnsi="Calibri" w:cs="Calibri"/>
                  <w:color w:val="000000"/>
                  <w:rPrChange w:id="5770"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5771" w:author="Stefanie Lane" w:date="2022-06-23T15:14:00Z">
              <w:tcPr>
                <w:tcW w:w="960" w:type="dxa"/>
                <w:tcBorders>
                  <w:top w:val="nil"/>
                  <w:left w:val="nil"/>
                  <w:bottom w:val="nil"/>
                  <w:right w:val="nil"/>
                </w:tcBorders>
                <w:shd w:val="clear" w:color="auto" w:fill="auto"/>
                <w:noWrap/>
                <w:vAlign w:val="bottom"/>
                <w:hideMark/>
              </w:tcPr>
            </w:tcPrChange>
          </w:tcPr>
          <w:p w14:paraId="33A1F338" w14:textId="77777777" w:rsidR="00EB4CE1" w:rsidRPr="00EB4CE1" w:rsidRDefault="00EB4CE1" w:rsidP="00EB4CE1">
            <w:pPr>
              <w:spacing w:after="0" w:line="240" w:lineRule="auto"/>
              <w:jc w:val="center"/>
              <w:rPr>
                <w:ins w:id="5772" w:author="Stefanie Lane" w:date="2022-06-23T15:12:00Z"/>
                <w:rFonts w:ascii="Calibri" w:eastAsia="Times New Roman" w:hAnsi="Calibri" w:cs="Calibri"/>
                <w:color w:val="000000"/>
                <w:rPrChange w:id="5773" w:author="Stefanie Lane" w:date="2022-06-23T15:12:00Z">
                  <w:rPr>
                    <w:ins w:id="5774" w:author="Stefanie Lane" w:date="2022-06-23T15:12:00Z"/>
                  </w:rPr>
                </w:rPrChange>
              </w:rPr>
              <w:pPrChange w:id="5775" w:author="Stefanie Lane" w:date="2022-06-23T15:12:00Z">
                <w:pPr>
                  <w:jc w:val="center"/>
                </w:pPr>
              </w:pPrChange>
            </w:pPr>
            <w:ins w:id="5776" w:author="Stefanie Lane" w:date="2022-06-23T15:12:00Z">
              <w:r w:rsidRPr="00EB4CE1">
                <w:rPr>
                  <w:rFonts w:ascii="Calibri" w:eastAsia="Times New Roman" w:hAnsi="Calibri" w:cs="Calibri"/>
                  <w:color w:val="000000"/>
                  <w:rPrChange w:id="577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5778" w:author="Stefanie Lane" w:date="2022-06-23T15:14:00Z">
              <w:tcPr>
                <w:tcW w:w="960" w:type="dxa"/>
                <w:tcBorders>
                  <w:top w:val="nil"/>
                  <w:left w:val="nil"/>
                  <w:bottom w:val="nil"/>
                  <w:right w:val="nil"/>
                </w:tcBorders>
                <w:shd w:val="clear" w:color="auto" w:fill="auto"/>
                <w:noWrap/>
                <w:vAlign w:val="bottom"/>
                <w:hideMark/>
              </w:tcPr>
            </w:tcPrChange>
          </w:tcPr>
          <w:p w14:paraId="66FC7452" w14:textId="77777777" w:rsidR="00EB4CE1" w:rsidRPr="00EB4CE1" w:rsidRDefault="00EB4CE1" w:rsidP="00EB4CE1">
            <w:pPr>
              <w:spacing w:after="0" w:line="240" w:lineRule="auto"/>
              <w:jc w:val="center"/>
              <w:rPr>
                <w:ins w:id="5779" w:author="Stefanie Lane" w:date="2022-06-23T15:12:00Z"/>
                <w:rFonts w:ascii="Calibri" w:eastAsia="Times New Roman" w:hAnsi="Calibri" w:cs="Calibri"/>
                <w:color w:val="000000"/>
                <w:rPrChange w:id="5780" w:author="Stefanie Lane" w:date="2022-06-23T15:12:00Z">
                  <w:rPr>
                    <w:ins w:id="5781" w:author="Stefanie Lane" w:date="2022-06-23T15:12:00Z"/>
                  </w:rPr>
                </w:rPrChange>
              </w:rPr>
              <w:pPrChange w:id="5782" w:author="Stefanie Lane" w:date="2022-06-23T15:12:00Z">
                <w:pPr>
                  <w:jc w:val="center"/>
                </w:pPr>
              </w:pPrChange>
            </w:pPr>
            <w:ins w:id="5783" w:author="Stefanie Lane" w:date="2022-06-23T15:12:00Z">
              <w:r w:rsidRPr="00EB4CE1">
                <w:rPr>
                  <w:rFonts w:ascii="Calibri" w:eastAsia="Times New Roman" w:hAnsi="Calibri" w:cs="Calibri"/>
                  <w:color w:val="000000"/>
                  <w:rPrChange w:id="5784"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578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E076AD7" w14:textId="77777777" w:rsidR="00EB4CE1" w:rsidRPr="00EB4CE1" w:rsidRDefault="00EB4CE1" w:rsidP="00EB4CE1">
            <w:pPr>
              <w:spacing w:after="0" w:line="240" w:lineRule="auto"/>
              <w:jc w:val="center"/>
              <w:rPr>
                <w:ins w:id="5786" w:author="Stefanie Lane" w:date="2022-06-23T15:12:00Z"/>
                <w:rFonts w:ascii="Calibri" w:eastAsia="Times New Roman" w:hAnsi="Calibri" w:cs="Calibri"/>
                <w:color w:val="000000"/>
                <w:rPrChange w:id="5787" w:author="Stefanie Lane" w:date="2022-06-23T15:12:00Z">
                  <w:rPr>
                    <w:ins w:id="5788" w:author="Stefanie Lane" w:date="2022-06-23T15:12:00Z"/>
                  </w:rPr>
                </w:rPrChange>
              </w:rPr>
              <w:pPrChange w:id="5789" w:author="Stefanie Lane" w:date="2022-06-23T15:12:00Z">
                <w:pPr>
                  <w:jc w:val="center"/>
                </w:pPr>
              </w:pPrChange>
            </w:pPr>
            <w:ins w:id="5790" w:author="Stefanie Lane" w:date="2022-06-23T15:12:00Z">
              <w:r w:rsidRPr="00EB4CE1">
                <w:rPr>
                  <w:rFonts w:ascii="Calibri" w:eastAsia="Times New Roman" w:hAnsi="Calibri" w:cs="Calibri"/>
                  <w:color w:val="000000"/>
                  <w:rPrChange w:id="5791" w:author="Stefanie Lane" w:date="2022-06-23T15:12:00Z">
                    <w:rPr/>
                  </w:rPrChange>
                </w:rPr>
                <w:t>+</w:t>
              </w:r>
            </w:ins>
          </w:p>
        </w:tc>
      </w:tr>
      <w:tr w:rsidR="00EB4CE1" w:rsidRPr="00EB4CE1" w14:paraId="03C95E18" w14:textId="77777777" w:rsidTr="006F10B7">
        <w:trPr>
          <w:trHeight w:val="290"/>
          <w:ins w:id="5792" w:author="Stefanie Lane" w:date="2022-06-23T15:12:00Z"/>
          <w:trPrChange w:id="579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79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4D30FE6" w14:textId="77777777" w:rsidR="00EB4CE1" w:rsidRPr="00EB4CE1" w:rsidRDefault="00EB4CE1" w:rsidP="00EB4CE1">
            <w:pPr>
              <w:spacing w:after="0" w:line="240" w:lineRule="auto"/>
              <w:rPr>
                <w:ins w:id="5795" w:author="Stefanie Lane" w:date="2022-06-23T15:12:00Z"/>
                <w:rFonts w:ascii="Calibri" w:eastAsia="Times New Roman" w:hAnsi="Calibri" w:cs="Calibri"/>
                <w:color w:val="000000"/>
                <w:rPrChange w:id="5796" w:author="Stefanie Lane" w:date="2022-06-23T15:12:00Z">
                  <w:rPr>
                    <w:ins w:id="5797" w:author="Stefanie Lane" w:date="2022-06-23T15:12:00Z"/>
                  </w:rPr>
                </w:rPrChange>
              </w:rPr>
              <w:pPrChange w:id="579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79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15A91F" w14:textId="77777777" w:rsidR="00EB4CE1" w:rsidRPr="00EB4CE1" w:rsidRDefault="00EB4CE1" w:rsidP="00EB4CE1">
            <w:pPr>
              <w:spacing w:after="0" w:line="240" w:lineRule="auto"/>
              <w:rPr>
                <w:ins w:id="5800" w:author="Stefanie Lane" w:date="2022-06-23T15:12:00Z"/>
                <w:rFonts w:ascii="Calibri" w:eastAsia="Times New Roman" w:hAnsi="Calibri" w:cs="Calibri"/>
                <w:color w:val="000000"/>
                <w:rPrChange w:id="5801" w:author="Stefanie Lane" w:date="2022-06-23T15:12:00Z">
                  <w:rPr>
                    <w:ins w:id="5802" w:author="Stefanie Lane" w:date="2022-06-23T15:12:00Z"/>
                  </w:rPr>
                </w:rPrChange>
              </w:rPr>
              <w:pPrChange w:id="580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80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A05D76F" w14:textId="77777777" w:rsidR="00EB4CE1" w:rsidRPr="00EB4CE1" w:rsidRDefault="00EB4CE1" w:rsidP="00EB4CE1">
            <w:pPr>
              <w:spacing w:after="0" w:line="240" w:lineRule="auto"/>
              <w:rPr>
                <w:ins w:id="5805" w:author="Stefanie Lane" w:date="2022-06-23T15:12:00Z"/>
                <w:rFonts w:ascii="Calibri" w:eastAsia="Times New Roman" w:hAnsi="Calibri" w:cs="Calibri"/>
                <w:i/>
                <w:iCs/>
                <w:color w:val="000000"/>
                <w:rPrChange w:id="5806" w:author="Stefanie Lane" w:date="2022-06-23T15:12:00Z">
                  <w:rPr>
                    <w:ins w:id="5807" w:author="Stefanie Lane" w:date="2022-06-23T15:12:00Z"/>
                  </w:rPr>
                </w:rPrChange>
              </w:rPr>
              <w:pPrChange w:id="5808" w:author="Stefanie Lane" w:date="2022-06-23T15:12:00Z">
                <w:pPr/>
              </w:pPrChange>
            </w:pPr>
            <w:ins w:id="5809" w:author="Stefanie Lane" w:date="2022-06-23T15:12:00Z">
              <w:r w:rsidRPr="00EB4CE1">
                <w:rPr>
                  <w:rFonts w:ascii="Calibri" w:eastAsia="Times New Roman" w:hAnsi="Calibri" w:cs="Calibri"/>
                  <w:i/>
                  <w:iCs/>
                  <w:color w:val="000000"/>
                  <w:rPrChange w:id="5810" w:author="Stefanie Lane" w:date="2022-06-23T15:12:00Z">
                    <w:rPr/>
                  </w:rPrChange>
                </w:rPr>
                <w:t xml:space="preserve">Phalaris </w:t>
              </w:r>
              <w:proofErr w:type="spellStart"/>
              <w:r w:rsidRPr="00EB4CE1">
                <w:rPr>
                  <w:rFonts w:ascii="Calibri" w:eastAsia="Times New Roman" w:hAnsi="Calibri" w:cs="Calibri"/>
                  <w:i/>
                  <w:iCs/>
                  <w:color w:val="000000"/>
                  <w:rPrChange w:id="5811" w:author="Stefanie Lane" w:date="2022-06-23T15:12:00Z">
                    <w:rPr/>
                  </w:rPrChange>
                </w:rPr>
                <w:t>arundinacea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8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D26C0F9" w14:textId="77777777" w:rsidR="00EB4CE1" w:rsidRPr="00EB4CE1" w:rsidRDefault="00EB4CE1" w:rsidP="00EB4CE1">
            <w:pPr>
              <w:spacing w:after="0" w:line="240" w:lineRule="auto"/>
              <w:jc w:val="center"/>
              <w:rPr>
                <w:ins w:id="5813" w:author="Stefanie Lane" w:date="2022-06-23T15:12:00Z"/>
                <w:rFonts w:ascii="Calibri" w:eastAsia="Times New Roman" w:hAnsi="Calibri" w:cs="Calibri"/>
                <w:color w:val="000000"/>
                <w:rPrChange w:id="5814" w:author="Stefanie Lane" w:date="2022-06-23T15:12:00Z">
                  <w:rPr>
                    <w:ins w:id="5815" w:author="Stefanie Lane" w:date="2022-06-23T15:12:00Z"/>
                  </w:rPr>
                </w:rPrChange>
              </w:rPr>
              <w:pPrChange w:id="5816" w:author="Stefanie Lane" w:date="2022-06-23T15:12:00Z">
                <w:pPr>
                  <w:jc w:val="center"/>
                </w:pPr>
              </w:pPrChange>
            </w:pPr>
            <w:ins w:id="5817" w:author="Stefanie Lane" w:date="2022-06-23T15:12:00Z">
              <w:r w:rsidRPr="00EB4CE1">
                <w:rPr>
                  <w:rFonts w:ascii="Calibri" w:eastAsia="Times New Roman" w:hAnsi="Calibri" w:cs="Calibri"/>
                  <w:color w:val="000000"/>
                  <w:rPrChange w:id="5818"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58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C5EFD7" w14:textId="77777777" w:rsidR="00EB4CE1" w:rsidRPr="00EB4CE1" w:rsidRDefault="00EB4CE1" w:rsidP="00EB4CE1">
            <w:pPr>
              <w:spacing w:after="0" w:line="240" w:lineRule="auto"/>
              <w:jc w:val="center"/>
              <w:rPr>
                <w:ins w:id="5820" w:author="Stefanie Lane" w:date="2022-06-23T15:12:00Z"/>
                <w:rFonts w:ascii="Calibri" w:eastAsia="Times New Roman" w:hAnsi="Calibri" w:cs="Calibri"/>
                <w:color w:val="000000"/>
                <w:rPrChange w:id="5821" w:author="Stefanie Lane" w:date="2022-06-23T15:12:00Z">
                  <w:rPr>
                    <w:ins w:id="5822" w:author="Stefanie Lane" w:date="2022-06-23T15:12:00Z"/>
                  </w:rPr>
                </w:rPrChange>
              </w:rPr>
              <w:pPrChange w:id="5823" w:author="Stefanie Lane" w:date="2022-06-23T15:12:00Z">
                <w:pPr>
                  <w:jc w:val="center"/>
                </w:pPr>
              </w:pPrChange>
            </w:pPr>
            <w:ins w:id="5824" w:author="Stefanie Lane" w:date="2022-06-23T15:12:00Z">
              <w:r w:rsidRPr="00EB4CE1">
                <w:rPr>
                  <w:rFonts w:ascii="Calibri" w:eastAsia="Times New Roman" w:hAnsi="Calibri" w:cs="Calibri"/>
                  <w:color w:val="000000"/>
                  <w:rPrChange w:id="5825" w:author="Stefanie Lane" w:date="2022-06-23T15:12: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Change w:id="58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8EEDB6" w14:textId="77777777" w:rsidR="00EB4CE1" w:rsidRPr="00EB4CE1" w:rsidRDefault="00EB4CE1" w:rsidP="00EB4CE1">
            <w:pPr>
              <w:spacing w:after="0" w:line="240" w:lineRule="auto"/>
              <w:jc w:val="center"/>
              <w:rPr>
                <w:ins w:id="5827" w:author="Stefanie Lane" w:date="2022-06-23T15:12:00Z"/>
                <w:rFonts w:ascii="Calibri" w:eastAsia="Times New Roman" w:hAnsi="Calibri" w:cs="Calibri"/>
                <w:color w:val="000000"/>
                <w:rPrChange w:id="5828" w:author="Stefanie Lane" w:date="2022-06-23T15:12:00Z">
                  <w:rPr>
                    <w:ins w:id="5829" w:author="Stefanie Lane" w:date="2022-06-23T15:12:00Z"/>
                  </w:rPr>
                </w:rPrChange>
              </w:rPr>
              <w:pPrChange w:id="5830" w:author="Stefanie Lane" w:date="2022-06-23T15:12:00Z">
                <w:pPr>
                  <w:jc w:val="center"/>
                </w:pPr>
              </w:pPrChange>
            </w:pPr>
            <w:ins w:id="5831" w:author="Stefanie Lane" w:date="2022-06-23T15:12:00Z">
              <w:r w:rsidRPr="00EB4CE1">
                <w:rPr>
                  <w:rFonts w:ascii="Calibri" w:eastAsia="Times New Roman" w:hAnsi="Calibri" w:cs="Calibri"/>
                  <w:color w:val="000000"/>
                  <w:rPrChange w:id="5832"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83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C423A75" w14:textId="77777777" w:rsidR="00EB4CE1" w:rsidRPr="00EB4CE1" w:rsidRDefault="00EB4CE1" w:rsidP="00EB4CE1">
            <w:pPr>
              <w:spacing w:after="0" w:line="240" w:lineRule="auto"/>
              <w:jc w:val="center"/>
              <w:rPr>
                <w:ins w:id="5834" w:author="Stefanie Lane" w:date="2022-06-23T15:12:00Z"/>
                <w:rFonts w:ascii="Calibri" w:eastAsia="Times New Roman" w:hAnsi="Calibri" w:cs="Calibri"/>
                <w:color w:val="000000"/>
                <w:rPrChange w:id="5835" w:author="Stefanie Lane" w:date="2022-06-23T15:12:00Z">
                  <w:rPr>
                    <w:ins w:id="5836" w:author="Stefanie Lane" w:date="2022-06-23T15:12:00Z"/>
                  </w:rPr>
                </w:rPrChange>
              </w:rPr>
              <w:pPrChange w:id="5837" w:author="Stefanie Lane" w:date="2022-06-23T15:12:00Z">
                <w:pPr>
                  <w:jc w:val="center"/>
                </w:pPr>
              </w:pPrChange>
            </w:pPr>
            <w:ins w:id="5838" w:author="Stefanie Lane" w:date="2022-06-23T15:12:00Z">
              <w:r w:rsidRPr="00EB4CE1">
                <w:rPr>
                  <w:rFonts w:ascii="Calibri" w:eastAsia="Times New Roman" w:hAnsi="Calibri" w:cs="Calibri"/>
                  <w:color w:val="000000"/>
                  <w:rPrChange w:id="5839" w:author="Stefanie Lane" w:date="2022-06-23T15:12:00Z">
                    <w:rPr/>
                  </w:rPrChange>
                </w:rPr>
                <w:t>+</w:t>
              </w:r>
            </w:ins>
          </w:p>
        </w:tc>
      </w:tr>
      <w:tr w:rsidR="00EB4CE1" w:rsidRPr="00EB4CE1" w14:paraId="2751364C" w14:textId="77777777" w:rsidTr="006F10B7">
        <w:trPr>
          <w:trHeight w:val="300"/>
          <w:ins w:id="5840" w:author="Stefanie Lane" w:date="2022-06-23T15:12:00Z"/>
          <w:trPrChange w:id="5841"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58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F2B6C0C" w14:textId="77777777" w:rsidR="00EB4CE1" w:rsidRPr="00EB4CE1" w:rsidRDefault="00EB4CE1" w:rsidP="00EB4CE1">
            <w:pPr>
              <w:spacing w:after="0" w:line="240" w:lineRule="auto"/>
              <w:rPr>
                <w:ins w:id="5843" w:author="Stefanie Lane" w:date="2022-06-23T15:12:00Z"/>
                <w:rFonts w:ascii="Calibri" w:eastAsia="Times New Roman" w:hAnsi="Calibri" w:cs="Calibri"/>
                <w:color w:val="000000"/>
                <w:rPrChange w:id="5844" w:author="Stefanie Lane" w:date="2022-06-23T15:12:00Z">
                  <w:rPr>
                    <w:ins w:id="5845" w:author="Stefanie Lane" w:date="2022-06-23T15:12:00Z"/>
                  </w:rPr>
                </w:rPrChange>
              </w:rPr>
              <w:pPrChange w:id="58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8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FDD0471" w14:textId="77777777" w:rsidR="00EB4CE1" w:rsidRPr="00EB4CE1" w:rsidRDefault="00EB4CE1" w:rsidP="00EB4CE1">
            <w:pPr>
              <w:spacing w:after="0" w:line="240" w:lineRule="auto"/>
              <w:rPr>
                <w:ins w:id="5848" w:author="Stefanie Lane" w:date="2022-06-23T15:12:00Z"/>
                <w:rFonts w:ascii="Calibri" w:eastAsia="Times New Roman" w:hAnsi="Calibri" w:cs="Calibri"/>
                <w:color w:val="000000"/>
                <w:rPrChange w:id="5849" w:author="Stefanie Lane" w:date="2022-06-23T15:12:00Z">
                  <w:rPr>
                    <w:ins w:id="5850" w:author="Stefanie Lane" w:date="2022-06-23T15:12:00Z"/>
                  </w:rPr>
                </w:rPrChange>
              </w:rPr>
              <w:pPrChange w:id="5851"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5852"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D003518" w14:textId="77777777" w:rsidR="00EB4CE1" w:rsidRPr="00EB4CE1" w:rsidRDefault="00EB4CE1" w:rsidP="00EB4CE1">
            <w:pPr>
              <w:spacing w:after="0" w:line="240" w:lineRule="auto"/>
              <w:rPr>
                <w:ins w:id="5853" w:author="Stefanie Lane" w:date="2022-06-23T15:12:00Z"/>
                <w:rFonts w:ascii="Calibri" w:eastAsia="Times New Roman" w:hAnsi="Calibri" w:cs="Calibri"/>
                <w:i/>
                <w:iCs/>
                <w:color w:val="000000"/>
                <w:rPrChange w:id="5854" w:author="Stefanie Lane" w:date="2022-06-23T15:12:00Z">
                  <w:rPr>
                    <w:ins w:id="5855" w:author="Stefanie Lane" w:date="2022-06-23T15:12:00Z"/>
                  </w:rPr>
                </w:rPrChange>
              </w:rPr>
              <w:pPrChange w:id="5856" w:author="Stefanie Lane" w:date="2022-06-23T15:12:00Z">
                <w:pPr/>
              </w:pPrChange>
            </w:pPr>
            <w:ins w:id="5857" w:author="Stefanie Lane" w:date="2022-06-23T15:12:00Z">
              <w:r w:rsidRPr="00EB4CE1">
                <w:rPr>
                  <w:rFonts w:ascii="Calibri" w:eastAsia="Times New Roman" w:hAnsi="Calibri" w:cs="Calibri"/>
                  <w:i/>
                  <w:iCs/>
                  <w:color w:val="000000"/>
                  <w:rPrChange w:id="5858" w:author="Stefanie Lane" w:date="2022-06-23T15:12:00Z">
                    <w:rPr/>
                  </w:rPrChange>
                </w:rPr>
                <w:t xml:space="preserve">Festuca </w:t>
              </w:r>
              <w:proofErr w:type="spellStart"/>
              <w:r w:rsidRPr="00EB4CE1">
                <w:rPr>
                  <w:rFonts w:ascii="Calibri" w:eastAsia="Times New Roman" w:hAnsi="Calibri" w:cs="Calibri"/>
                  <w:i/>
                  <w:iCs/>
                  <w:color w:val="000000"/>
                  <w:rPrChange w:id="5859" w:author="Stefanie Lane" w:date="2022-06-23T15:12:00Z">
                    <w:rPr/>
                  </w:rPrChange>
                </w:rPr>
                <w:t>arundinacea</w:t>
              </w:r>
              <w:proofErr w:type="spellEnd"/>
            </w:ins>
          </w:p>
        </w:tc>
        <w:tc>
          <w:tcPr>
            <w:tcW w:w="869" w:type="dxa"/>
            <w:tcBorders>
              <w:top w:val="nil"/>
              <w:left w:val="nil"/>
              <w:bottom w:val="single" w:sz="8" w:space="0" w:color="auto"/>
              <w:right w:val="nil"/>
            </w:tcBorders>
            <w:shd w:val="clear" w:color="auto" w:fill="auto"/>
            <w:noWrap/>
            <w:vAlign w:val="bottom"/>
            <w:hideMark/>
            <w:tcPrChange w:id="586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0C01D5F4" w14:textId="77777777" w:rsidR="00EB4CE1" w:rsidRPr="00EB4CE1" w:rsidRDefault="00EB4CE1" w:rsidP="00EB4CE1">
            <w:pPr>
              <w:spacing w:after="0" w:line="240" w:lineRule="auto"/>
              <w:jc w:val="center"/>
              <w:rPr>
                <w:ins w:id="5861" w:author="Stefanie Lane" w:date="2022-06-23T15:12:00Z"/>
                <w:rFonts w:ascii="Calibri" w:eastAsia="Times New Roman" w:hAnsi="Calibri" w:cs="Calibri"/>
                <w:color w:val="000000"/>
                <w:rPrChange w:id="5862" w:author="Stefanie Lane" w:date="2022-06-23T15:12:00Z">
                  <w:rPr>
                    <w:ins w:id="5863" w:author="Stefanie Lane" w:date="2022-06-23T15:12:00Z"/>
                  </w:rPr>
                </w:rPrChange>
              </w:rPr>
              <w:pPrChange w:id="5864" w:author="Stefanie Lane" w:date="2022-06-23T15:12:00Z">
                <w:pPr>
                  <w:jc w:val="center"/>
                </w:pPr>
              </w:pPrChange>
            </w:pPr>
            <w:ins w:id="5865" w:author="Stefanie Lane" w:date="2022-06-23T15:12:00Z">
              <w:r w:rsidRPr="00EB4CE1">
                <w:rPr>
                  <w:rFonts w:ascii="Calibri" w:eastAsia="Times New Roman" w:hAnsi="Calibri" w:cs="Calibri"/>
                  <w:color w:val="000000"/>
                  <w:rPrChange w:id="5866"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586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D79AB69" w14:textId="77777777" w:rsidR="00EB4CE1" w:rsidRPr="00EB4CE1" w:rsidRDefault="00EB4CE1" w:rsidP="00EB4CE1">
            <w:pPr>
              <w:spacing w:after="0" w:line="240" w:lineRule="auto"/>
              <w:jc w:val="center"/>
              <w:rPr>
                <w:ins w:id="5868" w:author="Stefanie Lane" w:date="2022-06-23T15:12:00Z"/>
                <w:rFonts w:ascii="Calibri" w:eastAsia="Times New Roman" w:hAnsi="Calibri" w:cs="Calibri"/>
                <w:color w:val="000000"/>
                <w:rPrChange w:id="5869" w:author="Stefanie Lane" w:date="2022-06-23T15:12:00Z">
                  <w:rPr>
                    <w:ins w:id="5870" w:author="Stefanie Lane" w:date="2022-06-23T15:12:00Z"/>
                  </w:rPr>
                </w:rPrChange>
              </w:rPr>
              <w:pPrChange w:id="5871" w:author="Stefanie Lane" w:date="2022-06-23T15:12:00Z">
                <w:pPr>
                  <w:jc w:val="center"/>
                </w:pPr>
              </w:pPrChange>
            </w:pPr>
            <w:ins w:id="5872" w:author="Stefanie Lane" w:date="2022-06-23T15:12:00Z">
              <w:r w:rsidRPr="00EB4CE1">
                <w:rPr>
                  <w:rFonts w:ascii="Calibri" w:eastAsia="Times New Roman" w:hAnsi="Calibri" w:cs="Calibri"/>
                  <w:color w:val="000000"/>
                  <w:rPrChange w:id="5873" w:author="Stefanie Lane" w:date="2022-06-23T15:12:00Z">
                    <w:rPr/>
                  </w:rPrChange>
                </w:rPr>
                <w:t>0.17</w:t>
              </w:r>
            </w:ins>
          </w:p>
        </w:tc>
        <w:tc>
          <w:tcPr>
            <w:tcW w:w="810" w:type="dxa"/>
            <w:tcBorders>
              <w:top w:val="nil"/>
              <w:left w:val="nil"/>
              <w:bottom w:val="single" w:sz="8" w:space="0" w:color="auto"/>
              <w:right w:val="nil"/>
            </w:tcBorders>
            <w:shd w:val="clear" w:color="auto" w:fill="auto"/>
            <w:noWrap/>
            <w:vAlign w:val="bottom"/>
            <w:hideMark/>
            <w:tcPrChange w:id="5874"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FB1B6B4" w14:textId="77777777" w:rsidR="00EB4CE1" w:rsidRPr="00EB4CE1" w:rsidRDefault="00EB4CE1" w:rsidP="00EB4CE1">
            <w:pPr>
              <w:spacing w:after="0" w:line="240" w:lineRule="auto"/>
              <w:jc w:val="center"/>
              <w:rPr>
                <w:ins w:id="5875" w:author="Stefanie Lane" w:date="2022-06-23T15:12:00Z"/>
                <w:rFonts w:ascii="Calibri" w:eastAsia="Times New Roman" w:hAnsi="Calibri" w:cs="Calibri"/>
                <w:color w:val="000000"/>
                <w:rPrChange w:id="5876" w:author="Stefanie Lane" w:date="2022-06-23T15:12:00Z">
                  <w:rPr>
                    <w:ins w:id="5877" w:author="Stefanie Lane" w:date="2022-06-23T15:12:00Z"/>
                  </w:rPr>
                </w:rPrChange>
              </w:rPr>
              <w:pPrChange w:id="5878" w:author="Stefanie Lane" w:date="2022-06-23T15:12:00Z">
                <w:pPr>
                  <w:jc w:val="center"/>
                </w:pPr>
              </w:pPrChange>
            </w:pPr>
            <w:ins w:id="5879" w:author="Stefanie Lane" w:date="2022-06-23T15:12:00Z">
              <w:r w:rsidRPr="00EB4CE1">
                <w:rPr>
                  <w:rFonts w:ascii="Calibri" w:eastAsia="Times New Roman" w:hAnsi="Calibri" w:cs="Calibri"/>
                  <w:color w:val="000000"/>
                  <w:rPrChange w:id="5880"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5881"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5FBB163E" w14:textId="77777777" w:rsidR="00EB4CE1" w:rsidRPr="00EB4CE1" w:rsidRDefault="00EB4CE1" w:rsidP="00EB4CE1">
            <w:pPr>
              <w:spacing w:after="0" w:line="240" w:lineRule="auto"/>
              <w:jc w:val="center"/>
              <w:rPr>
                <w:ins w:id="5882" w:author="Stefanie Lane" w:date="2022-06-23T15:12:00Z"/>
                <w:rFonts w:ascii="Calibri" w:eastAsia="Times New Roman" w:hAnsi="Calibri" w:cs="Calibri"/>
                <w:color w:val="000000"/>
                <w:rPrChange w:id="5883" w:author="Stefanie Lane" w:date="2022-06-23T15:12:00Z">
                  <w:rPr>
                    <w:ins w:id="5884" w:author="Stefanie Lane" w:date="2022-06-23T15:12:00Z"/>
                  </w:rPr>
                </w:rPrChange>
              </w:rPr>
              <w:pPrChange w:id="5885" w:author="Stefanie Lane" w:date="2022-06-23T15:12:00Z">
                <w:pPr>
                  <w:jc w:val="center"/>
                </w:pPr>
              </w:pPrChange>
            </w:pPr>
            <w:ins w:id="5886" w:author="Stefanie Lane" w:date="2022-06-23T15:12:00Z">
              <w:r w:rsidRPr="00EB4CE1">
                <w:rPr>
                  <w:rFonts w:ascii="Calibri" w:eastAsia="Times New Roman" w:hAnsi="Calibri" w:cs="Calibri"/>
                  <w:color w:val="000000"/>
                  <w:rPrChange w:id="5887" w:author="Stefanie Lane" w:date="2022-06-23T15:12:00Z">
                    <w:rPr/>
                  </w:rPrChange>
                </w:rPr>
                <w:t>NA</w:t>
              </w:r>
            </w:ins>
          </w:p>
        </w:tc>
      </w:tr>
      <w:tr w:rsidR="00EB4CE1" w:rsidRPr="00EB4CE1" w14:paraId="599B2BCD" w14:textId="77777777" w:rsidTr="006F10B7">
        <w:trPr>
          <w:trHeight w:val="290"/>
          <w:ins w:id="5888" w:author="Stefanie Lane" w:date="2022-06-23T15:12:00Z"/>
          <w:trPrChange w:id="58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8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9CB90E" w14:textId="77777777" w:rsidR="00EB4CE1" w:rsidRPr="00EB4CE1" w:rsidRDefault="00EB4CE1" w:rsidP="00EB4CE1">
            <w:pPr>
              <w:spacing w:after="0" w:line="240" w:lineRule="auto"/>
              <w:rPr>
                <w:ins w:id="5891" w:author="Stefanie Lane" w:date="2022-06-23T15:12:00Z"/>
                <w:rFonts w:ascii="Calibri" w:eastAsia="Times New Roman" w:hAnsi="Calibri" w:cs="Calibri"/>
                <w:color w:val="000000"/>
                <w:rPrChange w:id="5892" w:author="Stefanie Lane" w:date="2022-06-23T15:12:00Z">
                  <w:rPr>
                    <w:ins w:id="5893" w:author="Stefanie Lane" w:date="2022-06-23T15:12:00Z"/>
                  </w:rPr>
                </w:rPrChange>
              </w:rPr>
              <w:pPrChange w:id="5894"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5895"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47437D0" w14:textId="77777777" w:rsidR="00EB4CE1" w:rsidRPr="00EB4CE1" w:rsidRDefault="00EB4CE1" w:rsidP="00EB4CE1">
            <w:pPr>
              <w:spacing w:after="0" w:line="240" w:lineRule="auto"/>
              <w:jc w:val="center"/>
              <w:rPr>
                <w:ins w:id="5896" w:author="Stefanie Lane" w:date="2022-06-23T15:12:00Z"/>
                <w:rFonts w:ascii="Calibri" w:eastAsia="Times New Roman" w:hAnsi="Calibri" w:cs="Calibri"/>
                <w:color w:val="000000"/>
                <w:rPrChange w:id="5897" w:author="Stefanie Lane" w:date="2022-06-23T15:12:00Z">
                  <w:rPr>
                    <w:ins w:id="5898" w:author="Stefanie Lane" w:date="2022-06-23T15:12:00Z"/>
                  </w:rPr>
                </w:rPrChange>
              </w:rPr>
              <w:pPrChange w:id="5899" w:author="Stefanie Lane" w:date="2022-06-23T15:12:00Z">
                <w:pPr>
                  <w:jc w:val="center"/>
                </w:pPr>
              </w:pPrChange>
            </w:pPr>
            <w:ins w:id="5900" w:author="Stefanie Lane" w:date="2022-06-23T15:12:00Z">
              <w:r w:rsidRPr="00EB4CE1">
                <w:rPr>
                  <w:rFonts w:ascii="Calibri" w:eastAsia="Times New Roman" w:hAnsi="Calibri" w:cs="Calibri"/>
                  <w:color w:val="000000"/>
                  <w:rPrChange w:id="5901" w:author="Stefanie Lane" w:date="2022-06-23T15:12:00Z">
                    <w:rPr/>
                  </w:rPrChange>
                </w:rPr>
                <w:t>Native</w:t>
              </w:r>
            </w:ins>
          </w:p>
        </w:tc>
        <w:tc>
          <w:tcPr>
            <w:tcW w:w="3320" w:type="dxa"/>
            <w:tcBorders>
              <w:top w:val="nil"/>
              <w:left w:val="nil"/>
              <w:bottom w:val="nil"/>
              <w:right w:val="nil"/>
            </w:tcBorders>
            <w:shd w:val="clear" w:color="auto" w:fill="auto"/>
            <w:noWrap/>
            <w:vAlign w:val="bottom"/>
            <w:hideMark/>
            <w:tcPrChange w:id="5902" w:author="Stefanie Lane" w:date="2022-06-23T15:14:00Z">
              <w:tcPr>
                <w:tcW w:w="3320" w:type="dxa"/>
                <w:tcBorders>
                  <w:top w:val="nil"/>
                  <w:left w:val="nil"/>
                  <w:bottom w:val="nil"/>
                  <w:right w:val="nil"/>
                </w:tcBorders>
                <w:shd w:val="clear" w:color="auto" w:fill="auto"/>
                <w:noWrap/>
                <w:vAlign w:val="bottom"/>
                <w:hideMark/>
              </w:tcPr>
            </w:tcPrChange>
          </w:tcPr>
          <w:p w14:paraId="198DE56E" w14:textId="77777777" w:rsidR="00EB4CE1" w:rsidRPr="00EB4CE1" w:rsidRDefault="00EB4CE1" w:rsidP="00EB4CE1">
            <w:pPr>
              <w:spacing w:after="0" w:line="240" w:lineRule="auto"/>
              <w:rPr>
                <w:ins w:id="5903" w:author="Stefanie Lane" w:date="2022-06-23T15:12:00Z"/>
                <w:rFonts w:ascii="Calibri" w:eastAsia="Times New Roman" w:hAnsi="Calibri" w:cs="Calibri"/>
                <w:i/>
                <w:iCs/>
                <w:color w:val="000000"/>
                <w:rPrChange w:id="5904" w:author="Stefanie Lane" w:date="2022-06-23T15:12:00Z">
                  <w:rPr>
                    <w:ins w:id="5905" w:author="Stefanie Lane" w:date="2022-06-23T15:12:00Z"/>
                  </w:rPr>
                </w:rPrChange>
              </w:rPr>
              <w:pPrChange w:id="5906" w:author="Stefanie Lane" w:date="2022-06-23T15:12:00Z">
                <w:pPr/>
              </w:pPrChange>
            </w:pPr>
            <w:proofErr w:type="spellStart"/>
            <w:ins w:id="5907" w:author="Stefanie Lane" w:date="2022-06-23T15:12:00Z">
              <w:r w:rsidRPr="00EB4CE1">
                <w:rPr>
                  <w:rFonts w:ascii="Calibri" w:eastAsia="Times New Roman" w:hAnsi="Calibri" w:cs="Calibri"/>
                  <w:i/>
                  <w:iCs/>
                  <w:color w:val="000000"/>
                  <w:rPrChange w:id="5908" w:author="Stefanie Lane" w:date="2022-06-23T15:12:00Z">
                    <w:rPr/>
                  </w:rPrChange>
                </w:rPr>
                <w:t>Alisma</w:t>
              </w:r>
              <w:proofErr w:type="spellEnd"/>
              <w:r w:rsidRPr="00EB4CE1">
                <w:rPr>
                  <w:rFonts w:ascii="Calibri" w:eastAsia="Times New Roman" w:hAnsi="Calibri" w:cs="Calibri"/>
                  <w:i/>
                  <w:iCs/>
                  <w:color w:val="000000"/>
                  <w:rPrChange w:id="5909" w:author="Stefanie Lane" w:date="2022-06-23T15:12:00Z">
                    <w:rPr/>
                  </w:rPrChange>
                </w:rPr>
                <w:t xml:space="preserve"> </w:t>
              </w:r>
              <w:proofErr w:type="spellStart"/>
              <w:r w:rsidRPr="00EB4CE1">
                <w:rPr>
                  <w:rFonts w:ascii="Calibri" w:eastAsia="Times New Roman" w:hAnsi="Calibri" w:cs="Calibri"/>
                  <w:i/>
                  <w:iCs/>
                  <w:color w:val="000000"/>
                  <w:rPrChange w:id="5910" w:author="Stefanie Lane" w:date="2022-06-23T15:12:00Z">
                    <w:rPr/>
                  </w:rPrChange>
                </w:rPr>
                <w:t>plantago</w:t>
              </w:r>
              <w:proofErr w:type="spellEnd"/>
              <w:r w:rsidRPr="00EB4CE1">
                <w:rPr>
                  <w:rFonts w:ascii="Calibri" w:eastAsia="Times New Roman" w:hAnsi="Calibri" w:cs="Calibri"/>
                  <w:i/>
                  <w:iCs/>
                  <w:color w:val="000000"/>
                  <w:rPrChange w:id="5911" w:author="Stefanie Lane" w:date="2022-06-23T15:12:00Z">
                    <w:rPr/>
                  </w:rPrChange>
                </w:rPr>
                <w:t xml:space="preserve"> aquatica</w:t>
              </w:r>
            </w:ins>
          </w:p>
        </w:tc>
        <w:tc>
          <w:tcPr>
            <w:tcW w:w="869" w:type="dxa"/>
            <w:tcBorders>
              <w:top w:val="nil"/>
              <w:left w:val="nil"/>
              <w:bottom w:val="nil"/>
              <w:right w:val="nil"/>
            </w:tcBorders>
            <w:shd w:val="clear" w:color="auto" w:fill="auto"/>
            <w:noWrap/>
            <w:vAlign w:val="bottom"/>
            <w:hideMark/>
            <w:tcPrChange w:id="5912" w:author="Stefanie Lane" w:date="2022-06-23T15:14:00Z">
              <w:tcPr>
                <w:tcW w:w="960" w:type="dxa"/>
                <w:tcBorders>
                  <w:top w:val="nil"/>
                  <w:left w:val="nil"/>
                  <w:bottom w:val="nil"/>
                  <w:right w:val="nil"/>
                </w:tcBorders>
                <w:shd w:val="clear" w:color="auto" w:fill="auto"/>
                <w:noWrap/>
                <w:vAlign w:val="bottom"/>
                <w:hideMark/>
              </w:tcPr>
            </w:tcPrChange>
          </w:tcPr>
          <w:p w14:paraId="73A76FA5" w14:textId="77777777" w:rsidR="00EB4CE1" w:rsidRPr="00EB4CE1" w:rsidRDefault="00EB4CE1" w:rsidP="00EB4CE1">
            <w:pPr>
              <w:spacing w:after="0" w:line="240" w:lineRule="auto"/>
              <w:jc w:val="center"/>
              <w:rPr>
                <w:ins w:id="5913" w:author="Stefanie Lane" w:date="2022-06-23T15:12:00Z"/>
                <w:rFonts w:ascii="Calibri" w:eastAsia="Times New Roman" w:hAnsi="Calibri" w:cs="Calibri"/>
                <w:color w:val="000000"/>
                <w:rPrChange w:id="5914" w:author="Stefanie Lane" w:date="2022-06-23T15:12:00Z">
                  <w:rPr>
                    <w:ins w:id="5915" w:author="Stefanie Lane" w:date="2022-06-23T15:12:00Z"/>
                  </w:rPr>
                </w:rPrChange>
              </w:rPr>
              <w:pPrChange w:id="5916" w:author="Stefanie Lane" w:date="2022-06-23T15:12:00Z">
                <w:pPr>
                  <w:jc w:val="center"/>
                </w:pPr>
              </w:pPrChange>
            </w:pPr>
            <w:ins w:id="5917" w:author="Stefanie Lane" w:date="2022-06-23T15:12:00Z">
              <w:r w:rsidRPr="00EB4CE1">
                <w:rPr>
                  <w:rFonts w:ascii="Calibri" w:eastAsia="Times New Roman" w:hAnsi="Calibri" w:cs="Calibri"/>
                  <w:color w:val="000000"/>
                  <w:rPrChange w:id="5918" w:author="Stefanie Lane" w:date="2022-06-23T15:12:00Z">
                    <w:rPr/>
                  </w:rPrChange>
                </w:rPr>
                <w:t>0.16</w:t>
              </w:r>
            </w:ins>
          </w:p>
        </w:tc>
        <w:tc>
          <w:tcPr>
            <w:tcW w:w="990" w:type="dxa"/>
            <w:tcBorders>
              <w:top w:val="nil"/>
              <w:left w:val="nil"/>
              <w:bottom w:val="nil"/>
              <w:right w:val="nil"/>
            </w:tcBorders>
            <w:shd w:val="clear" w:color="auto" w:fill="auto"/>
            <w:noWrap/>
            <w:vAlign w:val="bottom"/>
            <w:hideMark/>
            <w:tcPrChange w:id="5919" w:author="Stefanie Lane" w:date="2022-06-23T15:14:00Z">
              <w:tcPr>
                <w:tcW w:w="960" w:type="dxa"/>
                <w:tcBorders>
                  <w:top w:val="nil"/>
                  <w:left w:val="nil"/>
                  <w:bottom w:val="nil"/>
                  <w:right w:val="nil"/>
                </w:tcBorders>
                <w:shd w:val="clear" w:color="auto" w:fill="auto"/>
                <w:noWrap/>
                <w:vAlign w:val="bottom"/>
                <w:hideMark/>
              </w:tcPr>
            </w:tcPrChange>
          </w:tcPr>
          <w:p w14:paraId="7973001A" w14:textId="77777777" w:rsidR="00EB4CE1" w:rsidRPr="00EB4CE1" w:rsidRDefault="00EB4CE1" w:rsidP="00EB4CE1">
            <w:pPr>
              <w:spacing w:after="0" w:line="240" w:lineRule="auto"/>
              <w:jc w:val="center"/>
              <w:rPr>
                <w:ins w:id="5920" w:author="Stefanie Lane" w:date="2022-06-23T15:12:00Z"/>
                <w:rFonts w:ascii="Calibri" w:eastAsia="Times New Roman" w:hAnsi="Calibri" w:cs="Calibri"/>
                <w:color w:val="000000"/>
                <w:rPrChange w:id="5921" w:author="Stefanie Lane" w:date="2022-06-23T15:12:00Z">
                  <w:rPr>
                    <w:ins w:id="5922" w:author="Stefanie Lane" w:date="2022-06-23T15:12:00Z"/>
                  </w:rPr>
                </w:rPrChange>
              </w:rPr>
              <w:pPrChange w:id="5923" w:author="Stefanie Lane" w:date="2022-06-23T15:12:00Z">
                <w:pPr>
                  <w:jc w:val="center"/>
                </w:pPr>
              </w:pPrChange>
            </w:pPr>
            <w:ins w:id="5924" w:author="Stefanie Lane" w:date="2022-06-23T15:12:00Z">
              <w:r w:rsidRPr="00EB4CE1">
                <w:rPr>
                  <w:rFonts w:ascii="Calibri" w:eastAsia="Times New Roman" w:hAnsi="Calibri" w:cs="Calibri"/>
                  <w:color w:val="000000"/>
                  <w:rPrChange w:id="5925"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5926" w:author="Stefanie Lane" w:date="2022-06-23T15:14:00Z">
              <w:tcPr>
                <w:tcW w:w="960" w:type="dxa"/>
                <w:tcBorders>
                  <w:top w:val="nil"/>
                  <w:left w:val="nil"/>
                  <w:bottom w:val="nil"/>
                  <w:right w:val="nil"/>
                </w:tcBorders>
                <w:shd w:val="clear" w:color="auto" w:fill="auto"/>
                <w:noWrap/>
                <w:vAlign w:val="bottom"/>
                <w:hideMark/>
              </w:tcPr>
            </w:tcPrChange>
          </w:tcPr>
          <w:p w14:paraId="4BD7ECB1" w14:textId="77777777" w:rsidR="00EB4CE1" w:rsidRPr="00EB4CE1" w:rsidRDefault="00EB4CE1" w:rsidP="00EB4CE1">
            <w:pPr>
              <w:spacing w:after="0" w:line="240" w:lineRule="auto"/>
              <w:jc w:val="center"/>
              <w:rPr>
                <w:ins w:id="5927" w:author="Stefanie Lane" w:date="2022-06-23T15:12:00Z"/>
                <w:rFonts w:ascii="Calibri" w:eastAsia="Times New Roman" w:hAnsi="Calibri" w:cs="Calibri"/>
                <w:color w:val="000000"/>
                <w:rPrChange w:id="5928" w:author="Stefanie Lane" w:date="2022-06-23T15:12:00Z">
                  <w:rPr>
                    <w:ins w:id="5929" w:author="Stefanie Lane" w:date="2022-06-23T15:12:00Z"/>
                  </w:rPr>
                </w:rPrChange>
              </w:rPr>
              <w:pPrChange w:id="5930" w:author="Stefanie Lane" w:date="2022-06-23T15:12:00Z">
                <w:pPr>
                  <w:jc w:val="center"/>
                </w:pPr>
              </w:pPrChange>
            </w:pPr>
            <w:ins w:id="5931" w:author="Stefanie Lane" w:date="2022-06-23T15:12:00Z">
              <w:r w:rsidRPr="00EB4CE1">
                <w:rPr>
                  <w:rFonts w:ascii="Calibri" w:eastAsia="Times New Roman" w:hAnsi="Calibri" w:cs="Calibri"/>
                  <w:color w:val="000000"/>
                  <w:rPrChange w:id="5932"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593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5A016E5" w14:textId="77777777" w:rsidR="00EB4CE1" w:rsidRPr="00EB4CE1" w:rsidRDefault="00EB4CE1" w:rsidP="00EB4CE1">
            <w:pPr>
              <w:spacing w:after="0" w:line="240" w:lineRule="auto"/>
              <w:jc w:val="center"/>
              <w:rPr>
                <w:ins w:id="5934" w:author="Stefanie Lane" w:date="2022-06-23T15:12:00Z"/>
                <w:rFonts w:ascii="Calibri" w:eastAsia="Times New Roman" w:hAnsi="Calibri" w:cs="Calibri"/>
                <w:color w:val="000000"/>
                <w:rPrChange w:id="5935" w:author="Stefanie Lane" w:date="2022-06-23T15:12:00Z">
                  <w:rPr>
                    <w:ins w:id="5936" w:author="Stefanie Lane" w:date="2022-06-23T15:12:00Z"/>
                  </w:rPr>
                </w:rPrChange>
              </w:rPr>
              <w:pPrChange w:id="5937" w:author="Stefanie Lane" w:date="2022-06-23T15:12:00Z">
                <w:pPr>
                  <w:jc w:val="center"/>
                </w:pPr>
              </w:pPrChange>
            </w:pPr>
            <w:ins w:id="5938" w:author="Stefanie Lane" w:date="2022-06-23T15:12:00Z">
              <w:r w:rsidRPr="00EB4CE1">
                <w:rPr>
                  <w:rFonts w:ascii="Calibri" w:eastAsia="Times New Roman" w:hAnsi="Calibri" w:cs="Calibri"/>
                  <w:color w:val="000000"/>
                  <w:rPrChange w:id="5939" w:author="Stefanie Lane" w:date="2022-06-23T15:12:00Z">
                    <w:rPr/>
                  </w:rPrChange>
                </w:rPr>
                <w:t>-100.0</w:t>
              </w:r>
            </w:ins>
          </w:p>
        </w:tc>
      </w:tr>
      <w:tr w:rsidR="00EB4CE1" w:rsidRPr="00EB4CE1" w14:paraId="7E60B08B" w14:textId="77777777" w:rsidTr="006F10B7">
        <w:trPr>
          <w:trHeight w:val="290"/>
          <w:ins w:id="5940" w:author="Stefanie Lane" w:date="2022-06-23T15:12:00Z"/>
          <w:trPrChange w:id="594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9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EC44CB" w14:textId="77777777" w:rsidR="00EB4CE1" w:rsidRPr="00EB4CE1" w:rsidRDefault="00EB4CE1" w:rsidP="00EB4CE1">
            <w:pPr>
              <w:spacing w:after="0" w:line="240" w:lineRule="auto"/>
              <w:rPr>
                <w:ins w:id="5943" w:author="Stefanie Lane" w:date="2022-06-23T15:12:00Z"/>
                <w:rFonts w:ascii="Calibri" w:eastAsia="Times New Roman" w:hAnsi="Calibri" w:cs="Calibri"/>
                <w:color w:val="000000"/>
                <w:rPrChange w:id="5944" w:author="Stefanie Lane" w:date="2022-06-23T15:12:00Z">
                  <w:rPr>
                    <w:ins w:id="5945" w:author="Stefanie Lane" w:date="2022-06-23T15:12:00Z"/>
                  </w:rPr>
                </w:rPrChange>
              </w:rPr>
              <w:pPrChange w:id="59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9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317FA1B" w14:textId="77777777" w:rsidR="00EB4CE1" w:rsidRPr="00EB4CE1" w:rsidRDefault="00EB4CE1" w:rsidP="00EB4CE1">
            <w:pPr>
              <w:spacing w:after="0" w:line="240" w:lineRule="auto"/>
              <w:rPr>
                <w:ins w:id="5948" w:author="Stefanie Lane" w:date="2022-06-23T15:12:00Z"/>
                <w:rFonts w:ascii="Calibri" w:eastAsia="Times New Roman" w:hAnsi="Calibri" w:cs="Calibri"/>
                <w:color w:val="000000"/>
                <w:rPrChange w:id="5949" w:author="Stefanie Lane" w:date="2022-06-23T15:12:00Z">
                  <w:rPr>
                    <w:ins w:id="5950" w:author="Stefanie Lane" w:date="2022-06-23T15:12:00Z"/>
                  </w:rPr>
                </w:rPrChange>
              </w:rPr>
              <w:pPrChange w:id="595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595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9E2E041" w14:textId="77777777" w:rsidR="00EB4CE1" w:rsidRPr="00EB4CE1" w:rsidRDefault="00EB4CE1" w:rsidP="00EB4CE1">
            <w:pPr>
              <w:spacing w:after="0" w:line="240" w:lineRule="auto"/>
              <w:rPr>
                <w:ins w:id="5953" w:author="Stefanie Lane" w:date="2022-06-23T15:12:00Z"/>
                <w:rFonts w:ascii="Calibri" w:eastAsia="Times New Roman" w:hAnsi="Calibri" w:cs="Calibri"/>
                <w:i/>
                <w:iCs/>
                <w:color w:val="000000"/>
                <w:rPrChange w:id="5954" w:author="Stefanie Lane" w:date="2022-06-23T15:12:00Z">
                  <w:rPr>
                    <w:ins w:id="5955" w:author="Stefanie Lane" w:date="2022-06-23T15:12:00Z"/>
                  </w:rPr>
                </w:rPrChange>
              </w:rPr>
              <w:pPrChange w:id="5956" w:author="Stefanie Lane" w:date="2022-06-23T15:12:00Z">
                <w:pPr/>
              </w:pPrChange>
            </w:pPr>
            <w:ins w:id="5957" w:author="Stefanie Lane" w:date="2022-06-23T15:12:00Z">
              <w:r w:rsidRPr="00EB4CE1">
                <w:rPr>
                  <w:rFonts w:ascii="Calibri" w:eastAsia="Times New Roman" w:hAnsi="Calibri" w:cs="Calibri"/>
                  <w:i/>
                  <w:iCs/>
                  <w:color w:val="000000"/>
                  <w:rPrChange w:id="5958" w:author="Stefanie Lane" w:date="2022-06-23T15:12:00Z">
                    <w:rPr/>
                  </w:rPrChange>
                </w:rPr>
                <w:t xml:space="preserve">Alopecurus </w:t>
              </w:r>
              <w:proofErr w:type="spellStart"/>
              <w:r w:rsidRPr="00EB4CE1">
                <w:rPr>
                  <w:rFonts w:ascii="Calibri" w:eastAsia="Times New Roman" w:hAnsi="Calibri" w:cs="Calibri"/>
                  <w:i/>
                  <w:iCs/>
                  <w:color w:val="000000"/>
                  <w:rPrChange w:id="5959" w:author="Stefanie Lane" w:date="2022-06-23T15:12:00Z">
                    <w:rPr/>
                  </w:rPrChange>
                </w:rPr>
                <w:t>geniculatus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596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C226F6" w14:textId="77777777" w:rsidR="00EB4CE1" w:rsidRPr="00EB4CE1" w:rsidRDefault="00EB4CE1" w:rsidP="00EB4CE1">
            <w:pPr>
              <w:spacing w:after="0" w:line="240" w:lineRule="auto"/>
              <w:jc w:val="center"/>
              <w:rPr>
                <w:ins w:id="5961" w:author="Stefanie Lane" w:date="2022-06-23T15:12:00Z"/>
                <w:rFonts w:ascii="Calibri" w:eastAsia="Times New Roman" w:hAnsi="Calibri" w:cs="Calibri"/>
                <w:color w:val="000000"/>
                <w:rPrChange w:id="5962" w:author="Stefanie Lane" w:date="2022-06-23T15:12:00Z">
                  <w:rPr>
                    <w:ins w:id="5963" w:author="Stefanie Lane" w:date="2022-06-23T15:12:00Z"/>
                  </w:rPr>
                </w:rPrChange>
              </w:rPr>
              <w:pPrChange w:id="5964" w:author="Stefanie Lane" w:date="2022-06-23T15:12:00Z">
                <w:pPr>
                  <w:jc w:val="center"/>
                </w:pPr>
              </w:pPrChange>
            </w:pPr>
            <w:ins w:id="5965" w:author="Stefanie Lane" w:date="2022-06-23T15:12:00Z">
              <w:r w:rsidRPr="00EB4CE1">
                <w:rPr>
                  <w:rFonts w:ascii="Calibri" w:eastAsia="Times New Roman" w:hAnsi="Calibri" w:cs="Calibri"/>
                  <w:color w:val="000000"/>
                  <w:rPrChange w:id="5966" w:author="Stefanie Lane" w:date="2022-06-23T15:12: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Change w:id="59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65D5CE6" w14:textId="77777777" w:rsidR="00EB4CE1" w:rsidRPr="00EB4CE1" w:rsidRDefault="00EB4CE1" w:rsidP="00EB4CE1">
            <w:pPr>
              <w:spacing w:after="0" w:line="240" w:lineRule="auto"/>
              <w:jc w:val="center"/>
              <w:rPr>
                <w:ins w:id="5968" w:author="Stefanie Lane" w:date="2022-06-23T15:12:00Z"/>
                <w:rFonts w:ascii="Calibri" w:eastAsia="Times New Roman" w:hAnsi="Calibri" w:cs="Calibri"/>
                <w:color w:val="000000"/>
                <w:rPrChange w:id="5969" w:author="Stefanie Lane" w:date="2022-06-23T15:12:00Z">
                  <w:rPr>
                    <w:ins w:id="5970" w:author="Stefanie Lane" w:date="2022-06-23T15:12:00Z"/>
                  </w:rPr>
                </w:rPrChange>
              </w:rPr>
              <w:pPrChange w:id="5971" w:author="Stefanie Lane" w:date="2022-06-23T15:12:00Z">
                <w:pPr>
                  <w:jc w:val="center"/>
                </w:pPr>
              </w:pPrChange>
            </w:pPr>
            <w:ins w:id="5972" w:author="Stefanie Lane" w:date="2022-06-23T15:12:00Z">
              <w:r w:rsidRPr="00EB4CE1">
                <w:rPr>
                  <w:rFonts w:ascii="Calibri" w:eastAsia="Times New Roman" w:hAnsi="Calibri" w:cs="Calibri"/>
                  <w:color w:val="000000"/>
                  <w:rPrChange w:id="597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597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C19980" w14:textId="77777777" w:rsidR="00EB4CE1" w:rsidRPr="00EB4CE1" w:rsidRDefault="00EB4CE1" w:rsidP="00EB4CE1">
            <w:pPr>
              <w:spacing w:after="0" w:line="240" w:lineRule="auto"/>
              <w:jc w:val="center"/>
              <w:rPr>
                <w:ins w:id="5975" w:author="Stefanie Lane" w:date="2022-06-23T15:12:00Z"/>
                <w:rFonts w:ascii="Calibri" w:eastAsia="Times New Roman" w:hAnsi="Calibri" w:cs="Calibri"/>
                <w:color w:val="000000"/>
                <w:rPrChange w:id="5976" w:author="Stefanie Lane" w:date="2022-06-23T15:12:00Z">
                  <w:rPr>
                    <w:ins w:id="5977" w:author="Stefanie Lane" w:date="2022-06-23T15:12:00Z"/>
                  </w:rPr>
                </w:rPrChange>
              </w:rPr>
              <w:pPrChange w:id="5978" w:author="Stefanie Lane" w:date="2022-06-23T15:12:00Z">
                <w:pPr>
                  <w:jc w:val="center"/>
                </w:pPr>
              </w:pPrChange>
            </w:pPr>
            <w:ins w:id="5979" w:author="Stefanie Lane" w:date="2022-06-23T15:12:00Z">
              <w:r w:rsidRPr="00EB4CE1">
                <w:rPr>
                  <w:rFonts w:ascii="Calibri" w:eastAsia="Times New Roman" w:hAnsi="Calibri" w:cs="Calibri"/>
                  <w:color w:val="000000"/>
                  <w:rPrChange w:id="598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598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C2ABB50" w14:textId="77777777" w:rsidR="00EB4CE1" w:rsidRPr="00EB4CE1" w:rsidRDefault="00EB4CE1" w:rsidP="00EB4CE1">
            <w:pPr>
              <w:spacing w:after="0" w:line="240" w:lineRule="auto"/>
              <w:jc w:val="center"/>
              <w:rPr>
                <w:ins w:id="5982" w:author="Stefanie Lane" w:date="2022-06-23T15:12:00Z"/>
                <w:rFonts w:ascii="Calibri" w:eastAsia="Times New Roman" w:hAnsi="Calibri" w:cs="Calibri"/>
                <w:color w:val="000000"/>
                <w:rPrChange w:id="5983" w:author="Stefanie Lane" w:date="2022-06-23T15:12:00Z">
                  <w:rPr>
                    <w:ins w:id="5984" w:author="Stefanie Lane" w:date="2022-06-23T15:12:00Z"/>
                  </w:rPr>
                </w:rPrChange>
              </w:rPr>
              <w:pPrChange w:id="5985" w:author="Stefanie Lane" w:date="2022-06-23T15:12:00Z">
                <w:pPr>
                  <w:jc w:val="center"/>
                </w:pPr>
              </w:pPrChange>
            </w:pPr>
            <w:ins w:id="5986" w:author="Stefanie Lane" w:date="2022-06-23T15:12:00Z">
              <w:r w:rsidRPr="00EB4CE1">
                <w:rPr>
                  <w:rFonts w:ascii="Calibri" w:eastAsia="Times New Roman" w:hAnsi="Calibri" w:cs="Calibri"/>
                  <w:color w:val="000000"/>
                  <w:rPrChange w:id="5987" w:author="Stefanie Lane" w:date="2022-06-23T15:12:00Z">
                    <w:rPr/>
                  </w:rPrChange>
                </w:rPr>
                <w:t>-100.0</w:t>
              </w:r>
            </w:ins>
          </w:p>
        </w:tc>
      </w:tr>
      <w:tr w:rsidR="00EB4CE1" w:rsidRPr="00EB4CE1" w14:paraId="31DA2578" w14:textId="77777777" w:rsidTr="006F10B7">
        <w:trPr>
          <w:trHeight w:val="290"/>
          <w:ins w:id="5988" w:author="Stefanie Lane" w:date="2022-06-23T15:12:00Z"/>
          <w:trPrChange w:id="59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59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61C572" w14:textId="77777777" w:rsidR="00EB4CE1" w:rsidRPr="00EB4CE1" w:rsidRDefault="00EB4CE1" w:rsidP="00EB4CE1">
            <w:pPr>
              <w:spacing w:after="0" w:line="240" w:lineRule="auto"/>
              <w:rPr>
                <w:ins w:id="5991" w:author="Stefanie Lane" w:date="2022-06-23T15:12:00Z"/>
                <w:rFonts w:ascii="Calibri" w:eastAsia="Times New Roman" w:hAnsi="Calibri" w:cs="Calibri"/>
                <w:color w:val="000000"/>
                <w:rPrChange w:id="5992" w:author="Stefanie Lane" w:date="2022-06-23T15:12:00Z">
                  <w:rPr>
                    <w:ins w:id="5993" w:author="Stefanie Lane" w:date="2022-06-23T15:12:00Z"/>
                  </w:rPr>
                </w:rPrChange>
              </w:rPr>
              <w:pPrChange w:id="599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599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7E0977B" w14:textId="77777777" w:rsidR="00EB4CE1" w:rsidRPr="00EB4CE1" w:rsidRDefault="00EB4CE1" w:rsidP="00EB4CE1">
            <w:pPr>
              <w:spacing w:after="0" w:line="240" w:lineRule="auto"/>
              <w:rPr>
                <w:ins w:id="5996" w:author="Stefanie Lane" w:date="2022-06-23T15:12:00Z"/>
                <w:rFonts w:ascii="Calibri" w:eastAsia="Times New Roman" w:hAnsi="Calibri" w:cs="Calibri"/>
                <w:color w:val="000000"/>
                <w:rPrChange w:id="5997" w:author="Stefanie Lane" w:date="2022-06-23T15:12:00Z">
                  <w:rPr>
                    <w:ins w:id="5998" w:author="Stefanie Lane" w:date="2022-06-23T15:12:00Z"/>
                  </w:rPr>
                </w:rPrChange>
              </w:rPr>
              <w:pPrChange w:id="5999" w:author="Stefanie Lane" w:date="2022-06-23T15:12:00Z">
                <w:pPr/>
              </w:pPrChange>
            </w:pPr>
          </w:p>
        </w:tc>
        <w:tc>
          <w:tcPr>
            <w:tcW w:w="3320" w:type="dxa"/>
            <w:tcBorders>
              <w:top w:val="nil"/>
              <w:left w:val="nil"/>
              <w:bottom w:val="nil"/>
              <w:right w:val="nil"/>
            </w:tcBorders>
            <w:shd w:val="clear" w:color="auto" w:fill="auto"/>
            <w:noWrap/>
            <w:vAlign w:val="bottom"/>
            <w:hideMark/>
            <w:tcPrChange w:id="6000" w:author="Stefanie Lane" w:date="2022-06-23T15:14:00Z">
              <w:tcPr>
                <w:tcW w:w="3320" w:type="dxa"/>
                <w:tcBorders>
                  <w:top w:val="nil"/>
                  <w:left w:val="nil"/>
                  <w:bottom w:val="nil"/>
                  <w:right w:val="nil"/>
                </w:tcBorders>
                <w:shd w:val="clear" w:color="auto" w:fill="auto"/>
                <w:noWrap/>
                <w:vAlign w:val="bottom"/>
                <w:hideMark/>
              </w:tcPr>
            </w:tcPrChange>
          </w:tcPr>
          <w:p w14:paraId="2E202732" w14:textId="77777777" w:rsidR="00EB4CE1" w:rsidRPr="00EB4CE1" w:rsidRDefault="00EB4CE1" w:rsidP="00EB4CE1">
            <w:pPr>
              <w:spacing w:after="0" w:line="240" w:lineRule="auto"/>
              <w:rPr>
                <w:ins w:id="6001" w:author="Stefanie Lane" w:date="2022-06-23T15:12:00Z"/>
                <w:rFonts w:ascii="Calibri" w:eastAsia="Times New Roman" w:hAnsi="Calibri" w:cs="Calibri"/>
                <w:i/>
                <w:iCs/>
                <w:color w:val="000000"/>
                <w:rPrChange w:id="6002" w:author="Stefanie Lane" w:date="2022-06-23T15:12:00Z">
                  <w:rPr>
                    <w:ins w:id="6003" w:author="Stefanie Lane" w:date="2022-06-23T15:12:00Z"/>
                  </w:rPr>
                </w:rPrChange>
              </w:rPr>
              <w:pPrChange w:id="6004" w:author="Stefanie Lane" w:date="2022-06-23T15:12:00Z">
                <w:pPr/>
              </w:pPrChange>
            </w:pPr>
            <w:ins w:id="6005" w:author="Stefanie Lane" w:date="2022-06-23T15:12:00Z">
              <w:r w:rsidRPr="00EB4CE1">
                <w:rPr>
                  <w:rFonts w:ascii="Calibri" w:eastAsia="Times New Roman" w:hAnsi="Calibri" w:cs="Calibri"/>
                  <w:i/>
                  <w:iCs/>
                  <w:color w:val="000000"/>
                  <w:rPrChange w:id="6006" w:author="Stefanie Lane" w:date="2022-06-23T15:12:00Z">
                    <w:rPr/>
                  </w:rPrChange>
                </w:rPr>
                <w:t>Deschampsia caespitosa</w:t>
              </w:r>
            </w:ins>
          </w:p>
        </w:tc>
        <w:tc>
          <w:tcPr>
            <w:tcW w:w="869" w:type="dxa"/>
            <w:tcBorders>
              <w:top w:val="nil"/>
              <w:left w:val="nil"/>
              <w:bottom w:val="nil"/>
              <w:right w:val="nil"/>
            </w:tcBorders>
            <w:shd w:val="clear" w:color="auto" w:fill="auto"/>
            <w:noWrap/>
            <w:vAlign w:val="bottom"/>
            <w:hideMark/>
            <w:tcPrChange w:id="6007" w:author="Stefanie Lane" w:date="2022-06-23T15:14:00Z">
              <w:tcPr>
                <w:tcW w:w="960" w:type="dxa"/>
                <w:tcBorders>
                  <w:top w:val="nil"/>
                  <w:left w:val="nil"/>
                  <w:bottom w:val="nil"/>
                  <w:right w:val="nil"/>
                </w:tcBorders>
                <w:shd w:val="clear" w:color="auto" w:fill="auto"/>
                <w:noWrap/>
                <w:vAlign w:val="bottom"/>
                <w:hideMark/>
              </w:tcPr>
            </w:tcPrChange>
          </w:tcPr>
          <w:p w14:paraId="228C7704" w14:textId="77777777" w:rsidR="00EB4CE1" w:rsidRPr="00EB4CE1" w:rsidRDefault="00EB4CE1" w:rsidP="00EB4CE1">
            <w:pPr>
              <w:spacing w:after="0" w:line="240" w:lineRule="auto"/>
              <w:jc w:val="center"/>
              <w:rPr>
                <w:ins w:id="6008" w:author="Stefanie Lane" w:date="2022-06-23T15:12:00Z"/>
                <w:rFonts w:ascii="Calibri" w:eastAsia="Times New Roman" w:hAnsi="Calibri" w:cs="Calibri"/>
                <w:color w:val="000000"/>
                <w:rPrChange w:id="6009" w:author="Stefanie Lane" w:date="2022-06-23T15:12:00Z">
                  <w:rPr>
                    <w:ins w:id="6010" w:author="Stefanie Lane" w:date="2022-06-23T15:12:00Z"/>
                  </w:rPr>
                </w:rPrChange>
              </w:rPr>
              <w:pPrChange w:id="6011" w:author="Stefanie Lane" w:date="2022-06-23T15:12:00Z">
                <w:pPr>
                  <w:jc w:val="center"/>
                </w:pPr>
              </w:pPrChange>
            </w:pPr>
            <w:ins w:id="6012" w:author="Stefanie Lane" w:date="2022-06-23T15:12:00Z">
              <w:r w:rsidRPr="00EB4CE1">
                <w:rPr>
                  <w:rFonts w:ascii="Calibri" w:eastAsia="Times New Roman" w:hAnsi="Calibri" w:cs="Calibri"/>
                  <w:color w:val="000000"/>
                  <w:rPrChange w:id="6013" w:author="Stefanie Lane" w:date="2022-06-23T15:12:00Z">
                    <w:rPr/>
                  </w:rPrChange>
                </w:rPr>
                <w:t>0.26</w:t>
              </w:r>
            </w:ins>
          </w:p>
        </w:tc>
        <w:tc>
          <w:tcPr>
            <w:tcW w:w="990" w:type="dxa"/>
            <w:tcBorders>
              <w:top w:val="nil"/>
              <w:left w:val="nil"/>
              <w:bottom w:val="nil"/>
              <w:right w:val="nil"/>
            </w:tcBorders>
            <w:shd w:val="clear" w:color="auto" w:fill="auto"/>
            <w:noWrap/>
            <w:vAlign w:val="bottom"/>
            <w:hideMark/>
            <w:tcPrChange w:id="6014" w:author="Stefanie Lane" w:date="2022-06-23T15:14:00Z">
              <w:tcPr>
                <w:tcW w:w="960" w:type="dxa"/>
                <w:tcBorders>
                  <w:top w:val="nil"/>
                  <w:left w:val="nil"/>
                  <w:bottom w:val="nil"/>
                  <w:right w:val="nil"/>
                </w:tcBorders>
                <w:shd w:val="clear" w:color="auto" w:fill="auto"/>
                <w:noWrap/>
                <w:vAlign w:val="bottom"/>
                <w:hideMark/>
              </w:tcPr>
            </w:tcPrChange>
          </w:tcPr>
          <w:p w14:paraId="01BEA3BB" w14:textId="77777777" w:rsidR="00EB4CE1" w:rsidRPr="00EB4CE1" w:rsidRDefault="00EB4CE1" w:rsidP="00EB4CE1">
            <w:pPr>
              <w:spacing w:after="0" w:line="240" w:lineRule="auto"/>
              <w:jc w:val="center"/>
              <w:rPr>
                <w:ins w:id="6015" w:author="Stefanie Lane" w:date="2022-06-23T15:12:00Z"/>
                <w:rFonts w:ascii="Calibri" w:eastAsia="Times New Roman" w:hAnsi="Calibri" w:cs="Calibri"/>
                <w:color w:val="000000"/>
                <w:rPrChange w:id="6016" w:author="Stefanie Lane" w:date="2022-06-23T15:12:00Z">
                  <w:rPr>
                    <w:ins w:id="6017" w:author="Stefanie Lane" w:date="2022-06-23T15:12:00Z"/>
                  </w:rPr>
                </w:rPrChange>
              </w:rPr>
              <w:pPrChange w:id="6018" w:author="Stefanie Lane" w:date="2022-06-23T15:12:00Z">
                <w:pPr>
                  <w:jc w:val="center"/>
                </w:pPr>
              </w:pPrChange>
            </w:pPr>
            <w:ins w:id="6019" w:author="Stefanie Lane" w:date="2022-06-23T15:12:00Z">
              <w:r w:rsidRPr="00EB4CE1">
                <w:rPr>
                  <w:rFonts w:ascii="Calibri" w:eastAsia="Times New Roman" w:hAnsi="Calibri" w:cs="Calibri"/>
                  <w:color w:val="000000"/>
                  <w:rPrChange w:id="6020" w:author="Stefanie Lane" w:date="2022-06-23T15:12:00Z">
                    <w:rPr/>
                  </w:rPrChange>
                </w:rPr>
                <w:t>0.22</w:t>
              </w:r>
            </w:ins>
          </w:p>
        </w:tc>
        <w:tc>
          <w:tcPr>
            <w:tcW w:w="810" w:type="dxa"/>
            <w:tcBorders>
              <w:top w:val="nil"/>
              <w:left w:val="nil"/>
              <w:bottom w:val="nil"/>
              <w:right w:val="nil"/>
            </w:tcBorders>
            <w:shd w:val="clear" w:color="auto" w:fill="auto"/>
            <w:noWrap/>
            <w:vAlign w:val="bottom"/>
            <w:hideMark/>
            <w:tcPrChange w:id="6021" w:author="Stefanie Lane" w:date="2022-06-23T15:14:00Z">
              <w:tcPr>
                <w:tcW w:w="960" w:type="dxa"/>
                <w:tcBorders>
                  <w:top w:val="nil"/>
                  <w:left w:val="nil"/>
                  <w:bottom w:val="nil"/>
                  <w:right w:val="nil"/>
                </w:tcBorders>
                <w:shd w:val="clear" w:color="auto" w:fill="auto"/>
                <w:noWrap/>
                <w:vAlign w:val="bottom"/>
                <w:hideMark/>
              </w:tcPr>
            </w:tcPrChange>
          </w:tcPr>
          <w:p w14:paraId="099BF728" w14:textId="77777777" w:rsidR="00EB4CE1" w:rsidRPr="00EB4CE1" w:rsidRDefault="00EB4CE1" w:rsidP="00EB4CE1">
            <w:pPr>
              <w:spacing w:after="0" w:line="240" w:lineRule="auto"/>
              <w:jc w:val="center"/>
              <w:rPr>
                <w:ins w:id="6022" w:author="Stefanie Lane" w:date="2022-06-23T15:12:00Z"/>
                <w:rFonts w:ascii="Calibri" w:eastAsia="Times New Roman" w:hAnsi="Calibri" w:cs="Calibri"/>
                <w:color w:val="000000"/>
                <w:rPrChange w:id="6023" w:author="Stefanie Lane" w:date="2022-06-23T15:12:00Z">
                  <w:rPr>
                    <w:ins w:id="6024" w:author="Stefanie Lane" w:date="2022-06-23T15:12:00Z"/>
                  </w:rPr>
                </w:rPrChange>
              </w:rPr>
              <w:pPrChange w:id="6025" w:author="Stefanie Lane" w:date="2022-06-23T15:12:00Z">
                <w:pPr>
                  <w:jc w:val="center"/>
                </w:pPr>
              </w:pPrChange>
            </w:pPr>
            <w:ins w:id="6026" w:author="Stefanie Lane" w:date="2022-06-23T15:12:00Z">
              <w:r w:rsidRPr="00EB4CE1">
                <w:rPr>
                  <w:rFonts w:ascii="Calibri" w:eastAsia="Times New Roman" w:hAnsi="Calibri" w:cs="Calibri"/>
                  <w:color w:val="000000"/>
                  <w:rPrChange w:id="602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02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F65722E" w14:textId="77777777" w:rsidR="00EB4CE1" w:rsidRPr="00EB4CE1" w:rsidRDefault="00EB4CE1" w:rsidP="00EB4CE1">
            <w:pPr>
              <w:spacing w:after="0" w:line="240" w:lineRule="auto"/>
              <w:jc w:val="center"/>
              <w:rPr>
                <w:ins w:id="6029" w:author="Stefanie Lane" w:date="2022-06-23T15:12:00Z"/>
                <w:rFonts w:ascii="Calibri" w:eastAsia="Times New Roman" w:hAnsi="Calibri" w:cs="Calibri"/>
                <w:color w:val="000000"/>
                <w:rPrChange w:id="6030" w:author="Stefanie Lane" w:date="2022-06-23T15:12:00Z">
                  <w:rPr>
                    <w:ins w:id="6031" w:author="Stefanie Lane" w:date="2022-06-23T15:12:00Z"/>
                  </w:rPr>
                </w:rPrChange>
              </w:rPr>
              <w:pPrChange w:id="6032" w:author="Stefanie Lane" w:date="2022-06-23T15:12:00Z">
                <w:pPr>
                  <w:jc w:val="center"/>
                </w:pPr>
              </w:pPrChange>
            </w:pPr>
            <w:ins w:id="6033" w:author="Stefanie Lane" w:date="2022-06-23T15:12:00Z">
              <w:r w:rsidRPr="00EB4CE1">
                <w:rPr>
                  <w:rFonts w:ascii="Calibri" w:eastAsia="Times New Roman" w:hAnsi="Calibri" w:cs="Calibri"/>
                  <w:color w:val="000000"/>
                  <w:rPrChange w:id="6034" w:author="Stefanie Lane" w:date="2022-06-23T15:12:00Z">
                    <w:rPr/>
                  </w:rPrChange>
                </w:rPr>
                <w:t>-100.0</w:t>
              </w:r>
            </w:ins>
          </w:p>
        </w:tc>
      </w:tr>
      <w:tr w:rsidR="00EB4CE1" w:rsidRPr="00EB4CE1" w14:paraId="1067F1D2" w14:textId="77777777" w:rsidTr="006F10B7">
        <w:trPr>
          <w:trHeight w:val="290"/>
          <w:ins w:id="6035" w:author="Stefanie Lane" w:date="2022-06-23T15:12:00Z"/>
          <w:trPrChange w:id="603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03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DC4430" w14:textId="77777777" w:rsidR="00EB4CE1" w:rsidRPr="00EB4CE1" w:rsidRDefault="00EB4CE1" w:rsidP="00EB4CE1">
            <w:pPr>
              <w:spacing w:after="0" w:line="240" w:lineRule="auto"/>
              <w:rPr>
                <w:ins w:id="6038" w:author="Stefanie Lane" w:date="2022-06-23T15:12:00Z"/>
                <w:rFonts w:ascii="Calibri" w:eastAsia="Times New Roman" w:hAnsi="Calibri" w:cs="Calibri"/>
                <w:color w:val="000000"/>
                <w:rPrChange w:id="6039" w:author="Stefanie Lane" w:date="2022-06-23T15:12:00Z">
                  <w:rPr>
                    <w:ins w:id="6040" w:author="Stefanie Lane" w:date="2022-06-23T15:12:00Z"/>
                  </w:rPr>
                </w:rPrChange>
              </w:rPr>
              <w:pPrChange w:id="604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04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530A5E0" w14:textId="77777777" w:rsidR="00EB4CE1" w:rsidRPr="00EB4CE1" w:rsidRDefault="00EB4CE1" w:rsidP="00EB4CE1">
            <w:pPr>
              <w:spacing w:after="0" w:line="240" w:lineRule="auto"/>
              <w:rPr>
                <w:ins w:id="6043" w:author="Stefanie Lane" w:date="2022-06-23T15:12:00Z"/>
                <w:rFonts w:ascii="Calibri" w:eastAsia="Times New Roman" w:hAnsi="Calibri" w:cs="Calibri"/>
                <w:color w:val="000000"/>
                <w:rPrChange w:id="6044" w:author="Stefanie Lane" w:date="2022-06-23T15:12:00Z">
                  <w:rPr>
                    <w:ins w:id="6045" w:author="Stefanie Lane" w:date="2022-06-23T15:12:00Z"/>
                  </w:rPr>
                </w:rPrChange>
              </w:rPr>
              <w:pPrChange w:id="604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04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58644E" w14:textId="77777777" w:rsidR="00EB4CE1" w:rsidRPr="00EB4CE1" w:rsidRDefault="00EB4CE1" w:rsidP="00EB4CE1">
            <w:pPr>
              <w:spacing w:after="0" w:line="240" w:lineRule="auto"/>
              <w:rPr>
                <w:ins w:id="6048" w:author="Stefanie Lane" w:date="2022-06-23T15:12:00Z"/>
                <w:rFonts w:ascii="Calibri" w:eastAsia="Times New Roman" w:hAnsi="Calibri" w:cs="Calibri"/>
                <w:i/>
                <w:iCs/>
                <w:color w:val="000000"/>
                <w:rPrChange w:id="6049" w:author="Stefanie Lane" w:date="2022-06-23T15:12:00Z">
                  <w:rPr>
                    <w:ins w:id="6050" w:author="Stefanie Lane" w:date="2022-06-23T15:12:00Z"/>
                  </w:rPr>
                </w:rPrChange>
              </w:rPr>
              <w:pPrChange w:id="6051" w:author="Stefanie Lane" w:date="2022-06-23T15:12:00Z">
                <w:pPr/>
              </w:pPrChange>
            </w:pPr>
            <w:ins w:id="6052" w:author="Stefanie Lane" w:date="2022-06-23T15:12:00Z">
              <w:r w:rsidRPr="00EB4CE1">
                <w:rPr>
                  <w:rFonts w:ascii="Calibri" w:eastAsia="Times New Roman" w:hAnsi="Calibri" w:cs="Calibri"/>
                  <w:i/>
                  <w:iCs/>
                  <w:color w:val="000000"/>
                  <w:rPrChange w:id="6053" w:author="Stefanie Lane" w:date="2022-06-23T15:12:00Z">
                    <w:rPr/>
                  </w:rPrChange>
                </w:rPr>
                <w:t>Equisetum fluviatile</w:t>
              </w:r>
            </w:ins>
          </w:p>
        </w:tc>
        <w:tc>
          <w:tcPr>
            <w:tcW w:w="869" w:type="dxa"/>
            <w:tcBorders>
              <w:top w:val="single" w:sz="4" w:space="0" w:color="auto"/>
              <w:left w:val="nil"/>
              <w:bottom w:val="single" w:sz="4" w:space="0" w:color="auto"/>
              <w:right w:val="nil"/>
            </w:tcBorders>
            <w:shd w:val="clear" w:color="auto" w:fill="auto"/>
            <w:noWrap/>
            <w:vAlign w:val="bottom"/>
            <w:hideMark/>
            <w:tcPrChange w:id="605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0CEDAF" w14:textId="77777777" w:rsidR="00EB4CE1" w:rsidRPr="00EB4CE1" w:rsidRDefault="00EB4CE1" w:rsidP="00EB4CE1">
            <w:pPr>
              <w:spacing w:after="0" w:line="240" w:lineRule="auto"/>
              <w:jc w:val="center"/>
              <w:rPr>
                <w:ins w:id="6055" w:author="Stefanie Lane" w:date="2022-06-23T15:12:00Z"/>
                <w:rFonts w:ascii="Calibri" w:eastAsia="Times New Roman" w:hAnsi="Calibri" w:cs="Calibri"/>
                <w:color w:val="000000"/>
                <w:rPrChange w:id="6056" w:author="Stefanie Lane" w:date="2022-06-23T15:12:00Z">
                  <w:rPr>
                    <w:ins w:id="6057" w:author="Stefanie Lane" w:date="2022-06-23T15:12:00Z"/>
                  </w:rPr>
                </w:rPrChange>
              </w:rPr>
              <w:pPrChange w:id="6058" w:author="Stefanie Lane" w:date="2022-06-23T15:12:00Z">
                <w:pPr>
                  <w:jc w:val="center"/>
                </w:pPr>
              </w:pPrChange>
            </w:pPr>
            <w:ins w:id="6059" w:author="Stefanie Lane" w:date="2022-06-23T15:12:00Z">
              <w:r w:rsidRPr="00EB4CE1">
                <w:rPr>
                  <w:rFonts w:ascii="Calibri" w:eastAsia="Times New Roman" w:hAnsi="Calibri" w:cs="Calibri"/>
                  <w:color w:val="000000"/>
                  <w:rPrChange w:id="6060" w:author="Stefanie Lane" w:date="2022-06-23T15:12:00Z">
                    <w:rPr/>
                  </w:rPrChange>
                </w:rPr>
                <w:t>1.37</w:t>
              </w:r>
            </w:ins>
          </w:p>
        </w:tc>
        <w:tc>
          <w:tcPr>
            <w:tcW w:w="990" w:type="dxa"/>
            <w:tcBorders>
              <w:top w:val="single" w:sz="4" w:space="0" w:color="auto"/>
              <w:left w:val="nil"/>
              <w:bottom w:val="single" w:sz="4" w:space="0" w:color="auto"/>
              <w:right w:val="nil"/>
            </w:tcBorders>
            <w:shd w:val="clear" w:color="auto" w:fill="auto"/>
            <w:noWrap/>
            <w:vAlign w:val="bottom"/>
            <w:hideMark/>
            <w:tcPrChange w:id="606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3073B40" w14:textId="77777777" w:rsidR="00EB4CE1" w:rsidRPr="00EB4CE1" w:rsidRDefault="00EB4CE1" w:rsidP="00EB4CE1">
            <w:pPr>
              <w:spacing w:after="0" w:line="240" w:lineRule="auto"/>
              <w:jc w:val="center"/>
              <w:rPr>
                <w:ins w:id="6062" w:author="Stefanie Lane" w:date="2022-06-23T15:12:00Z"/>
                <w:rFonts w:ascii="Calibri" w:eastAsia="Times New Roman" w:hAnsi="Calibri" w:cs="Calibri"/>
                <w:color w:val="000000"/>
                <w:rPrChange w:id="6063" w:author="Stefanie Lane" w:date="2022-06-23T15:12:00Z">
                  <w:rPr>
                    <w:ins w:id="6064" w:author="Stefanie Lane" w:date="2022-06-23T15:12:00Z"/>
                  </w:rPr>
                </w:rPrChange>
              </w:rPr>
              <w:pPrChange w:id="6065" w:author="Stefanie Lane" w:date="2022-06-23T15:12:00Z">
                <w:pPr>
                  <w:jc w:val="center"/>
                </w:pPr>
              </w:pPrChange>
            </w:pPr>
            <w:ins w:id="6066" w:author="Stefanie Lane" w:date="2022-06-23T15:12:00Z">
              <w:r w:rsidRPr="00EB4CE1">
                <w:rPr>
                  <w:rFonts w:ascii="Calibri" w:eastAsia="Times New Roman" w:hAnsi="Calibri" w:cs="Calibri"/>
                  <w:color w:val="000000"/>
                  <w:rPrChange w:id="6067" w:author="Stefanie Lane" w:date="2022-06-23T15:12:00Z">
                    <w:rPr/>
                  </w:rPrChange>
                </w:rPr>
                <w:t>1.17</w:t>
              </w:r>
            </w:ins>
          </w:p>
        </w:tc>
        <w:tc>
          <w:tcPr>
            <w:tcW w:w="810" w:type="dxa"/>
            <w:tcBorders>
              <w:top w:val="single" w:sz="4" w:space="0" w:color="auto"/>
              <w:left w:val="nil"/>
              <w:bottom w:val="single" w:sz="4" w:space="0" w:color="auto"/>
              <w:right w:val="nil"/>
            </w:tcBorders>
            <w:shd w:val="clear" w:color="auto" w:fill="auto"/>
            <w:noWrap/>
            <w:vAlign w:val="bottom"/>
            <w:hideMark/>
            <w:tcPrChange w:id="606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778D693" w14:textId="77777777" w:rsidR="00EB4CE1" w:rsidRPr="00EB4CE1" w:rsidRDefault="00EB4CE1" w:rsidP="00EB4CE1">
            <w:pPr>
              <w:spacing w:after="0" w:line="240" w:lineRule="auto"/>
              <w:jc w:val="center"/>
              <w:rPr>
                <w:ins w:id="6069" w:author="Stefanie Lane" w:date="2022-06-23T15:12:00Z"/>
                <w:rFonts w:ascii="Calibri" w:eastAsia="Times New Roman" w:hAnsi="Calibri" w:cs="Calibri"/>
                <w:color w:val="000000"/>
                <w:rPrChange w:id="6070" w:author="Stefanie Lane" w:date="2022-06-23T15:12:00Z">
                  <w:rPr>
                    <w:ins w:id="6071" w:author="Stefanie Lane" w:date="2022-06-23T15:12:00Z"/>
                  </w:rPr>
                </w:rPrChange>
              </w:rPr>
              <w:pPrChange w:id="6072" w:author="Stefanie Lane" w:date="2022-06-23T15:12:00Z">
                <w:pPr>
                  <w:jc w:val="center"/>
                </w:pPr>
              </w:pPrChange>
            </w:pPr>
            <w:ins w:id="6073" w:author="Stefanie Lane" w:date="2022-06-23T15:12:00Z">
              <w:r w:rsidRPr="00EB4CE1">
                <w:rPr>
                  <w:rFonts w:ascii="Calibri" w:eastAsia="Times New Roman" w:hAnsi="Calibri" w:cs="Calibri"/>
                  <w:color w:val="000000"/>
                  <w:rPrChange w:id="607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07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1CC9474" w14:textId="77777777" w:rsidR="00EB4CE1" w:rsidRPr="00EB4CE1" w:rsidRDefault="00EB4CE1" w:rsidP="00EB4CE1">
            <w:pPr>
              <w:spacing w:after="0" w:line="240" w:lineRule="auto"/>
              <w:jc w:val="center"/>
              <w:rPr>
                <w:ins w:id="6076" w:author="Stefanie Lane" w:date="2022-06-23T15:12:00Z"/>
                <w:rFonts w:ascii="Calibri" w:eastAsia="Times New Roman" w:hAnsi="Calibri" w:cs="Calibri"/>
                <w:color w:val="000000"/>
                <w:rPrChange w:id="6077" w:author="Stefanie Lane" w:date="2022-06-23T15:12:00Z">
                  <w:rPr>
                    <w:ins w:id="6078" w:author="Stefanie Lane" w:date="2022-06-23T15:12:00Z"/>
                  </w:rPr>
                </w:rPrChange>
              </w:rPr>
              <w:pPrChange w:id="6079" w:author="Stefanie Lane" w:date="2022-06-23T15:12:00Z">
                <w:pPr>
                  <w:jc w:val="center"/>
                </w:pPr>
              </w:pPrChange>
            </w:pPr>
            <w:ins w:id="6080" w:author="Stefanie Lane" w:date="2022-06-23T15:12:00Z">
              <w:r w:rsidRPr="00EB4CE1">
                <w:rPr>
                  <w:rFonts w:ascii="Calibri" w:eastAsia="Times New Roman" w:hAnsi="Calibri" w:cs="Calibri"/>
                  <w:color w:val="000000"/>
                  <w:rPrChange w:id="6081" w:author="Stefanie Lane" w:date="2022-06-23T15:12:00Z">
                    <w:rPr/>
                  </w:rPrChange>
                </w:rPr>
                <w:t>-100.0</w:t>
              </w:r>
            </w:ins>
          </w:p>
        </w:tc>
      </w:tr>
      <w:tr w:rsidR="00EB4CE1" w:rsidRPr="00EB4CE1" w14:paraId="49498CA4" w14:textId="77777777" w:rsidTr="006F10B7">
        <w:trPr>
          <w:trHeight w:val="290"/>
          <w:ins w:id="6082" w:author="Stefanie Lane" w:date="2022-06-23T15:12:00Z"/>
          <w:trPrChange w:id="608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08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EB4CA4B" w14:textId="77777777" w:rsidR="00EB4CE1" w:rsidRPr="00EB4CE1" w:rsidRDefault="00EB4CE1" w:rsidP="00EB4CE1">
            <w:pPr>
              <w:spacing w:after="0" w:line="240" w:lineRule="auto"/>
              <w:rPr>
                <w:ins w:id="6085" w:author="Stefanie Lane" w:date="2022-06-23T15:12:00Z"/>
                <w:rFonts w:ascii="Calibri" w:eastAsia="Times New Roman" w:hAnsi="Calibri" w:cs="Calibri"/>
                <w:color w:val="000000"/>
                <w:rPrChange w:id="6086" w:author="Stefanie Lane" w:date="2022-06-23T15:12:00Z">
                  <w:rPr>
                    <w:ins w:id="6087" w:author="Stefanie Lane" w:date="2022-06-23T15:12:00Z"/>
                  </w:rPr>
                </w:rPrChange>
              </w:rPr>
              <w:pPrChange w:id="608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08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8C1AA9C" w14:textId="77777777" w:rsidR="00EB4CE1" w:rsidRPr="00EB4CE1" w:rsidRDefault="00EB4CE1" w:rsidP="00EB4CE1">
            <w:pPr>
              <w:spacing w:after="0" w:line="240" w:lineRule="auto"/>
              <w:rPr>
                <w:ins w:id="6090" w:author="Stefanie Lane" w:date="2022-06-23T15:12:00Z"/>
                <w:rFonts w:ascii="Calibri" w:eastAsia="Times New Roman" w:hAnsi="Calibri" w:cs="Calibri"/>
                <w:color w:val="000000"/>
                <w:rPrChange w:id="6091" w:author="Stefanie Lane" w:date="2022-06-23T15:12:00Z">
                  <w:rPr>
                    <w:ins w:id="6092" w:author="Stefanie Lane" w:date="2022-06-23T15:12:00Z"/>
                  </w:rPr>
                </w:rPrChange>
              </w:rPr>
              <w:pPrChange w:id="6093" w:author="Stefanie Lane" w:date="2022-06-23T15:12:00Z">
                <w:pPr/>
              </w:pPrChange>
            </w:pPr>
          </w:p>
        </w:tc>
        <w:tc>
          <w:tcPr>
            <w:tcW w:w="3320" w:type="dxa"/>
            <w:tcBorders>
              <w:top w:val="nil"/>
              <w:left w:val="nil"/>
              <w:bottom w:val="nil"/>
              <w:right w:val="nil"/>
            </w:tcBorders>
            <w:shd w:val="clear" w:color="auto" w:fill="auto"/>
            <w:noWrap/>
            <w:vAlign w:val="bottom"/>
            <w:hideMark/>
            <w:tcPrChange w:id="6094" w:author="Stefanie Lane" w:date="2022-06-23T15:14:00Z">
              <w:tcPr>
                <w:tcW w:w="3320" w:type="dxa"/>
                <w:tcBorders>
                  <w:top w:val="nil"/>
                  <w:left w:val="nil"/>
                  <w:bottom w:val="nil"/>
                  <w:right w:val="nil"/>
                </w:tcBorders>
                <w:shd w:val="clear" w:color="auto" w:fill="auto"/>
                <w:noWrap/>
                <w:vAlign w:val="bottom"/>
                <w:hideMark/>
              </w:tcPr>
            </w:tcPrChange>
          </w:tcPr>
          <w:p w14:paraId="38BB1D2E" w14:textId="77777777" w:rsidR="00EB4CE1" w:rsidRPr="00EB4CE1" w:rsidRDefault="00EB4CE1" w:rsidP="00EB4CE1">
            <w:pPr>
              <w:spacing w:after="0" w:line="240" w:lineRule="auto"/>
              <w:rPr>
                <w:ins w:id="6095" w:author="Stefanie Lane" w:date="2022-06-23T15:12:00Z"/>
                <w:rFonts w:ascii="Calibri" w:eastAsia="Times New Roman" w:hAnsi="Calibri" w:cs="Calibri"/>
                <w:i/>
                <w:iCs/>
                <w:color w:val="000000"/>
                <w:rPrChange w:id="6096" w:author="Stefanie Lane" w:date="2022-06-23T15:12:00Z">
                  <w:rPr>
                    <w:ins w:id="6097" w:author="Stefanie Lane" w:date="2022-06-23T15:12:00Z"/>
                  </w:rPr>
                </w:rPrChange>
              </w:rPr>
              <w:pPrChange w:id="6098" w:author="Stefanie Lane" w:date="2022-06-23T15:12:00Z">
                <w:pPr/>
              </w:pPrChange>
            </w:pPr>
            <w:proofErr w:type="spellStart"/>
            <w:ins w:id="6099" w:author="Stefanie Lane" w:date="2022-06-23T15:12:00Z">
              <w:r w:rsidRPr="00EB4CE1">
                <w:rPr>
                  <w:rFonts w:ascii="Calibri" w:eastAsia="Times New Roman" w:hAnsi="Calibri" w:cs="Calibri"/>
                  <w:i/>
                  <w:iCs/>
                  <w:color w:val="000000"/>
                  <w:rPrChange w:id="6100" w:author="Stefanie Lane" w:date="2022-06-23T15:12:00Z">
                    <w:rPr/>
                  </w:rPrChange>
                </w:rPr>
                <w:t>Leersia</w:t>
              </w:r>
              <w:proofErr w:type="spellEnd"/>
              <w:r w:rsidRPr="00EB4CE1">
                <w:rPr>
                  <w:rFonts w:ascii="Calibri" w:eastAsia="Times New Roman" w:hAnsi="Calibri" w:cs="Calibri"/>
                  <w:i/>
                  <w:iCs/>
                  <w:color w:val="000000"/>
                  <w:rPrChange w:id="6101" w:author="Stefanie Lane" w:date="2022-06-23T15:12:00Z">
                    <w:rPr/>
                  </w:rPrChange>
                </w:rPr>
                <w:t xml:space="preserve"> </w:t>
              </w:r>
              <w:proofErr w:type="spellStart"/>
              <w:r w:rsidRPr="00EB4CE1">
                <w:rPr>
                  <w:rFonts w:ascii="Calibri" w:eastAsia="Times New Roman" w:hAnsi="Calibri" w:cs="Calibri"/>
                  <w:i/>
                  <w:iCs/>
                  <w:color w:val="000000"/>
                  <w:rPrChange w:id="6102" w:author="Stefanie Lane" w:date="2022-06-23T15:12:00Z">
                    <w:rPr/>
                  </w:rPrChange>
                </w:rPr>
                <w:t>oryzoides</w:t>
              </w:r>
              <w:proofErr w:type="spellEnd"/>
            </w:ins>
          </w:p>
        </w:tc>
        <w:tc>
          <w:tcPr>
            <w:tcW w:w="869" w:type="dxa"/>
            <w:tcBorders>
              <w:top w:val="nil"/>
              <w:left w:val="nil"/>
              <w:bottom w:val="nil"/>
              <w:right w:val="nil"/>
            </w:tcBorders>
            <w:shd w:val="clear" w:color="auto" w:fill="auto"/>
            <w:noWrap/>
            <w:vAlign w:val="bottom"/>
            <w:hideMark/>
            <w:tcPrChange w:id="6103" w:author="Stefanie Lane" w:date="2022-06-23T15:14:00Z">
              <w:tcPr>
                <w:tcW w:w="960" w:type="dxa"/>
                <w:tcBorders>
                  <w:top w:val="nil"/>
                  <w:left w:val="nil"/>
                  <w:bottom w:val="nil"/>
                  <w:right w:val="nil"/>
                </w:tcBorders>
                <w:shd w:val="clear" w:color="auto" w:fill="auto"/>
                <w:noWrap/>
                <w:vAlign w:val="bottom"/>
                <w:hideMark/>
              </w:tcPr>
            </w:tcPrChange>
          </w:tcPr>
          <w:p w14:paraId="7D5B46F2" w14:textId="77777777" w:rsidR="00EB4CE1" w:rsidRPr="00EB4CE1" w:rsidRDefault="00EB4CE1" w:rsidP="00EB4CE1">
            <w:pPr>
              <w:spacing w:after="0" w:line="240" w:lineRule="auto"/>
              <w:jc w:val="center"/>
              <w:rPr>
                <w:ins w:id="6104" w:author="Stefanie Lane" w:date="2022-06-23T15:12:00Z"/>
                <w:rFonts w:ascii="Calibri" w:eastAsia="Times New Roman" w:hAnsi="Calibri" w:cs="Calibri"/>
                <w:color w:val="000000"/>
                <w:rPrChange w:id="6105" w:author="Stefanie Lane" w:date="2022-06-23T15:12:00Z">
                  <w:rPr>
                    <w:ins w:id="6106" w:author="Stefanie Lane" w:date="2022-06-23T15:12:00Z"/>
                  </w:rPr>
                </w:rPrChange>
              </w:rPr>
              <w:pPrChange w:id="6107" w:author="Stefanie Lane" w:date="2022-06-23T15:12:00Z">
                <w:pPr>
                  <w:jc w:val="center"/>
                </w:pPr>
              </w:pPrChange>
            </w:pPr>
            <w:ins w:id="6108" w:author="Stefanie Lane" w:date="2022-06-23T15:12:00Z">
              <w:r w:rsidRPr="00EB4CE1">
                <w:rPr>
                  <w:rFonts w:ascii="Calibri" w:eastAsia="Times New Roman" w:hAnsi="Calibri" w:cs="Calibri"/>
                  <w:color w:val="000000"/>
                  <w:rPrChange w:id="6109" w:author="Stefanie Lane" w:date="2022-06-23T15:12:00Z">
                    <w:rPr/>
                  </w:rPrChange>
                </w:rPr>
                <w:t>0.26</w:t>
              </w:r>
            </w:ins>
          </w:p>
        </w:tc>
        <w:tc>
          <w:tcPr>
            <w:tcW w:w="990" w:type="dxa"/>
            <w:tcBorders>
              <w:top w:val="nil"/>
              <w:left w:val="nil"/>
              <w:bottom w:val="nil"/>
              <w:right w:val="nil"/>
            </w:tcBorders>
            <w:shd w:val="clear" w:color="auto" w:fill="auto"/>
            <w:noWrap/>
            <w:vAlign w:val="bottom"/>
            <w:hideMark/>
            <w:tcPrChange w:id="6110" w:author="Stefanie Lane" w:date="2022-06-23T15:14:00Z">
              <w:tcPr>
                <w:tcW w:w="960" w:type="dxa"/>
                <w:tcBorders>
                  <w:top w:val="nil"/>
                  <w:left w:val="nil"/>
                  <w:bottom w:val="nil"/>
                  <w:right w:val="nil"/>
                </w:tcBorders>
                <w:shd w:val="clear" w:color="auto" w:fill="auto"/>
                <w:noWrap/>
                <w:vAlign w:val="bottom"/>
                <w:hideMark/>
              </w:tcPr>
            </w:tcPrChange>
          </w:tcPr>
          <w:p w14:paraId="31BDBEEE" w14:textId="77777777" w:rsidR="00EB4CE1" w:rsidRPr="00EB4CE1" w:rsidRDefault="00EB4CE1" w:rsidP="00EB4CE1">
            <w:pPr>
              <w:spacing w:after="0" w:line="240" w:lineRule="auto"/>
              <w:jc w:val="center"/>
              <w:rPr>
                <w:ins w:id="6111" w:author="Stefanie Lane" w:date="2022-06-23T15:12:00Z"/>
                <w:rFonts w:ascii="Calibri" w:eastAsia="Times New Roman" w:hAnsi="Calibri" w:cs="Calibri"/>
                <w:color w:val="000000"/>
                <w:rPrChange w:id="6112" w:author="Stefanie Lane" w:date="2022-06-23T15:12:00Z">
                  <w:rPr>
                    <w:ins w:id="6113" w:author="Stefanie Lane" w:date="2022-06-23T15:12:00Z"/>
                  </w:rPr>
                </w:rPrChange>
              </w:rPr>
              <w:pPrChange w:id="6114" w:author="Stefanie Lane" w:date="2022-06-23T15:12:00Z">
                <w:pPr>
                  <w:jc w:val="center"/>
                </w:pPr>
              </w:pPrChange>
            </w:pPr>
            <w:ins w:id="6115" w:author="Stefanie Lane" w:date="2022-06-23T15:12:00Z">
              <w:r w:rsidRPr="00EB4CE1">
                <w:rPr>
                  <w:rFonts w:ascii="Calibri" w:eastAsia="Times New Roman" w:hAnsi="Calibri" w:cs="Calibri"/>
                  <w:color w:val="000000"/>
                  <w:rPrChange w:id="6116" w:author="Stefanie Lane" w:date="2022-06-23T15:12:00Z">
                    <w:rPr/>
                  </w:rPrChange>
                </w:rPr>
                <w:t>0.33</w:t>
              </w:r>
            </w:ins>
          </w:p>
        </w:tc>
        <w:tc>
          <w:tcPr>
            <w:tcW w:w="810" w:type="dxa"/>
            <w:tcBorders>
              <w:top w:val="nil"/>
              <w:left w:val="nil"/>
              <w:bottom w:val="nil"/>
              <w:right w:val="nil"/>
            </w:tcBorders>
            <w:shd w:val="clear" w:color="auto" w:fill="auto"/>
            <w:noWrap/>
            <w:vAlign w:val="bottom"/>
            <w:hideMark/>
            <w:tcPrChange w:id="6117" w:author="Stefanie Lane" w:date="2022-06-23T15:14:00Z">
              <w:tcPr>
                <w:tcW w:w="960" w:type="dxa"/>
                <w:tcBorders>
                  <w:top w:val="nil"/>
                  <w:left w:val="nil"/>
                  <w:bottom w:val="nil"/>
                  <w:right w:val="nil"/>
                </w:tcBorders>
                <w:shd w:val="clear" w:color="auto" w:fill="auto"/>
                <w:noWrap/>
                <w:vAlign w:val="bottom"/>
                <w:hideMark/>
              </w:tcPr>
            </w:tcPrChange>
          </w:tcPr>
          <w:p w14:paraId="5752849B" w14:textId="77777777" w:rsidR="00EB4CE1" w:rsidRPr="00EB4CE1" w:rsidRDefault="00EB4CE1" w:rsidP="00EB4CE1">
            <w:pPr>
              <w:spacing w:after="0" w:line="240" w:lineRule="auto"/>
              <w:jc w:val="center"/>
              <w:rPr>
                <w:ins w:id="6118" w:author="Stefanie Lane" w:date="2022-06-23T15:12:00Z"/>
                <w:rFonts w:ascii="Calibri" w:eastAsia="Times New Roman" w:hAnsi="Calibri" w:cs="Calibri"/>
                <w:color w:val="000000"/>
                <w:rPrChange w:id="6119" w:author="Stefanie Lane" w:date="2022-06-23T15:12:00Z">
                  <w:rPr>
                    <w:ins w:id="6120" w:author="Stefanie Lane" w:date="2022-06-23T15:12:00Z"/>
                  </w:rPr>
                </w:rPrChange>
              </w:rPr>
              <w:pPrChange w:id="6121" w:author="Stefanie Lane" w:date="2022-06-23T15:12:00Z">
                <w:pPr>
                  <w:jc w:val="center"/>
                </w:pPr>
              </w:pPrChange>
            </w:pPr>
            <w:ins w:id="6122" w:author="Stefanie Lane" w:date="2022-06-23T15:12:00Z">
              <w:r w:rsidRPr="00EB4CE1">
                <w:rPr>
                  <w:rFonts w:ascii="Calibri" w:eastAsia="Times New Roman" w:hAnsi="Calibri" w:cs="Calibri"/>
                  <w:color w:val="000000"/>
                  <w:rPrChange w:id="612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12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3B6077A" w14:textId="77777777" w:rsidR="00EB4CE1" w:rsidRPr="00EB4CE1" w:rsidRDefault="00EB4CE1" w:rsidP="00EB4CE1">
            <w:pPr>
              <w:spacing w:after="0" w:line="240" w:lineRule="auto"/>
              <w:jc w:val="center"/>
              <w:rPr>
                <w:ins w:id="6125" w:author="Stefanie Lane" w:date="2022-06-23T15:12:00Z"/>
                <w:rFonts w:ascii="Calibri" w:eastAsia="Times New Roman" w:hAnsi="Calibri" w:cs="Calibri"/>
                <w:color w:val="000000"/>
                <w:rPrChange w:id="6126" w:author="Stefanie Lane" w:date="2022-06-23T15:12:00Z">
                  <w:rPr>
                    <w:ins w:id="6127" w:author="Stefanie Lane" w:date="2022-06-23T15:12:00Z"/>
                  </w:rPr>
                </w:rPrChange>
              </w:rPr>
              <w:pPrChange w:id="6128" w:author="Stefanie Lane" w:date="2022-06-23T15:12:00Z">
                <w:pPr>
                  <w:jc w:val="center"/>
                </w:pPr>
              </w:pPrChange>
            </w:pPr>
            <w:ins w:id="6129" w:author="Stefanie Lane" w:date="2022-06-23T15:12:00Z">
              <w:r w:rsidRPr="00EB4CE1">
                <w:rPr>
                  <w:rFonts w:ascii="Calibri" w:eastAsia="Times New Roman" w:hAnsi="Calibri" w:cs="Calibri"/>
                  <w:color w:val="000000"/>
                  <w:rPrChange w:id="6130" w:author="Stefanie Lane" w:date="2022-06-23T15:12:00Z">
                    <w:rPr/>
                  </w:rPrChange>
                </w:rPr>
                <w:t>-100.0</w:t>
              </w:r>
            </w:ins>
          </w:p>
        </w:tc>
      </w:tr>
      <w:tr w:rsidR="00EB4CE1" w:rsidRPr="00EB4CE1" w14:paraId="0C3EAEF5" w14:textId="77777777" w:rsidTr="006F10B7">
        <w:trPr>
          <w:trHeight w:val="290"/>
          <w:ins w:id="6131" w:author="Stefanie Lane" w:date="2022-06-23T15:12:00Z"/>
          <w:trPrChange w:id="613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13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5A547B2" w14:textId="77777777" w:rsidR="00EB4CE1" w:rsidRPr="00EB4CE1" w:rsidRDefault="00EB4CE1" w:rsidP="00EB4CE1">
            <w:pPr>
              <w:spacing w:after="0" w:line="240" w:lineRule="auto"/>
              <w:rPr>
                <w:ins w:id="6134" w:author="Stefanie Lane" w:date="2022-06-23T15:12:00Z"/>
                <w:rFonts w:ascii="Calibri" w:eastAsia="Times New Roman" w:hAnsi="Calibri" w:cs="Calibri"/>
                <w:color w:val="000000"/>
                <w:rPrChange w:id="6135" w:author="Stefanie Lane" w:date="2022-06-23T15:12:00Z">
                  <w:rPr>
                    <w:ins w:id="6136" w:author="Stefanie Lane" w:date="2022-06-23T15:12:00Z"/>
                  </w:rPr>
                </w:rPrChange>
              </w:rPr>
              <w:pPrChange w:id="613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13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0BC4284" w14:textId="77777777" w:rsidR="00EB4CE1" w:rsidRPr="00EB4CE1" w:rsidRDefault="00EB4CE1" w:rsidP="00EB4CE1">
            <w:pPr>
              <w:spacing w:after="0" w:line="240" w:lineRule="auto"/>
              <w:rPr>
                <w:ins w:id="6139" w:author="Stefanie Lane" w:date="2022-06-23T15:12:00Z"/>
                <w:rFonts w:ascii="Calibri" w:eastAsia="Times New Roman" w:hAnsi="Calibri" w:cs="Calibri"/>
                <w:color w:val="000000"/>
                <w:rPrChange w:id="6140" w:author="Stefanie Lane" w:date="2022-06-23T15:12:00Z">
                  <w:rPr>
                    <w:ins w:id="6141" w:author="Stefanie Lane" w:date="2022-06-23T15:12:00Z"/>
                  </w:rPr>
                </w:rPrChange>
              </w:rPr>
              <w:pPrChange w:id="614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14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150AD66" w14:textId="77777777" w:rsidR="00EB4CE1" w:rsidRPr="00EB4CE1" w:rsidRDefault="00EB4CE1" w:rsidP="00EB4CE1">
            <w:pPr>
              <w:spacing w:after="0" w:line="240" w:lineRule="auto"/>
              <w:rPr>
                <w:ins w:id="6144" w:author="Stefanie Lane" w:date="2022-06-23T15:12:00Z"/>
                <w:rFonts w:ascii="Calibri" w:eastAsia="Times New Roman" w:hAnsi="Calibri" w:cs="Calibri"/>
                <w:i/>
                <w:iCs/>
                <w:color w:val="000000"/>
                <w:rPrChange w:id="6145" w:author="Stefanie Lane" w:date="2022-06-23T15:12:00Z">
                  <w:rPr>
                    <w:ins w:id="6146" w:author="Stefanie Lane" w:date="2022-06-23T15:12:00Z"/>
                  </w:rPr>
                </w:rPrChange>
              </w:rPr>
              <w:pPrChange w:id="6147" w:author="Stefanie Lane" w:date="2022-06-23T15:12:00Z">
                <w:pPr/>
              </w:pPrChange>
            </w:pPr>
            <w:proofErr w:type="spellStart"/>
            <w:ins w:id="6148" w:author="Stefanie Lane" w:date="2022-06-23T15:12:00Z">
              <w:r w:rsidRPr="00EB4CE1">
                <w:rPr>
                  <w:rFonts w:ascii="Calibri" w:eastAsia="Times New Roman" w:hAnsi="Calibri" w:cs="Calibri"/>
                  <w:i/>
                  <w:iCs/>
                  <w:color w:val="000000"/>
                  <w:rPrChange w:id="6149" w:author="Stefanie Lane" w:date="2022-06-23T15:12:00Z">
                    <w:rPr/>
                  </w:rPrChange>
                </w:rPr>
                <w:t>Lilaeopsis</w:t>
              </w:r>
              <w:proofErr w:type="spellEnd"/>
              <w:r w:rsidRPr="00EB4CE1">
                <w:rPr>
                  <w:rFonts w:ascii="Calibri" w:eastAsia="Times New Roman" w:hAnsi="Calibri" w:cs="Calibri"/>
                  <w:i/>
                  <w:iCs/>
                  <w:color w:val="000000"/>
                  <w:rPrChange w:id="6150" w:author="Stefanie Lane" w:date="2022-06-23T15:12:00Z">
                    <w:rPr/>
                  </w:rPrChange>
                </w:rPr>
                <w:t xml:space="preserve"> </w:t>
              </w:r>
              <w:proofErr w:type="spellStart"/>
              <w:r w:rsidRPr="00EB4CE1">
                <w:rPr>
                  <w:rFonts w:ascii="Calibri" w:eastAsia="Times New Roman" w:hAnsi="Calibri" w:cs="Calibri"/>
                  <w:i/>
                  <w:iCs/>
                  <w:color w:val="000000"/>
                  <w:rPrChange w:id="6151"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15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190E06" w14:textId="77777777" w:rsidR="00EB4CE1" w:rsidRPr="00EB4CE1" w:rsidRDefault="00EB4CE1" w:rsidP="00EB4CE1">
            <w:pPr>
              <w:spacing w:after="0" w:line="240" w:lineRule="auto"/>
              <w:jc w:val="center"/>
              <w:rPr>
                <w:ins w:id="6153" w:author="Stefanie Lane" w:date="2022-06-23T15:12:00Z"/>
                <w:rFonts w:ascii="Calibri" w:eastAsia="Times New Roman" w:hAnsi="Calibri" w:cs="Calibri"/>
                <w:color w:val="000000"/>
                <w:rPrChange w:id="6154" w:author="Stefanie Lane" w:date="2022-06-23T15:12:00Z">
                  <w:rPr>
                    <w:ins w:id="6155" w:author="Stefanie Lane" w:date="2022-06-23T15:12:00Z"/>
                  </w:rPr>
                </w:rPrChange>
              </w:rPr>
              <w:pPrChange w:id="6156" w:author="Stefanie Lane" w:date="2022-06-23T15:12:00Z">
                <w:pPr>
                  <w:jc w:val="center"/>
                </w:pPr>
              </w:pPrChange>
            </w:pPr>
            <w:ins w:id="6157" w:author="Stefanie Lane" w:date="2022-06-23T15:12:00Z">
              <w:r w:rsidRPr="00EB4CE1">
                <w:rPr>
                  <w:rFonts w:ascii="Calibri" w:eastAsia="Times New Roman" w:hAnsi="Calibri" w:cs="Calibri"/>
                  <w:color w:val="000000"/>
                  <w:rPrChange w:id="6158" w:author="Stefanie Lane" w:date="2022-06-23T15:12:00Z">
                    <w:rPr/>
                  </w:rPrChange>
                </w:rPr>
                <w:t>0.21</w:t>
              </w:r>
            </w:ins>
          </w:p>
        </w:tc>
        <w:tc>
          <w:tcPr>
            <w:tcW w:w="990" w:type="dxa"/>
            <w:tcBorders>
              <w:top w:val="single" w:sz="4" w:space="0" w:color="auto"/>
              <w:left w:val="nil"/>
              <w:bottom w:val="single" w:sz="4" w:space="0" w:color="auto"/>
              <w:right w:val="nil"/>
            </w:tcBorders>
            <w:shd w:val="clear" w:color="auto" w:fill="auto"/>
            <w:noWrap/>
            <w:vAlign w:val="bottom"/>
            <w:hideMark/>
            <w:tcPrChange w:id="61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F3BF291" w14:textId="77777777" w:rsidR="00EB4CE1" w:rsidRPr="00EB4CE1" w:rsidRDefault="00EB4CE1" w:rsidP="00EB4CE1">
            <w:pPr>
              <w:spacing w:after="0" w:line="240" w:lineRule="auto"/>
              <w:jc w:val="center"/>
              <w:rPr>
                <w:ins w:id="6160" w:author="Stefanie Lane" w:date="2022-06-23T15:12:00Z"/>
                <w:rFonts w:ascii="Calibri" w:eastAsia="Times New Roman" w:hAnsi="Calibri" w:cs="Calibri"/>
                <w:color w:val="000000"/>
                <w:rPrChange w:id="6161" w:author="Stefanie Lane" w:date="2022-06-23T15:12:00Z">
                  <w:rPr>
                    <w:ins w:id="6162" w:author="Stefanie Lane" w:date="2022-06-23T15:12:00Z"/>
                  </w:rPr>
                </w:rPrChange>
              </w:rPr>
              <w:pPrChange w:id="6163" w:author="Stefanie Lane" w:date="2022-06-23T15:12:00Z">
                <w:pPr>
                  <w:jc w:val="center"/>
                </w:pPr>
              </w:pPrChange>
            </w:pPr>
            <w:ins w:id="6164" w:author="Stefanie Lane" w:date="2022-06-23T15:12:00Z">
              <w:r w:rsidRPr="00EB4CE1">
                <w:rPr>
                  <w:rFonts w:ascii="Calibri" w:eastAsia="Times New Roman" w:hAnsi="Calibri" w:cs="Calibri"/>
                  <w:color w:val="000000"/>
                  <w:rPrChange w:id="6165"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61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9D57E37" w14:textId="77777777" w:rsidR="00EB4CE1" w:rsidRPr="00EB4CE1" w:rsidRDefault="00EB4CE1" w:rsidP="00EB4CE1">
            <w:pPr>
              <w:spacing w:after="0" w:line="240" w:lineRule="auto"/>
              <w:jc w:val="center"/>
              <w:rPr>
                <w:ins w:id="6167" w:author="Stefanie Lane" w:date="2022-06-23T15:12:00Z"/>
                <w:rFonts w:ascii="Calibri" w:eastAsia="Times New Roman" w:hAnsi="Calibri" w:cs="Calibri"/>
                <w:color w:val="000000"/>
                <w:rPrChange w:id="6168" w:author="Stefanie Lane" w:date="2022-06-23T15:12:00Z">
                  <w:rPr>
                    <w:ins w:id="6169" w:author="Stefanie Lane" w:date="2022-06-23T15:12:00Z"/>
                  </w:rPr>
                </w:rPrChange>
              </w:rPr>
              <w:pPrChange w:id="6170" w:author="Stefanie Lane" w:date="2022-06-23T15:12:00Z">
                <w:pPr>
                  <w:jc w:val="center"/>
                </w:pPr>
              </w:pPrChange>
            </w:pPr>
            <w:ins w:id="6171" w:author="Stefanie Lane" w:date="2022-06-23T15:12:00Z">
              <w:r w:rsidRPr="00EB4CE1">
                <w:rPr>
                  <w:rFonts w:ascii="Calibri" w:eastAsia="Times New Roman" w:hAnsi="Calibri" w:cs="Calibri"/>
                  <w:color w:val="000000"/>
                  <w:rPrChange w:id="6172"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17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E57E024" w14:textId="77777777" w:rsidR="00EB4CE1" w:rsidRPr="00EB4CE1" w:rsidRDefault="00EB4CE1" w:rsidP="00EB4CE1">
            <w:pPr>
              <w:spacing w:after="0" w:line="240" w:lineRule="auto"/>
              <w:jc w:val="center"/>
              <w:rPr>
                <w:ins w:id="6174" w:author="Stefanie Lane" w:date="2022-06-23T15:12:00Z"/>
                <w:rFonts w:ascii="Calibri" w:eastAsia="Times New Roman" w:hAnsi="Calibri" w:cs="Calibri"/>
                <w:color w:val="000000"/>
                <w:rPrChange w:id="6175" w:author="Stefanie Lane" w:date="2022-06-23T15:12:00Z">
                  <w:rPr>
                    <w:ins w:id="6176" w:author="Stefanie Lane" w:date="2022-06-23T15:12:00Z"/>
                  </w:rPr>
                </w:rPrChange>
              </w:rPr>
              <w:pPrChange w:id="6177" w:author="Stefanie Lane" w:date="2022-06-23T15:12:00Z">
                <w:pPr>
                  <w:jc w:val="center"/>
                </w:pPr>
              </w:pPrChange>
            </w:pPr>
            <w:ins w:id="6178" w:author="Stefanie Lane" w:date="2022-06-23T15:12:00Z">
              <w:r w:rsidRPr="00EB4CE1">
                <w:rPr>
                  <w:rFonts w:ascii="Calibri" w:eastAsia="Times New Roman" w:hAnsi="Calibri" w:cs="Calibri"/>
                  <w:color w:val="000000"/>
                  <w:rPrChange w:id="6179" w:author="Stefanie Lane" w:date="2022-06-23T15:12:00Z">
                    <w:rPr/>
                  </w:rPrChange>
                </w:rPr>
                <w:t>-100.0</w:t>
              </w:r>
            </w:ins>
          </w:p>
        </w:tc>
      </w:tr>
      <w:tr w:rsidR="00EB4CE1" w:rsidRPr="00EB4CE1" w14:paraId="54EDC3E0" w14:textId="77777777" w:rsidTr="006F10B7">
        <w:trPr>
          <w:trHeight w:val="290"/>
          <w:ins w:id="6180" w:author="Stefanie Lane" w:date="2022-06-23T15:12:00Z"/>
          <w:trPrChange w:id="618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18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CA9371" w14:textId="77777777" w:rsidR="00EB4CE1" w:rsidRPr="00EB4CE1" w:rsidRDefault="00EB4CE1" w:rsidP="00EB4CE1">
            <w:pPr>
              <w:spacing w:after="0" w:line="240" w:lineRule="auto"/>
              <w:rPr>
                <w:ins w:id="6183" w:author="Stefanie Lane" w:date="2022-06-23T15:12:00Z"/>
                <w:rFonts w:ascii="Calibri" w:eastAsia="Times New Roman" w:hAnsi="Calibri" w:cs="Calibri"/>
                <w:color w:val="000000"/>
                <w:rPrChange w:id="6184" w:author="Stefanie Lane" w:date="2022-06-23T15:12:00Z">
                  <w:rPr>
                    <w:ins w:id="6185" w:author="Stefanie Lane" w:date="2022-06-23T15:12:00Z"/>
                  </w:rPr>
                </w:rPrChange>
              </w:rPr>
              <w:pPrChange w:id="618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18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58736DD" w14:textId="77777777" w:rsidR="00EB4CE1" w:rsidRPr="00EB4CE1" w:rsidRDefault="00EB4CE1" w:rsidP="00EB4CE1">
            <w:pPr>
              <w:spacing w:after="0" w:line="240" w:lineRule="auto"/>
              <w:rPr>
                <w:ins w:id="6188" w:author="Stefanie Lane" w:date="2022-06-23T15:12:00Z"/>
                <w:rFonts w:ascii="Calibri" w:eastAsia="Times New Roman" w:hAnsi="Calibri" w:cs="Calibri"/>
                <w:color w:val="000000"/>
                <w:rPrChange w:id="6189" w:author="Stefanie Lane" w:date="2022-06-23T15:12:00Z">
                  <w:rPr>
                    <w:ins w:id="6190" w:author="Stefanie Lane" w:date="2022-06-23T15:12:00Z"/>
                  </w:rPr>
                </w:rPrChange>
              </w:rPr>
              <w:pPrChange w:id="6191" w:author="Stefanie Lane" w:date="2022-06-23T15:12:00Z">
                <w:pPr/>
              </w:pPrChange>
            </w:pPr>
          </w:p>
        </w:tc>
        <w:tc>
          <w:tcPr>
            <w:tcW w:w="3320" w:type="dxa"/>
            <w:tcBorders>
              <w:top w:val="nil"/>
              <w:left w:val="nil"/>
              <w:bottom w:val="nil"/>
              <w:right w:val="nil"/>
            </w:tcBorders>
            <w:shd w:val="clear" w:color="auto" w:fill="auto"/>
            <w:noWrap/>
            <w:vAlign w:val="bottom"/>
            <w:hideMark/>
            <w:tcPrChange w:id="6192" w:author="Stefanie Lane" w:date="2022-06-23T15:14:00Z">
              <w:tcPr>
                <w:tcW w:w="3320" w:type="dxa"/>
                <w:tcBorders>
                  <w:top w:val="nil"/>
                  <w:left w:val="nil"/>
                  <w:bottom w:val="nil"/>
                  <w:right w:val="nil"/>
                </w:tcBorders>
                <w:shd w:val="clear" w:color="auto" w:fill="auto"/>
                <w:noWrap/>
                <w:vAlign w:val="bottom"/>
                <w:hideMark/>
              </w:tcPr>
            </w:tcPrChange>
          </w:tcPr>
          <w:p w14:paraId="2F506379" w14:textId="77777777" w:rsidR="00EB4CE1" w:rsidRPr="00EB4CE1" w:rsidRDefault="00EB4CE1" w:rsidP="00EB4CE1">
            <w:pPr>
              <w:spacing w:after="0" w:line="240" w:lineRule="auto"/>
              <w:rPr>
                <w:ins w:id="6193" w:author="Stefanie Lane" w:date="2022-06-23T15:12:00Z"/>
                <w:rFonts w:ascii="Calibri" w:eastAsia="Times New Roman" w:hAnsi="Calibri" w:cs="Calibri"/>
                <w:i/>
                <w:iCs/>
                <w:color w:val="000000"/>
                <w:rPrChange w:id="6194" w:author="Stefanie Lane" w:date="2022-06-23T15:12:00Z">
                  <w:rPr>
                    <w:ins w:id="6195" w:author="Stefanie Lane" w:date="2022-06-23T15:12:00Z"/>
                  </w:rPr>
                </w:rPrChange>
              </w:rPr>
              <w:pPrChange w:id="6196" w:author="Stefanie Lane" w:date="2022-06-23T15:12:00Z">
                <w:pPr/>
              </w:pPrChange>
            </w:pPr>
            <w:ins w:id="6197" w:author="Stefanie Lane" w:date="2022-06-23T15:12:00Z">
              <w:r w:rsidRPr="00EB4CE1">
                <w:rPr>
                  <w:rFonts w:ascii="Calibri" w:eastAsia="Times New Roman" w:hAnsi="Calibri" w:cs="Calibri"/>
                  <w:i/>
                  <w:iCs/>
                  <w:color w:val="000000"/>
                  <w:rPrChange w:id="6198" w:author="Stefanie Lane" w:date="2022-06-23T15:12:00Z">
                    <w:rPr/>
                  </w:rPrChange>
                </w:rPr>
                <w:t xml:space="preserve">Oenanthe </w:t>
              </w:r>
              <w:proofErr w:type="spellStart"/>
              <w:r w:rsidRPr="00EB4CE1">
                <w:rPr>
                  <w:rFonts w:ascii="Calibri" w:eastAsia="Times New Roman" w:hAnsi="Calibri" w:cs="Calibri"/>
                  <w:i/>
                  <w:iCs/>
                  <w:color w:val="000000"/>
                  <w:rPrChange w:id="6199" w:author="Stefanie Lane" w:date="2022-06-23T15:12:00Z">
                    <w:rPr/>
                  </w:rPrChange>
                </w:rPr>
                <w:t>sarmentosa</w:t>
              </w:r>
              <w:proofErr w:type="spellEnd"/>
            </w:ins>
          </w:p>
        </w:tc>
        <w:tc>
          <w:tcPr>
            <w:tcW w:w="869" w:type="dxa"/>
            <w:tcBorders>
              <w:top w:val="nil"/>
              <w:left w:val="nil"/>
              <w:bottom w:val="nil"/>
              <w:right w:val="nil"/>
            </w:tcBorders>
            <w:shd w:val="clear" w:color="auto" w:fill="auto"/>
            <w:noWrap/>
            <w:vAlign w:val="bottom"/>
            <w:hideMark/>
            <w:tcPrChange w:id="6200" w:author="Stefanie Lane" w:date="2022-06-23T15:14:00Z">
              <w:tcPr>
                <w:tcW w:w="960" w:type="dxa"/>
                <w:tcBorders>
                  <w:top w:val="nil"/>
                  <w:left w:val="nil"/>
                  <w:bottom w:val="nil"/>
                  <w:right w:val="nil"/>
                </w:tcBorders>
                <w:shd w:val="clear" w:color="auto" w:fill="auto"/>
                <w:noWrap/>
                <w:vAlign w:val="bottom"/>
                <w:hideMark/>
              </w:tcPr>
            </w:tcPrChange>
          </w:tcPr>
          <w:p w14:paraId="3A04F2B9" w14:textId="77777777" w:rsidR="00EB4CE1" w:rsidRPr="00EB4CE1" w:rsidRDefault="00EB4CE1" w:rsidP="00EB4CE1">
            <w:pPr>
              <w:spacing w:after="0" w:line="240" w:lineRule="auto"/>
              <w:jc w:val="center"/>
              <w:rPr>
                <w:ins w:id="6201" w:author="Stefanie Lane" w:date="2022-06-23T15:12:00Z"/>
                <w:rFonts w:ascii="Calibri" w:eastAsia="Times New Roman" w:hAnsi="Calibri" w:cs="Calibri"/>
                <w:color w:val="000000"/>
                <w:rPrChange w:id="6202" w:author="Stefanie Lane" w:date="2022-06-23T15:12:00Z">
                  <w:rPr>
                    <w:ins w:id="6203" w:author="Stefanie Lane" w:date="2022-06-23T15:12:00Z"/>
                  </w:rPr>
                </w:rPrChange>
              </w:rPr>
              <w:pPrChange w:id="6204" w:author="Stefanie Lane" w:date="2022-06-23T15:12:00Z">
                <w:pPr>
                  <w:jc w:val="center"/>
                </w:pPr>
              </w:pPrChange>
            </w:pPr>
            <w:ins w:id="6205" w:author="Stefanie Lane" w:date="2022-06-23T15:12:00Z">
              <w:r w:rsidRPr="00EB4CE1">
                <w:rPr>
                  <w:rFonts w:ascii="Calibri" w:eastAsia="Times New Roman" w:hAnsi="Calibri" w:cs="Calibri"/>
                  <w:color w:val="000000"/>
                  <w:rPrChange w:id="6206" w:author="Stefanie Lane" w:date="2022-06-23T15:12:00Z">
                    <w:rPr/>
                  </w:rPrChange>
                </w:rPr>
                <w:t>0.63</w:t>
              </w:r>
            </w:ins>
          </w:p>
        </w:tc>
        <w:tc>
          <w:tcPr>
            <w:tcW w:w="990" w:type="dxa"/>
            <w:tcBorders>
              <w:top w:val="nil"/>
              <w:left w:val="nil"/>
              <w:bottom w:val="nil"/>
              <w:right w:val="nil"/>
            </w:tcBorders>
            <w:shd w:val="clear" w:color="auto" w:fill="auto"/>
            <w:noWrap/>
            <w:vAlign w:val="bottom"/>
            <w:hideMark/>
            <w:tcPrChange w:id="6207" w:author="Stefanie Lane" w:date="2022-06-23T15:14:00Z">
              <w:tcPr>
                <w:tcW w:w="960" w:type="dxa"/>
                <w:tcBorders>
                  <w:top w:val="nil"/>
                  <w:left w:val="nil"/>
                  <w:bottom w:val="nil"/>
                  <w:right w:val="nil"/>
                </w:tcBorders>
                <w:shd w:val="clear" w:color="auto" w:fill="auto"/>
                <w:noWrap/>
                <w:vAlign w:val="bottom"/>
                <w:hideMark/>
              </w:tcPr>
            </w:tcPrChange>
          </w:tcPr>
          <w:p w14:paraId="6AE06DE9" w14:textId="77777777" w:rsidR="00EB4CE1" w:rsidRPr="00EB4CE1" w:rsidRDefault="00EB4CE1" w:rsidP="00EB4CE1">
            <w:pPr>
              <w:spacing w:after="0" w:line="240" w:lineRule="auto"/>
              <w:jc w:val="center"/>
              <w:rPr>
                <w:ins w:id="6208" w:author="Stefanie Lane" w:date="2022-06-23T15:12:00Z"/>
                <w:rFonts w:ascii="Calibri" w:eastAsia="Times New Roman" w:hAnsi="Calibri" w:cs="Calibri"/>
                <w:color w:val="000000"/>
                <w:rPrChange w:id="6209" w:author="Stefanie Lane" w:date="2022-06-23T15:12:00Z">
                  <w:rPr>
                    <w:ins w:id="6210" w:author="Stefanie Lane" w:date="2022-06-23T15:12:00Z"/>
                  </w:rPr>
                </w:rPrChange>
              </w:rPr>
              <w:pPrChange w:id="6211" w:author="Stefanie Lane" w:date="2022-06-23T15:12:00Z">
                <w:pPr>
                  <w:jc w:val="center"/>
                </w:pPr>
              </w:pPrChange>
            </w:pPr>
            <w:ins w:id="6212" w:author="Stefanie Lane" w:date="2022-06-23T15:12:00Z">
              <w:r w:rsidRPr="00EB4CE1">
                <w:rPr>
                  <w:rFonts w:ascii="Calibri" w:eastAsia="Times New Roman" w:hAnsi="Calibri" w:cs="Calibri"/>
                  <w:color w:val="000000"/>
                  <w:rPrChange w:id="6213"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6214" w:author="Stefanie Lane" w:date="2022-06-23T15:14:00Z">
              <w:tcPr>
                <w:tcW w:w="960" w:type="dxa"/>
                <w:tcBorders>
                  <w:top w:val="nil"/>
                  <w:left w:val="nil"/>
                  <w:bottom w:val="nil"/>
                  <w:right w:val="nil"/>
                </w:tcBorders>
                <w:shd w:val="clear" w:color="auto" w:fill="auto"/>
                <w:noWrap/>
                <w:vAlign w:val="bottom"/>
                <w:hideMark/>
              </w:tcPr>
            </w:tcPrChange>
          </w:tcPr>
          <w:p w14:paraId="3EE56128" w14:textId="77777777" w:rsidR="00EB4CE1" w:rsidRPr="00EB4CE1" w:rsidRDefault="00EB4CE1" w:rsidP="00EB4CE1">
            <w:pPr>
              <w:spacing w:after="0" w:line="240" w:lineRule="auto"/>
              <w:jc w:val="center"/>
              <w:rPr>
                <w:ins w:id="6215" w:author="Stefanie Lane" w:date="2022-06-23T15:12:00Z"/>
                <w:rFonts w:ascii="Calibri" w:eastAsia="Times New Roman" w:hAnsi="Calibri" w:cs="Calibri"/>
                <w:color w:val="000000"/>
                <w:rPrChange w:id="6216" w:author="Stefanie Lane" w:date="2022-06-23T15:12:00Z">
                  <w:rPr>
                    <w:ins w:id="6217" w:author="Stefanie Lane" w:date="2022-06-23T15:12:00Z"/>
                  </w:rPr>
                </w:rPrChange>
              </w:rPr>
              <w:pPrChange w:id="6218" w:author="Stefanie Lane" w:date="2022-06-23T15:12:00Z">
                <w:pPr>
                  <w:jc w:val="center"/>
                </w:pPr>
              </w:pPrChange>
            </w:pPr>
            <w:ins w:id="6219" w:author="Stefanie Lane" w:date="2022-06-23T15:12:00Z">
              <w:r w:rsidRPr="00EB4CE1">
                <w:rPr>
                  <w:rFonts w:ascii="Calibri" w:eastAsia="Times New Roman" w:hAnsi="Calibri" w:cs="Calibri"/>
                  <w:color w:val="000000"/>
                  <w:rPrChange w:id="6220"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22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CD0963" w14:textId="77777777" w:rsidR="00EB4CE1" w:rsidRPr="00EB4CE1" w:rsidRDefault="00EB4CE1" w:rsidP="00EB4CE1">
            <w:pPr>
              <w:spacing w:after="0" w:line="240" w:lineRule="auto"/>
              <w:jc w:val="center"/>
              <w:rPr>
                <w:ins w:id="6222" w:author="Stefanie Lane" w:date="2022-06-23T15:12:00Z"/>
                <w:rFonts w:ascii="Calibri" w:eastAsia="Times New Roman" w:hAnsi="Calibri" w:cs="Calibri"/>
                <w:color w:val="000000"/>
                <w:rPrChange w:id="6223" w:author="Stefanie Lane" w:date="2022-06-23T15:12:00Z">
                  <w:rPr>
                    <w:ins w:id="6224" w:author="Stefanie Lane" w:date="2022-06-23T15:12:00Z"/>
                  </w:rPr>
                </w:rPrChange>
              </w:rPr>
              <w:pPrChange w:id="6225" w:author="Stefanie Lane" w:date="2022-06-23T15:12:00Z">
                <w:pPr>
                  <w:jc w:val="center"/>
                </w:pPr>
              </w:pPrChange>
            </w:pPr>
            <w:ins w:id="6226" w:author="Stefanie Lane" w:date="2022-06-23T15:12:00Z">
              <w:r w:rsidRPr="00EB4CE1">
                <w:rPr>
                  <w:rFonts w:ascii="Calibri" w:eastAsia="Times New Roman" w:hAnsi="Calibri" w:cs="Calibri"/>
                  <w:color w:val="000000"/>
                  <w:rPrChange w:id="6227" w:author="Stefanie Lane" w:date="2022-06-23T15:12:00Z">
                    <w:rPr/>
                  </w:rPrChange>
                </w:rPr>
                <w:t>-100.0</w:t>
              </w:r>
            </w:ins>
          </w:p>
        </w:tc>
      </w:tr>
      <w:tr w:rsidR="00EB4CE1" w:rsidRPr="00EB4CE1" w14:paraId="199A87D6" w14:textId="77777777" w:rsidTr="006F10B7">
        <w:trPr>
          <w:trHeight w:val="290"/>
          <w:ins w:id="6228" w:author="Stefanie Lane" w:date="2022-06-23T15:12:00Z"/>
          <w:trPrChange w:id="622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23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08048F6" w14:textId="77777777" w:rsidR="00EB4CE1" w:rsidRPr="00EB4CE1" w:rsidRDefault="00EB4CE1" w:rsidP="00EB4CE1">
            <w:pPr>
              <w:spacing w:after="0" w:line="240" w:lineRule="auto"/>
              <w:rPr>
                <w:ins w:id="6231" w:author="Stefanie Lane" w:date="2022-06-23T15:12:00Z"/>
                <w:rFonts w:ascii="Calibri" w:eastAsia="Times New Roman" w:hAnsi="Calibri" w:cs="Calibri"/>
                <w:color w:val="000000"/>
                <w:rPrChange w:id="6232" w:author="Stefanie Lane" w:date="2022-06-23T15:12:00Z">
                  <w:rPr>
                    <w:ins w:id="6233" w:author="Stefanie Lane" w:date="2022-06-23T15:12:00Z"/>
                  </w:rPr>
                </w:rPrChange>
              </w:rPr>
              <w:pPrChange w:id="623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23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47BC97B" w14:textId="77777777" w:rsidR="00EB4CE1" w:rsidRPr="00EB4CE1" w:rsidRDefault="00EB4CE1" w:rsidP="00EB4CE1">
            <w:pPr>
              <w:spacing w:after="0" w:line="240" w:lineRule="auto"/>
              <w:rPr>
                <w:ins w:id="6236" w:author="Stefanie Lane" w:date="2022-06-23T15:12:00Z"/>
                <w:rFonts w:ascii="Calibri" w:eastAsia="Times New Roman" w:hAnsi="Calibri" w:cs="Calibri"/>
                <w:color w:val="000000"/>
                <w:rPrChange w:id="6237" w:author="Stefanie Lane" w:date="2022-06-23T15:12:00Z">
                  <w:rPr>
                    <w:ins w:id="6238" w:author="Stefanie Lane" w:date="2022-06-23T15:12:00Z"/>
                  </w:rPr>
                </w:rPrChange>
              </w:rPr>
              <w:pPrChange w:id="623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24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ED2B6E" w14:textId="77777777" w:rsidR="00EB4CE1" w:rsidRPr="00EB4CE1" w:rsidRDefault="00EB4CE1" w:rsidP="00EB4CE1">
            <w:pPr>
              <w:spacing w:after="0" w:line="240" w:lineRule="auto"/>
              <w:rPr>
                <w:ins w:id="6241" w:author="Stefanie Lane" w:date="2022-06-23T15:12:00Z"/>
                <w:rFonts w:ascii="Calibri" w:eastAsia="Times New Roman" w:hAnsi="Calibri" w:cs="Calibri"/>
                <w:i/>
                <w:iCs/>
                <w:color w:val="000000"/>
                <w:rPrChange w:id="6242" w:author="Stefanie Lane" w:date="2022-06-23T15:12:00Z">
                  <w:rPr>
                    <w:ins w:id="6243" w:author="Stefanie Lane" w:date="2022-06-23T15:12:00Z"/>
                  </w:rPr>
                </w:rPrChange>
              </w:rPr>
              <w:pPrChange w:id="6244" w:author="Stefanie Lane" w:date="2022-06-23T15:12:00Z">
                <w:pPr/>
              </w:pPrChange>
            </w:pPr>
            <w:ins w:id="6245" w:author="Stefanie Lane" w:date="2022-06-23T15:12:00Z">
              <w:r w:rsidRPr="00EB4CE1">
                <w:rPr>
                  <w:rFonts w:ascii="Calibri" w:eastAsia="Times New Roman" w:hAnsi="Calibri" w:cs="Calibri"/>
                  <w:i/>
                  <w:iCs/>
                  <w:color w:val="000000"/>
                  <w:rPrChange w:id="6246" w:author="Stefanie Lane" w:date="2022-06-23T15:12:00Z">
                    <w:rPr/>
                  </w:rPrChange>
                </w:rPr>
                <w:t xml:space="preserve">Poa </w:t>
              </w:r>
              <w:proofErr w:type="spellStart"/>
              <w:r w:rsidRPr="00EB4CE1">
                <w:rPr>
                  <w:rFonts w:ascii="Calibri" w:eastAsia="Times New Roman" w:hAnsi="Calibri" w:cs="Calibri"/>
                  <w:i/>
                  <w:iCs/>
                  <w:color w:val="000000"/>
                  <w:rPrChange w:id="6247" w:author="Stefanie Lane" w:date="2022-06-23T15:12:00Z">
                    <w:rPr/>
                  </w:rPrChange>
                </w:rPr>
                <w:t>trivialis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2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4A7FA33" w14:textId="77777777" w:rsidR="00EB4CE1" w:rsidRPr="00EB4CE1" w:rsidRDefault="00EB4CE1" w:rsidP="00EB4CE1">
            <w:pPr>
              <w:spacing w:after="0" w:line="240" w:lineRule="auto"/>
              <w:jc w:val="center"/>
              <w:rPr>
                <w:ins w:id="6249" w:author="Stefanie Lane" w:date="2022-06-23T15:12:00Z"/>
                <w:rFonts w:ascii="Calibri" w:eastAsia="Times New Roman" w:hAnsi="Calibri" w:cs="Calibri"/>
                <w:color w:val="000000"/>
                <w:rPrChange w:id="6250" w:author="Stefanie Lane" w:date="2022-06-23T15:12:00Z">
                  <w:rPr>
                    <w:ins w:id="6251" w:author="Stefanie Lane" w:date="2022-06-23T15:12:00Z"/>
                  </w:rPr>
                </w:rPrChange>
              </w:rPr>
              <w:pPrChange w:id="6252" w:author="Stefanie Lane" w:date="2022-06-23T15:12:00Z">
                <w:pPr>
                  <w:jc w:val="center"/>
                </w:pPr>
              </w:pPrChange>
            </w:pPr>
            <w:ins w:id="6253" w:author="Stefanie Lane" w:date="2022-06-23T15:12:00Z">
              <w:r w:rsidRPr="00EB4CE1">
                <w:rPr>
                  <w:rFonts w:ascii="Calibri" w:eastAsia="Times New Roman" w:hAnsi="Calibri" w:cs="Calibri"/>
                  <w:color w:val="000000"/>
                  <w:rPrChange w:id="6254" w:author="Stefanie Lane" w:date="2022-06-23T15:12:00Z">
                    <w:rPr/>
                  </w:rPrChange>
                </w:rPr>
                <w:t>0.11</w:t>
              </w:r>
            </w:ins>
          </w:p>
        </w:tc>
        <w:tc>
          <w:tcPr>
            <w:tcW w:w="990" w:type="dxa"/>
            <w:tcBorders>
              <w:top w:val="single" w:sz="4" w:space="0" w:color="auto"/>
              <w:left w:val="nil"/>
              <w:bottom w:val="single" w:sz="4" w:space="0" w:color="auto"/>
              <w:right w:val="nil"/>
            </w:tcBorders>
            <w:shd w:val="clear" w:color="auto" w:fill="auto"/>
            <w:noWrap/>
            <w:vAlign w:val="bottom"/>
            <w:hideMark/>
            <w:tcPrChange w:id="62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B3624E9" w14:textId="77777777" w:rsidR="00EB4CE1" w:rsidRPr="00EB4CE1" w:rsidRDefault="00EB4CE1" w:rsidP="00EB4CE1">
            <w:pPr>
              <w:spacing w:after="0" w:line="240" w:lineRule="auto"/>
              <w:jc w:val="center"/>
              <w:rPr>
                <w:ins w:id="6256" w:author="Stefanie Lane" w:date="2022-06-23T15:12:00Z"/>
                <w:rFonts w:ascii="Calibri" w:eastAsia="Times New Roman" w:hAnsi="Calibri" w:cs="Calibri"/>
                <w:color w:val="000000"/>
                <w:rPrChange w:id="6257" w:author="Stefanie Lane" w:date="2022-06-23T15:12:00Z">
                  <w:rPr>
                    <w:ins w:id="6258" w:author="Stefanie Lane" w:date="2022-06-23T15:12:00Z"/>
                  </w:rPr>
                </w:rPrChange>
              </w:rPr>
              <w:pPrChange w:id="6259" w:author="Stefanie Lane" w:date="2022-06-23T15:12:00Z">
                <w:pPr>
                  <w:jc w:val="center"/>
                </w:pPr>
              </w:pPrChange>
            </w:pPr>
            <w:ins w:id="6260" w:author="Stefanie Lane" w:date="2022-06-23T15:12:00Z">
              <w:r w:rsidRPr="00EB4CE1">
                <w:rPr>
                  <w:rFonts w:ascii="Calibri" w:eastAsia="Times New Roman" w:hAnsi="Calibri" w:cs="Calibri"/>
                  <w:color w:val="000000"/>
                  <w:rPrChange w:id="6261"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626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32C2D5" w14:textId="77777777" w:rsidR="00EB4CE1" w:rsidRPr="00EB4CE1" w:rsidRDefault="00EB4CE1" w:rsidP="00EB4CE1">
            <w:pPr>
              <w:spacing w:after="0" w:line="240" w:lineRule="auto"/>
              <w:jc w:val="center"/>
              <w:rPr>
                <w:ins w:id="6263" w:author="Stefanie Lane" w:date="2022-06-23T15:12:00Z"/>
                <w:rFonts w:ascii="Calibri" w:eastAsia="Times New Roman" w:hAnsi="Calibri" w:cs="Calibri"/>
                <w:color w:val="000000"/>
                <w:rPrChange w:id="6264" w:author="Stefanie Lane" w:date="2022-06-23T15:12:00Z">
                  <w:rPr>
                    <w:ins w:id="6265" w:author="Stefanie Lane" w:date="2022-06-23T15:12:00Z"/>
                  </w:rPr>
                </w:rPrChange>
              </w:rPr>
              <w:pPrChange w:id="6266" w:author="Stefanie Lane" w:date="2022-06-23T15:12:00Z">
                <w:pPr>
                  <w:jc w:val="center"/>
                </w:pPr>
              </w:pPrChange>
            </w:pPr>
            <w:ins w:id="6267" w:author="Stefanie Lane" w:date="2022-06-23T15:12:00Z">
              <w:r w:rsidRPr="00EB4CE1">
                <w:rPr>
                  <w:rFonts w:ascii="Calibri" w:eastAsia="Times New Roman" w:hAnsi="Calibri" w:cs="Calibri"/>
                  <w:color w:val="000000"/>
                  <w:rPrChange w:id="6268"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26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1692418" w14:textId="77777777" w:rsidR="00EB4CE1" w:rsidRPr="00EB4CE1" w:rsidRDefault="00EB4CE1" w:rsidP="00EB4CE1">
            <w:pPr>
              <w:spacing w:after="0" w:line="240" w:lineRule="auto"/>
              <w:jc w:val="center"/>
              <w:rPr>
                <w:ins w:id="6270" w:author="Stefanie Lane" w:date="2022-06-23T15:12:00Z"/>
                <w:rFonts w:ascii="Calibri" w:eastAsia="Times New Roman" w:hAnsi="Calibri" w:cs="Calibri"/>
                <w:color w:val="000000"/>
                <w:rPrChange w:id="6271" w:author="Stefanie Lane" w:date="2022-06-23T15:12:00Z">
                  <w:rPr>
                    <w:ins w:id="6272" w:author="Stefanie Lane" w:date="2022-06-23T15:12:00Z"/>
                  </w:rPr>
                </w:rPrChange>
              </w:rPr>
              <w:pPrChange w:id="6273" w:author="Stefanie Lane" w:date="2022-06-23T15:12:00Z">
                <w:pPr>
                  <w:jc w:val="center"/>
                </w:pPr>
              </w:pPrChange>
            </w:pPr>
            <w:ins w:id="6274" w:author="Stefanie Lane" w:date="2022-06-23T15:12:00Z">
              <w:r w:rsidRPr="00EB4CE1">
                <w:rPr>
                  <w:rFonts w:ascii="Calibri" w:eastAsia="Times New Roman" w:hAnsi="Calibri" w:cs="Calibri"/>
                  <w:color w:val="000000"/>
                  <w:rPrChange w:id="6275" w:author="Stefanie Lane" w:date="2022-06-23T15:12:00Z">
                    <w:rPr/>
                  </w:rPrChange>
                </w:rPr>
                <w:t>-100.0</w:t>
              </w:r>
            </w:ins>
          </w:p>
        </w:tc>
      </w:tr>
      <w:tr w:rsidR="00EB4CE1" w:rsidRPr="00EB4CE1" w14:paraId="20A44EEC" w14:textId="77777777" w:rsidTr="006F10B7">
        <w:trPr>
          <w:trHeight w:val="290"/>
          <w:ins w:id="6276" w:author="Stefanie Lane" w:date="2022-06-23T15:12:00Z"/>
          <w:trPrChange w:id="627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27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859CB6C" w14:textId="77777777" w:rsidR="00EB4CE1" w:rsidRPr="00EB4CE1" w:rsidRDefault="00EB4CE1" w:rsidP="00EB4CE1">
            <w:pPr>
              <w:spacing w:after="0" w:line="240" w:lineRule="auto"/>
              <w:rPr>
                <w:ins w:id="6279" w:author="Stefanie Lane" w:date="2022-06-23T15:12:00Z"/>
                <w:rFonts w:ascii="Calibri" w:eastAsia="Times New Roman" w:hAnsi="Calibri" w:cs="Calibri"/>
                <w:color w:val="000000"/>
                <w:rPrChange w:id="6280" w:author="Stefanie Lane" w:date="2022-06-23T15:12:00Z">
                  <w:rPr>
                    <w:ins w:id="6281" w:author="Stefanie Lane" w:date="2022-06-23T15:12:00Z"/>
                  </w:rPr>
                </w:rPrChange>
              </w:rPr>
              <w:pPrChange w:id="628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28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7DDCE4C" w14:textId="77777777" w:rsidR="00EB4CE1" w:rsidRPr="00EB4CE1" w:rsidRDefault="00EB4CE1" w:rsidP="00EB4CE1">
            <w:pPr>
              <w:spacing w:after="0" w:line="240" w:lineRule="auto"/>
              <w:rPr>
                <w:ins w:id="6284" w:author="Stefanie Lane" w:date="2022-06-23T15:12:00Z"/>
                <w:rFonts w:ascii="Calibri" w:eastAsia="Times New Roman" w:hAnsi="Calibri" w:cs="Calibri"/>
                <w:color w:val="000000"/>
                <w:rPrChange w:id="6285" w:author="Stefanie Lane" w:date="2022-06-23T15:12:00Z">
                  <w:rPr>
                    <w:ins w:id="6286" w:author="Stefanie Lane" w:date="2022-06-23T15:12:00Z"/>
                  </w:rPr>
                </w:rPrChange>
              </w:rPr>
              <w:pPrChange w:id="6287" w:author="Stefanie Lane" w:date="2022-06-23T15:12:00Z">
                <w:pPr/>
              </w:pPrChange>
            </w:pPr>
          </w:p>
        </w:tc>
        <w:tc>
          <w:tcPr>
            <w:tcW w:w="3320" w:type="dxa"/>
            <w:tcBorders>
              <w:top w:val="nil"/>
              <w:left w:val="nil"/>
              <w:bottom w:val="nil"/>
              <w:right w:val="nil"/>
            </w:tcBorders>
            <w:shd w:val="clear" w:color="auto" w:fill="auto"/>
            <w:noWrap/>
            <w:vAlign w:val="bottom"/>
            <w:hideMark/>
            <w:tcPrChange w:id="6288" w:author="Stefanie Lane" w:date="2022-06-23T15:14:00Z">
              <w:tcPr>
                <w:tcW w:w="3320" w:type="dxa"/>
                <w:tcBorders>
                  <w:top w:val="nil"/>
                  <w:left w:val="nil"/>
                  <w:bottom w:val="nil"/>
                  <w:right w:val="nil"/>
                </w:tcBorders>
                <w:shd w:val="clear" w:color="auto" w:fill="auto"/>
                <w:noWrap/>
                <w:vAlign w:val="bottom"/>
                <w:hideMark/>
              </w:tcPr>
            </w:tcPrChange>
          </w:tcPr>
          <w:p w14:paraId="633FE7D7" w14:textId="77777777" w:rsidR="00EB4CE1" w:rsidRPr="00EB4CE1" w:rsidRDefault="00EB4CE1" w:rsidP="00EB4CE1">
            <w:pPr>
              <w:spacing w:after="0" w:line="240" w:lineRule="auto"/>
              <w:rPr>
                <w:ins w:id="6289" w:author="Stefanie Lane" w:date="2022-06-23T15:12:00Z"/>
                <w:rFonts w:ascii="Calibri" w:eastAsia="Times New Roman" w:hAnsi="Calibri" w:cs="Calibri"/>
                <w:i/>
                <w:iCs/>
                <w:color w:val="000000"/>
                <w:rPrChange w:id="6290" w:author="Stefanie Lane" w:date="2022-06-23T15:12:00Z">
                  <w:rPr>
                    <w:ins w:id="6291" w:author="Stefanie Lane" w:date="2022-06-23T15:12:00Z"/>
                  </w:rPr>
                </w:rPrChange>
              </w:rPr>
              <w:pPrChange w:id="6292" w:author="Stefanie Lane" w:date="2022-06-23T15:12:00Z">
                <w:pPr/>
              </w:pPrChange>
            </w:pPr>
            <w:ins w:id="6293" w:author="Stefanie Lane" w:date="2022-06-23T15:12:00Z">
              <w:r w:rsidRPr="00EB4CE1">
                <w:rPr>
                  <w:rFonts w:ascii="Calibri" w:eastAsia="Times New Roman" w:hAnsi="Calibri" w:cs="Calibri"/>
                  <w:i/>
                  <w:iCs/>
                  <w:color w:val="000000"/>
                  <w:rPrChange w:id="6294" w:author="Stefanie Lane" w:date="2022-06-23T15:12:00Z">
                    <w:rPr/>
                  </w:rPrChange>
                </w:rPr>
                <w:t>Sium suave</w:t>
              </w:r>
            </w:ins>
          </w:p>
        </w:tc>
        <w:tc>
          <w:tcPr>
            <w:tcW w:w="869" w:type="dxa"/>
            <w:tcBorders>
              <w:top w:val="nil"/>
              <w:left w:val="nil"/>
              <w:bottom w:val="nil"/>
              <w:right w:val="nil"/>
            </w:tcBorders>
            <w:shd w:val="clear" w:color="auto" w:fill="auto"/>
            <w:noWrap/>
            <w:vAlign w:val="bottom"/>
            <w:hideMark/>
            <w:tcPrChange w:id="6295" w:author="Stefanie Lane" w:date="2022-06-23T15:14:00Z">
              <w:tcPr>
                <w:tcW w:w="960" w:type="dxa"/>
                <w:tcBorders>
                  <w:top w:val="nil"/>
                  <w:left w:val="nil"/>
                  <w:bottom w:val="nil"/>
                  <w:right w:val="nil"/>
                </w:tcBorders>
                <w:shd w:val="clear" w:color="auto" w:fill="auto"/>
                <w:noWrap/>
                <w:vAlign w:val="bottom"/>
                <w:hideMark/>
              </w:tcPr>
            </w:tcPrChange>
          </w:tcPr>
          <w:p w14:paraId="25ADFFB8" w14:textId="77777777" w:rsidR="00EB4CE1" w:rsidRPr="00EB4CE1" w:rsidRDefault="00EB4CE1" w:rsidP="00EB4CE1">
            <w:pPr>
              <w:spacing w:after="0" w:line="240" w:lineRule="auto"/>
              <w:jc w:val="center"/>
              <w:rPr>
                <w:ins w:id="6296" w:author="Stefanie Lane" w:date="2022-06-23T15:12:00Z"/>
                <w:rFonts w:ascii="Calibri" w:eastAsia="Times New Roman" w:hAnsi="Calibri" w:cs="Calibri"/>
                <w:color w:val="000000"/>
                <w:rPrChange w:id="6297" w:author="Stefanie Lane" w:date="2022-06-23T15:12:00Z">
                  <w:rPr>
                    <w:ins w:id="6298" w:author="Stefanie Lane" w:date="2022-06-23T15:12:00Z"/>
                  </w:rPr>
                </w:rPrChange>
              </w:rPr>
              <w:pPrChange w:id="6299" w:author="Stefanie Lane" w:date="2022-06-23T15:12:00Z">
                <w:pPr>
                  <w:jc w:val="center"/>
                </w:pPr>
              </w:pPrChange>
            </w:pPr>
            <w:ins w:id="6300" w:author="Stefanie Lane" w:date="2022-06-23T15:12:00Z">
              <w:r w:rsidRPr="00EB4CE1">
                <w:rPr>
                  <w:rFonts w:ascii="Calibri" w:eastAsia="Times New Roman" w:hAnsi="Calibri" w:cs="Calibri"/>
                  <w:color w:val="000000"/>
                  <w:rPrChange w:id="6301" w:author="Stefanie Lane" w:date="2022-06-23T15:12:00Z">
                    <w:rPr/>
                  </w:rPrChange>
                </w:rPr>
                <w:t>0.63</w:t>
              </w:r>
            </w:ins>
          </w:p>
        </w:tc>
        <w:tc>
          <w:tcPr>
            <w:tcW w:w="990" w:type="dxa"/>
            <w:tcBorders>
              <w:top w:val="nil"/>
              <w:left w:val="nil"/>
              <w:bottom w:val="nil"/>
              <w:right w:val="nil"/>
            </w:tcBorders>
            <w:shd w:val="clear" w:color="auto" w:fill="auto"/>
            <w:noWrap/>
            <w:vAlign w:val="bottom"/>
            <w:hideMark/>
            <w:tcPrChange w:id="6302" w:author="Stefanie Lane" w:date="2022-06-23T15:14:00Z">
              <w:tcPr>
                <w:tcW w:w="960" w:type="dxa"/>
                <w:tcBorders>
                  <w:top w:val="nil"/>
                  <w:left w:val="nil"/>
                  <w:bottom w:val="nil"/>
                  <w:right w:val="nil"/>
                </w:tcBorders>
                <w:shd w:val="clear" w:color="auto" w:fill="auto"/>
                <w:noWrap/>
                <w:vAlign w:val="bottom"/>
                <w:hideMark/>
              </w:tcPr>
            </w:tcPrChange>
          </w:tcPr>
          <w:p w14:paraId="1F37FCCE" w14:textId="77777777" w:rsidR="00EB4CE1" w:rsidRPr="00EB4CE1" w:rsidRDefault="00EB4CE1" w:rsidP="00EB4CE1">
            <w:pPr>
              <w:spacing w:after="0" w:line="240" w:lineRule="auto"/>
              <w:jc w:val="center"/>
              <w:rPr>
                <w:ins w:id="6303" w:author="Stefanie Lane" w:date="2022-06-23T15:12:00Z"/>
                <w:rFonts w:ascii="Calibri" w:eastAsia="Times New Roman" w:hAnsi="Calibri" w:cs="Calibri"/>
                <w:color w:val="000000"/>
                <w:rPrChange w:id="6304" w:author="Stefanie Lane" w:date="2022-06-23T15:12:00Z">
                  <w:rPr>
                    <w:ins w:id="6305" w:author="Stefanie Lane" w:date="2022-06-23T15:12:00Z"/>
                  </w:rPr>
                </w:rPrChange>
              </w:rPr>
              <w:pPrChange w:id="6306" w:author="Stefanie Lane" w:date="2022-06-23T15:12:00Z">
                <w:pPr>
                  <w:jc w:val="center"/>
                </w:pPr>
              </w:pPrChange>
            </w:pPr>
            <w:ins w:id="6307" w:author="Stefanie Lane" w:date="2022-06-23T15:12:00Z">
              <w:r w:rsidRPr="00EB4CE1">
                <w:rPr>
                  <w:rFonts w:ascii="Calibri" w:eastAsia="Times New Roman" w:hAnsi="Calibri" w:cs="Calibri"/>
                  <w:color w:val="000000"/>
                  <w:rPrChange w:id="6308" w:author="Stefanie Lane" w:date="2022-06-23T15:12:00Z">
                    <w:rPr/>
                  </w:rPrChange>
                </w:rPr>
                <w:t>0.17</w:t>
              </w:r>
            </w:ins>
          </w:p>
        </w:tc>
        <w:tc>
          <w:tcPr>
            <w:tcW w:w="810" w:type="dxa"/>
            <w:tcBorders>
              <w:top w:val="nil"/>
              <w:left w:val="nil"/>
              <w:bottom w:val="nil"/>
              <w:right w:val="nil"/>
            </w:tcBorders>
            <w:shd w:val="clear" w:color="auto" w:fill="auto"/>
            <w:noWrap/>
            <w:vAlign w:val="bottom"/>
            <w:hideMark/>
            <w:tcPrChange w:id="6309" w:author="Stefanie Lane" w:date="2022-06-23T15:14:00Z">
              <w:tcPr>
                <w:tcW w:w="960" w:type="dxa"/>
                <w:tcBorders>
                  <w:top w:val="nil"/>
                  <w:left w:val="nil"/>
                  <w:bottom w:val="nil"/>
                  <w:right w:val="nil"/>
                </w:tcBorders>
                <w:shd w:val="clear" w:color="auto" w:fill="auto"/>
                <w:noWrap/>
                <w:vAlign w:val="bottom"/>
                <w:hideMark/>
              </w:tcPr>
            </w:tcPrChange>
          </w:tcPr>
          <w:p w14:paraId="41EA1ED6" w14:textId="77777777" w:rsidR="00EB4CE1" w:rsidRPr="00EB4CE1" w:rsidRDefault="00EB4CE1" w:rsidP="00EB4CE1">
            <w:pPr>
              <w:spacing w:after="0" w:line="240" w:lineRule="auto"/>
              <w:jc w:val="center"/>
              <w:rPr>
                <w:ins w:id="6310" w:author="Stefanie Lane" w:date="2022-06-23T15:12:00Z"/>
                <w:rFonts w:ascii="Calibri" w:eastAsia="Times New Roman" w:hAnsi="Calibri" w:cs="Calibri"/>
                <w:color w:val="000000"/>
                <w:rPrChange w:id="6311" w:author="Stefanie Lane" w:date="2022-06-23T15:12:00Z">
                  <w:rPr>
                    <w:ins w:id="6312" w:author="Stefanie Lane" w:date="2022-06-23T15:12:00Z"/>
                  </w:rPr>
                </w:rPrChange>
              </w:rPr>
              <w:pPrChange w:id="6313" w:author="Stefanie Lane" w:date="2022-06-23T15:12:00Z">
                <w:pPr>
                  <w:jc w:val="center"/>
                </w:pPr>
              </w:pPrChange>
            </w:pPr>
            <w:ins w:id="6314" w:author="Stefanie Lane" w:date="2022-06-23T15:12:00Z">
              <w:r w:rsidRPr="00EB4CE1">
                <w:rPr>
                  <w:rFonts w:ascii="Calibri" w:eastAsia="Times New Roman" w:hAnsi="Calibri" w:cs="Calibri"/>
                  <w:color w:val="000000"/>
                  <w:rPrChange w:id="6315"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631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ADD3D4" w14:textId="77777777" w:rsidR="00EB4CE1" w:rsidRPr="00EB4CE1" w:rsidRDefault="00EB4CE1" w:rsidP="00EB4CE1">
            <w:pPr>
              <w:spacing w:after="0" w:line="240" w:lineRule="auto"/>
              <w:jc w:val="center"/>
              <w:rPr>
                <w:ins w:id="6317" w:author="Stefanie Lane" w:date="2022-06-23T15:12:00Z"/>
                <w:rFonts w:ascii="Calibri" w:eastAsia="Times New Roman" w:hAnsi="Calibri" w:cs="Calibri"/>
                <w:color w:val="000000"/>
                <w:rPrChange w:id="6318" w:author="Stefanie Lane" w:date="2022-06-23T15:12:00Z">
                  <w:rPr>
                    <w:ins w:id="6319" w:author="Stefanie Lane" w:date="2022-06-23T15:12:00Z"/>
                  </w:rPr>
                </w:rPrChange>
              </w:rPr>
              <w:pPrChange w:id="6320" w:author="Stefanie Lane" w:date="2022-06-23T15:12:00Z">
                <w:pPr>
                  <w:jc w:val="center"/>
                </w:pPr>
              </w:pPrChange>
            </w:pPr>
            <w:ins w:id="6321" w:author="Stefanie Lane" w:date="2022-06-23T15:12:00Z">
              <w:r w:rsidRPr="00EB4CE1">
                <w:rPr>
                  <w:rFonts w:ascii="Calibri" w:eastAsia="Times New Roman" w:hAnsi="Calibri" w:cs="Calibri"/>
                  <w:color w:val="000000"/>
                  <w:rPrChange w:id="6322" w:author="Stefanie Lane" w:date="2022-06-23T15:12:00Z">
                    <w:rPr/>
                  </w:rPrChange>
                </w:rPr>
                <w:t>-100.0</w:t>
              </w:r>
            </w:ins>
          </w:p>
        </w:tc>
      </w:tr>
      <w:tr w:rsidR="00EB4CE1" w:rsidRPr="00EB4CE1" w14:paraId="625718B1" w14:textId="77777777" w:rsidTr="006F10B7">
        <w:trPr>
          <w:trHeight w:val="290"/>
          <w:ins w:id="6323" w:author="Stefanie Lane" w:date="2022-06-23T15:12:00Z"/>
          <w:trPrChange w:id="632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32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A748495" w14:textId="77777777" w:rsidR="00EB4CE1" w:rsidRPr="00EB4CE1" w:rsidRDefault="00EB4CE1" w:rsidP="00EB4CE1">
            <w:pPr>
              <w:spacing w:after="0" w:line="240" w:lineRule="auto"/>
              <w:rPr>
                <w:ins w:id="6326" w:author="Stefanie Lane" w:date="2022-06-23T15:12:00Z"/>
                <w:rFonts w:ascii="Calibri" w:eastAsia="Times New Roman" w:hAnsi="Calibri" w:cs="Calibri"/>
                <w:color w:val="000000"/>
                <w:rPrChange w:id="6327" w:author="Stefanie Lane" w:date="2022-06-23T15:12:00Z">
                  <w:rPr>
                    <w:ins w:id="6328" w:author="Stefanie Lane" w:date="2022-06-23T15:12:00Z"/>
                  </w:rPr>
                </w:rPrChange>
              </w:rPr>
              <w:pPrChange w:id="632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33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0F2198" w14:textId="77777777" w:rsidR="00EB4CE1" w:rsidRPr="00EB4CE1" w:rsidRDefault="00EB4CE1" w:rsidP="00EB4CE1">
            <w:pPr>
              <w:spacing w:after="0" w:line="240" w:lineRule="auto"/>
              <w:rPr>
                <w:ins w:id="6331" w:author="Stefanie Lane" w:date="2022-06-23T15:12:00Z"/>
                <w:rFonts w:ascii="Calibri" w:eastAsia="Times New Roman" w:hAnsi="Calibri" w:cs="Calibri"/>
                <w:color w:val="000000"/>
                <w:rPrChange w:id="6332" w:author="Stefanie Lane" w:date="2022-06-23T15:12:00Z">
                  <w:rPr>
                    <w:ins w:id="6333" w:author="Stefanie Lane" w:date="2022-06-23T15:12:00Z"/>
                  </w:rPr>
                </w:rPrChange>
              </w:rPr>
              <w:pPrChange w:id="633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33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688996A" w14:textId="77777777" w:rsidR="00EB4CE1" w:rsidRPr="00EB4CE1" w:rsidRDefault="00EB4CE1" w:rsidP="00EB4CE1">
            <w:pPr>
              <w:spacing w:after="0" w:line="240" w:lineRule="auto"/>
              <w:rPr>
                <w:ins w:id="6336" w:author="Stefanie Lane" w:date="2022-06-23T15:12:00Z"/>
                <w:rFonts w:ascii="Calibri" w:eastAsia="Times New Roman" w:hAnsi="Calibri" w:cs="Calibri"/>
                <w:i/>
                <w:iCs/>
                <w:color w:val="000000"/>
                <w:rPrChange w:id="6337" w:author="Stefanie Lane" w:date="2022-06-23T15:12:00Z">
                  <w:rPr>
                    <w:ins w:id="6338" w:author="Stefanie Lane" w:date="2022-06-23T15:12:00Z"/>
                  </w:rPr>
                </w:rPrChange>
              </w:rPr>
              <w:pPrChange w:id="6339" w:author="Stefanie Lane" w:date="2022-06-23T15:12:00Z">
                <w:pPr/>
              </w:pPrChange>
            </w:pPr>
            <w:ins w:id="6340" w:author="Stefanie Lane" w:date="2022-06-23T15:12:00Z">
              <w:r w:rsidRPr="00EB4CE1">
                <w:rPr>
                  <w:rFonts w:ascii="Calibri" w:eastAsia="Times New Roman" w:hAnsi="Calibri" w:cs="Calibri"/>
                  <w:i/>
                  <w:iCs/>
                  <w:color w:val="000000"/>
                  <w:rPrChange w:id="6341" w:author="Stefanie Lane" w:date="2022-06-23T15:12:00Z">
                    <w:rPr/>
                  </w:rPrChange>
                </w:rPr>
                <w:t>Caltha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634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723F24" w14:textId="77777777" w:rsidR="00EB4CE1" w:rsidRPr="00EB4CE1" w:rsidRDefault="00EB4CE1" w:rsidP="00EB4CE1">
            <w:pPr>
              <w:spacing w:after="0" w:line="240" w:lineRule="auto"/>
              <w:jc w:val="center"/>
              <w:rPr>
                <w:ins w:id="6343" w:author="Stefanie Lane" w:date="2022-06-23T15:12:00Z"/>
                <w:rFonts w:ascii="Calibri" w:eastAsia="Times New Roman" w:hAnsi="Calibri" w:cs="Calibri"/>
                <w:color w:val="000000"/>
                <w:rPrChange w:id="6344" w:author="Stefanie Lane" w:date="2022-06-23T15:12:00Z">
                  <w:rPr>
                    <w:ins w:id="6345" w:author="Stefanie Lane" w:date="2022-06-23T15:12:00Z"/>
                  </w:rPr>
                </w:rPrChange>
              </w:rPr>
              <w:pPrChange w:id="6346" w:author="Stefanie Lane" w:date="2022-06-23T15:12:00Z">
                <w:pPr>
                  <w:jc w:val="center"/>
                </w:pPr>
              </w:pPrChange>
            </w:pPr>
            <w:ins w:id="6347" w:author="Stefanie Lane" w:date="2022-06-23T15:12:00Z">
              <w:r w:rsidRPr="00EB4CE1">
                <w:rPr>
                  <w:rFonts w:ascii="Calibri" w:eastAsia="Times New Roman" w:hAnsi="Calibri" w:cs="Calibri"/>
                  <w:color w:val="000000"/>
                  <w:rPrChange w:id="6348" w:author="Stefanie Lane" w:date="2022-06-23T15:12:00Z">
                    <w:rPr/>
                  </w:rPrChange>
                </w:rPr>
                <w:t>0.95</w:t>
              </w:r>
            </w:ins>
          </w:p>
        </w:tc>
        <w:tc>
          <w:tcPr>
            <w:tcW w:w="990" w:type="dxa"/>
            <w:tcBorders>
              <w:top w:val="single" w:sz="4" w:space="0" w:color="auto"/>
              <w:left w:val="nil"/>
              <w:bottom w:val="single" w:sz="4" w:space="0" w:color="auto"/>
              <w:right w:val="nil"/>
            </w:tcBorders>
            <w:shd w:val="clear" w:color="auto" w:fill="auto"/>
            <w:noWrap/>
            <w:vAlign w:val="bottom"/>
            <w:hideMark/>
            <w:tcPrChange w:id="63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6ED146F" w14:textId="77777777" w:rsidR="00EB4CE1" w:rsidRPr="00EB4CE1" w:rsidRDefault="00EB4CE1" w:rsidP="00EB4CE1">
            <w:pPr>
              <w:spacing w:after="0" w:line="240" w:lineRule="auto"/>
              <w:jc w:val="center"/>
              <w:rPr>
                <w:ins w:id="6350" w:author="Stefanie Lane" w:date="2022-06-23T15:12:00Z"/>
                <w:rFonts w:ascii="Calibri" w:eastAsia="Times New Roman" w:hAnsi="Calibri" w:cs="Calibri"/>
                <w:color w:val="000000"/>
                <w:rPrChange w:id="6351" w:author="Stefanie Lane" w:date="2022-06-23T15:12:00Z">
                  <w:rPr>
                    <w:ins w:id="6352" w:author="Stefanie Lane" w:date="2022-06-23T15:12:00Z"/>
                  </w:rPr>
                </w:rPrChange>
              </w:rPr>
              <w:pPrChange w:id="6353" w:author="Stefanie Lane" w:date="2022-06-23T15:12:00Z">
                <w:pPr>
                  <w:jc w:val="center"/>
                </w:pPr>
              </w:pPrChange>
            </w:pPr>
            <w:ins w:id="6354" w:author="Stefanie Lane" w:date="2022-06-23T15:12:00Z">
              <w:r w:rsidRPr="00EB4CE1">
                <w:rPr>
                  <w:rFonts w:ascii="Calibri" w:eastAsia="Times New Roman" w:hAnsi="Calibri" w:cs="Calibri"/>
                  <w:color w:val="000000"/>
                  <w:rPrChange w:id="6355" w:author="Stefanie Lane" w:date="2022-06-23T15:12:00Z">
                    <w:rPr/>
                  </w:rPrChange>
                </w:rPr>
                <w:t>0.22</w:t>
              </w:r>
            </w:ins>
          </w:p>
        </w:tc>
        <w:tc>
          <w:tcPr>
            <w:tcW w:w="810" w:type="dxa"/>
            <w:tcBorders>
              <w:top w:val="single" w:sz="4" w:space="0" w:color="auto"/>
              <w:left w:val="nil"/>
              <w:bottom w:val="single" w:sz="4" w:space="0" w:color="auto"/>
              <w:right w:val="nil"/>
            </w:tcBorders>
            <w:shd w:val="clear" w:color="auto" w:fill="auto"/>
            <w:noWrap/>
            <w:vAlign w:val="bottom"/>
            <w:hideMark/>
            <w:tcPrChange w:id="635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359D52" w14:textId="77777777" w:rsidR="00EB4CE1" w:rsidRPr="00EB4CE1" w:rsidRDefault="00EB4CE1" w:rsidP="00EB4CE1">
            <w:pPr>
              <w:spacing w:after="0" w:line="240" w:lineRule="auto"/>
              <w:jc w:val="center"/>
              <w:rPr>
                <w:ins w:id="6357" w:author="Stefanie Lane" w:date="2022-06-23T15:12:00Z"/>
                <w:rFonts w:ascii="Calibri" w:eastAsia="Times New Roman" w:hAnsi="Calibri" w:cs="Calibri"/>
                <w:color w:val="000000"/>
                <w:rPrChange w:id="6358" w:author="Stefanie Lane" w:date="2022-06-23T15:12:00Z">
                  <w:rPr>
                    <w:ins w:id="6359" w:author="Stefanie Lane" w:date="2022-06-23T15:12:00Z"/>
                  </w:rPr>
                </w:rPrChange>
              </w:rPr>
              <w:pPrChange w:id="6360" w:author="Stefanie Lane" w:date="2022-06-23T15:12:00Z">
                <w:pPr>
                  <w:jc w:val="center"/>
                </w:pPr>
              </w:pPrChange>
            </w:pPr>
            <w:ins w:id="6361" w:author="Stefanie Lane" w:date="2022-06-23T15:12:00Z">
              <w:r w:rsidRPr="00EB4CE1">
                <w:rPr>
                  <w:rFonts w:ascii="Calibri" w:eastAsia="Times New Roman" w:hAnsi="Calibri" w:cs="Calibri"/>
                  <w:color w:val="000000"/>
                  <w:rPrChange w:id="6362"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36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3E13911" w14:textId="77777777" w:rsidR="00EB4CE1" w:rsidRPr="00EB4CE1" w:rsidRDefault="00EB4CE1" w:rsidP="00EB4CE1">
            <w:pPr>
              <w:spacing w:after="0" w:line="240" w:lineRule="auto"/>
              <w:jc w:val="center"/>
              <w:rPr>
                <w:ins w:id="6364" w:author="Stefanie Lane" w:date="2022-06-23T15:12:00Z"/>
                <w:rFonts w:ascii="Calibri" w:eastAsia="Times New Roman" w:hAnsi="Calibri" w:cs="Calibri"/>
                <w:color w:val="000000"/>
                <w:rPrChange w:id="6365" w:author="Stefanie Lane" w:date="2022-06-23T15:12:00Z">
                  <w:rPr>
                    <w:ins w:id="6366" w:author="Stefanie Lane" w:date="2022-06-23T15:12:00Z"/>
                  </w:rPr>
                </w:rPrChange>
              </w:rPr>
              <w:pPrChange w:id="6367" w:author="Stefanie Lane" w:date="2022-06-23T15:12:00Z">
                <w:pPr>
                  <w:jc w:val="center"/>
                </w:pPr>
              </w:pPrChange>
            </w:pPr>
            <w:ins w:id="6368" w:author="Stefanie Lane" w:date="2022-06-23T15:12:00Z">
              <w:r w:rsidRPr="00EB4CE1">
                <w:rPr>
                  <w:rFonts w:ascii="Calibri" w:eastAsia="Times New Roman" w:hAnsi="Calibri" w:cs="Calibri"/>
                  <w:color w:val="000000"/>
                  <w:rPrChange w:id="6369" w:author="Stefanie Lane" w:date="2022-06-23T15:12:00Z">
                    <w:rPr/>
                  </w:rPrChange>
                </w:rPr>
                <w:t>-92.5</w:t>
              </w:r>
            </w:ins>
          </w:p>
        </w:tc>
      </w:tr>
      <w:tr w:rsidR="00EB4CE1" w:rsidRPr="00EB4CE1" w14:paraId="32C80DF3" w14:textId="77777777" w:rsidTr="006F10B7">
        <w:trPr>
          <w:trHeight w:val="290"/>
          <w:ins w:id="6370" w:author="Stefanie Lane" w:date="2022-06-23T15:12:00Z"/>
          <w:trPrChange w:id="637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37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25B1E22" w14:textId="77777777" w:rsidR="00EB4CE1" w:rsidRPr="00EB4CE1" w:rsidRDefault="00EB4CE1" w:rsidP="00EB4CE1">
            <w:pPr>
              <w:spacing w:after="0" w:line="240" w:lineRule="auto"/>
              <w:rPr>
                <w:ins w:id="6373" w:author="Stefanie Lane" w:date="2022-06-23T15:12:00Z"/>
                <w:rFonts w:ascii="Calibri" w:eastAsia="Times New Roman" w:hAnsi="Calibri" w:cs="Calibri"/>
                <w:color w:val="000000"/>
                <w:rPrChange w:id="6374" w:author="Stefanie Lane" w:date="2022-06-23T15:12:00Z">
                  <w:rPr>
                    <w:ins w:id="6375" w:author="Stefanie Lane" w:date="2022-06-23T15:12:00Z"/>
                  </w:rPr>
                </w:rPrChange>
              </w:rPr>
              <w:pPrChange w:id="637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37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C9FE468" w14:textId="77777777" w:rsidR="00EB4CE1" w:rsidRPr="00EB4CE1" w:rsidRDefault="00EB4CE1" w:rsidP="00EB4CE1">
            <w:pPr>
              <w:spacing w:after="0" w:line="240" w:lineRule="auto"/>
              <w:rPr>
                <w:ins w:id="6378" w:author="Stefanie Lane" w:date="2022-06-23T15:12:00Z"/>
                <w:rFonts w:ascii="Calibri" w:eastAsia="Times New Roman" w:hAnsi="Calibri" w:cs="Calibri"/>
                <w:color w:val="000000"/>
                <w:rPrChange w:id="6379" w:author="Stefanie Lane" w:date="2022-06-23T15:12:00Z">
                  <w:rPr>
                    <w:ins w:id="6380" w:author="Stefanie Lane" w:date="2022-06-23T15:12:00Z"/>
                  </w:rPr>
                </w:rPrChange>
              </w:rPr>
              <w:pPrChange w:id="6381" w:author="Stefanie Lane" w:date="2022-06-23T15:12:00Z">
                <w:pPr/>
              </w:pPrChange>
            </w:pPr>
          </w:p>
        </w:tc>
        <w:tc>
          <w:tcPr>
            <w:tcW w:w="3320" w:type="dxa"/>
            <w:tcBorders>
              <w:top w:val="nil"/>
              <w:left w:val="nil"/>
              <w:bottom w:val="nil"/>
              <w:right w:val="nil"/>
            </w:tcBorders>
            <w:shd w:val="clear" w:color="auto" w:fill="auto"/>
            <w:noWrap/>
            <w:vAlign w:val="bottom"/>
            <w:hideMark/>
            <w:tcPrChange w:id="6382" w:author="Stefanie Lane" w:date="2022-06-23T15:14:00Z">
              <w:tcPr>
                <w:tcW w:w="3320" w:type="dxa"/>
                <w:tcBorders>
                  <w:top w:val="nil"/>
                  <w:left w:val="nil"/>
                  <w:bottom w:val="nil"/>
                  <w:right w:val="nil"/>
                </w:tcBorders>
                <w:shd w:val="clear" w:color="auto" w:fill="auto"/>
                <w:noWrap/>
                <w:vAlign w:val="bottom"/>
                <w:hideMark/>
              </w:tcPr>
            </w:tcPrChange>
          </w:tcPr>
          <w:p w14:paraId="5D0A2C64" w14:textId="77777777" w:rsidR="00EB4CE1" w:rsidRPr="00EB4CE1" w:rsidRDefault="00EB4CE1" w:rsidP="00EB4CE1">
            <w:pPr>
              <w:spacing w:after="0" w:line="240" w:lineRule="auto"/>
              <w:rPr>
                <w:ins w:id="6383" w:author="Stefanie Lane" w:date="2022-06-23T15:12:00Z"/>
                <w:rFonts w:ascii="Calibri" w:eastAsia="Times New Roman" w:hAnsi="Calibri" w:cs="Calibri"/>
                <w:i/>
                <w:iCs/>
                <w:color w:val="000000"/>
                <w:rPrChange w:id="6384" w:author="Stefanie Lane" w:date="2022-06-23T15:12:00Z">
                  <w:rPr>
                    <w:ins w:id="6385" w:author="Stefanie Lane" w:date="2022-06-23T15:12:00Z"/>
                  </w:rPr>
                </w:rPrChange>
              </w:rPr>
              <w:pPrChange w:id="6386" w:author="Stefanie Lane" w:date="2022-06-23T15:12:00Z">
                <w:pPr/>
              </w:pPrChange>
            </w:pPr>
            <w:ins w:id="6387" w:author="Stefanie Lane" w:date="2022-06-23T15:12:00Z">
              <w:r w:rsidRPr="00EB4CE1">
                <w:rPr>
                  <w:rFonts w:ascii="Calibri" w:eastAsia="Times New Roman" w:hAnsi="Calibri" w:cs="Calibri"/>
                  <w:i/>
                  <w:iCs/>
                  <w:color w:val="000000"/>
                  <w:rPrChange w:id="6388" w:author="Stefanie Lane" w:date="2022-06-23T15:12:00Z">
                    <w:rPr/>
                  </w:rPrChange>
                </w:rPr>
                <w:t>Bidens cernua</w:t>
              </w:r>
            </w:ins>
          </w:p>
        </w:tc>
        <w:tc>
          <w:tcPr>
            <w:tcW w:w="869" w:type="dxa"/>
            <w:tcBorders>
              <w:top w:val="nil"/>
              <w:left w:val="nil"/>
              <w:bottom w:val="nil"/>
              <w:right w:val="nil"/>
            </w:tcBorders>
            <w:shd w:val="clear" w:color="auto" w:fill="auto"/>
            <w:noWrap/>
            <w:vAlign w:val="bottom"/>
            <w:hideMark/>
            <w:tcPrChange w:id="6389" w:author="Stefanie Lane" w:date="2022-06-23T15:14:00Z">
              <w:tcPr>
                <w:tcW w:w="960" w:type="dxa"/>
                <w:tcBorders>
                  <w:top w:val="nil"/>
                  <w:left w:val="nil"/>
                  <w:bottom w:val="nil"/>
                  <w:right w:val="nil"/>
                </w:tcBorders>
                <w:shd w:val="clear" w:color="auto" w:fill="auto"/>
                <w:noWrap/>
                <w:vAlign w:val="bottom"/>
                <w:hideMark/>
              </w:tcPr>
            </w:tcPrChange>
          </w:tcPr>
          <w:p w14:paraId="6A55E486" w14:textId="77777777" w:rsidR="00EB4CE1" w:rsidRPr="00EB4CE1" w:rsidRDefault="00EB4CE1" w:rsidP="00EB4CE1">
            <w:pPr>
              <w:spacing w:after="0" w:line="240" w:lineRule="auto"/>
              <w:jc w:val="center"/>
              <w:rPr>
                <w:ins w:id="6390" w:author="Stefanie Lane" w:date="2022-06-23T15:12:00Z"/>
                <w:rFonts w:ascii="Calibri" w:eastAsia="Times New Roman" w:hAnsi="Calibri" w:cs="Calibri"/>
                <w:color w:val="000000"/>
                <w:rPrChange w:id="6391" w:author="Stefanie Lane" w:date="2022-06-23T15:12:00Z">
                  <w:rPr>
                    <w:ins w:id="6392" w:author="Stefanie Lane" w:date="2022-06-23T15:12:00Z"/>
                  </w:rPr>
                </w:rPrChange>
              </w:rPr>
              <w:pPrChange w:id="6393" w:author="Stefanie Lane" w:date="2022-06-23T15:12:00Z">
                <w:pPr>
                  <w:jc w:val="center"/>
                </w:pPr>
              </w:pPrChange>
            </w:pPr>
            <w:ins w:id="6394" w:author="Stefanie Lane" w:date="2022-06-23T15:12:00Z">
              <w:r w:rsidRPr="00EB4CE1">
                <w:rPr>
                  <w:rFonts w:ascii="Calibri" w:eastAsia="Times New Roman" w:hAnsi="Calibri" w:cs="Calibri"/>
                  <w:color w:val="000000"/>
                  <w:rPrChange w:id="6395" w:author="Stefanie Lane" w:date="2022-06-23T15:12:00Z">
                    <w:rPr/>
                  </w:rPrChange>
                </w:rPr>
                <w:t>0.84</w:t>
              </w:r>
            </w:ins>
          </w:p>
        </w:tc>
        <w:tc>
          <w:tcPr>
            <w:tcW w:w="990" w:type="dxa"/>
            <w:tcBorders>
              <w:top w:val="nil"/>
              <w:left w:val="nil"/>
              <w:bottom w:val="nil"/>
              <w:right w:val="nil"/>
            </w:tcBorders>
            <w:shd w:val="clear" w:color="auto" w:fill="auto"/>
            <w:noWrap/>
            <w:vAlign w:val="bottom"/>
            <w:hideMark/>
            <w:tcPrChange w:id="6396" w:author="Stefanie Lane" w:date="2022-06-23T15:14:00Z">
              <w:tcPr>
                <w:tcW w:w="960" w:type="dxa"/>
                <w:tcBorders>
                  <w:top w:val="nil"/>
                  <w:left w:val="nil"/>
                  <w:bottom w:val="nil"/>
                  <w:right w:val="nil"/>
                </w:tcBorders>
                <w:shd w:val="clear" w:color="auto" w:fill="auto"/>
                <w:noWrap/>
                <w:vAlign w:val="bottom"/>
                <w:hideMark/>
              </w:tcPr>
            </w:tcPrChange>
          </w:tcPr>
          <w:p w14:paraId="7C2CCD9B" w14:textId="77777777" w:rsidR="00EB4CE1" w:rsidRPr="00EB4CE1" w:rsidRDefault="00EB4CE1" w:rsidP="00EB4CE1">
            <w:pPr>
              <w:spacing w:after="0" w:line="240" w:lineRule="auto"/>
              <w:jc w:val="center"/>
              <w:rPr>
                <w:ins w:id="6397" w:author="Stefanie Lane" w:date="2022-06-23T15:12:00Z"/>
                <w:rFonts w:ascii="Calibri" w:eastAsia="Times New Roman" w:hAnsi="Calibri" w:cs="Calibri"/>
                <w:color w:val="000000"/>
                <w:rPrChange w:id="6398" w:author="Stefanie Lane" w:date="2022-06-23T15:12:00Z">
                  <w:rPr>
                    <w:ins w:id="6399" w:author="Stefanie Lane" w:date="2022-06-23T15:12:00Z"/>
                  </w:rPr>
                </w:rPrChange>
              </w:rPr>
              <w:pPrChange w:id="6400" w:author="Stefanie Lane" w:date="2022-06-23T15:12:00Z">
                <w:pPr>
                  <w:jc w:val="center"/>
                </w:pPr>
              </w:pPrChange>
            </w:pPr>
            <w:ins w:id="6401" w:author="Stefanie Lane" w:date="2022-06-23T15:12:00Z">
              <w:r w:rsidRPr="00EB4CE1">
                <w:rPr>
                  <w:rFonts w:ascii="Calibri" w:eastAsia="Times New Roman" w:hAnsi="Calibri" w:cs="Calibri"/>
                  <w:color w:val="000000"/>
                  <w:rPrChange w:id="6402" w:author="Stefanie Lane" w:date="2022-06-23T15:12:00Z">
                    <w:rPr/>
                  </w:rPrChange>
                </w:rPr>
                <w:t>0.17</w:t>
              </w:r>
            </w:ins>
          </w:p>
        </w:tc>
        <w:tc>
          <w:tcPr>
            <w:tcW w:w="810" w:type="dxa"/>
            <w:tcBorders>
              <w:top w:val="nil"/>
              <w:left w:val="nil"/>
              <w:bottom w:val="nil"/>
              <w:right w:val="nil"/>
            </w:tcBorders>
            <w:shd w:val="clear" w:color="auto" w:fill="auto"/>
            <w:noWrap/>
            <w:vAlign w:val="bottom"/>
            <w:hideMark/>
            <w:tcPrChange w:id="6403" w:author="Stefanie Lane" w:date="2022-06-23T15:14:00Z">
              <w:tcPr>
                <w:tcW w:w="960" w:type="dxa"/>
                <w:tcBorders>
                  <w:top w:val="nil"/>
                  <w:left w:val="nil"/>
                  <w:bottom w:val="nil"/>
                  <w:right w:val="nil"/>
                </w:tcBorders>
                <w:shd w:val="clear" w:color="auto" w:fill="auto"/>
                <w:noWrap/>
                <w:vAlign w:val="bottom"/>
                <w:hideMark/>
              </w:tcPr>
            </w:tcPrChange>
          </w:tcPr>
          <w:p w14:paraId="5DD8A6D9" w14:textId="77777777" w:rsidR="00EB4CE1" w:rsidRPr="00EB4CE1" w:rsidRDefault="00EB4CE1" w:rsidP="00EB4CE1">
            <w:pPr>
              <w:spacing w:after="0" w:line="240" w:lineRule="auto"/>
              <w:jc w:val="center"/>
              <w:rPr>
                <w:ins w:id="6404" w:author="Stefanie Lane" w:date="2022-06-23T15:12:00Z"/>
                <w:rFonts w:ascii="Calibri" w:eastAsia="Times New Roman" w:hAnsi="Calibri" w:cs="Calibri"/>
                <w:color w:val="000000"/>
                <w:rPrChange w:id="6405" w:author="Stefanie Lane" w:date="2022-06-23T15:12:00Z">
                  <w:rPr>
                    <w:ins w:id="6406" w:author="Stefanie Lane" w:date="2022-06-23T15:12:00Z"/>
                  </w:rPr>
                </w:rPrChange>
              </w:rPr>
              <w:pPrChange w:id="6407" w:author="Stefanie Lane" w:date="2022-06-23T15:12:00Z">
                <w:pPr>
                  <w:jc w:val="center"/>
                </w:pPr>
              </w:pPrChange>
            </w:pPr>
            <w:ins w:id="6408" w:author="Stefanie Lane" w:date="2022-06-23T15:12:00Z">
              <w:r w:rsidRPr="00EB4CE1">
                <w:rPr>
                  <w:rFonts w:ascii="Calibri" w:eastAsia="Times New Roman" w:hAnsi="Calibri" w:cs="Calibri"/>
                  <w:color w:val="000000"/>
                  <w:rPrChange w:id="6409" w:author="Stefanie Lane" w:date="2022-06-23T15:12:00Z">
                    <w:rPr/>
                  </w:rPrChange>
                </w:rPr>
                <w:t>0.14</w:t>
              </w:r>
            </w:ins>
          </w:p>
        </w:tc>
        <w:tc>
          <w:tcPr>
            <w:tcW w:w="1710" w:type="dxa"/>
            <w:tcBorders>
              <w:top w:val="nil"/>
              <w:left w:val="nil"/>
              <w:bottom w:val="nil"/>
              <w:right w:val="single" w:sz="8" w:space="0" w:color="auto"/>
            </w:tcBorders>
            <w:shd w:val="clear" w:color="auto" w:fill="auto"/>
            <w:noWrap/>
            <w:vAlign w:val="bottom"/>
            <w:hideMark/>
            <w:tcPrChange w:id="641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B85B044" w14:textId="77777777" w:rsidR="00EB4CE1" w:rsidRPr="00EB4CE1" w:rsidRDefault="00EB4CE1" w:rsidP="00EB4CE1">
            <w:pPr>
              <w:spacing w:after="0" w:line="240" w:lineRule="auto"/>
              <w:jc w:val="center"/>
              <w:rPr>
                <w:ins w:id="6411" w:author="Stefanie Lane" w:date="2022-06-23T15:12:00Z"/>
                <w:rFonts w:ascii="Calibri" w:eastAsia="Times New Roman" w:hAnsi="Calibri" w:cs="Calibri"/>
                <w:color w:val="000000"/>
                <w:rPrChange w:id="6412" w:author="Stefanie Lane" w:date="2022-06-23T15:12:00Z">
                  <w:rPr>
                    <w:ins w:id="6413" w:author="Stefanie Lane" w:date="2022-06-23T15:12:00Z"/>
                  </w:rPr>
                </w:rPrChange>
              </w:rPr>
              <w:pPrChange w:id="6414" w:author="Stefanie Lane" w:date="2022-06-23T15:12:00Z">
                <w:pPr>
                  <w:jc w:val="center"/>
                </w:pPr>
              </w:pPrChange>
            </w:pPr>
            <w:ins w:id="6415" w:author="Stefanie Lane" w:date="2022-06-23T15:12:00Z">
              <w:r w:rsidRPr="00EB4CE1">
                <w:rPr>
                  <w:rFonts w:ascii="Calibri" w:eastAsia="Times New Roman" w:hAnsi="Calibri" w:cs="Calibri"/>
                  <w:color w:val="000000"/>
                  <w:rPrChange w:id="6416" w:author="Stefanie Lane" w:date="2022-06-23T15:12:00Z">
                    <w:rPr/>
                  </w:rPrChange>
                </w:rPr>
                <w:t>-83.0</w:t>
              </w:r>
            </w:ins>
          </w:p>
        </w:tc>
      </w:tr>
      <w:tr w:rsidR="00EB4CE1" w:rsidRPr="00EB4CE1" w14:paraId="2E841B7B" w14:textId="77777777" w:rsidTr="006F10B7">
        <w:trPr>
          <w:trHeight w:val="290"/>
          <w:ins w:id="6417" w:author="Stefanie Lane" w:date="2022-06-23T15:12:00Z"/>
          <w:trPrChange w:id="641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41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FCBF6AC" w14:textId="77777777" w:rsidR="00EB4CE1" w:rsidRPr="00EB4CE1" w:rsidRDefault="00EB4CE1" w:rsidP="00EB4CE1">
            <w:pPr>
              <w:spacing w:after="0" w:line="240" w:lineRule="auto"/>
              <w:rPr>
                <w:ins w:id="6420" w:author="Stefanie Lane" w:date="2022-06-23T15:12:00Z"/>
                <w:rFonts w:ascii="Calibri" w:eastAsia="Times New Roman" w:hAnsi="Calibri" w:cs="Calibri"/>
                <w:color w:val="000000"/>
                <w:rPrChange w:id="6421" w:author="Stefanie Lane" w:date="2022-06-23T15:12:00Z">
                  <w:rPr>
                    <w:ins w:id="6422" w:author="Stefanie Lane" w:date="2022-06-23T15:12:00Z"/>
                  </w:rPr>
                </w:rPrChange>
              </w:rPr>
              <w:pPrChange w:id="642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42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EC304B2" w14:textId="77777777" w:rsidR="00EB4CE1" w:rsidRPr="00EB4CE1" w:rsidRDefault="00EB4CE1" w:rsidP="00EB4CE1">
            <w:pPr>
              <w:spacing w:after="0" w:line="240" w:lineRule="auto"/>
              <w:rPr>
                <w:ins w:id="6425" w:author="Stefanie Lane" w:date="2022-06-23T15:12:00Z"/>
                <w:rFonts w:ascii="Calibri" w:eastAsia="Times New Roman" w:hAnsi="Calibri" w:cs="Calibri"/>
                <w:color w:val="000000"/>
                <w:rPrChange w:id="6426" w:author="Stefanie Lane" w:date="2022-06-23T15:12:00Z">
                  <w:rPr>
                    <w:ins w:id="6427" w:author="Stefanie Lane" w:date="2022-06-23T15:12:00Z"/>
                  </w:rPr>
                </w:rPrChange>
              </w:rPr>
              <w:pPrChange w:id="642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42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A97DCD4" w14:textId="77777777" w:rsidR="00EB4CE1" w:rsidRPr="00EB4CE1" w:rsidRDefault="00EB4CE1" w:rsidP="00EB4CE1">
            <w:pPr>
              <w:spacing w:after="0" w:line="240" w:lineRule="auto"/>
              <w:rPr>
                <w:ins w:id="6430" w:author="Stefanie Lane" w:date="2022-06-23T15:12:00Z"/>
                <w:rFonts w:ascii="Calibri" w:eastAsia="Times New Roman" w:hAnsi="Calibri" w:cs="Calibri"/>
                <w:i/>
                <w:iCs/>
                <w:color w:val="000000"/>
                <w:rPrChange w:id="6431" w:author="Stefanie Lane" w:date="2022-06-23T15:12:00Z">
                  <w:rPr>
                    <w:ins w:id="6432" w:author="Stefanie Lane" w:date="2022-06-23T15:12:00Z"/>
                  </w:rPr>
                </w:rPrChange>
              </w:rPr>
              <w:pPrChange w:id="6433" w:author="Stefanie Lane" w:date="2022-06-23T15:12:00Z">
                <w:pPr/>
              </w:pPrChange>
            </w:pPr>
            <w:ins w:id="6434" w:author="Stefanie Lane" w:date="2022-06-23T15:12:00Z">
              <w:r w:rsidRPr="00EB4CE1">
                <w:rPr>
                  <w:rFonts w:ascii="Calibri" w:eastAsia="Times New Roman" w:hAnsi="Calibri" w:cs="Calibri"/>
                  <w:i/>
                  <w:iCs/>
                  <w:color w:val="000000"/>
                  <w:rPrChange w:id="6435" w:author="Stefanie Lane" w:date="2022-06-23T15:12:00Z">
                    <w:rPr/>
                  </w:rPrChange>
                </w:rPr>
                <w:t xml:space="preserve">Trifolium </w:t>
              </w:r>
              <w:proofErr w:type="spellStart"/>
              <w:r w:rsidRPr="00EB4CE1">
                <w:rPr>
                  <w:rFonts w:ascii="Calibri" w:eastAsia="Times New Roman" w:hAnsi="Calibri" w:cs="Calibri"/>
                  <w:i/>
                  <w:iCs/>
                  <w:color w:val="000000"/>
                  <w:rPrChange w:id="6436" w:author="Stefanie Lane" w:date="2022-06-23T15:12:00Z">
                    <w:rPr/>
                  </w:rPrChange>
                </w:rPr>
                <w:t>wormskjoldii</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4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FFABBF" w14:textId="77777777" w:rsidR="00EB4CE1" w:rsidRPr="00EB4CE1" w:rsidRDefault="00EB4CE1" w:rsidP="00EB4CE1">
            <w:pPr>
              <w:spacing w:after="0" w:line="240" w:lineRule="auto"/>
              <w:jc w:val="center"/>
              <w:rPr>
                <w:ins w:id="6438" w:author="Stefanie Lane" w:date="2022-06-23T15:12:00Z"/>
                <w:rFonts w:ascii="Calibri" w:eastAsia="Times New Roman" w:hAnsi="Calibri" w:cs="Calibri"/>
                <w:color w:val="000000"/>
                <w:rPrChange w:id="6439" w:author="Stefanie Lane" w:date="2022-06-23T15:12:00Z">
                  <w:rPr>
                    <w:ins w:id="6440" w:author="Stefanie Lane" w:date="2022-06-23T15:12:00Z"/>
                  </w:rPr>
                </w:rPrChange>
              </w:rPr>
              <w:pPrChange w:id="6441" w:author="Stefanie Lane" w:date="2022-06-23T15:12:00Z">
                <w:pPr>
                  <w:jc w:val="center"/>
                </w:pPr>
              </w:pPrChange>
            </w:pPr>
            <w:ins w:id="6442" w:author="Stefanie Lane" w:date="2022-06-23T15:12:00Z">
              <w:r w:rsidRPr="00EB4CE1">
                <w:rPr>
                  <w:rFonts w:ascii="Calibri" w:eastAsia="Times New Roman" w:hAnsi="Calibri" w:cs="Calibri"/>
                  <w:color w:val="000000"/>
                  <w:rPrChange w:id="6443" w:author="Stefanie Lane" w:date="2022-06-23T15:12:00Z">
                    <w:rPr/>
                  </w:rPrChange>
                </w:rPr>
                <w:t>0.95</w:t>
              </w:r>
            </w:ins>
          </w:p>
        </w:tc>
        <w:tc>
          <w:tcPr>
            <w:tcW w:w="990" w:type="dxa"/>
            <w:tcBorders>
              <w:top w:val="single" w:sz="4" w:space="0" w:color="auto"/>
              <w:left w:val="nil"/>
              <w:bottom w:val="single" w:sz="4" w:space="0" w:color="auto"/>
              <w:right w:val="nil"/>
            </w:tcBorders>
            <w:shd w:val="clear" w:color="auto" w:fill="auto"/>
            <w:noWrap/>
            <w:vAlign w:val="bottom"/>
            <w:hideMark/>
            <w:tcPrChange w:id="64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6CAC76" w14:textId="77777777" w:rsidR="00EB4CE1" w:rsidRPr="00EB4CE1" w:rsidRDefault="00EB4CE1" w:rsidP="00EB4CE1">
            <w:pPr>
              <w:spacing w:after="0" w:line="240" w:lineRule="auto"/>
              <w:jc w:val="center"/>
              <w:rPr>
                <w:ins w:id="6445" w:author="Stefanie Lane" w:date="2022-06-23T15:12:00Z"/>
                <w:rFonts w:ascii="Calibri" w:eastAsia="Times New Roman" w:hAnsi="Calibri" w:cs="Calibri"/>
                <w:color w:val="000000"/>
                <w:rPrChange w:id="6446" w:author="Stefanie Lane" w:date="2022-06-23T15:12:00Z">
                  <w:rPr>
                    <w:ins w:id="6447" w:author="Stefanie Lane" w:date="2022-06-23T15:12:00Z"/>
                  </w:rPr>
                </w:rPrChange>
              </w:rPr>
              <w:pPrChange w:id="6448" w:author="Stefanie Lane" w:date="2022-06-23T15:12:00Z">
                <w:pPr>
                  <w:jc w:val="center"/>
                </w:pPr>
              </w:pPrChange>
            </w:pPr>
            <w:ins w:id="6449" w:author="Stefanie Lane" w:date="2022-06-23T15:12:00Z">
              <w:r w:rsidRPr="00EB4CE1">
                <w:rPr>
                  <w:rFonts w:ascii="Calibri" w:eastAsia="Times New Roman" w:hAnsi="Calibri" w:cs="Calibri"/>
                  <w:color w:val="000000"/>
                  <w:rPrChange w:id="6450"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645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20D7D4" w14:textId="77777777" w:rsidR="00EB4CE1" w:rsidRPr="00EB4CE1" w:rsidRDefault="00EB4CE1" w:rsidP="00EB4CE1">
            <w:pPr>
              <w:spacing w:after="0" w:line="240" w:lineRule="auto"/>
              <w:jc w:val="center"/>
              <w:rPr>
                <w:ins w:id="6452" w:author="Stefanie Lane" w:date="2022-06-23T15:12:00Z"/>
                <w:rFonts w:ascii="Calibri" w:eastAsia="Times New Roman" w:hAnsi="Calibri" w:cs="Calibri"/>
                <w:color w:val="000000"/>
                <w:rPrChange w:id="6453" w:author="Stefanie Lane" w:date="2022-06-23T15:12:00Z">
                  <w:rPr>
                    <w:ins w:id="6454" w:author="Stefanie Lane" w:date="2022-06-23T15:12:00Z"/>
                  </w:rPr>
                </w:rPrChange>
              </w:rPr>
              <w:pPrChange w:id="6455" w:author="Stefanie Lane" w:date="2022-06-23T15:12:00Z">
                <w:pPr>
                  <w:jc w:val="center"/>
                </w:pPr>
              </w:pPrChange>
            </w:pPr>
            <w:ins w:id="6456" w:author="Stefanie Lane" w:date="2022-06-23T15:12:00Z">
              <w:r w:rsidRPr="00EB4CE1">
                <w:rPr>
                  <w:rFonts w:ascii="Calibri" w:eastAsia="Times New Roman" w:hAnsi="Calibri" w:cs="Calibri"/>
                  <w:color w:val="000000"/>
                  <w:rPrChange w:id="6457" w:author="Stefanie Lane" w:date="2022-06-23T15:12:00Z">
                    <w:rPr/>
                  </w:rPrChange>
                </w:rPr>
                <w:t>0.18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45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40492E5" w14:textId="77777777" w:rsidR="00EB4CE1" w:rsidRPr="00EB4CE1" w:rsidRDefault="00EB4CE1" w:rsidP="00EB4CE1">
            <w:pPr>
              <w:spacing w:after="0" w:line="240" w:lineRule="auto"/>
              <w:jc w:val="center"/>
              <w:rPr>
                <w:ins w:id="6459" w:author="Stefanie Lane" w:date="2022-06-23T15:12:00Z"/>
                <w:rFonts w:ascii="Calibri" w:eastAsia="Times New Roman" w:hAnsi="Calibri" w:cs="Calibri"/>
                <w:color w:val="000000"/>
                <w:rPrChange w:id="6460" w:author="Stefanie Lane" w:date="2022-06-23T15:12:00Z">
                  <w:rPr>
                    <w:ins w:id="6461" w:author="Stefanie Lane" w:date="2022-06-23T15:12:00Z"/>
                  </w:rPr>
                </w:rPrChange>
              </w:rPr>
              <w:pPrChange w:id="6462" w:author="Stefanie Lane" w:date="2022-06-23T15:12:00Z">
                <w:pPr>
                  <w:jc w:val="center"/>
                </w:pPr>
              </w:pPrChange>
            </w:pPr>
            <w:ins w:id="6463" w:author="Stefanie Lane" w:date="2022-06-23T15:12:00Z">
              <w:r w:rsidRPr="00EB4CE1">
                <w:rPr>
                  <w:rFonts w:ascii="Calibri" w:eastAsia="Times New Roman" w:hAnsi="Calibri" w:cs="Calibri"/>
                  <w:color w:val="000000"/>
                  <w:rPrChange w:id="6464" w:author="Stefanie Lane" w:date="2022-06-23T15:12:00Z">
                    <w:rPr/>
                  </w:rPrChange>
                </w:rPr>
                <w:t>-81.2</w:t>
              </w:r>
            </w:ins>
          </w:p>
        </w:tc>
      </w:tr>
      <w:tr w:rsidR="00EB4CE1" w:rsidRPr="00EB4CE1" w14:paraId="2FF8C566" w14:textId="77777777" w:rsidTr="006F10B7">
        <w:trPr>
          <w:trHeight w:val="290"/>
          <w:ins w:id="6465" w:author="Stefanie Lane" w:date="2022-06-23T15:12:00Z"/>
          <w:trPrChange w:id="646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46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D1F11AE" w14:textId="77777777" w:rsidR="00EB4CE1" w:rsidRPr="00EB4CE1" w:rsidRDefault="00EB4CE1" w:rsidP="00EB4CE1">
            <w:pPr>
              <w:spacing w:after="0" w:line="240" w:lineRule="auto"/>
              <w:rPr>
                <w:ins w:id="6468" w:author="Stefanie Lane" w:date="2022-06-23T15:12:00Z"/>
                <w:rFonts w:ascii="Calibri" w:eastAsia="Times New Roman" w:hAnsi="Calibri" w:cs="Calibri"/>
                <w:color w:val="000000"/>
                <w:rPrChange w:id="6469" w:author="Stefanie Lane" w:date="2022-06-23T15:12:00Z">
                  <w:rPr>
                    <w:ins w:id="6470" w:author="Stefanie Lane" w:date="2022-06-23T15:12:00Z"/>
                  </w:rPr>
                </w:rPrChange>
              </w:rPr>
              <w:pPrChange w:id="647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47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BF60B70" w14:textId="77777777" w:rsidR="00EB4CE1" w:rsidRPr="00EB4CE1" w:rsidRDefault="00EB4CE1" w:rsidP="00EB4CE1">
            <w:pPr>
              <w:spacing w:after="0" w:line="240" w:lineRule="auto"/>
              <w:rPr>
                <w:ins w:id="6473" w:author="Stefanie Lane" w:date="2022-06-23T15:12:00Z"/>
                <w:rFonts w:ascii="Calibri" w:eastAsia="Times New Roman" w:hAnsi="Calibri" w:cs="Calibri"/>
                <w:color w:val="000000"/>
                <w:rPrChange w:id="6474" w:author="Stefanie Lane" w:date="2022-06-23T15:12:00Z">
                  <w:rPr>
                    <w:ins w:id="6475" w:author="Stefanie Lane" w:date="2022-06-23T15:12:00Z"/>
                  </w:rPr>
                </w:rPrChange>
              </w:rPr>
              <w:pPrChange w:id="6476" w:author="Stefanie Lane" w:date="2022-06-23T15:12:00Z">
                <w:pPr/>
              </w:pPrChange>
            </w:pPr>
          </w:p>
        </w:tc>
        <w:tc>
          <w:tcPr>
            <w:tcW w:w="3320" w:type="dxa"/>
            <w:tcBorders>
              <w:top w:val="nil"/>
              <w:left w:val="nil"/>
              <w:bottom w:val="nil"/>
              <w:right w:val="nil"/>
            </w:tcBorders>
            <w:shd w:val="clear" w:color="auto" w:fill="auto"/>
            <w:noWrap/>
            <w:vAlign w:val="bottom"/>
            <w:hideMark/>
            <w:tcPrChange w:id="6477" w:author="Stefanie Lane" w:date="2022-06-23T15:14:00Z">
              <w:tcPr>
                <w:tcW w:w="3320" w:type="dxa"/>
                <w:tcBorders>
                  <w:top w:val="nil"/>
                  <w:left w:val="nil"/>
                  <w:bottom w:val="nil"/>
                  <w:right w:val="nil"/>
                </w:tcBorders>
                <w:shd w:val="clear" w:color="auto" w:fill="auto"/>
                <w:noWrap/>
                <w:vAlign w:val="bottom"/>
                <w:hideMark/>
              </w:tcPr>
            </w:tcPrChange>
          </w:tcPr>
          <w:p w14:paraId="3921AF9D" w14:textId="77777777" w:rsidR="00EB4CE1" w:rsidRPr="00EB4CE1" w:rsidRDefault="00EB4CE1" w:rsidP="00EB4CE1">
            <w:pPr>
              <w:spacing w:after="0" w:line="240" w:lineRule="auto"/>
              <w:rPr>
                <w:ins w:id="6478" w:author="Stefanie Lane" w:date="2022-06-23T15:12:00Z"/>
                <w:rFonts w:ascii="Calibri" w:eastAsia="Times New Roman" w:hAnsi="Calibri" w:cs="Calibri"/>
                <w:i/>
                <w:iCs/>
                <w:color w:val="000000"/>
                <w:rPrChange w:id="6479" w:author="Stefanie Lane" w:date="2022-06-23T15:12:00Z">
                  <w:rPr>
                    <w:ins w:id="6480" w:author="Stefanie Lane" w:date="2022-06-23T15:12:00Z"/>
                  </w:rPr>
                </w:rPrChange>
              </w:rPr>
              <w:pPrChange w:id="6481" w:author="Stefanie Lane" w:date="2022-06-23T15:12:00Z">
                <w:pPr/>
              </w:pPrChange>
            </w:pPr>
            <w:ins w:id="6482" w:author="Stefanie Lane" w:date="2022-06-23T15:12:00Z">
              <w:r w:rsidRPr="00EB4CE1">
                <w:rPr>
                  <w:rFonts w:ascii="Calibri" w:eastAsia="Times New Roman" w:hAnsi="Calibri" w:cs="Calibri"/>
                  <w:i/>
                  <w:iCs/>
                  <w:color w:val="000000"/>
                  <w:rPrChange w:id="6483" w:author="Stefanie Lane" w:date="2022-06-23T15:12:00Z">
                    <w:rPr/>
                  </w:rPrChange>
                </w:rPr>
                <w:t>Schoenoplectus tabernaemontani</w:t>
              </w:r>
            </w:ins>
          </w:p>
        </w:tc>
        <w:tc>
          <w:tcPr>
            <w:tcW w:w="869" w:type="dxa"/>
            <w:tcBorders>
              <w:top w:val="nil"/>
              <w:left w:val="nil"/>
              <w:bottom w:val="nil"/>
              <w:right w:val="nil"/>
            </w:tcBorders>
            <w:shd w:val="clear" w:color="auto" w:fill="auto"/>
            <w:noWrap/>
            <w:vAlign w:val="bottom"/>
            <w:hideMark/>
            <w:tcPrChange w:id="6484" w:author="Stefanie Lane" w:date="2022-06-23T15:14:00Z">
              <w:tcPr>
                <w:tcW w:w="960" w:type="dxa"/>
                <w:tcBorders>
                  <w:top w:val="nil"/>
                  <w:left w:val="nil"/>
                  <w:bottom w:val="nil"/>
                  <w:right w:val="nil"/>
                </w:tcBorders>
                <w:shd w:val="clear" w:color="auto" w:fill="auto"/>
                <w:noWrap/>
                <w:vAlign w:val="bottom"/>
                <w:hideMark/>
              </w:tcPr>
            </w:tcPrChange>
          </w:tcPr>
          <w:p w14:paraId="5C5AF166" w14:textId="77777777" w:rsidR="00EB4CE1" w:rsidRPr="00EB4CE1" w:rsidRDefault="00EB4CE1" w:rsidP="00EB4CE1">
            <w:pPr>
              <w:spacing w:after="0" w:line="240" w:lineRule="auto"/>
              <w:jc w:val="center"/>
              <w:rPr>
                <w:ins w:id="6485" w:author="Stefanie Lane" w:date="2022-06-23T15:12:00Z"/>
                <w:rFonts w:ascii="Calibri" w:eastAsia="Times New Roman" w:hAnsi="Calibri" w:cs="Calibri"/>
                <w:color w:val="000000"/>
                <w:rPrChange w:id="6486" w:author="Stefanie Lane" w:date="2022-06-23T15:12:00Z">
                  <w:rPr>
                    <w:ins w:id="6487" w:author="Stefanie Lane" w:date="2022-06-23T15:12:00Z"/>
                  </w:rPr>
                </w:rPrChange>
              </w:rPr>
              <w:pPrChange w:id="6488" w:author="Stefanie Lane" w:date="2022-06-23T15:12:00Z">
                <w:pPr>
                  <w:jc w:val="center"/>
                </w:pPr>
              </w:pPrChange>
            </w:pPr>
            <w:ins w:id="6489" w:author="Stefanie Lane" w:date="2022-06-23T15:12:00Z">
              <w:r w:rsidRPr="00EB4CE1">
                <w:rPr>
                  <w:rFonts w:ascii="Calibri" w:eastAsia="Times New Roman" w:hAnsi="Calibri" w:cs="Calibri"/>
                  <w:color w:val="000000"/>
                  <w:rPrChange w:id="6490" w:author="Stefanie Lane" w:date="2022-06-23T15:12:00Z">
                    <w:rPr/>
                  </w:rPrChange>
                </w:rPr>
                <w:t>0.16</w:t>
              </w:r>
            </w:ins>
          </w:p>
        </w:tc>
        <w:tc>
          <w:tcPr>
            <w:tcW w:w="990" w:type="dxa"/>
            <w:tcBorders>
              <w:top w:val="nil"/>
              <w:left w:val="nil"/>
              <w:bottom w:val="nil"/>
              <w:right w:val="nil"/>
            </w:tcBorders>
            <w:shd w:val="clear" w:color="auto" w:fill="auto"/>
            <w:noWrap/>
            <w:vAlign w:val="bottom"/>
            <w:hideMark/>
            <w:tcPrChange w:id="6491" w:author="Stefanie Lane" w:date="2022-06-23T15:14:00Z">
              <w:tcPr>
                <w:tcW w:w="960" w:type="dxa"/>
                <w:tcBorders>
                  <w:top w:val="nil"/>
                  <w:left w:val="nil"/>
                  <w:bottom w:val="nil"/>
                  <w:right w:val="nil"/>
                </w:tcBorders>
                <w:shd w:val="clear" w:color="auto" w:fill="auto"/>
                <w:noWrap/>
                <w:vAlign w:val="bottom"/>
                <w:hideMark/>
              </w:tcPr>
            </w:tcPrChange>
          </w:tcPr>
          <w:p w14:paraId="27EBCE51" w14:textId="77777777" w:rsidR="00EB4CE1" w:rsidRPr="00EB4CE1" w:rsidRDefault="00EB4CE1" w:rsidP="00EB4CE1">
            <w:pPr>
              <w:spacing w:after="0" w:line="240" w:lineRule="auto"/>
              <w:jc w:val="center"/>
              <w:rPr>
                <w:ins w:id="6492" w:author="Stefanie Lane" w:date="2022-06-23T15:12:00Z"/>
                <w:rFonts w:ascii="Calibri" w:eastAsia="Times New Roman" w:hAnsi="Calibri" w:cs="Calibri"/>
                <w:color w:val="000000"/>
                <w:rPrChange w:id="6493" w:author="Stefanie Lane" w:date="2022-06-23T15:12:00Z">
                  <w:rPr>
                    <w:ins w:id="6494" w:author="Stefanie Lane" w:date="2022-06-23T15:12:00Z"/>
                  </w:rPr>
                </w:rPrChange>
              </w:rPr>
              <w:pPrChange w:id="6495" w:author="Stefanie Lane" w:date="2022-06-23T15:12:00Z">
                <w:pPr>
                  <w:jc w:val="center"/>
                </w:pPr>
              </w:pPrChange>
            </w:pPr>
            <w:ins w:id="6496" w:author="Stefanie Lane" w:date="2022-06-23T15:12:00Z">
              <w:r w:rsidRPr="00EB4CE1">
                <w:rPr>
                  <w:rFonts w:ascii="Calibri" w:eastAsia="Times New Roman" w:hAnsi="Calibri" w:cs="Calibri"/>
                  <w:color w:val="000000"/>
                  <w:rPrChange w:id="649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6498" w:author="Stefanie Lane" w:date="2022-06-23T15:14:00Z">
              <w:tcPr>
                <w:tcW w:w="960" w:type="dxa"/>
                <w:tcBorders>
                  <w:top w:val="nil"/>
                  <w:left w:val="nil"/>
                  <w:bottom w:val="nil"/>
                  <w:right w:val="nil"/>
                </w:tcBorders>
                <w:shd w:val="clear" w:color="auto" w:fill="auto"/>
                <w:noWrap/>
                <w:vAlign w:val="bottom"/>
                <w:hideMark/>
              </w:tcPr>
            </w:tcPrChange>
          </w:tcPr>
          <w:p w14:paraId="1C56C15C" w14:textId="77777777" w:rsidR="00EB4CE1" w:rsidRPr="00EB4CE1" w:rsidRDefault="00EB4CE1" w:rsidP="00EB4CE1">
            <w:pPr>
              <w:spacing w:after="0" w:line="240" w:lineRule="auto"/>
              <w:jc w:val="center"/>
              <w:rPr>
                <w:ins w:id="6499" w:author="Stefanie Lane" w:date="2022-06-23T15:12:00Z"/>
                <w:rFonts w:ascii="Calibri" w:eastAsia="Times New Roman" w:hAnsi="Calibri" w:cs="Calibri"/>
                <w:color w:val="000000"/>
                <w:rPrChange w:id="6500" w:author="Stefanie Lane" w:date="2022-06-23T15:12:00Z">
                  <w:rPr>
                    <w:ins w:id="6501" w:author="Stefanie Lane" w:date="2022-06-23T15:12:00Z"/>
                  </w:rPr>
                </w:rPrChange>
              </w:rPr>
              <w:pPrChange w:id="6502" w:author="Stefanie Lane" w:date="2022-06-23T15:12:00Z">
                <w:pPr>
                  <w:jc w:val="center"/>
                </w:pPr>
              </w:pPrChange>
            </w:pPr>
            <w:ins w:id="6503" w:author="Stefanie Lane" w:date="2022-06-23T15:12:00Z">
              <w:r w:rsidRPr="00EB4CE1">
                <w:rPr>
                  <w:rFonts w:ascii="Calibri" w:eastAsia="Times New Roman" w:hAnsi="Calibri" w:cs="Calibri"/>
                  <w:color w:val="000000"/>
                  <w:rPrChange w:id="6504"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650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744A849" w14:textId="77777777" w:rsidR="00EB4CE1" w:rsidRPr="00EB4CE1" w:rsidRDefault="00EB4CE1" w:rsidP="00EB4CE1">
            <w:pPr>
              <w:spacing w:after="0" w:line="240" w:lineRule="auto"/>
              <w:jc w:val="center"/>
              <w:rPr>
                <w:ins w:id="6506" w:author="Stefanie Lane" w:date="2022-06-23T15:12:00Z"/>
                <w:rFonts w:ascii="Calibri" w:eastAsia="Times New Roman" w:hAnsi="Calibri" w:cs="Calibri"/>
                <w:color w:val="000000"/>
                <w:rPrChange w:id="6507" w:author="Stefanie Lane" w:date="2022-06-23T15:12:00Z">
                  <w:rPr>
                    <w:ins w:id="6508" w:author="Stefanie Lane" w:date="2022-06-23T15:12:00Z"/>
                  </w:rPr>
                </w:rPrChange>
              </w:rPr>
              <w:pPrChange w:id="6509" w:author="Stefanie Lane" w:date="2022-06-23T15:12:00Z">
                <w:pPr>
                  <w:jc w:val="center"/>
                </w:pPr>
              </w:pPrChange>
            </w:pPr>
            <w:ins w:id="6510" w:author="Stefanie Lane" w:date="2022-06-23T15:12:00Z">
              <w:r w:rsidRPr="00EB4CE1">
                <w:rPr>
                  <w:rFonts w:ascii="Calibri" w:eastAsia="Times New Roman" w:hAnsi="Calibri" w:cs="Calibri"/>
                  <w:color w:val="000000"/>
                  <w:rPrChange w:id="6511" w:author="Stefanie Lane" w:date="2022-06-23T15:12:00Z">
                    <w:rPr/>
                  </w:rPrChange>
                </w:rPr>
                <w:t>-54.8</w:t>
              </w:r>
            </w:ins>
          </w:p>
        </w:tc>
      </w:tr>
      <w:tr w:rsidR="00EB4CE1" w:rsidRPr="00EB4CE1" w14:paraId="60DA3CA0" w14:textId="77777777" w:rsidTr="006F10B7">
        <w:trPr>
          <w:trHeight w:val="290"/>
          <w:ins w:id="6512" w:author="Stefanie Lane" w:date="2022-06-23T15:12:00Z"/>
          <w:trPrChange w:id="65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5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5B99B77" w14:textId="77777777" w:rsidR="00EB4CE1" w:rsidRPr="00EB4CE1" w:rsidRDefault="00EB4CE1" w:rsidP="00EB4CE1">
            <w:pPr>
              <w:spacing w:after="0" w:line="240" w:lineRule="auto"/>
              <w:rPr>
                <w:ins w:id="6515" w:author="Stefanie Lane" w:date="2022-06-23T15:12:00Z"/>
                <w:rFonts w:ascii="Calibri" w:eastAsia="Times New Roman" w:hAnsi="Calibri" w:cs="Calibri"/>
                <w:color w:val="000000"/>
                <w:rPrChange w:id="6516" w:author="Stefanie Lane" w:date="2022-06-23T15:12:00Z">
                  <w:rPr>
                    <w:ins w:id="6517" w:author="Stefanie Lane" w:date="2022-06-23T15:12:00Z"/>
                  </w:rPr>
                </w:rPrChange>
              </w:rPr>
              <w:pPrChange w:id="65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5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8E1405" w14:textId="77777777" w:rsidR="00EB4CE1" w:rsidRPr="00EB4CE1" w:rsidRDefault="00EB4CE1" w:rsidP="00EB4CE1">
            <w:pPr>
              <w:spacing w:after="0" w:line="240" w:lineRule="auto"/>
              <w:rPr>
                <w:ins w:id="6520" w:author="Stefanie Lane" w:date="2022-06-23T15:12:00Z"/>
                <w:rFonts w:ascii="Calibri" w:eastAsia="Times New Roman" w:hAnsi="Calibri" w:cs="Calibri"/>
                <w:color w:val="000000"/>
                <w:rPrChange w:id="6521" w:author="Stefanie Lane" w:date="2022-06-23T15:12:00Z">
                  <w:rPr>
                    <w:ins w:id="6522" w:author="Stefanie Lane" w:date="2022-06-23T15:12:00Z"/>
                  </w:rPr>
                </w:rPrChange>
              </w:rPr>
              <w:pPrChange w:id="652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52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1A30452" w14:textId="77777777" w:rsidR="00EB4CE1" w:rsidRPr="00EB4CE1" w:rsidRDefault="00EB4CE1" w:rsidP="00EB4CE1">
            <w:pPr>
              <w:spacing w:after="0" w:line="240" w:lineRule="auto"/>
              <w:rPr>
                <w:ins w:id="6525" w:author="Stefanie Lane" w:date="2022-06-23T15:12:00Z"/>
                <w:rFonts w:ascii="Calibri" w:eastAsia="Times New Roman" w:hAnsi="Calibri" w:cs="Calibri"/>
                <w:i/>
                <w:iCs/>
                <w:color w:val="000000"/>
                <w:rPrChange w:id="6526" w:author="Stefanie Lane" w:date="2022-06-23T15:12:00Z">
                  <w:rPr>
                    <w:ins w:id="6527" w:author="Stefanie Lane" w:date="2022-06-23T15:12:00Z"/>
                  </w:rPr>
                </w:rPrChange>
              </w:rPr>
              <w:pPrChange w:id="6528" w:author="Stefanie Lane" w:date="2022-06-23T15:12:00Z">
                <w:pPr/>
              </w:pPrChange>
            </w:pPr>
            <w:ins w:id="6529" w:author="Stefanie Lane" w:date="2022-06-23T15:12:00Z">
              <w:r w:rsidRPr="00EB4CE1">
                <w:rPr>
                  <w:rFonts w:ascii="Calibri" w:eastAsia="Times New Roman" w:hAnsi="Calibri" w:cs="Calibri"/>
                  <w:i/>
                  <w:iCs/>
                  <w:color w:val="000000"/>
                  <w:rPrChange w:id="6530" w:author="Stefanie Lane" w:date="2022-06-23T15:12:00Z">
                    <w:rPr/>
                  </w:rPrChange>
                </w:rPr>
                <w:t>Eleocharis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65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5E9850D" w14:textId="77777777" w:rsidR="00EB4CE1" w:rsidRPr="00EB4CE1" w:rsidRDefault="00EB4CE1" w:rsidP="00EB4CE1">
            <w:pPr>
              <w:spacing w:after="0" w:line="240" w:lineRule="auto"/>
              <w:jc w:val="center"/>
              <w:rPr>
                <w:ins w:id="6532" w:author="Stefanie Lane" w:date="2022-06-23T15:12:00Z"/>
                <w:rFonts w:ascii="Calibri" w:eastAsia="Times New Roman" w:hAnsi="Calibri" w:cs="Calibri"/>
                <w:color w:val="000000"/>
                <w:rPrChange w:id="6533" w:author="Stefanie Lane" w:date="2022-06-23T15:12:00Z">
                  <w:rPr>
                    <w:ins w:id="6534" w:author="Stefanie Lane" w:date="2022-06-23T15:12:00Z"/>
                  </w:rPr>
                </w:rPrChange>
              </w:rPr>
              <w:pPrChange w:id="6535" w:author="Stefanie Lane" w:date="2022-06-23T15:12:00Z">
                <w:pPr>
                  <w:jc w:val="center"/>
                </w:pPr>
              </w:pPrChange>
            </w:pPr>
            <w:ins w:id="6536" w:author="Stefanie Lane" w:date="2022-06-23T15:12:00Z">
              <w:r w:rsidRPr="00EB4CE1">
                <w:rPr>
                  <w:rFonts w:ascii="Calibri" w:eastAsia="Times New Roman" w:hAnsi="Calibri" w:cs="Calibri"/>
                  <w:color w:val="000000"/>
                  <w:rPrChange w:id="6537" w:author="Stefanie Lane" w:date="2022-06-23T15:12:00Z">
                    <w:rPr/>
                  </w:rPrChange>
                </w:rPr>
                <w:t>0.63</w:t>
              </w:r>
            </w:ins>
          </w:p>
        </w:tc>
        <w:tc>
          <w:tcPr>
            <w:tcW w:w="990" w:type="dxa"/>
            <w:tcBorders>
              <w:top w:val="single" w:sz="4" w:space="0" w:color="auto"/>
              <w:left w:val="nil"/>
              <w:bottom w:val="single" w:sz="4" w:space="0" w:color="auto"/>
              <w:right w:val="nil"/>
            </w:tcBorders>
            <w:shd w:val="clear" w:color="auto" w:fill="auto"/>
            <w:noWrap/>
            <w:vAlign w:val="bottom"/>
            <w:hideMark/>
            <w:tcPrChange w:id="65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A1ED3B" w14:textId="77777777" w:rsidR="00EB4CE1" w:rsidRPr="00EB4CE1" w:rsidRDefault="00EB4CE1" w:rsidP="00EB4CE1">
            <w:pPr>
              <w:spacing w:after="0" w:line="240" w:lineRule="auto"/>
              <w:jc w:val="center"/>
              <w:rPr>
                <w:ins w:id="6539" w:author="Stefanie Lane" w:date="2022-06-23T15:12:00Z"/>
                <w:rFonts w:ascii="Calibri" w:eastAsia="Times New Roman" w:hAnsi="Calibri" w:cs="Calibri"/>
                <w:color w:val="000000"/>
                <w:rPrChange w:id="6540" w:author="Stefanie Lane" w:date="2022-06-23T15:12:00Z">
                  <w:rPr>
                    <w:ins w:id="6541" w:author="Stefanie Lane" w:date="2022-06-23T15:12:00Z"/>
                  </w:rPr>
                </w:rPrChange>
              </w:rPr>
              <w:pPrChange w:id="6542" w:author="Stefanie Lane" w:date="2022-06-23T15:12:00Z">
                <w:pPr>
                  <w:jc w:val="center"/>
                </w:pPr>
              </w:pPrChange>
            </w:pPr>
            <w:ins w:id="6543" w:author="Stefanie Lane" w:date="2022-06-23T15:12:00Z">
              <w:r w:rsidRPr="00EB4CE1">
                <w:rPr>
                  <w:rFonts w:ascii="Calibri" w:eastAsia="Times New Roman" w:hAnsi="Calibri" w:cs="Calibri"/>
                  <w:color w:val="000000"/>
                  <w:rPrChange w:id="6544" w:author="Stefanie Lane" w:date="2022-06-23T15:12:00Z">
                    <w:rPr/>
                  </w:rPrChange>
                </w:rPr>
                <w:t>0.78</w:t>
              </w:r>
            </w:ins>
          </w:p>
        </w:tc>
        <w:tc>
          <w:tcPr>
            <w:tcW w:w="810" w:type="dxa"/>
            <w:tcBorders>
              <w:top w:val="single" w:sz="4" w:space="0" w:color="auto"/>
              <w:left w:val="nil"/>
              <w:bottom w:val="single" w:sz="4" w:space="0" w:color="auto"/>
              <w:right w:val="nil"/>
            </w:tcBorders>
            <w:shd w:val="clear" w:color="auto" w:fill="auto"/>
            <w:noWrap/>
            <w:vAlign w:val="bottom"/>
            <w:hideMark/>
            <w:tcPrChange w:id="65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16E266" w14:textId="77777777" w:rsidR="00EB4CE1" w:rsidRPr="00EB4CE1" w:rsidRDefault="00EB4CE1" w:rsidP="00EB4CE1">
            <w:pPr>
              <w:spacing w:after="0" w:line="240" w:lineRule="auto"/>
              <w:jc w:val="center"/>
              <w:rPr>
                <w:ins w:id="6546" w:author="Stefanie Lane" w:date="2022-06-23T15:12:00Z"/>
                <w:rFonts w:ascii="Calibri" w:eastAsia="Times New Roman" w:hAnsi="Calibri" w:cs="Calibri"/>
                <w:color w:val="000000"/>
                <w:rPrChange w:id="6547" w:author="Stefanie Lane" w:date="2022-06-23T15:12:00Z">
                  <w:rPr>
                    <w:ins w:id="6548" w:author="Stefanie Lane" w:date="2022-06-23T15:12:00Z"/>
                  </w:rPr>
                </w:rPrChange>
              </w:rPr>
              <w:pPrChange w:id="6549" w:author="Stefanie Lane" w:date="2022-06-23T15:12:00Z">
                <w:pPr>
                  <w:jc w:val="center"/>
                </w:pPr>
              </w:pPrChange>
            </w:pPr>
            <w:ins w:id="6550" w:author="Stefanie Lane" w:date="2022-06-23T15:12:00Z">
              <w:r w:rsidRPr="00EB4CE1">
                <w:rPr>
                  <w:rFonts w:ascii="Calibri" w:eastAsia="Times New Roman" w:hAnsi="Calibri" w:cs="Calibri"/>
                  <w:color w:val="000000"/>
                  <w:rPrChange w:id="6551"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55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5F84775" w14:textId="77777777" w:rsidR="00EB4CE1" w:rsidRPr="00EB4CE1" w:rsidRDefault="00EB4CE1" w:rsidP="00EB4CE1">
            <w:pPr>
              <w:spacing w:after="0" w:line="240" w:lineRule="auto"/>
              <w:jc w:val="center"/>
              <w:rPr>
                <w:ins w:id="6553" w:author="Stefanie Lane" w:date="2022-06-23T15:12:00Z"/>
                <w:rFonts w:ascii="Calibri" w:eastAsia="Times New Roman" w:hAnsi="Calibri" w:cs="Calibri"/>
                <w:color w:val="000000"/>
                <w:rPrChange w:id="6554" w:author="Stefanie Lane" w:date="2022-06-23T15:12:00Z">
                  <w:rPr>
                    <w:ins w:id="6555" w:author="Stefanie Lane" w:date="2022-06-23T15:12:00Z"/>
                  </w:rPr>
                </w:rPrChange>
              </w:rPr>
              <w:pPrChange w:id="6556" w:author="Stefanie Lane" w:date="2022-06-23T15:12:00Z">
                <w:pPr>
                  <w:jc w:val="center"/>
                </w:pPr>
              </w:pPrChange>
            </w:pPr>
            <w:ins w:id="6557" w:author="Stefanie Lane" w:date="2022-06-23T15:12:00Z">
              <w:r w:rsidRPr="00EB4CE1">
                <w:rPr>
                  <w:rFonts w:ascii="Calibri" w:eastAsia="Times New Roman" w:hAnsi="Calibri" w:cs="Calibri"/>
                  <w:color w:val="000000"/>
                  <w:rPrChange w:id="6558" w:author="Stefanie Lane" w:date="2022-06-23T15:12:00Z">
                    <w:rPr/>
                  </w:rPrChange>
                </w:rPr>
                <w:t>-37.8</w:t>
              </w:r>
            </w:ins>
          </w:p>
        </w:tc>
      </w:tr>
      <w:tr w:rsidR="00EB4CE1" w:rsidRPr="00EB4CE1" w14:paraId="4322A786" w14:textId="77777777" w:rsidTr="006F10B7">
        <w:trPr>
          <w:trHeight w:val="290"/>
          <w:ins w:id="6559" w:author="Stefanie Lane" w:date="2022-06-23T15:12:00Z"/>
          <w:trPrChange w:id="656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56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F54C042" w14:textId="77777777" w:rsidR="00EB4CE1" w:rsidRPr="00EB4CE1" w:rsidRDefault="00EB4CE1" w:rsidP="00EB4CE1">
            <w:pPr>
              <w:spacing w:after="0" w:line="240" w:lineRule="auto"/>
              <w:rPr>
                <w:ins w:id="6562" w:author="Stefanie Lane" w:date="2022-06-23T15:12:00Z"/>
                <w:rFonts w:ascii="Calibri" w:eastAsia="Times New Roman" w:hAnsi="Calibri" w:cs="Calibri"/>
                <w:color w:val="000000"/>
                <w:rPrChange w:id="6563" w:author="Stefanie Lane" w:date="2022-06-23T15:12:00Z">
                  <w:rPr>
                    <w:ins w:id="6564" w:author="Stefanie Lane" w:date="2022-06-23T15:12:00Z"/>
                  </w:rPr>
                </w:rPrChange>
              </w:rPr>
              <w:pPrChange w:id="656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56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16080A9" w14:textId="77777777" w:rsidR="00EB4CE1" w:rsidRPr="00EB4CE1" w:rsidRDefault="00EB4CE1" w:rsidP="00EB4CE1">
            <w:pPr>
              <w:spacing w:after="0" w:line="240" w:lineRule="auto"/>
              <w:rPr>
                <w:ins w:id="6567" w:author="Stefanie Lane" w:date="2022-06-23T15:12:00Z"/>
                <w:rFonts w:ascii="Calibri" w:eastAsia="Times New Roman" w:hAnsi="Calibri" w:cs="Calibri"/>
                <w:color w:val="000000"/>
                <w:rPrChange w:id="6568" w:author="Stefanie Lane" w:date="2022-06-23T15:12:00Z">
                  <w:rPr>
                    <w:ins w:id="6569" w:author="Stefanie Lane" w:date="2022-06-23T15:12:00Z"/>
                  </w:rPr>
                </w:rPrChange>
              </w:rPr>
              <w:pPrChange w:id="6570" w:author="Stefanie Lane" w:date="2022-06-23T15:12:00Z">
                <w:pPr/>
              </w:pPrChange>
            </w:pPr>
          </w:p>
        </w:tc>
        <w:tc>
          <w:tcPr>
            <w:tcW w:w="3320" w:type="dxa"/>
            <w:tcBorders>
              <w:top w:val="nil"/>
              <w:left w:val="nil"/>
              <w:bottom w:val="nil"/>
              <w:right w:val="nil"/>
            </w:tcBorders>
            <w:shd w:val="clear" w:color="auto" w:fill="auto"/>
            <w:noWrap/>
            <w:vAlign w:val="bottom"/>
            <w:hideMark/>
            <w:tcPrChange w:id="6571" w:author="Stefanie Lane" w:date="2022-06-23T15:14:00Z">
              <w:tcPr>
                <w:tcW w:w="3320" w:type="dxa"/>
                <w:tcBorders>
                  <w:top w:val="nil"/>
                  <w:left w:val="nil"/>
                  <w:bottom w:val="nil"/>
                  <w:right w:val="nil"/>
                </w:tcBorders>
                <w:shd w:val="clear" w:color="auto" w:fill="auto"/>
                <w:noWrap/>
                <w:vAlign w:val="bottom"/>
                <w:hideMark/>
              </w:tcPr>
            </w:tcPrChange>
          </w:tcPr>
          <w:p w14:paraId="4E34C7AF" w14:textId="7C442E9A" w:rsidR="00EB4CE1" w:rsidRPr="00EB4CE1" w:rsidRDefault="00D5247D" w:rsidP="00EB4CE1">
            <w:pPr>
              <w:spacing w:after="0" w:line="240" w:lineRule="auto"/>
              <w:rPr>
                <w:ins w:id="6572" w:author="Stefanie Lane" w:date="2022-06-23T15:12:00Z"/>
                <w:rFonts w:ascii="Calibri" w:eastAsia="Times New Roman" w:hAnsi="Calibri" w:cs="Calibri"/>
                <w:i/>
                <w:iCs/>
                <w:color w:val="000000"/>
                <w:rPrChange w:id="6573" w:author="Stefanie Lane" w:date="2022-06-23T15:12:00Z">
                  <w:rPr>
                    <w:ins w:id="6574" w:author="Stefanie Lane" w:date="2022-06-23T15:12:00Z"/>
                  </w:rPr>
                </w:rPrChange>
              </w:rPr>
              <w:pPrChange w:id="6575" w:author="Stefanie Lane" w:date="2022-06-23T15:12:00Z">
                <w:pPr/>
              </w:pPrChange>
            </w:pPr>
            <w:proofErr w:type="spellStart"/>
            <w:ins w:id="6576" w:author="Stefanie Lane" w:date="2022-06-23T15:20:00Z">
              <w:r>
                <w:rPr>
                  <w:rStyle w:val="Emphasis"/>
                </w:rPr>
                <w:t>Symphyotrichum</w:t>
              </w:r>
              <w:proofErr w:type="spellEnd"/>
              <w:r>
                <w:rPr>
                  <w:rStyle w:val="Emphasis"/>
                </w:rPr>
                <w:t xml:space="preserve"> </w:t>
              </w:r>
            </w:ins>
            <w:ins w:id="6577" w:author="Stefanie Lane" w:date="2022-06-23T15:12:00Z">
              <w:r w:rsidR="00EB4CE1" w:rsidRPr="00EB4CE1">
                <w:rPr>
                  <w:rFonts w:ascii="Calibri" w:eastAsia="Times New Roman" w:hAnsi="Calibri" w:cs="Calibri"/>
                  <w:i/>
                  <w:iCs/>
                  <w:color w:val="000000"/>
                  <w:rPrChange w:id="6578" w:author="Stefanie Lane" w:date="2022-06-23T15:12:00Z">
                    <w:rPr/>
                  </w:rPrChange>
                </w:rPr>
                <w:t>subspicatum</w:t>
              </w:r>
            </w:ins>
          </w:p>
        </w:tc>
        <w:tc>
          <w:tcPr>
            <w:tcW w:w="869" w:type="dxa"/>
            <w:tcBorders>
              <w:top w:val="nil"/>
              <w:left w:val="nil"/>
              <w:bottom w:val="nil"/>
              <w:right w:val="nil"/>
            </w:tcBorders>
            <w:shd w:val="clear" w:color="auto" w:fill="auto"/>
            <w:noWrap/>
            <w:vAlign w:val="bottom"/>
            <w:hideMark/>
            <w:tcPrChange w:id="6579" w:author="Stefanie Lane" w:date="2022-06-23T15:14:00Z">
              <w:tcPr>
                <w:tcW w:w="960" w:type="dxa"/>
                <w:tcBorders>
                  <w:top w:val="nil"/>
                  <w:left w:val="nil"/>
                  <w:bottom w:val="nil"/>
                  <w:right w:val="nil"/>
                </w:tcBorders>
                <w:shd w:val="clear" w:color="auto" w:fill="auto"/>
                <w:noWrap/>
                <w:vAlign w:val="bottom"/>
                <w:hideMark/>
              </w:tcPr>
            </w:tcPrChange>
          </w:tcPr>
          <w:p w14:paraId="59DD5AD1" w14:textId="77777777" w:rsidR="00EB4CE1" w:rsidRPr="00EB4CE1" w:rsidRDefault="00EB4CE1" w:rsidP="00EB4CE1">
            <w:pPr>
              <w:spacing w:after="0" w:line="240" w:lineRule="auto"/>
              <w:jc w:val="center"/>
              <w:rPr>
                <w:ins w:id="6580" w:author="Stefanie Lane" w:date="2022-06-23T15:12:00Z"/>
                <w:rFonts w:ascii="Calibri" w:eastAsia="Times New Roman" w:hAnsi="Calibri" w:cs="Calibri"/>
                <w:color w:val="000000"/>
                <w:rPrChange w:id="6581" w:author="Stefanie Lane" w:date="2022-06-23T15:12:00Z">
                  <w:rPr>
                    <w:ins w:id="6582" w:author="Stefanie Lane" w:date="2022-06-23T15:12:00Z"/>
                  </w:rPr>
                </w:rPrChange>
              </w:rPr>
              <w:pPrChange w:id="6583" w:author="Stefanie Lane" w:date="2022-06-23T15:12:00Z">
                <w:pPr>
                  <w:jc w:val="center"/>
                </w:pPr>
              </w:pPrChange>
            </w:pPr>
            <w:ins w:id="6584" w:author="Stefanie Lane" w:date="2022-06-23T15:12:00Z">
              <w:r w:rsidRPr="00EB4CE1">
                <w:rPr>
                  <w:rFonts w:ascii="Calibri" w:eastAsia="Times New Roman" w:hAnsi="Calibri" w:cs="Calibri"/>
                  <w:color w:val="000000"/>
                  <w:rPrChange w:id="6585" w:author="Stefanie Lane" w:date="2022-06-23T15:12:00Z">
                    <w:rPr/>
                  </w:rPrChange>
                </w:rPr>
                <w:t>0.47</w:t>
              </w:r>
            </w:ins>
          </w:p>
        </w:tc>
        <w:tc>
          <w:tcPr>
            <w:tcW w:w="990" w:type="dxa"/>
            <w:tcBorders>
              <w:top w:val="nil"/>
              <w:left w:val="nil"/>
              <w:bottom w:val="nil"/>
              <w:right w:val="nil"/>
            </w:tcBorders>
            <w:shd w:val="clear" w:color="auto" w:fill="auto"/>
            <w:noWrap/>
            <w:vAlign w:val="bottom"/>
            <w:hideMark/>
            <w:tcPrChange w:id="6586" w:author="Stefanie Lane" w:date="2022-06-23T15:14:00Z">
              <w:tcPr>
                <w:tcW w:w="960" w:type="dxa"/>
                <w:tcBorders>
                  <w:top w:val="nil"/>
                  <w:left w:val="nil"/>
                  <w:bottom w:val="nil"/>
                  <w:right w:val="nil"/>
                </w:tcBorders>
                <w:shd w:val="clear" w:color="auto" w:fill="auto"/>
                <w:noWrap/>
                <w:vAlign w:val="bottom"/>
                <w:hideMark/>
              </w:tcPr>
            </w:tcPrChange>
          </w:tcPr>
          <w:p w14:paraId="1BF1E064" w14:textId="77777777" w:rsidR="00EB4CE1" w:rsidRPr="00EB4CE1" w:rsidRDefault="00EB4CE1" w:rsidP="00EB4CE1">
            <w:pPr>
              <w:spacing w:after="0" w:line="240" w:lineRule="auto"/>
              <w:jc w:val="center"/>
              <w:rPr>
                <w:ins w:id="6587" w:author="Stefanie Lane" w:date="2022-06-23T15:12:00Z"/>
                <w:rFonts w:ascii="Calibri" w:eastAsia="Times New Roman" w:hAnsi="Calibri" w:cs="Calibri"/>
                <w:color w:val="000000"/>
                <w:rPrChange w:id="6588" w:author="Stefanie Lane" w:date="2022-06-23T15:12:00Z">
                  <w:rPr>
                    <w:ins w:id="6589" w:author="Stefanie Lane" w:date="2022-06-23T15:12:00Z"/>
                  </w:rPr>
                </w:rPrChange>
              </w:rPr>
              <w:pPrChange w:id="6590" w:author="Stefanie Lane" w:date="2022-06-23T15:12:00Z">
                <w:pPr>
                  <w:jc w:val="center"/>
                </w:pPr>
              </w:pPrChange>
            </w:pPr>
            <w:ins w:id="6591" w:author="Stefanie Lane" w:date="2022-06-23T15:12:00Z">
              <w:r w:rsidRPr="00EB4CE1">
                <w:rPr>
                  <w:rFonts w:ascii="Calibri" w:eastAsia="Times New Roman" w:hAnsi="Calibri" w:cs="Calibri"/>
                  <w:color w:val="000000"/>
                  <w:rPrChange w:id="6592" w:author="Stefanie Lane" w:date="2022-06-23T15:12:00Z">
                    <w:rPr/>
                  </w:rPrChange>
                </w:rPr>
                <w:t>0.33</w:t>
              </w:r>
            </w:ins>
          </w:p>
        </w:tc>
        <w:tc>
          <w:tcPr>
            <w:tcW w:w="810" w:type="dxa"/>
            <w:tcBorders>
              <w:top w:val="nil"/>
              <w:left w:val="nil"/>
              <w:bottom w:val="nil"/>
              <w:right w:val="nil"/>
            </w:tcBorders>
            <w:shd w:val="clear" w:color="auto" w:fill="auto"/>
            <w:noWrap/>
            <w:vAlign w:val="bottom"/>
            <w:hideMark/>
            <w:tcPrChange w:id="6593" w:author="Stefanie Lane" w:date="2022-06-23T15:14:00Z">
              <w:tcPr>
                <w:tcW w:w="960" w:type="dxa"/>
                <w:tcBorders>
                  <w:top w:val="nil"/>
                  <w:left w:val="nil"/>
                  <w:bottom w:val="nil"/>
                  <w:right w:val="nil"/>
                </w:tcBorders>
                <w:shd w:val="clear" w:color="auto" w:fill="auto"/>
                <w:noWrap/>
                <w:vAlign w:val="bottom"/>
                <w:hideMark/>
              </w:tcPr>
            </w:tcPrChange>
          </w:tcPr>
          <w:p w14:paraId="293A155A" w14:textId="77777777" w:rsidR="00EB4CE1" w:rsidRPr="00EB4CE1" w:rsidRDefault="00EB4CE1" w:rsidP="00EB4CE1">
            <w:pPr>
              <w:spacing w:after="0" w:line="240" w:lineRule="auto"/>
              <w:jc w:val="center"/>
              <w:rPr>
                <w:ins w:id="6594" w:author="Stefanie Lane" w:date="2022-06-23T15:12:00Z"/>
                <w:rFonts w:ascii="Calibri" w:eastAsia="Times New Roman" w:hAnsi="Calibri" w:cs="Calibri"/>
                <w:color w:val="000000"/>
                <w:rPrChange w:id="6595" w:author="Stefanie Lane" w:date="2022-06-23T15:12:00Z">
                  <w:rPr>
                    <w:ins w:id="6596" w:author="Stefanie Lane" w:date="2022-06-23T15:12:00Z"/>
                  </w:rPr>
                </w:rPrChange>
              </w:rPr>
              <w:pPrChange w:id="6597" w:author="Stefanie Lane" w:date="2022-06-23T15:12:00Z">
                <w:pPr>
                  <w:jc w:val="center"/>
                </w:pPr>
              </w:pPrChange>
            </w:pPr>
            <w:ins w:id="6598" w:author="Stefanie Lane" w:date="2022-06-23T15:12:00Z">
              <w:r w:rsidRPr="00EB4CE1">
                <w:rPr>
                  <w:rFonts w:ascii="Calibri" w:eastAsia="Times New Roman" w:hAnsi="Calibri" w:cs="Calibri"/>
                  <w:color w:val="000000"/>
                  <w:rPrChange w:id="6599" w:author="Stefanie Lane" w:date="2022-06-23T15:12:00Z">
                    <w:rPr/>
                  </w:rPrChange>
                </w:rPr>
                <w:t>0.32</w:t>
              </w:r>
            </w:ins>
          </w:p>
        </w:tc>
        <w:tc>
          <w:tcPr>
            <w:tcW w:w="1710" w:type="dxa"/>
            <w:tcBorders>
              <w:top w:val="nil"/>
              <w:left w:val="nil"/>
              <w:bottom w:val="nil"/>
              <w:right w:val="single" w:sz="8" w:space="0" w:color="auto"/>
            </w:tcBorders>
            <w:shd w:val="clear" w:color="auto" w:fill="auto"/>
            <w:noWrap/>
            <w:vAlign w:val="bottom"/>
            <w:hideMark/>
            <w:tcPrChange w:id="660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451D9F0" w14:textId="77777777" w:rsidR="00EB4CE1" w:rsidRPr="00EB4CE1" w:rsidRDefault="00EB4CE1" w:rsidP="00EB4CE1">
            <w:pPr>
              <w:spacing w:after="0" w:line="240" w:lineRule="auto"/>
              <w:jc w:val="center"/>
              <w:rPr>
                <w:ins w:id="6601" w:author="Stefanie Lane" w:date="2022-06-23T15:12:00Z"/>
                <w:rFonts w:ascii="Calibri" w:eastAsia="Times New Roman" w:hAnsi="Calibri" w:cs="Calibri"/>
                <w:color w:val="000000"/>
                <w:rPrChange w:id="6602" w:author="Stefanie Lane" w:date="2022-06-23T15:12:00Z">
                  <w:rPr>
                    <w:ins w:id="6603" w:author="Stefanie Lane" w:date="2022-06-23T15:12:00Z"/>
                  </w:rPr>
                </w:rPrChange>
              </w:rPr>
              <w:pPrChange w:id="6604" w:author="Stefanie Lane" w:date="2022-06-23T15:12:00Z">
                <w:pPr>
                  <w:jc w:val="center"/>
                </w:pPr>
              </w:pPrChange>
            </w:pPr>
            <w:ins w:id="6605" w:author="Stefanie Lane" w:date="2022-06-23T15:12:00Z">
              <w:r w:rsidRPr="00EB4CE1">
                <w:rPr>
                  <w:rFonts w:ascii="Calibri" w:eastAsia="Times New Roman" w:hAnsi="Calibri" w:cs="Calibri"/>
                  <w:color w:val="000000"/>
                  <w:rPrChange w:id="6606" w:author="Stefanie Lane" w:date="2022-06-23T15:12:00Z">
                    <w:rPr/>
                  </w:rPrChange>
                </w:rPr>
                <w:t>-32.1</w:t>
              </w:r>
            </w:ins>
          </w:p>
        </w:tc>
      </w:tr>
      <w:tr w:rsidR="00EB4CE1" w:rsidRPr="00EB4CE1" w14:paraId="5B9C0AC8" w14:textId="77777777" w:rsidTr="006F10B7">
        <w:trPr>
          <w:trHeight w:val="290"/>
          <w:ins w:id="6607" w:author="Stefanie Lane" w:date="2022-06-23T15:12:00Z"/>
          <w:trPrChange w:id="660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60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381A9A1" w14:textId="77777777" w:rsidR="00EB4CE1" w:rsidRPr="00EB4CE1" w:rsidRDefault="00EB4CE1" w:rsidP="00EB4CE1">
            <w:pPr>
              <w:spacing w:after="0" w:line="240" w:lineRule="auto"/>
              <w:rPr>
                <w:ins w:id="6610" w:author="Stefanie Lane" w:date="2022-06-23T15:12:00Z"/>
                <w:rFonts w:ascii="Calibri" w:eastAsia="Times New Roman" w:hAnsi="Calibri" w:cs="Calibri"/>
                <w:color w:val="000000"/>
                <w:rPrChange w:id="6611" w:author="Stefanie Lane" w:date="2022-06-23T15:12:00Z">
                  <w:rPr>
                    <w:ins w:id="6612" w:author="Stefanie Lane" w:date="2022-06-23T15:12:00Z"/>
                  </w:rPr>
                </w:rPrChange>
              </w:rPr>
              <w:pPrChange w:id="661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61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055592F" w14:textId="77777777" w:rsidR="00EB4CE1" w:rsidRPr="00EB4CE1" w:rsidRDefault="00EB4CE1" w:rsidP="00EB4CE1">
            <w:pPr>
              <w:spacing w:after="0" w:line="240" w:lineRule="auto"/>
              <w:rPr>
                <w:ins w:id="6615" w:author="Stefanie Lane" w:date="2022-06-23T15:12:00Z"/>
                <w:rFonts w:ascii="Calibri" w:eastAsia="Times New Roman" w:hAnsi="Calibri" w:cs="Calibri"/>
                <w:color w:val="000000"/>
                <w:rPrChange w:id="6616" w:author="Stefanie Lane" w:date="2022-06-23T15:12:00Z">
                  <w:rPr>
                    <w:ins w:id="6617" w:author="Stefanie Lane" w:date="2022-06-23T15:12:00Z"/>
                  </w:rPr>
                </w:rPrChange>
              </w:rPr>
              <w:pPrChange w:id="661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61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54B35CB" w14:textId="77777777" w:rsidR="00EB4CE1" w:rsidRPr="00EB4CE1" w:rsidRDefault="00EB4CE1" w:rsidP="00EB4CE1">
            <w:pPr>
              <w:spacing w:after="0" w:line="240" w:lineRule="auto"/>
              <w:rPr>
                <w:ins w:id="6620" w:author="Stefanie Lane" w:date="2022-06-23T15:12:00Z"/>
                <w:rFonts w:ascii="Calibri" w:eastAsia="Times New Roman" w:hAnsi="Calibri" w:cs="Calibri"/>
                <w:i/>
                <w:iCs/>
                <w:color w:val="000000"/>
                <w:rPrChange w:id="6621" w:author="Stefanie Lane" w:date="2022-06-23T15:12:00Z">
                  <w:rPr>
                    <w:ins w:id="6622" w:author="Stefanie Lane" w:date="2022-06-23T15:12:00Z"/>
                  </w:rPr>
                </w:rPrChange>
              </w:rPr>
              <w:pPrChange w:id="6623" w:author="Stefanie Lane" w:date="2022-06-23T15:12:00Z">
                <w:pPr/>
              </w:pPrChange>
            </w:pPr>
            <w:ins w:id="6624" w:author="Stefanie Lane" w:date="2022-06-23T15:12:00Z">
              <w:r w:rsidRPr="00EB4CE1">
                <w:rPr>
                  <w:rFonts w:ascii="Calibri" w:eastAsia="Times New Roman" w:hAnsi="Calibri" w:cs="Calibri"/>
                  <w:i/>
                  <w:iCs/>
                  <w:color w:val="000000"/>
                  <w:rPrChange w:id="6625" w:author="Stefanie Lane" w:date="2022-06-23T15:12:00Z">
                    <w:rPr/>
                  </w:rPrChange>
                </w:rPr>
                <w:t xml:space="preserve">Juncus </w:t>
              </w:r>
              <w:proofErr w:type="spellStart"/>
              <w:r w:rsidRPr="00EB4CE1">
                <w:rPr>
                  <w:rFonts w:ascii="Calibri" w:eastAsia="Times New Roman" w:hAnsi="Calibri" w:cs="Calibri"/>
                  <w:i/>
                  <w:iCs/>
                  <w:color w:val="000000"/>
                  <w:rPrChange w:id="6626" w:author="Stefanie Lane" w:date="2022-06-23T15:12:00Z">
                    <w:rPr/>
                  </w:rPrChange>
                </w:rPr>
                <w:t>oxymeris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662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5B7ECB" w14:textId="77777777" w:rsidR="00EB4CE1" w:rsidRPr="00EB4CE1" w:rsidRDefault="00EB4CE1" w:rsidP="00EB4CE1">
            <w:pPr>
              <w:spacing w:after="0" w:line="240" w:lineRule="auto"/>
              <w:jc w:val="center"/>
              <w:rPr>
                <w:ins w:id="6628" w:author="Stefanie Lane" w:date="2022-06-23T15:12:00Z"/>
                <w:rFonts w:ascii="Calibri" w:eastAsia="Times New Roman" w:hAnsi="Calibri" w:cs="Calibri"/>
                <w:color w:val="000000"/>
                <w:rPrChange w:id="6629" w:author="Stefanie Lane" w:date="2022-06-23T15:12:00Z">
                  <w:rPr>
                    <w:ins w:id="6630" w:author="Stefanie Lane" w:date="2022-06-23T15:12:00Z"/>
                  </w:rPr>
                </w:rPrChange>
              </w:rPr>
              <w:pPrChange w:id="6631" w:author="Stefanie Lane" w:date="2022-06-23T15:12:00Z">
                <w:pPr>
                  <w:jc w:val="center"/>
                </w:pPr>
              </w:pPrChange>
            </w:pPr>
            <w:ins w:id="6632" w:author="Stefanie Lane" w:date="2022-06-23T15:12:00Z">
              <w:r w:rsidRPr="00EB4CE1">
                <w:rPr>
                  <w:rFonts w:ascii="Calibri" w:eastAsia="Times New Roman" w:hAnsi="Calibri" w:cs="Calibri"/>
                  <w:color w:val="000000"/>
                  <w:rPrChange w:id="6633" w:author="Stefanie Lane" w:date="2022-06-23T15:12:00Z">
                    <w:rPr/>
                  </w:rPrChange>
                </w:rPr>
                <w:t>0.05</w:t>
              </w:r>
            </w:ins>
          </w:p>
        </w:tc>
        <w:tc>
          <w:tcPr>
            <w:tcW w:w="990" w:type="dxa"/>
            <w:tcBorders>
              <w:top w:val="single" w:sz="4" w:space="0" w:color="auto"/>
              <w:left w:val="nil"/>
              <w:bottom w:val="single" w:sz="4" w:space="0" w:color="auto"/>
              <w:right w:val="nil"/>
            </w:tcBorders>
            <w:shd w:val="clear" w:color="auto" w:fill="auto"/>
            <w:noWrap/>
            <w:vAlign w:val="bottom"/>
            <w:hideMark/>
            <w:tcPrChange w:id="663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1C079D" w14:textId="77777777" w:rsidR="00EB4CE1" w:rsidRPr="00EB4CE1" w:rsidRDefault="00EB4CE1" w:rsidP="00EB4CE1">
            <w:pPr>
              <w:spacing w:after="0" w:line="240" w:lineRule="auto"/>
              <w:jc w:val="center"/>
              <w:rPr>
                <w:ins w:id="6635" w:author="Stefanie Lane" w:date="2022-06-23T15:12:00Z"/>
                <w:rFonts w:ascii="Calibri" w:eastAsia="Times New Roman" w:hAnsi="Calibri" w:cs="Calibri"/>
                <w:color w:val="000000"/>
                <w:rPrChange w:id="6636" w:author="Stefanie Lane" w:date="2022-06-23T15:12:00Z">
                  <w:rPr>
                    <w:ins w:id="6637" w:author="Stefanie Lane" w:date="2022-06-23T15:12:00Z"/>
                  </w:rPr>
                </w:rPrChange>
              </w:rPr>
              <w:pPrChange w:id="6638" w:author="Stefanie Lane" w:date="2022-06-23T15:12:00Z">
                <w:pPr>
                  <w:jc w:val="center"/>
                </w:pPr>
              </w:pPrChange>
            </w:pPr>
            <w:ins w:id="6639" w:author="Stefanie Lane" w:date="2022-06-23T15:12:00Z">
              <w:r w:rsidRPr="00EB4CE1">
                <w:rPr>
                  <w:rFonts w:ascii="Calibri" w:eastAsia="Times New Roman" w:hAnsi="Calibri" w:cs="Calibri"/>
                  <w:color w:val="000000"/>
                  <w:rPrChange w:id="6640"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664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45CF204" w14:textId="77777777" w:rsidR="00EB4CE1" w:rsidRPr="00EB4CE1" w:rsidRDefault="00EB4CE1" w:rsidP="00EB4CE1">
            <w:pPr>
              <w:spacing w:after="0" w:line="240" w:lineRule="auto"/>
              <w:jc w:val="center"/>
              <w:rPr>
                <w:ins w:id="6642" w:author="Stefanie Lane" w:date="2022-06-23T15:12:00Z"/>
                <w:rFonts w:ascii="Calibri" w:eastAsia="Times New Roman" w:hAnsi="Calibri" w:cs="Calibri"/>
                <w:color w:val="000000"/>
                <w:rPrChange w:id="6643" w:author="Stefanie Lane" w:date="2022-06-23T15:12:00Z">
                  <w:rPr>
                    <w:ins w:id="6644" w:author="Stefanie Lane" w:date="2022-06-23T15:12:00Z"/>
                  </w:rPr>
                </w:rPrChange>
              </w:rPr>
              <w:pPrChange w:id="6645" w:author="Stefanie Lane" w:date="2022-06-23T15:12:00Z">
                <w:pPr>
                  <w:jc w:val="center"/>
                </w:pPr>
              </w:pPrChange>
            </w:pPr>
            <w:ins w:id="6646" w:author="Stefanie Lane" w:date="2022-06-23T15:12:00Z">
              <w:r w:rsidRPr="00EB4CE1">
                <w:rPr>
                  <w:rFonts w:ascii="Calibri" w:eastAsia="Times New Roman" w:hAnsi="Calibri" w:cs="Calibri"/>
                  <w:color w:val="000000"/>
                  <w:rPrChange w:id="6647"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64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CBD7772" w14:textId="77777777" w:rsidR="00EB4CE1" w:rsidRPr="00EB4CE1" w:rsidRDefault="00EB4CE1" w:rsidP="00EB4CE1">
            <w:pPr>
              <w:spacing w:after="0" w:line="240" w:lineRule="auto"/>
              <w:jc w:val="center"/>
              <w:rPr>
                <w:ins w:id="6649" w:author="Stefanie Lane" w:date="2022-06-23T15:12:00Z"/>
                <w:rFonts w:ascii="Calibri" w:eastAsia="Times New Roman" w:hAnsi="Calibri" w:cs="Calibri"/>
                <w:color w:val="000000"/>
                <w:rPrChange w:id="6650" w:author="Stefanie Lane" w:date="2022-06-23T15:12:00Z">
                  <w:rPr>
                    <w:ins w:id="6651" w:author="Stefanie Lane" w:date="2022-06-23T15:12:00Z"/>
                  </w:rPr>
                </w:rPrChange>
              </w:rPr>
              <w:pPrChange w:id="6652" w:author="Stefanie Lane" w:date="2022-06-23T15:12:00Z">
                <w:pPr>
                  <w:jc w:val="center"/>
                </w:pPr>
              </w:pPrChange>
            </w:pPr>
            <w:ins w:id="6653" w:author="Stefanie Lane" w:date="2022-06-23T15:12:00Z">
              <w:r w:rsidRPr="00EB4CE1">
                <w:rPr>
                  <w:rFonts w:ascii="Calibri" w:eastAsia="Times New Roman" w:hAnsi="Calibri" w:cs="Calibri"/>
                  <w:color w:val="000000"/>
                  <w:rPrChange w:id="6654" w:author="Stefanie Lane" w:date="2022-06-23T15:12:00Z">
                    <w:rPr/>
                  </w:rPrChange>
                </w:rPr>
                <w:t>-32.1</w:t>
              </w:r>
            </w:ins>
          </w:p>
        </w:tc>
      </w:tr>
      <w:tr w:rsidR="00EB4CE1" w:rsidRPr="00EB4CE1" w14:paraId="66182C37" w14:textId="77777777" w:rsidTr="006F10B7">
        <w:trPr>
          <w:trHeight w:val="290"/>
          <w:ins w:id="6655" w:author="Stefanie Lane" w:date="2022-06-23T15:12:00Z"/>
          <w:trPrChange w:id="665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65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C56879B" w14:textId="77777777" w:rsidR="00EB4CE1" w:rsidRPr="00EB4CE1" w:rsidRDefault="00EB4CE1" w:rsidP="00EB4CE1">
            <w:pPr>
              <w:spacing w:after="0" w:line="240" w:lineRule="auto"/>
              <w:rPr>
                <w:ins w:id="6658" w:author="Stefanie Lane" w:date="2022-06-23T15:12:00Z"/>
                <w:rFonts w:ascii="Calibri" w:eastAsia="Times New Roman" w:hAnsi="Calibri" w:cs="Calibri"/>
                <w:color w:val="000000"/>
                <w:rPrChange w:id="6659" w:author="Stefanie Lane" w:date="2022-06-23T15:12:00Z">
                  <w:rPr>
                    <w:ins w:id="6660" w:author="Stefanie Lane" w:date="2022-06-23T15:12:00Z"/>
                  </w:rPr>
                </w:rPrChange>
              </w:rPr>
              <w:pPrChange w:id="666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66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9CFCD4" w14:textId="77777777" w:rsidR="00EB4CE1" w:rsidRPr="00EB4CE1" w:rsidRDefault="00EB4CE1" w:rsidP="00EB4CE1">
            <w:pPr>
              <w:spacing w:after="0" w:line="240" w:lineRule="auto"/>
              <w:rPr>
                <w:ins w:id="6663" w:author="Stefanie Lane" w:date="2022-06-23T15:12:00Z"/>
                <w:rFonts w:ascii="Calibri" w:eastAsia="Times New Roman" w:hAnsi="Calibri" w:cs="Calibri"/>
                <w:color w:val="000000"/>
                <w:rPrChange w:id="6664" w:author="Stefanie Lane" w:date="2022-06-23T15:12:00Z">
                  <w:rPr>
                    <w:ins w:id="6665" w:author="Stefanie Lane" w:date="2022-06-23T15:12:00Z"/>
                  </w:rPr>
                </w:rPrChange>
              </w:rPr>
              <w:pPrChange w:id="6666" w:author="Stefanie Lane" w:date="2022-06-23T15:12:00Z">
                <w:pPr/>
              </w:pPrChange>
            </w:pPr>
          </w:p>
        </w:tc>
        <w:tc>
          <w:tcPr>
            <w:tcW w:w="3320" w:type="dxa"/>
            <w:tcBorders>
              <w:top w:val="nil"/>
              <w:left w:val="nil"/>
              <w:bottom w:val="nil"/>
              <w:right w:val="nil"/>
            </w:tcBorders>
            <w:shd w:val="clear" w:color="auto" w:fill="auto"/>
            <w:noWrap/>
            <w:vAlign w:val="bottom"/>
            <w:hideMark/>
            <w:tcPrChange w:id="6667" w:author="Stefanie Lane" w:date="2022-06-23T15:14:00Z">
              <w:tcPr>
                <w:tcW w:w="3320" w:type="dxa"/>
                <w:tcBorders>
                  <w:top w:val="nil"/>
                  <w:left w:val="nil"/>
                  <w:bottom w:val="nil"/>
                  <w:right w:val="nil"/>
                </w:tcBorders>
                <w:shd w:val="clear" w:color="auto" w:fill="auto"/>
                <w:noWrap/>
                <w:vAlign w:val="bottom"/>
                <w:hideMark/>
              </w:tcPr>
            </w:tcPrChange>
          </w:tcPr>
          <w:p w14:paraId="179C41B6" w14:textId="77777777" w:rsidR="00EB4CE1" w:rsidRPr="00EB4CE1" w:rsidRDefault="00EB4CE1" w:rsidP="00EB4CE1">
            <w:pPr>
              <w:spacing w:after="0" w:line="240" w:lineRule="auto"/>
              <w:rPr>
                <w:ins w:id="6668" w:author="Stefanie Lane" w:date="2022-06-23T15:12:00Z"/>
                <w:rFonts w:ascii="Calibri" w:eastAsia="Times New Roman" w:hAnsi="Calibri" w:cs="Calibri"/>
                <w:i/>
                <w:iCs/>
                <w:color w:val="000000"/>
                <w:rPrChange w:id="6669" w:author="Stefanie Lane" w:date="2022-06-23T15:12:00Z">
                  <w:rPr>
                    <w:ins w:id="6670" w:author="Stefanie Lane" w:date="2022-06-23T15:12:00Z"/>
                  </w:rPr>
                </w:rPrChange>
              </w:rPr>
              <w:pPrChange w:id="6671" w:author="Stefanie Lane" w:date="2022-06-23T15:12:00Z">
                <w:pPr/>
              </w:pPrChange>
            </w:pPr>
            <w:proofErr w:type="spellStart"/>
            <w:ins w:id="6672" w:author="Stefanie Lane" w:date="2022-06-23T15:12:00Z">
              <w:r w:rsidRPr="00EB4CE1">
                <w:rPr>
                  <w:rFonts w:ascii="Calibri" w:eastAsia="Times New Roman" w:hAnsi="Calibri" w:cs="Calibri"/>
                  <w:i/>
                  <w:iCs/>
                  <w:color w:val="000000"/>
                  <w:rPrChange w:id="6673" w:author="Stefanie Lane" w:date="2022-06-23T15:12:00Z">
                    <w:rPr/>
                  </w:rPrChange>
                </w:rPr>
                <w:t>Platanthera</w:t>
              </w:r>
              <w:proofErr w:type="spellEnd"/>
              <w:r w:rsidRPr="00EB4CE1">
                <w:rPr>
                  <w:rFonts w:ascii="Calibri" w:eastAsia="Times New Roman" w:hAnsi="Calibri" w:cs="Calibri"/>
                  <w:i/>
                  <w:iCs/>
                  <w:color w:val="000000"/>
                  <w:rPrChange w:id="6674" w:author="Stefanie Lane" w:date="2022-06-23T15:12:00Z">
                    <w:rPr/>
                  </w:rPrChange>
                </w:rPr>
                <w:t xml:space="preserve"> </w:t>
              </w:r>
              <w:proofErr w:type="spellStart"/>
              <w:r w:rsidRPr="00EB4CE1">
                <w:rPr>
                  <w:rFonts w:ascii="Calibri" w:eastAsia="Times New Roman" w:hAnsi="Calibri" w:cs="Calibri"/>
                  <w:i/>
                  <w:iCs/>
                  <w:color w:val="000000"/>
                  <w:rPrChange w:id="6675" w:author="Stefanie Lane" w:date="2022-06-23T15:12:00Z">
                    <w:rPr/>
                  </w:rPrChange>
                </w:rPr>
                <w:t>dilatata</w:t>
              </w:r>
              <w:proofErr w:type="spellEnd"/>
            </w:ins>
          </w:p>
        </w:tc>
        <w:tc>
          <w:tcPr>
            <w:tcW w:w="869" w:type="dxa"/>
            <w:tcBorders>
              <w:top w:val="nil"/>
              <w:left w:val="nil"/>
              <w:bottom w:val="nil"/>
              <w:right w:val="nil"/>
            </w:tcBorders>
            <w:shd w:val="clear" w:color="auto" w:fill="auto"/>
            <w:noWrap/>
            <w:vAlign w:val="bottom"/>
            <w:hideMark/>
            <w:tcPrChange w:id="6676" w:author="Stefanie Lane" w:date="2022-06-23T15:14:00Z">
              <w:tcPr>
                <w:tcW w:w="960" w:type="dxa"/>
                <w:tcBorders>
                  <w:top w:val="nil"/>
                  <w:left w:val="nil"/>
                  <w:bottom w:val="nil"/>
                  <w:right w:val="nil"/>
                </w:tcBorders>
                <w:shd w:val="clear" w:color="auto" w:fill="auto"/>
                <w:noWrap/>
                <w:vAlign w:val="bottom"/>
                <w:hideMark/>
              </w:tcPr>
            </w:tcPrChange>
          </w:tcPr>
          <w:p w14:paraId="60919DC9" w14:textId="77777777" w:rsidR="00EB4CE1" w:rsidRPr="00EB4CE1" w:rsidRDefault="00EB4CE1" w:rsidP="00EB4CE1">
            <w:pPr>
              <w:spacing w:after="0" w:line="240" w:lineRule="auto"/>
              <w:jc w:val="center"/>
              <w:rPr>
                <w:ins w:id="6677" w:author="Stefanie Lane" w:date="2022-06-23T15:12:00Z"/>
                <w:rFonts w:ascii="Calibri" w:eastAsia="Times New Roman" w:hAnsi="Calibri" w:cs="Calibri"/>
                <w:color w:val="000000"/>
                <w:rPrChange w:id="6678" w:author="Stefanie Lane" w:date="2022-06-23T15:12:00Z">
                  <w:rPr>
                    <w:ins w:id="6679" w:author="Stefanie Lane" w:date="2022-06-23T15:12:00Z"/>
                  </w:rPr>
                </w:rPrChange>
              </w:rPr>
              <w:pPrChange w:id="6680" w:author="Stefanie Lane" w:date="2022-06-23T15:12:00Z">
                <w:pPr>
                  <w:jc w:val="center"/>
                </w:pPr>
              </w:pPrChange>
            </w:pPr>
            <w:ins w:id="6681" w:author="Stefanie Lane" w:date="2022-06-23T15:12:00Z">
              <w:r w:rsidRPr="00EB4CE1">
                <w:rPr>
                  <w:rFonts w:ascii="Calibri" w:eastAsia="Times New Roman" w:hAnsi="Calibri" w:cs="Calibri"/>
                  <w:color w:val="000000"/>
                  <w:rPrChange w:id="6682" w:author="Stefanie Lane" w:date="2022-06-23T15:12:00Z">
                    <w:rPr/>
                  </w:rPrChange>
                </w:rPr>
                <w:t>0.05</w:t>
              </w:r>
            </w:ins>
          </w:p>
        </w:tc>
        <w:tc>
          <w:tcPr>
            <w:tcW w:w="990" w:type="dxa"/>
            <w:tcBorders>
              <w:top w:val="nil"/>
              <w:left w:val="nil"/>
              <w:bottom w:val="nil"/>
              <w:right w:val="nil"/>
            </w:tcBorders>
            <w:shd w:val="clear" w:color="auto" w:fill="auto"/>
            <w:noWrap/>
            <w:vAlign w:val="bottom"/>
            <w:hideMark/>
            <w:tcPrChange w:id="6683" w:author="Stefanie Lane" w:date="2022-06-23T15:14:00Z">
              <w:tcPr>
                <w:tcW w:w="960" w:type="dxa"/>
                <w:tcBorders>
                  <w:top w:val="nil"/>
                  <w:left w:val="nil"/>
                  <w:bottom w:val="nil"/>
                  <w:right w:val="nil"/>
                </w:tcBorders>
                <w:shd w:val="clear" w:color="auto" w:fill="auto"/>
                <w:noWrap/>
                <w:vAlign w:val="bottom"/>
                <w:hideMark/>
              </w:tcPr>
            </w:tcPrChange>
          </w:tcPr>
          <w:p w14:paraId="4D5F0A7A" w14:textId="77777777" w:rsidR="00EB4CE1" w:rsidRPr="00EB4CE1" w:rsidRDefault="00EB4CE1" w:rsidP="00EB4CE1">
            <w:pPr>
              <w:spacing w:after="0" w:line="240" w:lineRule="auto"/>
              <w:jc w:val="center"/>
              <w:rPr>
                <w:ins w:id="6684" w:author="Stefanie Lane" w:date="2022-06-23T15:12:00Z"/>
                <w:rFonts w:ascii="Calibri" w:eastAsia="Times New Roman" w:hAnsi="Calibri" w:cs="Calibri"/>
                <w:color w:val="000000"/>
                <w:rPrChange w:id="6685" w:author="Stefanie Lane" w:date="2022-06-23T15:12:00Z">
                  <w:rPr>
                    <w:ins w:id="6686" w:author="Stefanie Lane" w:date="2022-06-23T15:12:00Z"/>
                  </w:rPr>
                </w:rPrChange>
              </w:rPr>
              <w:pPrChange w:id="6687" w:author="Stefanie Lane" w:date="2022-06-23T15:12:00Z">
                <w:pPr>
                  <w:jc w:val="center"/>
                </w:pPr>
              </w:pPrChange>
            </w:pPr>
            <w:ins w:id="6688" w:author="Stefanie Lane" w:date="2022-06-23T15:12:00Z">
              <w:r w:rsidRPr="00EB4CE1">
                <w:rPr>
                  <w:rFonts w:ascii="Calibri" w:eastAsia="Times New Roman" w:hAnsi="Calibri" w:cs="Calibri"/>
                  <w:color w:val="000000"/>
                  <w:rPrChange w:id="6689" w:author="Stefanie Lane" w:date="2022-06-23T15:12:00Z">
                    <w:rPr/>
                  </w:rPrChange>
                </w:rPr>
                <w:t>0.06</w:t>
              </w:r>
            </w:ins>
          </w:p>
        </w:tc>
        <w:tc>
          <w:tcPr>
            <w:tcW w:w="810" w:type="dxa"/>
            <w:tcBorders>
              <w:top w:val="nil"/>
              <w:left w:val="nil"/>
              <w:bottom w:val="nil"/>
              <w:right w:val="nil"/>
            </w:tcBorders>
            <w:shd w:val="clear" w:color="auto" w:fill="auto"/>
            <w:noWrap/>
            <w:vAlign w:val="bottom"/>
            <w:hideMark/>
            <w:tcPrChange w:id="6690" w:author="Stefanie Lane" w:date="2022-06-23T15:14:00Z">
              <w:tcPr>
                <w:tcW w:w="960" w:type="dxa"/>
                <w:tcBorders>
                  <w:top w:val="nil"/>
                  <w:left w:val="nil"/>
                  <w:bottom w:val="nil"/>
                  <w:right w:val="nil"/>
                </w:tcBorders>
                <w:shd w:val="clear" w:color="auto" w:fill="auto"/>
                <w:noWrap/>
                <w:vAlign w:val="bottom"/>
                <w:hideMark/>
              </w:tcPr>
            </w:tcPrChange>
          </w:tcPr>
          <w:p w14:paraId="5221B7B8" w14:textId="77777777" w:rsidR="00EB4CE1" w:rsidRPr="00EB4CE1" w:rsidRDefault="00EB4CE1" w:rsidP="00EB4CE1">
            <w:pPr>
              <w:spacing w:after="0" w:line="240" w:lineRule="auto"/>
              <w:jc w:val="center"/>
              <w:rPr>
                <w:ins w:id="6691" w:author="Stefanie Lane" w:date="2022-06-23T15:12:00Z"/>
                <w:rFonts w:ascii="Calibri" w:eastAsia="Times New Roman" w:hAnsi="Calibri" w:cs="Calibri"/>
                <w:color w:val="000000"/>
                <w:rPrChange w:id="6692" w:author="Stefanie Lane" w:date="2022-06-23T15:12:00Z">
                  <w:rPr>
                    <w:ins w:id="6693" w:author="Stefanie Lane" w:date="2022-06-23T15:12:00Z"/>
                  </w:rPr>
                </w:rPrChange>
              </w:rPr>
              <w:pPrChange w:id="6694" w:author="Stefanie Lane" w:date="2022-06-23T15:12:00Z">
                <w:pPr>
                  <w:jc w:val="center"/>
                </w:pPr>
              </w:pPrChange>
            </w:pPr>
            <w:ins w:id="6695" w:author="Stefanie Lane" w:date="2022-06-23T15:12:00Z">
              <w:r w:rsidRPr="00EB4CE1">
                <w:rPr>
                  <w:rFonts w:ascii="Calibri" w:eastAsia="Times New Roman" w:hAnsi="Calibri" w:cs="Calibri"/>
                  <w:color w:val="000000"/>
                  <w:rPrChange w:id="6696"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669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2920008" w14:textId="77777777" w:rsidR="00EB4CE1" w:rsidRPr="00EB4CE1" w:rsidRDefault="00EB4CE1" w:rsidP="00EB4CE1">
            <w:pPr>
              <w:spacing w:after="0" w:line="240" w:lineRule="auto"/>
              <w:jc w:val="center"/>
              <w:rPr>
                <w:ins w:id="6698" w:author="Stefanie Lane" w:date="2022-06-23T15:12:00Z"/>
                <w:rFonts w:ascii="Calibri" w:eastAsia="Times New Roman" w:hAnsi="Calibri" w:cs="Calibri"/>
                <w:color w:val="000000"/>
                <w:rPrChange w:id="6699" w:author="Stefanie Lane" w:date="2022-06-23T15:12:00Z">
                  <w:rPr>
                    <w:ins w:id="6700" w:author="Stefanie Lane" w:date="2022-06-23T15:12:00Z"/>
                  </w:rPr>
                </w:rPrChange>
              </w:rPr>
              <w:pPrChange w:id="6701" w:author="Stefanie Lane" w:date="2022-06-23T15:12:00Z">
                <w:pPr>
                  <w:jc w:val="center"/>
                </w:pPr>
              </w:pPrChange>
            </w:pPr>
            <w:ins w:id="6702" w:author="Stefanie Lane" w:date="2022-06-23T15:12:00Z">
              <w:r w:rsidRPr="00EB4CE1">
                <w:rPr>
                  <w:rFonts w:ascii="Calibri" w:eastAsia="Times New Roman" w:hAnsi="Calibri" w:cs="Calibri"/>
                  <w:color w:val="000000"/>
                  <w:rPrChange w:id="6703" w:author="Stefanie Lane" w:date="2022-06-23T15:12:00Z">
                    <w:rPr/>
                  </w:rPrChange>
                </w:rPr>
                <w:t>-32.1</w:t>
              </w:r>
            </w:ins>
          </w:p>
        </w:tc>
      </w:tr>
      <w:tr w:rsidR="00EB4CE1" w:rsidRPr="00EB4CE1" w14:paraId="40CBB78F" w14:textId="77777777" w:rsidTr="006F10B7">
        <w:trPr>
          <w:trHeight w:val="290"/>
          <w:ins w:id="6704" w:author="Stefanie Lane" w:date="2022-06-23T15:12:00Z"/>
          <w:trPrChange w:id="670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70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86516D1" w14:textId="77777777" w:rsidR="00EB4CE1" w:rsidRPr="00EB4CE1" w:rsidRDefault="00EB4CE1" w:rsidP="00EB4CE1">
            <w:pPr>
              <w:spacing w:after="0" w:line="240" w:lineRule="auto"/>
              <w:rPr>
                <w:ins w:id="6707" w:author="Stefanie Lane" w:date="2022-06-23T15:12:00Z"/>
                <w:rFonts w:ascii="Calibri" w:eastAsia="Times New Roman" w:hAnsi="Calibri" w:cs="Calibri"/>
                <w:color w:val="000000"/>
                <w:rPrChange w:id="6708" w:author="Stefanie Lane" w:date="2022-06-23T15:12:00Z">
                  <w:rPr>
                    <w:ins w:id="6709" w:author="Stefanie Lane" w:date="2022-06-23T15:12:00Z"/>
                  </w:rPr>
                </w:rPrChange>
              </w:rPr>
              <w:pPrChange w:id="671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71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292BC9" w14:textId="77777777" w:rsidR="00EB4CE1" w:rsidRPr="00EB4CE1" w:rsidRDefault="00EB4CE1" w:rsidP="00EB4CE1">
            <w:pPr>
              <w:spacing w:after="0" w:line="240" w:lineRule="auto"/>
              <w:rPr>
                <w:ins w:id="6712" w:author="Stefanie Lane" w:date="2022-06-23T15:12:00Z"/>
                <w:rFonts w:ascii="Calibri" w:eastAsia="Times New Roman" w:hAnsi="Calibri" w:cs="Calibri"/>
                <w:color w:val="000000"/>
                <w:rPrChange w:id="6713" w:author="Stefanie Lane" w:date="2022-06-23T15:12:00Z">
                  <w:rPr>
                    <w:ins w:id="6714" w:author="Stefanie Lane" w:date="2022-06-23T15:12:00Z"/>
                  </w:rPr>
                </w:rPrChange>
              </w:rPr>
              <w:pPrChange w:id="671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71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81B261" w14:textId="77777777" w:rsidR="00EB4CE1" w:rsidRPr="00EB4CE1" w:rsidRDefault="00EB4CE1" w:rsidP="00EB4CE1">
            <w:pPr>
              <w:spacing w:after="0" w:line="240" w:lineRule="auto"/>
              <w:rPr>
                <w:ins w:id="6717" w:author="Stefanie Lane" w:date="2022-06-23T15:12:00Z"/>
                <w:rFonts w:ascii="Calibri" w:eastAsia="Times New Roman" w:hAnsi="Calibri" w:cs="Calibri"/>
                <w:i/>
                <w:iCs/>
                <w:color w:val="000000"/>
                <w:rPrChange w:id="6718" w:author="Stefanie Lane" w:date="2022-06-23T15:12:00Z">
                  <w:rPr>
                    <w:ins w:id="6719" w:author="Stefanie Lane" w:date="2022-06-23T15:12:00Z"/>
                  </w:rPr>
                </w:rPrChange>
              </w:rPr>
              <w:pPrChange w:id="6720" w:author="Stefanie Lane" w:date="2022-06-23T15:12:00Z">
                <w:pPr/>
              </w:pPrChange>
            </w:pPr>
            <w:ins w:id="6721" w:author="Stefanie Lane" w:date="2022-06-23T15:12:00Z">
              <w:r w:rsidRPr="00EB4CE1">
                <w:rPr>
                  <w:rFonts w:ascii="Calibri" w:eastAsia="Times New Roman" w:hAnsi="Calibri" w:cs="Calibri"/>
                  <w:i/>
                  <w:iCs/>
                  <w:color w:val="000000"/>
                  <w:rPrChange w:id="6722" w:author="Stefanie Lane" w:date="2022-06-23T15:12: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Change w:id="67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9A536CF" w14:textId="77777777" w:rsidR="00EB4CE1" w:rsidRPr="00EB4CE1" w:rsidRDefault="00EB4CE1" w:rsidP="00EB4CE1">
            <w:pPr>
              <w:spacing w:after="0" w:line="240" w:lineRule="auto"/>
              <w:jc w:val="center"/>
              <w:rPr>
                <w:ins w:id="6724" w:author="Stefanie Lane" w:date="2022-06-23T15:12:00Z"/>
                <w:rFonts w:ascii="Calibri" w:eastAsia="Times New Roman" w:hAnsi="Calibri" w:cs="Calibri"/>
                <w:color w:val="000000"/>
                <w:rPrChange w:id="6725" w:author="Stefanie Lane" w:date="2022-06-23T15:12:00Z">
                  <w:rPr>
                    <w:ins w:id="6726" w:author="Stefanie Lane" w:date="2022-06-23T15:12:00Z"/>
                  </w:rPr>
                </w:rPrChange>
              </w:rPr>
              <w:pPrChange w:id="6727" w:author="Stefanie Lane" w:date="2022-06-23T15:12:00Z">
                <w:pPr>
                  <w:jc w:val="center"/>
                </w:pPr>
              </w:pPrChange>
            </w:pPr>
            <w:ins w:id="6728" w:author="Stefanie Lane" w:date="2022-06-23T15:12:00Z">
              <w:r w:rsidRPr="00EB4CE1">
                <w:rPr>
                  <w:rFonts w:ascii="Calibri" w:eastAsia="Times New Roman" w:hAnsi="Calibri" w:cs="Calibri"/>
                  <w:color w:val="000000"/>
                  <w:rPrChange w:id="6729" w:author="Stefanie Lane" w:date="2022-06-23T15:12:00Z">
                    <w:rPr/>
                  </w:rPrChange>
                </w:rPr>
                <w:t>3.84</w:t>
              </w:r>
            </w:ins>
          </w:p>
        </w:tc>
        <w:tc>
          <w:tcPr>
            <w:tcW w:w="990" w:type="dxa"/>
            <w:tcBorders>
              <w:top w:val="single" w:sz="4" w:space="0" w:color="auto"/>
              <w:left w:val="nil"/>
              <w:bottom w:val="single" w:sz="4" w:space="0" w:color="auto"/>
              <w:right w:val="nil"/>
            </w:tcBorders>
            <w:shd w:val="clear" w:color="auto" w:fill="auto"/>
            <w:noWrap/>
            <w:vAlign w:val="bottom"/>
            <w:hideMark/>
            <w:tcPrChange w:id="67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234A1E8" w14:textId="77777777" w:rsidR="00EB4CE1" w:rsidRPr="00EB4CE1" w:rsidRDefault="00EB4CE1" w:rsidP="00EB4CE1">
            <w:pPr>
              <w:spacing w:after="0" w:line="240" w:lineRule="auto"/>
              <w:jc w:val="center"/>
              <w:rPr>
                <w:ins w:id="6731" w:author="Stefanie Lane" w:date="2022-06-23T15:12:00Z"/>
                <w:rFonts w:ascii="Calibri" w:eastAsia="Times New Roman" w:hAnsi="Calibri" w:cs="Calibri"/>
                <w:color w:val="000000"/>
                <w:rPrChange w:id="6732" w:author="Stefanie Lane" w:date="2022-06-23T15:12:00Z">
                  <w:rPr>
                    <w:ins w:id="6733" w:author="Stefanie Lane" w:date="2022-06-23T15:12:00Z"/>
                  </w:rPr>
                </w:rPrChange>
              </w:rPr>
              <w:pPrChange w:id="6734" w:author="Stefanie Lane" w:date="2022-06-23T15:12:00Z">
                <w:pPr>
                  <w:jc w:val="center"/>
                </w:pPr>
              </w:pPrChange>
            </w:pPr>
            <w:ins w:id="6735" w:author="Stefanie Lane" w:date="2022-06-23T15:12:00Z">
              <w:r w:rsidRPr="00EB4CE1">
                <w:rPr>
                  <w:rFonts w:ascii="Calibri" w:eastAsia="Times New Roman" w:hAnsi="Calibri" w:cs="Calibri"/>
                  <w:color w:val="000000"/>
                  <w:rPrChange w:id="6736" w:author="Stefanie Lane" w:date="2022-06-23T15:12:00Z">
                    <w:rPr/>
                  </w:rPrChange>
                </w:rPr>
                <w:t>3.06</w:t>
              </w:r>
            </w:ins>
          </w:p>
        </w:tc>
        <w:tc>
          <w:tcPr>
            <w:tcW w:w="810" w:type="dxa"/>
            <w:tcBorders>
              <w:top w:val="single" w:sz="4" w:space="0" w:color="auto"/>
              <w:left w:val="nil"/>
              <w:bottom w:val="single" w:sz="4" w:space="0" w:color="auto"/>
              <w:right w:val="nil"/>
            </w:tcBorders>
            <w:shd w:val="clear" w:color="auto" w:fill="auto"/>
            <w:noWrap/>
            <w:vAlign w:val="bottom"/>
            <w:hideMark/>
            <w:tcPrChange w:id="67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33FAAD" w14:textId="77777777" w:rsidR="00EB4CE1" w:rsidRPr="00EB4CE1" w:rsidRDefault="00EB4CE1" w:rsidP="00EB4CE1">
            <w:pPr>
              <w:spacing w:after="0" w:line="240" w:lineRule="auto"/>
              <w:jc w:val="center"/>
              <w:rPr>
                <w:ins w:id="6738" w:author="Stefanie Lane" w:date="2022-06-23T15:12:00Z"/>
                <w:rFonts w:ascii="Calibri" w:eastAsia="Times New Roman" w:hAnsi="Calibri" w:cs="Calibri"/>
                <w:color w:val="000000"/>
                <w:rPrChange w:id="6739" w:author="Stefanie Lane" w:date="2022-06-23T15:12:00Z">
                  <w:rPr>
                    <w:ins w:id="6740" w:author="Stefanie Lane" w:date="2022-06-23T15:12:00Z"/>
                  </w:rPr>
                </w:rPrChange>
              </w:rPr>
              <w:pPrChange w:id="6741" w:author="Stefanie Lane" w:date="2022-06-23T15:12:00Z">
                <w:pPr>
                  <w:jc w:val="center"/>
                </w:pPr>
              </w:pPrChange>
            </w:pPr>
            <w:ins w:id="6742" w:author="Stefanie Lane" w:date="2022-06-23T15:12:00Z">
              <w:r w:rsidRPr="00EB4CE1">
                <w:rPr>
                  <w:rFonts w:ascii="Calibri" w:eastAsia="Times New Roman" w:hAnsi="Calibri" w:cs="Calibri"/>
                  <w:color w:val="000000"/>
                  <w:rPrChange w:id="6743" w:author="Stefanie Lane" w:date="2022-06-23T15:12:00Z">
                    <w:rPr/>
                  </w:rPrChange>
                </w:rPr>
                <w:t>3.00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74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D249DEF" w14:textId="77777777" w:rsidR="00EB4CE1" w:rsidRPr="00EB4CE1" w:rsidRDefault="00EB4CE1" w:rsidP="00EB4CE1">
            <w:pPr>
              <w:spacing w:after="0" w:line="240" w:lineRule="auto"/>
              <w:jc w:val="center"/>
              <w:rPr>
                <w:ins w:id="6745" w:author="Stefanie Lane" w:date="2022-06-23T15:12:00Z"/>
                <w:rFonts w:ascii="Calibri" w:eastAsia="Times New Roman" w:hAnsi="Calibri" w:cs="Calibri"/>
                <w:color w:val="000000"/>
                <w:rPrChange w:id="6746" w:author="Stefanie Lane" w:date="2022-06-23T15:12:00Z">
                  <w:rPr>
                    <w:ins w:id="6747" w:author="Stefanie Lane" w:date="2022-06-23T15:12:00Z"/>
                  </w:rPr>
                </w:rPrChange>
              </w:rPr>
              <w:pPrChange w:id="6748" w:author="Stefanie Lane" w:date="2022-06-23T15:12:00Z">
                <w:pPr>
                  <w:jc w:val="center"/>
                </w:pPr>
              </w:pPrChange>
            </w:pPr>
            <w:ins w:id="6749" w:author="Stefanie Lane" w:date="2022-06-23T15:12:00Z">
              <w:r w:rsidRPr="00EB4CE1">
                <w:rPr>
                  <w:rFonts w:ascii="Calibri" w:eastAsia="Times New Roman" w:hAnsi="Calibri" w:cs="Calibri"/>
                  <w:color w:val="000000"/>
                  <w:rPrChange w:id="6750" w:author="Stefanie Lane" w:date="2022-06-23T15:12:00Z">
                    <w:rPr/>
                  </w:rPrChange>
                </w:rPr>
                <w:t>-21.9</w:t>
              </w:r>
            </w:ins>
          </w:p>
        </w:tc>
      </w:tr>
      <w:tr w:rsidR="00EB4CE1" w:rsidRPr="00EB4CE1" w14:paraId="1008EFC6" w14:textId="77777777" w:rsidTr="006F10B7">
        <w:trPr>
          <w:trHeight w:val="290"/>
          <w:ins w:id="6751" w:author="Stefanie Lane" w:date="2022-06-23T15:12:00Z"/>
          <w:trPrChange w:id="67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7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4DCBB4" w14:textId="77777777" w:rsidR="00EB4CE1" w:rsidRPr="00EB4CE1" w:rsidRDefault="00EB4CE1" w:rsidP="00EB4CE1">
            <w:pPr>
              <w:spacing w:after="0" w:line="240" w:lineRule="auto"/>
              <w:rPr>
                <w:ins w:id="6754" w:author="Stefanie Lane" w:date="2022-06-23T15:12:00Z"/>
                <w:rFonts w:ascii="Calibri" w:eastAsia="Times New Roman" w:hAnsi="Calibri" w:cs="Calibri"/>
                <w:color w:val="000000"/>
                <w:rPrChange w:id="6755" w:author="Stefanie Lane" w:date="2022-06-23T15:12:00Z">
                  <w:rPr>
                    <w:ins w:id="6756" w:author="Stefanie Lane" w:date="2022-06-23T15:12:00Z"/>
                  </w:rPr>
                </w:rPrChange>
              </w:rPr>
              <w:pPrChange w:id="675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75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D8CA1AA" w14:textId="77777777" w:rsidR="00EB4CE1" w:rsidRPr="00EB4CE1" w:rsidRDefault="00EB4CE1" w:rsidP="00EB4CE1">
            <w:pPr>
              <w:spacing w:after="0" w:line="240" w:lineRule="auto"/>
              <w:rPr>
                <w:ins w:id="6759" w:author="Stefanie Lane" w:date="2022-06-23T15:12:00Z"/>
                <w:rFonts w:ascii="Calibri" w:eastAsia="Times New Roman" w:hAnsi="Calibri" w:cs="Calibri"/>
                <w:color w:val="000000"/>
                <w:rPrChange w:id="6760" w:author="Stefanie Lane" w:date="2022-06-23T15:12:00Z">
                  <w:rPr>
                    <w:ins w:id="6761" w:author="Stefanie Lane" w:date="2022-06-23T15:12:00Z"/>
                  </w:rPr>
                </w:rPrChange>
              </w:rPr>
              <w:pPrChange w:id="6762" w:author="Stefanie Lane" w:date="2022-06-23T15:12:00Z">
                <w:pPr/>
              </w:pPrChange>
            </w:pPr>
          </w:p>
        </w:tc>
        <w:tc>
          <w:tcPr>
            <w:tcW w:w="3320" w:type="dxa"/>
            <w:tcBorders>
              <w:top w:val="nil"/>
              <w:left w:val="nil"/>
              <w:bottom w:val="nil"/>
              <w:right w:val="nil"/>
            </w:tcBorders>
            <w:shd w:val="clear" w:color="auto" w:fill="auto"/>
            <w:noWrap/>
            <w:vAlign w:val="bottom"/>
            <w:hideMark/>
            <w:tcPrChange w:id="6763" w:author="Stefanie Lane" w:date="2022-06-23T15:14:00Z">
              <w:tcPr>
                <w:tcW w:w="3320" w:type="dxa"/>
                <w:tcBorders>
                  <w:top w:val="nil"/>
                  <w:left w:val="nil"/>
                  <w:bottom w:val="nil"/>
                  <w:right w:val="nil"/>
                </w:tcBorders>
                <w:shd w:val="clear" w:color="auto" w:fill="auto"/>
                <w:noWrap/>
                <w:vAlign w:val="bottom"/>
                <w:hideMark/>
              </w:tcPr>
            </w:tcPrChange>
          </w:tcPr>
          <w:p w14:paraId="7722D876" w14:textId="77777777" w:rsidR="00EB4CE1" w:rsidRPr="00EB4CE1" w:rsidRDefault="00EB4CE1" w:rsidP="00EB4CE1">
            <w:pPr>
              <w:spacing w:after="0" w:line="240" w:lineRule="auto"/>
              <w:rPr>
                <w:ins w:id="6764" w:author="Stefanie Lane" w:date="2022-06-23T15:12:00Z"/>
                <w:rFonts w:ascii="Calibri" w:eastAsia="Times New Roman" w:hAnsi="Calibri" w:cs="Calibri"/>
                <w:i/>
                <w:iCs/>
                <w:color w:val="000000"/>
                <w:rPrChange w:id="6765" w:author="Stefanie Lane" w:date="2022-06-23T15:12:00Z">
                  <w:rPr>
                    <w:ins w:id="6766" w:author="Stefanie Lane" w:date="2022-06-23T15:12:00Z"/>
                  </w:rPr>
                </w:rPrChange>
              </w:rPr>
              <w:pPrChange w:id="6767" w:author="Stefanie Lane" w:date="2022-06-23T15:12:00Z">
                <w:pPr/>
              </w:pPrChange>
            </w:pPr>
            <w:ins w:id="6768" w:author="Stefanie Lane" w:date="2022-06-23T15:12:00Z">
              <w:r w:rsidRPr="00EB4CE1">
                <w:rPr>
                  <w:rFonts w:ascii="Calibri" w:eastAsia="Times New Roman" w:hAnsi="Calibri" w:cs="Calibri"/>
                  <w:i/>
                  <w:iCs/>
                  <w:color w:val="000000"/>
                  <w:rPrChange w:id="6769" w:author="Stefanie Lane" w:date="2022-06-23T15:12:00Z">
                    <w:rPr/>
                  </w:rPrChange>
                </w:rPr>
                <w:t>Lysimachia thyrsiflora</w:t>
              </w:r>
            </w:ins>
          </w:p>
        </w:tc>
        <w:tc>
          <w:tcPr>
            <w:tcW w:w="869" w:type="dxa"/>
            <w:tcBorders>
              <w:top w:val="nil"/>
              <w:left w:val="nil"/>
              <w:bottom w:val="nil"/>
              <w:right w:val="nil"/>
            </w:tcBorders>
            <w:shd w:val="clear" w:color="auto" w:fill="auto"/>
            <w:noWrap/>
            <w:vAlign w:val="bottom"/>
            <w:hideMark/>
            <w:tcPrChange w:id="6770" w:author="Stefanie Lane" w:date="2022-06-23T15:14:00Z">
              <w:tcPr>
                <w:tcW w:w="960" w:type="dxa"/>
                <w:tcBorders>
                  <w:top w:val="nil"/>
                  <w:left w:val="nil"/>
                  <w:bottom w:val="nil"/>
                  <w:right w:val="nil"/>
                </w:tcBorders>
                <w:shd w:val="clear" w:color="auto" w:fill="auto"/>
                <w:noWrap/>
                <w:vAlign w:val="bottom"/>
                <w:hideMark/>
              </w:tcPr>
            </w:tcPrChange>
          </w:tcPr>
          <w:p w14:paraId="0ED721AE" w14:textId="77777777" w:rsidR="00EB4CE1" w:rsidRPr="00EB4CE1" w:rsidRDefault="00EB4CE1" w:rsidP="00EB4CE1">
            <w:pPr>
              <w:spacing w:after="0" w:line="240" w:lineRule="auto"/>
              <w:jc w:val="center"/>
              <w:rPr>
                <w:ins w:id="6771" w:author="Stefanie Lane" w:date="2022-06-23T15:12:00Z"/>
                <w:rFonts w:ascii="Calibri" w:eastAsia="Times New Roman" w:hAnsi="Calibri" w:cs="Calibri"/>
                <w:color w:val="000000"/>
                <w:rPrChange w:id="6772" w:author="Stefanie Lane" w:date="2022-06-23T15:12:00Z">
                  <w:rPr>
                    <w:ins w:id="6773" w:author="Stefanie Lane" w:date="2022-06-23T15:12:00Z"/>
                  </w:rPr>
                </w:rPrChange>
              </w:rPr>
              <w:pPrChange w:id="6774" w:author="Stefanie Lane" w:date="2022-06-23T15:12:00Z">
                <w:pPr>
                  <w:jc w:val="center"/>
                </w:pPr>
              </w:pPrChange>
            </w:pPr>
            <w:ins w:id="6775" w:author="Stefanie Lane" w:date="2022-06-23T15:12:00Z">
              <w:r w:rsidRPr="00EB4CE1">
                <w:rPr>
                  <w:rFonts w:ascii="Calibri" w:eastAsia="Times New Roman" w:hAnsi="Calibri" w:cs="Calibri"/>
                  <w:color w:val="000000"/>
                  <w:rPrChange w:id="6776" w:author="Stefanie Lane" w:date="2022-06-23T15:12:00Z">
                    <w:rPr/>
                  </w:rPrChange>
                </w:rPr>
                <w:t>0.53</w:t>
              </w:r>
            </w:ins>
          </w:p>
        </w:tc>
        <w:tc>
          <w:tcPr>
            <w:tcW w:w="990" w:type="dxa"/>
            <w:tcBorders>
              <w:top w:val="nil"/>
              <w:left w:val="nil"/>
              <w:bottom w:val="nil"/>
              <w:right w:val="nil"/>
            </w:tcBorders>
            <w:shd w:val="clear" w:color="auto" w:fill="auto"/>
            <w:noWrap/>
            <w:vAlign w:val="bottom"/>
            <w:hideMark/>
            <w:tcPrChange w:id="6777" w:author="Stefanie Lane" w:date="2022-06-23T15:14:00Z">
              <w:tcPr>
                <w:tcW w:w="960" w:type="dxa"/>
                <w:tcBorders>
                  <w:top w:val="nil"/>
                  <w:left w:val="nil"/>
                  <w:bottom w:val="nil"/>
                  <w:right w:val="nil"/>
                </w:tcBorders>
                <w:shd w:val="clear" w:color="auto" w:fill="auto"/>
                <w:noWrap/>
                <w:vAlign w:val="bottom"/>
                <w:hideMark/>
              </w:tcPr>
            </w:tcPrChange>
          </w:tcPr>
          <w:p w14:paraId="6E33B898" w14:textId="77777777" w:rsidR="00EB4CE1" w:rsidRPr="00EB4CE1" w:rsidRDefault="00EB4CE1" w:rsidP="00EB4CE1">
            <w:pPr>
              <w:spacing w:after="0" w:line="240" w:lineRule="auto"/>
              <w:jc w:val="center"/>
              <w:rPr>
                <w:ins w:id="6778" w:author="Stefanie Lane" w:date="2022-06-23T15:12:00Z"/>
                <w:rFonts w:ascii="Calibri" w:eastAsia="Times New Roman" w:hAnsi="Calibri" w:cs="Calibri"/>
                <w:color w:val="000000"/>
                <w:rPrChange w:id="6779" w:author="Stefanie Lane" w:date="2022-06-23T15:12:00Z">
                  <w:rPr>
                    <w:ins w:id="6780" w:author="Stefanie Lane" w:date="2022-06-23T15:12:00Z"/>
                  </w:rPr>
                </w:rPrChange>
              </w:rPr>
              <w:pPrChange w:id="6781" w:author="Stefanie Lane" w:date="2022-06-23T15:12:00Z">
                <w:pPr>
                  <w:jc w:val="center"/>
                </w:pPr>
              </w:pPrChange>
            </w:pPr>
            <w:ins w:id="6782" w:author="Stefanie Lane" w:date="2022-06-23T15:12:00Z">
              <w:r w:rsidRPr="00EB4CE1">
                <w:rPr>
                  <w:rFonts w:ascii="Calibri" w:eastAsia="Times New Roman" w:hAnsi="Calibri" w:cs="Calibri"/>
                  <w:color w:val="000000"/>
                  <w:rPrChange w:id="6783" w:author="Stefanie Lane" w:date="2022-06-23T15:12:00Z">
                    <w:rPr/>
                  </w:rPrChange>
                </w:rPr>
                <w:t>0.22</w:t>
              </w:r>
            </w:ins>
          </w:p>
        </w:tc>
        <w:tc>
          <w:tcPr>
            <w:tcW w:w="810" w:type="dxa"/>
            <w:tcBorders>
              <w:top w:val="nil"/>
              <w:left w:val="nil"/>
              <w:bottom w:val="nil"/>
              <w:right w:val="nil"/>
            </w:tcBorders>
            <w:shd w:val="clear" w:color="auto" w:fill="auto"/>
            <w:noWrap/>
            <w:vAlign w:val="bottom"/>
            <w:hideMark/>
            <w:tcPrChange w:id="6784" w:author="Stefanie Lane" w:date="2022-06-23T15:14:00Z">
              <w:tcPr>
                <w:tcW w:w="960" w:type="dxa"/>
                <w:tcBorders>
                  <w:top w:val="nil"/>
                  <w:left w:val="nil"/>
                  <w:bottom w:val="nil"/>
                  <w:right w:val="nil"/>
                </w:tcBorders>
                <w:shd w:val="clear" w:color="auto" w:fill="auto"/>
                <w:noWrap/>
                <w:vAlign w:val="bottom"/>
                <w:hideMark/>
              </w:tcPr>
            </w:tcPrChange>
          </w:tcPr>
          <w:p w14:paraId="513D9BC0" w14:textId="77777777" w:rsidR="00EB4CE1" w:rsidRPr="00EB4CE1" w:rsidRDefault="00EB4CE1" w:rsidP="00EB4CE1">
            <w:pPr>
              <w:spacing w:after="0" w:line="240" w:lineRule="auto"/>
              <w:jc w:val="center"/>
              <w:rPr>
                <w:ins w:id="6785" w:author="Stefanie Lane" w:date="2022-06-23T15:12:00Z"/>
                <w:rFonts w:ascii="Calibri" w:eastAsia="Times New Roman" w:hAnsi="Calibri" w:cs="Calibri"/>
                <w:color w:val="000000"/>
                <w:rPrChange w:id="6786" w:author="Stefanie Lane" w:date="2022-06-23T15:12:00Z">
                  <w:rPr>
                    <w:ins w:id="6787" w:author="Stefanie Lane" w:date="2022-06-23T15:12:00Z"/>
                  </w:rPr>
                </w:rPrChange>
              </w:rPr>
              <w:pPrChange w:id="6788" w:author="Stefanie Lane" w:date="2022-06-23T15:12:00Z">
                <w:pPr>
                  <w:jc w:val="center"/>
                </w:pPr>
              </w:pPrChange>
            </w:pPr>
            <w:ins w:id="6789" w:author="Stefanie Lane" w:date="2022-06-23T15:12:00Z">
              <w:r w:rsidRPr="00EB4CE1">
                <w:rPr>
                  <w:rFonts w:ascii="Calibri" w:eastAsia="Times New Roman" w:hAnsi="Calibri" w:cs="Calibri"/>
                  <w:color w:val="000000"/>
                  <w:rPrChange w:id="6790" w:author="Stefanie Lane" w:date="2022-06-23T15:12:00Z">
                    <w:rPr/>
                  </w:rPrChange>
                </w:rPr>
                <w:t>0.57</w:t>
              </w:r>
            </w:ins>
          </w:p>
        </w:tc>
        <w:tc>
          <w:tcPr>
            <w:tcW w:w="1710" w:type="dxa"/>
            <w:tcBorders>
              <w:top w:val="nil"/>
              <w:left w:val="nil"/>
              <w:bottom w:val="nil"/>
              <w:right w:val="single" w:sz="8" w:space="0" w:color="auto"/>
            </w:tcBorders>
            <w:shd w:val="clear" w:color="auto" w:fill="auto"/>
            <w:noWrap/>
            <w:vAlign w:val="bottom"/>
            <w:hideMark/>
            <w:tcPrChange w:id="679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38CEA65" w14:textId="77777777" w:rsidR="00EB4CE1" w:rsidRPr="00EB4CE1" w:rsidRDefault="00EB4CE1" w:rsidP="00EB4CE1">
            <w:pPr>
              <w:spacing w:after="0" w:line="240" w:lineRule="auto"/>
              <w:jc w:val="center"/>
              <w:rPr>
                <w:ins w:id="6792" w:author="Stefanie Lane" w:date="2022-06-23T15:12:00Z"/>
                <w:rFonts w:ascii="Calibri" w:eastAsia="Times New Roman" w:hAnsi="Calibri" w:cs="Calibri"/>
                <w:color w:val="000000"/>
                <w:rPrChange w:id="6793" w:author="Stefanie Lane" w:date="2022-06-23T15:12:00Z">
                  <w:rPr>
                    <w:ins w:id="6794" w:author="Stefanie Lane" w:date="2022-06-23T15:12:00Z"/>
                  </w:rPr>
                </w:rPrChange>
              </w:rPr>
              <w:pPrChange w:id="6795" w:author="Stefanie Lane" w:date="2022-06-23T15:12:00Z">
                <w:pPr>
                  <w:jc w:val="center"/>
                </w:pPr>
              </w:pPrChange>
            </w:pPr>
            <w:ins w:id="6796" w:author="Stefanie Lane" w:date="2022-06-23T15:12:00Z">
              <w:r w:rsidRPr="00EB4CE1">
                <w:rPr>
                  <w:rFonts w:ascii="Calibri" w:eastAsia="Times New Roman" w:hAnsi="Calibri" w:cs="Calibri"/>
                  <w:color w:val="000000"/>
                  <w:rPrChange w:id="6797" w:author="Stefanie Lane" w:date="2022-06-23T15:12:00Z">
                    <w:rPr/>
                  </w:rPrChange>
                </w:rPr>
                <w:t>8.6</w:t>
              </w:r>
            </w:ins>
          </w:p>
        </w:tc>
      </w:tr>
      <w:tr w:rsidR="00EB4CE1" w:rsidRPr="00EB4CE1" w14:paraId="5040C1DC" w14:textId="77777777" w:rsidTr="006F10B7">
        <w:trPr>
          <w:trHeight w:val="290"/>
          <w:ins w:id="6798" w:author="Stefanie Lane" w:date="2022-06-23T15:12:00Z"/>
          <w:trPrChange w:id="679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80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1E3328E" w14:textId="77777777" w:rsidR="00EB4CE1" w:rsidRPr="00EB4CE1" w:rsidRDefault="00EB4CE1" w:rsidP="00EB4CE1">
            <w:pPr>
              <w:spacing w:after="0" w:line="240" w:lineRule="auto"/>
              <w:rPr>
                <w:ins w:id="6801" w:author="Stefanie Lane" w:date="2022-06-23T15:12:00Z"/>
                <w:rFonts w:ascii="Calibri" w:eastAsia="Times New Roman" w:hAnsi="Calibri" w:cs="Calibri"/>
                <w:color w:val="000000"/>
                <w:rPrChange w:id="6802" w:author="Stefanie Lane" w:date="2022-06-23T15:12:00Z">
                  <w:rPr>
                    <w:ins w:id="6803" w:author="Stefanie Lane" w:date="2022-06-23T15:12:00Z"/>
                  </w:rPr>
                </w:rPrChange>
              </w:rPr>
              <w:pPrChange w:id="680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80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4175132" w14:textId="77777777" w:rsidR="00EB4CE1" w:rsidRPr="00EB4CE1" w:rsidRDefault="00EB4CE1" w:rsidP="00EB4CE1">
            <w:pPr>
              <w:spacing w:after="0" w:line="240" w:lineRule="auto"/>
              <w:rPr>
                <w:ins w:id="6806" w:author="Stefanie Lane" w:date="2022-06-23T15:12:00Z"/>
                <w:rFonts w:ascii="Calibri" w:eastAsia="Times New Roman" w:hAnsi="Calibri" w:cs="Calibri"/>
                <w:color w:val="000000"/>
                <w:rPrChange w:id="6807" w:author="Stefanie Lane" w:date="2022-06-23T15:12:00Z">
                  <w:rPr>
                    <w:ins w:id="6808" w:author="Stefanie Lane" w:date="2022-06-23T15:12:00Z"/>
                  </w:rPr>
                </w:rPrChange>
              </w:rPr>
              <w:pPrChange w:id="680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81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D92BC50" w14:textId="77777777" w:rsidR="00EB4CE1" w:rsidRPr="00EB4CE1" w:rsidRDefault="00EB4CE1" w:rsidP="00EB4CE1">
            <w:pPr>
              <w:spacing w:after="0" w:line="240" w:lineRule="auto"/>
              <w:rPr>
                <w:ins w:id="6811" w:author="Stefanie Lane" w:date="2022-06-23T15:12:00Z"/>
                <w:rFonts w:ascii="Calibri" w:eastAsia="Times New Roman" w:hAnsi="Calibri" w:cs="Calibri"/>
                <w:i/>
                <w:iCs/>
                <w:color w:val="000000"/>
                <w:rPrChange w:id="6812" w:author="Stefanie Lane" w:date="2022-06-23T15:12:00Z">
                  <w:rPr>
                    <w:ins w:id="6813" w:author="Stefanie Lane" w:date="2022-06-23T15:12:00Z"/>
                  </w:rPr>
                </w:rPrChange>
              </w:rPr>
              <w:pPrChange w:id="6814" w:author="Stefanie Lane" w:date="2022-06-23T15:12:00Z">
                <w:pPr/>
              </w:pPrChange>
            </w:pPr>
            <w:ins w:id="6815" w:author="Stefanie Lane" w:date="2022-06-23T15:12:00Z">
              <w:r w:rsidRPr="00EB4CE1">
                <w:rPr>
                  <w:rFonts w:ascii="Calibri" w:eastAsia="Times New Roman" w:hAnsi="Calibri" w:cs="Calibri"/>
                  <w:i/>
                  <w:iCs/>
                  <w:color w:val="000000"/>
                  <w:rPrChange w:id="6816" w:author="Stefanie Lane" w:date="2022-06-23T15:12: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Change w:id="681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4F180A" w14:textId="77777777" w:rsidR="00EB4CE1" w:rsidRPr="00EB4CE1" w:rsidRDefault="00EB4CE1" w:rsidP="00EB4CE1">
            <w:pPr>
              <w:spacing w:after="0" w:line="240" w:lineRule="auto"/>
              <w:jc w:val="center"/>
              <w:rPr>
                <w:ins w:id="6818" w:author="Stefanie Lane" w:date="2022-06-23T15:12:00Z"/>
                <w:rFonts w:ascii="Calibri" w:eastAsia="Times New Roman" w:hAnsi="Calibri" w:cs="Calibri"/>
                <w:color w:val="000000"/>
                <w:rPrChange w:id="6819" w:author="Stefanie Lane" w:date="2022-06-23T15:12:00Z">
                  <w:rPr>
                    <w:ins w:id="6820" w:author="Stefanie Lane" w:date="2022-06-23T15:12:00Z"/>
                  </w:rPr>
                </w:rPrChange>
              </w:rPr>
              <w:pPrChange w:id="6821" w:author="Stefanie Lane" w:date="2022-06-23T15:12:00Z">
                <w:pPr>
                  <w:jc w:val="center"/>
                </w:pPr>
              </w:pPrChange>
            </w:pPr>
            <w:ins w:id="6822" w:author="Stefanie Lane" w:date="2022-06-23T15:12:00Z">
              <w:r w:rsidRPr="00EB4CE1">
                <w:rPr>
                  <w:rFonts w:ascii="Calibri" w:eastAsia="Times New Roman" w:hAnsi="Calibri" w:cs="Calibri"/>
                  <w:color w:val="000000"/>
                  <w:rPrChange w:id="6823" w:author="Stefanie Lane" w:date="2022-06-23T15:12: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Change w:id="682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259FC58" w14:textId="77777777" w:rsidR="00EB4CE1" w:rsidRPr="00EB4CE1" w:rsidRDefault="00EB4CE1" w:rsidP="00EB4CE1">
            <w:pPr>
              <w:spacing w:after="0" w:line="240" w:lineRule="auto"/>
              <w:jc w:val="center"/>
              <w:rPr>
                <w:ins w:id="6825" w:author="Stefanie Lane" w:date="2022-06-23T15:12:00Z"/>
                <w:rFonts w:ascii="Calibri" w:eastAsia="Times New Roman" w:hAnsi="Calibri" w:cs="Calibri"/>
                <w:color w:val="000000"/>
                <w:rPrChange w:id="6826" w:author="Stefanie Lane" w:date="2022-06-23T15:12:00Z">
                  <w:rPr>
                    <w:ins w:id="6827" w:author="Stefanie Lane" w:date="2022-06-23T15:12:00Z"/>
                  </w:rPr>
                </w:rPrChange>
              </w:rPr>
              <w:pPrChange w:id="6828" w:author="Stefanie Lane" w:date="2022-06-23T15:12:00Z">
                <w:pPr>
                  <w:jc w:val="center"/>
                </w:pPr>
              </w:pPrChange>
            </w:pPr>
            <w:ins w:id="6829" w:author="Stefanie Lane" w:date="2022-06-23T15:12:00Z">
              <w:r w:rsidRPr="00EB4CE1">
                <w:rPr>
                  <w:rFonts w:ascii="Calibri" w:eastAsia="Times New Roman" w:hAnsi="Calibri" w:cs="Calibri"/>
                  <w:color w:val="000000"/>
                  <w:rPrChange w:id="6830" w:author="Stefanie Lane" w:date="2022-06-23T15:12: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Change w:id="68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1328519" w14:textId="77777777" w:rsidR="00EB4CE1" w:rsidRPr="00EB4CE1" w:rsidRDefault="00EB4CE1" w:rsidP="00EB4CE1">
            <w:pPr>
              <w:spacing w:after="0" w:line="240" w:lineRule="auto"/>
              <w:jc w:val="center"/>
              <w:rPr>
                <w:ins w:id="6832" w:author="Stefanie Lane" w:date="2022-06-23T15:12:00Z"/>
                <w:rFonts w:ascii="Calibri" w:eastAsia="Times New Roman" w:hAnsi="Calibri" w:cs="Calibri"/>
                <w:color w:val="000000"/>
                <w:rPrChange w:id="6833" w:author="Stefanie Lane" w:date="2022-06-23T15:12:00Z">
                  <w:rPr>
                    <w:ins w:id="6834" w:author="Stefanie Lane" w:date="2022-06-23T15:12:00Z"/>
                  </w:rPr>
                </w:rPrChange>
              </w:rPr>
              <w:pPrChange w:id="6835" w:author="Stefanie Lane" w:date="2022-06-23T15:12:00Z">
                <w:pPr>
                  <w:jc w:val="center"/>
                </w:pPr>
              </w:pPrChange>
            </w:pPr>
            <w:ins w:id="6836" w:author="Stefanie Lane" w:date="2022-06-23T15:12:00Z">
              <w:r w:rsidRPr="00EB4CE1">
                <w:rPr>
                  <w:rFonts w:ascii="Calibri" w:eastAsia="Times New Roman" w:hAnsi="Calibri" w:cs="Calibri"/>
                  <w:color w:val="000000"/>
                  <w:rPrChange w:id="6837" w:author="Stefanie Lane" w:date="2022-06-23T15:12:00Z">
                    <w:rPr/>
                  </w:rPrChange>
                </w:rPr>
                <w:t>0.29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83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A28F4B6" w14:textId="77777777" w:rsidR="00EB4CE1" w:rsidRPr="00EB4CE1" w:rsidRDefault="00EB4CE1" w:rsidP="00EB4CE1">
            <w:pPr>
              <w:spacing w:after="0" w:line="240" w:lineRule="auto"/>
              <w:jc w:val="center"/>
              <w:rPr>
                <w:ins w:id="6839" w:author="Stefanie Lane" w:date="2022-06-23T15:12:00Z"/>
                <w:rFonts w:ascii="Calibri" w:eastAsia="Times New Roman" w:hAnsi="Calibri" w:cs="Calibri"/>
                <w:color w:val="000000"/>
                <w:rPrChange w:id="6840" w:author="Stefanie Lane" w:date="2022-06-23T15:12:00Z">
                  <w:rPr>
                    <w:ins w:id="6841" w:author="Stefanie Lane" w:date="2022-06-23T15:12:00Z"/>
                  </w:rPr>
                </w:rPrChange>
              </w:rPr>
              <w:pPrChange w:id="6842" w:author="Stefanie Lane" w:date="2022-06-23T15:12:00Z">
                <w:pPr>
                  <w:jc w:val="center"/>
                </w:pPr>
              </w:pPrChange>
            </w:pPr>
            <w:ins w:id="6843" w:author="Stefanie Lane" w:date="2022-06-23T15:12:00Z">
              <w:r w:rsidRPr="00EB4CE1">
                <w:rPr>
                  <w:rFonts w:ascii="Calibri" w:eastAsia="Times New Roman" w:hAnsi="Calibri" w:cs="Calibri"/>
                  <w:color w:val="000000"/>
                  <w:rPrChange w:id="6844" w:author="Stefanie Lane" w:date="2022-06-23T15:12:00Z">
                    <w:rPr/>
                  </w:rPrChange>
                </w:rPr>
                <w:t>8.6</w:t>
              </w:r>
            </w:ins>
          </w:p>
        </w:tc>
      </w:tr>
      <w:tr w:rsidR="00EB4CE1" w:rsidRPr="00EB4CE1" w14:paraId="09AD6AF4" w14:textId="77777777" w:rsidTr="006F10B7">
        <w:trPr>
          <w:trHeight w:val="290"/>
          <w:ins w:id="6845" w:author="Stefanie Lane" w:date="2022-06-23T15:12:00Z"/>
          <w:trPrChange w:id="684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84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F59E34C" w14:textId="77777777" w:rsidR="00EB4CE1" w:rsidRPr="00EB4CE1" w:rsidRDefault="00EB4CE1" w:rsidP="00EB4CE1">
            <w:pPr>
              <w:spacing w:after="0" w:line="240" w:lineRule="auto"/>
              <w:rPr>
                <w:ins w:id="6848" w:author="Stefanie Lane" w:date="2022-06-23T15:12:00Z"/>
                <w:rFonts w:ascii="Calibri" w:eastAsia="Times New Roman" w:hAnsi="Calibri" w:cs="Calibri"/>
                <w:color w:val="000000"/>
                <w:rPrChange w:id="6849" w:author="Stefanie Lane" w:date="2022-06-23T15:12:00Z">
                  <w:rPr>
                    <w:ins w:id="6850" w:author="Stefanie Lane" w:date="2022-06-23T15:12:00Z"/>
                  </w:rPr>
                </w:rPrChange>
              </w:rPr>
              <w:pPrChange w:id="685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85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671B44D" w14:textId="77777777" w:rsidR="00EB4CE1" w:rsidRPr="00EB4CE1" w:rsidRDefault="00EB4CE1" w:rsidP="00EB4CE1">
            <w:pPr>
              <w:spacing w:after="0" w:line="240" w:lineRule="auto"/>
              <w:rPr>
                <w:ins w:id="6853" w:author="Stefanie Lane" w:date="2022-06-23T15:12:00Z"/>
                <w:rFonts w:ascii="Calibri" w:eastAsia="Times New Roman" w:hAnsi="Calibri" w:cs="Calibri"/>
                <w:color w:val="000000"/>
                <w:rPrChange w:id="6854" w:author="Stefanie Lane" w:date="2022-06-23T15:12:00Z">
                  <w:rPr>
                    <w:ins w:id="6855" w:author="Stefanie Lane" w:date="2022-06-23T15:12:00Z"/>
                  </w:rPr>
                </w:rPrChange>
              </w:rPr>
              <w:pPrChange w:id="6856" w:author="Stefanie Lane" w:date="2022-06-23T15:12:00Z">
                <w:pPr/>
              </w:pPrChange>
            </w:pPr>
          </w:p>
        </w:tc>
        <w:tc>
          <w:tcPr>
            <w:tcW w:w="3320" w:type="dxa"/>
            <w:tcBorders>
              <w:top w:val="nil"/>
              <w:left w:val="nil"/>
              <w:bottom w:val="nil"/>
              <w:right w:val="nil"/>
            </w:tcBorders>
            <w:shd w:val="clear" w:color="auto" w:fill="auto"/>
            <w:noWrap/>
            <w:vAlign w:val="bottom"/>
            <w:hideMark/>
            <w:tcPrChange w:id="6857" w:author="Stefanie Lane" w:date="2022-06-23T15:14:00Z">
              <w:tcPr>
                <w:tcW w:w="3320" w:type="dxa"/>
                <w:tcBorders>
                  <w:top w:val="nil"/>
                  <w:left w:val="nil"/>
                  <w:bottom w:val="nil"/>
                  <w:right w:val="nil"/>
                </w:tcBorders>
                <w:shd w:val="clear" w:color="auto" w:fill="auto"/>
                <w:noWrap/>
                <w:vAlign w:val="bottom"/>
                <w:hideMark/>
              </w:tcPr>
            </w:tcPrChange>
          </w:tcPr>
          <w:p w14:paraId="231EB1B6" w14:textId="77777777" w:rsidR="00EB4CE1" w:rsidRPr="00EB4CE1" w:rsidRDefault="00EB4CE1" w:rsidP="00EB4CE1">
            <w:pPr>
              <w:spacing w:after="0" w:line="240" w:lineRule="auto"/>
              <w:rPr>
                <w:ins w:id="6858" w:author="Stefanie Lane" w:date="2022-06-23T15:12:00Z"/>
                <w:rFonts w:ascii="Calibri" w:eastAsia="Times New Roman" w:hAnsi="Calibri" w:cs="Calibri"/>
                <w:i/>
                <w:iCs/>
                <w:color w:val="000000"/>
                <w:rPrChange w:id="6859" w:author="Stefanie Lane" w:date="2022-06-23T15:12:00Z">
                  <w:rPr>
                    <w:ins w:id="6860" w:author="Stefanie Lane" w:date="2022-06-23T15:12:00Z"/>
                  </w:rPr>
                </w:rPrChange>
              </w:rPr>
              <w:pPrChange w:id="6861" w:author="Stefanie Lane" w:date="2022-06-23T15:12:00Z">
                <w:pPr/>
              </w:pPrChange>
            </w:pPr>
            <w:proofErr w:type="spellStart"/>
            <w:ins w:id="6862" w:author="Stefanie Lane" w:date="2022-06-23T15:12:00Z">
              <w:r w:rsidRPr="00EB4CE1">
                <w:rPr>
                  <w:rFonts w:ascii="Calibri" w:eastAsia="Times New Roman" w:hAnsi="Calibri" w:cs="Calibri"/>
                  <w:i/>
                  <w:iCs/>
                  <w:color w:val="000000"/>
                  <w:rPrChange w:id="6863" w:author="Stefanie Lane" w:date="2022-06-23T15:12:00Z">
                    <w:rPr/>
                  </w:rPrChange>
                </w:rPr>
                <w:t>Sidalcia</w:t>
              </w:r>
              <w:proofErr w:type="spellEnd"/>
              <w:r w:rsidRPr="00EB4CE1">
                <w:rPr>
                  <w:rFonts w:ascii="Calibri" w:eastAsia="Times New Roman" w:hAnsi="Calibri" w:cs="Calibri"/>
                  <w:i/>
                  <w:iCs/>
                  <w:color w:val="000000"/>
                  <w:rPrChange w:id="6864" w:author="Stefanie Lane" w:date="2022-06-23T15:12:00Z">
                    <w:rPr/>
                  </w:rPrChange>
                </w:rPr>
                <w:t xml:space="preserve"> hendersonii</w:t>
              </w:r>
            </w:ins>
          </w:p>
        </w:tc>
        <w:tc>
          <w:tcPr>
            <w:tcW w:w="869" w:type="dxa"/>
            <w:tcBorders>
              <w:top w:val="nil"/>
              <w:left w:val="nil"/>
              <w:bottom w:val="nil"/>
              <w:right w:val="nil"/>
            </w:tcBorders>
            <w:shd w:val="clear" w:color="auto" w:fill="auto"/>
            <w:noWrap/>
            <w:vAlign w:val="bottom"/>
            <w:hideMark/>
            <w:tcPrChange w:id="6865" w:author="Stefanie Lane" w:date="2022-06-23T15:14:00Z">
              <w:tcPr>
                <w:tcW w:w="960" w:type="dxa"/>
                <w:tcBorders>
                  <w:top w:val="nil"/>
                  <w:left w:val="nil"/>
                  <w:bottom w:val="nil"/>
                  <w:right w:val="nil"/>
                </w:tcBorders>
                <w:shd w:val="clear" w:color="auto" w:fill="auto"/>
                <w:noWrap/>
                <w:vAlign w:val="bottom"/>
                <w:hideMark/>
              </w:tcPr>
            </w:tcPrChange>
          </w:tcPr>
          <w:p w14:paraId="6B944E62" w14:textId="77777777" w:rsidR="00EB4CE1" w:rsidRPr="00EB4CE1" w:rsidRDefault="00EB4CE1" w:rsidP="00EB4CE1">
            <w:pPr>
              <w:spacing w:after="0" w:line="240" w:lineRule="auto"/>
              <w:jc w:val="center"/>
              <w:rPr>
                <w:ins w:id="6866" w:author="Stefanie Lane" w:date="2022-06-23T15:12:00Z"/>
                <w:rFonts w:ascii="Calibri" w:eastAsia="Times New Roman" w:hAnsi="Calibri" w:cs="Calibri"/>
                <w:color w:val="000000"/>
                <w:rPrChange w:id="6867" w:author="Stefanie Lane" w:date="2022-06-23T15:12:00Z">
                  <w:rPr>
                    <w:ins w:id="6868" w:author="Stefanie Lane" w:date="2022-06-23T15:12:00Z"/>
                  </w:rPr>
                </w:rPrChange>
              </w:rPr>
              <w:pPrChange w:id="6869" w:author="Stefanie Lane" w:date="2022-06-23T15:12:00Z">
                <w:pPr>
                  <w:jc w:val="center"/>
                </w:pPr>
              </w:pPrChange>
            </w:pPr>
            <w:ins w:id="6870" w:author="Stefanie Lane" w:date="2022-06-23T15:12:00Z">
              <w:r w:rsidRPr="00EB4CE1">
                <w:rPr>
                  <w:rFonts w:ascii="Calibri" w:eastAsia="Times New Roman" w:hAnsi="Calibri" w:cs="Calibri"/>
                  <w:color w:val="000000"/>
                  <w:rPrChange w:id="6871" w:author="Stefanie Lane" w:date="2022-06-23T15:12:00Z">
                    <w:rPr/>
                  </w:rPrChange>
                </w:rPr>
                <w:t>0.05</w:t>
              </w:r>
            </w:ins>
          </w:p>
        </w:tc>
        <w:tc>
          <w:tcPr>
            <w:tcW w:w="990" w:type="dxa"/>
            <w:tcBorders>
              <w:top w:val="nil"/>
              <w:left w:val="nil"/>
              <w:bottom w:val="nil"/>
              <w:right w:val="nil"/>
            </w:tcBorders>
            <w:shd w:val="clear" w:color="auto" w:fill="auto"/>
            <w:noWrap/>
            <w:vAlign w:val="bottom"/>
            <w:hideMark/>
            <w:tcPrChange w:id="6872" w:author="Stefanie Lane" w:date="2022-06-23T15:14:00Z">
              <w:tcPr>
                <w:tcW w:w="960" w:type="dxa"/>
                <w:tcBorders>
                  <w:top w:val="nil"/>
                  <w:left w:val="nil"/>
                  <w:bottom w:val="nil"/>
                  <w:right w:val="nil"/>
                </w:tcBorders>
                <w:shd w:val="clear" w:color="auto" w:fill="auto"/>
                <w:noWrap/>
                <w:vAlign w:val="bottom"/>
                <w:hideMark/>
              </w:tcPr>
            </w:tcPrChange>
          </w:tcPr>
          <w:p w14:paraId="338FF971" w14:textId="77777777" w:rsidR="00EB4CE1" w:rsidRPr="00EB4CE1" w:rsidRDefault="00EB4CE1" w:rsidP="00EB4CE1">
            <w:pPr>
              <w:spacing w:after="0" w:line="240" w:lineRule="auto"/>
              <w:jc w:val="center"/>
              <w:rPr>
                <w:ins w:id="6873" w:author="Stefanie Lane" w:date="2022-06-23T15:12:00Z"/>
                <w:rFonts w:ascii="Calibri" w:eastAsia="Times New Roman" w:hAnsi="Calibri" w:cs="Calibri"/>
                <w:color w:val="000000"/>
                <w:rPrChange w:id="6874" w:author="Stefanie Lane" w:date="2022-06-23T15:12:00Z">
                  <w:rPr>
                    <w:ins w:id="6875" w:author="Stefanie Lane" w:date="2022-06-23T15:12:00Z"/>
                  </w:rPr>
                </w:rPrChange>
              </w:rPr>
              <w:pPrChange w:id="6876" w:author="Stefanie Lane" w:date="2022-06-23T15:12:00Z">
                <w:pPr>
                  <w:jc w:val="center"/>
                </w:pPr>
              </w:pPrChange>
            </w:pPr>
            <w:ins w:id="6877" w:author="Stefanie Lane" w:date="2022-06-23T15:12:00Z">
              <w:r w:rsidRPr="00EB4CE1">
                <w:rPr>
                  <w:rFonts w:ascii="Calibri" w:eastAsia="Times New Roman" w:hAnsi="Calibri" w:cs="Calibri"/>
                  <w:color w:val="000000"/>
                  <w:rPrChange w:id="6878"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6879" w:author="Stefanie Lane" w:date="2022-06-23T15:14:00Z">
              <w:tcPr>
                <w:tcW w:w="960" w:type="dxa"/>
                <w:tcBorders>
                  <w:top w:val="nil"/>
                  <w:left w:val="nil"/>
                  <w:bottom w:val="nil"/>
                  <w:right w:val="nil"/>
                </w:tcBorders>
                <w:shd w:val="clear" w:color="auto" w:fill="auto"/>
                <w:noWrap/>
                <w:vAlign w:val="bottom"/>
                <w:hideMark/>
              </w:tcPr>
            </w:tcPrChange>
          </w:tcPr>
          <w:p w14:paraId="356136FF" w14:textId="77777777" w:rsidR="00EB4CE1" w:rsidRPr="00EB4CE1" w:rsidRDefault="00EB4CE1" w:rsidP="00EB4CE1">
            <w:pPr>
              <w:spacing w:after="0" w:line="240" w:lineRule="auto"/>
              <w:jc w:val="center"/>
              <w:rPr>
                <w:ins w:id="6880" w:author="Stefanie Lane" w:date="2022-06-23T15:12:00Z"/>
                <w:rFonts w:ascii="Calibri" w:eastAsia="Times New Roman" w:hAnsi="Calibri" w:cs="Calibri"/>
                <w:color w:val="000000"/>
                <w:rPrChange w:id="6881" w:author="Stefanie Lane" w:date="2022-06-23T15:12:00Z">
                  <w:rPr>
                    <w:ins w:id="6882" w:author="Stefanie Lane" w:date="2022-06-23T15:12:00Z"/>
                  </w:rPr>
                </w:rPrChange>
              </w:rPr>
              <w:pPrChange w:id="6883" w:author="Stefanie Lane" w:date="2022-06-23T15:12:00Z">
                <w:pPr>
                  <w:jc w:val="center"/>
                </w:pPr>
              </w:pPrChange>
            </w:pPr>
            <w:ins w:id="6884" w:author="Stefanie Lane" w:date="2022-06-23T15:12:00Z">
              <w:r w:rsidRPr="00EB4CE1">
                <w:rPr>
                  <w:rFonts w:ascii="Calibri" w:eastAsia="Times New Roman" w:hAnsi="Calibri" w:cs="Calibri"/>
                  <w:color w:val="000000"/>
                  <w:rPrChange w:id="6885"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688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D87B165" w14:textId="77777777" w:rsidR="00EB4CE1" w:rsidRPr="00EB4CE1" w:rsidRDefault="00EB4CE1" w:rsidP="00EB4CE1">
            <w:pPr>
              <w:spacing w:after="0" w:line="240" w:lineRule="auto"/>
              <w:jc w:val="center"/>
              <w:rPr>
                <w:ins w:id="6887" w:author="Stefanie Lane" w:date="2022-06-23T15:12:00Z"/>
                <w:rFonts w:ascii="Calibri" w:eastAsia="Times New Roman" w:hAnsi="Calibri" w:cs="Calibri"/>
                <w:color w:val="000000"/>
                <w:rPrChange w:id="6888" w:author="Stefanie Lane" w:date="2022-06-23T15:12:00Z">
                  <w:rPr>
                    <w:ins w:id="6889" w:author="Stefanie Lane" w:date="2022-06-23T15:12:00Z"/>
                  </w:rPr>
                </w:rPrChange>
              </w:rPr>
              <w:pPrChange w:id="6890" w:author="Stefanie Lane" w:date="2022-06-23T15:12:00Z">
                <w:pPr>
                  <w:jc w:val="center"/>
                </w:pPr>
              </w:pPrChange>
            </w:pPr>
            <w:ins w:id="6891" w:author="Stefanie Lane" w:date="2022-06-23T15:12:00Z">
              <w:r w:rsidRPr="00EB4CE1">
                <w:rPr>
                  <w:rFonts w:ascii="Calibri" w:eastAsia="Times New Roman" w:hAnsi="Calibri" w:cs="Calibri"/>
                  <w:color w:val="000000"/>
                  <w:rPrChange w:id="6892" w:author="Stefanie Lane" w:date="2022-06-23T15:12:00Z">
                    <w:rPr/>
                  </w:rPrChange>
                </w:rPr>
                <w:t>35.7</w:t>
              </w:r>
            </w:ins>
          </w:p>
        </w:tc>
      </w:tr>
      <w:tr w:rsidR="00EB4CE1" w:rsidRPr="00EB4CE1" w14:paraId="398170E6" w14:textId="77777777" w:rsidTr="006F10B7">
        <w:trPr>
          <w:trHeight w:val="290"/>
          <w:ins w:id="6893" w:author="Stefanie Lane" w:date="2022-06-23T15:12:00Z"/>
          <w:trPrChange w:id="68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8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ECBE79" w14:textId="77777777" w:rsidR="00EB4CE1" w:rsidRPr="00EB4CE1" w:rsidRDefault="00EB4CE1" w:rsidP="00EB4CE1">
            <w:pPr>
              <w:spacing w:after="0" w:line="240" w:lineRule="auto"/>
              <w:rPr>
                <w:ins w:id="6896" w:author="Stefanie Lane" w:date="2022-06-23T15:12:00Z"/>
                <w:rFonts w:ascii="Calibri" w:eastAsia="Times New Roman" w:hAnsi="Calibri" w:cs="Calibri"/>
                <w:color w:val="000000"/>
                <w:rPrChange w:id="6897" w:author="Stefanie Lane" w:date="2022-06-23T15:12:00Z">
                  <w:rPr>
                    <w:ins w:id="6898" w:author="Stefanie Lane" w:date="2022-06-23T15:12:00Z"/>
                  </w:rPr>
                </w:rPrChange>
              </w:rPr>
              <w:pPrChange w:id="689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90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1540BC4" w14:textId="77777777" w:rsidR="00EB4CE1" w:rsidRPr="00EB4CE1" w:rsidRDefault="00EB4CE1" w:rsidP="00EB4CE1">
            <w:pPr>
              <w:spacing w:after="0" w:line="240" w:lineRule="auto"/>
              <w:rPr>
                <w:ins w:id="6901" w:author="Stefanie Lane" w:date="2022-06-23T15:12:00Z"/>
                <w:rFonts w:ascii="Calibri" w:eastAsia="Times New Roman" w:hAnsi="Calibri" w:cs="Calibri"/>
                <w:color w:val="000000"/>
                <w:rPrChange w:id="6902" w:author="Stefanie Lane" w:date="2022-06-23T15:12:00Z">
                  <w:rPr>
                    <w:ins w:id="6903" w:author="Stefanie Lane" w:date="2022-06-23T15:12:00Z"/>
                  </w:rPr>
                </w:rPrChange>
              </w:rPr>
              <w:pPrChange w:id="690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690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0540F96" w14:textId="77777777" w:rsidR="00EB4CE1" w:rsidRPr="00EB4CE1" w:rsidRDefault="00EB4CE1" w:rsidP="00EB4CE1">
            <w:pPr>
              <w:spacing w:after="0" w:line="240" w:lineRule="auto"/>
              <w:rPr>
                <w:ins w:id="6906" w:author="Stefanie Lane" w:date="2022-06-23T15:12:00Z"/>
                <w:rFonts w:ascii="Calibri" w:eastAsia="Times New Roman" w:hAnsi="Calibri" w:cs="Calibri"/>
                <w:i/>
                <w:iCs/>
                <w:color w:val="000000"/>
                <w:rPrChange w:id="6907" w:author="Stefanie Lane" w:date="2022-06-23T15:12:00Z">
                  <w:rPr>
                    <w:ins w:id="6908" w:author="Stefanie Lane" w:date="2022-06-23T15:12:00Z"/>
                  </w:rPr>
                </w:rPrChange>
              </w:rPr>
              <w:pPrChange w:id="6909" w:author="Stefanie Lane" w:date="2022-06-23T15:12:00Z">
                <w:pPr/>
              </w:pPrChange>
            </w:pPr>
            <w:ins w:id="6910" w:author="Stefanie Lane" w:date="2022-06-23T15:12:00Z">
              <w:r w:rsidRPr="00EB4CE1">
                <w:rPr>
                  <w:rFonts w:ascii="Calibri" w:eastAsia="Times New Roman" w:hAnsi="Calibri" w:cs="Calibri"/>
                  <w:i/>
                  <w:iCs/>
                  <w:color w:val="000000"/>
                  <w:rPrChange w:id="6911" w:author="Stefanie Lane" w:date="2022-06-23T15:12:00Z">
                    <w:rPr/>
                  </w:rPrChange>
                </w:rPr>
                <w:t>Carex lyngbyei</w:t>
              </w:r>
            </w:ins>
          </w:p>
        </w:tc>
        <w:tc>
          <w:tcPr>
            <w:tcW w:w="869" w:type="dxa"/>
            <w:tcBorders>
              <w:top w:val="single" w:sz="4" w:space="0" w:color="auto"/>
              <w:left w:val="nil"/>
              <w:bottom w:val="single" w:sz="4" w:space="0" w:color="auto"/>
              <w:right w:val="nil"/>
            </w:tcBorders>
            <w:shd w:val="clear" w:color="auto" w:fill="auto"/>
            <w:noWrap/>
            <w:vAlign w:val="bottom"/>
            <w:hideMark/>
            <w:tcPrChange w:id="69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3E69582" w14:textId="77777777" w:rsidR="00EB4CE1" w:rsidRPr="00EB4CE1" w:rsidRDefault="00EB4CE1" w:rsidP="00EB4CE1">
            <w:pPr>
              <w:spacing w:after="0" w:line="240" w:lineRule="auto"/>
              <w:jc w:val="center"/>
              <w:rPr>
                <w:ins w:id="6913" w:author="Stefanie Lane" w:date="2022-06-23T15:12:00Z"/>
                <w:rFonts w:ascii="Calibri" w:eastAsia="Times New Roman" w:hAnsi="Calibri" w:cs="Calibri"/>
                <w:color w:val="000000"/>
                <w:rPrChange w:id="6914" w:author="Stefanie Lane" w:date="2022-06-23T15:12:00Z">
                  <w:rPr>
                    <w:ins w:id="6915" w:author="Stefanie Lane" w:date="2022-06-23T15:12:00Z"/>
                  </w:rPr>
                </w:rPrChange>
              </w:rPr>
              <w:pPrChange w:id="6916" w:author="Stefanie Lane" w:date="2022-06-23T15:12:00Z">
                <w:pPr>
                  <w:jc w:val="center"/>
                </w:pPr>
              </w:pPrChange>
            </w:pPr>
            <w:ins w:id="6917" w:author="Stefanie Lane" w:date="2022-06-23T15:12:00Z">
              <w:r w:rsidRPr="00EB4CE1">
                <w:rPr>
                  <w:rFonts w:ascii="Calibri" w:eastAsia="Times New Roman" w:hAnsi="Calibri" w:cs="Calibri"/>
                  <w:color w:val="000000"/>
                  <w:rPrChange w:id="6918" w:author="Stefanie Lane" w:date="2022-06-23T15:12: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Change w:id="69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0025B0E" w14:textId="77777777" w:rsidR="00EB4CE1" w:rsidRPr="00EB4CE1" w:rsidRDefault="00EB4CE1" w:rsidP="00EB4CE1">
            <w:pPr>
              <w:spacing w:after="0" w:line="240" w:lineRule="auto"/>
              <w:jc w:val="center"/>
              <w:rPr>
                <w:ins w:id="6920" w:author="Stefanie Lane" w:date="2022-06-23T15:12:00Z"/>
                <w:rFonts w:ascii="Calibri" w:eastAsia="Times New Roman" w:hAnsi="Calibri" w:cs="Calibri"/>
                <w:color w:val="000000"/>
                <w:rPrChange w:id="6921" w:author="Stefanie Lane" w:date="2022-06-23T15:12:00Z">
                  <w:rPr>
                    <w:ins w:id="6922" w:author="Stefanie Lane" w:date="2022-06-23T15:12:00Z"/>
                  </w:rPr>
                </w:rPrChange>
              </w:rPr>
              <w:pPrChange w:id="6923" w:author="Stefanie Lane" w:date="2022-06-23T15:12:00Z">
                <w:pPr>
                  <w:jc w:val="center"/>
                </w:pPr>
              </w:pPrChange>
            </w:pPr>
            <w:ins w:id="6924" w:author="Stefanie Lane" w:date="2022-06-23T15:12:00Z">
              <w:r w:rsidRPr="00EB4CE1">
                <w:rPr>
                  <w:rFonts w:ascii="Calibri" w:eastAsia="Times New Roman" w:hAnsi="Calibri" w:cs="Calibri"/>
                  <w:color w:val="000000"/>
                  <w:rPrChange w:id="6925"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69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6BFA78" w14:textId="77777777" w:rsidR="00EB4CE1" w:rsidRPr="00EB4CE1" w:rsidRDefault="00EB4CE1" w:rsidP="00EB4CE1">
            <w:pPr>
              <w:spacing w:after="0" w:line="240" w:lineRule="auto"/>
              <w:jc w:val="center"/>
              <w:rPr>
                <w:ins w:id="6927" w:author="Stefanie Lane" w:date="2022-06-23T15:12:00Z"/>
                <w:rFonts w:ascii="Calibri" w:eastAsia="Times New Roman" w:hAnsi="Calibri" w:cs="Calibri"/>
                <w:color w:val="000000"/>
                <w:rPrChange w:id="6928" w:author="Stefanie Lane" w:date="2022-06-23T15:12:00Z">
                  <w:rPr>
                    <w:ins w:id="6929" w:author="Stefanie Lane" w:date="2022-06-23T15:12:00Z"/>
                  </w:rPr>
                </w:rPrChange>
              </w:rPr>
              <w:pPrChange w:id="6930" w:author="Stefanie Lane" w:date="2022-06-23T15:12:00Z">
                <w:pPr>
                  <w:jc w:val="center"/>
                </w:pPr>
              </w:pPrChange>
            </w:pPr>
            <w:ins w:id="6931" w:author="Stefanie Lane" w:date="2022-06-23T15:12:00Z">
              <w:r w:rsidRPr="00EB4CE1">
                <w:rPr>
                  <w:rFonts w:ascii="Calibri" w:eastAsia="Times New Roman" w:hAnsi="Calibri" w:cs="Calibri"/>
                  <w:color w:val="000000"/>
                  <w:rPrChange w:id="6932" w:author="Stefanie Lane" w:date="2022-06-23T15:12:00Z">
                    <w:rPr/>
                  </w:rPrChange>
                </w:rPr>
                <w:t>1.00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693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74AF9B" w14:textId="77777777" w:rsidR="00EB4CE1" w:rsidRPr="00EB4CE1" w:rsidRDefault="00EB4CE1" w:rsidP="00EB4CE1">
            <w:pPr>
              <w:spacing w:after="0" w:line="240" w:lineRule="auto"/>
              <w:jc w:val="center"/>
              <w:rPr>
                <w:ins w:id="6934" w:author="Stefanie Lane" w:date="2022-06-23T15:12:00Z"/>
                <w:rFonts w:ascii="Calibri" w:eastAsia="Times New Roman" w:hAnsi="Calibri" w:cs="Calibri"/>
                <w:color w:val="000000"/>
                <w:rPrChange w:id="6935" w:author="Stefanie Lane" w:date="2022-06-23T15:12:00Z">
                  <w:rPr>
                    <w:ins w:id="6936" w:author="Stefanie Lane" w:date="2022-06-23T15:12:00Z"/>
                  </w:rPr>
                </w:rPrChange>
              </w:rPr>
              <w:pPrChange w:id="6937" w:author="Stefanie Lane" w:date="2022-06-23T15:12:00Z">
                <w:pPr>
                  <w:jc w:val="center"/>
                </w:pPr>
              </w:pPrChange>
            </w:pPr>
            <w:ins w:id="6938" w:author="Stefanie Lane" w:date="2022-06-23T15:12:00Z">
              <w:r w:rsidRPr="00EB4CE1">
                <w:rPr>
                  <w:rFonts w:ascii="Calibri" w:eastAsia="Times New Roman" w:hAnsi="Calibri" w:cs="Calibri"/>
                  <w:color w:val="000000"/>
                  <w:rPrChange w:id="6939" w:author="Stefanie Lane" w:date="2022-06-23T15:12:00Z">
                    <w:rPr/>
                  </w:rPrChange>
                </w:rPr>
                <w:t>111.1</w:t>
              </w:r>
            </w:ins>
          </w:p>
        </w:tc>
      </w:tr>
      <w:tr w:rsidR="00EB4CE1" w:rsidRPr="00EB4CE1" w14:paraId="50655DE6" w14:textId="77777777" w:rsidTr="006F10B7">
        <w:trPr>
          <w:trHeight w:val="290"/>
          <w:ins w:id="6940" w:author="Stefanie Lane" w:date="2022-06-23T15:12:00Z"/>
          <w:trPrChange w:id="694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9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5D50C1C" w14:textId="77777777" w:rsidR="00EB4CE1" w:rsidRPr="00EB4CE1" w:rsidRDefault="00EB4CE1" w:rsidP="00EB4CE1">
            <w:pPr>
              <w:spacing w:after="0" w:line="240" w:lineRule="auto"/>
              <w:rPr>
                <w:ins w:id="6943" w:author="Stefanie Lane" w:date="2022-06-23T15:12:00Z"/>
                <w:rFonts w:ascii="Calibri" w:eastAsia="Times New Roman" w:hAnsi="Calibri" w:cs="Calibri"/>
                <w:color w:val="000000"/>
                <w:rPrChange w:id="6944" w:author="Stefanie Lane" w:date="2022-06-23T15:12:00Z">
                  <w:rPr>
                    <w:ins w:id="6945" w:author="Stefanie Lane" w:date="2022-06-23T15:12:00Z"/>
                  </w:rPr>
                </w:rPrChange>
              </w:rPr>
              <w:pPrChange w:id="69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9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3E5EDF" w14:textId="77777777" w:rsidR="00EB4CE1" w:rsidRPr="00EB4CE1" w:rsidRDefault="00EB4CE1" w:rsidP="00EB4CE1">
            <w:pPr>
              <w:spacing w:after="0" w:line="240" w:lineRule="auto"/>
              <w:rPr>
                <w:ins w:id="6948" w:author="Stefanie Lane" w:date="2022-06-23T15:12:00Z"/>
                <w:rFonts w:ascii="Calibri" w:eastAsia="Times New Roman" w:hAnsi="Calibri" w:cs="Calibri"/>
                <w:color w:val="000000"/>
                <w:rPrChange w:id="6949" w:author="Stefanie Lane" w:date="2022-06-23T15:12:00Z">
                  <w:rPr>
                    <w:ins w:id="6950" w:author="Stefanie Lane" w:date="2022-06-23T15:12:00Z"/>
                  </w:rPr>
                </w:rPrChange>
              </w:rPr>
              <w:pPrChange w:id="6951" w:author="Stefanie Lane" w:date="2022-06-23T15:12:00Z">
                <w:pPr/>
              </w:pPrChange>
            </w:pPr>
          </w:p>
        </w:tc>
        <w:tc>
          <w:tcPr>
            <w:tcW w:w="3320" w:type="dxa"/>
            <w:tcBorders>
              <w:top w:val="nil"/>
              <w:left w:val="nil"/>
              <w:bottom w:val="nil"/>
              <w:right w:val="nil"/>
            </w:tcBorders>
            <w:shd w:val="clear" w:color="auto" w:fill="auto"/>
            <w:noWrap/>
            <w:vAlign w:val="bottom"/>
            <w:hideMark/>
            <w:tcPrChange w:id="6952" w:author="Stefanie Lane" w:date="2022-06-23T15:14:00Z">
              <w:tcPr>
                <w:tcW w:w="3320" w:type="dxa"/>
                <w:tcBorders>
                  <w:top w:val="nil"/>
                  <w:left w:val="nil"/>
                  <w:bottom w:val="nil"/>
                  <w:right w:val="nil"/>
                </w:tcBorders>
                <w:shd w:val="clear" w:color="auto" w:fill="auto"/>
                <w:noWrap/>
                <w:vAlign w:val="bottom"/>
                <w:hideMark/>
              </w:tcPr>
            </w:tcPrChange>
          </w:tcPr>
          <w:p w14:paraId="78CA5C89" w14:textId="77777777" w:rsidR="00EB4CE1" w:rsidRPr="00EB4CE1" w:rsidRDefault="00EB4CE1" w:rsidP="00EB4CE1">
            <w:pPr>
              <w:spacing w:after="0" w:line="240" w:lineRule="auto"/>
              <w:rPr>
                <w:ins w:id="6953" w:author="Stefanie Lane" w:date="2022-06-23T15:12:00Z"/>
                <w:rFonts w:ascii="Calibri" w:eastAsia="Times New Roman" w:hAnsi="Calibri" w:cs="Calibri"/>
                <w:i/>
                <w:iCs/>
                <w:color w:val="000000"/>
                <w:rPrChange w:id="6954" w:author="Stefanie Lane" w:date="2022-06-23T15:12:00Z">
                  <w:rPr>
                    <w:ins w:id="6955" w:author="Stefanie Lane" w:date="2022-06-23T15:12:00Z"/>
                  </w:rPr>
                </w:rPrChange>
              </w:rPr>
              <w:pPrChange w:id="6956" w:author="Stefanie Lane" w:date="2022-06-23T15:12:00Z">
                <w:pPr/>
              </w:pPrChange>
            </w:pPr>
            <w:proofErr w:type="spellStart"/>
            <w:ins w:id="6957" w:author="Stefanie Lane" w:date="2022-06-23T15:12:00Z">
              <w:r w:rsidRPr="00EB4CE1">
                <w:rPr>
                  <w:rFonts w:ascii="Calibri" w:eastAsia="Times New Roman" w:hAnsi="Calibri" w:cs="Calibri"/>
                  <w:i/>
                  <w:iCs/>
                  <w:color w:val="000000"/>
                  <w:rPrChange w:id="6958" w:author="Stefanie Lane" w:date="2022-06-23T15:12:00Z">
                    <w:rPr/>
                  </w:rPrChange>
                </w:rPr>
                <w:t>Rumex</w:t>
              </w:r>
              <w:proofErr w:type="spellEnd"/>
              <w:r w:rsidRPr="00EB4CE1">
                <w:rPr>
                  <w:rFonts w:ascii="Calibri" w:eastAsia="Times New Roman" w:hAnsi="Calibri" w:cs="Calibri"/>
                  <w:i/>
                  <w:iCs/>
                  <w:color w:val="000000"/>
                  <w:rPrChange w:id="6959" w:author="Stefanie Lane" w:date="2022-06-23T15:12:00Z">
                    <w:rPr/>
                  </w:rPrChange>
                </w:rPr>
                <w:t xml:space="preserve"> </w:t>
              </w:r>
              <w:proofErr w:type="spellStart"/>
              <w:r w:rsidRPr="00EB4CE1">
                <w:rPr>
                  <w:rFonts w:ascii="Calibri" w:eastAsia="Times New Roman" w:hAnsi="Calibri" w:cs="Calibri"/>
                  <w:i/>
                  <w:iCs/>
                  <w:color w:val="000000"/>
                  <w:rPrChange w:id="6960" w:author="Stefanie Lane" w:date="2022-06-23T15:12:00Z">
                    <w:rPr/>
                  </w:rPrChange>
                </w:rPr>
                <w:t>occidentalis</w:t>
              </w:r>
              <w:proofErr w:type="spellEnd"/>
            </w:ins>
          </w:p>
        </w:tc>
        <w:tc>
          <w:tcPr>
            <w:tcW w:w="869" w:type="dxa"/>
            <w:tcBorders>
              <w:top w:val="nil"/>
              <w:left w:val="nil"/>
              <w:bottom w:val="nil"/>
              <w:right w:val="nil"/>
            </w:tcBorders>
            <w:shd w:val="clear" w:color="auto" w:fill="auto"/>
            <w:noWrap/>
            <w:vAlign w:val="bottom"/>
            <w:hideMark/>
            <w:tcPrChange w:id="6961" w:author="Stefanie Lane" w:date="2022-06-23T15:14:00Z">
              <w:tcPr>
                <w:tcW w:w="960" w:type="dxa"/>
                <w:tcBorders>
                  <w:top w:val="nil"/>
                  <w:left w:val="nil"/>
                  <w:bottom w:val="nil"/>
                  <w:right w:val="nil"/>
                </w:tcBorders>
                <w:shd w:val="clear" w:color="auto" w:fill="auto"/>
                <w:noWrap/>
                <w:vAlign w:val="bottom"/>
                <w:hideMark/>
              </w:tcPr>
            </w:tcPrChange>
          </w:tcPr>
          <w:p w14:paraId="064CF792" w14:textId="77777777" w:rsidR="00EB4CE1" w:rsidRPr="00EB4CE1" w:rsidRDefault="00EB4CE1" w:rsidP="00EB4CE1">
            <w:pPr>
              <w:spacing w:after="0" w:line="240" w:lineRule="auto"/>
              <w:jc w:val="center"/>
              <w:rPr>
                <w:ins w:id="6962" w:author="Stefanie Lane" w:date="2022-06-23T15:12:00Z"/>
                <w:rFonts w:ascii="Calibri" w:eastAsia="Times New Roman" w:hAnsi="Calibri" w:cs="Calibri"/>
                <w:color w:val="000000"/>
                <w:rPrChange w:id="6963" w:author="Stefanie Lane" w:date="2022-06-23T15:12:00Z">
                  <w:rPr>
                    <w:ins w:id="6964" w:author="Stefanie Lane" w:date="2022-06-23T15:12:00Z"/>
                  </w:rPr>
                </w:rPrChange>
              </w:rPr>
              <w:pPrChange w:id="6965" w:author="Stefanie Lane" w:date="2022-06-23T15:12:00Z">
                <w:pPr>
                  <w:jc w:val="center"/>
                </w:pPr>
              </w:pPrChange>
            </w:pPr>
            <w:ins w:id="6966" w:author="Stefanie Lane" w:date="2022-06-23T15:12:00Z">
              <w:r w:rsidRPr="00EB4CE1">
                <w:rPr>
                  <w:rFonts w:ascii="Calibri" w:eastAsia="Times New Roman" w:hAnsi="Calibri" w:cs="Calibri"/>
                  <w:color w:val="000000"/>
                  <w:rPrChange w:id="6967" w:author="Stefanie Lane" w:date="2022-06-23T15:12:00Z">
                    <w:rPr/>
                  </w:rPrChange>
                </w:rPr>
                <w:t>0.05</w:t>
              </w:r>
            </w:ins>
          </w:p>
        </w:tc>
        <w:tc>
          <w:tcPr>
            <w:tcW w:w="990" w:type="dxa"/>
            <w:tcBorders>
              <w:top w:val="nil"/>
              <w:left w:val="nil"/>
              <w:bottom w:val="nil"/>
              <w:right w:val="nil"/>
            </w:tcBorders>
            <w:shd w:val="clear" w:color="auto" w:fill="auto"/>
            <w:noWrap/>
            <w:vAlign w:val="bottom"/>
            <w:hideMark/>
            <w:tcPrChange w:id="6968" w:author="Stefanie Lane" w:date="2022-06-23T15:14:00Z">
              <w:tcPr>
                <w:tcW w:w="960" w:type="dxa"/>
                <w:tcBorders>
                  <w:top w:val="nil"/>
                  <w:left w:val="nil"/>
                  <w:bottom w:val="nil"/>
                  <w:right w:val="nil"/>
                </w:tcBorders>
                <w:shd w:val="clear" w:color="auto" w:fill="auto"/>
                <w:noWrap/>
                <w:vAlign w:val="bottom"/>
                <w:hideMark/>
              </w:tcPr>
            </w:tcPrChange>
          </w:tcPr>
          <w:p w14:paraId="51C262FF" w14:textId="77777777" w:rsidR="00EB4CE1" w:rsidRPr="00EB4CE1" w:rsidRDefault="00EB4CE1" w:rsidP="00EB4CE1">
            <w:pPr>
              <w:spacing w:after="0" w:line="240" w:lineRule="auto"/>
              <w:jc w:val="center"/>
              <w:rPr>
                <w:ins w:id="6969" w:author="Stefanie Lane" w:date="2022-06-23T15:12:00Z"/>
                <w:rFonts w:ascii="Calibri" w:eastAsia="Times New Roman" w:hAnsi="Calibri" w:cs="Calibri"/>
                <w:color w:val="000000"/>
                <w:rPrChange w:id="6970" w:author="Stefanie Lane" w:date="2022-06-23T15:12:00Z">
                  <w:rPr>
                    <w:ins w:id="6971" w:author="Stefanie Lane" w:date="2022-06-23T15:12:00Z"/>
                  </w:rPr>
                </w:rPrChange>
              </w:rPr>
              <w:pPrChange w:id="6972" w:author="Stefanie Lane" w:date="2022-06-23T15:12:00Z">
                <w:pPr>
                  <w:jc w:val="center"/>
                </w:pPr>
              </w:pPrChange>
            </w:pPr>
            <w:ins w:id="6973" w:author="Stefanie Lane" w:date="2022-06-23T15:12:00Z">
              <w:r w:rsidRPr="00EB4CE1">
                <w:rPr>
                  <w:rFonts w:ascii="Calibri" w:eastAsia="Times New Roman" w:hAnsi="Calibri" w:cs="Calibri"/>
                  <w:color w:val="000000"/>
                  <w:rPrChange w:id="6974"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6975" w:author="Stefanie Lane" w:date="2022-06-23T15:14:00Z">
              <w:tcPr>
                <w:tcW w:w="960" w:type="dxa"/>
                <w:tcBorders>
                  <w:top w:val="nil"/>
                  <w:left w:val="nil"/>
                  <w:bottom w:val="nil"/>
                  <w:right w:val="nil"/>
                </w:tcBorders>
                <w:shd w:val="clear" w:color="auto" w:fill="auto"/>
                <w:noWrap/>
                <w:vAlign w:val="bottom"/>
                <w:hideMark/>
              </w:tcPr>
            </w:tcPrChange>
          </w:tcPr>
          <w:p w14:paraId="295CAB00" w14:textId="77777777" w:rsidR="00EB4CE1" w:rsidRPr="00EB4CE1" w:rsidRDefault="00EB4CE1" w:rsidP="00EB4CE1">
            <w:pPr>
              <w:spacing w:after="0" w:line="240" w:lineRule="auto"/>
              <w:jc w:val="center"/>
              <w:rPr>
                <w:ins w:id="6976" w:author="Stefanie Lane" w:date="2022-06-23T15:12:00Z"/>
                <w:rFonts w:ascii="Calibri" w:eastAsia="Times New Roman" w:hAnsi="Calibri" w:cs="Calibri"/>
                <w:color w:val="000000"/>
                <w:rPrChange w:id="6977" w:author="Stefanie Lane" w:date="2022-06-23T15:12:00Z">
                  <w:rPr>
                    <w:ins w:id="6978" w:author="Stefanie Lane" w:date="2022-06-23T15:12:00Z"/>
                  </w:rPr>
                </w:rPrChange>
              </w:rPr>
              <w:pPrChange w:id="6979" w:author="Stefanie Lane" w:date="2022-06-23T15:12:00Z">
                <w:pPr>
                  <w:jc w:val="center"/>
                </w:pPr>
              </w:pPrChange>
            </w:pPr>
            <w:ins w:id="6980" w:author="Stefanie Lane" w:date="2022-06-23T15:12:00Z">
              <w:r w:rsidRPr="00EB4CE1">
                <w:rPr>
                  <w:rFonts w:ascii="Calibri" w:eastAsia="Times New Roman" w:hAnsi="Calibri" w:cs="Calibri"/>
                  <w:color w:val="000000"/>
                  <w:rPrChange w:id="6981" w:author="Stefanie Lane" w:date="2022-06-23T15:12:00Z">
                    <w:rPr/>
                  </w:rPrChange>
                </w:rPr>
                <w:t>0.14</w:t>
              </w:r>
            </w:ins>
          </w:p>
        </w:tc>
        <w:tc>
          <w:tcPr>
            <w:tcW w:w="1710" w:type="dxa"/>
            <w:tcBorders>
              <w:top w:val="nil"/>
              <w:left w:val="nil"/>
              <w:bottom w:val="nil"/>
              <w:right w:val="single" w:sz="8" w:space="0" w:color="auto"/>
            </w:tcBorders>
            <w:shd w:val="clear" w:color="auto" w:fill="auto"/>
            <w:noWrap/>
            <w:vAlign w:val="bottom"/>
            <w:hideMark/>
            <w:tcPrChange w:id="698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318FB16" w14:textId="77777777" w:rsidR="00EB4CE1" w:rsidRPr="00EB4CE1" w:rsidRDefault="00EB4CE1" w:rsidP="00EB4CE1">
            <w:pPr>
              <w:spacing w:after="0" w:line="240" w:lineRule="auto"/>
              <w:jc w:val="center"/>
              <w:rPr>
                <w:ins w:id="6983" w:author="Stefanie Lane" w:date="2022-06-23T15:12:00Z"/>
                <w:rFonts w:ascii="Calibri" w:eastAsia="Times New Roman" w:hAnsi="Calibri" w:cs="Calibri"/>
                <w:color w:val="000000"/>
                <w:rPrChange w:id="6984" w:author="Stefanie Lane" w:date="2022-06-23T15:12:00Z">
                  <w:rPr>
                    <w:ins w:id="6985" w:author="Stefanie Lane" w:date="2022-06-23T15:12:00Z"/>
                  </w:rPr>
                </w:rPrChange>
              </w:rPr>
              <w:pPrChange w:id="6986" w:author="Stefanie Lane" w:date="2022-06-23T15:12:00Z">
                <w:pPr>
                  <w:jc w:val="center"/>
                </w:pPr>
              </w:pPrChange>
            </w:pPr>
            <w:ins w:id="6987" w:author="Stefanie Lane" w:date="2022-06-23T15:12:00Z">
              <w:r w:rsidRPr="00EB4CE1">
                <w:rPr>
                  <w:rFonts w:ascii="Calibri" w:eastAsia="Times New Roman" w:hAnsi="Calibri" w:cs="Calibri"/>
                  <w:color w:val="000000"/>
                  <w:rPrChange w:id="6988" w:author="Stefanie Lane" w:date="2022-06-23T15:12:00Z">
                    <w:rPr/>
                  </w:rPrChange>
                </w:rPr>
                <w:t>171.4</w:t>
              </w:r>
            </w:ins>
          </w:p>
        </w:tc>
      </w:tr>
      <w:tr w:rsidR="00EB4CE1" w:rsidRPr="00EB4CE1" w14:paraId="4A4E73EB" w14:textId="77777777" w:rsidTr="006F10B7">
        <w:trPr>
          <w:trHeight w:val="290"/>
          <w:ins w:id="6989" w:author="Stefanie Lane" w:date="2022-06-23T15:12:00Z"/>
          <w:trPrChange w:id="699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699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D01167" w14:textId="77777777" w:rsidR="00EB4CE1" w:rsidRPr="00EB4CE1" w:rsidRDefault="00EB4CE1" w:rsidP="00EB4CE1">
            <w:pPr>
              <w:spacing w:after="0" w:line="240" w:lineRule="auto"/>
              <w:rPr>
                <w:ins w:id="6992" w:author="Stefanie Lane" w:date="2022-06-23T15:12:00Z"/>
                <w:rFonts w:ascii="Calibri" w:eastAsia="Times New Roman" w:hAnsi="Calibri" w:cs="Calibri"/>
                <w:color w:val="000000"/>
                <w:rPrChange w:id="6993" w:author="Stefanie Lane" w:date="2022-06-23T15:12:00Z">
                  <w:rPr>
                    <w:ins w:id="6994" w:author="Stefanie Lane" w:date="2022-06-23T15:12:00Z"/>
                  </w:rPr>
                </w:rPrChange>
              </w:rPr>
              <w:pPrChange w:id="699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699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83875E2" w14:textId="77777777" w:rsidR="00EB4CE1" w:rsidRPr="00EB4CE1" w:rsidRDefault="00EB4CE1" w:rsidP="00EB4CE1">
            <w:pPr>
              <w:spacing w:after="0" w:line="240" w:lineRule="auto"/>
              <w:rPr>
                <w:ins w:id="6997" w:author="Stefanie Lane" w:date="2022-06-23T15:12:00Z"/>
                <w:rFonts w:ascii="Calibri" w:eastAsia="Times New Roman" w:hAnsi="Calibri" w:cs="Calibri"/>
                <w:color w:val="000000"/>
                <w:rPrChange w:id="6998" w:author="Stefanie Lane" w:date="2022-06-23T15:12:00Z">
                  <w:rPr>
                    <w:ins w:id="6999" w:author="Stefanie Lane" w:date="2022-06-23T15:12:00Z"/>
                  </w:rPr>
                </w:rPrChange>
              </w:rPr>
              <w:pPrChange w:id="700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00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90F344C" w14:textId="77777777" w:rsidR="00EB4CE1" w:rsidRPr="00EB4CE1" w:rsidRDefault="00EB4CE1" w:rsidP="00EB4CE1">
            <w:pPr>
              <w:spacing w:after="0" w:line="240" w:lineRule="auto"/>
              <w:rPr>
                <w:ins w:id="7002" w:author="Stefanie Lane" w:date="2022-06-23T15:12:00Z"/>
                <w:rFonts w:ascii="Calibri" w:eastAsia="Times New Roman" w:hAnsi="Calibri" w:cs="Calibri"/>
                <w:i/>
                <w:iCs/>
                <w:color w:val="000000"/>
                <w:rPrChange w:id="7003" w:author="Stefanie Lane" w:date="2022-06-23T15:12:00Z">
                  <w:rPr>
                    <w:ins w:id="7004" w:author="Stefanie Lane" w:date="2022-06-23T15:12:00Z"/>
                  </w:rPr>
                </w:rPrChange>
              </w:rPr>
              <w:pPrChange w:id="7005" w:author="Stefanie Lane" w:date="2022-06-23T15:12:00Z">
                <w:pPr/>
              </w:pPrChange>
            </w:pPr>
            <w:ins w:id="7006" w:author="Stefanie Lane" w:date="2022-06-23T15:12:00Z">
              <w:r w:rsidRPr="00EB4CE1">
                <w:rPr>
                  <w:rFonts w:ascii="Calibri" w:eastAsia="Times New Roman" w:hAnsi="Calibri" w:cs="Calibri"/>
                  <w:i/>
                  <w:iCs/>
                  <w:color w:val="000000"/>
                  <w:rPrChange w:id="7007" w:author="Stefanie Lane" w:date="2022-06-23T15:12:00Z">
                    <w:rPr/>
                  </w:rPrChange>
                </w:rPr>
                <w:t xml:space="preserve">Potentilla </w:t>
              </w:r>
              <w:proofErr w:type="spellStart"/>
              <w:r w:rsidRPr="00EB4CE1">
                <w:rPr>
                  <w:rFonts w:ascii="Calibri" w:eastAsia="Times New Roman" w:hAnsi="Calibri" w:cs="Calibri"/>
                  <w:i/>
                  <w:iCs/>
                  <w:color w:val="000000"/>
                  <w:rPrChange w:id="7008" w:author="Stefanie Lane" w:date="2022-06-23T15:12:00Z">
                    <w:rPr/>
                  </w:rPrChange>
                </w:rPr>
                <w:t>anserina-pacifica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70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560F3E" w14:textId="77777777" w:rsidR="00EB4CE1" w:rsidRPr="00EB4CE1" w:rsidRDefault="00EB4CE1" w:rsidP="00EB4CE1">
            <w:pPr>
              <w:spacing w:after="0" w:line="240" w:lineRule="auto"/>
              <w:jc w:val="center"/>
              <w:rPr>
                <w:ins w:id="7010" w:author="Stefanie Lane" w:date="2022-06-23T15:12:00Z"/>
                <w:rFonts w:ascii="Calibri" w:eastAsia="Times New Roman" w:hAnsi="Calibri" w:cs="Calibri"/>
                <w:color w:val="000000"/>
                <w:rPrChange w:id="7011" w:author="Stefanie Lane" w:date="2022-06-23T15:12:00Z">
                  <w:rPr>
                    <w:ins w:id="7012" w:author="Stefanie Lane" w:date="2022-06-23T15:12:00Z"/>
                  </w:rPr>
                </w:rPrChange>
              </w:rPr>
              <w:pPrChange w:id="7013" w:author="Stefanie Lane" w:date="2022-06-23T15:12:00Z">
                <w:pPr>
                  <w:jc w:val="center"/>
                </w:pPr>
              </w:pPrChange>
            </w:pPr>
            <w:ins w:id="7014" w:author="Stefanie Lane" w:date="2022-06-23T15:12:00Z">
              <w:r w:rsidRPr="00EB4CE1">
                <w:rPr>
                  <w:rFonts w:ascii="Calibri" w:eastAsia="Times New Roman" w:hAnsi="Calibri" w:cs="Calibri"/>
                  <w:color w:val="000000"/>
                  <w:rPrChange w:id="7015" w:author="Stefanie Lane" w:date="2022-06-23T15:12: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Change w:id="70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B9389E0" w14:textId="77777777" w:rsidR="00EB4CE1" w:rsidRPr="00EB4CE1" w:rsidRDefault="00EB4CE1" w:rsidP="00EB4CE1">
            <w:pPr>
              <w:spacing w:after="0" w:line="240" w:lineRule="auto"/>
              <w:jc w:val="center"/>
              <w:rPr>
                <w:ins w:id="7017" w:author="Stefanie Lane" w:date="2022-06-23T15:12:00Z"/>
                <w:rFonts w:ascii="Calibri" w:eastAsia="Times New Roman" w:hAnsi="Calibri" w:cs="Calibri"/>
                <w:color w:val="000000"/>
                <w:rPrChange w:id="7018" w:author="Stefanie Lane" w:date="2022-06-23T15:12:00Z">
                  <w:rPr>
                    <w:ins w:id="7019" w:author="Stefanie Lane" w:date="2022-06-23T15:12:00Z"/>
                  </w:rPr>
                </w:rPrChange>
              </w:rPr>
              <w:pPrChange w:id="7020" w:author="Stefanie Lane" w:date="2022-06-23T15:12:00Z">
                <w:pPr>
                  <w:jc w:val="center"/>
                </w:pPr>
              </w:pPrChange>
            </w:pPr>
            <w:ins w:id="7021" w:author="Stefanie Lane" w:date="2022-06-23T15:12:00Z">
              <w:r w:rsidRPr="00EB4CE1">
                <w:rPr>
                  <w:rFonts w:ascii="Calibri" w:eastAsia="Times New Roman" w:hAnsi="Calibri" w:cs="Calibri"/>
                  <w:color w:val="000000"/>
                  <w:rPrChange w:id="7022" w:author="Stefanie Lane" w:date="2022-06-23T15:12:00Z">
                    <w:rPr/>
                  </w:rPrChange>
                </w:rPr>
                <w:t>1.00</w:t>
              </w:r>
            </w:ins>
          </w:p>
        </w:tc>
        <w:tc>
          <w:tcPr>
            <w:tcW w:w="810" w:type="dxa"/>
            <w:tcBorders>
              <w:top w:val="single" w:sz="4" w:space="0" w:color="auto"/>
              <w:left w:val="nil"/>
              <w:bottom w:val="single" w:sz="4" w:space="0" w:color="auto"/>
              <w:right w:val="nil"/>
            </w:tcBorders>
            <w:shd w:val="clear" w:color="auto" w:fill="auto"/>
            <w:noWrap/>
            <w:vAlign w:val="bottom"/>
            <w:hideMark/>
            <w:tcPrChange w:id="70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D33BC" w14:textId="77777777" w:rsidR="00EB4CE1" w:rsidRPr="00EB4CE1" w:rsidRDefault="00EB4CE1" w:rsidP="00EB4CE1">
            <w:pPr>
              <w:spacing w:after="0" w:line="240" w:lineRule="auto"/>
              <w:jc w:val="center"/>
              <w:rPr>
                <w:ins w:id="7024" w:author="Stefanie Lane" w:date="2022-06-23T15:12:00Z"/>
                <w:rFonts w:ascii="Calibri" w:eastAsia="Times New Roman" w:hAnsi="Calibri" w:cs="Calibri"/>
                <w:color w:val="000000"/>
                <w:rPrChange w:id="7025" w:author="Stefanie Lane" w:date="2022-06-23T15:12:00Z">
                  <w:rPr>
                    <w:ins w:id="7026" w:author="Stefanie Lane" w:date="2022-06-23T15:12:00Z"/>
                  </w:rPr>
                </w:rPrChange>
              </w:rPr>
              <w:pPrChange w:id="7027" w:author="Stefanie Lane" w:date="2022-06-23T15:12:00Z">
                <w:pPr>
                  <w:jc w:val="center"/>
                </w:pPr>
              </w:pPrChange>
            </w:pPr>
            <w:ins w:id="7028" w:author="Stefanie Lane" w:date="2022-06-23T15:12:00Z">
              <w:r w:rsidRPr="00EB4CE1">
                <w:rPr>
                  <w:rFonts w:ascii="Calibri" w:eastAsia="Times New Roman" w:hAnsi="Calibri" w:cs="Calibri"/>
                  <w:color w:val="000000"/>
                  <w:rPrChange w:id="7029" w:author="Stefanie Lane" w:date="2022-06-23T15:12:00Z">
                    <w:rPr/>
                  </w:rPrChange>
                </w:rPr>
                <w:t>1.07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03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9569993" w14:textId="77777777" w:rsidR="00EB4CE1" w:rsidRPr="00EB4CE1" w:rsidRDefault="00EB4CE1" w:rsidP="00EB4CE1">
            <w:pPr>
              <w:spacing w:after="0" w:line="240" w:lineRule="auto"/>
              <w:jc w:val="center"/>
              <w:rPr>
                <w:ins w:id="7031" w:author="Stefanie Lane" w:date="2022-06-23T15:12:00Z"/>
                <w:rFonts w:ascii="Calibri" w:eastAsia="Times New Roman" w:hAnsi="Calibri" w:cs="Calibri"/>
                <w:color w:val="000000"/>
                <w:rPrChange w:id="7032" w:author="Stefanie Lane" w:date="2022-06-23T15:12:00Z">
                  <w:rPr>
                    <w:ins w:id="7033" w:author="Stefanie Lane" w:date="2022-06-23T15:12:00Z"/>
                  </w:rPr>
                </w:rPrChange>
              </w:rPr>
              <w:pPrChange w:id="7034" w:author="Stefanie Lane" w:date="2022-06-23T15:12:00Z">
                <w:pPr>
                  <w:jc w:val="center"/>
                </w:pPr>
              </w:pPrChange>
            </w:pPr>
            <w:ins w:id="7035" w:author="Stefanie Lane" w:date="2022-06-23T15:12:00Z">
              <w:r w:rsidRPr="00EB4CE1">
                <w:rPr>
                  <w:rFonts w:ascii="Calibri" w:eastAsia="Times New Roman" w:hAnsi="Calibri" w:cs="Calibri"/>
                  <w:color w:val="000000"/>
                  <w:rPrChange w:id="7036" w:author="Stefanie Lane" w:date="2022-06-23T15:12:00Z">
                    <w:rPr/>
                  </w:rPrChange>
                </w:rPr>
                <w:t>307.1</w:t>
              </w:r>
            </w:ins>
          </w:p>
        </w:tc>
      </w:tr>
      <w:tr w:rsidR="00EB4CE1" w:rsidRPr="00EB4CE1" w14:paraId="07759DB0" w14:textId="77777777" w:rsidTr="006F10B7">
        <w:trPr>
          <w:trHeight w:val="290"/>
          <w:ins w:id="7037" w:author="Stefanie Lane" w:date="2022-06-23T15:12:00Z"/>
          <w:trPrChange w:id="703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03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EC1DE34" w14:textId="77777777" w:rsidR="00EB4CE1" w:rsidRPr="00EB4CE1" w:rsidRDefault="00EB4CE1" w:rsidP="00EB4CE1">
            <w:pPr>
              <w:spacing w:after="0" w:line="240" w:lineRule="auto"/>
              <w:rPr>
                <w:ins w:id="7040" w:author="Stefanie Lane" w:date="2022-06-23T15:12:00Z"/>
                <w:rFonts w:ascii="Calibri" w:eastAsia="Times New Roman" w:hAnsi="Calibri" w:cs="Calibri"/>
                <w:color w:val="000000"/>
                <w:rPrChange w:id="7041" w:author="Stefanie Lane" w:date="2022-06-23T15:12:00Z">
                  <w:rPr>
                    <w:ins w:id="7042" w:author="Stefanie Lane" w:date="2022-06-23T15:12:00Z"/>
                  </w:rPr>
                </w:rPrChange>
              </w:rPr>
              <w:pPrChange w:id="704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04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E7656F2" w14:textId="77777777" w:rsidR="00EB4CE1" w:rsidRPr="00EB4CE1" w:rsidRDefault="00EB4CE1" w:rsidP="00EB4CE1">
            <w:pPr>
              <w:spacing w:after="0" w:line="240" w:lineRule="auto"/>
              <w:rPr>
                <w:ins w:id="7045" w:author="Stefanie Lane" w:date="2022-06-23T15:12:00Z"/>
                <w:rFonts w:ascii="Calibri" w:eastAsia="Times New Roman" w:hAnsi="Calibri" w:cs="Calibri"/>
                <w:color w:val="000000"/>
                <w:rPrChange w:id="7046" w:author="Stefanie Lane" w:date="2022-06-23T15:12:00Z">
                  <w:rPr>
                    <w:ins w:id="7047" w:author="Stefanie Lane" w:date="2022-06-23T15:12:00Z"/>
                  </w:rPr>
                </w:rPrChange>
              </w:rPr>
              <w:pPrChange w:id="7048" w:author="Stefanie Lane" w:date="2022-06-23T15:12:00Z">
                <w:pPr/>
              </w:pPrChange>
            </w:pPr>
          </w:p>
        </w:tc>
        <w:tc>
          <w:tcPr>
            <w:tcW w:w="3320" w:type="dxa"/>
            <w:tcBorders>
              <w:top w:val="nil"/>
              <w:left w:val="nil"/>
              <w:bottom w:val="nil"/>
              <w:right w:val="nil"/>
            </w:tcBorders>
            <w:shd w:val="clear" w:color="auto" w:fill="auto"/>
            <w:noWrap/>
            <w:vAlign w:val="bottom"/>
            <w:hideMark/>
            <w:tcPrChange w:id="7049" w:author="Stefanie Lane" w:date="2022-06-23T15:14:00Z">
              <w:tcPr>
                <w:tcW w:w="3320" w:type="dxa"/>
                <w:tcBorders>
                  <w:top w:val="nil"/>
                  <w:left w:val="nil"/>
                  <w:bottom w:val="nil"/>
                  <w:right w:val="nil"/>
                </w:tcBorders>
                <w:shd w:val="clear" w:color="auto" w:fill="auto"/>
                <w:noWrap/>
                <w:vAlign w:val="bottom"/>
                <w:hideMark/>
              </w:tcPr>
            </w:tcPrChange>
          </w:tcPr>
          <w:p w14:paraId="0CF24487" w14:textId="77777777" w:rsidR="00EB4CE1" w:rsidRPr="00EB4CE1" w:rsidRDefault="00EB4CE1" w:rsidP="00EB4CE1">
            <w:pPr>
              <w:spacing w:after="0" w:line="240" w:lineRule="auto"/>
              <w:rPr>
                <w:ins w:id="7050" w:author="Stefanie Lane" w:date="2022-06-23T15:12:00Z"/>
                <w:rFonts w:ascii="Calibri" w:eastAsia="Times New Roman" w:hAnsi="Calibri" w:cs="Calibri"/>
                <w:i/>
                <w:iCs/>
                <w:color w:val="000000"/>
                <w:rPrChange w:id="7051" w:author="Stefanie Lane" w:date="2022-06-23T15:12:00Z">
                  <w:rPr>
                    <w:ins w:id="7052" w:author="Stefanie Lane" w:date="2022-06-23T15:12:00Z"/>
                  </w:rPr>
                </w:rPrChange>
              </w:rPr>
              <w:pPrChange w:id="7053" w:author="Stefanie Lane" w:date="2022-06-23T15:12:00Z">
                <w:pPr/>
              </w:pPrChange>
            </w:pPr>
            <w:ins w:id="7054" w:author="Stefanie Lane" w:date="2022-06-23T15:12:00Z">
              <w:r w:rsidRPr="00EB4CE1">
                <w:rPr>
                  <w:rFonts w:ascii="Calibri" w:eastAsia="Times New Roman" w:hAnsi="Calibri" w:cs="Calibri"/>
                  <w:i/>
                  <w:iCs/>
                  <w:color w:val="000000"/>
                  <w:rPrChange w:id="7055" w:author="Stefanie Lane" w:date="2022-06-23T15:12:00Z">
                    <w:rPr/>
                  </w:rPrChange>
                </w:rPr>
                <w:t xml:space="preserve">Equisetum </w:t>
              </w:r>
              <w:proofErr w:type="spellStart"/>
              <w:r w:rsidRPr="00EB4CE1">
                <w:rPr>
                  <w:rFonts w:ascii="Calibri" w:eastAsia="Times New Roman" w:hAnsi="Calibri" w:cs="Calibri"/>
                  <w:i/>
                  <w:iCs/>
                  <w:color w:val="000000"/>
                  <w:rPrChange w:id="7056" w:author="Stefanie Lane" w:date="2022-06-23T15:12:00Z">
                    <w:rPr/>
                  </w:rPrChange>
                </w:rPr>
                <w:t>arvense</w:t>
              </w:r>
              <w:proofErr w:type="spellEnd"/>
            </w:ins>
          </w:p>
        </w:tc>
        <w:tc>
          <w:tcPr>
            <w:tcW w:w="869" w:type="dxa"/>
            <w:tcBorders>
              <w:top w:val="nil"/>
              <w:left w:val="nil"/>
              <w:bottom w:val="nil"/>
              <w:right w:val="nil"/>
            </w:tcBorders>
            <w:shd w:val="clear" w:color="auto" w:fill="auto"/>
            <w:noWrap/>
            <w:vAlign w:val="bottom"/>
            <w:hideMark/>
            <w:tcPrChange w:id="7057" w:author="Stefanie Lane" w:date="2022-06-23T15:14:00Z">
              <w:tcPr>
                <w:tcW w:w="960" w:type="dxa"/>
                <w:tcBorders>
                  <w:top w:val="nil"/>
                  <w:left w:val="nil"/>
                  <w:bottom w:val="nil"/>
                  <w:right w:val="nil"/>
                </w:tcBorders>
                <w:shd w:val="clear" w:color="auto" w:fill="auto"/>
                <w:noWrap/>
                <w:vAlign w:val="bottom"/>
                <w:hideMark/>
              </w:tcPr>
            </w:tcPrChange>
          </w:tcPr>
          <w:p w14:paraId="453BB4E0" w14:textId="77777777" w:rsidR="00EB4CE1" w:rsidRPr="00EB4CE1" w:rsidRDefault="00EB4CE1" w:rsidP="00EB4CE1">
            <w:pPr>
              <w:spacing w:after="0" w:line="240" w:lineRule="auto"/>
              <w:jc w:val="center"/>
              <w:rPr>
                <w:ins w:id="7058" w:author="Stefanie Lane" w:date="2022-06-23T15:12:00Z"/>
                <w:rFonts w:ascii="Calibri" w:eastAsia="Times New Roman" w:hAnsi="Calibri" w:cs="Calibri"/>
                <w:color w:val="000000"/>
                <w:rPrChange w:id="7059" w:author="Stefanie Lane" w:date="2022-06-23T15:12:00Z">
                  <w:rPr>
                    <w:ins w:id="7060" w:author="Stefanie Lane" w:date="2022-06-23T15:12:00Z"/>
                  </w:rPr>
                </w:rPrChange>
              </w:rPr>
              <w:pPrChange w:id="7061" w:author="Stefanie Lane" w:date="2022-06-23T15:12:00Z">
                <w:pPr>
                  <w:jc w:val="center"/>
                </w:pPr>
              </w:pPrChange>
            </w:pPr>
            <w:ins w:id="7062" w:author="Stefanie Lane" w:date="2022-06-23T15:12:00Z">
              <w:r w:rsidRPr="00EB4CE1">
                <w:rPr>
                  <w:rFonts w:ascii="Calibri" w:eastAsia="Times New Roman" w:hAnsi="Calibri" w:cs="Calibri"/>
                  <w:color w:val="000000"/>
                  <w:rPrChange w:id="7063"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064" w:author="Stefanie Lane" w:date="2022-06-23T15:14:00Z">
              <w:tcPr>
                <w:tcW w:w="960" w:type="dxa"/>
                <w:tcBorders>
                  <w:top w:val="nil"/>
                  <w:left w:val="nil"/>
                  <w:bottom w:val="nil"/>
                  <w:right w:val="nil"/>
                </w:tcBorders>
                <w:shd w:val="clear" w:color="auto" w:fill="auto"/>
                <w:noWrap/>
                <w:vAlign w:val="bottom"/>
                <w:hideMark/>
              </w:tcPr>
            </w:tcPrChange>
          </w:tcPr>
          <w:p w14:paraId="1E96DA4E" w14:textId="77777777" w:rsidR="00EB4CE1" w:rsidRPr="00EB4CE1" w:rsidRDefault="00EB4CE1" w:rsidP="00EB4CE1">
            <w:pPr>
              <w:spacing w:after="0" w:line="240" w:lineRule="auto"/>
              <w:jc w:val="center"/>
              <w:rPr>
                <w:ins w:id="7065" w:author="Stefanie Lane" w:date="2022-06-23T15:12:00Z"/>
                <w:rFonts w:ascii="Calibri" w:eastAsia="Times New Roman" w:hAnsi="Calibri" w:cs="Calibri"/>
                <w:color w:val="000000"/>
                <w:rPrChange w:id="7066" w:author="Stefanie Lane" w:date="2022-06-23T15:12:00Z">
                  <w:rPr>
                    <w:ins w:id="7067" w:author="Stefanie Lane" w:date="2022-06-23T15:12:00Z"/>
                  </w:rPr>
                </w:rPrChange>
              </w:rPr>
              <w:pPrChange w:id="7068" w:author="Stefanie Lane" w:date="2022-06-23T15:12:00Z">
                <w:pPr>
                  <w:jc w:val="center"/>
                </w:pPr>
              </w:pPrChange>
            </w:pPr>
            <w:ins w:id="7069" w:author="Stefanie Lane" w:date="2022-06-23T15:12:00Z">
              <w:r w:rsidRPr="00EB4CE1">
                <w:rPr>
                  <w:rFonts w:ascii="Calibri" w:eastAsia="Times New Roman" w:hAnsi="Calibri" w:cs="Calibri"/>
                  <w:color w:val="000000"/>
                  <w:rPrChange w:id="7070"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071" w:author="Stefanie Lane" w:date="2022-06-23T15:14:00Z">
              <w:tcPr>
                <w:tcW w:w="960" w:type="dxa"/>
                <w:tcBorders>
                  <w:top w:val="nil"/>
                  <w:left w:val="nil"/>
                  <w:bottom w:val="nil"/>
                  <w:right w:val="nil"/>
                </w:tcBorders>
                <w:shd w:val="clear" w:color="auto" w:fill="auto"/>
                <w:noWrap/>
                <w:vAlign w:val="bottom"/>
                <w:hideMark/>
              </w:tcPr>
            </w:tcPrChange>
          </w:tcPr>
          <w:p w14:paraId="1C41AF84" w14:textId="77777777" w:rsidR="00EB4CE1" w:rsidRPr="00EB4CE1" w:rsidRDefault="00EB4CE1" w:rsidP="00EB4CE1">
            <w:pPr>
              <w:spacing w:after="0" w:line="240" w:lineRule="auto"/>
              <w:jc w:val="center"/>
              <w:rPr>
                <w:ins w:id="7072" w:author="Stefanie Lane" w:date="2022-06-23T15:12:00Z"/>
                <w:rFonts w:ascii="Calibri" w:eastAsia="Times New Roman" w:hAnsi="Calibri" w:cs="Calibri"/>
                <w:color w:val="000000"/>
                <w:rPrChange w:id="7073" w:author="Stefanie Lane" w:date="2022-06-23T15:12:00Z">
                  <w:rPr>
                    <w:ins w:id="7074" w:author="Stefanie Lane" w:date="2022-06-23T15:12:00Z"/>
                  </w:rPr>
                </w:rPrChange>
              </w:rPr>
              <w:pPrChange w:id="7075" w:author="Stefanie Lane" w:date="2022-06-23T15:12:00Z">
                <w:pPr>
                  <w:jc w:val="center"/>
                </w:pPr>
              </w:pPrChange>
            </w:pPr>
            <w:ins w:id="7076" w:author="Stefanie Lane" w:date="2022-06-23T15:12:00Z">
              <w:r w:rsidRPr="00EB4CE1">
                <w:rPr>
                  <w:rFonts w:ascii="Calibri" w:eastAsia="Times New Roman" w:hAnsi="Calibri" w:cs="Calibri"/>
                  <w:color w:val="000000"/>
                  <w:rPrChange w:id="7077" w:author="Stefanie Lane" w:date="2022-06-23T15:12:00Z">
                    <w:rPr/>
                  </w:rPrChange>
                </w:rPr>
                <w:t>0.64</w:t>
              </w:r>
            </w:ins>
          </w:p>
        </w:tc>
        <w:tc>
          <w:tcPr>
            <w:tcW w:w="1710" w:type="dxa"/>
            <w:tcBorders>
              <w:top w:val="nil"/>
              <w:left w:val="nil"/>
              <w:bottom w:val="nil"/>
              <w:right w:val="single" w:sz="8" w:space="0" w:color="auto"/>
            </w:tcBorders>
            <w:shd w:val="clear" w:color="auto" w:fill="auto"/>
            <w:noWrap/>
            <w:vAlign w:val="bottom"/>
            <w:hideMark/>
            <w:tcPrChange w:id="707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EF711E1" w14:textId="77777777" w:rsidR="00EB4CE1" w:rsidRPr="00EB4CE1" w:rsidRDefault="00EB4CE1" w:rsidP="00EB4CE1">
            <w:pPr>
              <w:spacing w:after="0" w:line="240" w:lineRule="auto"/>
              <w:jc w:val="center"/>
              <w:rPr>
                <w:ins w:id="7079" w:author="Stefanie Lane" w:date="2022-06-23T15:12:00Z"/>
                <w:rFonts w:ascii="Calibri" w:eastAsia="Times New Roman" w:hAnsi="Calibri" w:cs="Calibri"/>
                <w:color w:val="000000"/>
                <w:rPrChange w:id="7080" w:author="Stefanie Lane" w:date="2022-06-23T15:12:00Z">
                  <w:rPr>
                    <w:ins w:id="7081" w:author="Stefanie Lane" w:date="2022-06-23T15:12:00Z"/>
                  </w:rPr>
                </w:rPrChange>
              </w:rPr>
              <w:pPrChange w:id="7082" w:author="Stefanie Lane" w:date="2022-06-23T15:12:00Z">
                <w:pPr>
                  <w:jc w:val="center"/>
                </w:pPr>
              </w:pPrChange>
            </w:pPr>
            <w:ins w:id="7083" w:author="Stefanie Lane" w:date="2022-06-23T15:12:00Z">
              <w:r w:rsidRPr="00EB4CE1">
                <w:rPr>
                  <w:rFonts w:ascii="Calibri" w:eastAsia="Times New Roman" w:hAnsi="Calibri" w:cs="Calibri"/>
                  <w:color w:val="000000"/>
                  <w:rPrChange w:id="7084" w:author="Stefanie Lane" w:date="2022-06-23T15:12:00Z">
                    <w:rPr/>
                  </w:rPrChange>
                </w:rPr>
                <w:t>+</w:t>
              </w:r>
            </w:ins>
          </w:p>
        </w:tc>
      </w:tr>
      <w:tr w:rsidR="00EB4CE1" w:rsidRPr="00EB4CE1" w14:paraId="5E0A6E54" w14:textId="77777777" w:rsidTr="006F10B7">
        <w:trPr>
          <w:trHeight w:val="290"/>
          <w:ins w:id="7085" w:author="Stefanie Lane" w:date="2022-06-23T15:12:00Z"/>
          <w:trPrChange w:id="708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08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2F1E36" w14:textId="77777777" w:rsidR="00EB4CE1" w:rsidRPr="00EB4CE1" w:rsidRDefault="00EB4CE1" w:rsidP="00EB4CE1">
            <w:pPr>
              <w:spacing w:after="0" w:line="240" w:lineRule="auto"/>
              <w:rPr>
                <w:ins w:id="7088" w:author="Stefanie Lane" w:date="2022-06-23T15:12:00Z"/>
                <w:rFonts w:ascii="Calibri" w:eastAsia="Times New Roman" w:hAnsi="Calibri" w:cs="Calibri"/>
                <w:color w:val="000000"/>
                <w:rPrChange w:id="7089" w:author="Stefanie Lane" w:date="2022-06-23T15:12:00Z">
                  <w:rPr>
                    <w:ins w:id="7090" w:author="Stefanie Lane" w:date="2022-06-23T15:12:00Z"/>
                  </w:rPr>
                </w:rPrChange>
              </w:rPr>
              <w:pPrChange w:id="709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09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A6DD14" w14:textId="77777777" w:rsidR="00EB4CE1" w:rsidRPr="00EB4CE1" w:rsidRDefault="00EB4CE1" w:rsidP="00EB4CE1">
            <w:pPr>
              <w:spacing w:after="0" w:line="240" w:lineRule="auto"/>
              <w:rPr>
                <w:ins w:id="7093" w:author="Stefanie Lane" w:date="2022-06-23T15:12:00Z"/>
                <w:rFonts w:ascii="Calibri" w:eastAsia="Times New Roman" w:hAnsi="Calibri" w:cs="Calibri"/>
                <w:color w:val="000000"/>
                <w:rPrChange w:id="7094" w:author="Stefanie Lane" w:date="2022-06-23T15:12:00Z">
                  <w:rPr>
                    <w:ins w:id="7095" w:author="Stefanie Lane" w:date="2022-06-23T15:12:00Z"/>
                  </w:rPr>
                </w:rPrChange>
              </w:rPr>
              <w:pPrChange w:id="709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09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47C0B7A" w14:textId="77777777" w:rsidR="00EB4CE1" w:rsidRPr="00EB4CE1" w:rsidRDefault="00EB4CE1" w:rsidP="00EB4CE1">
            <w:pPr>
              <w:spacing w:after="0" w:line="240" w:lineRule="auto"/>
              <w:rPr>
                <w:ins w:id="7098" w:author="Stefanie Lane" w:date="2022-06-23T15:12:00Z"/>
                <w:rFonts w:ascii="Calibri" w:eastAsia="Times New Roman" w:hAnsi="Calibri" w:cs="Calibri"/>
                <w:i/>
                <w:iCs/>
                <w:color w:val="000000"/>
                <w:rPrChange w:id="7099" w:author="Stefanie Lane" w:date="2022-06-23T15:12:00Z">
                  <w:rPr>
                    <w:ins w:id="7100" w:author="Stefanie Lane" w:date="2022-06-23T15:12:00Z"/>
                  </w:rPr>
                </w:rPrChange>
              </w:rPr>
              <w:pPrChange w:id="7101" w:author="Stefanie Lane" w:date="2022-06-23T15:12:00Z">
                <w:pPr/>
              </w:pPrChange>
            </w:pPr>
            <w:ins w:id="7102" w:author="Stefanie Lane" w:date="2022-06-23T15:12:00Z">
              <w:r w:rsidRPr="00EB4CE1">
                <w:rPr>
                  <w:rFonts w:ascii="Calibri" w:eastAsia="Times New Roman" w:hAnsi="Calibri" w:cs="Calibri"/>
                  <w:i/>
                  <w:iCs/>
                  <w:color w:val="000000"/>
                  <w:rPrChange w:id="7103" w:author="Stefanie Lane" w:date="2022-06-23T15:12: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Change w:id="71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D11E8A" w14:textId="77777777" w:rsidR="00EB4CE1" w:rsidRPr="00EB4CE1" w:rsidRDefault="00EB4CE1" w:rsidP="00EB4CE1">
            <w:pPr>
              <w:spacing w:after="0" w:line="240" w:lineRule="auto"/>
              <w:jc w:val="center"/>
              <w:rPr>
                <w:ins w:id="7105" w:author="Stefanie Lane" w:date="2022-06-23T15:12:00Z"/>
                <w:rFonts w:ascii="Calibri" w:eastAsia="Times New Roman" w:hAnsi="Calibri" w:cs="Calibri"/>
                <w:color w:val="000000"/>
                <w:rPrChange w:id="7106" w:author="Stefanie Lane" w:date="2022-06-23T15:12:00Z">
                  <w:rPr>
                    <w:ins w:id="7107" w:author="Stefanie Lane" w:date="2022-06-23T15:12:00Z"/>
                  </w:rPr>
                </w:rPrChange>
              </w:rPr>
              <w:pPrChange w:id="7108" w:author="Stefanie Lane" w:date="2022-06-23T15:12:00Z">
                <w:pPr>
                  <w:jc w:val="center"/>
                </w:pPr>
              </w:pPrChange>
            </w:pPr>
            <w:ins w:id="7109" w:author="Stefanie Lane" w:date="2022-06-23T15:12:00Z">
              <w:r w:rsidRPr="00EB4CE1">
                <w:rPr>
                  <w:rFonts w:ascii="Calibri" w:eastAsia="Times New Roman" w:hAnsi="Calibri" w:cs="Calibri"/>
                  <w:color w:val="000000"/>
                  <w:rPrChange w:id="7110"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1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8D5818" w14:textId="77777777" w:rsidR="00EB4CE1" w:rsidRPr="00EB4CE1" w:rsidRDefault="00EB4CE1" w:rsidP="00EB4CE1">
            <w:pPr>
              <w:spacing w:after="0" w:line="240" w:lineRule="auto"/>
              <w:jc w:val="center"/>
              <w:rPr>
                <w:ins w:id="7112" w:author="Stefanie Lane" w:date="2022-06-23T15:12:00Z"/>
                <w:rFonts w:ascii="Calibri" w:eastAsia="Times New Roman" w:hAnsi="Calibri" w:cs="Calibri"/>
                <w:color w:val="000000"/>
                <w:rPrChange w:id="7113" w:author="Stefanie Lane" w:date="2022-06-23T15:12:00Z">
                  <w:rPr>
                    <w:ins w:id="7114" w:author="Stefanie Lane" w:date="2022-06-23T15:12:00Z"/>
                  </w:rPr>
                </w:rPrChange>
              </w:rPr>
              <w:pPrChange w:id="7115" w:author="Stefanie Lane" w:date="2022-06-23T15:12:00Z">
                <w:pPr>
                  <w:jc w:val="center"/>
                </w:pPr>
              </w:pPrChange>
            </w:pPr>
            <w:ins w:id="7116" w:author="Stefanie Lane" w:date="2022-06-23T15:12:00Z">
              <w:r w:rsidRPr="00EB4CE1">
                <w:rPr>
                  <w:rFonts w:ascii="Calibri" w:eastAsia="Times New Roman" w:hAnsi="Calibri" w:cs="Calibri"/>
                  <w:color w:val="000000"/>
                  <w:rPrChange w:id="7117"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711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37960E4" w14:textId="77777777" w:rsidR="00EB4CE1" w:rsidRPr="00EB4CE1" w:rsidRDefault="00EB4CE1" w:rsidP="00EB4CE1">
            <w:pPr>
              <w:spacing w:after="0" w:line="240" w:lineRule="auto"/>
              <w:jc w:val="center"/>
              <w:rPr>
                <w:ins w:id="7119" w:author="Stefanie Lane" w:date="2022-06-23T15:12:00Z"/>
                <w:rFonts w:ascii="Calibri" w:eastAsia="Times New Roman" w:hAnsi="Calibri" w:cs="Calibri"/>
                <w:color w:val="000000"/>
                <w:rPrChange w:id="7120" w:author="Stefanie Lane" w:date="2022-06-23T15:12:00Z">
                  <w:rPr>
                    <w:ins w:id="7121" w:author="Stefanie Lane" w:date="2022-06-23T15:12:00Z"/>
                  </w:rPr>
                </w:rPrChange>
              </w:rPr>
              <w:pPrChange w:id="7122" w:author="Stefanie Lane" w:date="2022-06-23T15:12:00Z">
                <w:pPr>
                  <w:jc w:val="center"/>
                </w:pPr>
              </w:pPrChange>
            </w:pPr>
            <w:ins w:id="7123" w:author="Stefanie Lane" w:date="2022-06-23T15:12:00Z">
              <w:r w:rsidRPr="00EB4CE1">
                <w:rPr>
                  <w:rFonts w:ascii="Calibri" w:eastAsia="Times New Roman" w:hAnsi="Calibri" w:cs="Calibri"/>
                  <w:color w:val="000000"/>
                  <w:rPrChange w:id="7124"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12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286F24F" w14:textId="77777777" w:rsidR="00EB4CE1" w:rsidRPr="00EB4CE1" w:rsidRDefault="00EB4CE1" w:rsidP="00EB4CE1">
            <w:pPr>
              <w:spacing w:after="0" w:line="240" w:lineRule="auto"/>
              <w:jc w:val="center"/>
              <w:rPr>
                <w:ins w:id="7126" w:author="Stefanie Lane" w:date="2022-06-23T15:12:00Z"/>
                <w:rFonts w:ascii="Calibri" w:eastAsia="Times New Roman" w:hAnsi="Calibri" w:cs="Calibri"/>
                <w:color w:val="000000"/>
                <w:rPrChange w:id="7127" w:author="Stefanie Lane" w:date="2022-06-23T15:12:00Z">
                  <w:rPr>
                    <w:ins w:id="7128" w:author="Stefanie Lane" w:date="2022-06-23T15:12:00Z"/>
                  </w:rPr>
                </w:rPrChange>
              </w:rPr>
              <w:pPrChange w:id="7129" w:author="Stefanie Lane" w:date="2022-06-23T15:12:00Z">
                <w:pPr>
                  <w:jc w:val="center"/>
                </w:pPr>
              </w:pPrChange>
            </w:pPr>
            <w:ins w:id="7130" w:author="Stefanie Lane" w:date="2022-06-23T15:12:00Z">
              <w:r w:rsidRPr="00EB4CE1">
                <w:rPr>
                  <w:rFonts w:ascii="Calibri" w:eastAsia="Times New Roman" w:hAnsi="Calibri" w:cs="Calibri"/>
                  <w:color w:val="000000"/>
                  <w:rPrChange w:id="7131" w:author="Stefanie Lane" w:date="2022-06-23T15:12:00Z">
                    <w:rPr/>
                  </w:rPrChange>
                </w:rPr>
                <w:t>+</w:t>
              </w:r>
            </w:ins>
          </w:p>
        </w:tc>
      </w:tr>
      <w:tr w:rsidR="00EB4CE1" w:rsidRPr="00EB4CE1" w14:paraId="4EFDA85D" w14:textId="77777777" w:rsidTr="006F10B7">
        <w:trPr>
          <w:trHeight w:val="290"/>
          <w:ins w:id="7132" w:author="Stefanie Lane" w:date="2022-06-23T15:12:00Z"/>
          <w:trPrChange w:id="713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13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1377E1B" w14:textId="77777777" w:rsidR="00EB4CE1" w:rsidRPr="00EB4CE1" w:rsidRDefault="00EB4CE1" w:rsidP="00EB4CE1">
            <w:pPr>
              <w:spacing w:after="0" w:line="240" w:lineRule="auto"/>
              <w:rPr>
                <w:ins w:id="7135" w:author="Stefanie Lane" w:date="2022-06-23T15:12:00Z"/>
                <w:rFonts w:ascii="Calibri" w:eastAsia="Times New Roman" w:hAnsi="Calibri" w:cs="Calibri"/>
                <w:color w:val="000000"/>
                <w:rPrChange w:id="7136" w:author="Stefanie Lane" w:date="2022-06-23T15:12:00Z">
                  <w:rPr>
                    <w:ins w:id="7137" w:author="Stefanie Lane" w:date="2022-06-23T15:12:00Z"/>
                  </w:rPr>
                </w:rPrChange>
              </w:rPr>
              <w:pPrChange w:id="713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13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8EDB9BC" w14:textId="77777777" w:rsidR="00EB4CE1" w:rsidRPr="00EB4CE1" w:rsidRDefault="00EB4CE1" w:rsidP="00EB4CE1">
            <w:pPr>
              <w:spacing w:after="0" w:line="240" w:lineRule="auto"/>
              <w:rPr>
                <w:ins w:id="7140" w:author="Stefanie Lane" w:date="2022-06-23T15:12:00Z"/>
                <w:rFonts w:ascii="Calibri" w:eastAsia="Times New Roman" w:hAnsi="Calibri" w:cs="Calibri"/>
                <w:color w:val="000000"/>
                <w:rPrChange w:id="7141" w:author="Stefanie Lane" w:date="2022-06-23T15:12:00Z">
                  <w:rPr>
                    <w:ins w:id="7142" w:author="Stefanie Lane" w:date="2022-06-23T15:12:00Z"/>
                  </w:rPr>
                </w:rPrChange>
              </w:rPr>
              <w:pPrChange w:id="7143" w:author="Stefanie Lane" w:date="2022-06-23T15:12:00Z">
                <w:pPr/>
              </w:pPrChange>
            </w:pPr>
          </w:p>
        </w:tc>
        <w:tc>
          <w:tcPr>
            <w:tcW w:w="3320" w:type="dxa"/>
            <w:tcBorders>
              <w:top w:val="nil"/>
              <w:left w:val="nil"/>
              <w:bottom w:val="nil"/>
              <w:right w:val="nil"/>
            </w:tcBorders>
            <w:shd w:val="clear" w:color="auto" w:fill="auto"/>
            <w:noWrap/>
            <w:vAlign w:val="bottom"/>
            <w:hideMark/>
            <w:tcPrChange w:id="7144" w:author="Stefanie Lane" w:date="2022-06-23T15:14:00Z">
              <w:tcPr>
                <w:tcW w:w="3320" w:type="dxa"/>
                <w:tcBorders>
                  <w:top w:val="nil"/>
                  <w:left w:val="nil"/>
                  <w:bottom w:val="nil"/>
                  <w:right w:val="nil"/>
                </w:tcBorders>
                <w:shd w:val="clear" w:color="auto" w:fill="auto"/>
                <w:noWrap/>
                <w:vAlign w:val="bottom"/>
                <w:hideMark/>
              </w:tcPr>
            </w:tcPrChange>
          </w:tcPr>
          <w:p w14:paraId="32FB38AA" w14:textId="77777777" w:rsidR="00EB4CE1" w:rsidRPr="00EB4CE1" w:rsidRDefault="00EB4CE1" w:rsidP="00EB4CE1">
            <w:pPr>
              <w:spacing w:after="0" w:line="240" w:lineRule="auto"/>
              <w:rPr>
                <w:ins w:id="7145" w:author="Stefanie Lane" w:date="2022-06-23T15:12:00Z"/>
                <w:rFonts w:ascii="Calibri" w:eastAsia="Times New Roman" w:hAnsi="Calibri" w:cs="Calibri"/>
                <w:i/>
                <w:iCs/>
                <w:color w:val="000000"/>
                <w:rPrChange w:id="7146" w:author="Stefanie Lane" w:date="2022-06-23T15:12:00Z">
                  <w:rPr>
                    <w:ins w:id="7147" w:author="Stefanie Lane" w:date="2022-06-23T15:12:00Z"/>
                  </w:rPr>
                </w:rPrChange>
              </w:rPr>
              <w:pPrChange w:id="7148" w:author="Stefanie Lane" w:date="2022-06-23T15:12:00Z">
                <w:pPr/>
              </w:pPrChange>
            </w:pPr>
            <w:ins w:id="7149" w:author="Stefanie Lane" w:date="2022-06-23T15:12:00Z">
              <w:r w:rsidRPr="00EB4CE1">
                <w:rPr>
                  <w:rFonts w:ascii="Calibri" w:eastAsia="Times New Roman" w:hAnsi="Calibri" w:cs="Calibri"/>
                  <w:i/>
                  <w:iCs/>
                  <w:color w:val="000000"/>
                  <w:rPrChange w:id="7150" w:author="Stefanie Lane" w:date="2022-06-23T15:12:00Z">
                    <w:rPr/>
                  </w:rPrChange>
                </w:rPr>
                <w:t xml:space="preserve">Hypericum </w:t>
              </w:r>
              <w:proofErr w:type="spellStart"/>
              <w:r w:rsidRPr="00EB4CE1">
                <w:rPr>
                  <w:rFonts w:ascii="Calibri" w:eastAsia="Times New Roman" w:hAnsi="Calibri" w:cs="Calibri"/>
                  <w:i/>
                  <w:iCs/>
                  <w:color w:val="000000"/>
                  <w:rPrChange w:id="7151" w:author="Stefanie Lane" w:date="2022-06-23T15:12:00Z">
                    <w:rPr/>
                  </w:rPrChange>
                </w:rPr>
                <w:t>scouleri</w:t>
              </w:r>
              <w:proofErr w:type="spellEnd"/>
            </w:ins>
          </w:p>
        </w:tc>
        <w:tc>
          <w:tcPr>
            <w:tcW w:w="869" w:type="dxa"/>
            <w:tcBorders>
              <w:top w:val="nil"/>
              <w:left w:val="nil"/>
              <w:bottom w:val="nil"/>
              <w:right w:val="nil"/>
            </w:tcBorders>
            <w:shd w:val="clear" w:color="auto" w:fill="auto"/>
            <w:noWrap/>
            <w:vAlign w:val="bottom"/>
            <w:hideMark/>
            <w:tcPrChange w:id="7152" w:author="Stefanie Lane" w:date="2022-06-23T15:14:00Z">
              <w:tcPr>
                <w:tcW w:w="960" w:type="dxa"/>
                <w:tcBorders>
                  <w:top w:val="nil"/>
                  <w:left w:val="nil"/>
                  <w:bottom w:val="nil"/>
                  <w:right w:val="nil"/>
                </w:tcBorders>
                <w:shd w:val="clear" w:color="auto" w:fill="auto"/>
                <w:noWrap/>
                <w:vAlign w:val="bottom"/>
                <w:hideMark/>
              </w:tcPr>
            </w:tcPrChange>
          </w:tcPr>
          <w:p w14:paraId="6AB9A3A7" w14:textId="77777777" w:rsidR="00EB4CE1" w:rsidRPr="00EB4CE1" w:rsidRDefault="00EB4CE1" w:rsidP="00EB4CE1">
            <w:pPr>
              <w:spacing w:after="0" w:line="240" w:lineRule="auto"/>
              <w:jc w:val="center"/>
              <w:rPr>
                <w:ins w:id="7153" w:author="Stefanie Lane" w:date="2022-06-23T15:12:00Z"/>
                <w:rFonts w:ascii="Calibri" w:eastAsia="Times New Roman" w:hAnsi="Calibri" w:cs="Calibri"/>
                <w:color w:val="000000"/>
                <w:rPrChange w:id="7154" w:author="Stefanie Lane" w:date="2022-06-23T15:12:00Z">
                  <w:rPr>
                    <w:ins w:id="7155" w:author="Stefanie Lane" w:date="2022-06-23T15:12:00Z"/>
                  </w:rPr>
                </w:rPrChange>
              </w:rPr>
              <w:pPrChange w:id="7156" w:author="Stefanie Lane" w:date="2022-06-23T15:12:00Z">
                <w:pPr>
                  <w:jc w:val="center"/>
                </w:pPr>
              </w:pPrChange>
            </w:pPr>
            <w:ins w:id="7157" w:author="Stefanie Lane" w:date="2022-06-23T15:12:00Z">
              <w:r w:rsidRPr="00EB4CE1">
                <w:rPr>
                  <w:rFonts w:ascii="Calibri" w:eastAsia="Times New Roman" w:hAnsi="Calibri" w:cs="Calibri"/>
                  <w:color w:val="000000"/>
                  <w:rPrChange w:id="7158"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159" w:author="Stefanie Lane" w:date="2022-06-23T15:14:00Z">
              <w:tcPr>
                <w:tcW w:w="960" w:type="dxa"/>
                <w:tcBorders>
                  <w:top w:val="nil"/>
                  <w:left w:val="nil"/>
                  <w:bottom w:val="nil"/>
                  <w:right w:val="nil"/>
                </w:tcBorders>
                <w:shd w:val="clear" w:color="auto" w:fill="auto"/>
                <w:noWrap/>
                <w:vAlign w:val="bottom"/>
                <w:hideMark/>
              </w:tcPr>
            </w:tcPrChange>
          </w:tcPr>
          <w:p w14:paraId="6EC82BF6" w14:textId="77777777" w:rsidR="00EB4CE1" w:rsidRPr="00EB4CE1" w:rsidRDefault="00EB4CE1" w:rsidP="00EB4CE1">
            <w:pPr>
              <w:spacing w:after="0" w:line="240" w:lineRule="auto"/>
              <w:jc w:val="center"/>
              <w:rPr>
                <w:ins w:id="7160" w:author="Stefanie Lane" w:date="2022-06-23T15:12:00Z"/>
                <w:rFonts w:ascii="Calibri" w:eastAsia="Times New Roman" w:hAnsi="Calibri" w:cs="Calibri"/>
                <w:color w:val="000000"/>
                <w:rPrChange w:id="7161" w:author="Stefanie Lane" w:date="2022-06-23T15:12:00Z">
                  <w:rPr>
                    <w:ins w:id="7162" w:author="Stefanie Lane" w:date="2022-06-23T15:12:00Z"/>
                  </w:rPr>
                </w:rPrChange>
              </w:rPr>
              <w:pPrChange w:id="7163" w:author="Stefanie Lane" w:date="2022-06-23T15:12:00Z">
                <w:pPr>
                  <w:jc w:val="center"/>
                </w:pPr>
              </w:pPrChange>
            </w:pPr>
            <w:ins w:id="7164" w:author="Stefanie Lane" w:date="2022-06-23T15:12:00Z">
              <w:r w:rsidRPr="00EB4CE1">
                <w:rPr>
                  <w:rFonts w:ascii="Calibri" w:eastAsia="Times New Roman" w:hAnsi="Calibri" w:cs="Calibri"/>
                  <w:color w:val="000000"/>
                  <w:rPrChange w:id="7165"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166" w:author="Stefanie Lane" w:date="2022-06-23T15:14:00Z">
              <w:tcPr>
                <w:tcW w:w="960" w:type="dxa"/>
                <w:tcBorders>
                  <w:top w:val="nil"/>
                  <w:left w:val="nil"/>
                  <w:bottom w:val="nil"/>
                  <w:right w:val="nil"/>
                </w:tcBorders>
                <w:shd w:val="clear" w:color="auto" w:fill="auto"/>
                <w:noWrap/>
                <w:vAlign w:val="bottom"/>
                <w:hideMark/>
              </w:tcPr>
            </w:tcPrChange>
          </w:tcPr>
          <w:p w14:paraId="104B6498" w14:textId="77777777" w:rsidR="00EB4CE1" w:rsidRPr="00EB4CE1" w:rsidRDefault="00EB4CE1" w:rsidP="00EB4CE1">
            <w:pPr>
              <w:spacing w:after="0" w:line="240" w:lineRule="auto"/>
              <w:jc w:val="center"/>
              <w:rPr>
                <w:ins w:id="7167" w:author="Stefanie Lane" w:date="2022-06-23T15:12:00Z"/>
                <w:rFonts w:ascii="Calibri" w:eastAsia="Times New Roman" w:hAnsi="Calibri" w:cs="Calibri"/>
                <w:color w:val="000000"/>
                <w:rPrChange w:id="7168" w:author="Stefanie Lane" w:date="2022-06-23T15:12:00Z">
                  <w:rPr>
                    <w:ins w:id="7169" w:author="Stefanie Lane" w:date="2022-06-23T15:12:00Z"/>
                  </w:rPr>
                </w:rPrChange>
              </w:rPr>
              <w:pPrChange w:id="7170" w:author="Stefanie Lane" w:date="2022-06-23T15:12:00Z">
                <w:pPr>
                  <w:jc w:val="center"/>
                </w:pPr>
              </w:pPrChange>
            </w:pPr>
            <w:ins w:id="7171" w:author="Stefanie Lane" w:date="2022-06-23T15:12:00Z">
              <w:r w:rsidRPr="00EB4CE1">
                <w:rPr>
                  <w:rFonts w:ascii="Calibri" w:eastAsia="Times New Roman" w:hAnsi="Calibri" w:cs="Calibri"/>
                  <w:color w:val="000000"/>
                  <w:rPrChange w:id="7172"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717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75EE82C" w14:textId="77777777" w:rsidR="00EB4CE1" w:rsidRPr="00EB4CE1" w:rsidRDefault="00EB4CE1" w:rsidP="00EB4CE1">
            <w:pPr>
              <w:spacing w:after="0" w:line="240" w:lineRule="auto"/>
              <w:jc w:val="center"/>
              <w:rPr>
                <w:ins w:id="7174" w:author="Stefanie Lane" w:date="2022-06-23T15:12:00Z"/>
                <w:rFonts w:ascii="Calibri" w:eastAsia="Times New Roman" w:hAnsi="Calibri" w:cs="Calibri"/>
                <w:color w:val="000000"/>
                <w:rPrChange w:id="7175" w:author="Stefanie Lane" w:date="2022-06-23T15:12:00Z">
                  <w:rPr>
                    <w:ins w:id="7176" w:author="Stefanie Lane" w:date="2022-06-23T15:12:00Z"/>
                  </w:rPr>
                </w:rPrChange>
              </w:rPr>
              <w:pPrChange w:id="7177" w:author="Stefanie Lane" w:date="2022-06-23T15:12:00Z">
                <w:pPr>
                  <w:jc w:val="center"/>
                </w:pPr>
              </w:pPrChange>
            </w:pPr>
            <w:ins w:id="7178" w:author="Stefanie Lane" w:date="2022-06-23T15:12:00Z">
              <w:r w:rsidRPr="00EB4CE1">
                <w:rPr>
                  <w:rFonts w:ascii="Calibri" w:eastAsia="Times New Roman" w:hAnsi="Calibri" w:cs="Calibri"/>
                  <w:color w:val="000000"/>
                  <w:rPrChange w:id="7179" w:author="Stefanie Lane" w:date="2022-06-23T15:12:00Z">
                    <w:rPr/>
                  </w:rPrChange>
                </w:rPr>
                <w:t>+</w:t>
              </w:r>
            </w:ins>
          </w:p>
        </w:tc>
      </w:tr>
      <w:tr w:rsidR="00EB4CE1" w:rsidRPr="00EB4CE1" w14:paraId="2B34833B" w14:textId="77777777" w:rsidTr="006F10B7">
        <w:trPr>
          <w:trHeight w:val="290"/>
          <w:ins w:id="7180" w:author="Stefanie Lane" w:date="2022-06-23T15:12:00Z"/>
          <w:trPrChange w:id="718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18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30E374" w14:textId="77777777" w:rsidR="00EB4CE1" w:rsidRPr="00EB4CE1" w:rsidRDefault="00EB4CE1" w:rsidP="00EB4CE1">
            <w:pPr>
              <w:spacing w:after="0" w:line="240" w:lineRule="auto"/>
              <w:rPr>
                <w:ins w:id="7183" w:author="Stefanie Lane" w:date="2022-06-23T15:12:00Z"/>
                <w:rFonts w:ascii="Calibri" w:eastAsia="Times New Roman" w:hAnsi="Calibri" w:cs="Calibri"/>
                <w:color w:val="000000"/>
                <w:rPrChange w:id="7184" w:author="Stefanie Lane" w:date="2022-06-23T15:12:00Z">
                  <w:rPr>
                    <w:ins w:id="7185" w:author="Stefanie Lane" w:date="2022-06-23T15:12:00Z"/>
                  </w:rPr>
                </w:rPrChange>
              </w:rPr>
              <w:pPrChange w:id="718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18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292DA05" w14:textId="77777777" w:rsidR="00EB4CE1" w:rsidRPr="00EB4CE1" w:rsidRDefault="00EB4CE1" w:rsidP="00EB4CE1">
            <w:pPr>
              <w:spacing w:after="0" w:line="240" w:lineRule="auto"/>
              <w:rPr>
                <w:ins w:id="7188" w:author="Stefanie Lane" w:date="2022-06-23T15:12:00Z"/>
                <w:rFonts w:ascii="Calibri" w:eastAsia="Times New Roman" w:hAnsi="Calibri" w:cs="Calibri"/>
                <w:color w:val="000000"/>
                <w:rPrChange w:id="7189" w:author="Stefanie Lane" w:date="2022-06-23T15:12:00Z">
                  <w:rPr>
                    <w:ins w:id="7190" w:author="Stefanie Lane" w:date="2022-06-23T15:12:00Z"/>
                  </w:rPr>
                </w:rPrChange>
              </w:rPr>
              <w:pPrChange w:id="719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19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6C2B57B" w14:textId="77777777" w:rsidR="00EB4CE1" w:rsidRPr="00EB4CE1" w:rsidRDefault="00EB4CE1" w:rsidP="00EB4CE1">
            <w:pPr>
              <w:spacing w:after="0" w:line="240" w:lineRule="auto"/>
              <w:rPr>
                <w:ins w:id="7193" w:author="Stefanie Lane" w:date="2022-06-23T15:12:00Z"/>
                <w:rFonts w:ascii="Calibri" w:eastAsia="Times New Roman" w:hAnsi="Calibri" w:cs="Calibri"/>
                <w:i/>
                <w:iCs/>
                <w:color w:val="000000"/>
                <w:rPrChange w:id="7194" w:author="Stefanie Lane" w:date="2022-06-23T15:12:00Z">
                  <w:rPr>
                    <w:ins w:id="7195" w:author="Stefanie Lane" w:date="2022-06-23T15:12:00Z"/>
                  </w:rPr>
                </w:rPrChange>
              </w:rPr>
              <w:pPrChange w:id="7196" w:author="Stefanie Lane" w:date="2022-06-23T15:12:00Z">
                <w:pPr/>
              </w:pPrChange>
            </w:pPr>
            <w:ins w:id="7197" w:author="Stefanie Lane" w:date="2022-06-23T15:12:00Z">
              <w:r w:rsidRPr="00EB4CE1">
                <w:rPr>
                  <w:rFonts w:ascii="Calibri" w:eastAsia="Times New Roman" w:hAnsi="Calibri" w:cs="Calibri"/>
                  <w:i/>
                  <w:iCs/>
                  <w:color w:val="000000"/>
                  <w:rPrChange w:id="7198" w:author="Stefanie Lane" w:date="2022-06-23T15:12:00Z">
                    <w:rPr/>
                  </w:rPrChange>
                </w:rPr>
                <w:t>Impatiens capensis</w:t>
              </w:r>
            </w:ins>
          </w:p>
        </w:tc>
        <w:tc>
          <w:tcPr>
            <w:tcW w:w="869" w:type="dxa"/>
            <w:tcBorders>
              <w:top w:val="single" w:sz="4" w:space="0" w:color="auto"/>
              <w:left w:val="nil"/>
              <w:bottom w:val="single" w:sz="4" w:space="0" w:color="auto"/>
              <w:right w:val="nil"/>
            </w:tcBorders>
            <w:shd w:val="clear" w:color="auto" w:fill="auto"/>
            <w:noWrap/>
            <w:vAlign w:val="bottom"/>
            <w:hideMark/>
            <w:tcPrChange w:id="71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6B8E3FD" w14:textId="77777777" w:rsidR="00EB4CE1" w:rsidRPr="00EB4CE1" w:rsidRDefault="00EB4CE1" w:rsidP="00EB4CE1">
            <w:pPr>
              <w:spacing w:after="0" w:line="240" w:lineRule="auto"/>
              <w:jc w:val="center"/>
              <w:rPr>
                <w:ins w:id="7200" w:author="Stefanie Lane" w:date="2022-06-23T15:12:00Z"/>
                <w:rFonts w:ascii="Calibri" w:eastAsia="Times New Roman" w:hAnsi="Calibri" w:cs="Calibri"/>
                <w:color w:val="000000"/>
                <w:rPrChange w:id="7201" w:author="Stefanie Lane" w:date="2022-06-23T15:12:00Z">
                  <w:rPr>
                    <w:ins w:id="7202" w:author="Stefanie Lane" w:date="2022-06-23T15:12:00Z"/>
                  </w:rPr>
                </w:rPrChange>
              </w:rPr>
              <w:pPrChange w:id="7203" w:author="Stefanie Lane" w:date="2022-06-23T15:12:00Z">
                <w:pPr>
                  <w:jc w:val="center"/>
                </w:pPr>
              </w:pPrChange>
            </w:pPr>
            <w:ins w:id="7204" w:author="Stefanie Lane" w:date="2022-06-23T15:12:00Z">
              <w:r w:rsidRPr="00EB4CE1">
                <w:rPr>
                  <w:rFonts w:ascii="Calibri" w:eastAsia="Times New Roman" w:hAnsi="Calibri" w:cs="Calibri"/>
                  <w:color w:val="000000"/>
                  <w:rPrChange w:id="720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20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E0F0C25" w14:textId="77777777" w:rsidR="00EB4CE1" w:rsidRPr="00EB4CE1" w:rsidRDefault="00EB4CE1" w:rsidP="00EB4CE1">
            <w:pPr>
              <w:spacing w:after="0" w:line="240" w:lineRule="auto"/>
              <w:jc w:val="center"/>
              <w:rPr>
                <w:ins w:id="7207" w:author="Stefanie Lane" w:date="2022-06-23T15:12:00Z"/>
                <w:rFonts w:ascii="Calibri" w:eastAsia="Times New Roman" w:hAnsi="Calibri" w:cs="Calibri"/>
                <w:color w:val="000000"/>
                <w:rPrChange w:id="7208" w:author="Stefanie Lane" w:date="2022-06-23T15:12:00Z">
                  <w:rPr>
                    <w:ins w:id="7209" w:author="Stefanie Lane" w:date="2022-06-23T15:12:00Z"/>
                  </w:rPr>
                </w:rPrChange>
              </w:rPr>
              <w:pPrChange w:id="7210" w:author="Stefanie Lane" w:date="2022-06-23T15:12:00Z">
                <w:pPr>
                  <w:jc w:val="center"/>
                </w:pPr>
              </w:pPrChange>
            </w:pPr>
            <w:ins w:id="7211" w:author="Stefanie Lane" w:date="2022-06-23T15:12:00Z">
              <w:r w:rsidRPr="00EB4CE1">
                <w:rPr>
                  <w:rFonts w:ascii="Calibri" w:eastAsia="Times New Roman" w:hAnsi="Calibri" w:cs="Calibri"/>
                  <w:color w:val="000000"/>
                  <w:rPrChange w:id="7212" w:author="Stefanie Lane" w:date="2022-06-23T15:12:00Z">
                    <w:rPr/>
                  </w:rPrChange>
                </w:rPr>
                <w:t>0.44</w:t>
              </w:r>
            </w:ins>
          </w:p>
        </w:tc>
        <w:tc>
          <w:tcPr>
            <w:tcW w:w="810" w:type="dxa"/>
            <w:tcBorders>
              <w:top w:val="single" w:sz="4" w:space="0" w:color="auto"/>
              <w:left w:val="nil"/>
              <w:bottom w:val="single" w:sz="4" w:space="0" w:color="auto"/>
              <w:right w:val="nil"/>
            </w:tcBorders>
            <w:shd w:val="clear" w:color="auto" w:fill="auto"/>
            <w:noWrap/>
            <w:vAlign w:val="bottom"/>
            <w:hideMark/>
            <w:tcPrChange w:id="72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51B9DD" w14:textId="77777777" w:rsidR="00EB4CE1" w:rsidRPr="00EB4CE1" w:rsidRDefault="00EB4CE1" w:rsidP="00EB4CE1">
            <w:pPr>
              <w:spacing w:after="0" w:line="240" w:lineRule="auto"/>
              <w:jc w:val="center"/>
              <w:rPr>
                <w:ins w:id="7214" w:author="Stefanie Lane" w:date="2022-06-23T15:12:00Z"/>
                <w:rFonts w:ascii="Calibri" w:eastAsia="Times New Roman" w:hAnsi="Calibri" w:cs="Calibri"/>
                <w:color w:val="000000"/>
                <w:rPrChange w:id="7215" w:author="Stefanie Lane" w:date="2022-06-23T15:12:00Z">
                  <w:rPr>
                    <w:ins w:id="7216" w:author="Stefanie Lane" w:date="2022-06-23T15:12:00Z"/>
                  </w:rPr>
                </w:rPrChange>
              </w:rPr>
              <w:pPrChange w:id="7217" w:author="Stefanie Lane" w:date="2022-06-23T15:12:00Z">
                <w:pPr>
                  <w:jc w:val="center"/>
                </w:pPr>
              </w:pPrChange>
            </w:pPr>
            <w:ins w:id="7218" w:author="Stefanie Lane" w:date="2022-06-23T15:12:00Z">
              <w:r w:rsidRPr="00EB4CE1">
                <w:rPr>
                  <w:rFonts w:ascii="Calibri" w:eastAsia="Times New Roman" w:hAnsi="Calibri" w:cs="Calibri"/>
                  <w:color w:val="000000"/>
                  <w:rPrChange w:id="7219" w:author="Stefanie Lane" w:date="2022-06-23T15:12:00Z">
                    <w:rPr/>
                  </w:rPrChange>
                </w:rPr>
                <w:t>0.32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22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45425A3" w14:textId="77777777" w:rsidR="00EB4CE1" w:rsidRPr="00EB4CE1" w:rsidRDefault="00EB4CE1" w:rsidP="00EB4CE1">
            <w:pPr>
              <w:spacing w:after="0" w:line="240" w:lineRule="auto"/>
              <w:jc w:val="center"/>
              <w:rPr>
                <w:ins w:id="7221" w:author="Stefanie Lane" w:date="2022-06-23T15:12:00Z"/>
                <w:rFonts w:ascii="Calibri" w:eastAsia="Times New Roman" w:hAnsi="Calibri" w:cs="Calibri"/>
                <w:color w:val="000000"/>
                <w:rPrChange w:id="7222" w:author="Stefanie Lane" w:date="2022-06-23T15:12:00Z">
                  <w:rPr>
                    <w:ins w:id="7223" w:author="Stefanie Lane" w:date="2022-06-23T15:12:00Z"/>
                  </w:rPr>
                </w:rPrChange>
              </w:rPr>
              <w:pPrChange w:id="7224" w:author="Stefanie Lane" w:date="2022-06-23T15:12:00Z">
                <w:pPr>
                  <w:jc w:val="center"/>
                </w:pPr>
              </w:pPrChange>
            </w:pPr>
            <w:ins w:id="7225" w:author="Stefanie Lane" w:date="2022-06-23T15:12:00Z">
              <w:r w:rsidRPr="00EB4CE1">
                <w:rPr>
                  <w:rFonts w:ascii="Calibri" w:eastAsia="Times New Roman" w:hAnsi="Calibri" w:cs="Calibri"/>
                  <w:color w:val="000000"/>
                  <w:rPrChange w:id="7226" w:author="Stefanie Lane" w:date="2022-06-23T15:12:00Z">
                    <w:rPr/>
                  </w:rPrChange>
                </w:rPr>
                <w:t>+</w:t>
              </w:r>
            </w:ins>
          </w:p>
        </w:tc>
      </w:tr>
      <w:tr w:rsidR="00EB4CE1" w:rsidRPr="00EB4CE1" w14:paraId="2C877DC3" w14:textId="77777777" w:rsidTr="006F10B7">
        <w:trPr>
          <w:trHeight w:val="290"/>
          <w:ins w:id="7227" w:author="Stefanie Lane" w:date="2022-06-23T15:12:00Z"/>
          <w:trPrChange w:id="722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22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9B3DEF" w14:textId="77777777" w:rsidR="00EB4CE1" w:rsidRPr="00EB4CE1" w:rsidRDefault="00EB4CE1" w:rsidP="00EB4CE1">
            <w:pPr>
              <w:spacing w:after="0" w:line="240" w:lineRule="auto"/>
              <w:rPr>
                <w:ins w:id="7230" w:author="Stefanie Lane" w:date="2022-06-23T15:12:00Z"/>
                <w:rFonts w:ascii="Calibri" w:eastAsia="Times New Roman" w:hAnsi="Calibri" w:cs="Calibri"/>
                <w:color w:val="000000"/>
                <w:rPrChange w:id="7231" w:author="Stefanie Lane" w:date="2022-06-23T15:12:00Z">
                  <w:rPr>
                    <w:ins w:id="7232" w:author="Stefanie Lane" w:date="2022-06-23T15:12:00Z"/>
                  </w:rPr>
                </w:rPrChange>
              </w:rPr>
              <w:pPrChange w:id="723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23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6A3C8F4" w14:textId="77777777" w:rsidR="00EB4CE1" w:rsidRPr="00EB4CE1" w:rsidRDefault="00EB4CE1" w:rsidP="00EB4CE1">
            <w:pPr>
              <w:spacing w:after="0" w:line="240" w:lineRule="auto"/>
              <w:rPr>
                <w:ins w:id="7235" w:author="Stefanie Lane" w:date="2022-06-23T15:12:00Z"/>
                <w:rFonts w:ascii="Calibri" w:eastAsia="Times New Roman" w:hAnsi="Calibri" w:cs="Calibri"/>
                <w:color w:val="000000"/>
                <w:rPrChange w:id="7236" w:author="Stefanie Lane" w:date="2022-06-23T15:12:00Z">
                  <w:rPr>
                    <w:ins w:id="7237" w:author="Stefanie Lane" w:date="2022-06-23T15:12:00Z"/>
                  </w:rPr>
                </w:rPrChange>
              </w:rPr>
              <w:pPrChange w:id="7238" w:author="Stefanie Lane" w:date="2022-06-23T15:12:00Z">
                <w:pPr/>
              </w:pPrChange>
            </w:pPr>
          </w:p>
        </w:tc>
        <w:tc>
          <w:tcPr>
            <w:tcW w:w="3320" w:type="dxa"/>
            <w:tcBorders>
              <w:top w:val="nil"/>
              <w:left w:val="nil"/>
              <w:bottom w:val="nil"/>
              <w:right w:val="nil"/>
            </w:tcBorders>
            <w:shd w:val="clear" w:color="auto" w:fill="auto"/>
            <w:noWrap/>
            <w:vAlign w:val="bottom"/>
            <w:hideMark/>
            <w:tcPrChange w:id="7239" w:author="Stefanie Lane" w:date="2022-06-23T15:14:00Z">
              <w:tcPr>
                <w:tcW w:w="3320" w:type="dxa"/>
                <w:tcBorders>
                  <w:top w:val="nil"/>
                  <w:left w:val="nil"/>
                  <w:bottom w:val="nil"/>
                  <w:right w:val="nil"/>
                </w:tcBorders>
                <w:shd w:val="clear" w:color="auto" w:fill="auto"/>
                <w:noWrap/>
                <w:vAlign w:val="bottom"/>
                <w:hideMark/>
              </w:tcPr>
            </w:tcPrChange>
          </w:tcPr>
          <w:p w14:paraId="2460E4ED" w14:textId="77777777" w:rsidR="00EB4CE1" w:rsidRPr="00EB4CE1" w:rsidRDefault="00EB4CE1" w:rsidP="00EB4CE1">
            <w:pPr>
              <w:spacing w:after="0" w:line="240" w:lineRule="auto"/>
              <w:rPr>
                <w:ins w:id="7240" w:author="Stefanie Lane" w:date="2022-06-23T15:12:00Z"/>
                <w:rFonts w:ascii="Calibri" w:eastAsia="Times New Roman" w:hAnsi="Calibri" w:cs="Calibri"/>
                <w:i/>
                <w:iCs/>
                <w:color w:val="000000"/>
                <w:rPrChange w:id="7241" w:author="Stefanie Lane" w:date="2022-06-23T15:12:00Z">
                  <w:rPr>
                    <w:ins w:id="7242" w:author="Stefanie Lane" w:date="2022-06-23T15:12:00Z"/>
                  </w:rPr>
                </w:rPrChange>
              </w:rPr>
              <w:pPrChange w:id="7243" w:author="Stefanie Lane" w:date="2022-06-23T15:12:00Z">
                <w:pPr/>
              </w:pPrChange>
            </w:pPr>
            <w:ins w:id="7244" w:author="Stefanie Lane" w:date="2022-06-23T15:12:00Z">
              <w:r w:rsidRPr="00EB4CE1">
                <w:rPr>
                  <w:rFonts w:ascii="Calibri" w:eastAsia="Times New Roman" w:hAnsi="Calibri" w:cs="Calibri"/>
                  <w:i/>
                  <w:iCs/>
                  <w:color w:val="000000"/>
                  <w:rPrChange w:id="7245" w:author="Stefanie Lane" w:date="2022-06-23T15:12:00Z">
                    <w:rPr/>
                  </w:rPrChange>
                </w:rPr>
                <w:t xml:space="preserve">Juncus </w:t>
              </w:r>
              <w:proofErr w:type="spellStart"/>
              <w:r w:rsidRPr="00EB4CE1">
                <w:rPr>
                  <w:rFonts w:ascii="Calibri" w:eastAsia="Times New Roman" w:hAnsi="Calibri" w:cs="Calibri"/>
                  <w:i/>
                  <w:iCs/>
                  <w:color w:val="000000"/>
                  <w:rPrChange w:id="7246" w:author="Stefanie Lane" w:date="2022-06-23T15:12:00Z">
                    <w:rPr/>
                  </w:rPrChange>
                </w:rPr>
                <w:t>acuminatus</w:t>
              </w:r>
              <w:proofErr w:type="spellEnd"/>
            </w:ins>
          </w:p>
        </w:tc>
        <w:tc>
          <w:tcPr>
            <w:tcW w:w="869" w:type="dxa"/>
            <w:tcBorders>
              <w:top w:val="nil"/>
              <w:left w:val="nil"/>
              <w:bottom w:val="nil"/>
              <w:right w:val="nil"/>
            </w:tcBorders>
            <w:shd w:val="clear" w:color="auto" w:fill="auto"/>
            <w:noWrap/>
            <w:vAlign w:val="bottom"/>
            <w:hideMark/>
            <w:tcPrChange w:id="7247" w:author="Stefanie Lane" w:date="2022-06-23T15:14:00Z">
              <w:tcPr>
                <w:tcW w:w="960" w:type="dxa"/>
                <w:tcBorders>
                  <w:top w:val="nil"/>
                  <w:left w:val="nil"/>
                  <w:bottom w:val="nil"/>
                  <w:right w:val="nil"/>
                </w:tcBorders>
                <w:shd w:val="clear" w:color="auto" w:fill="auto"/>
                <w:noWrap/>
                <w:vAlign w:val="bottom"/>
                <w:hideMark/>
              </w:tcPr>
            </w:tcPrChange>
          </w:tcPr>
          <w:p w14:paraId="343B18FD" w14:textId="77777777" w:rsidR="00EB4CE1" w:rsidRPr="00EB4CE1" w:rsidRDefault="00EB4CE1" w:rsidP="00EB4CE1">
            <w:pPr>
              <w:spacing w:after="0" w:line="240" w:lineRule="auto"/>
              <w:jc w:val="center"/>
              <w:rPr>
                <w:ins w:id="7248" w:author="Stefanie Lane" w:date="2022-06-23T15:12:00Z"/>
                <w:rFonts w:ascii="Calibri" w:eastAsia="Times New Roman" w:hAnsi="Calibri" w:cs="Calibri"/>
                <w:color w:val="000000"/>
                <w:rPrChange w:id="7249" w:author="Stefanie Lane" w:date="2022-06-23T15:12:00Z">
                  <w:rPr>
                    <w:ins w:id="7250" w:author="Stefanie Lane" w:date="2022-06-23T15:12:00Z"/>
                  </w:rPr>
                </w:rPrChange>
              </w:rPr>
              <w:pPrChange w:id="7251" w:author="Stefanie Lane" w:date="2022-06-23T15:12:00Z">
                <w:pPr>
                  <w:jc w:val="center"/>
                </w:pPr>
              </w:pPrChange>
            </w:pPr>
            <w:ins w:id="7252" w:author="Stefanie Lane" w:date="2022-06-23T15:12:00Z">
              <w:r w:rsidRPr="00EB4CE1">
                <w:rPr>
                  <w:rFonts w:ascii="Calibri" w:eastAsia="Times New Roman" w:hAnsi="Calibri" w:cs="Calibri"/>
                  <w:color w:val="000000"/>
                  <w:rPrChange w:id="7253"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254" w:author="Stefanie Lane" w:date="2022-06-23T15:14:00Z">
              <w:tcPr>
                <w:tcW w:w="960" w:type="dxa"/>
                <w:tcBorders>
                  <w:top w:val="nil"/>
                  <w:left w:val="nil"/>
                  <w:bottom w:val="nil"/>
                  <w:right w:val="nil"/>
                </w:tcBorders>
                <w:shd w:val="clear" w:color="auto" w:fill="auto"/>
                <w:noWrap/>
                <w:vAlign w:val="bottom"/>
                <w:hideMark/>
              </w:tcPr>
            </w:tcPrChange>
          </w:tcPr>
          <w:p w14:paraId="5A3A60EC" w14:textId="77777777" w:rsidR="00EB4CE1" w:rsidRPr="00EB4CE1" w:rsidRDefault="00EB4CE1" w:rsidP="00EB4CE1">
            <w:pPr>
              <w:spacing w:after="0" w:line="240" w:lineRule="auto"/>
              <w:jc w:val="center"/>
              <w:rPr>
                <w:ins w:id="7255" w:author="Stefanie Lane" w:date="2022-06-23T15:12:00Z"/>
                <w:rFonts w:ascii="Calibri" w:eastAsia="Times New Roman" w:hAnsi="Calibri" w:cs="Calibri"/>
                <w:color w:val="000000"/>
                <w:rPrChange w:id="7256" w:author="Stefanie Lane" w:date="2022-06-23T15:12:00Z">
                  <w:rPr>
                    <w:ins w:id="7257" w:author="Stefanie Lane" w:date="2022-06-23T15:12:00Z"/>
                  </w:rPr>
                </w:rPrChange>
              </w:rPr>
              <w:pPrChange w:id="7258" w:author="Stefanie Lane" w:date="2022-06-23T15:12:00Z">
                <w:pPr>
                  <w:jc w:val="center"/>
                </w:pPr>
              </w:pPrChange>
            </w:pPr>
            <w:ins w:id="7259" w:author="Stefanie Lane" w:date="2022-06-23T15:12:00Z">
              <w:r w:rsidRPr="00EB4CE1">
                <w:rPr>
                  <w:rFonts w:ascii="Calibri" w:eastAsia="Times New Roman" w:hAnsi="Calibri" w:cs="Calibri"/>
                  <w:color w:val="000000"/>
                  <w:rPrChange w:id="7260"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261" w:author="Stefanie Lane" w:date="2022-06-23T15:14:00Z">
              <w:tcPr>
                <w:tcW w:w="960" w:type="dxa"/>
                <w:tcBorders>
                  <w:top w:val="nil"/>
                  <w:left w:val="nil"/>
                  <w:bottom w:val="nil"/>
                  <w:right w:val="nil"/>
                </w:tcBorders>
                <w:shd w:val="clear" w:color="auto" w:fill="auto"/>
                <w:noWrap/>
                <w:vAlign w:val="bottom"/>
                <w:hideMark/>
              </w:tcPr>
            </w:tcPrChange>
          </w:tcPr>
          <w:p w14:paraId="0CA534B9" w14:textId="77777777" w:rsidR="00EB4CE1" w:rsidRPr="00EB4CE1" w:rsidRDefault="00EB4CE1" w:rsidP="00EB4CE1">
            <w:pPr>
              <w:spacing w:after="0" w:line="240" w:lineRule="auto"/>
              <w:jc w:val="center"/>
              <w:rPr>
                <w:ins w:id="7262" w:author="Stefanie Lane" w:date="2022-06-23T15:12:00Z"/>
                <w:rFonts w:ascii="Calibri" w:eastAsia="Times New Roman" w:hAnsi="Calibri" w:cs="Calibri"/>
                <w:color w:val="000000"/>
                <w:rPrChange w:id="7263" w:author="Stefanie Lane" w:date="2022-06-23T15:12:00Z">
                  <w:rPr>
                    <w:ins w:id="7264" w:author="Stefanie Lane" w:date="2022-06-23T15:12:00Z"/>
                  </w:rPr>
                </w:rPrChange>
              </w:rPr>
              <w:pPrChange w:id="7265" w:author="Stefanie Lane" w:date="2022-06-23T15:12:00Z">
                <w:pPr>
                  <w:jc w:val="center"/>
                </w:pPr>
              </w:pPrChange>
            </w:pPr>
            <w:ins w:id="7266" w:author="Stefanie Lane" w:date="2022-06-23T15:12:00Z">
              <w:r w:rsidRPr="00EB4CE1">
                <w:rPr>
                  <w:rFonts w:ascii="Calibri" w:eastAsia="Times New Roman" w:hAnsi="Calibri" w:cs="Calibri"/>
                  <w:color w:val="000000"/>
                  <w:rPrChange w:id="7267"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726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8E461C4" w14:textId="77777777" w:rsidR="00EB4CE1" w:rsidRPr="00EB4CE1" w:rsidRDefault="00EB4CE1" w:rsidP="00EB4CE1">
            <w:pPr>
              <w:spacing w:after="0" w:line="240" w:lineRule="auto"/>
              <w:jc w:val="center"/>
              <w:rPr>
                <w:ins w:id="7269" w:author="Stefanie Lane" w:date="2022-06-23T15:12:00Z"/>
                <w:rFonts w:ascii="Calibri" w:eastAsia="Times New Roman" w:hAnsi="Calibri" w:cs="Calibri"/>
                <w:color w:val="000000"/>
                <w:rPrChange w:id="7270" w:author="Stefanie Lane" w:date="2022-06-23T15:12:00Z">
                  <w:rPr>
                    <w:ins w:id="7271" w:author="Stefanie Lane" w:date="2022-06-23T15:12:00Z"/>
                  </w:rPr>
                </w:rPrChange>
              </w:rPr>
              <w:pPrChange w:id="7272" w:author="Stefanie Lane" w:date="2022-06-23T15:12:00Z">
                <w:pPr>
                  <w:jc w:val="center"/>
                </w:pPr>
              </w:pPrChange>
            </w:pPr>
            <w:ins w:id="7273" w:author="Stefanie Lane" w:date="2022-06-23T15:12:00Z">
              <w:r w:rsidRPr="00EB4CE1">
                <w:rPr>
                  <w:rFonts w:ascii="Calibri" w:eastAsia="Times New Roman" w:hAnsi="Calibri" w:cs="Calibri"/>
                  <w:color w:val="000000"/>
                  <w:rPrChange w:id="7274" w:author="Stefanie Lane" w:date="2022-06-23T15:12:00Z">
                    <w:rPr/>
                  </w:rPrChange>
                </w:rPr>
                <w:t>+</w:t>
              </w:r>
            </w:ins>
          </w:p>
        </w:tc>
      </w:tr>
      <w:tr w:rsidR="00EB4CE1" w:rsidRPr="00EB4CE1" w14:paraId="4A3669AB" w14:textId="77777777" w:rsidTr="006F10B7">
        <w:trPr>
          <w:trHeight w:val="290"/>
          <w:ins w:id="7275" w:author="Stefanie Lane" w:date="2022-06-23T15:12:00Z"/>
          <w:trPrChange w:id="727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27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4F06858" w14:textId="77777777" w:rsidR="00EB4CE1" w:rsidRPr="00EB4CE1" w:rsidRDefault="00EB4CE1" w:rsidP="00EB4CE1">
            <w:pPr>
              <w:spacing w:after="0" w:line="240" w:lineRule="auto"/>
              <w:rPr>
                <w:ins w:id="7278" w:author="Stefanie Lane" w:date="2022-06-23T15:12:00Z"/>
                <w:rFonts w:ascii="Calibri" w:eastAsia="Times New Roman" w:hAnsi="Calibri" w:cs="Calibri"/>
                <w:color w:val="000000"/>
                <w:rPrChange w:id="7279" w:author="Stefanie Lane" w:date="2022-06-23T15:12:00Z">
                  <w:rPr>
                    <w:ins w:id="7280" w:author="Stefanie Lane" w:date="2022-06-23T15:12:00Z"/>
                  </w:rPr>
                </w:rPrChange>
              </w:rPr>
              <w:pPrChange w:id="728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28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5DFF53F" w14:textId="77777777" w:rsidR="00EB4CE1" w:rsidRPr="00EB4CE1" w:rsidRDefault="00EB4CE1" w:rsidP="00EB4CE1">
            <w:pPr>
              <w:spacing w:after="0" w:line="240" w:lineRule="auto"/>
              <w:rPr>
                <w:ins w:id="7283" w:author="Stefanie Lane" w:date="2022-06-23T15:12:00Z"/>
                <w:rFonts w:ascii="Calibri" w:eastAsia="Times New Roman" w:hAnsi="Calibri" w:cs="Calibri"/>
                <w:color w:val="000000"/>
                <w:rPrChange w:id="7284" w:author="Stefanie Lane" w:date="2022-06-23T15:12:00Z">
                  <w:rPr>
                    <w:ins w:id="7285" w:author="Stefanie Lane" w:date="2022-06-23T15:12:00Z"/>
                  </w:rPr>
                </w:rPrChange>
              </w:rPr>
              <w:pPrChange w:id="728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28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BD066B4" w14:textId="77777777" w:rsidR="00EB4CE1" w:rsidRPr="00EB4CE1" w:rsidRDefault="00EB4CE1" w:rsidP="00EB4CE1">
            <w:pPr>
              <w:spacing w:after="0" w:line="240" w:lineRule="auto"/>
              <w:rPr>
                <w:ins w:id="7288" w:author="Stefanie Lane" w:date="2022-06-23T15:12:00Z"/>
                <w:rFonts w:ascii="Calibri" w:eastAsia="Times New Roman" w:hAnsi="Calibri" w:cs="Calibri"/>
                <w:i/>
                <w:iCs/>
                <w:color w:val="000000"/>
                <w:rPrChange w:id="7289" w:author="Stefanie Lane" w:date="2022-06-23T15:12:00Z">
                  <w:rPr>
                    <w:ins w:id="7290" w:author="Stefanie Lane" w:date="2022-06-23T15:12:00Z"/>
                  </w:rPr>
                </w:rPrChange>
              </w:rPr>
              <w:pPrChange w:id="7291" w:author="Stefanie Lane" w:date="2022-06-23T15:12:00Z">
                <w:pPr/>
              </w:pPrChange>
            </w:pPr>
            <w:ins w:id="7292" w:author="Stefanie Lane" w:date="2022-06-23T15:12:00Z">
              <w:r w:rsidRPr="00EB4CE1">
                <w:rPr>
                  <w:rFonts w:ascii="Calibri" w:eastAsia="Times New Roman" w:hAnsi="Calibri" w:cs="Calibri"/>
                  <w:i/>
                  <w:iCs/>
                  <w:color w:val="000000"/>
                  <w:rPrChange w:id="7293" w:author="Stefanie Lane" w:date="2022-06-23T15:12:00Z">
                    <w:rPr/>
                  </w:rPrChange>
                </w:rPr>
                <w:t>Lathyrus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72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00C1C2" w14:textId="77777777" w:rsidR="00EB4CE1" w:rsidRPr="00EB4CE1" w:rsidRDefault="00EB4CE1" w:rsidP="00EB4CE1">
            <w:pPr>
              <w:spacing w:after="0" w:line="240" w:lineRule="auto"/>
              <w:jc w:val="center"/>
              <w:rPr>
                <w:ins w:id="7295" w:author="Stefanie Lane" w:date="2022-06-23T15:12:00Z"/>
                <w:rFonts w:ascii="Calibri" w:eastAsia="Times New Roman" w:hAnsi="Calibri" w:cs="Calibri"/>
                <w:color w:val="000000"/>
                <w:rPrChange w:id="7296" w:author="Stefanie Lane" w:date="2022-06-23T15:12:00Z">
                  <w:rPr>
                    <w:ins w:id="7297" w:author="Stefanie Lane" w:date="2022-06-23T15:12:00Z"/>
                  </w:rPr>
                </w:rPrChange>
              </w:rPr>
              <w:pPrChange w:id="7298" w:author="Stefanie Lane" w:date="2022-06-23T15:12:00Z">
                <w:pPr>
                  <w:jc w:val="center"/>
                </w:pPr>
              </w:pPrChange>
            </w:pPr>
            <w:ins w:id="7299" w:author="Stefanie Lane" w:date="2022-06-23T15:12:00Z">
              <w:r w:rsidRPr="00EB4CE1">
                <w:rPr>
                  <w:rFonts w:ascii="Calibri" w:eastAsia="Times New Roman" w:hAnsi="Calibri" w:cs="Calibri"/>
                  <w:color w:val="000000"/>
                  <w:rPrChange w:id="7300"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3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9161C6C" w14:textId="77777777" w:rsidR="00EB4CE1" w:rsidRPr="00EB4CE1" w:rsidRDefault="00EB4CE1" w:rsidP="00EB4CE1">
            <w:pPr>
              <w:spacing w:after="0" w:line="240" w:lineRule="auto"/>
              <w:jc w:val="center"/>
              <w:rPr>
                <w:ins w:id="7302" w:author="Stefanie Lane" w:date="2022-06-23T15:12:00Z"/>
                <w:rFonts w:ascii="Calibri" w:eastAsia="Times New Roman" w:hAnsi="Calibri" w:cs="Calibri"/>
                <w:color w:val="000000"/>
                <w:rPrChange w:id="7303" w:author="Stefanie Lane" w:date="2022-06-23T15:12:00Z">
                  <w:rPr>
                    <w:ins w:id="7304" w:author="Stefanie Lane" w:date="2022-06-23T15:12:00Z"/>
                  </w:rPr>
                </w:rPrChange>
              </w:rPr>
              <w:pPrChange w:id="7305" w:author="Stefanie Lane" w:date="2022-06-23T15:12:00Z">
                <w:pPr>
                  <w:jc w:val="center"/>
                </w:pPr>
              </w:pPrChange>
            </w:pPr>
            <w:ins w:id="7306" w:author="Stefanie Lane" w:date="2022-06-23T15:12:00Z">
              <w:r w:rsidRPr="00EB4CE1">
                <w:rPr>
                  <w:rFonts w:ascii="Calibri" w:eastAsia="Times New Roman" w:hAnsi="Calibri" w:cs="Calibri"/>
                  <w:color w:val="000000"/>
                  <w:rPrChange w:id="7307"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730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4D3946" w14:textId="77777777" w:rsidR="00EB4CE1" w:rsidRPr="00EB4CE1" w:rsidRDefault="00EB4CE1" w:rsidP="00EB4CE1">
            <w:pPr>
              <w:spacing w:after="0" w:line="240" w:lineRule="auto"/>
              <w:jc w:val="center"/>
              <w:rPr>
                <w:ins w:id="7309" w:author="Stefanie Lane" w:date="2022-06-23T15:12:00Z"/>
                <w:rFonts w:ascii="Calibri" w:eastAsia="Times New Roman" w:hAnsi="Calibri" w:cs="Calibri"/>
                <w:color w:val="000000"/>
                <w:rPrChange w:id="7310" w:author="Stefanie Lane" w:date="2022-06-23T15:12:00Z">
                  <w:rPr>
                    <w:ins w:id="7311" w:author="Stefanie Lane" w:date="2022-06-23T15:12:00Z"/>
                  </w:rPr>
                </w:rPrChange>
              </w:rPr>
              <w:pPrChange w:id="7312" w:author="Stefanie Lane" w:date="2022-06-23T15:12:00Z">
                <w:pPr>
                  <w:jc w:val="center"/>
                </w:pPr>
              </w:pPrChange>
            </w:pPr>
            <w:ins w:id="7313" w:author="Stefanie Lane" w:date="2022-06-23T15:12:00Z">
              <w:r w:rsidRPr="00EB4CE1">
                <w:rPr>
                  <w:rFonts w:ascii="Calibri" w:eastAsia="Times New Roman" w:hAnsi="Calibri" w:cs="Calibri"/>
                  <w:color w:val="000000"/>
                  <w:rPrChange w:id="7314" w:author="Stefanie Lane" w:date="2022-06-23T15:12:00Z">
                    <w:rPr/>
                  </w:rPrChange>
                </w:rPr>
                <w:t>0.50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31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D9AE455" w14:textId="77777777" w:rsidR="00EB4CE1" w:rsidRPr="00EB4CE1" w:rsidRDefault="00EB4CE1" w:rsidP="00EB4CE1">
            <w:pPr>
              <w:spacing w:after="0" w:line="240" w:lineRule="auto"/>
              <w:jc w:val="center"/>
              <w:rPr>
                <w:ins w:id="7316" w:author="Stefanie Lane" w:date="2022-06-23T15:12:00Z"/>
                <w:rFonts w:ascii="Calibri" w:eastAsia="Times New Roman" w:hAnsi="Calibri" w:cs="Calibri"/>
                <w:color w:val="000000"/>
                <w:rPrChange w:id="7317" w:author="Stefanie Lane" w:date="2022-06-23T15:12:00Z">
                  <w:rPr>
                    <w:ins w:id="7318" w:author="Stefanie Lane" w:date="2022-06-23T15:12:00Z"/>
                  </w:rPr>
                </w:rPrChange>
              </w:rPr>
              <w:pPrChange w:id="7319" w:author="Stefanie Lane" w:date="2022-06-23T15:12:00Z">
                <w:pPr>
                  <w:jc w:val="center"/>
                </w:pPr>
              </w:pPrChange>
            </w:pPr>
            <w:ins w:id="7320" w:author="Stefanie Lane" w:date="2022-06-23T15:12:00Z">
              <w:r w:rsidRPr="00EB4CE1">
                <w:rPr>
                  <w:rFonts w:ascii="Calibri" w:eastAsia="Times New Roman" w:hAnsi="Calibri" w:cs="Calibri"/>
                  <w:color w:val="000000"/>
                  <w:rPrChange w:id="7321" w:author="Stefanie Lane" w:date="2022-06-23T15:12:00Z">
                    <w:rPr/>
                  </w:rPrChange>
                </w:rPr>
                <w:t>+</w:t>
              </w:r>
            </w:ins>
          </w:p>
        </w:tc>
      </w:tr>
      <w:tr w:rsidR="00EB4CE1" w:rsidRPr="00EB4CE1" w14:paraId="1E743FB7" w14:textId="77777777" w:rsidTr="006F10B7">
        <w:trPr>
          <w:trHeight w:val="290"/>
          <w:ins w:id="7322" w:author="Stefanie Lane" w:date="2022-06-23T15:12:00Z"/>
          <w:trPrChange w:id="732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32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480A854" w14:textId="77777777" w:rsidR="00EB4CE1" w:rsidRPr="00EB4CE1" w:rsidRDefault="00EB4CE1" w:rsidP="00EB4CE1">
            <w:pPr>
              <w:spacing w:after="0" w:line="240" w:lineRule="auto"/>
              <w:rPr>
                <w:ins w:id="7325" w:author="Stefanie Lane" w:date="2022-06-23T15:12:00Z"/>
                <w:rFonts w:ascii="Calibri" w:eastAsia="Times New Roman" w:hAnsi="Calibri" w:cs="Calibri"/>
                <w:color w:val="000000"/>
                <w:rPrChange w:id="7326" w:author="Stefanie Lane" w:date="2022-06-23T15:12:00Z">
                  <w:rPr>
                    <w:ins w:id="7327" w:author="Stefanie Lane" w:date="2022-06-23T15:12:00Z"/>
                  </w:rPr>
                </w:rPrChange>
              </w:rPr>
              <w:pPrChange w:id="732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32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C664DF" w14:textId="77777777" w:rsidR="00EB4CE1" w:rsidRPr="00EB4CE1" w:rsidRDefault="00EB4CE1" w:rsidP="00EB4CE1">
            <w:pPr>
              <w:spacing w:after="0" w:line="240" w:lineRule="auto"/>
              <w:rPr>
                <w:ins w:id="7330" w:author="Stefanie Lane" w:date="2022-06-23T15:12:00Z"/>
                <w:rFonts w:ascii="Calibri" w:eastAsia="Times New Roman" w:hAnsi="Calibri" w:cs="Calibri"/>
                <w:color w:val="000000"/>
                <w:rPrChange w:id="7331" w:author="Stefanie Lane" w:date="2022-06-23T15:12:00Z">
                  <w:rPr>
                    <w:ins w:id="7332" w:author="Stefanie Lane" w:date="2022-06-23T15:12:00Z"/>
                  </w:rPr>
                </w:rPrChange>
              </w:rPr>
              <w:pPrChange w:id="7333" w:author="Stefanie Lane" w:date="2022-06-23T15:12:00Z">
                <w:pPr/>
              </w:pPrChange>
            </w:pPr>
          </w:p>
        </w:tc>
        <w:tc>
          <w:tcPr>
            <w:tcW w:w="3320" w:type="dxa"/>
            <w:tcBorders>
              <w:top w:val="nil"/>
              <w:left w:val="nil"/>
              <w:bottom w:val="nil"/>
              <w:right w:val="nil"/>
            </w:tcBorders>
            <w:shd w:val="clear" w:color="auto" w:fill="auto"/>
            <w:noWrap/>
            <w:vAlign w:val="bottom"/>
            <w:hideMark/>
            <w:tcPrChange w:id="7334" w:author="Stefanie Lane" w:date="2022-06-23T15:14:00Z">
              <w:tcPr>
                <w:tcW w:w="3320" w:type="dxa"/>
                <w:tcBorders>
                  <w:top w:val="nil"/>
                  <w:left w:val="nil"/>
                  <w:bottom w:val="nil"/>
                  <w:right w:val="nil"/>
                </w:tcBorders>
                <w:shd w:val="clear" w:color="auto" w:fill="auto"/>
                <w:noWrap/>
                <w:vAlign w:val="bottom"/>
                <w:hideMark/>
              </w:tcPr>
            </w:tcPrChange>
          </w:tcPr>
          <w:p w14:paraId="3418AE5B" w14:textId="77777777" w:rsidR="00EB4CE1" w:rsidRPr="00EB4CE1" w:rsidRDefault="00EB4CE1" w:rsidP="00EB4CE1">
            <w:pPr>
              <w:spacing w:after="0" w:line="240" w:lineRule="auto"/>
              <w:rPr>
                <w:ins w:id="7335" w:author="Stefanie Lane" w:date="2022-06-23T15:12:00Z"/>
                <w:rFonts w:ascii="Calibri" w:eastAsia="Times New Roman" w:hAnsi="Calibri" w:cs="Calibri"/>
                <w:i/>
                <w:iCs/>
                <w:color w:val="000000"/>
                <w:rPrChange w:id="7336" w:author="Stefanie Lane" w:date="2022-06-23T15:12:00Z">
                  <w:rPr>
                    <w:ins w:id="7337" w:author="Stefanie Lane" w:date="2022-06-23T15:12:00Z"/>
                  </w:rPr>
                </w:rPrChange>
              </w:rPr>
              <w:pPrChange w:id="7338" w:author="Stefanie Lane" w:date="2022-06-23T15:12:00Z">
                <w:pPr/>
              </w:pPrChange>
            </w:pPr>
            <w:proofErr w:type="spellStart"/>
            <w:ins w:id="7339" w:author="Stefanie Lane" w:date="2022-06-23T15:12:00Z">
              <w:r w:rsidRPr="00EB4CE1">
                <w:rPr>
                  <w:rFonts w:ascii="Calibri" w:eastAsia="Times New Roman" w:hAnsi="Calibri" w:cs="Calibri"/>
                  <w:i/>
                  <w:iCs/>
                  <w:color w:val="000000"/>
                  <w:rPrChange w:id="7340" w:author="Stefanie Lane" w:date="2022-06-23T15:12:00Z">
                    <w:rPr/>
                  </w:rPrChange>
                </w:rPr>
                <w:t>Lysichiton</w:t>
              </w:r>
              <w:proofErr w:type="spellEnd"/>
              <w:r w:rsidRPr="00EB4CE1">
                <w:rPr>
                  <w:rFonts w:ascii="Calibri" w:eastAsia="Times New Roman" w:hAnsi="Calibri" w:cs="Calibri"/>
                  <w:i/>
                  <w:iCs/>
                  <w:color w:val="000000"/>
                  <w:rPrChange w:id="7341" w:author="Stefanie Lane" w:date="2022-06-23T15:12:00Z">
                    <w:rPr/>
                  </w:rPrChange>
                </w:rPr>
                <w:t xml:space="preserve"> </w:t>
              </w:r>
              <w:proofErr w:type="spellStart"/>
              <w:r w:rsidRPr="00EB4CE1">
                <w:rPr>
                  <w:rFonts w:ascii="Calibri" w:eastAsia="Times New Roman" w:hAnsi="Calibri" w:cs="Calibri"/>
                  <w:i/>
                  <w:iCs/>
                  <w:color w:val="000000"/>
                  <w:rPrChange w:id="7342" w:author="Stefanie Lane" w:date="2022-06-23T15:12:00Z">
                    <w:rPr/>
                  </w:rPrChange>
                </w:rPr>
                <w:t>americanum</w:t>
              </w:r>
              <w:proofErr w:type="spellEnd"/>
            </w:ins>
          </w:p>
        </w:tc>
        <w:tc>
          <w:tcPr>
            <w:tcW w:w="869" w:type="dxa"/>
            <w:tcBorders>
              <w:top w:val="nil"/>
              <w:left w:val="nil"/>
              <w:bottom w:val="nil"/>
              <w:right w:val="nil"/>
            </w:tcBorders>
            <w:shd w:val="clear" w:color="auto" w:fill="auto"/>
            <w:noWrap/>
            <w:vAlign w:val="bottom"/>
            <w:hideMark/>
            <w:tcPrChange w:id="7343" w:author="Stefanie Lane" w:date="2022-06-23T15:14:00Z">
              <w:tcPr>
                <w:tcW w:w="960" w:type="dxa"/>
                <w:tcBorders>
                  <w:top w:val="nil"/>
                  <w:left w:val="nil"/>
                  <w:bottom w:val="nil"/>
                  <w:right w:val="nil"/>
                </w:tcBorders>
                <w:shd w:val="clear" w:color="auto" w:fill="auto"/>
                <w:noWrap/>
                <w:vAlign w:val="bottom"/>
                <w:hideMark/>
              </w:tcPr>
            </w:tcPrChange>
          </w:tcPr>
          <w:p w14:paraId="31E5AFE7" w14:textId="77777777" w:rsidR="00EB4CE1" w:rsidRPr="00EB4CE1" w:rsidRDefault="00EB4CE1" w:rsidP="00EB4CE1">
            <w:pPr>
              <w:spacing w:after="0" w:line="240" w:lineRule="auto"/>
              <w:jc w:val="center"/>
              <w:rPr>
                <w:ins w:id="7344" w:author="Stefanie Lane" w:date="2022-06-23T15:12:00Z"/>
                <w:rFonts w:ascii="Calibri" w:eastAsia="Times New Roman" w:hAnsi="Calibri" w:cs="Calibri"/>
                <w:color w:val="000000"/>
                <w:rPrChange w:id="7345" w:author="Stefanie Lane" w:date="2022-06-23T15:12:00Z">
                  <w:rPr>
                    <w:ins w:id="7346" w:author="Stefanie Lane" w:date="2022-06-23T15:12:00Z"/>
                  </w:rPr>
                </w:rPrChange>
              </w:rPr>
              <w:pPrChange w:id="7347" w:author="Stefanie Lane" w:date="2022-06-23T15:12:00Z">
                <w:pPr>
                  <w:jc w:val="center"/>
                </w:pPr>
              </w:pPrChange>
            </w:pPr>
            <w:ins w:id="7348" w:author="Stefanie Lane" w:date="2022-06-23T15:12:00Z">
              <w:r w:rsidRPr="00EB4CE1">
                <w:rPr>
                  <w:rFonts w:ascii="Calibri" w:eastAsia="Times New Roman" w:hAnsi="Calibri" w:cs="Calibri"/>
                  <w:color w:val="000000"/>
                  <w:rPrChange w:id="7349"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350" w:author="Stefanie Lane" w:date="2022-06-23T15:14:00Z">
              <w:tcPr>
                <w:tcW w:w="960" w:type="dxa"/>
                <w:tcBorders>
                  <w:top w:val="nil"/>
                  <w:left w:val="nil"/>
                  <w:bottom w:val="nil"/>
                  <w:right w:val="nil"/>
                </w:tcBorders>
                <w:shd w:val="clear" w:color="auto" w:fill="auto"/>
                <w:noWrap/>
                <w:vAlign w:val="bottom"/>
                <w:hideMark/>
              </w:tcPr>
            </w:tcPrChange>
          </w:tcPr>
          <w:p w14:paraId="5399F866" w14:textId="77777777" w:rsidR="00EB4CE1" w:rsidRPr="00EB4CE1" w:rsidRDefault="00EB4CE1" w:rsidP="00EB4CE1">
            <w:pPr>
              <w:spacing w:after="0" w:line="240" w:lineRule="auto"/>
              <w:jc w:val="center"/>
              <w:rPr>
                <w:ins w:id="7351" w:author="Stefanie Lane" w:date="2022-06-23T15:12:00Z"/>
                <w:rFonts w:ascii="Calibri" w:eastAsia="Times New Roman" w:hAnsi="Calibri" w:cs="Calibri"/>
                <w:color w:val="000000"/>
                <w:rPrChange w:id="7352" w:author="Stefanie Lane" w:date="2022-06-23T15:12:00Z">
                  <w:rPr>
                    <w:ins w:id="7353" w:author="Stefanie Lane" w:date="2022-06-23T15:12:00Z"/>
                  </w:rPr>
                </w:rPrChange>
              </w:rPr>
              <w:pPrChange w:id="7354" w:author="Stefanie Lane" w:date="2022-06-23T15:12:00Z">
                <w:pPr>
                  <w:jc w:val="center"/>
                </w:pPr>
              </w:pPrChange>
            </w:pPr>
            <w:ins w:id="7355" w:author="Stefanie Lane" w:date="2022-06-23T15:12:00Z">
              <w:r w:rsidRPr="00EB4CE1">
                <w:rPr>
                  <w:rFonts w:ascii="Calibri" w:eastAsia="Times New Roman" w:hAnsi="Calibri" w:cs="Calibri"/>
                  <w:color w:val="000000"/>
                  <w:rPrChange w:id="7356"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357" w:author="Stefanie Lane" w:date="2022-06-23T15:14:00Z">
              <w:tcPr>
                <w:tcW w:w="960" w:type="dxa"/>
                <w:tcBorders>
                  <w:top w:val="nil"/>
                  <w:left w:val="nil"/>
                  <w:bottom w:val="nil"/>
                  <w:right w:val="nil"/>
                </w:tcBorders>
                <w:shd w:val="clear" w:color="auto" w:fill="auto"/>
                <w:noWrap/>
                <w:vAlign w:val="bottom"/>
                <w:hideMark/>
              </w:tcPr>
            </w:tcPrChange>
          </w:tcPr>
          <w:p w14:paraId="54DB45D5" w14:textId="77777777" w:rsidR="00EB4CE1" w:rsidRPr="00EB4CE1" w:rsidRDefault="00EB4CE1" w:rsidP="00EB4CE1">
            <w:pPr>
              <w:spacing w:after="0" w:line="240" w:lineRule="auto"/>
              <w:jc w:val="center"/>
              <w:rPr>
                <w:ins w:id="7358" w:author="Stefanie Lane" w:date="2022-06-23T15:12:00Z"/>
                <w:rFonts w:ascii="Calibri" w:eastAsia="Times New Roman" w:hAnsi="Calibri" w:cs="Calibri"/>
                <w:color w:val="000000"/>
                <w:rPrChange w:id="7359" w:author="Stefanie Lane" w:date="2022-06-23T15:12:00Z">
                  <w:rPr>
                    <w:ins w:id="7360" w:author="Stefanie Lane" w:date="2022-06-23T15:12:00Z"/>
                  </w:rPr>
                </w:rPrChange>
              </w:rPr>
              <w:pPrChange w:id="7361" w:author="Stefanie Lane" w:date="2022-06-23T15:12:00Z">
                <w:pPr>
                  <w:jc w:val="center"/>
                </w:pPr>
              </w:pPrChange>
            </w:pPr>
            <w:ins w:id="7362" w:author="Stefanie Lane" w:date="2022-06-23T15:12:00Z">
              <w:r w:rsidRPr="00EB4CE1">
                <w:rPr>
                  <w:rFonts w:ascii="Calibri" w:eastAsia="Times New Roman" w:hAnsi="Calibri" w:cs="Calibri"/>
                  <w:color w:val="000000"/>
                  <w:rPrChange w:id="7363"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736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B12E1FA" w14:textId="77777777" w:rsidR="00EB4CE1" w:rsidRPr="00EB4CE1" w:rsidRDefault="00EB4CE1" w:rsidP="00EB4CE1">
            <w:pPr>
              <w:spacing w:after="0" w:line="240" w:lineRule="auto"/>
              <w:jc w:val="center"/>
              <w:rPr>
                <w:ins w:id="7365" w:author="Stefanie Lane" w:date="2022-06-23T15:12:00Z"/>
                <w:rFonts w:ascii="Calibri" w:eastAsia="Times New Roman" w:hAnsi="Calibri" w:cs="Calibri"/>
                <w:color w:val="000000"/>
                <w:rPrChange w:id="7366" w:author="Stefanie Lane" w:date="2022-06-23T15:12:00Z">
                  <w:rPr>
                    <w:ins w:id="7367" w:author="Stefanie Lane" w:date="2022-06-23T15:12:00Z"/>
                  </w:rPr>
                </w:rPrChange>
              </w:rPr>
              <w:pPrChange w:id="7368" w:author="Stefanie Lane" w:date="2022-06-23T15:12:00Z">
                <w:pPr>
                  <w:jc w:val="center"/>
                </w:pPr>
              </w:pPrChange>
            </w:pPr>
            <w:ins w:id="7369" w:author="Stefanie Lane" w:date="2022-06-23T15:12:00Z">
              <w:r w:rsidRPr="00EB4CE1">
                <w:rPr>
                  <w:rFonts w:ascii="Calibri" w:eastAsia="Times New Roman" w:hAnsi="Calibri" w:cs="Calibri"/>
                  <w:color w:val="000000"/>
                  <w:rPrChange w:id="7370" w:author="Stefanie Lane" w:date="2022-06-23T15:12:00Z">
                    <w:rPr/>
                  </w:rPrChange>
                </w:rPr>
                <w:t>+</w:t>
              </w:r>
            </w:ins>
          </w:p>
        </w:tc>
      </w:tr>
      <w:tr w:rsidR="00EB4CE1" w:rsidRPr="00EB4CE1" w14:paraId="2592C766" w14:textId="77777777" w:rsidTr="006F10B7">
        <w:trPr>
          <w:trHeight w:val="290"/>
          <w:ins w:id="7371" w:author="Stefanie Lane" w:date="2022-06-23T15:12:00Z"/>
          <w:trPrChange w:id="737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37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CBD07C0" w14:textId="77777777" w:rsidR="00EB4CE1" w:rsidRPr="00EB4CE1" w:rsidRDefault="00EB4CE1" w:rsidP="00EB4CE1">
            <w:pPr>
              <w:spacing w:after="0" w:line="240" w:lineRule="auto"/>
              <w:rPr>
                <w:ins w:id="7374" w:author="Stefanie Lane" w:date="2022-06-23T15:12:00Z"/>
                <w:rFonts w:ascii="Calibri" w:eastAsia="Times New Roman" w:hAnsi="Calibri" w:cs="Calibri"/>
                <w:color w:val="000000"/>
                <w:rPrChange w:id="7375" w:author="Stefanie Lane" w:date="2022-06-23T15:12:00Z">
                  <w:rPr>
                    <w:ins w:id="7376" w:author="Stefanie Lane" w:date="2022-06-23T15:12:00Z"/>
                  </w:rPr>
                </w:rPrChange>
              </w:rPr>
              <w:pPrChange w:id="737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37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ADF3A67" w14:textId="77777777" w:rsidR="00EB4CE1" w:rsidRPr="00EB4CE1" w:rsidRDefault="00EB4CE1" w:rsidP="00EB4CE1">
            <w:pPr>
              <w:spacing w:after="0" w:line="240" w:lineRule="auto"/>
              <w:rPr>
                <w:ins w:id="7379" w:author="Stefanie Lane" w:date="2022-06-23T15:12:00Z"/>
                <w:rFonts w:ascii="Calibri" w:eastAsia="Times New Roman" w:hAnsi="Calibri" w:cs="Calibri"/>
                <w:color w:val="000000"/>
                <w:rPrChange w:id="7380" w:author="Stefanie Lane" w:date="2022-06-23T15:12:00Z">
                  <w:rPr>
                    <w:ins w:id="7381" w:author="Stefanie Lane" w:date="2022-06-23T15:12:00Z"/>
                  </w:rPr>
                </w:rPrChange>
              </w:rPr>
              <w:pPrChange w:id="738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38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0D03964" w14:textId="77777777" w:rsidR="00EB4CE1" w:rsidRPr="00EB4CE1" w:rsidRDefault="00EB4CE1" w:rsidP="00EB4CE1">
            <w:pPr>
              <w:spacing w:after="0" w:line="240" w:lineRule="auto"/>
              <w:rPr>
                <w:ins w:id="7384" w:author="Stefanie Lane" w:date="2022-06-23T15:12:00Z"/>
                <w:rFonts w:ascii="Calibri" w:eastAsia="Times New Roman" w:hAnsi="Calibri" w:cs="Calibri"/>
                <w:i/>
                <w:iCs/>
                <w:color w:val="000000"/>
                <w:rPrChange w:id="7385" w:author="Stefanie Lane" w:date="2022-06-23T15:12:00Z">
                  <w:rPr>
                    <w:ins w:id="7386" w:author="Stefanie Lane" w:date="2022-06-23T15:12:00Z"/>
                  </w:rPr>
                </w:rPrChange>
              </w:rPr>
              <w:pPrChange w:id="7387" w:author="Stefanie Lane" w:date="2022-06-23T15:12:00Z">
                <w:pPr/>
              </w:pPrChange>
            </w:pPr>
            <w:ins w:id="7388" w:author="Stefanie Lane" w:date="2022-06-23T15:12:00Z">
              <w:r w:rsidRPr="00EB4CE1">
                <w:rPr>
                  <w:rFonts w:ascii="Calibri" w:eastAsia="Times New Roman" w:hAnsi="Calibri" w:cs="Calibri"/>
                  <w:i/>
                  <w:iCs/>
                  <w:color w:val="000000"/>
                  <w:rPrChange w:id="7389" w:author="Stefanie Lane" w:date="2022-06-23T15:12:00Z">
                    <w:rPr/>
                  </w:rPrChange>
                </w:rPr>
                <w:t>Salix lasiandra</w:t>
              </w:r>
            </w:ins>
          </w:p>
        </w:tc>
        <w:tc>
          <w:tcPr>
            <w:tcW w:w="869" w:type="dxa"/>
            <w:tcBorders>
              <w:top w:val="single" w:sz="4" w:space="0" w:color="auto"/>
              <w:left w:val="nil"/>
              <w:bottom w:val="single" w:sz="4" w:space="0" w:color="auto"/>
              <w:right w:val="nil"/>
            </w:tcBorders>
            <w:shd w:val="clear" w:color="auto" w:fill="auto"/>
            <w:noWrap/>
            <w:vAlign w:val="bottom"/>
            <w:hideMark/>
            <w:tcPrChange w:id="73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367F1A" w14:textId="77777777" w:rsidR="00EB4CE1" w:rsidRPr="00EB4CE1" w:rsidRDefault="00EB4CE1" w:rsidP="00EB4CE1">
            <w:pPr>
              <w:spacing w:after="0" w:line="240" w:lineRule="auto"/>
              <w:jc w:val="center"/>
              <w:rPr>
                <w:ins w:id="7391" w:author="Stefanie Lane" w:date="2022-06-23T15:12:00Z"/>
                <w:rFonts w:ascii="Calibri" w:eastAsia="Times New Roman" w:hAnsi="Calibri" w:cs="Calibri"/>
                <w:color w:val="000000"/>
                <w:rPrChange w:id="7392" w:author="Stefanie Lane" w:date="2022-06-23T15:12:00Z">
                  <w:rPr>
                    <w:ins w:id="7393" w:author="Stefanie Lane" w:date="2022-06-23T15:12:00Z"/>
                  </w:rPr>
                </w:rPrChange>
              </w:rPr>
              <w:pPrChange w:id="7394" w:author="Stefanie Lane" w:date="2022-06-23T15:12:00Z">
                <w:pPr>
                  <w:jc w:val="center"/>
                </w:pPr>
              </w:pPrChange>
            </w:pPr>
            <w:ins w:id="7395" w:author="Stefanie Lane" w:date="2022-06-23T15:12:00Z">
              <w:r w:rsidRPr="00EB4CE1">
                <w:rPr>
                  <w:rFonts w:ascii="Calibri" w:eastAsia="Times New Roman" w:hAnsi="Calibri" w:cs="Calibri"/>
                  <w:color w:val="000000"/>
                  <w:rPrChange w:id="7396"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3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B6F71D" w14:textId="77777777" w:rsidR="00EB4CE1" w:rsidRPr="00EB4CE1" w:rsidRDefault="00EB4CE1" w:rsidP="00EB4CE1">
            <w:pPr>
              <w:spacing w:after="0" w:line="240" w:lineRule="auto"/>
              <w:jc w:val="center"/>
              <w:rPr>
                <w:ins w:id="7398" w:author="Stefanie Lane" w:date="2022-06-23T15:12:00Z"/>
                <w:rFonts w:ascii="Calibri" w:eastAsia="Times New Roman" w:hAnsi="Calibri" w:cs="Calibri"/>
                <w:color w:val="000000"/>
                <w:rPrChange w:id="7399" w:author="Stefanie Lane" w:date="2022-06-23T15:12:00Z">
                  <w:rPr>
                    <w:ins w:id="7400" w:author="Stefanie Lane" w:date="2022-06-23T15:12:00Z"/>
                  </w:rPr>
                </w:rPrChange>
              </w:rPr>
              <w:pPrChange w:id="7401" w:author="Stefanie Lane" w:date="2022-06-23T15:12:00Z">
                <w:pPr>
                  <w:jc w:val="center"/>
                </w:pPr>
              </w:pPrChange>
            </w:pPr>
            <w:ins w:id="7402" w:author="Stefanie Lane" w:date="2022-06-23T15:12:00Z">
              <w:r w:rsidRPr="00EB4CE1">
                <w:rPr>
                  <w:rFonts w:ascii="Calibri" w:eastAsia="Times New Roman" w:hAnsi="Calibri" w:cs="Calibri"/>
                  <w:color w:val="000000"/>
                  <w:rPrChange w:id="7403" w:author="Stefanie Lane" w:date="2022-06-23T15:12:00Z">
                    <w:rPr/>
                  </w:rPrChange>
                </w:rPr>
                <w:t>0.61</w:t>
              </w:r>
            </w:ins>
          </w:p>
        </w:tc>
        <w:tc>
          <w:tcPr>
            <w:tcW w:w="810" w:type="dxa"/>
            <w:tcBorders>
              <w:top w:val="single" w:sz="4" w:space="0" w:color="auto"/>
              <w:left w:val="nil"/>
              <w:bottom w:val="single" w:sz="4" w:space="0" w:color="auto"/>
              <w:right w:val="nil"/>
            </w:tcBorders>
            <w:shd w:val="clear" w:color="auto" w:fill="auto"/>
            <w:noWrap/>
            <w:vAlign w:val="bottom"/>
            <w:hideMark/>
            <w:tcPrChange w:id="74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32F83D" w14:textId="77777777" w:rsidR="00EB4CE1" w:rsidRPr="00EB4CE1" w:rsidRDefault="00EB4CE1" w:rsidP="00EB4CE1">
            <w:pPr>
              <w:spacing w:after="0" w:line="240" w:lineRule="auto"/>
              <w:jc w:val="center"/>
              <w:rPr>
                <w:ins w:id="7405" w:author="Stefanie Lane" w:date="2022-06-23T15:12:00Z"/>
                <w:rFonts w:ascii="Calibri" w:eastAsia="Times New Roman" w:hAnsi="Calibri" w:cs="Calibri"/>
                <w:color w:val="000000"/>
                <w:rPrChange w:id="7406" w:author="Stefanie Lane" w:date="2022-06-23T15:12:00Z">
                  <w:rPr>
                    <w:ins w:id="7407" w:author="Stefanie Lane" w:date="2022-06-23T15:12:00Z"/>
                  </w:rPr>
                </w:rPrChange>
              </w:rPr>
              <w:pPrChange w:id="7408" w:author="Stefanie Lane" w:date="2022-06-23T15:12:00Z">
                <w:pPr>
                  <w:jc w:val="center"/>
                </w:pPr>
              </w:pPrChange>
            </w:pPr>
            <w:ins w:id="7409" w:author="Stefanie Lane" w:date="2022-06-23T15:12:00Z">
              <w:r w:rsidRPr="00EB4CE1">
                <w:rPr>
                  <w:rFonts w:ascii="Calibri" w:eastAsia="Times New Roman" w:hAnsi="Calibri" w:cs="Calibri"/>
                  <w:color w:val="000000"/>
                  <w:rPrChange w:id="7410" w:author="Stefanie Lane" w:date="2022-06-23T15:12:00Z">
                    <w:rPr/>
                  </w:rPrChange>
                </w:rPr>
                <w:t>0.50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41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46A1ACB" w14:textId="77777777" w:rsidR="00EB4CE1" w:rsidRPr="00EB4CE1" w:rsidRDefault="00EB4CE1" w:rsidP="00EB4CE1">
            <w:pPr>
              <w:spacing w:after="0" w:line="240" w:lineRule="auto"/>
              <w:jc w:val="center"/>
              <w:rPr>
                <w:ins w:id="7412" w:author="Stefanie Lane" w:date="2022-06-23T15:12:00Z"/>
                <w:rFonts w:ascii="Calibri" w:eastAsia="Times New Roman" w:hAnsi="Calibri" w:cs="Calibri"/>
                <w:color w:val="000000"/>
                <w:rPrChange w:id="7413" w:author="Stefanie Lane" w:date="2022-06-23T15:12:00Z">
                  <w:rPr>
                    <w:ins w:id="7414" w:author="Stefanie Lane" w:date="2022-06-23T15:12:00Z"/>
                  </w:rPr>
                </w:rPrChange>
              </w:rPr>
              <w:pPrChange w:id="7415" w:author="Stefanie Lane" w:date="2022-06-23T15:12:00Z">
                <w:pPr>
                  <w:jc w:val="center"/>
                </w:pPr>
              </w:pPrChange>
            </w:pPr>
            <w:ins w:id="7416" w:author="Stefanie Lane" w:date="2022-06-23T15:12:00Z">
              <w:r w:rsidRPr="00EB4CE1">
                <w:rPr>
                  <w:rFonts w:ascii="Calibri" w:eastAsia="Times New Roman" w:hAnsi="Calibri" w:cs="Calibri"/>
                  <w:color w:val="000000"/>
                  <w:rPrChange w:id="7417" w:author="Stefanie Lane" w:date="2022-06-23T15:12:00Z">
                    <w:rPr/>
                  </w:rPrChange>
                </w:rPr>
                <w:t>+</w:t>
              </w:r>
            </w:ins>
          </w:p>
        </w:tc>
      </w:tr>
      <w:tr w:rsidR="00EB4CE1" w:rsidRPr="00EB4CE1" w14:paraId="08B14231" w14:textId="77777777" w:rsidTr="006F10B7">
        <w:trPr>
          <w:trHeight w:val="290"/>
          <w:ins w:id="7418" w:author="Stefanie Lane" w:date="2022-06-23T15:12:00Z"/>
          <w:trPrChange w:id="74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4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F84C08" w14:textId="77777777" w:rsidR="00EB4CE1" w:rsidRPr="00EB4CE1" w:rsidRDefault="00EB4CE1" w:rsidP="00EB4CE1">
            <w:pPr>
              <w:spacing w:after="0" w:line="240" w:lineRule="auto"/>
              <w:rPr>
                <w:ins w:id="7421" w:author="Stefanie Lane" w:date="2022-06-23T15:12:00Z"/>
                <w:rFonts w:ascii="Calibri" w:eastAsia="Times New Roman" w:hAnsi="Calibri" w:cs="Calibri"/>
                <w:color w:val="000000"/>
                <w:rPrChange w:id="7422" w:author="Stefanie Lane" w:date="2022-06-23T15:12:00Z">
                  <w:rPr>
                    <w:ins w:id="7423" w:author="Stefanie Lane" w:date="2022-06-23T15:12:00Z"/>
                  </w:rPr>
                </w:rPrChange>
              </w:rPr>
              <w:pPrChange w:id="742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42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2897651" w14:textId="77777777" w:rsidR="00EB4CE1" w:rsidRPr="00EB4CE1" w:rsidRDefault="00EB4CE1" w:rsidP="00EB4CE1">
            <w:pPr>
              <w:spacing w:after="0" w:line="240" w:lineRule="auto"/>
              <w:rPr>
                <w:ins w:id="7426" w:author="Stefanie Lane" w:date="2022-06-23T15:12:00Z"/>
                <w:rFonts w:ascii="Calibri" w:eastAsia="Times New Roman" w:hAnsi="Calibri" w:cs="Calibri"/>
                <w:color w:val="000000"/>
                <w:rPrChange w:id="7427" w:author="Stefanie Lane" w:date="2022-06-23T15:12:00Z">
                  <w:rPr>
                    <w:ins w:id="7428" w:author="Stefanie Lane" w:date="2022-06-23T15:12:00Z"/>
                  </w:rPr>
                </w:rPrChange>
              </w:rPr>
              <w:pPrChange w:id="7429" w:author="Stefanie Lane" w:date="2022-06-23T15:12:00Z">
                <w:pPr/>
              </w:pPrChange>
            </w:pPr>
          </w:p>
        </w:tc>
        <w:tc>
          <w:tcPr>
            <w:tcW w:w="3320" w:type="dxa"/>
            <w:tcBorders>
              <w:top w:val="nil"/>
              <w:left w:val="nil"/>
              <w:bottom w:val="nil"/>
              <w:right w:val="nil"/>
            </w:tcBorders>
            <w:shd w:val="clear" w:color="auto" w:fill="auto"/>
            <w:noWrap/>
            <w:vAlign w:val="bottom"/>
            <w:hideMark/>
            <w:tcPrChange w:id="7430" w:author="Stefanie Lane" w:date="2022-06-23T15:14:00Z">
              <w:tcPr>
                <w:tcW w:w="3320" w:type="dxa"/>
                <w:tcBorders>
                  <w:top w:val="nil"/>
                  <w:left w:val="nil"/>
                  <w:bottom w:val="nil"/>
                  <w:right w:val="nil"/>
                </w:tcBorders>
                <w:shd w:val="clear" w:color="auto" w:fill="auto"/>
                <w:noWrap/>
                <w:vAlign w:val="bottom"/>
                <w:hideMark/>
              </w:tcPr>
            </w:tcPrChange>
          </w:tcPr>
          <w:p w14:paraId="1E8CF019" w14:textId="77777777" w:rsidR="00EB4CE1" w:rsidRPr="00EB4CE1" w:rsidRDefault="00EB4CE1" w:rsidP="00EB4CE1">
            <w:pPr>
              <w:spacing w:after="0" w:line="240" w:lineRule="auto"/>
              <w:rPr>
                <w:ins w:id="7431" w:author="Stefanie Lane" w:date="2022-06-23T15:12:00Z"/>
                <w:rFonts w:ascii="Calibri" w:eastAsia="Times New Roman" w:hAnsi="Calibri" w:cs="Calibri"/>
                <w:i/>
                <w:iCs/>
                <w:color w:val="000000"/>
                <w:rPrChange w:id="7432" w:author="Stefanie Lane" w:date="2022-06-23T15:12:00Z">
                  <w:rPr>
                    <w:ins w:id="7433" w:author="Stefanie Lane" w:date="2022-06-23T15:12:00Z"/>
                  </w:rPr>
                </w:rPrChange>
              </w:rPr>
              <w:pPrChange w:id="7434" w:author="Stefanie Lane" w:date="2022-06-23T15:12:00Z">
                <w:pPr/>
              </w:pPrChange>
            </w:pPr>
            <w:ins w:id="7435" w:author="Stefanie Lane" w:date="2022-06-23T15:12:00Z">
              <w:r w:rsidRPr="00EB4CE1">
                <w:rPr>
                  <w:rFonts w:ascii="Calibri" w:eastAsia="Times New Roman" w:hAnsi="Calibri" w:cs="Calibri"/>
                  <w:i/>
                  <w:iCs/>
                  <w:color w:val="000000"/>
                  <w:rPrChange w:id="7436" w:author="Stefanie Lane" w:date="2022-06-23T15:12:00Z">
                    <w:rPr/>
                  </w:rPrChange>
                </w:rPr>
                <w:t xml:space="preserve">Salix </w:t>
              </w:r>
              <w:proofErr w:type="spellStart"/>
              <w:r w:rsidRPr="00EB4CE1">
                <w:rPr>
                  <w:rFonts w:ascii="Calibri" w:eastAsia="Times New Roman" w:hAnsi="Calibri" w:cs="Calibri"/>
                  <w:i/>
                  <w:iCs/>
                  <w:color w:val="000000"/>
                  <w:rPrChange w:id="7437" w:author="Stefanie Lane" w:date="2022-06-23T15:12:00Z">
                    <w:rPr/>
                  </w:rPrChange>
                </w:rPr>
                <w:t>scouleriana</w:t>
              </w:r>
              <w:proofErr w:type="spellEnd"/>
            </w:ins>
          </w:p>
        </w:tc>
        <w:tc>
          <w:tcPr>
            <w:tcW w:w="869" w:type="dxa"/>
            <w:tcBorders>
              <w:top w:val="nil"/>
              <w:left w:val="nil"/>
              <w:bottom w:val="nil"/>
              <w:right w:val="nil"/>
            </w:tcBorders>
            <w:shd w:val="clear" w:color="auto" w:fill="auto"/>
            <w:noWrap/>
            <w:vAlign w:val="bottom"/>
            <w:hideMark/>
            <w:tcPrChange w:id="7438" w:author="Stefanie Lane" w:date="2022-06-23T15:14:00Z">
              <w:tcPr>
                <w:tcW w:w="960" w:type="dxa"/>
                <w:tcBorders>
                  <w:top w:val="nil"/>
                  <w:left w:val="nil"/>
                  <w:bottom w:val="nil"/>
                  <w:right w:val="nil"/>
                </w:tcBorders>
                <w:shd w:val="clear" w:color="auto" w:fill="auto"/>
                <w:noWrap/>
                <w:vAlign w:val="bottom"/>
                <w:hideMark/>
              </w:tcPr>
            </w:tcPrChange>
          </w:tcPr>
          <w:p w14:paraId="1FE3AD80" w14:textId="77777777" w:rsidR="00EB4CE1" w:rsidRPr="00EB4CE1" w:rsidRDefault="00EB4CE1" w:rsidP="00EB4CE1">
            <w:pPr>
              <w:spacing w:after="0" w:line="240" w:lineRule="auto"/>
              <w:jc w:val="center"/>
              <w:rPr>
                <w:ins w:id="7439" w:author="Stefanie Lane" w:date="2022-06-23T15:12:00Z"/>
                <w:rFonts w:ascii="Calibri" w:eastAsia="Times New Roman" w:hAnsi="Calibri" w:cs="Calibri"/>
                <w:color w:val="000000"/>
                <w:rPrChange w:id="7440" w:author="Stefanie Lane" w:date="2022-06-23T15:12:00Z">
                  <w:rPr>
                    <w:ins w:id="7441" w:author="Stefanie Lane" w:date="2022-06-23T15:12:00Z"/>
                  </w:rPr>
                </w:rPrChange>
              </w:rPr>
              <w:pPrChange w:id="7442" w:author="Stefanie Lane" w:date="2022-06-23T15:12:00Z">
                <w:pPr>
                  <w:jc w:val="center"/>
                </w:pPr>
              </w:pPrChange>
            </w:pPr>
            <w:ins w:id="7443" w:author="Stefanie Lane" w:date="2022-06-23T15:12:00Z">
              <w:r w:rsidRPr="00EB4CE1">
                <w:rPr>
                  <w:rFonts w:ascii="Calibri" w:eastAsia="Times New Roman" w:hAnsi="Calibri" w:cs="Calibri"/>
                  <w:color w:val="000000"/>
                  <w:rPrChange w:id="7444"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445" w:author="Stefanie Lane" w:date="2022-06-23T15:14:00Z">
              <w:tcPr>
                <w:tcW w:w="960" w:type="dxa"/>
                <w:tcBorders>
                  <w:top w:val="nil"/>
                  <w:left w:val="nil"/>
                  <w:bottom w:val="nil"/>
                  <w:right w:val="nil"/>
                </w:tcBorders>
                <w:shd w:val="clear" w:color="auto" w:fill="auto"/>
                <w:noWrap/>
                <w:vAlign w:val="bottom"/>
                <w:hideMark/>
              </w:tcPr>
            </w:tcPrChange>
          </w:tcPr>
          <w:p w14:paraId="7C83C6BC" w14:textId="77777777" w:rsidR="00EB4CE1" w:rsidRPr="00EB4CE1" w:rsidRDefault="00EB4CE1" w:rsidP="00EB4CE1">
            <w:pPr>
              <w:spacing w:after="0" w:line="240" w:lineRule="auto"/>
              <w:jc w:val="center"/>
              <w:rPr>
                <w:ins w:id="7446" w:author="Stefanie Lane" w:date="2022-06-23T15:12:00Z"/>
                <w:rFonts w:ascii="Calibri" w:eastAsia="Times New Roman" w:hAnsi="Calibri" w:cs="Calibri"/>
                <w:color w:val="000000"/>
                <w:rPrChange w:id="7447" w:author="Stefanie Lane" w:date="2022-06-23T15:12:00Z">
                  <w:rPr>
                    <w:ins w:id="7448" w:author="Stefanie Lane" w:date="2022-06-23T15:12:00Z"/>
                  </w:rPr>
                </w:rPrChange>
              </w:rPr>
              <w:pPrChange w:id="7449" w:author="Stefanie Lane" w:date="2022-06-23T15:12:00Z">
                <w:pPr>
                  <w:jc w:val="center"/>
                </w:pPr>
              </w:pPrChange>
            </w:pPr>
            <w:ins w:id="7450" w:author="Stefanie Lane" w:date="2022-06-23T15:12:00Z">
              <w:r w:rsidRPr="00EB4CE1">
                <w:rPr>
                  <w:rFonts w:ascii="Calibri" w:eastAsia="Times New Roman" w:hAnsi="Calibri" w:cs="Calibri"/>
                  <w:color w:val="000000"/>
                  <w:rPrChange w:id="7451"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7452" w:author="Stefanie Lane" w:date="2022-06-23T15:14:00Z">
              <w:tcPr>
                <w:tcW w:w="960" w:type="dxa"/>
                <w:tcBorders>
                  <w:top w:val="nil"/>
                  <w:left w:val="nil"/>
                  <w:bottom w:val="nil"/>
                  <w:right w:val="nil"/>
                </w:tcBorders>
                <w:shd w:val="clear" w:color="auto" w:fill="auto"/>
                <w:noWrap/>
                <w:vAlign w:val="bottom"/>
                <w:hideMark/>
              </w:tcPr>
            </w:tcPrChange>
          </w:tcPr>
          <w:p w14:paraId="666C2630" w14:textId="77777777" w:rsidR="00EB4CE1" w:rsidRPr="00EB4CE1" w:rsidRDefault="00EB4CE1" w:rsidP="00EB4CE1">
            <w:pPr>
              <w:spacing w:after="0" w:line="240" w:lineRule="auto"/>
              <w:jc w:val="center"/>
              <w:rPr>
                <w:ins w:id="7453" w:author="Stefanie Lane" w:date="2022-06-23T15:12:00Z"/>
                <w:rFonts w:ascii="Calibri" w:eastAsia="Times New Roman" w:hAnsi="Calibri" w:cs="Calibri"/>
                <w:color w:val="000000"/>
                <w:rPrChange w:id="7454" w:author="Stefanie Lane" w:date="2022-06-23T15:12:00Z">
                  <w:rPr>
                    <w:ins w:id="7455" w:author="Stefanie Lane" w:date="2022-06-23T15:12:00Z"/>
                  </w:rPr>
                </w:rPrChange>
              </w:rPr>
              <w:pPrChange w:id="7456" w:author="Stefanie Lane" w:date="2022-06-23T15:12:00Z">
                <w:pPr>
                  <w:jc w:val="center"/>
                </w:pPr>
              </w:pPrChange>
            </w:pPr>
            <w:ins w:id="7457" w:author="Stefanie Lane" w:date="2022-06-23T15:12:00Z">
              <w:r w:rsidRPr="00EB4CE1">
                <w:rPr>
                  <w:rFonts w:ascii="Calibri" w:eastAsia="Times New Roman" w:hAnsi="Calibri" w:cs="Calibri"/>
                  <w:color w:val="000000"/>
                  <w:rPrChange w:id="7458"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745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E01DE12" w14:textId="77777777" w:rsidR="00EB4CE1" w:rsidRPr="00EB4CE1" w:rsidRDefault="00EB4CE1" w:rsidP="00EB4CE1">
            <w:pPr>
              <w:spacing w:after="0" w:line="240" w:lineRule="auto"/>
              <w:jc w:val="center"/>
              <w:rPr>
                <w:ins w:id="7460" w:author="Stefanie Lane" w:date="2022-06-23T15:12:00Z"/>
                <w:rFonts w:ascii="Calibri" w:eastAsia="Times New Roman" w:hAnsi="Calibri" w:cs="Calibri"/>
                <w:color w:val="000000"/>
                <w:rPrChange w:id="7461" w:author="Stefanie Lane" w:date="2022-06-23T15:12:00Z">
                  <w:rPr>
                    <w:ins w:id="7462" w:author="Stefanie Lane" w:date="2022-06-23T15:12:00Z"/>
                  </w:rPr>
                </w:rPrChange>
              </w:rPr>
              <w:pPrChange w:id="7463" w:author="Stefanie Lane" w:date="2022-06-23T15:12:00Z">
                <w:pPr>
                  <w:jc w:val="center"/>
                </w:pPr>
              </w:pPrChange>
            </w:pPr>
            <w:ins w:id="7464" w:author="Stefanie Lane" w:date="2022-06-23T15:12:00Z">
              <w:r w:rsidRPr="00EB4CE1">
                <w:rPr>
                  <w:rFonts w:ascii="Calibri" w:eastAsia="Times New Roman" w:hAnsi="Calibri" w:cs="Calibri"/>
                  <w:color w:val="000000"/>
                  <w:rPrChange w:id="7465" w:author="Stefanie Lane" w:date="2022-06-23T15:12:00Z">
                    <w:rPr/>
                  </w:rPrChange>
                </w:rPr>
                <w:t>+</w:t>
              </w:r>
            </w:ins>
          </w:p>
        </w:tc>
      </w:tr>
      <w:tr w:rsidR="00EB4CE1" w:rsidRPr="00EB4CE1" w14:paraId="3F47B2C5" w14:textId="77777777" w:rsidTr="006F10B7">
        <w:trPr>
          <w:trHeight w:val="290"/>
          <w:ins w:id="7466" w:author="Stefanie Lane" w:date="2022-06-23T15:12:00Z"/>
          <w:trPrChange w:id="746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46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34509A0" w14:textId="77777777" w:rsidR="00EB4CE1" w:rsidRPr="00EB4CE1" w:rsidRDefault="00EB4CE1" w:rsidP="00EB4CE1">
            <w:pPr>
              <w:spacing w:after="0" w:line="240" w:lineRule="auto"/>
              <w:rPr>
                <w:ins w:id="7469" w:author="Stefanie Lane" w:date="2022-06-23T15:12:00Z"/>
                <w:rFonts w:ascii="Calibri" w:eastAsia="Times New Roman" w:hAnsi="Calibri" w:cs="Calibri"/>
                <w:color w:val="000000"/>
                <w:rPrChange w:id="7470" w:author="Stefanie Lane" w:date="2022-06-23T15:12:00Z">
                  <w:rPr>
                    <w:ins w:id="7471" w:author="Stefanie Lane" w:date="2022-06-23T15:12:00Z"/>
                  </w:rPr>
                </w:rPrChange>
              </w:rPr>
              <w:pPrChange w:id="747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47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A8EFEF6" w14:textId="77777777" w:rsidR="00EB4CE1" w:rsidRPr="00EB4CE1" w:rsidRDefault="00EB4CE1" w:rsidP="00EB4CE1">
            <w:pPr>
              <w:spacing w:after="0" w:line="240" w:lineRule="auto"/>
              <w:rPr>
                <w:ins w:id="7474" w:author="Stefanie Lane" w:date="2022-06-23T15:12:00Z"/>
                <w:rFonts w:ascii="Calibri" w:eastAsia="Times New Roman" w:hAnsi="Calibri" w:cs="Calibri"/>
                <w:color w:val="000000"/>
                <w:rPrChange w:id="7475" w:author="Stefanie Lane" w:date="2022-06-23T15:12:00Z">
                  <w:rPr>
                    <w:ins w:id="7476" w:author="Stefanie Lane" w:date="2022-06-23T15:12:00Z"/>
                  </w:rPr>
                </w:rPrChange>
              </w:rPr>
              <w:pPrChange w:id="747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47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AD81A47" w14:textId="77777777" w:rsidR="00EB4CE1" w:rsidRPr="00EB4CE1" w:rsidRDefault="00EB4CE1" w:rsidP="00EB4CE1">
            <w:pPr>
              <w:spacing w:after="0" w:line="240" w:lineRule="auto"/>
              <w:rPr>
                <w:ins w:id="7479" w:author="Stefanie Lane" w:date="2022-06-23T15:12:00Z"/>
                <w:rFonts w:ascii="Calibri" w:eastAsia="Times New Roman" w:hAnsi="Calibri" w:cs="Calibri"/>
                <w:i/>
                <w:iCs/>
                <w:color w:val="000000"/>
                <w:rPrChange w:id="7480" w:author="Stefanie Lane" w:date="2022-06-23T15:12:00Z">
                  <w:rPr>
                    <w:ins w:id="7481" w:author="Stefanie Lane" w:date="2022-06-23T15:12:00Z"/>
                  </w:rPr>
                </w:rPrChange>
              </w:rPr>
              <w:pPrChange w:id="7482" w:author="Stefanie Lane" w:date="2022-06-23T15:12:00Z">
                <w:pPr/>
              </w:pPrChange>
            </w:pPr>
            <w:ins w:id="7483" w:author="Stefanie Lane" w:date="2022-06-23T15:12:00Z">
              <w:r w:rsidRPr="00EB4CE1">
                <w:rPr>
                  <w:rFonts w:ascii="Calibri" w:eastAsia="Times New Roman" w:hAnsi="Calibri" w:cs="Calibri"/>
                  <w:i/>
                  <w:iCs/>
                  <w:color w:val="000000"/>
                  <w:rPrChange w:id="7484" w:author="Stefanie Lane" w:date="2022-06-23T15:12:00Z">
                    <w:rPr/>
                  </w:rPrChange>
                </w:rPr>
                <w:t>Typha latifolia</w:t>
              </w:r>
            </w:ins>
          </w:p>
        </w:tc>
        <w:tc>
          <w:tcPr>
            <w:tcW w:w="869" w:type="dxa"/>
            <w:tcBorders>
              <w:top w:val="single" w:sz="4" w:space="0" w:color="auto"/>
              <w:left w:val="nil"/>
              <w:bottom w:val="single" w:sz="4" w:space="0" w:color="auto"/>
              <w:right w:val="nil"/>
            </w:tcBorders>
            <w:shd w:val="clear" w:color="auto" w:fill="auto"/>
            <w:noWrap/>
            <w:vAlign w:val="bottom"/>
            <w:hideMark/>
            <w:tcPrChange w:id="748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74F9C0" w14:textId="77777777" w:rsidR="00EB4CE1" w:rsidRPr="00EB4CE1" w:rsidRDefault="00EB4CE1" w:rsidP="00EB4CE1">
            <w:pPr>
              <w:spacing w:after="0" w:line="240" w:lineRule="auto"/>
              <w:jc w:val="center"/>
              <w:rPr>
                <w:ins w:id="7486" w:author="Stefanie Lane" w:date="2022-06-23T15:12:00Z"/>
                <w:rFonts w:ascii="Calibri" w:eastAsia="Times New Roman" w:hAnsi="Calibri" w:cs="Calibri"/>
                <w:color w:val="000000"/>
                <w:rPrChange w:id="7487" w:author="Stefanie Lane" w:date="2022-06-23T15:12:00Z">
                  <w:rPr>
                    <w:ins w:id="7488" w:author="Stefanie Lane" w:date="2022-06-23T15:12:00Z"/>
                  </w:rPr>
                </w:rPrChange>
              </w:rPr>
              <w:pPrChange w:id="7489" w:author="Stefanie Lane" w:date="2022-06-23T15:12:00Z">
                <w:pPr>
                  <w:jc w:val="center"/>
                </w:pPr>
              </w:pPrChange>
            </w:pPr>
            <w:ins w:id="7490" w:author="Stefanie Lane" w:date="2022-06-23T15:12:00Z">
              <w:r w:rsidRPr="00EB4CE1">
                <w:rPr>
                  <w:rFonts w:ascii="Calibri" w:eastAsia="Times New Roman" w:hAnsi="Calibri" w:cs="Calibri"/>
                  <w:color w:val="000000"/>
                  <w:rPrChange w:id="7491"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49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59DFA11" w14:textId="77777777" w:rsidR="00EB4CE1" w:rsidRPr="00EB4CE1" w:rsidRDefault="00EB4CE1" w:rsidP="00EB4CE1">
            <w:pPr>
              <w:spacing w:after="0" w:line="240" w:lineRule="auto"/>
              <w:jc w:val="center"/>
              <w:rPr>
                <w:ins w:id="7493" w:author="Stefanie Lane" w:date="2022-06-23T15:12:00Z"/>
                <w:rFonts w:ascii="Calibri" w:eastAsia="Times New Roman" w:hAnsi="Calibri" w:cs="Calibri"/>
                <w:color w:val="000000"/>
                <w:rPrChange w:id="7494" w:author="Stefanie Lane" w:date="2022-06-23T15:12:00Z">
                  <w:rPr>
                    <w:ins w:id="7495" w:author="Stefanie Lane" w:date="2022-06-23T15:12:00Z"/>
                  </w:rPr>
                </w:rPrChange>
              </w:rPr>
              <w:pPrChange w:id="7496" w:author="Stefanie Lane" w:date="2022-06-23T15:12:00Z">
                <w:pPr>
                  <w:jc w:val="center"/>
                </w:pPr>
              </w:pPrChange>
            </w:pPr>
            <w:ins w:id="7497" w:author="Stefanie Lane" w:date="2022-06-23T15:12:00Z">
              <w:r w:rsidRPr="00EB4CE1">
                <w:rPr>
                  <w:rFonts w:ascii="Calibri" w:eastAsia="Times New Roman" w:hAnsi="Calibri" w:cs="Calibri"/>
                  <w:color w:val="000000"/>
                  <w:rPrChange w:id="7498" w:author="Stefanie Lane" w:date="2022-06-23T15:12:00Z">
                    <w:rPr/>
                  </w:rPrChange>
                </w:rPr>
                <w:t>0.28</w:t>
              </w:r>
            </w:ins>
          </w:p>
        </w:tc>
        <w:tc>
          <w:tcPr>
            <w:tcW w:w="810" w:type="dxa"/>
            <w:tcBorders>
              <w:top w:val="single" w:sz="4" w:space="0" w:color="auto"/>
              <w:left w:val="nil"/>
              <w:bottom w:val="single" w:sz="4" w:space="0" w:color="auto"/>
              <w:right w:val="nil"/>
            </w:tcBorders>
            <w:shd w:val="clear" w:color="auto" w:fill="auto"/>
            <w:noWrap/>
            <w:vAlign w:val="bottom"/>
            <w:hideMark/>
            <w:tcPrChange w:id="74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8F244E" w14:textId="77777777" w:rsidR="00EB4CE1" w:rsidRPr="00EB4CE1" w:rsidRDefault="00EB4CE1" w:rsidP="00EB4CE1">
            <w:pPr>
              <w:spacing w:after="0" w:line="240" w:lineRule="auto"/>
              <w:jc w:val="center"/>
              <w:rPr>
                <w:ins w:id="7500" w:author="Stefanie Lane" w:date="2022-06-23T15:12:00Z"/>
                <w:rFonts w:ascii="Calibri" w:eastAsia="Times New Roman" w:hAnsi="Calibri" w:cs="Calibri"/>
                <w:color w:val="000000"/>
                <w:rPrChange w:id="7501" w:author="Stefanie Lane" w:date="2022-06-23T15:12:00Z">
                  <w:rPr>
                    <w:ins w:id="7502" w:author="Stefanie Lane" w:date="2022-06-23T15:12:00Z"/>
                  </w:rPr>
                </w:rPrChange>
              </w:rPr>
              <w:pPrChange w:id="7503" w:author="Stefanie Lane" w:date="2022-06-23T15:12:00Z">
                <w:pPr>
                  <w:jc w:val="center"/>
                </w:pPr>
              </w:pPrChange>
            </w:pPr>
            <w:ins w:id="7504" w:author="Stefanie Lane" w:date="2022-06-23T15:12:00Z">
              <w:r w:rsidRPr="00EB4CE1">
                <w:rPr>
                  <w:rFonts w:ascii="Calibri" w:eastAsia="Times New Roman" w:hAnsi="Calibri" w:cs="Calibri"/>
                  <w:color w:val="000000"/>
                  <w:rPrChange w:id="7505" w:author="Stefanie Lane" w:date="2022-06-23T15:12:00Z">
                    <w:rPr/>
                  </w:rPrChange>
                </w:rPr>
                <w:t>0.25</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50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70C523" w14:textId="77777777" w:rsidR="00EB4CE1" w:rsidRPr="00EB4CE1" w:rsidRDefault="00EB4CE1" w:rsidP="00EB4CE1">
            <w:pPr>
              <w:spacing w:after="0" w:line="240" w:lineRule="auto"/>
              <w:jc w:val="center"/>
              <w:rPr>
                <w:ins w:id="7507" w:author="Stefanie Lane" w:date="2022-06-23T15:12:00Z"/>
                <w:rFonts w:ascii="Calibri" w:eastAsia="Times New Roman" w:hAnsi="Calibri" w:cs="Calibri"/>
                <w:color w:val="000000"/>
                <w:rPrChange w:id="7508" w:author="Stefanie Lane" w:date="2022-06-23T15:12:00Z">
                  <w:rPr>
                    <w:ins w:id="7509" w:author="Stefanie Lane" w:date="2022-06-23T15:12:00Z"/>
                  </w:rPr>
                </w:rPrChange>
              </w:rPr>
              <w:pPrChange w:id="7510" w:author="Stefanie Lane" w:date="2022-06-23T15:12:00Z">
                <w:pPr>
                  <w:jc w:val="center"/>
                </w:pPr>
              </w:pPrChange>
            </w:pPr>
            <w:ins w:id="7511" w:author="Stefanie Lane" w:date="2022-06-23T15:12:00Z">
              <w:r w:rsidRPr="00EB4CE1">
                <w:rPr>
                  <w:rFonts w:ascii="Calibri" w:eastAsia="Times New Roman" w:hAnsi="Calibri" w:cs="Calibri"/>
                  <w:color w:val="000000"/>
                  <w:rPrChange w:id="7512" w:author="Stefanie Lane" w:date="2022-06-23T15:12:00Z">
                    <w:rPr/>
                  </w:rPrChange>
                </w:rPr>
                <w:t>+</w:t>
              </w:r>
            </w:ins>
          </w:p>
        </w:tc>
      </w:tr>
      <w:tr w:rsidR="00EB4CE1" w:rsidRPr="00EB4CE1" w14:paraId="0A2C9FF1" w14:textId="77777777" w:rsidTr="006F10B7">
        <w:trPr>
          <w:trHeight w:val="290"/>
          <w:ins w:id="7513" w:author="Stefanie Lane" w:date="2022-06-23T15:12:00Z"/>
          <w:trPrChange w:id="751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51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CA20E5A" w14:textId="77777777" w:rsidR="00EB4CE1" w:rsidRPr="00EB4CE1" w:rsidRDefault="00EB4CE1" w:rsidP="00EB4CE1">
            <w:pPr>
              <w:spacing w:after="0" w:line="240" w:lineRule="auto"/>
              <w:rPr>
                <w:ins w:id="7516" w:author="Stefanie Lane" w:date="2022-06-23T15:12:00Z"/>
                <w:rFonts w:ascii="Calibri" w:eastAsia="Times New Roman" w:hAnsi="Calibri" w:cs="Calibri"/>
                <w:color w:val="000000"/>
                <w:rPrChange w:id="7517" w:author="Stefanie Lane" w:date="2022-06-23T15:12:00Z">
                  <w:rPr>
                    <w:ins w:id="7518" w:author="Stefanie Lane" w:date="2022-06-23T15:12:00Z"/>
                  </w:rPr>
                </w:rPrChange>
              </w:rPr>
              <w:pPrChange w:id="751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52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00D63EB" w14:textId="77777777" w:rsidR="00EB4CE1" w:rsidRPr="00EB4CE1" w:rsidRDefault="00EB4CE1" w:rsidP="00EB4CE1">
            <w:pPr>
              <w:spacing w:after="0" w:line="240" w:lineRule="auto"/>
              <w:rPr>
                <w:ins w:id="7521" w:author="Stefanie Lane" w:date="2022-06-23T15:12:00Z"/>
                <w:rFonts w:ascii="Calibri" w:eastAsia="Times New Roman" w:hAnsi="Calibri" w:cs="Calibri"/>
                <w:color w:val="000000"/>
                <w:rPrChange w:id="7522" w:author="Stefanie Lane" w:date="2022-06-23T15:12:00Z">
                  <w:rPr>
                    <w:ins w:id="7523" w:author="Stefanie Lane" w:date="2022-06-23T15:12:00Z"/>
                  </w:rPr>
                </w:rPrChange>
              </w:rPr>
              <w:pPrChange w:id="7524" w:author="Stefanie Lane" w:date="2022-06-23T15:12:00Z">
                <w:pPr/>
              </w:pPrChange>
            </w:pPr>
          </w:p>
        </w:tc>
        <w:tc>
          <w:tcPr>
            <w:tcW w:w="3320" w:type="dxa"/>
            <w:tcBorders>
              <w:top w:val="nil"/>
              <w:left w:val="nil"/>
              <w:bottom w:val="nil"/>
              <w:right w:val="nil"/>
            </w:tcBorders>
            <w:shd w:val="clear" w:color="auto" w:fill="auto"/>
            <w:noWrap/>
            <w:vAlign w:val="bottom"/>
            <w:hideMark/>
            <w:tcPrChange w:id="7525" w:author="Stefanie Lane" w:date="2022-06-23T15:14:00Z">
              <w:tcPr>
                <w:tcW w:w="3320" w:type="dxa"/>
                <w:tcBorders>
                  <w:top w:val="nil"/>
                  <w:left w:val="nil"/>
                  <w:bottom w:val="nil"/>
                  <w:right w:val="nil"/>
                </w:tcBorders>
                <w:shd w:val="clear" w:color="auto" w:fill="auto"/>
                <w:noWrap/>
                <w:vAlign w:val="bottom"/>
                <w:hideMark/>
              </w:tcPr>
            </w:tcPrChange>
          </w:tcPr>
          <w:p w14:paraId="0CBF0451" w14:textId="77777777" w:rsidR="00EB4CE1" w:rsidRPr="00EB4CE1" w:rsidRDefault="00EB4CE1" w:rsidP="00EB4CE1">
            <w:pPr>
              <w:spacing w:after="0" w:line="240" w:lineRule="auto"/>
              <w:rPr>
                <w:ins w:id="7526" w:author="Stefanie Lane" w:date="2022-06-23T15:12:00Z"/>
                <w:rFonts w:ascii="Calibri" w:eastAsia="Times New Roman" w:hAnsi="Calibri" w:cs="Calibri"/>
                <w:i/>
                <w:iCs/>
                <w:color w:val="000000"/>
                <w:rPrChange w:id="7527" w:author="Stefanie Lane" w:date="2022-06-23T15:12:00Z">
                  <w:rPr>
                    <w:ins w:id="7528" w:author="Stefanie Lane" w:date="2022-06-23T15:12:00Z"/>
                  </w:rPr>
                </w:rPrChange>
              </w:rPr>
              <w:pPrChange w:id="7529" w:author="Stefanie Lane" w:date="2022-06-23T15:12:00Z">
                <w:pPr/>
              </w:pPrChange>
            </w:pPr>
            <w:ins w:id="7530" w:author="Stefanie Lane" w:date="2022-06-23T15:12:00Z">
              <w:r w:rsidRPr="00EB4CE1">
                <w:rPr>
                  <w:rFonts w:ascii="Calibri" w:eastAsia="Times New Roman" w:hAnsi="Calibri" w:cs="Calibri"/>
                  <w:i/>
                  <w:iCs/>
                  <w:color w:val="000000"/>
                  <w:rPrChange w:id="7531" w:author="Stefanie Lane" w:date="2022-06-23T15:12:00Z">
                    <w:rPr/>
                  </w:rPrChange>
                </w:rPr>
                <w:t>Equisetum palustre</w:t>
              </w:r>
            </w:ins>
          </w:p>
        </w:tc>
        <w:tc>
          <w:tcPr>
            <w:tcW w:w="869" w:type="dxa"/>
            <w:tcBorders>
              <w:top w:val="nil"/>
              <w:left w:val="nil"/>
              <w:bottom w:val="nil"/>
              <w:right w:val="nil"/>
            </w:tcBorders>
            <w:shd w:val="clear" w:color="auto" w:fill="auto"/>
            <w:noWrap/>
            <w:vAlign w:val="bottom"/>
            <w:hideMark/>
            <w:tcPrChange w:id="7532" w:author="Stefanie Lane" w:date="2022-06-23T15:14:00Z">
              <w:tcPr>
                <w:tcW w:w="960" w:type="dxa"/>
                <w:tcBorders>
                  <w:top w:val="nil"/>
                  <w:left w:val="nil"/>
                  <w:bottom w:val="nil"/>
                  <w:right w:val="nil"/>
                </w:tcBorders>
                <w:shd w:val="clear" w:color="auto" w:fill="auto"/>
                <w:noWrap/>
                <w:vAlign w:val="bottom"/>
                <w:hideMark/>
              </w:tcPr>
            </w:tcPrChange>
          </w:tcPr>
          <w:p w14:paraId="17155804" w14:textId="77777777" w:rsidR="00EB4CE1" w:rsidRPr="00EB4CE1" w:rsidRDefault="00EB4CE1" w:rsidP="00EB4CE1">
            <w:pPr>
              <w:spacing w:after="0" w:line="240" w:lineRule="auto"/>
              <w:jc w:val="center"/>
              <w:rPr>
                <w:ins w:id="7533" w:author="Stefanie Lane" w:date="2022-06-23T15:12:00Z"/>
                <w:rFonts w:ascii="Calibri" w:eastAsia="Times New Roman" w:hAnsi="Calibri" w:cs="Calibri"/>
                <w:color w:val="000000"/>
                <w:rPrChange w:id="7534" w:author="Stefanie Lane" w:date="2022-06-23T15:12:00Z">
                  <w:rPr>
                    <w:ins w:id="7535" w:author="Stefanie Lane" w:date="2022-06-23T15:12:00Z"/>
                  </w:rPr>
                </w:rPrChange>
              </w:rPr>
              <w:pPrChange w:id="7536" w:author="Stefanie Lane" w:date="2022-06-23T15:12:00Z">
                <w:pPr>
                  <w:jc w:val="center"/>
                </w:pPr>
              </w:pPrChange>
            </w:pPr>
            <w:ins w:id="7537" w:author="Stefanie Lane" w:date="2022-06-23T15:12:00Z">
              <w:r w:rsidRPr="00EB4CE1">
                <w:rPr>
                  <w:rFonts w:ascii="Calibri" w:eastAsia="Times New Roman" w:hAnsi="Calibri" w:cs="Calibri"/>
                  <w:color w:val="000000"/>
                  <w:rPrChange w:id="7538"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539" w:author="Stefanie Lane" w:date="2022-06-23T15:14:00Z">
              <w:tcPr>
                <w:tcW w:w="960" w:type="dxa"/>
                <w:tcBorders>
                  <w:top w:val="nil"/>
                  <w:left w:val="nil"/>
                  <w:bottom w:val="nil"/>
                  <w:right w:val="nil"/>
                </w:tcBorders>
                <w:shd w:val="clear" w:color="auto" w:fill="auto"/>
                <w:noWrap/>
                <w:vAlign w:val="bottom"/>
                <w:hideMark/>
              </w:tcPr>
            </w:tcPrChange>
          </w:tcPr>
          <w:p w14:paraId="28DE5AF6" w14:textId="77777777" w:rsidR="00EB4CE1" w:rsidRPr="00EB4CE1" w:rsidRDefault="00EB4CE1" w:rsidP="00EB4CE1">
            <w:pPr>
              <w:spacing w:after="0" w:line="240" w:lineRule="auto"/>
              <w:jc w:val="center"/>
              <w:rPr>
                <w:ins w:id="7540" w:author="Stefanie Lane" w:date="2022-06-23T15:12:00Z"/>
                <w:rFonts w:ascii="Calibri" w:eastAsia="Times New Roman" w:hAnsi="Calibri" w:cs="Calibri"/>
                <w:color w:val="000000"/>
                <w:rPrChange w:id="7541" w:author="Stefanie Lane" w:date="2022-06-23T15:12:00Z">
                  <w:rPr>
                    <w:ins w:id="7542" w:author="Stefanie Lane" w:date="2022-06-23T15:12:00Z"/>
                  </w:rPr>
                </w:rPrChange>
              </w:rPr>
              <w:pPrChange w:id="7543" w:author="Stefanie Lane" w:date="2022-06-23T15:12:00Z">
                <w:pPr>
                  <w:jc w:val="center"/>
                </w:pPr>
              </w:pPrChange>
            </w:pPr>
            <w:ins w:id="7544" w:author="Stefanie Lane" w:date="2022-06-23T15:12:00Z">
              <w:r w:rsidRPr="00EB4CE1">
                <w:rPr>
                  <w:rFonts w:ascii="Calibri" w:eastAsia="Times New Roman" w:hAnsi="Calibri" w:cs="Calibri"/>
                  <w:color w:val="000000"/>
                  <w:rPrChange w:id="7545" w:author="Stefanie Lane" w:date="2022-06-23T15:12:00Z">
                    <w:rPr/>
                  </w:rPrChange>
                </w:rPr>
                <w:t>0.11</w:t>
              </w:r>
            </w:ins>
          </w:p>
        </w:tc>
        <w:tc>
          <w:tcPr>
            <w:tcW w:w="810" w:type="dxa"/>
            <w:tcBorders>
              <w:top w:val="nil"/>
              <w:left w:val="nil"/>
              <w:bottom w:val="nil"/>
              <w:right w:val="nil"/>
            </w:tcBorders>
            <w:shd w:val="clear" w:color="auto" w:fill="auto"/>
            <w:noWrap/>
            <w:vAlign w:val="bottom"/>
            <w:hideMark/>
            <w:tcPrChange w:id="7546" w:author="Stefanie Lane" w:date="2022-06-23T15:14:00Z">
              <w:tcPr>
                <w:tcW w:w="960" w:type="dxa"/>
                <w:tcBorders>
                  <w:top w:val="nil"/>
                  <w:left w:val="nil"/>
                  <w:bottom w:val="nil"/>
                  <w:right w:val="nil"/>
                </w:tcBorders>
                <w:shd w:val="clear" w:color="auto" w:fill="auto"/>
                <w:noWrap/>
                <w:vAlign w:val="bottom"/>
                <w:hideMark/>
              </w:tcPr>
            </w:tcPrChange>
          </w:tcPr>
          <w:p w14:paraId="75544A1C" w14:textId="77777777" w:rsidR="00EB4CE1" w:rsidRPr="00EB4CE1" w:rsidRDefault="00EB4CE1" w:rsidP="00EB4CE1">
            <w:pPr>
              <w:spacing w:after="0" w:line="240" w:lineRule="auto"/>
              <w:jc w:val="center"/>
              <w:rPr>
                <w:ins w:id="7547" w:author="Stefanie Lane" w:date="2022-06-23T15:12:00Z"/>
                <w:rFonts w:ascii="Calibri" w:eastAsia="Times New Roman" w:hAnsi="Calibri" w:cs="Calibri"/>
                <w:color w:val="000000"/>
                <w:rPrChange w:id="7548" w:author="Stefanie Lane" w:date="2022-06-23T15:12:00Z">
                  <w:rPr>
                    <w:ins w:id="7549" w:author="Stefanie Lane" w:date="2022-06-23T15:12:00Z"/>
                  </w:rPr>
                </w:rPrChange>
              </w:rPr>
              <w:pPrChange w:id="7550" w:author="Stefanie Lane" w:date="2022-06-23T15:12:00Z">
                <w:pPr>
                  <w:jc w:val="center"/>
                </w:pPr>
              </w:pPrChange>
            </w:pPr>
            <w:ins w:id="7551" w:author="Stefanie Lane" w:date="2022-06-23T15:12:00Z">
              <w:r w:rsidRPr="00EB4CE1">
                <w:rPr>
                  <w:rFonts w:ascii="Calibri" w:eastAsia="Times New Roman" w:hAnsi="Calibri" w:cs="Calibri"/>
                  <w:color w:val="000000"/>
                  <w:rPrChange w:id="7552"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755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DABFD99" w14:textId="77777777" w:rsidR="00EB4CE1" w:rsidRPr="00EB4CE1" w:rsidRDefault="00EB4CE1" w:rsidP="00EB4CE1">
            <w:pPr>
              <w:spacing w:after="0" w:line="240" w:lineRule="auto"/>
              <w:jc w:val="center"/>
              <w:rPr>
                <w:ins w:id="7554" w:author="Stefanie Lane" w:date="2022-06-23T15:12:00Z"/>
                <w:rFonts w:ascii="Calibri" w:eastAsia="Times New Roman" w:hAnsi="Calibri" w:cs="Calibri"/>
                <w:color w:val="000000"/>
                <w:rPrChange w:id="7555" w:author="Stefanie Lane" w:date="2022-06-23T15:12:00Z">
                  <w:rPr>
                    <w:ins w:id="7556" w:author="Stefanie Lane" w:date="2022-06-23T15:12:00Z"/>
                  </w:rPr>
                </w:rPrChange>
              </w:rPr>
              <w:pPrChange w:id="7557" w:author="Stefanie Lane" w:date="2022-06-23T15:12:00Z">
                <w:pPr>
                  <w:jc w:val="center"/>
                </w:pPr>
              </w:pPrChange>
            </w:pPr>
            <w:ins w:id="7558" w:author="Stefanie Lane" w:date="2022-06-23T15:12:00Z">
              <w:r w:rsidRPr="00EB4CE1">
                <w:rPr>
                  <w:rFonts w:ascii="Calibri" w:eastAsia="Times New Roman" w:hAnsi="Calibri" w:cs="Calibri"/>
                  <w:color w:val="000000"/>
                  <w:rPrChange w:id="7559" w:author="Stefanie Lane" w:date="2022-06-23T15:12:00Z">
                    <w:rPr/>
                  </w:rPrChange>
                </w:rPr>
                <w:t>NA</w:t>
              </w:r>
            </w:ins>
          </w:p>
        </w:tc>
      </w:tr>
      <w:tr w:rsidR="00EB4CE1" w:rsidRPr="00EB4CE1" w14:paraId="4B1D9FCE" w14:textId="77777777" w:rsidTr="006F10B7">
        <w:trPr>
          <w:trHeight w:val="290"/>
          <w:ins w:id="7560" w:author="Stefanie Lane" w:date="2022-06-23T15:12:00Z"/>
          <w:trPrChange w:id="756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56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D008D5B" w14:textId="77777777" w:rsidR="00EB4CE1" w:rsidRPr="00EB4CE1" w:rsidRDefault="00EB4CE1" w:rsidP="00EB4CE1">
            <w:pPr>
              <w:spacing w:after="0" w:line="240" w:lineRule="auto"/>
              <w:rPr>
                <w:ins w:id="7563" w:author="Stefanie Lane" w:date="2022-06-23T15:12:00Z"/>
                <w:rFonts w:ascii="Calibri" w:eastAsia="Times New Roman" w:hAnsi="Calibri" w:cs="Calibri"/>
                <w:color w:val="000000"/>
                <w:rPrChange w:id="7564" w:author="Stefanie Lane" w:date="2022-06-23T15:12:00Z">
                  <w:rPr>
                    <w:ins w:id="7565" w:author="Stefanie Lane" w:date="2022-06-23T15:12:00Z"/>
                  </w:rPr>
                </w:rPrChange>
              </w:rPr>
              <w:pPrChange w:id="756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56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3BCDB9" w14:textId="77777777" w:rsidR="00EB4CE1" w:rsidRPr="00EB4CE1" w:rsidRDefault="00EB4CE1" w:rsidP="00EB4CE1">
            <w:pPr>
              <w:spacing w:after="0" w:line="240" w:lineRule="auto"/>
              <w:rPr>
                <w:ins w:id="7568" w:author="Stefanie Lane" w:date="2022-06-23T15:12:00Z"/>
                <w:rFonts w:ascii="Calibri" w:eastAsia="Times New Roman" w:hAnsi="Calibri" w:cs="Calibri"/>
                <w:color w:val="000000"/>
                <w:rPrChange w:id="7569" w:author="Stefanie Lane" w:date="2022-06-23T15:12:00Z">
                  <w:rPr>
                    <w:ins w:id="7570" w:author="Stefanie Lane" w:date="2022-06-23T15:12:00Z"/>
                  </w:rPr>
                </w:rPrChange>
              </w:rPr>
              <w:pPrChange w:id="757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57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650212E" w14:textId="77777777" w:rsidR="00EB4CE1" w:rsidRPr="00EB4CE1" w:rsidRDefault="00EB4CE1" w:rsidP="00EB4CE1">
            <w:pPr>
              <w:spacing w:after="0" w:line="240" w:lineRule="auto"/>
              <w:rPr>
                <w:ins w:id="7573" w:author="Stefanie Lane" w:date="2022-06-23T15:12:00Z"/>
                <w:rFonts w:ascii="Calibri" w:eastAsia="Times New Roman" w:hAnsi="Calibri" w:cs="Calibri"/>
                <w:i/>
                <w:iCs/>
                <w:color w:val="000000"/>
                <w:rPrChange w:id="7574" w:author="Stefanie Lane" w:date="2022-06-23T15:12:00Z">
                  <w:rPr>
                    <w:ins w:id="7575" w:author="Stefanie Lane" w:date="2022-06-23T15:12:00Z"/>
                  </w:rPr>
                </w:rPrChange>
              </w:rPr>
              <w:pPrChange w:id="7576" w:author="Stefanie Lane" w:date="2022-06-23T15:12:00Z">
                <w:pPr/>
              </w:pPrChange>
            </w:pPr>
            <w:ins w:id="7577" w:author="Stefanie Lane" w:date="2022-06-23T15:12:00Z">
              <w:r w:rsidRPr="00EB4CE1">
                <w:rPr>
                  <w:rFonts w:ascii="Calibri" w:eastAsia="Times New Roman" w:hAnsi="Calibri" w:cs="Calibri"/>
                  <w:i/>
                  <w:iCs/>
                  <w:color w:val="000000"/>
                  <w:rPrChange w:id="7578" w:author="Stefanie Lane" w:date="2022-06-23T15:12:00Z">
                    <w:rPr/>
                  </w:rPrChange>
                </w:rPr>
                <w:t>Equisetum variegatum</w:t>
              </w:r>
            </w:ins>
          </w:p>
        </w:tc>
        <w:tc>
          <w:tcPr>
            <w:tcW w:w="869" w:type="dxa"/>
            <w:tcBorders>
              <w:top w:val="single" w:sz="4" w:space="0" w:color="auto"/>
              <w:left w:val="nil"/>
              <w:bottom w:val="single" w:sz="4" w:space="0" w:color="auto"/>
              <w:right w:val="nil"/>
            </w:tcBorders>
            <w:shd w:val="clear" w:color="auto" w:fill="auto"/>
            <w:noWrap/>
            <w:vAlign w:val="bottom"/>
            <w:hideMark/>
            <w:tcPrChange w:id="75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B159590" w14:textId="77777777" w:rsidR="00EB4CE1" w:rsidRPr="00EB4CE1" w:rsidRDefault="00EB4CE1" w:rsidP="00EB4CE1">
            <w:pPr>
              <w:spacing w:after="0" w:line="240" w:lineRule="auto"/>
              <w:jc w:val="center"/>
              <w:rPr>
                <w:ins w:id="7580" w:author="Stefanie Lane" w:date="2022-06-23T15:12:00Z"/>
                <w:rFonts w:ascii="Calibri" w:eastAsia="Times New Roman" w:hAnsi="Calibri" w:cs="Calibri"/>
                <w:color w:val="000000"/>
                <w:rPrChange w:id="7581" w:author="Stefanie Lane" w:date="2022-06-23T15:12:00Z">
                  <w:rPr>
                    <w:ins w:id="7582" w:author="Stefanie Lane" w:date="2022-06-23T15:12:00Z"/>
                  </w:rPr>
                </w:rPrChange>
              </w:rPr>
              <w:pPrChange w:id="7583" w:author="Stefanie Lane" w:date="2022-06-23T15:12:00Z">
                <w:pPr>
                  <w:jc w:val="center"/>
                </w:pPr>
              </w:pPrChange>
            </w:pPr>
            <w:ins w:id="7584" w:author="Stefanie Lane" w:date="2022-06-23T15:12:00Z">
              <w:r w:rsidRPr="00EB4CE1">
                <w:rPr>
                  <w:rFonts w:ascii="Calibri" w:eastAsia="Times New Roman" w:hAnsi="Calibri" w:cs="Calibri"/>
                  <w:color w:val="000000"/>
                  <w:rPrChange w:id="758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58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6178377" w14:textId="77777777" w:rsidR="00EB4CE1" w:rsidRPr="00EB4CE1" w:rsidRDefault="00EB4CE1" w:rsidP="00EB4CE1">
            <w:pPr>
              <w:spacing w:after="0" w:line="240" w:lineRule="auto"/>
              <w:jc w:val="center"/>
              <w:rPr>
                <w:ins w:id="7587" w:author="Stefanie Lane" w:date="2022-06-23T15:12:00Z"/>
                <w:rFonts w:ascii="Calibri" w:eastAsia="Times New Roman" w:hAnsi="Calibri" w:cs="Calibri"/>
                <w:color w:val="000000"/>
                <w:rPrChange w:id="7588" w:author="Stefanie Lane" w:date="2022-06-23T15:12:00Z">
                  <w:rPr>
                    <w:ins w:id="7589" w:author="Stefanie Lane" w:date="2022-06-23T15:12:00Z"/>
                  </w:rPr>
                </w:rPrChange>
              </w:rPr>
              <w:pPrChange w:id="7590" w:author="Stefanie Lane" w:date="2022-06-23T15:12:00Z">
                <w:pPr>
                  <w:jc w:val="center"/>
                </w:pPr>
              </w:pPrChange>
            </w:pPr>
            <w:ins w:id="7591" w:author="Stefanie Lane" w:date="2022-06-23T15:12:00Z">
              <w:r w:rsidRPr="00EB4CE1">
                <w:rPr>
                  <w:rFonts w:ascii="Calibri" w:eastAsia="Times New Roman" w:hAnsi="Calibri" w:cs="Calibri"/>
                  <w:color w:val="000000"/>
                  <w:rPrChange w:id="7592" w:author="Stefanie Lane" w:date="2022-06-23T15:12:00Z">
                    <w:rPr/>
                  </w:rPrChange>
                </w:rPr>
                <w:t>0.11</w:t>
              </w:r>
            </w:ins>
          </w:p>
        </w:tc>
        <w:tc>
          <w:tcPr>
            <w:tcW w:w="810" w:type="dxa"/>
            <w:tcBorders>
              <w:top w:val="single" w:sz="4" w:space="0" w:color="auto"/>
              <w:left w:val="nil"/>
              <w:bottom w:val="single" w:sz="4" w:space="0" w:color="auto"/>
              <w:right w:val="nil"/>
            </w:tcBorders>
            <w:shd w:val="clear" w:color="auto" w:fill="auto"/>
            <w:noWrap/>
            <w:vAlign w:val="bottom"/>
            <w:hideMark/>
            <w:tcPrChange w:id="75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1B3103" w14:textId="77777777" w:rsidR="00EB4CE1" w:rsidRPr="00EB4CE1" w:rsidRDefault="00EB4CE1" w:rsidP="00EB4CE1">
            <w:pPr>
              <w:spacing w:after="0" w:line="240" w:lineRule="auto"/>
              <w:jc w:val="center"/>
              <w:rPr>
                <w:ins w:id="7594" w:author="Stefanie Lane" w:date="2022-06-23T15:12:00Z"/>
                <w:rFonts w:ascii="Calibri" w:eastAsia="Times New Roman" w:hAnsi="Calibri" w:cs="Calibri"/>
                <w:color w:val="000000"/>
                <w:rPrChange w:id="7595" w:author="Stefanie Lane" w:date="2022-06-23T15:12:00Z">
                  <w:rPr>
                    <w:ins w:id="7596" w:author="Stefanie Lane" w:date="2022-06-23T15:12:00Z"/>
                  </w:rPr>
                </w:rPrChange>
              </w:rPr>
              <w:pPrChange w:id="7597" w:author="Stefanie Lane" w:date="2022-06-23T15:12:00Z">
                <w:pPr>
                  <w:jc w:val="center"/>
                </w:pPr>
              </w:pPrChange>
            </w:pPr>
            <w:ins w:id="7598" w:author="Stefanie Lane" w:date="2022-06-23T15:12:00Z">
              <w:r w:rsidRPr="00EB4CE1">
                <w:rPr>
                  <w:rFonts w:ascii="Calibri" w:eastAsia="Times New Roman" w:hAnsi="Calibri" w:cs="Calibri"/>
                  <w:color w:val="000000"/>
                  <w:rPrChange w:id="759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60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134368E" w14:textId="77777777" w:rsidR="00EB4CE1" w:rsidRPr="00EB4CE1" w:rsidRDefault="00EB4CE1" w:rsidP="00EB4CE1">
            <w:pPr>
              <w:spacing w:after="0" w:line="240" w:lineRule="auto"/>
              <w:jc w:val="center"/>
              <w:rPr>
                <w:ins w:id="7601" w:author="Stefanie Lane" w:date="2022-06-23T15:12:00Z"/>
                <w:rFonts w:ascii="Calibri" w:eastAsia="Times New Roman" w:hAnsi="Calibri" w:cs="Calibri"/>
                <w:color w:val="000000"/>
                <w:rPrChange w:id="7602" w:author="Stefanie Lane" w:date="2022-06-23T15:12:00Z">
                  <w:rPr>
                    <w:ins w:id="7603" w:author="Stefanie Lane" w:date="2022-06-23T15:12:00Z"/>
                  </w:rPr>
                </w:rPrChange>
              </w:rPr>
              <w:pPrChange w:id="7604" w:author="Stefanie Lane" w:date="2022-06-23T15:12:00Z">
                <w:pPr>
                  <w:jc w:val="center"/>
                </w:pPr>
              </w:pPrChange>
            </w:pPr>
            <w:ins w:id="7605" w:author="Stefanie Lane" w:date="2022-06-23T15:12:00Z">
              <w:r w:rsidRPr="00EB4CE1">
                <w:rPr>
                  <w:rFonts w:ascii="Calibri" w:eastAsia="Times New Roman" w:hAnsi="Calibri" w:cs="Calibri"/>
                  <w:color w:val="000000"/>
                  <w:rPrChange w:id="7606" w:author="Stefanie Lane" w:date="2022-06-23T15:12:00Z">
                    <w:rPr/>
                  </w:rPrChange>
                </w:rPr>
                <w:t>NA</w:t>
              </w:r>
            </w:ins>
          </w:p>
        </w:tc>
      </w:tr>
      <w:tr w:rsidR="00EB4CE1" w:rsidRPr="00EB4CE1" w14:paraId="581D488B" w14:textId="77777777" w:rsidTr="006F10B7">
        <w:trPr>
          <w:trHeight w:val="290"/>
          <w:ins w:id="7607" w:author="Stefanie Lane" w:date="2022-06-23T15:12:00Z"/>
          <w:trPrChange w:id="760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60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8880D9" w14:textId="77777777" w:rsidR="00EB4CE1" w:rsidRPr="00EB4CE1" w:rsidRDefault="00EB4CE1" w:rsidP="00EB4CE1">
            <w:pPr>
              <w:spacing w:after="0" w:line="240" w:lineRule="auto"/>
              <w:rPr>
                <w:ins w:id="7610" w:author="Stefanie Lane" w:date="2022-06-23T15:12:00Z"/>
                <w:rFonts w:ascii="Calibri" w:eastAsia="Times New Roman" w:hAnsi="Calibri" w:cs="Calibri"/>
                <w:color w:val="000000"/>
                <w:rPrChange w:id="7611" w:author="Stefanie Lane" w:date="2022-06-23T15:12:00Z">
                  <w:rPr>
                    <w:ins w:id="7612" w:author="Stefanie Lane" w:date="2022-06-23T15:12:00Z"/>
                  </w:rPr>
                </w:rPrChange>
              </w:rPr>
              <w:pPrChange w:id="761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61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1C3D00F" w14:textId="77777777" w:rsidR="00EB4CE1" w:rsidRPr="00EB4CE1" w:rsidRDefault="00EB4CE1" w:rsidP="00EB4CE1">
            <w:pPr>
              <w:spacing w:after="0" w:line="240" w:lineRule="auto"/>
              <w:rPr>
                <w:ins w:id="7615" w:author="Stefanie Lane" w:date="2022-06-23T15:12:00Z"/>
                <w:rFonts w:ascii="Calibri" w:eastAsia="Times New Roman" w:hAnsi="Calibri" w:cs="Calibri"/>
                <w:color w:val="000000"/>
                <w:rPrChange w:id="7616" w:author="Stefanie Lane" w:date="2022-06-23T15:12:00Z">
                  <w:rPr>
                    <w:ins w:id="7617" w:author="Stefanie Lane" w:date="2022-06-23T15:12:00Z"/>
                  </w:rPr>
                </w:rPrChange>
              </w:rPr>
              <w:pPrChange w:id="7618" w:author="Stefanie Lane" w:date="2022-06-23T15:12:00Z">
                <w:pPr/>
              </w:pPrChange>
            </w:pPr>
          </w:p>
        </w:tc>
        <w:tc>
          <w:tcPr>
            <w:tcW w:w="3320" w:type="dxa"/>
            <w:tcBorders>
              <w:top w:val="nil"/>
              <w:left w:val="nil"/>
              <w:bottom w:val="nil"/>
              <w:right w:val="nil"/>
            </w:tcBorders>
            <w:shd w:val="clear" w:color="auto" w:fill="auto"/>
            <w:noWrap/>
            <w:vAlign w:val="bottom"/>
            <w:hideMark/>
            <w:tcPrChange w:id="7619" w:author="Stefanie Lane" w:date="2022-06-23T15:14:00Z">
              <w:tcPr>
                <w:tcW w:w="3320" w:type="dxa"/>
                <w:tcBorders>
                  <w:top w:val="nil"/>
                  <w:left w:val="nil"/>
                  <w:bottom w:val="nil"/>
                  <w:right w:val="nil"/>
                </w:tcBorders>
                <w:shd w:val="clear" w:color="auto" w:fill="auto"/>
                <w:noWrap/>
                <w:vAlign w:val="bottom"/>
                <w:hideMark/>
              </w:tcPr>
            </w:tcPrChange>
          </w:tcPr>
          <w:p w14:paraId="0011B761" w14:textId="77777777" w:rsidR="00EB4CE1" w:rsidRPr="00EB4CE1" w:rsidRDefault="00EB4CE1" w:rsidP="00EB4CE1">
            <w:pPr>
              <w:spacing w:after="0" w:line="240" w:lineRule="auto"/>
              <w:rPr>
                <w:ins w:id="7620" w:author="Stefanie Lane" w:date="2022-06-23T15:12:00Z"/>
                <w:rFonts w:ascii="Calibri" w:eastAsia="Times New Roman" w:hAnsi="Calibri" w:cs="Calibri"/>
                <w:i/>
                <w:iCs/>
                <w:color w:val="000000"/>
                <w:rPrChange w:id="7621" w:author="Stefanie Lane" w:date="2022-06-23T15:12:00Z">
                  <w:rPr>
                    <w:ins w:id="7622" w:author="Stefanie Lane" w:date="2022-06-23T15:12:00Z"/>
                  </w:rPr>
                </w:rPrChange>
              </w:rPr>
              <w:pPrChange w:id="7623" w:author="Stefanie Lane" w:date="2022-06-23T15:12:00Z">
                <w:pPr/>
              </w:pPrChange>
            </w:pPr>
            <w:ins w:id="7624" w:author="Stefanie Lane" w:date="2022-06-23T15:12:00Z">
              <w:r w:rsidRPr="00EB4CE1">
                <w:rPr>
                  <w:rFonts w:ascii="Calibri" w:eastAsia="Times New Roman" w:hAnsi="Calibri" w:cs="Calibri"/>
                  <w:i/>
                  <w:iCs/>
                  <w:color w:val="000000"/>
                  <w:rPrChange w:id="7625" w:author="Stefanie Lane" w:date="2022-06-23T15:12:00Z">
                    <w:rPr/>
                  </w:rPrChange>
                </w:rPr>
                <w:t>Galium sp.</w:t>
              </w:r>
            </w:ins>
          </w:p>
        </w:tc>
        <w:tc>
          <w:tcPr>
            <w:tcW w:w="869" w:type="dxa"/>
            <w:tcBorders>
              <w:top w:val="nil"/>
              <w:left w:val="nil"/>
              <w:bottom w:val="nil"/>
              <w:right w:val="nil"/>
            </w:tcBorders>
            <w:shd w:val="clear" w:color="auto" w:fill="auto"/>
            <w:noWrap/>
            <w:vAlign w:val="bottom"/>
            <w:hideMark/>
            <w:tcPrChange w:id="7626" w:author="Stefanie Lane" w:date="2022-06-23T15:14:00Z">
              <w:tcPr>
                <w:tcW w:w="960" w:type="dxa"/>
                <w:tcBorders>
                  <w:top w:val="nil"/>
                  <w:left w:val="nil"/>
                  <w:bottom w:val="nil"/>
                  <w:right w:val="nil"/>
                </w:tcBorders>
                <w:shd w:val="clear" w:color="auto" w:fill="auto"/>
                <w:noWrap/>
                <w:vAlign w:val="bottom"/>
                <w:hideMark/>
              </w:tcPr>
            </w:tcPrChange>
          </w:tcPr>
          <w:p w14:paraId="42B4B551" w14:textId="77777777" w:rsidR="00EB4CE1" w:rsidRPr="00EB4CE1" w:rsidRDefault="00EB4CE1" w:rsidP="00EB4CE1">
            <w:pPr>
              <w:spacing w:after="0" w:line="240" w:lineRule="auto"/>
              <w:jc w:val="center"/>
              <w:rPr>
                <w:ins w:id="7627" w:author="Stefanie Lane" w:date="2022-06-23T15:12:00Z"/>
                <w:rFonts w:ascii="Calibri" w:eastAsia="Times New Roman" w:hAnsi="Calibri" w:cs="Calibri"/>
                <w:color w:val="000000"/>
                <w:rPrChange w:id="7628" w:author="Stefanie Lane" w:date="2022-06-23T15:12:00Z">
                  <w:rPr>
                    <w:ins w:id="7629" w:author="Stefanie Lane" w:date="2022-06-23T15:12:00Z"/>
                  </w:rPr>
                </w:rPrChange>
              </w:rPr>
              <w:pPrChange w:id="7630" w:author="Stefanie Lane" w:date="2022-06-23T15:12:00Z">
                <w:pPr>
                  <w:jc w:val="center"/>
                </w:pPr>
              </w:pPrChange>
            </w:pPr>
            <w:ins w:id="7631" w:author="Stefanie Lane" w:date="2022-06-23T15:12:00Z">
              <w:r w:rsidRPr="00EB4CE1">
                <w:rPr>
                  <w:rFonts w:ascii="Calibri" w:eastAsia="Times New Roman" w:hAnsi="Calibri" w:cs="Calibri"/>
                  <w:color w:val="000000"/>
                  <w:rPrChange w:id="7632"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7633" w:author="Stefanie Lane" w:date="2022-06-23T15:14:00Z">
              <w:tcPr>
                <w:tcW w:w="960" w:type="dxa"/>
                <w:tcBorders>
                  <w:top w:val="nil"/>
                  <w:left w:val="nil"/>
                  <w:bottom w:val="nil"/>
                  <w:right w:val="nil"/>
                </w:tcBorders>
                <w:shd w:val="clear" w:color="auto" w:fill="auto"/>
                <w:noWrap/>
                <w:vAlign w:val="bottom"/>
                <w:hideMark/>
              </w:tcPr>
            </w:tcPrChange>
          </w:tcPr>
          <w:p w14:paraId="299CBD4B" w14:textId="77777777" w:rsidR="00EB4CE1" w:rsidRPr="00EB4CE1" w:rsidRDefault="00EB4CE1" w:rsidP="00EB4CE1">
            <w:pPr>
              <w:spacing w:after="0" w:line="240" w:lineRule="auto"/>
              <w:jc w:val="center"/>
              <w:rPr>
                <w:ins w:id="7634" w:author="Stefanie Lane" w:date="2022-06-23T15:12:00Z"/>
                <w:rFonts w:ascii="Calibri" w:eastAsia="Times New Roman" w:hAnsi="Calibri" w:cs="Calibri"/>
                <w:color w:val="000000"/>
                <w:rPrChange w:id="7635" w:author="Stefanie Lane" w:date="2022-06-23T15:12:00Z">
                  <w:rPr>
                    <w:ins w:id="7636" w:author="Stefanie Lane" w:date="2022-06-23T15:12:00Z"/>
                  </w:rPr>
                </w:rPrChange>
              </w:rPr>
              <w:pPrChange w:id="7637" w:author="Stefanie Lane" w:date="2022-06-23T15:12:00Z">
                <w:pPr>
                  <w:jc w:val="center"/>
                </w:pPr>
              </w:pPrChange>
            </w:pPr>
            <w:ins w:id="7638" w:author="Stefanie Lane" w:date="2022-06-23T15:12:00Z">
              <w:r w:rsidRPr="00EB4CE1">
                <w:rPr>
                  <w:rFonts w:ascii="Calibri" w:eastAsia="Times New Roman" w:hAnsi="Calibri" w:cs="Calibri"/>
                  <w:color w:val="000000"/>
                  <w:rPrChange w:id="7639" w:author="Stefanie Lane" w:date="2022-06-23T15:12:00Z">
                    <w:rPr/>
                  </w:rPrChange>
                </w:rPr>
                <w:t>0.06</w:t>
              </w:r>
            </w:ins>
          </w:p>
        </w:tc>
        <w:tc>
          <w:tcPr>
            <w:tcW w:w="810" w:type="dxa"/>
            <w:tcBorders>
              <w:top w:val="nil"/>
              <w:left w:val="nil"/>
              <w:bottom w:val="nil"/>
              <w:right w:val="nil"/>
            </w:tcBorders>
            <w:shd w:val="clear" w:color="auto" w:fill="auto"/>
            <w:noWrap/>
            <w:vAlign w:val="bottom"/>
            <w:hideMark/>
            <w:tcPrChange w:id="7640" w:author="Stefanie Lane" w:date="2022-06-23T15:14:00Z">
              <w:tcPr>
                <w:tcW w:w="960" w:type="dxa"/>
                <w:tcBorders>
                  <w:top w:val="nil"/>
                  <w:left w:val="nil"/>
                  <w:bottom w:val="nil"/>
                  <w:right w:val="nil"/>
                </w:tcBorders>
                <w:shd w:val="clear" w:color="auto" w:fill="auto"/>
                <w:noWrap/>
                <w:vAlign w:val="bottom"/>
                <w:hideMark/>
              </w:tcPr>
            </w:tcPrChange>
          </w:tcPr>
          <w:p w14:paraId="7D16B7B1" w14:textId="77777777" w:rsidR="00EB4CE1" w:rsidRPr="00EB4CE1" w:rsidRDefault="00EB4CE1" w:rsidP="00EB4CE1">
            <w:pPr>
              <w:spacing w:after="0" w:line="240" w:lineRule="auto"/>
              <w:jc w:val="center"/>
              <w:rPr>
                <w:ins w:id="7641" w:author="Stefanie Lane" w:date="2022-06-23T15:12:00Z"/>
                <w:rFonts w:ascii="Calibri" w:eastAsia="Times New Roman" w:hAnsi="Calibri" w:cs="Calibri"/>
                <w:color w:val="000000"/>
                <w:rPrChange w:id="7642" w:author="Stefanie Lane" w:date="2022-06-23T15:12:00Z">
                  <w:rPr>
                    <w:ins w:id="7643" w:author="Stefanie Lane" w:date="2022-06-23T15:12:00Z"/>
                  </w:rPr>
                </w:rPrChange>
              </w:rPr>
              <w:pPrChange w:id="7644" w:author="Stefanie Lane" w:date="2022-06-23T15:12:00Z">
                <w:pPr>
                  <w:jc w:val="center"/>
                </w:pPr>
              </w:pPrChange>
            </w:pPr>
            <w:ins w:id="7645" w:author="Stefanie Lane" w:date="2022-06-23T15:12:00Z">
              <w:r w:rsidRPr="00EB4CE1">
                <w:rPr>
                  <w:rFonts w:ascii="Calibri" w:eastAsia="Times New Roman" w:hAnsi="Calibri" w:cs="Calibri"/>
                  <w:color w:val="000000"/>
                  <w:rPrChange w:id="7646"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764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B91EC25" w14:textId="77777777" w:rsidR="00EB4CE1" w:rsidRPr="00EB4CE1" w:rsidRDefault="00EB4CE1" w:rsidP="00EB4CE1">
            <w:pPr>
              <w:spacing w:after="0" w:line="240" w:lineRule="auto"/>
              <w:jc w:val="center"/>
              <w:rPr>
                <w:ins w:id="7648" w:author="Stefanie Lane" w:date="2022-06-23T15:12:00Z"/>
                <w:rFonts w:ascii="Calibri" w:eastAsia="Times New Roman" w:hAnsi="Calibri" w:cs="Calibri"/>
                <w:color w:val="000000"/>
                <w:rPrChange w:id="7649" w:author="Stefanie Lane" w:date="2022-06-23T15:12:00Z">
                  <w:rPr>
                    <w:ins w:id="7650" w:author="Stefanie Lane" w:date="2022-06-23T15:12:00Z"/>
                  </w:rPr>
                </w:rPrChange>
              </w:rPr>
              <w:pPrChange w:id="7651" w:author="Stefanie Lane" w:date="2022-06-23T15:12:00Z">
                <w:pPr>
                  <w:jc w:val="center"/>
                </w:pPr>
              </w:pPrChange>
            </w:pPr>
            <w:ins w:id="7652" w:author="Stefanie Lane" w:date="2022-06-23T15:12:00Z">
              <w:r w:rsidRPr="00EB4CE1">
                <w:rPr>
                  <w:rFonts w:ascii="Calibri" w:eastAsia="Times New Roman" w:hAnsi="Calibri" w:cs="Calibri"/>
                  <w:color w:val="000000"/>
                  <w:rPrChange w:id="7653" w:author="Stefanie Lane" w:date="2022-06-23T15:12:00Z">
                    <w:rPr/>
                  </w:rPrChange>
                </w:rPr>
                <w:t>NA</w:t>
              </w:r>
            </w:ins>
          </w:p>
        </w:tc>
      </w:tr>
      <w:tr w:rsidR="00EB4CE1" w:rsidRPr="00EB4CE1" w14:paraId="771CDADF" w14:textId="77777777" w:rsidTr="006F10B7">
        <w:trPr>
          <w:trHeight w:val="290"/>
          <w:ins w:id="7654" w:author="Stefanie Lane" w:date="2022-06-23T15:12:00Z"/>
          <w:trPrChange w:id="765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65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674D522" w14:textId="77777777" w:rsidR="00EB4CE1" w:rsidRPr="00EB4CE1" w:rsidRDefault="00EB4CE1" w:rsidP="00EB4CE1">
            <w:pPr>
              <w:spacing w:after="0" w:line="240" w:lineRule="auto"/>
              <w:rPr>
                <w:ins w:id="7657" w:author="Stefanie Lane" w:date="2022-06-23T15:12:00Z"/>
                <w:rFonts w:ascii="Calibri" w:eastAsia="Times New Roman" w:hAnsi="Calibri" w:cs="Calibri"/>
                <w:color w:val="000000"/>
                <w:rPrChange w:id="7658" w:author="Stefanie Lane" w:date="2022-06-23T15:12:00Z">
                  <w:rPr>
                    <w:ins w:id="7659" w:author="Stefanie Lane" w:date="2022-06-23T15:12:00Z"/>
                  </w:rPr>
                </w:rPrChange>
              </w:rPr>
              <w:pPrChange w:id="766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66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2174FB" w14:textId="77777777" w:rsidR="00EB4CE1" w:rsidRPr="00EB4CE1" w:rsidRDefault="00EB4CE1" w:rsidP="00EB4CE1">
            <w:pPr>
              <w:spacing w:after="0" w:line="240" w:lineRule="auto"/>
              <w:rPr>
                <w:ins w:id="7662" w:author="Stefanie Lane" w:date="2022-06-23T15:12:00Z"/>
                <w:rFonts w:ascii="Calibri" w:eastAsia="Times New Roman" w:hAnsi="Calibri" w:cs="Calibri"/>
                <w:color w:val="000000"/>
                <w:rPrChange w:id="7663" w:author="Stefanie Lane" w:date="2022-06-23T15:12:00Z">
                  <w:rPr>
                    <w:ins w:id="7664" w:author="Stefanie Lane" w:date="2022-06-23T15:12:00Z"/>
                  </w:rPr>
                </w:rPrChange>
              </w:rPr>
              <w:pPrChange w:id="766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66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D91B64C" w14:textId="77777777" w:rsidR="00EB4CE1" w:rsidRPr="00EB4CE1" w:rsidRDefault="00EB4CE1" w:rsidP="00EB4CE1">
            <w:pPr>
              <w:spacing w:after="0" w:line="240" w:lineRule="auto"/>
              <w:rPr>
                <w:ins w:id="7667" w:author="Stefanie Lane" w:date="2022-06-23T15:12:00Z"/>
                <w:rFonts w:ascii="Calibri" w:eastAsia="Times New Roman" w:hAnsi="Calibri" w:cs="Calibri"/>
                <w:i/>
                <w:iCs/>
                <w:color w:val="000000"/>
                <w:rPrChange w:id="7668" w:author="Stefanie Lane" w:date="2022-06-23T15:12:00Z">
                  <w:rPr>
                    <w:ins w:id="7669" w:author="Stefanie Lane" w:date="2022-06-23T15:12:00Z"/>
                  </w:rPr>
                </w:rPrChange>
              </w:rPr>
              <w:pPrChange w:id="7670" w:author="Stefanie Lane" w:date="2022-06-23T15:12:00Z">
                <w:pPr/>
              </w:pPrChange>
            </w:pPr>
            <w:ins w:id="7671" w:author="Stefanie Lane" w:date="2022-06-23T15:12:00Z">
              <w:r w:rsidRPr="00EB4CE1">
                <w:rPr>
                  <w:rFonts w:ascii="Calibri" w:eastAsia="Times New Roman" w:hAnsi="Calibri" w:cs="Calibri"/>
                  <w:i/>
                  <w:iCs/>
                  <w:color w:val="000000"/>
                  <w:rPrChange w:id="7672" w:author="Stefanie Lane" w:date="2022-06-23T15:12: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76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0B57D9" w14:textId="77777777" w:rsidR="00EB4CE1" w:rsidRPr="00EB4CE1" w:rsidRDefault="00EB4CE1" w:rsidP="00EB4CE1">
            <w:pPr>
              <w:spacing w:after="0" w:line="240" w:lineRule="auto"/>
              <w:jc w:val="center"/>
              <w:rPr>
                <w:ins w:id="7674" w:author="Stefanie Lane" w:date="2022-06-23T15:12:00Z"/>
                <w:rFonts w:ascii="Calibri" w:eastAsia="Times New Roman" w:hAnsi="Calibri" w:cs="Calibri"/>
                <w:color w:val="000000"/>
                <w:rPrChange w:id="7675" w:author="Stefanie Lane" w:date="2022-06-23T15:12:00Z">
                  <w:rPr>
                    <w:ins w:id="7676" w:author="Stefanie Lane" w:date="2022-06-23T15:12:00Z"/>
                  </w:rPr>
                </w:rPrChange>
              </w:rPr>
              <w:pPrChange w:id="7677" w:author="Stefanie Lane" w:date="2022-06-23T15:12:00Z">
                <w:pPr>
                  <w:jc w:val="center"/>
                </w:pPr>
              </w:pPrChange>
            </w:pPr>
            <w:ins w:id="7678" w:author="Stefanie Lane" w:date="2022-06-23T15:12:00Z">
              <w:r w:rsidRPr="00EB4CE1">
                <w:rPr>
                  <w:rFonts w:ascii="Calibri" w:eastAsia="Times New Roman" w:hAnsi="Calibri" w:cs="Calibri"/>
                  <w:color w:val="000000"/>
                  <w:rPrChange w:id="7679"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76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3622A8" w14:textId="77777777" w:rsidR="00EB4CE1" w:rsidRPr="00EB4CE1" w:rsidRDefault="00EB4CE1" w:rsidP="00EB4CE1">
            <w:pPr>
              <w:spacing w:after="0" w:line="240" w:lineRule="auto"/>
              <w:jc w:val="center"/>
              <w:rPr>
                <w:ins w:id="7681" w:author="Stefanie Lane" w:date="2022-06-23T15:12:00Z"/>
                <w:rFonts w:ascii="Calibri" w:eastAsia="Times New Roman" w:hAnsi="Calibri" w:cs="Calibri"/>
                <w:color w:val="000000"/>
                <w:rPrChange w:id="7682" w:author="Stefanie Lane" w:date="2022-06-23T15:12:00Z">
                  <w:rPr>
                    <w:ins w:id="7683" w:author="Stefanie Lane" w:date="2022-06-23T15:12:00Z"/>
                  </w:rPr>
                </w:rPrChange>
              </w:rPr>
              <w:pPrChange w:id="7684" w:author="Stefanie Lane" w:date="2022-06-23T15:12:00Z">
                <w:pPr>
                  <w:jc w:val="center"/>
                </w:pPr>
              </w:pPrChange>
            </w:pPr>
            <w:ins w:id="7685" w:author="Stefanie Lane" w:date="2022-06-23T15:12:00Z">
              <w:r w:rsidRPr="00EB4CE1">
                <w:rPr>
                  <w:rFonts w:ascii="Calibri" w:eastAsia="Times New Roman" w:hAnsi="Calibri" w:cs="Calibri"/>
                  <w:color w:val="000000"/>
                  <w:rPrChange w:id="7686" w:author="Stefanie Lane" w:date="2022-06-23T15:12:00Z">
                    <w:rPr/>
                  </w:rPrChange>
                </w:rPr>
                <w:t>0.50</w:t>
              </w:r>
            </w:ins>
          </w:p>
        </w:tc>
        <w:tc>
          <w:tcPr>
            <w:tcW w:w="810" w:type="dxa"/>
            <w:tcBorders>
              <w:top w:val="single" w:sz="4" w:space="0" w:color="auto"/>
              <w:left w:val="nil"/>
              <w:bottom w:val="single" w:sz="4" w:space="0" w:color="auto"/>
              <w:right w:val="nil"/>
            </w:tcBorders>
            <w:shd w:val="clear" w:color="auto" w:fill="auto"/>
            <w:noWrap/>
            <w:vAlign w:val="bottom"/>
            <w:hideMark/>
            <w:tcPrChange w:id="76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DC666A" w14:textId="77777777" w:rsidR="00EB4CE1" w:rsidRPr="00EB4CE1" w:rsidRDefault="00EB4CE1" w:rsidP="00EB4CE1">
            <w:pPr>
              <w:spacing w:after="0" w:line="240" w:lineRule="auto"/>
              <w:jc w:val="center"/>
              <w:rPr>
                <w:ins w:id="7688" w:author="Stefanie Lane" w:date="2022-06-23T15:12:00Z"/>
                <w:rFonts w:ascii="Calibri" w:eastAsia="Times New Roman" w:hAnsi="Calibri" w:cs="Calibri"/>
                <w:color w:val="000000"/>
                <w:rPrChange w:id="7689" w:author="Stefanie Lane" w:date="2022-06-23T15:12:00Z">
                  <w:rPr>
                    <w:ins w:id="7690" w:author="Stefanie Lane" w:date="2022-06-23T15:12:00Z"/>
                  </w:rPr>
                </w:rPrChange>
              </w:rPr>
              <w:pPrChange w:id="7691" w:author="Stefanie Lane" w:date="2022-06-23T15:12:00Z">
                <w:pPr>
                  <w:jc w:val="center"/>
                </w:pPr>
              </w:pPrChange>
            </w:pPr>
            <w:ins w:id="7692" w:author="Stefanie Lane" w:date="2022-06-23T15:12:00Z">
              <w:r w:rsidRPr="00EB4CE1">
                <w:rPr>
                  <w:rFonts w:ascii="Calibri" w:eastAsia="Times New Roman" w:hAnsi="Calibri" w:cs="Calibri"/>
                  <w:color w:val="000000"/>
                  <w:rPrChange w:id="7693"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769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D51D31C" w14:textId="77777777" w:rsidR="00EB4CE1" w:rsidRPr="00EB4CE1" w:rsidRDefault="00EB4CE1" w:rsidP="00EB4CE1">
            <w:pPr>
              <w:spacing w:after="0" w:line="240" w:lineRule="auto"/>
              <w:jc w:val="center"/>
              <w:rPr>
                <w:ins w:id="7695" w:author="Stefanie Lane" w:date="2022-06-23T15:12:00Z"/>
                <w:rFonts w:ascii="Calibri" w:eastAsia="Times New Roman" w:hAnsi="Calibri" w:cs="Calibri"/>
                <w:color w:val="000000"/>
                <w:rPrChange w:id="7696" w:author="Stefanie Lane" w:date="2022-06-23T15:12:00Z">
                  <w:rPr>
                    <w:ins w:id="7697" w:author="Stefanie Lane" w:date="2022-06-23T15:12:00Z"/>
                  </w:rPr>
                </w:rPrChange>
              </w:rPr>
              <w:pPrChange w:id="7698" w:author="Stefanie Lane" w:date="2022-06-23T15:12:00Z">
                <w:pPr>
                  <w:jc w:val="center"/>
                </w:pPr>
              </w:pPrChange>
            </w:pPr>
            <w:ins w:id="7699" w:author="Stefanie Lane" w:date="2022-06-23T15:12:00Z">
              <w:r w:rsidRPr="00EB4CE1">
                <w:rPr>
                  <w:rFonts w:ascii="Calibri" w:eastAsia="Times New Roman" w:hAnsi="Calibri" w:cs="Calibri"/>
                  <w:color w:val="000000"/>
                  <w:rPrChange w:id="7700" w:author="Stefanie Lane" w:date="2022-06-23T15:12:00Z">
                    <w:rPr/>
                  </w:rPrChange>
                </w:rPr>
                <w:t>NA</w:t>
              </w:r>
            </w:ins>
          </w:p>
        </w:tc>
      </w:tr>
      <w:tr w:rsidR="00EB4CE1" w:rsidRPr="00EB4CE1" w14:paraId="0E5EDAD6" w14:textId="77777777" w:rsidTr="006F10B7">
        <w:trPr>
          <w:trHeight w:val="290"/>
          <w:ins w:id="7701" w:author="Stefanie Lane" w:date="2022-06-23T15:12:00Z"/>
          <w:trPrChange w:id="770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70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058709" w14:textId="77777777" w:rsidR="00EB4CE1" w:rsidRPr="00EB4CE1" w:rsidRDefault="00EB4CE1" w:rsidP="00EB4CE1">
            <w:pPr>
              <w:spacing w:after="0" w:line="240" w:lineRule="auto"/>
              <w:rPr>
                <w:ins w:id="7704" w:author="Stefanie Lane" w:date="2022-06-23T15:12:00Z"/>
                <w:rFonts w:ascii="Calibri" w:eastAsia="Times New Roman" w:hAnsi="Calibri" w:cs="Calibri"/>
                <w:color w:val="000000"/>
                <w:rPrChange w:id="7705" w:author="Stefanie Lane" w:date="2022-06-23T15:12:00Z">
                  <w:rPr>
                    <w:ins w:id="7706" w:author="Stefanie Lane" w:date="2022-06-23T15:12:00Z"/>
                  </w:rPr>
                </w:rPrChange>
              </w:rPr>
              <w:pPrChange w:id="770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70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41A3F02" w14:textId="77777777" w:rsidR="00EB4CE1" w:rsidRPr="00EB4CE1" w:rsidRDefault="00EB4CE1" w:rsidP="00EB4CE1">
            <w:pPr>
              <w:spacing w:after="0" w:line="240" w:lineRule="auto"/>
              <w:rPr>
                <w:ins w:id="7709" w:author="Stefanie Lane" w:date="2022-06-23T15:12:00Z"/>
                <w:rFonts w:ascii="Calibri" w:eastAsia="Times New Roman" w:hAnsi="Calibri" w:cs="Calibri"/>
                <w:color w:val="000000"/>
                <w:rPrChange w:id="7710" w:author="Stefanie Lane" w:date="2022-06-23T15:12:00Z">
                  <w:rPr>
                    <w:ins w:id="7711" w:author="Stefanie Lane" w:date="2022-06-23T15:12:00Z"/>
                  </w:rPr>
                </w:rPrChange>
              </w:rPr>
              <w:pPrChange w:id="7712"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7713"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0DF0084C" w14:textId="77777777" w:rsidR="00EB4CE1" w:rsidRPr="00EB4CE1" w:rsidRDefault="00EB4CE1" w:rsidP="00EB4CE1">
            <w:pPr>
              <w:spacing w:after="0" w:line="240" w:lineRule="auto"/>
              <w:rPr>
                <w:ins w:id="7714" w:author="Stefanie Lane" w:date="2022-06-23T15:12:00Z"/>
                <w:rFonts w:ascii="Calibri" w:eastAsia="Times New Roman" w:hAnsi="Calibri" w:cs="Calibri"/>
                <w:i/>
                <w:iCs/>
                <w:color w:val="000000"/>
                <w:rPrChange w:id="7715" w:author="Stefanie Lane" w:date="2022-06-23T15:12:00Z">
                  <w:rPr>
                    <w:ins w:id="7716" w:author="Stefanie Lane" w:date="2022-06-23T15:12:00Z"/>
                  </w:rPr>
                </w:rPrChange>
              </w:rPr>
              <w:pPrChange w:id="7717" w:author="Stefanie Lane" w:date="2022-06-23T15:12:00Z">
                <w:pPr/>
              </w:pPrChange>
            </w:pPr>
            <w:proofErr w:type="spellStart"/>
            <w:ins w:id="7718" w:author="Stefanie Lane" w:date="2022-06-23T15:12:00Z">
              <w:r w:rsidRPr="00EB4CE1">
                <w:rPr>
                  <w:rFonts w:ascii="Calibri" w:eastAsia="Times New Roman" w:hAnsi="Calibri" w:cs="Calibri"/>
                  <w:i/>
                  <w:iCs/>
                  <w:color w:val="000000"/>
                  <w:rPrChange w:id="7719" w:author="Stefanie Lane" w:date="2022-06-23T15:12:00Z">
                    <w:rPr/>
                  </w:rPrChange>
                </w:rPr>
                <w:t>Poaceae</w:t>
              </w:r>
              <w:proofErr w:type="spellEnd"/>
              <w:r w:rsidRPr="00EB4CE1">
                <w:rPr>
                  <w:rFonts w:ascii="Calibri" w:eastAsia="Times New Roman" w:hAnsi="Calibri" w:cs="Calibri"/>
                  <w:i/>
                  <w:iCs/>
                  <w:color w:val="000000"/>
                  <w:rPrChange w:id="7720" w:author="Stefanie Lane" w:date="2022-06-23T15:12:00Z">
                    <w:rPr/>
                  </w:rPrChange>
                </w:rPr>
                <w:t xml:space="preserve"> sp.</w:t>
              </w:r>
            </w:ins>
          </w:p>
        </w:tc>
        <w:tc>
          <w:tcPr>
            <w:tcW w:w="869" w:type="dxa"/>
            <w:tcBorders>
              <w:top w:val="nil"/>
              <w:left w:val="nil"/>
              <w:bottom w:val="single" w:sz="4" w:space="0" w:color="auto"/>
              <w:right w:val="nil"/>
            </w:tcBorders>
            <w:shd w:val="clear" w:color="auto" w:fill="auto"/>
            <w:noWrap/>
            <w:vAlign w:val="bottom"/>
            <w:hideMark/>
            <w:tcPrChange w:id="7721"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4C7AF38C" w14:textId="77777777" w:rsidR="00EB4CE1" w:rsidRPr="00EB4CE1" w:rsidRDefault="00EB4CE1" w:rsidP="00EB4CE1">
            <w:pPr>
              <w:spacing w:after="0" w:line="240" w:lineRule="auto"/>
              <w:jc w:val="center"/>
              <w:rPr>
                <w:ins w:id="7722" w:author="Stefanie Lane" w:date="2022-06-23T15:12:00Z"/>
                <w:rFonts w:ascii="Calibri" w:eastAsia="Times New Roman" w:hAnsi="Calibri" w:cs="Calibri"/>
                <w:color w:val="000000"/>
                <w:rPrChange w:id="7723" w:author="Stefanie Lane" w:date="2022-06-23T15:12:00Z">
                  <w:rPr>
                    <w:ins w:id="7724" w:author="Stefanie Lane" w:date="2022-06-23T15:12:00Z"/>
                  </w:rPr>
                </w:rPrChange>
              </w:rPr>
              <w:pPrChange w:id="7725" w:author="Stefanie Lane" w:date="2022-06-23T15:12:00Z">
                <w:pPr>
                  <w:jc w:val="center"/>
                </w:pPr>
              </w:pPrChange>
            </w:pPr>
            <w:ins w:id="7726" w:author="Stefanie Lane" w:date="2022-06-23T15:12:00Z">
              <w:r w:rsidRPr="00EB4CE1">
                <w:rPr>
                  <w:rFonts w:ascii="Calibri" w:eastAsia="Times New Roman" w:hAnsi="Calibri" w:cs="Calibri"/>
                  <w:color w:val="000000"/>
                  <w:rPrChange w:id="7727" w:author="Stefanie Lane" w:date="2022-06-23T15:12:00Z">
                    <w:rPr/>
                  </w:rPrChange>
                </w:rPr>
                <w:t>0.00</w:t>
              </w:r>
            </w:ins>
          </w:p>
        </w:tc>
        <w:tc>
          <w:tcPr>
            <w:tcW w:w="990" w:type="dxa"/>
            <w:tcBorders>
              <w:top w:val="nil"/>
              <w:left w:val="nil"/>
              <w:bottom w:val="single" w:sz="4" w:space="0" w:color="auto"/>
              <w:right w:val="nil"/>
            </w:tcBorders>
            <w:shd w:val="clear" w:color="auto" w:fill="auto"/>
            <w:noWrap/>
            <w:vAlign w:val="bottom"/>
            <w:hideMark/>
            <w:tcPrChange w:id="7728"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23DE1495" w14:textId="77777777" w:rsidR="00EB4CE1" w:rsidRPr="00EB4CE1" w:rsidRDefault="00EB4CE1" w:rsidP="00EB4CE1">
            <w:pPr>
              <w:spacing w:after="0" w:line="240" w:lineRule="auto"/>
              <w:jc w:val="center"/>
              <w:rPr>
                <w:ins w:id="7729" w:author="Stefanie Lane" w:date="2022-06-23T15:12:00Z"/>
                <w:rFonts w:ascii="Calibri" w:eastAsia="Times New Roman" w:hAnsi="Calibri" w:cs="Calibri"/>
                <w:color w:val="000000"/>
                <w:rPrChange w:id="7730" w:author="Stefanie Lane" w:date="2022-06-23T15:12:00Z">
                  <w:rPr>
                    <w:ins w:id="7731" w:author="Stefanie Lane" w:date="2022-06-23T15:12:00Z"/>
                  </w:rPr>
                </w:rPrChange>
              </w:rPr>
              <w:pPrChange w:id="7732" w:author="Stefanie Lane" w:date="2022-06-23T15:12:00Z">
                <w:pPr>
                  <w:jc w:val="center"/>
                </w:pPr>
              </w:pPrChange>
            </w:pPr>
            <w:ins w:id="7733" w:author="Stefanie Lane" w:date="2022-06-23T15:12:00Z">
              <w:r w:rsidRPr="00EB4CE1">
                <w:rPr>
                  <w:rFonts w:ascii="Calibri" w:eastAsia="Times New Roman" w:hAnsi="Calibri" w:cs="Calibri"/>
                  <w:color w:val="000000"/>
                  <w:rPrChange w:id="7734" w:author="Stefanie Lane" w:date="2022-06-23T15:12:00Z">
                    <w:rPr/>
                  </w:rPrChange>
                </w:rPr>
                <w:t>0.28</w:t>
              </w:r>
            </w:ins>
          </w:p>
        </w:tc>
        <w:tc>
          <w:tcPr>
            <w:tcW w:w="810" w:type="dxa"/>
            <w:tcBorders>
              <w:top w:val="nil"/>
              <w:left w:val="nil"/>
              <w:bottom w:val="single" w:sz="4" w:space="0" w:color="auto"/>
              <w:right w:val="nil"/>
            </w:tcBorders>
            <w:shd w:val="clear" w:color="auto" w:fill="auto"/>
            <w:noWrap/>
            <w:vAlign w:val="bottom"/>
            <w:hideMark/>
            <w:tcPrChange w:id="7735"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19C85FFD" w14:textId="77777777" w:rsidR="00EB4CE1" w:rsidRPr="00EB4CE1" w:rsidRDefault="00EB4CE1" w:rsidP="00EB4CE1">
            <w:pPr>
              <w:spacing w:after="0" w:line="240" w:lineRule="auto"/>
              <w:jc w:val="center"/>
              <w:rPr>
                <w:ins w:id="7736" w:author="Stefanie Lane" w:date="2022-06-23T15:12:00Z"/>
                <w:rFonts w:ascii="Calibri" w:eastAsia="Times New Roman" w:hAnsi="Calibri" w:cs="Calibri"/>
                <w:color w:val="000000"/>
                <w:rPrChange w:id="7737" w:author="Stefanie Lane" w:date="2022-06-23T15:12:00Z">
                  <w:rPr>
                    <w:ins w:id="7738" w:author="Stefanie Lane" w:date="2022-06-23T15:12:00Z"/>
                  </w:rPr>
                </w:rPrChange>
              </w:rPr>
              <w:pPrChange w:id="7739" w:author="Stefanie Lane" w:date="2022-06-23T15:12:00Z">
                <w:pPr>
                  <w:jc w:val="center"/>
                </w:pPr>
              </w:pPrChange>
            </w:pPr>
            <w:ins w:id="7740" w:author="Stefanie Lane" w:date="2022-06-23T15:12:00Z">
              <w:r w:rsidRPr="00EB4CE1">
                <w:rPr>
                  <w:rFonts w:ascii="Calibri" w:eastAsia="Times New Roman" w:hAnsi="Calibri" w:cs="Calibri"/>
                  <w:color w:val="000000"/>
                  <w:rPrChange w:id="7741" w:author="Stefanie Lane" w:date="2022-06-23T15:12:00Z">
                    <w:rPr/>
                  </w:rPrChange>
                </w:rPr>
                <w:t>0.00</w:t>
              </w:r>
            </w:ins>
          </w:p>
        </w:tc>
        <w:tc>
          <w:tcPr>
            <w:tcW w:w="1710" w:type="dxa"/>
            <w:tcBorders>
              <w:top w:val="nil"/>
              <w:left w:val="nil"/>
              <w:bottom w:val="single" w:sz="4" w:space="0" w:color="auto"/>
              <w:right w:val="single" w:sz="8" w:space="0" w:color="auto"/>
            </w:tcBorders>
            <w:shd w:val="clear" w:color="auto" w:fill="auto"/>
            <w:noWrap/>
            <w:vAlign w:val="bottom"/>
            <w:hideMark/>
            <w:tcPrChange w:id="7742"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371727CE" w14:textId="77777777" w:rsidR="00EB4CE1" w:rsidRPr="00EB4CE1" w:rsidRDefault="00EB4CE1" w:rsidP="00EB4CE1">
            <w:pPr>
              <w:spacing w:after="0" w:line="240" w:lineRule="auto"/>
              <w:jc w:val="center"/>
              <w:rPr>
                <w:ins w:id="7743" w:author="Stefanie Lane" w:date="2022-06-23T15:12:00Z"/>
                <w:rFonts w:ascii="Calibri" w:eastAsia="Times New Roman" w:hAnsi="Calibri" w:cs="Calibri"/>
                <w:color w:val="000000"/>
                <w:rPrChange w:id="7744" w:author="Stefanie Lane" w:date="2022-06-23T15:12:00Z">
                  <w:rPr>
                    <w:ins w:id="7745" w:author="Stefanie Lane" w:date="2022-06-23T15:12:00Z"/>
                  </w:rPr>
                </w:rPrChange>
              </w:rPr>
              <w:pPrChange w:id="7746" w:author="Stefanie Lane" w:date="2022-06-23T15:12:00Z">
                <w:pPr>
                  <w:jc w:val="center"/>
                </w:pPr>
              </w:pPrChange>
            </w:pPr>
            <w:ins w:id="7747" w:author="Stefanie Lane" w:date="2022-06-23T15:12:00Z">
              <w:r w:rsidRPr="00EB4CE1">
                <w:rPr>
                  <w:rFonts w:ascii="Calibri" w:eastAsia="Times New Roman" w:hAnsi="Calibri" w:cs="Calibri"/>
                  <w:color w:val="000000"/>
                  <w:rPrChange w:id="7748" w:author="Stefanie Lane" w:date="2022-06-23T15:12:00Z">
                    <w:rPr/>
                  </w:rPrChange>
                </w:rPr>
                <w:t>NA</w:t>
              </w:r>
            </w:ins>
          </w:p>
        </w:tc>
      </w:tr>
      <w:tr w:rsidR="00EB4CE1" w:rsidRPr="00EB4CE1" w14:paraId="58B7BA2C" w14:textId="77777777" w:rsidTr="006F10B7">
        <w:trPr>
          <w:trHeight w:val="300"/>
          <w:ins w:id="7749" w:author="Stefanie Lane" w:date="2022-06-23T15:12:00Z"/>
          <w:trPrChange w:id="7750"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775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7FE04C7" w14:textId="77777777" w:rsidR="00EB4CE1" w:rsidRPr="00EB4CE1" w:rsidRDefault="00EB4CE1" w:rsidP="00EB4CE1">
            <w:pPr>
              <w:spacing w:after="0" w:line="240" w:lineRule="auto"/>
              <w:rPr>
                <w:ins w:id="7752" w:author="Stefanie Lane" w:date="2022-06-23T15:12:00Z"/>
                <w:rFonts w:ascii="Calibri" w:eastAsia="Times New Roman" w:hAnsi="Calibri" w:cs="Calibri"/>
                <w:color w:val="000000"/>
                <w:rPrChange w:id="7753" w:author="Stefanie Lane" w:date="2022-06-23T15:12:00Z">
                  <w:rPr>
                    <w:ins w:id="7754" w:author="Stefanie Lane" w:date="2022-06-23T15:12:00Z"/>
                  </w:rPr>
                </w:rPrChange>
              </w:rPr>
              <w:pPrChange w:id="775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75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70A399C" w14:textId="77777777" w:rsidR="00EB4CE1" w:rsidRPr="00EB4CE1" w:rsidRDefault="00EB4CE1" w:rsidP="00EB4CE1">
            <w:pPr>
              <w:spacing w:after="0" w:line="240" w:lineRule="auto"/>
              <w:rPr>
                <w:ins w:id="7757" w:author="Stefanie Lane" w:date="2022-06-23T15:12:00Z"/>
                <w:rFonts w:ascii="Calibri" w:eastAsia="Times New Roman" w:hAnsi="Calibri" w:cs="Calibri"/>
                <w:color w:val="000000"/>
                <w:rPrChange w:id="7758" w:author="Stefanie Lane" w:date="2022-06-23T15:12:00Z">
                  <w:rPr>
                    <w:ins w:id="7759" w:author="Stefanie Lane" w:date="2022-06-23T15:12:00Z"/>
                  </w:rPr>
                </w:rPrChange>
              </w:rPr>
              <w:pPrChange w:id="7760"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7761"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E50DE0D" w14:textId="77777777" w:rsidR="00EB4CE1" w:rsidRPr="00EB4CE1" w:rsidRDefault="00EB4CE1" w:rsidP="00EB4CE1">
            <w:pPr>
              <w:spacing w:after="0" w:line="240" w:lineRule="auto"/>
              <w:rPr>
                <w:ins w:id="7762" w:author="Stefanie Lane" w:date="2022-06-23T15:12:00Z"/>
                <w:rFonts w:ascii="Calibri" w:eastAsia="Times New Roman" w:hAnsi="Calibri" w:cs="Calibri"/>
                <w:i/>
                <w:iCs/>
                <w:color w:val="000000"/>
                <w:rPrChange w:id="7763" w:author="Stefanie Lane" w:date="2022-06-23T15:12:00Z">
                  <w:rPr>
                    <w:ins w:id="7764" w:author="Stefanie Lane" w:date="2022-06-23T15:12:00Z"/>
                  </w:rPr>
                </w:rPrChange>
              </w:rPr>
              <w:pPrChange w:id="7765" w:author="Stefanie Lane" w:date="2022-06-23T15:12:00Z">
                <w:pPr/>
              </w:pPrChange>
            </w:pPr>
            <w:ins w:id="7766" w:author="Stefanie Lane" w:date="2022-06-23T15:12:00Z">
              <w:r w:rsidRPr="00EB4CE1">
                <w:rPr>
                  <w:rFonts w:ascii="Calibri" w:eastAsia="Times New Roman" w:hAnsi="Calibri" w:cs="Calibri"/>
                  <w:i/>
                  <w:iCs/>
                  <w:color w:val="000000"/>
                  <w:rPrChange w:id="7767" w:author="Stefanie Lane" w:date="2022-06-23T15:12:00Z">
                    <w:rPr/>
                  </w:rPrChange>
                </w:rPr>
                <w:t>Sagittaria latifolia</w:t>
              </w:r>
            </w:ins>
          </w:p>
        </w:tc>
        <w:tc>
          <w:tcPr>
            <w:tcW w:w="869" w:type="dxa"/>
            <w:tcBorders>
              <w:top w:val="nil"/>
              <w:left w:val="nil"/>
              <w:bottom w:val="single" w:sz="8" w:space="0" w:color="auto"/>
              <w:right w:val="nil"/>
            </w:tcBorders>
            <w:shd w:val="clear" w:color="auto" w:fill="auto"/>
            <w:noWrap/>
            <w:vAlign w:val="bottom"/>
            <w:hideMark/>
            <w:tcPrChange w:id="7768"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F638464" w14:textId="77777777" w:rsidR="00EB4CE1" w:rsidRPr="00EB4CE1" w:rsidRDefault="00EB4CE1" w:rsidP="00EB4CE1">
            <w:pPr>
              <w:spacing w:after="0" w:line="240" w:lineRule="auto"/>
              <w:jc w:val="center"/>
              <w:rPr>
                <w:ins w:id="7769" w:author="Stefanie Lane" w:date="2022-06-23T15:12:00Z"/>
                <w:rFonts w:ascii="Calibri" w:eastAsia="Times New Roman" w:hAnsi="Calibri" w:cs="Calibri"/>
                <w:color w:val="000000"/>
                <w:rPrChange w:id="7770" w:author="Stefanie Lane" w:date="2022-06-23T15:12:00Z">
                  <w:rPr>
                    <w:ins w:id="7771" w:author="Stefanie Lane" w:date="2022-06-23T15:12:00Z"/>
                  </w:rPr>
                </w:rPrChange>
              </w:rPr>
              <w:pPrChange w:id="7772" w:author="Stefanie Lane" w:date="2022-06-23T15:12:00Z">
                <w:pPr>
                  <w:jc w:val="center"/>
                </w:pPr>
              </w:pPrChange>
            </w:pPr>
            <w:ins w:id="7773" w:author="Stefanie Lane" w:date="2022-06-23T15:12:00Z">
              <w:r w:rsidRPr="00EB4CE1">
                <w:rPr>
                  <w:rFonts w:ascii="Calibri" w:eastAsia="Times New Roman" w:hAnsi="Calibri" w:cs="Calibri"/>
                  <w:color w:val="000000"/>
                  <w:rPrChange w:id="7774"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7775"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7DAF148" w14:textId="77777777" w:rsidR="00EB4CE1" w:rsidRPr="00EB4CE1" w:rsidRDefault="00EB4CE1" w:rsidP="00EB4CE1">
            <w:pPr>
              <w:spacing w:after="0" w:line="240" w:lineRule="auto"/>
              <w:jc w:val="center"/>
              <w:rPr>
                <w:ins w:id="7776" w:author="Stefanie Lane" w:date="2022-06-23T15:12:00Z"/>
                <w:rFonts w:ascii="Calibri" w:eastAsia="Times New Roman" w:hAnsi="Calibri" w:cs="Calibri"/>
                <w:color w:val="000000"/>
                <w:rPrChange w:id="7777" w:author="Stefanie Lane" w:date="2022-06-23T15:12:00Z">
                  <w:rPr>
                    <w:ins w:id="7778" w:author="Stefanie Lane" w:date="2022-06-23T15:12:00Z"/>
                  </w:rPr>
                </w:rPrChange>
              </w:rPr>
              <w:pPrChange w:id="7779" w:author="Stefanie Lane" w:date="2022-06-23T15:12:00Z">
                <w:pPr>
                  <w:jc w:val="center"/>
                </w:pPr>
              </w:pPrChange>
            </w:pPr>
            <w:ins w:id="7780" w:author="Stefanie Lane" w:date="2022-06-23T15:12:00Z">
              <w:r w:rsidRPr="00EB4CE1">
                <w:rPr>
                  <w:rFonts w:ascii="Calibri" w:eastAsia="Times New Roman" w:hAnsi="Calibri" w:cs="Calibri"/>
                  <w:color w:val="000000"/>
                  <w:rPrChange w:id="7781" w:author="Stefanie Lane" w:date="2022-06-23T15:12:00Z">
                    <w:rPr/>
                  </w:rPrChange>
                </w:rPr>
                <w:t>0.17</w:t>
              </w:r>
            </w:ins>
          </w:p>
        </w:tc>
        <w:tc>
          <w:tcPr>
            <w:tcW w:w="810" w:type="dxa"/>
            <w:tcBorders>
              <w:top w:val="nil"/>
              <w:left w:val="nil"/>
              <w:bottom w:val="single" w:sz="8" w:space="0" w:color="auto"/>
              <w:right w:val="nil"/>
            </w:tcBorders>
            <w:shd w:val="clear" w:color="auto" w:fill="auto"/>
            <w:noWrap/>
            <w:vAlign w:val="bottom"/>
            <w:hideMark/>
            <w:tcPrChange w:id="7782"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56721DD" w14:textId="77777777" w:rsidR="00EB4CE1" w:rsidRPr="00EB4CE1" w:rsidRDefault="00EB4CE1" w:rsidP="00EB4CE1">
            <w:pPr>
              <w:spacing w:after="0" w:line="240" w:lineRule="auto"/>
              <w:jc w:val="center"/>
              <w:rPr>
                <w:ins w:id="7783" w:author="Stefanie Lane" w:date="2022-06-23T15:12:00Z"/>
                <w:rFonts w:ascii="Calibri" w:eastAsia="Times New Roman" w:hAnsi="Calibri" w:cs="Calibri"/>
                <w:color w:val="000000"/>
                <w:rPrChange w:id="7784" w:author="Stefanie Lane" w:date="2022-06-23T15:12:00Z">
                  <w:rPr>
                    <w:ins w:id="7785" w:author="Stefanie Lane" w:date="2022-06-23T15:12:00Z"/>
                  </w:rPr>
                </w:rPrChange>
              </w:rPr>
              <w:pPrChange w:id="7786" w:author="Stefanie Lane" w:date="2022-06-23T15:12:00Z">
                <w:pPr>
                  <w:jc w:val="center"/>
                </w:pPr>
              </w:pPrChange>
            </w:pPr>
            <w:ins w:id="7787" w:author="Stefanie Lane" w:date="2022-06-23T15:12:00Z">
              <w:r w:rsidRPr="00EB4CE1">
                <w:rPr>
                  <w:rFonts w:ascii="Calibri" w:eastAsia="Times New Roman" w:hAnsi="Calibri" w:cs="Calibri"/>
                  <w:color w:val="000000"/>
                  <w:rPrChange w:id="7788"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7789"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308AD26F" w14:textId="77777777" w:rsidR="00EB4CE1" w:rsidRPr="00EB4CE1" w:rsidRDefault="00EB4CE1" w:rsidP="00EB4CE1">
            <w:pPr>
              <w:spacing w:after="0" w:line="240" w:lineRule="auto"/>
              <w:jc w:val="center"/>
              <w:rPr>
                <w:ins w:id="7790" w:author="Stefanie Lane" w:date="2022-06-23T15:12:00Z"/>
                <w:rFonts w:ascii="Calibri" w:eastAsia="Times New Roman" w:hAnsi="Calibri" w:cs="Calibri"/>
                <w:color w:val="000000"/>
                <w:rPrChange w:id="7791" w:author="Stefanie Lane" w:date="2022-06-23T15:12:00Z">
                  <w:rPr>
                    <w:ins w:id="7792" w:author="Stefanie Lane" w:date="2022-06-23T15:12:00Z"/>
                  </w:rPr>
                </w:rPrChange>
              </w:rPr>
              <w:pPrChange w:id="7793" w:author="Stefanie Lane" w:date="2022-06-23T15:12:00Z">
                <w:pPr>
                  <w:jc w:val="center"/>
                </w:pPr>
              </w:pPrChange>
            </w:pPr>
            <w:ins w:id="7794" w:author="Stefanie Lane" w:date="2022-06-23T15:12:00Z">
              <w:r w:rsidRPr="00EB4CE1">
                <w:rPr>
                  <w:rFonts w:ascii="Calibri" w:eastAsia="Times New Roman" w:hAnsi="Calibri" w:cs="Calibri"/>
                  <w:color w:val="000000"/>
                  <w:rPrChange w:id="7795" w:author="Stefanie Lane" w:date="2022-06-23T15:12:00Z">
                    <w:rPr/>
                  </w:rPrChange>
                </w:rPr>
                <w:t>NA</w:t>
              </w:r>
            </w:ins>
          </w:p>
        </w:tc>
      </w:tr>
      <w:tr w:rsidR="00EB4CE1" w:rsidRPr="00EB4CE1" w14:paraId="095C3530" w14:textId="77777777" w:rsidTr="006F10B7">
        <w:trPr>
          <w:trHeight w:val="290"/>
          <w:ins w:id="7796" w:author="Stefanie Lane" w:date="2022-06-23T15:12:00Z"/>
          <w:trPrChange w:id="7797" w:author="Stefanie Lane" w:date="2022-06-23T15:14:00Z">
            <w:trPr>
              <w:trHeight w:val="290"/>
            </w:trPr>
          </w:trPrChange>
        </w:trPr>
        <w:tc>
          <w:tcPr>
            <w:tcW w:w="1311" w:type="dxa"/>
            <w:tcBorders>
              <w:top w:val="nil"/>
              <w:left w:val="nil"/>
              <w:bottom w:val="nil"/>
              <w:right w:val="nil"/>
            </w:tcBorders>
            <w:shd w:val="clear" w:color="auto" w:fill="auto"/>
            <w:noWrap/>
            <w:vAlign w:val="center"/>
            <w:hideMark/>
            <w:tcPrChange w:id="7798" w:author="Stefanie Lane" w:date="2022-06-23T15:14:00Z">
              <w:tcPr>
                <w:tcW w:w="1240" w:type="dxa"/>
                <w:tcBorders>
                  <w:top w:val="nil"/>
                  <w:left w:val="nil"/>
                  <w:bottom w:val="nil"/>
                  <w:right w:val="nil"/>
                </w:tcBorders>
                <w:shd w:val="clear" w:color="auto" w:fill="auto"/>
                <w:noWrap/>
                <w:vAlign w:val="center"/>
                <w:hideMark/>
              </w:tcPr>
            </w:tcPrChange>
          </w:tcPr>
          <w:p w14:paraId="1B6E1FA0" w14:textId="77777777" w:rsidR="00EB4CE1" w:rsidRPr="00EB4CE1" w:rsidRDefault="00EB4CE1" w:rsidP="00EB4CE1">
            <w:pPr>
              <w:spacing w:after="0" w:line="240" w:lineRule="auto"/>
              <w:jc w:val="center"/>
              <w:rPr>
                <w:ins w:id="7799" w:author="Stefanie Lane" w:date="2022-06-23T15:12:00Z"/>
                <w:rFonts w:ascii="Calibri" w:eastAsia="Times New Roman" w:hAnsi="Calibri" w:cs="Calibri"/>
                <w:color w:val="000000"/>
                <w:rPrChange w:id="7800" w:author="Stefanie Lane" w:date="2022-06-23T15:12:00Z">
                  <w:rPr>
                    <w:ins w:id="7801" w:author="Stefanie Lane" w:date="2022-06-23T15:12:00Z"/>
                  </w:rPr>
                </w:rPrChange>
              </w:rPr>
              <w:pPrChange w:id="7802" w:author="Stefanie Lane" w:date="2022-06-23T15:12:00Z">
                <w:pPr>
                  <w:jc w:val="center"/>
                </w:pPr>
              </w:pPrChange>
            </w:pPr>
          </w:p>
        </w:tc>
        <w:tc>
          <w:tcPr>
            <w:tcW w:w="1160" w:type="dxa"/>
            <w:tcBorders>
              <w:top w:val="nil"/>
              <w:left w:val="nil"/>
              <w:bottom w:val="nil"/>
              <w:right w:val="nil"/>
            </w:tcBorders>
            <w:shd w:val="clear" w:color="auto" w:fill="auto"/>
            <w:noWrap/>
            <w:vAlign w:val="center"/>
            <w:hideMark/>
            <w:tcPrChange w:id="7803" w:author="Stefanie Lane" w:date="2022-06-23T15:14:00Z">
              <w:tcPr>
                <w:tcW w:w="1160" w:type="dxa"/>
                <w:tcBorders>
                  <w:top w:val="nil"/>
                  <w:left w:val="nil"/>
                  <w:bottom w:val="nil"/>
                  <w:right w:val="nil"/>
                </w:tcBorders>
                <w:shd w:val="clear" w:color="auto" w:fill="auto"/>
                <w:noWrap/>
                <w:vAlign w:val="center"/>
                <w:hideMark/>
              </w:tcPr>
            </w:tcPrChange>
          </w:tcPr>
          <w:p w14:paraId="6ABFF758" w14:textId="77777777" w:rsidR="00EB4CE1" w:rsidRPr="00EB4CE1" w:rsidRDefault="00EB4CE1" w:rsidP="00EB4CE1">
            <w:pPr>
              <w:spacing w:after="0" w:line="240" w:lineRule="auto"/>
              <w:jc w:val="center"/>
              <w:rPr>
                <w:ins w:id="7804" w:author="Stefanie Lane" w:date="2022-06-23T15:12:00Z"/>
                <w:rFonts w:ascii="Times New Roman" w:eastAsia="Times New Roman" w:hAnsi="Times New Roman" w:cs="Times New Roman"/>
                <w:sz w:val="20"/>
                <w:szCs w:val="20"/>
                <w:rPrChange w:id="7805" w:author="Stefanie Lane" w:date="2022-06-23T15:12:00Z">
                  <w:rPr>
                    <w:ins w:id="7806" w:author="Stefanie Lane" w:date="2022-06-23T15:12:00Z"/>
                  </w:rPr>
                </w:rPrChange>
              </w:rPr>
              <w:pPrChange w:id="7807" w:author="Stefanie Lane" w:date="2022-06-23T15:12:00Z">
                <w:pPr>
                  <w:jc w:val="center"/>
                </w:pPr>
              </w:pPrChange>
            </w:pPr>
          </w:p>
        </w:tc>
        <w:tc>
          <w:tcPr>
            <w:tcW w:w="3320" w:type="dxa"/>
            <w:tcBorders>
              <w:top w:val="nil"/>
              <w:left w:val="nil"/>
              <w:bottom w:val="nil"/>
              <w:right w:val="nil"/>
            </w:tcBorders>
            <w:shd w:val="clear" w:color="auto" w:fill="auto"/>
            <w:noWrap/>
            <w:vAlign w:val="bottom"/>
            <w:hideMark/>
            <w:tcPrChange w:id="7808" w:author="Stefanie Lane" w:date="2022-06-23T15:14:00Z">
              <w:tcPr>
                <w:tcW w:w="3320" w:type="dxa"/>
                <w:tcBorders>
                  <w:top w:val="nil"/>
                  <w:left w:val="nil"/>
                  <w:bottom w:val="nil"/>
                  <w:right w:val="nil"/>
                </w:tcBorders>
                <w:shd w:val="clear" w:color="auto" w:fill="auto"/>
                <w:noWrap/>
                <w:vAlign w:val="bottom"/>
                <w:hideMark/>
              </w:tcPr>
            </w:tcPrChange>
          </w:tcPr>
          <w:p w14:paraId="6180C9FA" w14:textId="77777777" w:rsidR="00EB4CE1" w:rsidRPr="00EB4CE1" w:rsidRDefault="00EB4CE1" w:rsidP="00EB4CE1">
            <w:pPr>
              <w:spacing w:after="0" w:line="240" w:lineRule="auto"/>
              <w:jc w:val="center"/>
              <w:rPr>
                <w:ins w:id="7809" w:author="Stefanie Lane" w:date="2022-06-23T15:12:00Z"/>
                <w:rFonts w:ascii="Times New Roman" w:eastAsia="Times New Roman" w:hAnsi="Times New Roman" w:cs="Times New Roman"/>
                <w:sz w:val="20"/>
                <w:szCs w:val="20"/>
                <w:rPrChange w:id="7810" w:author="Stefanie Lane" w:date="2022-06-23T15:12:00Z">
                  <w:rPr>
                    <w:ins w:id="7811" w:author="Stefanie Lane" w:date="2022-06-23T15:12:00Z"/>
                  </w:rPr>
                </w:rPrChange>
              </w:rPr>
              <w:pPrChange w:id="7812" w:author="Stefanie Lane" w:date="2022-06-23T15:12:00Z">
                <w:pPr>
                  <w:jc w:val="center"/>
                </w:pPr>
              </w:pPrChange>
            </w:pPr>
          </w:p>
        </w:tc>
        <w:tc>
          <w:tcPr>
            <w:tcW w:w="869" w:type="dxa"/>
            <w:tcBorders>
              <w:top w:val="nil"/>
              <w:left w:val="nil"/>
              <w:bottom w:val="nil"/>
              <w:right w:val="nil"/>
            </w:tcBorders>
            <w:shd w:val="clear" w:color="auto" w:fill="auto"/>
            <w:noWrap/>
            <w:vAlign w:val="bottom"/>
            <w:hideMark/>
            <w:tcPrChange w:id="7813" w:author="Stefanie Lane" w:date="2022-06-23T15:14:00Z">
              <w:tcPr>
                <w:tcW w:w="960" w:type="dxa"/>
                <w:tcBorders>
                  <w:top w:val="nil"/>
                  <w:left w:val="nil"/>
                  <w:bottom w:val="nil"/>
                  <w:right w:val="nil"/>
                </w:tcBorders>
                <w:shd w:val="clear" w:color="auto" w:fill="auto"/>
                <w:noWrap/>
                <w:vAlign w:val="bottom"/>
                <w:hideMark/>
              </w:tcPr>
            </w:tcPrChange>
          </w:tcPr>
          <w:p w14:paraId="24D161F3" w14:textId="77777777" w:rsidR="00EB4CE1" w:rsidRPr="00EB4CE1" w:rsidRDefault="00EB4CE1" w:rsidP="00EB4CE1">
            <w:pPr>
              <w:spacing w:after="0" w:line="240" w:lineRule="auto"/>
              <w:rPr>
                <w:ins w:id="7814" w:author="Stefanie Lane" w:date="2022-06-23T15:12:00Z"/>
                <w:rFonts w:ascii="Times New Roman" w:eastAsia="Times New Roman" w:hAnsi="Times New Roman" w:cs="Times New Roman"/>
                <w:sz w:val="20"/>
                <w:szCs w:val="20"/>
                <w:rPrChange w:id="7815" w:author="Stefanie Lane" w:date="2022-06-23T15:12:00Z">
                  <w:rPr>
                    <w:ins w:id="7816" w:author="Stefanie Lane" w:date="2022-06-23T15:12:00Z"/>
                  </w:rPr>
                </w:rPrChange>
              </w:rPr>
              <w:pPrChange w:id="7817" w:author="Stefanie Lane" w:date="2022-06-23T15:12:00Z">
                <w:pPr/>
              </w:pPrChange>
            </w:pPr>
          </w:p>
        </w:tc>
        <w:tc>
          <w:tcPr>
            <w:tcW w:w="990" w:type="dxa"/>
            <w:tcBorders>
              <w:top w:val="nil"/>
              <w:left w:val="nil"/>
              <w:bottom w:val="nil"/>
              <w:right w:val="nil"/>
            </w:tcBorders>
            <w:shd w:val="clear" w:color="auto" w:fill="auto"/>
            <w:noWrap/>
            <w:vAlign w:val="bottom"/>
            <w:hideMark/>
            <w:tcPrChange w:id="7818" w:author="Stefanie Lane" w:date="2022-06-23T15:14:00Z">
              <w:tcPr>
                <w:tcW w:w="960" w:type="dxa"/>
                <w:tcBorders>
                  <w:top w:val="nil"/>
                  <w:left w:val="nil"/>
                  <w:bottom w:val="nil"/>
                  <w:right w:val="nil"/>
                </w:tcBorders>
                <w:shd w:val="clear" w:color="auto" w:fill="auto"/>
                <w:noWrap/>
                <w:vAlign w:val="bottom"/>
                <w:hideMark/>
              </w:tcPr>
            </w:tcPrChange>
          </w:tcPr>
          <w:p w14:paraId="0FA770DC" w14:textId="77777777" w:rsidR="00EB4CE1" w:rsidRPr="00EB4CE1" w:rsidRDefault="00EB4CE1" w:rsidP="00EB4CE1">
            <w:pPr>
              <w:spacing w:after="0" w:line="240" w:lineRule="auto"/>
              <w:jc w:val="center"/>
              <w:rPr>
                <w:ins w:id="7819" w:author="Stefanie Lane" w:date="2022-06-23T15:12:00Z"/>
                <w:rFonts w:ascii="Times New Roman" w:eastAsia="Times New Roman" w:hAnsi="Times New Roman" w:cs="Times New Roman"/>
                <w:sz w:val="20"/>
                <w:szCs w:val="20"/>
                <w:rPrChange w:id="7820" w:author="Stefanie Lane" w:date="2022-06-23T15:12:00Z">
                  <w:rPr>
                    <w:ins w:id="7821" w:author="Stefanie Lane" w:date="2022-06-23T15:12:00Z"/>
                  </w:rPr>
                </w:rPrChange>
              </w:rPr>
              <w:pPrChange w:id="7822" w:author="Stefanie Lane" w:date="2022-06-23T15:12:00Z">
                <w:pPr>
                  <w:jc w:val="center"/>
                </w:pPr>
              </w:pPrChange>
            </w:pPr>
          </w:p>
        </w:tc>
        <w:tc>
          <w:tcPr>
            <w:tcW w:w="810" w:type="dxa"/>
            <w:tcBorders>
              <w:top w:val="nil"/>
              <w:left w:val="nil"/>
              <w:bottom w:val="nil"/>
              <w:right w:val="nil"/>
            </w:tcBorders>
            <w:shd w:val="clear" w:color="auto" w:fill="auto"/>
            <w:noWrap/>
            <w:vAlign w:val="bottom"/>
            <w:hideMark/>
            <w:tcPrChange w:id="7823" w:author="Stefanie Lane" w:date="2022-06-23T15:14:00Z">
              <w:tcPr>
                <w:tcW w:w="960" w:type="dxa"/>
                <w:tcBorders>
                  <w:top w:val="nil"/>
                  <w:left w:val="nil"/>
                  <w:bottom w:val="nil"/>
                  <w:right w:val="nil"/>
                </w:tcBorders>
                <w:shd w:val="clear" w:color="auto" w:fill="auto"/>
                <w:noWrap/>
                <w:vAlign w:val="bottom"/>
                <w:hideMark/>
              </w:tcPr>
            </w:tcPrChange>
          </w:tcPr>
          <w:p w14:paraId="25A169A3" w14:textId="77777777" w:rsidR="00EB4CE1" w:rsidRPr="00EB4CE1" w:rsidRDefault="00EB4CE1" w:rsidP="00EB4CE1">
            <w:pPr>
              <w:spacing w:after="0" w:line="240" w:lineRule="auto"/>
              <w:jc w:val="center"/>
              <w:rPr>
                <w:ins w:id="7824" w:author="Stefanie Lane" w:date="2022-06-23T15:12:00Z"/>
                <w:rFonts w:ascii="Times New Roman" w:eastAsia="Times New Roman" w:hAnsi="Times New Roman" w:cs="Times New Roman"/>
                <w:sz w:val="20"/>
                <w:szCs w:val="20"/>
                <w:rPrChange w:id="7825" w:author="Stefanie Lane" w:date="2022-06-23T15:12:00Z">
                  <w:rPr>
                    <w:ins w:id="7826" w:author="Stefanie Lane" w:date="2022-06-23T15:12:00Z"/>
                  </w:rPr>
                </w:rPrChange>
              </w:rPr>
              <w:pPrChange w:id="7827" w:author="Stefanie Lane" w:date="2022-06-23T15:12:00Z">
                <w:pPr>
                  <w:jc w:val="center"/>
                </w:pPr>
              </w:pPrChange>
            </w:pPr>
          </w:p>
        </w:tc>
        <w:tc>
          <w:tcPr>
            <w:tcW w:w="1710" w:type="dxa"/>
            <w:tcBorders>
              <w:top w:val="nil"/>
              <w:left w:val="nil"/>
              <w:bottom w:val="nil"/>
              <w:right w:val="nil"/>
            </w:tcBorders>
            <w:shd w:val="clear" w:color="auto" w:fill="auto"/>
            <w:noWrap/>
            <w:vAlign w:val="bottom"/>
            <w:hideMark/>
            <w:tcPrChange w:id="7828" w:author="Stefanie Lane" w:date="2022-06-23T15:14:00Z">
              <w:tcPr>
                <w:tcW w:w="1560" w:type="dxa"/>
                <w:tcBorders>
                  <w:top w:val="nil"/>
                  <w:left w:val="nil"/>
                  <w:bottom w:val="nil"/>
                  <w:right w:val="nil"/>
                </w:tcBorders>
                <w:shd w:val="clear" w:color="auto" w:fill="auto"/>
                <w:noWrap/>
                <w:vAlign w:val="bottom"/>
                <w:hideMark/>
              </w:tcPr>
            </w:tcPrChange>
          </w:tcPr>
          <w:p w14:paraId="3C5E5128" w14:textId="77777777" w:rsidR="00EB4CE1" w:rsidRPr="00EB4CE1" w:rsidRDefault="00EB4CE1" w:rsidP="00EB4CE1">
            <w:pPr>
              <w:spacing w:after="0" w:line="240" w:lineRule="auto"/>
              <w:jc w:val="center"/>
              <w:rPr>
                <w:ins w:id="7829" w:author="Stefanie Lane" w:date="2022-06-23T15:12:00Z"/>
                <w:rFonts w:ascii="Times New Roman" w:eastAsia="Times New Roman" w:hAnsi="Times New Roman" w:cs="Times New Roman"/>
                <w:sz w:val="20"/>
                <w:szCs w:val="20"/>
                <w:rPrChange w:id="7830" w:author="Stefanie Lane" w:date="2022-06-23T15:12:00Z">
                  <w:rPr>
                    <w:ins w:id="7831" w:author="Stefanie Lane" w:date="2022-06-23T15:12:00Z"/>
                  </w:rPr>
                </w:rPrChange>
              </w:rPr>
              <w:pPrChange w:id="7832" w:author="Stefanie Lane" w:date="2022-06-23T15:12:00Z">
                <w:pPr>
                  <w:jc w:val="center"/>
                </w:pPr>
              </w:pPrChange>
            </w:pPr>
          </w:p>
        </w:tc>
      </w:tr>
      <w:tr w:rsidR="00EB4CE1" w:rsidRPr="00EB4CE1" w14:paraId="3F91B8DC" w14:textId="77777777" w:rsidTr="006F10B7">
        <w:trPr>
          <w:trHeight w:val="590"/>
          <w:ins w:id="7833" w:author="Stefanie Lane" w:date="2022-06-23T15:12:00Z"/>
          <w:trPrChange w:id="7834"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7835"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31713B1F" w14:textId="77777777" w:rsidR="00EB4CE1" w:rsidRPr="00EB4CE1" w:rsidRDefault="00EB4CE1" w:rsidP="00EB4CE1">
            <w:pPr>
              <w:spacing w:after="0" w:line="240" w:lineRule="auto"/>
              <w:jc w:val="center"/>
              <w:rPr>
                <w:ins w:id="7836" w:author="Stefanie Lane" w:date="2022-06-23T15:12:00Z"/>
                <w:rFonts w:ascii="Calibri" w:eastAsia="Times New Roman" w:hAnsi="Calibri" w:cs="Calibri"/>
                <w:b/>
                <w:bCs/>
                <w:color w:val="000000"/>
                <w:rPrChange w:id="7837" w:author="Stefanie Lane" w:date="2022-06-23T15:12:00Z">
                  <w:rPr>
                    <w:ins w:id="7838" w:author="Stefanie Lane" w:date="2022-06-23T15:12:00Z"/>
                  </w:rPr>
                </w:rPrChange>
              </w:rPr>
              <w:pPrChange w:id="7839" w:author="Stefanie Lane" w:date="2022-06-23T15:12:00Z">
                <w:pPr>
                  <w:jc w:val="center"/>
                </w:pPr>
              </w:pPrChange>
            </w:pPr>
            <w:ins w:id="7840" w:author="Stefanie Lane" w:date="2022-06-23T15:12:00Z">
              <w:r w:rsidRPr="00EB4CE1">
                <w:rPr>
                  <w:rFonts w:ascii="Calibri" w:eastAsia="Times New Roman" w:hAnsi="Calibri" w:cs="Calibri"/>
                  <w:b/>
                  <w:bCs/>
                  <w:color w:val="000000"/>
                  <w:rPrChange w:id="7841" w:author="Stefanie Lane" w:date="2022-06-23T15:12: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7842"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5FF5CF14" w14:textId="77777777" w:rsidR="00EB4CE1" w:rsidRPr="00EB4CE1" w:rsidRDefault="00EB4CE1" w:rsidP="00EB4CE1">
            <w:pPr>
              <w:spacing w:after="0" w:line="240" w:lineRule="auto"/>
              <w:jc w:val="center"/>
              <w:rPr>
                <w:ins w:id="7843" w:author="Stefanie Lane" w:date="2022-06-23T15:12:00Z"/>
                <w:rFonts w:ascii="Calibri" w:eastAsia="Times New Roman" w:hAnsi="Calibri" w:cs="Calibri"/>
                <w:b/>
                <w:bCs/>
                <w:color w:val="000000"/>
                <w:rPrChange w:id="7844" w:author="Stefanie Lane" w:date="2022-06-23T15:12:00Z">
                  <w:rPr>
                    <w:ins w:id="7845" w:author="Stefanie Lane" w:date="2022-06-23T15:12:00Z"/>
                  </w:rPr>
                </w:rPrChange>
              </w:rPr>
              <w:pPrChange w:id="7846" w:author="Stefanie Lane" w:date="2022-06-23T15:12:00Z">
                <w:pPr>
                  <w:jc w:val="center"/>
                </w:pPr>
              </w:pPrChange>
            </w:pPr>
            <w:ins w:id="7847" w:author="Stefanie Lane" w:date="2022-06-23T15:12:00Z">
              <w:r w:rsidRPr="00EB4CE1">
                <w:rPr>
                  <w:rFonts w:ascii="Calibri" w:eastAsia="Times New Roman" w:hAnsi="Calibri" w:cs="Calibri"/>
                  <w:b/>
                  <w:bCs/>
                  <w:color w:val="000000"/>
                  <w:rPrChange w:id="7848" w:author="Stefanie Lane" w:date="2022-06-23T15:12: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7849"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741622A8" w14:textId="77777777" w:rsidR="00EB4CE1" w:rsidRPr="00EB4CE1" w:rsidRDefault="00EB4CE1" w:rsidP="00EB4CE1">
            <w:pPr>
              <w:spacing w:after="0" w:line="240" w:lineRule="auto"/>
              <w:jc w:val="center"/>
              <w:rPr>
                <w:ins w:id="7850" w:author="Stefanie Lane" w:date="2022-06-23T15:12:00Z"/>
                <w:rFonts w:ascii="Calibri" w:eastAsia="Times New Roman" w:hAnsi="Calibri" w:cs="Calibri"/>
                <w:b/>
                <w:bCs/>
                <w:color w:val="000000"/>
                <w:rPrChange w:id="7851" w:author="Stefanie Lane" w:date="2022-06-23T15:12:00Z">
                  <w:rPr>
                    <w:ins w:id="7852" w:author="Stefanie Lane" w:date="2022-06-23T15:12:00Z"/>
                  </w:rPr>
                </w:rPrChange>
              </w:rPr>
              <w:pPrChange w:id="7853" w:author="Stefanie Lane" w:date="2022-06-23T15:12:00Z">
                <w:pPr>
                  <w:jc w:val="center"/>
                </w:pPr>
              </w:pPrChange>
            </w:pPr>
            <w:ins w:id="7854" w:author="Stefanie Lane" w:date="2022-06-23T15:12:00Z">
              <w:r w:rsidRPr="00EB4CE1">
                <w:rPr>
                  <w:rFonts w:ascii="Calibri" w:eastAsia="Times New Roman" w:hAnsi="Calibri" w:cs="Calibri"/>
                  <w:b/>
                  <w:bCs/>
                  <w:color w:val="000000"/>
                  <w:rPrChange w:id="7855" w:author="Stefanie Lane" w:date="2022-06-23T15:12: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Change w:id="7856"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103C728E" w14:textId="77777777" w:rsidR="00EB4CE1" w:rsidRPr="00EB4CE1" w:rsidRDefault="00EB4CE1" w:rsidP="00EB4CE1">
            <w:pPr>
              <w:spacing w:after="0" w:line="240" w:lineRule="auto"/>
              <w:jc w:val="center"/>
              <w:rPr>
                <w:ins w:id="7857" w:author="Stefanie Lane" w:date="2022-06-23T15:12:00Z"/>
                <w:rFonts w:ascii="Calibri" w:eastAsia="Times New Roman" w:hAnsi="Calibri" w:cs="Calibri"/>
                <w:b/>
                <w:bCs/>
                <w:color w:val="000000"/>
                <w:rPrChange w:id="7858" w:author="Stefanie Lane" w:date="2022-06-23T15:12:00Z">
                  <w:rPr>
                    <w:ins w:id="7859" w:author="Stefanie Lane" w:date="2022-06-23T15:12:00Z"/>
                  </w:rPr>
                </w:rPrChange>
              </w:rPr>
              <w:pPrChange w:id="7860" w:author="Stefanie Lane" w:date="2022-06-23T15:12:00Z">
                <w:pPr>
                  <w:jc w:val="center"/>
                </w:pPr>
              </w:pPrChange>
            </w:pPr>
            <w:ins w:id="7861" w:author="Stefanie Lane" w:date="2022-06-23T15:12:00Z">
              <w:r w:rsidRPr="00EB4CE1">
                <w:rPr>
                  <w:rFonts w:ascii="Calibri" w:eastAsia="Times New Roman" w:hAnsi="Calibri" w:cs="Calibri"/>
                  <w:b/>
                  <w:bCs/>
                  <w:color w:val="000000"/>
                  <w:rPrChange w:id="7862" w:author="Stefanie Lane" w:date="2022-06-23T15:12: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Change w:id="7863"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A037E3C" w14:textId="77777777" w:rsidR="00EB4CE1" w:rsidRPr="00EB4CE1" w:rsidRDefault="00EB4CE1" w:rsidP="00EB4CE1">
            <w:pPr>
              <w:spacing w:after="0" w:line="240" w:lineRule="auto"/>
              <w:jc w:val="center"/>
              <w:rPr>
                <w:ins w:id="7864" w:author="Stefanie Lane" w:date="2022-06-23T15:12:00Z"/>
                <w:rFonts w:ascii="Calibri" w:eastAsia="Times New Roman" w:hAnsi="Calibri" w:cs="Calibri"/>
                <w:b/>
                <w:bCs/>
                <w:color w:val="000000"/>
                <w:rPrChange w:id="7865" w:author="Stefanie Lane" w:date="2022-06-23T15:12:00Z">
                  <w:rPr>
                    <w:ins w:id="7866" w:author="Stefanie Lane" w:date="2022-06-23T15:12:00Z"/>
                  </w:rPr>
                </w:rPrChange>
              </w:rPr>
              <w:pPrChange w:id="7867" w:author="Stefanie Lane" w:date="2022-06-23T15:12:00Z">
                <w:pPr>
                  <w:jc w:val="center"/>
                </w:pPr>
              </w:pPrChange>
            </w:pPr>
            <w:ins w:id="7868" w:author="Stefanie Lane" w:date="2022-06-23T15:12:00Z">
              <w:r w:rsidRPr="00EB4CE1">
                <w:rPr>
                  <w:rFonts w:ascii="Calibri" w:eastAsia="Times New Roman" w:hAnsi="Calibri" w:cs="Calibri"/>
                  <w:b/>
                  <w:bCs/>
                  <w:color w:val="000000"/>
                  <w:rPrChange w:id="7869" w:author="Stefanie Lane" w:date="2022-06-23T15:12: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Change w:id="7870"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730EBD07" w14:textId="77777777" w:rsidR="00EB4CE1" w:rsidRPr="00EB4CE1" w:rsidRDefault="00EB4CE1" w:rsidP="00EB4CE1">
            <w:pPr>
              <w:spacing w:after="0" w:line="240" w:lineRule="auto"/>
              <w:jc w:val="center"/>
              <w:rPr>
                <w:ins w:id="7871" w:author="Stefanie Lane" w:date="2022-06-23T15:12:00Z"/>
                <w:rFonts w:ascii="Calibri" w:eastAsia="Times New Roman" w:hAnsi="Calibri" w:cs="Calibri"/>
                <w:b/>
                <w:bCs/>
                <w:color w:val="000000"/>
                <w:rPrChange w:id="7872" w:author="Stefanie Lane" w:date="2022-06-23T15:12:00Z">
                  <w:rPr>
                    <w:ins w:id="7873" w:author="Stefanie Lane" w:date="2022-06-23T15:12:00Z"/>
                  </w:rPr>
                </w:rPrChange>
              </w:rPr>
              <w:pPrChange w:id="7874" w:author="Stefanie Lane" w:date="2022-06-23T15:12:00Z">
                <w:pPr>
                  <w:jc w:val="center"/>
                </w:pPr>
              </w:pPrChange>
            </w:pPr>
            <w:ins w:id="7875" w:author="Stefanie Lane" w:date="2022-06-23T15:12:00Z">
              <w:r w:rsidRPr="00EB4CE1">
                <w:rPr>
                  <w:rFonts w:ascii="Calibri" w:eastAsia="Times New Roman" w:hAnsi="Calibri" w:cs="Calibri"/>
                  <w:b/>
                  <w:bCs/>
                  <w:color w:val="000000"/>
                  <w:rPrChange w:id="7876" w:author="Stefanie Lane" w:date="2022-06-23T15:12: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Change w:id="7877"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1776B1DA" w14:textId="77777777" w:rsidR="00EB4CE1" w:rsidRPr="00EB4CE1" w:rsidRDefault="00EB4CE1" w:rsidP="00EB4CE1">
            <w:pPr>
              <w:spacing w:after="0" w:line="240" w:lineRule="auto"/>
              <w:jc w:val="center"/>
              <w:rPr>
                <w:ins w:id="7878" w:author="Stefanie Lane" w:date="2022-06-23T15:12:00Z"/>
                <w:rFonts w:ascii="Calibri" w:eastAsia="Times New Roman" w:hAnsi="Calibri" w:cs="Calibri"/>
                <w:b/>
                <w:bCs/>
                <w:color w:val="000000"/>
                <w:rPrChange w:id="7879" w:author="Stefanie Lane" w:date="2022-06-23T15:12:00Z">
                  <w:rPr>
                    <w:ins w:id="7880" w:author="Stefanie Lane" w:date="2022-06-23T15:12:00Z"/>
                  </w:rPr>
                </w:rPrChange>
              </w:rPr>
              <w:pPrChange w:id="7881" w:author="Stefanie Lane" w:date="2022-06-23T15:12:00Z">
                <w:pPr>
                  <w:jc w:val="center"/>
                </w:pPr>
              </w:pPrChange>
            </w:pPr>
            <w:ins w:id="7882" w:author="Stefanie Lane" w:date="2022-06-23T15:12:00Z">
              <w:r w:rsidRPr="00EB4CE1">
                <w:rPr>
                  <w:rFonts w:ascii="Calibri" w:eastAsia="Times New Roman" w:hAnsi="Calibri" w:cs="Calibri"/>
                  <w:b/>
                  <w:bCs/>
                  <w:color w:val="000000"/>
                  <w:rPrChange w:id="7883" w:author="Stefanie Lane" w:date="2022-06-23T15:12:00Z">
                    <w:rPr/>
                  </w:rPrChange>
                </w:rPr>
                <w:t>Percent Change (1979-2019)</w:t>
              </w:r>
            </w:ins>
          </w:p>
        </w:tc>
      </w:tr>
      <w:tr w:rsidR="00EB4CE1" w:rsidRPr="00EB4CE1" w14:paraId="142AD804" w14:textId="77777777" w:rsidTr="006F10B7">
        <w:trPr>
          <w:trHeight w:val="300"/>
          <w:ins w:id="7884" w:author="Stefanie Lane" w:date="2022-06-23T15:12:00Z"/>
          <w:trPrChange w:id="7885" w:author="Stefanie Lane" w:date="2022-06-23T15:14: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7886"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546DA065" w14:textId="77777777" w:rsidR="00EB4CE1" w:rsidRPr="00EB4CE1" w:rsidRDefault="00EB4CE1" w:rsidP="00EB4CE1">
            <w:pPr>
              <w:spacing w:after="0" w:line="240" w:lineRule="auto"/>
              <w:jc w:val="center"/>
              <w:rPr>
                <w:ins w:id="7887" w:author="Stefanie Lane" w:date="2022-06-23T15:12:00Z"/>
                <w:rFonts w:ascii="Calibri" w:eastAsia="Times New Roman" w:hAnsi="Calibri" w:cs="Calibri"/>
                <w:color w:val="000000"/>
                <w:rPrChange w:id="7888" w:author="Stefanie Lane" w:date="2022-06-23T15:12:00Z">
                  <w:rPr>
                    <w:ins w:id="7889" w:author="Stefanie Lane" w:date="2022-06-23T15:12:00Z"/>
                  </w:rPr>
                </w:rPrChange>
              </w:rPr>
              <w:pPrChange w:id="7890" w:author="Stefanie Lane" w:date="2022-06-23T15:12:00Z">
                <w:pPr>
                  <w:jc w:val="center"/>
                </w:pPr>
              </w:pPrChange>
            </w:pPr>
            <w:ins w:id="7891" w:author="Stefanie Lane" w:date="2022-06-23T15:12:00Z">
              <w:r w:rsidRPr="00EB4CE1">
                <w:rPr>
                  <w:rFonts w:ascii="Calibri" w:eastAsia="Times New Roman" w:hAnsi="Calibri" w:cs="Calibri"/>
                  <w:color w:val="000000"/>
                  <w:rPrChange w:id="7892" w:author="Stefanie Lane" w:date="2022-06-23T15:12:00Z">
                    <w:rPr/>
                  </w:rPrChange>
                </w:rPr>
                <w:t>Fescue</w:t>
              </w:r>
            </w:ins>
          </w:p>
        </w:tc>
        <w:tc>
          <w:tcPr>
            <w:tcW w:w="1160" w:type="dxa"/>
            <w:tcBorders>
              <w:top w:val="nil"/>
              <w:left w:val="single" w:sz="8" w:space="0" w:color="auto"/>
              <w:bottom w:val="single" w:sz="8" w:space="0" w:color="auto"/>
              <w:right w:val="nil"/>
            </w:tcBorders>
            <w:shd w:val="clear" w:color="auto" w:fill="auto"/>
            <w:noWrap/>
            <w:vAlign w:val="bottom"/>
            <w:hideMark/>
            <w:tcPrChange w:id="7893" w:author="Stefanie Lane" w:date="2022-06-23T15:14:00Z">
              <w:tcPr>
                <w:tcW w:w="1160" w:type="dxa"/>
                <w:tcBorders>
                  <w:top w:val="nil"/>
                  <w:left w:val="single" w:sz="8" w:space="0" w:color="auto"/>
                  <w:bottom w:val="single" w:sz="8" w:space="0" w:color="auto"/>
                  <w:right w:val="nil"/>
                </w:tcBorders>
                <w:shd w:val="clear" w:color="auto" w:fill="auto"/>
                <w:noWrap/>
                <w:vAlign w:val="bottom"/>
                <w:hideMark/>
              </w:tcPr>
            </w:tcPrChange>
          </w:tcPr>
          <w:p w14:paraId="0CAF1FAE" w14:textId="77777777" w:rsidR="00EB4CE1" w:rsidRPr="00EB4CE1" w:rsidRDefault="00EB4CE1" w:rsidP="00EB4CE1">
            <w:pPr>
              <w:spacing w:after="0" w:line="240" w:lineRule="auto"/>
              <w:rPr>
                <w:ins w:id="7894" w:author="Stefanie Lane" w:date="2022-06-23T15:12:00Z"/>
                <w:rFonts w:ascii="Calibri" w:eastAsia="Times New Roman" w:hAnsi="Calibri" w:cs="Calibri"/>
                <w:color w:val="000000"/>
                <w:rPrChange w:id="7895" w:author="Stefanie Lane" w:date="2022-06-23T15:12:00Z">
                  <w:rPr>
                    <w:ins w:id="7896" w:author="Stefanie Lane" w:date="2022-06-23T15:12:00Z"/>
                  </w:rPr>
                </w:rPrChange>
              </w:rPr>
              <w:pPrChange w:id="7897" w:author="Stefanie Lane" w:date="2022-06-23T15:12:00Z">
                <w:pPr/>
              </w:pPrChange>
            </w:pPr>
            <w:ins w:id="7898" w:author="Stefanie Lane" w:date="2022-06-23T15:12:00Z">
              <w:r w:rsidRPr="00EB4CE1">
                <w:rPr>
                  <w:rFonts w:ascii="Calibri" w:eastAsia="Times New Roman" w:hAnsi="Calibri" w:cs="Calibri"/>
                  <w:color w:val="000000"/>
                  <w:rPrChange w:id="7899" w:author="Stefanie Lane" w:date="2022-06-23T15:12:00Z">
                    <w:rPr/>
                  </w:rPrChange>
                </w:rPr>
                <w:t>Unknown</w:t>
              </w:r>
            </w:ins>
          </w:p>
        </w:tc>
        <w:tc>
          <w:tcPr>
            <w:tcW w:w="3320" w:type="dxa"/>
            <w:tcBorders>
              <w:top w:val="nil"/>
              <w:left w:val="nil"/>
              <w:bottom w:val="single" w:sz="8" w:space="0" w:color="auto"/>
              <w:right w:val="nil"/>
            </w:tcBorders>
            <w:shd w:val="clear" w:color="auto" w:fill="auto"/>
            <w:noWrap/>
            <w:vAlign w:val="bottom"/>
            <w:hideMark/>
            <w:tcPrChange w:id="7900"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355F19A6" w14:textId="77777777" w:rsidR="00EB4CE1" w:rsidRPr="00EB4CE1" w:rsidRDefault="00EB4CE1" w:rsidP="00EB4CE1">
            <w:pPr>
              <w:spacing w:after="0" w:line="240" w:lineRule="auto"/>
              <w:rPr>
                <w:ins w:id="7901" w:author="Stefanie Lane" w:date="2022-06-23T15:12:00Z"/>
                <w:rFonts w:ascii="Calibri" w:eastAsia="Times New Roman" w:hAnsi="Calibri" w:cs="Calibri"/>
                <w:i/>
                <w:iCs/>
                <w:color w:val="000000"/>
                <w:rPrChange w:id="7902" w:author="Stefanie Lane" w:date="2022-06-23T15:12:00Z">
                  <w:rPr>
                    <w:ins w:id="7903" w:author="Stefanie Lane" w:date="2022-06-23T15:12:00Z"/>
                  </w:rPr>
                </w:rPrChange>
              </w:rPr>
              <w:pPrChange w:id="7904" w:author="Stefanie Lane" w:date="2022-06-23T15:12:00Z">
                <w:pPr/>
              </w:pPrChange>
            </w:pPr>
            <w:ins w:id="7905" w:author="Stefanie Lane" w:date="2022-06-23T15:12:00Z">
              <w:r w:rsidRPr="00EB4CE1">
                <w:rPr>
                  <w:rFonts w:ascii="Calibri" w:eastAsia="Times New Roman" w:hAnsi="Calibri" w:cs="Calibri"/>
                  <w:i/>
                  <w:iCs/>
                  <w:color w:val="000000"/>
                  <w:rPrChange w:id="7906" w:author="Stefanie Lane" w:date="2022-06-23T15:12:00Z">
                    <w:rPr/>
                  </w:rPrChange>
                </w:rPr>
                <w:t>Festuca sp.</w:t>
              </w:r>
            </w:ins>
          </w:p>
        </w:tc>
        <w:tc>
          <w:tcPr>
            <w:tcW w:w="869" w:type="dxa"/>
            <w:tcBorders>
              <w:top w:val="nil"/>
              <w:left w:val="nil"/>
              <w:bottom w:val="single" w:sz="8" w:space="0" w:color="auto"/>
              <w:right w:val="nil"/>
            </w:tcBorders>
            <w:shd w:val="clear" w:color="auto" w:fill="auto"/>
            <w:noWrap/>
            <w:vAlign w:val="bottom"/>
            <w:hideMark/>
            <w:tcPrChange w:id="790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C67BB11" w14:textId="77777777" w:rsidR="00EB4CE1" w:rsidRPr="00EB4CE1" w:rsidRDefault="00EB4CE1" w:rsidP="00EB4CE1">
            <w:pPr>
              <w:spacing w:after="0" w:line="240" w:lineRule="auto"/>
              <w:jc w:val="center"/>
              <w:rPr>
                <w:ins w:id="7908" w:author="Stefanie Lane" w:date="2022-06-23T15:12:00Z"/>
                <w:rFonts w:ascii="Calibri" w:eastAsia="Times New Roman" w:hAnsi="Calibri" w:cs="Calibri"/>
                <w:color w:val="000000"/>
                <w:rPrChange w:id="7909" w:author="Stefanie Lane" w:date="2022-06-23T15:12:00Z">
                  <w:rPr>
                    <w:ins w:id="7910" w:author="Stefanie Lane" w:date="2022-06-23T15:12:00Z"/>
                  </w:rPr>
                </w:rPrChange>
              </w:rPr>
              <w:pPrChange w:id="7911" w:author="Stefanie Lane" w:date="2022-06-23T15:12:00Z">
                <w:pPr>
                  <w:jc w:val="center"/>
                </w:pPr>
              </w:pPrChange>
            </w:pPr>
            <w:ins w:id="7912" w:author="Stefanie Lane" w:date="2022-06-23T15:12:00Z">
              <w:r w:rsidRPr="00EB4CE1">
                <w:rPr>
                  <w:rFonts w:ascii="Calibri" w:eastAsia="Times New Roman" w:hAnsi="Calibri" w:cs="Calibri"/>
                  <w:color w:val="000000"/>
                  <w:rPrChange w:id="7913" w:author="Stefanie Lane" w:date="2022-06-23T15:12:00Z">
                    <w:rPr/>
                  </w:rPrChange>
                </w:rPr>
                <w:t>0.03</w:t>
              </w:r>
            </w:ins>
          </w:p>
        </w:tc>
        <w:tc>
          <w:tcPr>
            <w:tcW w:w="990" w:type="dxa"/>
            <w:tcBorders>
              <w:top w:val="nil"/>
              <w:left w:val="nil"/>
              <w:bottom w:val="single" w:sz="8" w:space="0" w:color="auto"/>
              <w:right w:val="nil"/>
            </w:tcBorders>
            <w:shd w:val="clear" w:color="auto" w:fill="auto"/>
            <w:noWrap/>
            <w:vAlign w:val="bottom"/>
            <w:hideMark/>
            <w:tcPrChange w:id="7914"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528032C6" w14:textId="77777777" w:rsidR="00EB4CE1" w:rsidRPr="00EB4CE1" w:rsidRDefault="00EB4CE1" w:rsidP="00EB4CE1">
            <w:pPr>
              <w:spacing w:after="0" w:line="240" w:lineRule="auto"/>
              <w:jc w:val="center"/>
              <w:rPr>
                <w:ins w:id="7915" w:author="Stefanie Lane" w:date="2022-06-23T15:12:00Z"/>
                <w:rFonts w:ascii="Calibri" w:eastAsia="Times New Roman" w:hAnsi="Calibri" w:cs="Calibri"/>
                <w:color w:val="000000"/>
                <w:rPrChange w:id="7916" w:author="Stefanie Lane" w:date="2022-06-23T15:12:00Z">
                  <w:rPr>
                    <w:ins w:id="7917" w:author="Stefanie Lane" w:date="2022-06-23T15:12:00Z"/>
                  </w:rPr>
                </w:rPrChange>
              </w:rPr>
              <w:pPrChange w:id="7918" w:author="Stefanie Lane" w:date="2022-06-23T15:12:00Z">
                <w:pPr>
                  <w:jc w:val="center"/>
                </w:pPr>
              </w:pPrChange>
            </w:pPr>
            <w:ins w:id="7919" w:author="Stefanie Lane" w:date="2022-06-23T15:12:00Z">
              <w:r w:rsidRPr="00EB4CE1">
                <w:rPr>
                  <w:rFonts w:ascii="Calibri" w:eastAsia="Times New Roman" w:hAnsi="Calibri" w:cs="Calibri"/>
                  <w:color w:val="000000"/>
                  <w:rPrChange w:id="7920" w:author="Stefanie Lane" w:date="2022-06-23T15:12:00Z">
                    <w:rPr/>
                  </w:rPrChange>
                </w:rPr>
                <w:t>0.00</w:t>
              </w:r>
            </w:ins>
          </w:p>
        </w:tc>
        <w:tc>
          <w:tcPr>
            <w:tcW w:w="810" w:type="dxa"/>
            <w:tcBorders>
              <w:top w:val="nil"/>
              <w:left w:val="nil"/>
              <w:bottom w:val="single" w:sz="8" w:space="0" w:color="auto"/>
              <w:right w:val="nil"/>
            </w:tcBorders>
            <w:shd w:val="clear" w:color="auto" w:fill="auto"/>
            <w:noWrap/>
            <w:vAlign w:val="bottom"/>
            <w:hideMark/>
            <w:tcPrChange w:id="792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B28A73B" w14:textId="77777777" w:rsidR="00EB4CE1" w:rsidRPr="00EB4CE1" w:rsidRDefault="00EB4CE1" w:rsidP="00EB4CE1">
            <w:pPr>
              <w:spacing w:after="0" w:line="240" w:lineRule="auto"/>
              <w:jc w:val="center"/>
              <w:rPr>
                <w:ins w:id="7922" w:author="Stefanie Lane" w:date="2022-06-23T15:12:00Z"/>
                <w:rFonts w:ascii="Calibri" w:eastAsia="Times New Roman" w:hAnsi="Calibri" w:cs="Calibri"/>
                <w:color w:val="000000"/>
                <w:rPrChange w:id="7923" w:author="Stefanie Lane" w:date="2022-06-23T15:12:00Z">
                  <w:rPr>
                    <w:ins w:id="7924" w:author="Stefanie Lane" w:date="2022-06-23T15:12:00Z"/>
                  </w:rPr>
                </w:rPrChange>
              </w:rPr>
              <w:pPrChange w:id="7925" w:author="Stefanie Lane" w:date="2022-06-23T15:12:00Z">
                <w:pPr>
                  <w:jc w:val="center"/>
                </w:pPr>
              </w:pPrChange>
            </w:pPr>
            <w:ins w:id="7926" w:author="Stefanie Lane" w:date="2022-06-23T15:12:00Z">
              <w:r w:rsidRPr="00EB4CE1">
                <w:rPr>
                  <w:rFonts w:ascii="Calibri" w:eastAsia="Times New Roman" w:hAnsi="Calibri" w:cs="Calibri"/>
                  <w:color w:val="000000"/>
                  <w:rPrChange w:id="7927"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7928"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01A438FC" w14:textId="77777777" w:rsidR="00EB4CE1" w:rsidRPr="00EB4CE1" w:rsidRDefault="00EB4CE1" w:rsidP="00EB4CE1">
            <w:pPr>
              <w:spacing w:after="0" w:line="240" w:lineRule="auto"/>
              <w:jc w:val="center"/>
              <w:rPr>
                <w:ins w:id="7929" w:author="Stefanie Lane" w:date="2022-06-23T15:12:00Z"/>
                <w:rFonts w:ascii="Calibri" w:eastAsia="Times New Roman" w:hAnsi="Calibri" w:cs="Calibri"/>
                <w:color w:val="000000"/>
                <w:rPrChange w:id="7930" w:author="Stefanie Lane" w:date="2022-06-23T15:12:00Z">
                  <w:rPr>
                    <w:ins w:id="7931" w:author="Stefanie Lane" w:date="2022-06-23T15:12:00Z"/>
                  </w:rPr>
                </w:rPrChange>
              </w:rPr>
              <w:pPrChange w:id="7932" w:author="Stefanie Lane" w:date="2022-06-23T15:12:00Z">
                <w:pPr>
                  <w:jc w:val="center"/>
                </w:pPr>
              </w:pPrChange>
            </w:pPr>
            <w:ins w:id="7933" w:author="Stefanie Lane" w:date="2022-06-23T15:12:00Z">
              <w:r w:rsidRPr="00EB4CE1">
                <w:rPr>
                  <w:rFonts w:ascii="Calibri" w:eastAsia="Times New Roman" w:hAnsi="Calibri" w:cs="Calibri"/>
                  <w:color w:val="000000"/>
                  <w:rPrChange w:id="7934" w:author="Stefanie Lane" w:date="2022-06-23T15:12:00Z">
                    <w:rPr/>
                  </w:rPrChange>
                </w:rPr>
                <w:t>-100.0</w:t>
              </w:r>
            </w:ins>
          </w:p>
        </w:tc>
      </w:tr>
      <w:tr w:rsidR="00EB4CE1" w:rsidRPr="00EB4CE1" w14:paraId="27F6EBE2" w14:textId="77777777" w:rsidTr="006F10B7">
        <w:trPr>
          <w:trHeight w:val="290"/>
          <w:ins w:id="7935" w:author="Stefanie Lane" w:date="2022-06-23T15:12:00Z"/>
          <w:trPrChange w:id="793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93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ADDB55" w14:textId="77777777" w:rsidR="00EB4CE1" w:rsidRPr="00EB4CE1" w:rsidRDefault="00EB4CE1" w:rsidP="00EB4CE1">
            <w:pPr>
              <w:spacing w:after="0" w:line="240" w:lineRule="auto"/>
              <w:rPr>
                <w:ins w:id="7938" w:author="Stefanie Lane" w:date="2022-06-23T15:12:00Z"/>
                <w:rFonts w:ascii="Calibri" w:eastAsia="Times New Roman" w:hAnsi="Calibri" w:cs="Calibri"/>
                <w:color w:val="000000"/>
                <w:rPrChange w:id="7939" w:author="Stefanie Lane" w:date="2022-06-23T15:12:00Z">
                  <w:rPr>
                    <w:ins w:id="7940" w:author="Stefanie Lane" w:date="2022-06-23T15:12:00Z"/>
                  </w:rPr>
                </w:rPrChange>
              </w:rPr>
              <w:pPrChange w:id="7941"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7942"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0AC434F8" w14:textId="77777777" w:rsidR="00EB4CE1" w:rsidRPr="00EB4CE1" w:rsidRDefault="00EB4CE1" w:rsidP="00EB4CE1">
            <w:pPr>
              <w:spacing w:after="0" w:line="240" w:lineRule="auto"/>
              <w:jc w:val="center"/>
              <w:rPr>
                <w:ins w:id="7943" w:author="Stefanie Lane" w:date="2022-06-23T15:12:00Z"/>
                <w:rFonts w:ascii="Calibri" w:eastAsia="Times New Roman" w:hAnsi="Calibri" w:cs="Calibri"/>
                <w:color w:val="000000"/>
                <w:rPrChange w:id="7944" w:author="Stefanie Lane" w:date="2022-06-23T15:12:00Z">
                  <w:rPr>
                    <w:ins w:id="7945" w:author="Stefanie Lane" w:date="2022-06-23T15:12:00Z"/>
                  </w:rPr>
                </w:rPrChange>
              </w:rPr>
              <w:pPrChange w:id="7946" w:author="Stefanie Lane" w:date="2022-06-23T15:12:00Z">
                <w:pPr>
                  <w:jc w:val="center"/>
                </w:pPr>
              </w:pPrChange>
            </w:pPr>
            <w:ins w:id="7947" w:author="Stefanie Lane" w:date="2022-06-23T15:12:00Z">
              <w:r w:rsidRPr="00EB4CE1">
                <w:rPr>
                  <w:rFonts w:ascii="Calibri" w:eastAsia="Times New Roman" w:hAnsi="Calibri" w:cs="Calibri"/>
                  <w:color w:val="000000"/>
                  <w:rPrChange w:id="7948" w:author="Stefanie Lane" w:date="2022-06-23T15:12:00Z">
                    <w:rPr/>
                  </w:rPrChange>
                </w:rPr>
                <w:t>Non-native</w:t>
              </w:r>
            </w:ins>
          </w:p>
        </w:tc>
        <w:tc>
          <w:tcPr>
            <w:tcW w:w="3320" w:type="dxa"/>
            <w:tcBorders>
              <w:top w:val="nil"/>
              <w:left w:val="nil"/>
              <w:bottom w:val="nil"/>
              <w:right w:val="nil"/>
            </w:tcBorders>
            <w:shd w:val="clear" w:color="auto" w:fill="auto"/>
            <w:noWrap/>
            <w:vAlign w:val="bottom"/>
            <w:hideMark/>
            <w:tcPrChange w:id="7949" w:author="Stefanie Lane" w:date="2022-06-23T15:14:00Z">
              <w:tcPr>
                <w:tcW w:w="3320" w:type="dxa"/>
                <w:tcBorders>
                  <w:top w:val="nil"/>
                  <w:left w:val="nil"/>
                  <w:bottom w:val="nil"/>
                  <w:right w:val="nil"/>
                </w:tcBorders>
                <w:shd w:val="clear" w:color="auto" w:fill="auto"/>
                <w:noWrap/>
                <w:vAlign w:val="bottom"/>
                <w:hideMark/>
              </w:tcPr>
            </w:tcPrChange>
          </w:tcPr>
          <w:p w14:paraId="2430CB3D" w14:textId="77777777" w:rsidR="00EB4CE1" w:rsidRPr="00EB4CE1" w:rsidRDefault="00EB4CE1" w:rsidP="00EB4CE1">
            <w:pPr>
              <w:spacing w:after="0" w:line="240" w:lineRule="auto"/>
              <w:rPr>
                <w:ins w:id="7950" w:author="Stefanie Lane" w:date="2022-06-23T15:12:00Z"/>
                <w:rFonts w:ascii="Calibri" w:eastAsia="Times New Roman" w:hAnsi="Calibri" w:cs="Calibri"/>
                <w:i/>
                <w:iCs/>
                <w:color w:val="000000"/>
                <w:rPrChange w:id="7951" w:author="Stefanie Lane" w:date="2022-06-23T15:12:00Z">
                  <w:rPr>
                    <w:ins w:id="7952" w:author="Stefanie Lane" w:date="2022-06-23T15:12:00Z"/>
                  </w:rPr>
                </w:rPrChange>
              </w:rPr>
              <w:pPrChange w:id="7953" w:author="Stefanie Lane" w:date="2022-06-23T15:12:00Z">
                <w:pPr/>
              </w:pPrChange>
            </w:pPr>
            <w:ins w:id="7954" w:author="Stefanie Lane" w:date="2022-06-23T15:12:00Z">
              <w:r w:rsidRPr="00EB4CE1">
                <w:rPr>
                  <w:rFonts w:ascii="Calibri" w:eastAsia="Times New Roman" w:hAnsi="Calibri" w:cs="Calibri"/>
                  <w:i/>
                  <w:iCs/>
                  <w:color w:val="000000"/>
                  <w:rPrChange w:id="7955" w:author="Stefanie Lane" w:date="2022-06-23T15:12:00Z">
                    <w:rPr/>
                  </w:rPrChange>
                </w:rPr>
                <w:t>Mentha aquatica</w:t>
              </w:r>
            </w:ins>
          </w:p>
        </w:tc>
        <w:tc>
          <w:tcPr>
            <w:tcW w:w="869" w:type="dxa"/>
            <w:tcBorders>
              <w:top w:val="nil"/>
              <w:left w:val="nil"/>
              <w:bottom w:val="nil"/>
              <w:right w:val="nil"/>
            </w:tcBorders>
            <w:shd w:val="clear" w:color="auto" w:fill="auto"/>
            <w:noWrap/>
            <w:vAlign w:val="bottom"/>
            <w:hideMark/>
            <w:tcPrChange w:id="7956" w:author="Stefanie Lane" w:date="2022-06-23T15:14:00Z">
              <w:tcPr>
                <w:tcW w:w="960" w:type="dxa"/>
                <w:tcBorders>
                  <w:top w:val="nil"/>
                  <w:left w:val="nil"/>
                  <w:bottom w:val="nil"/>
                  <w:right w:val="nil"/>
                </w:tcBorders>
                <w:shd w:val="clear" w:color="auto" w:fill="auto"/>
                <w:noWrap/>
                <w:vAlign w:val="bottom"/>
                <w:hideMark/>
              </w:tcPr>
            </w:tcPrChange>
          </w:tcPr>
          <w:p w14:paraId="7EF19F06" w14:textId="77777777" w:rsidR="00EB4CE1" w:rsidRPr="00EB4CE1" w:rsidRDefault="00EB4CE1" w:rsidP="00EB4CE1">
            <w:pPr>
              <w:spacing w:after="0" w:line="240" w:lineRule="auto"/>
              <w:jc w:val="center"/>
              <w:rPr>
                <w:ins w:id="7957" w:author="Stefanie Lane" w:date="2022-06-23T15:12:00Z"/>
                <w:rFonts w:ascii="Calibri" w:eastAsia="Times New Roman" w:hAnsi="Calibri" w:cs="Calibri"/>
                <w:color w:val="000000"/>
                <w:rPrChange w:id="7958" w:author="Stefanie Lane" w:date="2022-06-23T15:12:00Z">
                  <w:rPr>
                    <w:ins w:id="7959" w:author="Stefanie Lane" w:date="2022-06-23T15:12:00Z"/>
                  </w:rPr>
                </w:rPrChange>
              </w:rPr>
              <w:pPrChange w:id="7960" w:author="Stefanie Lane" w:date="2022-06-23T15:12:00Z">
                <w:pPr>
                  <w:jc w:val="center"/>
                </w:pPr>
              </w:pPrChange>
            </w:pPr>
            <w:ins w:id="7961" w:author="Stefanie Lane" w:date="2022-06-23T15:12:00Z">
              <w:r w:rsidRPr="00EB4CE1">
                <w:rPr>
                  <w:rFonts w:ascii="Calibri" w:eastAsia="Times New Roman" w:hAnsi="Calibri" w:cs="Calibri"/>
                  <w:color w:val="000000"/>
                  <w:rPrChange w:id="7962" w:author="Stefanie Lane" w:date="2022-06-23T15:12:00Z">
                    <w:rPr/>
                  </w:rPrChange>
                </w:rPr>
                <w:t>0.31</w:t>
              </w:r>
            </w:ins>
          </w:p>
        </w:tc>
        <w:tc>
          <w:tcPr>
            <w:tcW w:w="990" w:type="dxa"/>
            <w:tcBorders>
              <w:top w:val="nil"/>
              <w:left w:val="nil"/>
              <w:bottom w:val="nil"/>
              <w:right w:val="nil"/>
            </w:tcBorders>
            <w:shd w:val="clear" w:color="auto" w:fill="auto"/>
            <w:noWrap/>
            <w:vAlign w:val="bottom"/>
            <w:hideMark/>
            <w:tcPrChange w:id="7963" w:author="Stefanie Lane" w:date="2022-06-23T15:14:00Z">
              <w:tcPr>
                <w:tcW w:w="960" w:type="dxa"/>
                <w:tcBorders>
                  <w:top w:val="nil"/>
                  <w:left w:val="nil"/>
                  <w:bottom w:val="nil"/>
                  <w:right w:val="nil"/>
                </w:tcBorders>
                <w:shd w:val="clear" w:color="auto" w:fill="auto"/>
                <w:noWrap/>
                <w:vAlign w:val="bottom"/>
                <w:hideMark/>
              </w:tcPr>
            </w:tcPrChange>
          </w:tcPr>
          <w:p w14:paraId="166EAE68" w14:textId="77777777" w:rsidR="00EB4CE1" w:rsidRPr="00EB4CE1" w:rsidRDefault="00EB4CE1" w:rsidP="00EB4CE1">
            <w:pPr>
              <w:spacing w:after="0" w:line="240" w:lineRule="auto"/>
              <w:jc w:val="center"/>
              <w:rPr>
                <w:ins w:id="7964" w:author="Stefanie Lane" w:date="2022-06-23T15:12:00Z"/>
                <w:rFonts w:ascii="Calibri" w:eastAsia="Times New Roman" w:hAnsi="Calibri" w:cs="Calibri"/>
                <w:color w:val="000000"/>
                <w:rPrChange w:id="7965" w:author="Stefanie Lane" w:date="2022-06-23T15:12:00Z">
                  <w:rPr>
                    <w:ins w:id="7966" w:author="Stefanie Lane" w:date="2022-06-23T15:12:00Z"/>
                  </w:rPr>
                </w:rPrChange>
              </w:rPr>
              <w:pPrChange w:id="7967" w:author="Stefanie Lane" w:date="2022-06-23T15:12:00Z">
                <w:pPr>
                  <w:jc w:val="center"/>
                </w:pPr>
              </w:pPrChange>
            </w:pPr>
            <w:ins w:id="7968" w:author="Stefanie Lane" w:date="2022-06-23T15:12:00Z">
              <w:r w:rsidRPr="00EB4CE1">
                <w:rPr>
                  <w:rFonts w:ascii="Calibri" w:eastAsia="Times New Roman" w:hAnsi="Calibri" w:cs="Calibri"/>
                  <w:color w:val="000000"/>
                  <w:rPrChange w:id="7969" w:author="Stefanie Lane" w:date="2022-06-23T15:12:00Z">
                    <w:rPr/>
                  </w:rPrChange>
                </w:rPr>
                <w:t>0.09</w:t>
              </w:r>
            </w:ins>
          </w:p>
        </w:tc>
        <w:tc>
          <w:tcPr>
            <w:tcW w:w="810" w:type="dxa"/>
            <w:tcBorders>
              <w:top w:val="nil"/>
              <w:left w:val="nil"/>
              <w:bottom w:val="nil"/>
              <w:right w:val="nil"/>
            </w:tcBorders>
            <w:shd w:val="clear" w:color="auto" w:fill="auto"/>
            <w:noWrap/>
            <w:vAlign w:val="bottom"/>
            <w:hideMark/>
            <w:tcPrChange w:id="7970" w:author="Stefanie Lane" w:date="2022-06-23T15:14:00Z">
              <w:tcPr>
                <w:tcW w:w="960" w:type="dxa"/>
                <w:tcBorders>
                  <w:top w:val="nil"/>
                  <w:left w:val="nil"/>
                  <w:bottom w:val="nil"/>
                  <w:right w:val="nil"/>
                </w:tcBorders>
                <w:shd w:val="clear" w:color="auto" w:fill="auto"/>
                <w:noWrap/>
                <w:vAlign w:val="bottom"/>
                <w:hideMark/>
              </w:tcPr>
            </w:tcPrChange>
          </w:tcPr>
          <w:p w14:paraId="2F257DC3" w14:textId="77777777" w:rsidR="00EB4CE1" w:rsidRPr="00EB4CE1" w:rsidRDefault="00EB4CE1" w:rsidP="00EB4CE1">
            <w:pPr>
              <w:spacing w:after="0" w:line="240" w:lineRule="auto"/>
              <w:jc w:val="center"/>
              <w:rPr>
                <w:ins w:id="7971" w:author="Stefanie Lane" w:date="2022-06-23T15:12:00Z"/>
                <w:rFonts w:ascii="Calibri" w:eastAsia="Times New Roman" w:hAnsi="Calibri" w:cs="Calibri"/>
                <w:color w:val="000000"/>
                <w:rPrChange w:id="7972" w:author="Stefanie Lane" w:date="2022-06-23T15:12:00Z">
                  <w:rPr>
                    <w:ins w:id="7973" w:author="Stefanie Lane" w:date="2022-06-23T15:12:00Z"/>
                  </w:rPr>
                </w:rPrChange>
              </w:rPr>
              <w:pPrChange w:id="7974" w:author="Stefanie Lane" w:date="2022-06-23T15:12:00Z">
                <w:pPr>
                  <w:jc w:val="center"/>
                </w:pPr>
              </w:pPrChange>
            </w:pPr>
            <w:ins w:id="7975" w:author="Stefanie Lane" w:date="2022-06-23T15:12:00Z">
              <w:r w:rsidRPr="00EB4CE1">
                <w:rPr>
                  <w:rFonts w:ascii="Calibri" w:eastAsia="Times New Roman" w:hAnsi="Calibri" w:cs="Calibri"/>
                  <w:color w:val="000000"/>
                  <w:rPrChange w:id="7976"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797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C565B3C" w14:textId="77777777" w:rsidR="00EB4CE1" w:rsidRPr="00EB4CE1" w:rsidRDefault="00EB4CE1" w:rsidP="00EB4CE1">
            <w:pPr>
              <w:spacing w:after="0" w:line="240" w:lineRule="auto"/>
              <w:jc w:val="center"/>
              <w:rPr>
                <w:ins w:id="7978" w:author="Stefanie Lane" w:date="2022-06-23T15:12:00Z"/>
                <w:rFonts w:ascii="Calibri" w:eastAsia="Times New Roman" w:hAnsi="Calibri" w:cs="Calibri"/>
                <w:color w:val="000000"/>
                <w:rPrChange w:id="7979" w:author="Stefanie Lane" w:date="2022-06-23T15:12:00Z">
                  <w:rPr>
                    <w:ins w:id="7980" w:author="Stefanie Lane" w:date="2022-06-23T15:12:00Z"/>
                  </w:rPr>
                </w:rPrChange>
              </w:rPr>
              <w:pPrChange w:id="7981" w:author="Stefanie Lane" w:date="2022-06-23T15:12:00Z">
                <w:pPr>
                  <w:jc w:val="center"/>
                </w:pPr>
              </w:pPrChange>
            </w:pPr>
            <w:ins w:id="7982" w:author="Stefanie Lane" w:date="2022-06-23T15:12:00Z">
              <w:r w:rsidRPr="00EB4CE1">
                <w:rPr>
                  <w:rFonts w:ascii="Calibri" w:eastAsia="Times New Roman" w:hAnsi="Calibri" w:cs="Calibri"/>
                  <w:color w:val="000000"/>
                  <w:rPrChange w:id="7983" w:author="Stefanie Lane" w:date="2022-06-23T15:12:00Z">
                    <w:rPr/>
                  </w:rPrChange>
                </w:rPr>
                <w:t>-100.0</w:t>
              </w:r>
            </w:ins>
          </w:p>
        </w:tc>
      </w:tr>
      <w:tr w:rsidR="00EB4CE1" w:rsidRPr="00EB4CE1" w14:paraId="77FD2EC8" w14:textId="77777777" w:rsidTr="006F10B7">
        <w:trPr>
          <w:trHeight w:val="290"/>
          <w:ins w:id="7984" w:author="Stefanie Lane" w:date="2022-06-23T15:12:00Z"/>
          <w:trPrChange w:id="798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798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C403D5" w14:textId="77777777" w:rsidR="00EB4CE1" w:rsidRPr="00EB4CE1" w:rsidRDefault="00EB4CE1" w:rsidP="00EB4CE1">
            <w:pPr>
              <w:spacing w:after="0" w:line="240" w:lineRule="auto"/>
              <w:rPr>
                <w:ins w:id="7987" w:author="Stefanie Lane" w:date="2022-06-23T15:12:00Z"/>
                <w:rFonts w:ascii="Calibri" w:eastAsia="Times New Roman" w:hAnsi="Calibri" w:cs="Calibri"/>
                <w:color w:val="000000"/>
                <w:rPrChange w:id="7988" w:author="Stefanie Lane" w:date="2022-06-23T15:12:00Z">
                  <w:rPr>
                    <w:ins w:id="7989" w:author="Stefanie Lane" w:date="2022-06-23T15:12:00Z"/>
                  </w:rPr>
                </w:rPrChange>
              </w:rPr>
              <w:pPrChange w:id="799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799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D3EE33" w14:textId="77777777" w:rsidR="00EB4CE1" w:rsidRPr="00EB4CE1" w:rsidRDefault="00EB4CE1" w:rsidP="00EB4CE1">
            <w:pPr>
              <w:spacing w:after="0" w:line="240" w:lineRule="auto"/>
              <w:rPr>
                <w:ins w:id="7992" w:author="Stefanie Lane" w:date="2022-06-23T15:12:00Z"/>
                <w:rFonts w:ascii="Calibri" w:eastAsia="Times New Roman" w:hAnsi="Calibri" w:cs="Calibri"/>
                <w:color w:val="000000"/>
                <w:rPrChange w:id="7993" w:author="Stefanie Lane" w:date="2022-06-23T15:12:00Z">
                  <w:rPr>
                    <w:ins w:id="7994" w:author="Stefanie Lane" w:date="2022-06-23T15:12:00Z"/>
                  </w:rPr>
                </w:rPrChange>
              </w:rPr>
              <w:pPrChange w:id="799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799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56602FB" w14:textId="77777777" w:rsidR="00EB4CE1" w:rsidRPr="00EB4CE1" w:rsidRDefault="00EB4CE1" w:rsidP="00EB4CE1">
            <w:pPr>
              <w:spacing w:after="0" w:line="240" w:lineRule="auto"/>
              <w:rPr>
                <w:ins w:id="7997" w:author="Stefanie Lane" w:date="2022-06-23T15:12:00Z"/>
                <w:rFonts w:ascii="Calibri" w:eastAsia="Times New Roman" w:hAnsi="Calibri" w:cs="Calibri"/>
                <w:i/>
                <w:iCs/>
                <w:color w:val="000000"/>
                <w:rPrChange w:id="7998" w:author="Stefanie Lane" w:date="2022-06-23T15:12:00Z">
                  <w:rPr>
                    <w:ins w:id="7999" w:author="Stefanie Lane" w:date="2022-06-23T15:12:00Z"/>
                  </w:rPr>
                </w:rPrChange>
              </w:rPr>
              <w:pPrChange w:id="8000" w:author="Stefanie Lane" w:date="2022-06-23T15:12:00Z">
                <w:pPr/>
              </w:pPrChange>
            </w:pPr>
            <w:ins w:id="8001" w:author="Stefanie Lane" w:date="2022-06-23T15:12:00Z">
              <w:r w:rsidRPr="00EB4CE1">
                <w:rPr>
                  <w:rFonts w:ascii="Calibri" w:eastAsia="Times New Roman" w:hAnsi="Calibri" w:cs="Calibri"/>
                  <w:i/>
                  <w:iCs/>
                  <w:color w:val="000000"/>
                  <w:rPrChange w:id="8002" w:author="Stefanie Lane" w:date="2022-06-23T15:12:00Z">
                    <w:rPr/>
                  </w:rPrChange>
                </w:rPr>
                <w:t xml:space="preserve">Myosotis </w:t>
              </w:r>
              <w:proofErr w:type="spellStart"/>
              <w:r w:rsidRPr="00EB4CE1">
                <w:rPr>
                  <w:rFonts w:ascii="Calibri" w:eastAsia="Times New Roman" w:hAnsi="Calibri" w:cs="Calibri"/>
                  <w:i/>
                  <w:iCs/>
                  <w:color w:val="000000"/>
                  <w:rPrChange w:id="8003" w:author="Stefanie Lane" w:date="2022-06-23T15:12:00Z">
                    <w:rPr/>
                  </w:rPrChange>
                </w:rPr>
                <w:t>scorpiodes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0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58D129A" w14:textId="77777777" w:rsidR="00EB4CE1" w:rsidRPr="00EB4CE1" w:rsidRDefault="00EB4CE1" w:rsidP="00EB4CE1">
            <w:pPr>
              <w:spacing w:after="0" w:line="240" w:lineRule="auto"/>
              <w:jc w:val="center"/>
              <w:rPr>
                <w:ins w:id="8005" w:author="Stefanie Lane" w:date="2022-06-23T15:12:00Z"/>
                <w:rFonts w:ascii="Calibri" w:eastAsia="Times New Roman" w:hAnsi="Calibri" w:cs="Calibri"/>
                <w:color w:val="000000"/>
                <w:rPrChange w:id="8006" w:author="Stefanie Lane" w:date="2022-06-23T15:12:00Z">
                  <w:rPr>
                    <w:ins w:id="8007" w:author="Stefanie Lane" w:date="2022-06-23T15:12:00Z"/>
                  </w:rPr>
                </w:rPrChange>
              </w:rPr>
              <w:pPrChange w:id="8008" w:author="Stefanie Lane" w:date="2022-06-23T15:12:00Z">
                <w:pPr>
                  <w:jc w:val="center"/>
                </w:pPr>
              </w:pPrChange>
            </w:pPr>
            <w:ins w:id="8009" w:author="Stefanie Lane" w:date="2022-06-23T15:12:00Z">
              <w:r w:rsidRPr="00EB4CE1">
                <w:rPr>
                  <w:rFonts w:ascii="Calibri" w:eastAsia="Times New Roman" w:hAnsi="Calibri" w:cs="Calibri"/>
                  <w:color w:val="000000"/>
                  <w:rPrChange w:id="8010" w:author="Stefanie Lane" w:date="2022-06-23T15:12:00Z">
                    <w:rPr/>
                  </w:rPrChange>
                </w:rPr>
                <w:t>0.31</w:t>
              </w:r>
            </w:ins>
          </w:p>
        </w:tc>
        <w:tc>
          <w:tcPr>
            <w:tcW w:w="990" w:type="dxa"/>
            <w:tcBorders>
              <w:top w:val="single" w:sz="4" w:space="0" w:color="auto"/>
              <w:left w:val="nil"/>
              <w:bottom w:val="single" w:sz="4" w:space="0" w:color="auto"/>
              <w:right w:val="nil"/>
            </w:tcBorders>
            <w:shd w:val="clear" w:color="auto" w:fill="auto"/>
            <w:noWrap/>
            <w:vAlign w:val="bottom"/>
            <w:hideMark/>
            <w:tcPrChange w:id="80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0F795C" w14:textId="77777777" w:rsidR="00EB4CE1" w:rsidRPr="00EB4CE1" w:rsidRDefault="00EB4CE1" w:rsidP="00EB4CE1">
            <w:pPr>
              <w:spacing w:after="0" w:line="240" w:lineRule="auto"/>
              <w:jc w:val="center"/>
              <w:rPr>
                <w:ins w:id="8012" w:author="Stefanie Lane" w:date="2022-06-23T15:12:00Z"/>
                <w:rFonts w:ascii="Calibri" w:eastAsia="Times New Roman" w:hAnsi="Calibri" w:cs="Calibri"/>
                <w:color w:val="000000"/>
                <w:rPrChange w:id="8013" w:author="Stefanie Lane" w:date="2022-06-23T15:12:00Z">
                  <w:rPr>
                    <w:ins w:id="8014" w:author="Stefanie Lane" w:date="2022-06-23T15:12:00Z"/>
                  </w:rPr>
                </w:rPrChange>
              </w:rPr>
              <w:pPrChange w:id="8015" w:author="Stefanie Lane" w:date="2022-06-23T15:12:00Z">
                <w:pPr>
                  <w:jc w:val="center"/>
                </w:pPr>
              </w:pPrChange>
            </w:pPr>
            <w:ins w:id="8016" w:author="Stefanie Lane" w:date="2022-06-23T15:12:00Z">
              <w:r w:rsidRPr="00EB4CE1">
                <w:rPr>
                  <w:rFonts w:ascii="Calibri" w:eastAsia="Times New Roman" w:hAnsi="Calibri" w:cs="Calibri"/>
                  <w:color w:val="000000"/>
                  <w:rPrChange w:id="8017" w:author="Stefanie Lane" w:date="2022-06-23T15:12: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Change w:id="801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CAF88FB" w14:textId="77777777" w:rsidR="00EB4CE1" w:rsidRPr="00EB4CE1" w:rsidRDefault="00EB4CE1" w:rsidP="00EB4CE1">
            <w:pPr>
              <w:spacing w:after="0" w:line="240" w:lineRule="auto"/>
              <w:jc w:val="center"/>
              <w:rPr>
                <w:ins w:id="8019" w:author="Stefanie Lane" w:date="2022-06-23T15:12:00Z"/>
                <w:rFonts w:ascii="Calibri" w:eastAsia="Times New Roman" w:hAnsi="Calibri" w:cs="Calibri"/>
                <w:color w:val="000000"/>
                <w:rPrChange w:id="8020" w:author="Stefanie Lane" w:date="2022-06-23T15:12:00Z">
                  <w:rPr>
                    <w:ins w:id="8021" w:author="Stefanie Lane" w:date="2022-06-23T15:12:00Z"/>
                  </w:rPr>
                </w:rPrChange>
              </w:rPr>
              <w:pPrChange w:id="8022" w:author="Stefanie Lane" w:date="2022-06-23T15:12:00Z">
                <w:pPr>
                  <w:jc w:val="center"/>
                </w:pPr>
              </w:pPrChange>
            </w:pPr>
            <w:ins w:id="8023" w:author="Stefanie Lane" w:date="2022-06-23T15:12:00Z">
              <w:r w:rsidRPr="00EB4CE1">
                <w:rPr>
                  <w:rFonts w:ascii="Calibri" w:eastAsia="Times New Roman" w:hAnsi="Calibri" w:cs="Calibri"/>
                  <w:color w:val="000000"/>
                  <w:rPrChange w:id="802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02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526AE65" w14:textId="77777777" w:rsidR="00EB4CE1" w:rsidRPr="00EB4CE1" w:rsidRDefault="00EB4CE1" w:rsidP="00EB4CE1">
            <w:pPr>
              <w:spacing w:after="0" w:line="240" w:lineRule="auto"/>
              <w:jc w:val="center"/>
              <w:rPr>
                <w:ins w:id="8026" w:author="Stefanie Lane" w:date="2022-06-23T15:12:00Z"/>
                <w:rFonts w:ascii="Calibri" w:eastAsia="Times New Roman" w:hAnsi="Calibri" w:cs="Calibri"/>
                <w:color w:val="000000"/>
                <w:rPrChange w:id="8027" w:author="Stefanie Lane" w:date="2022-06-23T15:12:00Z">
                  <w:rPr>
                    <w:ins w:id="8028" w:author="Stefanie Lane" w:date="2022-06-23T15:12:00Z"/>
                  </w:rPr>
                </w:rPrChange>
              </w:rPr>
              <w:pPrChange w:id="8029" w:author="Stefanie Lane" w:date="2022-06-23T15:12:00Z">
                <w:pPr>
                  <w:jc w:val="center"/>
                </w:pPr>
              </w:pPrChange>
            </w:pPr>
            <w:ins w:id="8030" w:author="Stefanie Lane" w:date="2022-06-23T15:12:00Z">
              <w:r w:rsidRPr="00EB4CE1">
                <w:rPr>
                  <w:rFonts w:ascii="Calibri" w:eastAsia="Times New Roman" w:hAnsi="Calibri" w:cs="Calibri"/>
                  <w:color w:val="000000"/>
                  <w:rPrChange w:id="8031" w:author="Stefanie Lane" w:date="2022-06-23T15:12:00Z">
                    <w:rPr/>
                  </w:rPrChange>
                </w:rPr>
                <w:t>-100.0</w:t>
              </w:r>
            </w:ins>
          </w:p>
        </w:tc>
      </w:tr>
      <w:tr w:rsidR="00EB4CE1" w:rsidRPr="00EB4CE1" w14:paraId="4E0D6A10" w14:textId="77777777" w:rsidTr="006F10B7">
        <w:trPr>
          <w:trHeight w:val="290"/>
          <w:ins w:id="8032" w:author="Stefanie Lane" w:date="2022-06-23T15:12:00Z"/>
          <w:trPrChange w:id="803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03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F8A38B" w14:textId="77777777" w:rsidR="00EB4CE1" w:rsidRPr="00EB4CE1" w:rsidRDefault="00EB4CE1" w:rsidP="00EB4CE1">
            <w:pPr>
              <w:spacing w:after="0" w:line="240" w:lineRule="auto"/>
              <w:rPr>
                <w:ins w:id="8035" w:author="Stefanie Lane" w:date="2022-06-23T15:12:00Z"/>
                <w:rFonts w:ascii="Calibri" w:eastAsia="Times New Roman" w:hAnsi="Calibri" w:cs="Calibri"/>
                <w:color w:val="000000"/>
                <w:rPrChange w:id="8036" w:author="Stefanie Lane" w:date="2022-06-23T15:12:00Z">
                  <w:rPr>
                    <w:ins w:id="8037" w:author="Stefanie Lane" w:date="2022-06-23T15:12:00Z"/>
                  </w:rPr>
                </w:rPrChange>
              </w:rPr>
              <w:pPrChange w:id="803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03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BA6F31F" w14:textId="77777777" w:rsidR="00EB4CE1" w:rsidRPr="00EB4CE1" w:rsidRDefault="00EB4CE1" w:rsidP="00EB4CE1">
            <w:pPr>
              <w:spacing w:after="0" w:line="240" w:lineRule="auto"/>
              <w:rPr>
                <w:ins w:id="8040" w:author="Stefanie Lane" w:date="2022-06-23T15:12:00Z"/>
                <w:rFonts w:ascii="Calibri" w:eastAsia="Times New Roman" w:hAnsi="Calibri" w:cs="Calibri"/>
                <w:color w:val="000000"/>
                <w:rPrChange w:id="8041" w:author="Stefanie Lane" w:date="2022-06-23T15:12:00Z">
                  <w:rPr>
                    <w:ins w:id="8042" w:author="Stefanie Lane" w:date="2022-06-23T15:12:00Z"/>
                  </w:rPr>
                </w:rPrChange>
              </w:rPr>
              <w:pPrChange w:id="8043" w:author="Stefanie Lane" w:date="2022-06-23T15:12:00Z">
                <w:pPr/>
              </w:pPrChange>
            </w:pPr>
          </w:p>
        </w:tc>
        <w:tc>
          <w:tcPr>
            <w:tcW w:w="3320" w:type="dxa"/>
            <w:tcBorders>
              <w:top w:val="nil"/>
              <w:left w:val="nil"/>
              <w:bottom w:val="nil"/>
              <w:right w:val="nil"/>
            </w:tcBorders>
            <w:shd w:val="clear" w:color="auto" w:fill="auto"/>
            <w:noWrap/>
            <w:vAlign w:val="bottom"/>
            <w:hideMark/>
            <w:tcPrChange w:id="8044" w:author="Stefanie Lane" w:date="2022-06-23T15:14:00Z">
              <w:tcPr>
                <w:tcW w:w="3320" w:type="dxa"/>
                <w:tcBorders>
                  <w:top w:val="nil"/>
                  <w:left w:val="nil"/>
                  <w:bottom w:val="nil"/>
                  <w:right w:val="nil"/>
                </w:tcBorders>
                <w:shd w:val="clear" w:color="auto" w:fill="auto"/>
                <w:noWrap/>
                <w:vAlign w:val="bottom"/>
                <w:hideMark/>
              </w:tcPr>
            </w:tcPrChange>
          </w:tcPr>
          <w:p w14:paraId="5EC9CE1E" w14:textId="77777777" w:rsidR="00EB4CE1" w:rsidRPr="00EB4CE1" w:rsidRDefault="00EB4CE1" w:rsidP="00EB4CE1">
            <w:pPr>
              <w:spacing w:after="0" w:line="240" w:lineRule="auto"/>
              <w:rPr>
                <w:ins w:id="8045" w:author="Stefanie Lane" w:date="2022-06-23T15:12:00Z"/>
                <w:rFonts w:ascii="Calibri" w:eastAsia="Times New Roman" w:hAnsi="Calibri" w:cs="Calibri"/>
                <w:i/>
                <w:iCs/>
                <w:color w:val="000000"/>
                <w:rPrChange w:id="8046" w:author="Stefanie Lane" w:date="2022-06-23T15:12:00Z">
                  <w:rPr>
                    <w:ins w:id="8047" w:author="Stefanie Lane" w:date="2022-06-23T15:12:00Z"/>
                  </w:rPr>
                </w:rPrChange>
              </w:rPr>
              <w:pPrChange w:id="8048" w:author="Stefanie Lane" w:date="2022-06-23T15:12:00Z">
                <w:pPr/>
              </w:pPrChange>
            </w:pPr>
            <w:ins w:id="8049" w:author="Stefanie Lane" w:date="2022-06-23T15:12:00Z">
              <w:r w:rsidRPr="00EB4CE1">
                <w:rPr>
                  <w:rFonts w:ascii="Calibri" w:eastAsia="Times New Roman" w:hAnsi="Calibri" w:cs="Calibri"/>
                  <w:i/>
                  <w:iCs/>
                  <w:color w:val="000000"/>
                  <w:rPrChange w:id="8050" w:author="Stefanie Lane" w:date="2022-06-23T15:12:00Z">
                    <w:rPr/>
                  </w:rPrChange>
                </w:rPr>
                <w:t>Mentha arvensis</w:t>
              </w:r>
            </w:ins>
          </w:p>
        </w:tc>
        <w:tc>
          <w:tcPr>
            <w:tcW w:w="869" w:type="dxa"/>
            <w:tcBorders>
              <w:top w:val="nil"/>
              <w:left w:val="nil"/>
              <w:bottom w:val="nil"/>
              <w:right w:val="nil"/>
            </w:tcBorders>
            <w:shd w:val="clear" w:color="auto" w:fill="auto"/>
            <w:noWrap/>
            <w:vAlign w:val="bottom"/>
            <w:hideMark/>
            <w:tcPrChange w:id="8051" w:author="Stefanie Lane" w:date="2022-06-23T15:14:00Z">
              <w:tcPr>
                <w:tcW w:w="960" w:type="dxa"/>
                <w:tcBorders>
                  <w:top w:val="nil"/>
                  <w:left w:val="nil"/>
                  <w:bottom w:val="nil"/>
                  <w:right w:val="nil"/>
                </w:tcBorders>
                <w:shd w:val="clear" w:color="auto" w:fill="auto"/>
                <w:noWrap/>
                <w:vAlign w:val="bottom"/>
                <w:hideMark/>
              </w:tcPr>
            </w:tcPrChange>
          </w:tcPr>
          <w:p w14:paraId="7EF53747" w14:textId="77777777" w:rsidR="00EB4CE1" w:rsidRPr="00EB4CE1" w:rsidRDefault="00EB4CE1" w:rsidP="00EB4CE1">
            <w:pPr>
              <w:spacing w:after="0" w:line="240" w:lineRule="auto"/>
              <w:jc w:val="center"/>
              <w:rPr>
                <w:ins w:id="8052" w:author="Stefanie Lane" w:date="2022-06-23T15:12:00Z"/>
                <w:rFonts w:ascii="Calibri" w:eastAsia="Times New Roman" w:hAnsi="Calibri" w:cs="Calibri"/>
                <w:color w:val="000000"/>
                <w:rPrChange w:id="8053" w:author="Stefanie Lane" w:date="2022-06-23T15:12:00Z">
                  <w:rPr>
                    <w:ins w:id="8054" w:author="Stefanie Lane" w:date="2022-06-23T15:12:00Z"/>
                  </w:rPr>
                </w:rPrChange>
              </w:rPr>
              <w:pPrChange w:id="8055" w:author="Stefanie Lane" w:date="2022-06-23T15:12:00Z">
                <w:pPr>
                  <w:jc w:val="center"/>
                </w:pPr>
              </w:pPrChange>
            </w:pPr>
            <w:ins w:id="8056" w:author="Stefanie Lane" w:date="2022-06-23T15:12:00Z">
              <w:r w:rsidRPr="00EB4CE1">
                <w:rPr>
                  <w:rFonts w:ascii="Calibri" w:eastAsia="Times New Roman" w:hAnsi="Calibri" w:cs="Calibri"/>
                  <w:color w:val="000000"/>
                  <w:rPrChange w:id="8057" w:author="Stefanie Lane" w:date="2022-06-23T15:12:00Z">
                    <w:rPr/>
                  </w:rPrChange>
                </w:rPr>
                <w:t>0.17</w:t>
              </w:r>
            </w:ins>
          </w:p>
        </w:tc>
        <w:tc>
          <w:tcPr>
            <w:tcW w:w="990" w:type="dxa"/>
            <w:tcBorders>
              <w:top w:val="nil"/>
              <w:left w:val="nil"/>
              <w:bottom w:val="nil"/>
              <w:right w:val="nil"/>
            </w:tcBorders>
            <w:shd w:val="clear" w:color="auto" w:fill="auto"/>
            <w:noWrap/>
            <w:vAlign w:val="bottom"/>
            <w:hideMark/>
            <w:tcPrChange w:id="8058" w:author="Stefanie Lane" w:date="2022-06-23T15:14:00Z">
              <w:tcPr>
                <w:tcW w:w="960" w:type="dxa"/>
                <w:tcBorders>
                  <w:top w:val="nil"/>
                  <w:left w:val="nil"/>
                  <w:bottom w:val="nil"/>
                  <w:right w:val="nil"/>
                </w:tcBorders>
                <w:shd w:val="clear" w:color="auto" w:fill="auto"/>
                <w:noWrap/>
                <w:vAlign w:val="bottom"/>
                <w:hideMark/>
              </w:tcPr>
            </w:tcPrChange>
          </w:tcPr>
          <w:p w14:paraId="20568B97" w14:textId="77777777" w:rsidR="00EB4CE1" w:rsidRPr="00EB4CE1" w:rsidRDefault="00EB4CE1" w:rsidP="00EB4CE1">
            <w:pPr>
              <w:spacing w:after="0" w:line="240" w:lineRule="auto"/>
              <w:jc w:val="center"/>
              <w:rPr>
                <w:ins w:id="8059" w:author="Stefanie Lane" w:date="2022-06-23T15:12:00Z"/>
                <w:rFonts w:ascii="Calibri" w:eastAsia="Times New Roman" w:hAnsi="Calibri" w:cs="Calibri"/>
                <w:color w:val="000000"/>
                <w:rPrChange w:id="8060" w:author="Stefanie Lane" w:date="2022-06-23T15:12:00Z">
                  <w:rPr>
                    <w:ins w:id="8061" w:author="Stefanie Lane" w:date="2022-06-23T15:12:00Z"/>
                  </w:rPr>
                </w:rPrChange>
              </w:rPr>
              <w:pPrChange w:id="8062" w:author="Stefanie Lane" w:date="2022-06-23T15:12:00Z">
                <w:pPr>
                  <w:jc w:val="center"/>
                </w:pPr>
              </w:pPrChange>
            </w:pPr>
            <w:ins w:id="8063" w:author="Stefanie Lane" w:date="2022-06-23T15:12:00Z">
              <w:r w:rsidRPr="00EB4CE1">
                <w:rPr>
                  <w:rFonts w:ascii="Calibri" w:eastAsia="Times New Roman" w:hAnsi="Calibri" w:cs="Calibri"/>
                  <w:color w:val="000000"/>
                  <w:rPrChange w:id="8064" w:author="Stefanie Lane" w:date="2022-06-23T15:12:00Z">
                    <w:rPr/>
                  </w:rPrChange>
                </w:rPr>
                <w:t>0.24</w:t>
              </w:r>
            </w:ins>
          </w:p>
        </w:tc>
        <w:tc>
          <w:tcPr>
            <w:tcW w:w="810" w:type="dxa"/>
            <w:tcBorders>
              <w:top w:val="nil"/>
              <w:left w:val="nil"/>
              <w:bottom w:val="nil"/>
              <w:right w:val="nil"/>
            </w:tcBorders>
            <w:shd w:val="clear" w:color="auto" w:fill="auto"/>
            <w:noWrap/>
            <w:vAlign w:val="bottom"/>
            <w:hideMark/>
            <w:tcPrChange w:id="8065" w:author="Stefanie Lane" w:date="2022-06-23T15:14:00Z">
              <w:tcPr>
                <w:tcW w:w="960" w:type="dxa"/>
                <w:tcBorders>
                  <w:top w:val="nil"/>
                  <w:left w:val="nil"/>
                  <w:bottom w:val="nil"/>
                  <w:right w:val="nil"/>
                </w:tcBorders>
                <w:shd w:val="clear" w:color="auto" w:fill="auto"/>
                <w:noWrap/>
                <w:vAlign w:val="bottom"/>
                <w:hideMark/>
              </w:tcPr>
            </w:tcPrChange>
          </w:tcPr>
          <w:p w14:paraId="3335EFCE" w14:textId="77777777" w:rsidR="00EB4CE1" w:rsidRPr="00EB4CE1" w:rsidRDefault="00EB4CE1" w:rsidP="00EB4CE1">
            <w:pPr>
              <w:spacing w:after="0" w:line="240" w:lineRule="auto"/>
              <w:jc w:val="center"/>
              <w:rPr>
                <w:ins w:id="8066" w:author="Stefanie Lane" w:date="2022-06-23T15:12:00Z"/>
                <w:rFonts w:ascii="Calibri" w:eastAsia="Times New Roman" w:hAnsi="Calibri" w:cs="Calibri"/>
                <w:color w:val="000000"/>
                <w:rPrChange w:id="8067" w:author="Stefanie Lane" w:date="2022-06-23T15:12:00Z">
                  <w:rPr>
                    <w:ins w:id="8068" w:author="Stefanie Lane" w:date="2022-06-23T15:12:00Z"/>
                  </w:rPr>
                </w:rPrChange>
              </w:rPr>
              <w:pPrChange w:id="8069" w:author="Stefanie Lane" w:date="2022-06-23T15:12:00Z">
                <w:pPr>
                  <w:jc w:val="center"/>
                </w:pPr>
              </w:pPrChange>
            </w:pPr>
            <w:ins w:id="8070" w:author="Stefanie Lane" w:date="2022-06-23T15:12:00Z">
              <w:r w:rsidRPr="00EB4CE1">
                <w:rPr>
                  <w:rFonts w:ascii="Calibri" w:eastAsia="Times New Roman" w:hAnsi="Calibri" w:cs="Calibri"/>
                  <w:color w:val="000000"/>
                  <w:rPrChange w:id="8071" w:author="Stefanie Lane" w:date="2022-06-23T15:12:00Z">
                    <w:rPr/>
                  </w:rPrChange>
                </w:rPr>
                <w:t>0.06</w:t>
              </w:r>
            </w:ins>
          </w:p>
        </w:tc>
        <w:tc>
          <w:tcPr>
            <w:tcW w:w="1710" w:type="dxa"/>
            <w:tcBorders>
              <w:top w:val="nil"/>
              <w:left w:val="nil"/>
              <w:bottom w:val="nil"/>
              <w:right w:val="single" w:sz="8" w:space="0" w:color="auto"/>
            </w:tcBorders>
            <w:shd w:val="clear" w:color="auto" w:fill="auto"/>
            <w:noWrap/>
            <w:vAlign w:val="bottom"/>
            <w:hideMark/>
            <w:tcPrChange w:id="807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73D8468" w14:textId="77777777" w:rsidR="00EB4CE1" w:rsidRPr="00EB4CE1" w:rsidRDefault="00EB4CE1" w:rsidP="00EB4CE1">
            <w:pPr>
              <w:spacing w:after="0" w:line="240" w:lineRule="auto"/>
              <w:jc w:val="center"/>
              <w:rPr>
                <w:ins w:id="8073" w:author="Stefanie Lane" w:date="2022-06-23T15:12:00Z"/>
                <w:rFonts w:ascii="Calibri" w:eastAsia="Times New Roman" w:hAnsi="Calibri" w:cs="Calibri"/>
                <w:color w:val="000000"/>
                <w:rPrChange w:id="8074" w:author="Stefanie Lane" w:date="2022-06-23T15:12:00Z">
                  <w:rPr>
                    <w:ins w:id="8075" w:author="Stefanie Lane" w:date="2022-06-23T15:12:00Z"/>
                  </w:rPr>
                </w:rPrChange>
              </w:rPr>
              <w:pPrChange w:id="8076" w:author="Stefanie Lane" w:date="2022-06-23T15:12:00Z">
                <w:pPr>
                  <w:jc w:val="center"/>
                </w:pPr>
              </w:pPrChange>
            </w:pPr>
            <w:ins w:id="8077" w:author="Stefanie Lane" w:date="2022-06-23T15:12:00Z">
              <w:r w:rsidRPr="00EB4CE1">
                <w:rPr>
                  <w:rFonts w:ascii="Calibri" w:eastAsia="Times New Roman" w:hAnsi="Calibri" w:cs="Calibri"/>
                  <w:color w:val="000000"/>
                  <w:rPrChange w:id="8078" w:author="Stefanie Lane" w:date="2022-06-23T15:12:00Z">
                    <w:rPr/>
                  </w:rPrChange>
                </w:rPr>
                <w:t>-67.8</w:t>
              </w:r>
            </w:ins>
          </w:p>
        </w:tc>
      </w:tr>
      <w:tr w:rsidR="00EB4CE1" w:rsidRPr="00EB4CE1" w14:paraId="35543096" w14:textId="77777777" w:rsidTr="006F10B7">
        <w:trPr>
          <w:trHeight w:val="290"/>
          <w:ins w:id="8079" w:author="Stefanie Lane" w:date="2022-06-23T15:12:00Z"/>
          <w:trPrChange w:id="808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08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3AAD14F" w14:textId="77777777" w:rsidR="00EB4CE1" w:rsidRPr="00EB4CE1" w:rsidRDefault="00EB4CE1" w:rsidP="00EB4CE1">
            <w:pPr>
              <w:spacing w:after="0" w:line="240" w:lineRule="auto"/>
              <w:rPr>
                <w:ins w:id="8082" w:author="Stefanie Lane" w:date="2022-06-23T15:12:00Z"/>
                <w:rFonts w:ascii="Calibri" w:eastAsia="Times New Roman" w:hAnsi="Calibri" w:cs="Calibri"/>
                <w:color w:val="000000"/>
                <w:rPrChange w:id="8083" w:author="Stefanie Lane" w:date="2022-06-23T15:12:00Z">
                  <w:rPr>
                    <w:ins w:id="8084" w:author="Stefanie Lane" w:date="2022-06-23T15:12:00Z"/>
                  </w:rPr>
                </w:rPrChange>
              </w:rPr>
              <w:pPrChange w:id="808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08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2CBA4F" w14:textId="77777777" w:rsidR="00EB4CE1" w:rsidRPr="00EB4CE1" w:rsidRDefault="00EB4CE1" w:rsidP="00EB4CE1">
            <w:pPr>
              <w:spacing w:after="0" w:line="240" w:lineRule="auto"/>
              <w:rPr>
                <w:ins w:id="8087" w:author="Stefanie Lane" w:date="2022-06-23T15:12:00Z"/>
                <w:rFonts w:ascii="Calibri" w:eastAsia="Times New Roman" w:hAnsi="Calibri" w:cs="Calibri"/>
                <w:color w:val="000000"/>
                <w:rPrChange w:id="8088" w:author="Stefanie Lane" w:date="2022-06-23T15:12:00Z">
                  <w:rPr>
                    <w:ins w:id="8089" w:author="Stefanie Lane" w:date="2022-06-23T15:12:00Z"/>
                  </w:rPr>
                </w:rPrChange>
              </w:rPr>
              <w:pPrChange w:id="809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09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DF45737" w14:textId="77777777" w:rsidR="00EB4CE1" w:rsidRPr="00EB4CE1" w:rsidRDefault="00EB4CE1" w:rsidP="00EB4CE1">
            <w:pPr>
              <w:spacing w:after="0" w:line="240" w:lineRule="auto"/>
              <w:rPr>
                <w:ins w:id="8092" w:author="Stefanie Lane" w:date="2022-06-23T15:12:00Z"/>
                <w:rFonts w:ascii="Calibri" w:eastAsia="Times New Roman" w:hAnsi="Calibri" w:cs="Calibri"/>
                <w:i/>
                <w:iCs/>
                <w:color w:val="000000"/>
                <w:rPrChange w:id="8093" w:author="Stefanie Lane" w:date="2022-06-23T15:12:00Z">
                  <w:rPr>
                    <w:ins w:id="8094" w:author="Stefanie Lane" w:date="2022-06-23T15:12:00Z"/>
                  </w:rPr>
                </w:rPrChange>
              </w:rPr>
              <w:pPrChange w:id="8095" w:author="Stefanie Lane" w:date="2022-06-23T15:12:00Z">
                <w:pPr/>
              </w:pPrChange>
            </w:pPr>
            <w:ins w:id="8096" w:author="Stefanie Lane" w:date="2022-06-23T15:12:00Z">
              <w:r w:rsidRPr="00EB4CE1">
                <w:rPr>
                  <w:rFonts w:ascii="Calibri" w:eastAsia="Times New Roman" w:hAnsi="Calibri" w:cs="Calibri"/>
                  <w:i/>
                  <w:iCs/>
                  <w:color w:val="000000"/>
                  <w:rPrChange w:id="8097" w:author="Stefanie Lane" w:date="2022-06-23T15:12:00Z">
                    <w:rPr/>
                  </w:rPrChange>
                </w:rPr>
                <w:t xml:space="preserve">Festuca </w:t>
              </w:r>
              <w:proofErr w:type="spellStart"/>
              <w:r w:rsidRPr="00EB4CE1">
                <w:rPr>
                  <w:rFonts w:ascii="Calibri" w:eastAsia="Times New Roman" w:hAnsi="Calibri" w:cs="Calibri"/>
                  <w:i/>
                  <w:iCs/>
                  <w:color w:val="000000"/>
                  <w:rPrChange w:id="8098" w:author="Stefanie Lane" w:date="2022-06-23T15:12:00Z">
                    <w:rPr/>
                  </w:rPrChange>
                </w:rPr>
                <w:t>arundinacea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09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C2D630" w14:textId="77777777" w:rsidR="00EB4CE1" w:rsidRPr="00EB4CE1" w:rsidRDefault="00EB4CE1" w:rsidP="00EB4CE1">
            <w:pPr>
              <w:spacing w:after="0" w:line="240" w:lineRule="auto"/>
              <w:jc w:val="center"/>
              <w:rPr>
                <w:ins w:id="8100" w:author="Stefanie Lane" w:date="2022-06-23T15:12:00Z"/>
                <w:rFonts w:ascii="Calibri" w:eastAsia="Times New Roman" w:hAnsi="Calibri" w:cs="Calibri"/>
                <w:color w:val="000000"/>
                <w:rPrChange w:id="8101" w:author="Stefanie Lane" w:date="2022-06-23T15:12:00Z">
                  <w:rPr>
                    <w:ins w:id="8102" w:author="Stefanie Lane" w:date="2022-06-23T15:12:00Z"/>
                  </w:rPr>
                </w:rPrChange>
              </w:rPr>
              <w:pPrChange w:id="8103" w:author="Stefanie Lane" w:date="2022-06-23T15:12:00Z">
                <w:pPr>
                  <w:jc w:val="center"/>
                </w:pPr>
              </w:pPrChange>
            </w:pPr>
            <w:ins w:id="8104" w:author="Stefanie Lane" w:date="2022-06-23T15:12:00Z">
              <w:r w:rsidRPr="00EB4CE1">
                <w:rPr>
                  <w:rFonts w:ascii="Calibri" w:eastAsia="Times New Roman" w:hAnsi="Calibri" w:cs="Calibri"/>
                  <w:color w:val="000000"/>
                  <w:rPrChange w:id="8105" w:author="Stefanie Lane" w:date="2022-06-23T15:12:00Z">
                    <w:rPr/>
                  </w:rPrChange>
                </w:rPr>
                <w:t>1.55</w:t>
              </w:r>
            </w:ins>
          </w:p>
        </w:tc>
        <w:tc>
          <w:tcPr>
            <w:tcW w:w="990" w:type="dxa"/>
            <w:tcBorders>
              <w:top w:val="single" w:sz="4" w:space="0" w:color="auto"/>
              <w:left w:val="nil"/>
              <w:bottom w:val="single" w:sz="4" w:space="0" w:color="auto"/>
              <w:right w:val="nil"/>
            </w:tcBorders>
            <w:shd w:val="clear" w:color="auto" w:fill="auto"/>
            <w:noWrap/>
            <w:vAlign w:val="bottom"/>
            <w:hideMark/>
            <w:tcPrChange w:id="810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A9FB6FE" w14:textId="77777777" w:rsidR="00EB4CE1" w:rsidRPr="00EB4CE1" w:rsidRDefault="00EB4CE1" w:rsidP="00EB4CE1">
            <w:pPr>
              <w:spacing w:after="0" w:line="240" w:lineRule="auto"/>
              <w:jc w:val="center"/>
              <w:rPr>
                <w:ins w:id="8107" w:author="Stefanie Lane" w:date="2022-06-23T15:12:00Z"/>
                <w:rFonts w:ascii="Calibri" w:eastAsia="Times New Roman" w:hAnsi="Calibri" w:cs="Calibri"/>
                <w:color w:val="000000"/>
                <w:rPrChange w:id="8108" w:author="Stefanie Lane" w:date="2022-06-23T15:12:00Z">
                  <w:rPr>
                    <w:ins w:id="8109" w:author="Stefanie Lane" w:date="2022-06-23T15:12:00Z"/>
                  </w:rPr>
                </w:rPrChange>
              </w:rPr>
              <w:pPrChange w:id="8110" w:author="Stefanie Lane" w:date="2022-06-23T15:12:00Z">
                <w:pPr>
                  <w:jc w:val="center"/>
                </w:pPr>
              </w:pPrChange>
            </w:pPr>
            <w:ins w:id="8111" w:author="Stefanie Lane" w:date="2022-06-23T15:12:00Z">
              <w:r w:rsidRPr="00EB4CE1">
                <w:rPr>
                  <w:rFonts w:ascii="Calibri" w:eastAsia="Times New Roman" w:hAnsi="Calibri" w:cs="Calibri"/>
                  <w:color w:val="000000"/>
                  <w:rPrChange w:id="8112" w:author="Stefanie Lane" w:date="2022-06-23T15:12:00Z">
                    <w:rPr/>
                  </w:rPrChange>
                </w:rPr>
                <w:t>0.91</w:t>
              </w:r>
            </w:ins>
          </w:p>
        </w:tc>
        <w:tc>
          <w:tcPr>
            <w:tcW w:w="810" w:type="dxa"/>
            <w:tcBorders>
              <w:top w:val="single" w:sz="4" w:space="0" w:color="auto"/>
              <w:left w:val="nil"/>
              <w:bottom w:val="single" w:sz="4" w:space="0" w:color="auto"/>
              <w:right w:val="nil"/>
            </w:tcBorders>
            <w:shd w:val="clear" w:color="auto" w:fill="auto"/>
            <w:noWrap/>
            <w:vAlign w:val="bottom"/>
            <w:hideMark/>
            <w:tcPrChange w:id="81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3C1A05" w14:textId="77777777" w:rsidR="00EB4CE1" w:rsidRPr="00EB4CE1" w:rsidRDefault="00EB4CE1" w:rsidP="00EB4CE1">
            <w:pPr>
              <w:spacing w:after="0" w:line="240" w:lineRule="auto"/>
              <w:jc w:val="center"/>
              <w:rPr>
                <w:ins w:id="8114" w:author="Stefanie Lane" w:date="2022-06-23T15:12:00Z"/>
                <w:rFonts w:ascii="Calibri" w:eastAsia="Times New Roman" w:hAnsi="Calibri" w:cs="Calibri"/>
                <w:color w:val="000000"/>
                <w:rPrChange w:id="8115" w:author="Stefanie Lane" w:date="2022-06-23T15:12:00Z">
                  <w:rPr>
                    <w:ins w:id="8116" w:author="Stefanie Lane" w:date="2022-06-23T15:12:00Z"/>
                  </w:rPr>
                </w:rPrChange>
              </w:rPr>
              <w:pPrChange w:id="8117" w:author="Stefanie Lane" w:date="2022-06-23T15:12:00Z">
                <w:pPr>
                  <w:jc w:val="center"/>
                </w:pPr>
              </w:pPrChange>
            </w:pPr>
            <w:ins w:id="8118" w:author="Stefanie Lane" w:date="2022-06-23T15:12:00Z">
              <w:r w:rsidRPr="00EB4CE1">
                <w:rPr>
                  <w:rFonts w:ascii="Calibri" w:eastAsia="Times New Roman" w:hAnsi="Calibri" w:cs="Calibri"/>
                  <w:color w:val="000000"/>
                  <w:rPrChange w:id="8119" w:author="Stefanie Lane" w:date="2022-06-23T15:12:00Z">
                    <w:rPr/>
                  </w:rPrChange>
                </w:rPr>
                <w:t>0.72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12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8BF134C" w14:textId="77777777" w:rsidR="00EB4CE1" w:rsidRPr="00EB4CE1" w:rsidRDefault="00EB4CE1" w:rsidP="00EB4CE1">
            <w:pPr>
              <w:spacing w:after="0" w:line="240" w:lineRule="auto"/>
              <w:jc w:val="center"/>
              <w:rPr>
                <w:ins w:id="8121" w:author="Stefanie Lane" w:date="2022-06-23T15:12:00Z"/>
                <w:rFonts w:ascii="Calibri" w:eastAsia="Times New Roman" w:hAnsi="Calibri" w:cs="Calibri"/>
                <w:color w:val="000000"/>
                <w:rPrChange w:id="8122" w:author="Stefanie Lane" w:date="2022-06-23T15:12:00Z">
                  <w:rPr>
                    <w:ins w:id="8123" w:author="Stefanie Lane" w:date="2022-06-23T15:12:00Z"/>
                  </w:rPr>
                </w:rPrChange>
              </w:rPr>
              <w:pPrChange w:id="8124" w:author="Stefanie Lane" w:date="2022-06-23T15:12:00Z">
                <w:pPr>
                  <w:jc w:val="center"/>
                </w:pPr>
              </w:pPrChange>
            </w:pPr>
            <w:ins w:id="8125" w:author="Stefanie Lane" w:date="2022-06-23T15:12:00Z">
              <w:r w:rsidRPr="00EB4CE1">
                <w:rPr>
                  <w:rFonts w:ascii="Calibri" w:eastAsia="Times New Roman" w:hAnsi="Calibri" w:cs="Calibri"/>
                  <w:color w:val="000000"/>
                  <w:rPrChange w:id="8126" w:author="Stefanie Lane" w:date="2022-06-23T15:12:00Z">
                    <w:rPr/>
                  </w:rPrChange>
                </w:rPr>
                <w:t>-53.5</w:t>
              </w:r>
            </w:ins>
          </w:p>
        </w:tc>
      </w:tr>
      <w:tr w:rsidR="00EB4CE1" w:rsidRPr="00EB4CE1" w14:paraId="42E166E7" w14:textId="77777777" w:rsidTr="006F10B7">
        <w:trPr>
          <w:trHeight w:val="290"/>
          <w:ins w:id="8127" w:author="Stefanie Lane" w:date="2022-06-23T15:12:00Z"/>
          <w:trPrChange w:id="812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12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D8CC7F" w14:textId="77777777" w:rsidR="00EB4CE1" w:rsidRPr="00EB4CE1" w:rsidRDefault="00EB4CE1" w:rsidP="00EB4CE1">
            <w:pPr>
              <w:spacing w:after="0" w:line="240" w:lineRule="auto"/>
              <w:rPr>
                <w:ins w:id="8130" w:author="Stefanie Lane" w:date="2022-06-23T15:12:00Z"/>
                <w:rFonts w:ascii="Calibri" w:eastAsia="Times New Roman" w:hAnsi="Calibri" w:cs="Calibri"/>
                <w:color w:val="000000"/>
                <w:rPrChange w:id="8131" w:author="Stefanie Lane" w:date="2022-06-23T15:12:00Z">
                  <w:rPr>
                    <w:ins w:id="8132" w:author="Stefanie Lane" w:date="2022-06-23T15:12:00Z"/>
                  </w:rPr>
                </w:rPrChange>
              </w:rPr>
              <w:pPrChange w:id="813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13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D2A1475" w14:textId="77777777" w:rsidR="00EB4CE1" w:rsidRPr="00EB4CE1" w:rsidRDefault="00EB4CE1" w:rsidP="00EB4CE1">
            <w:pPr>
              <w:spacing w:after="0" w:line="240" w:lineRule="auto"/>
              <w:rPr>
                <w:ins w:id="8135" w:author="Stefanie Lane" w:date="2022-06-23T15:12:00Z"/>
                <w:rFonts w:ascii="Calibri" w:eastAsia="Times New Roman" w:hAnsi="Calibri" w:cs="Calibri"/>
                <w:color w:val="000000"/>
                <w:rPrChange w:id="8136" w:author="Stefanie Lane" w:date="2022-06-23T15:12:00Z">
                  <w:rPr>
                    <w:ins w:id="8137" w:author="Stefanie Lane" w:date="2022-06-23T15:12:00Z"/>
                  </w:rPr>
                </w:rPrChange>
              </w:rPr>
              <w:pPrChange w:id="8138" w:author="Stefanie Lane" w:date="2022-06-23T15:12:00Z">
                <w:pPr/>
              </w:pPrChange>
            </w:pPr>
          </w:p>
        </w:tc>
        <w:tc>
          <w:tcPr>
            <w:tcW w:w="3320" w:type="dxa"/>
            <w:tcBorders>
              <w:top w:val="nil"/>
              <w:left w:val="nil"/>
              <w:bottom w:val="nil"/>
              <w:right w:val="nil"/>
            </w:tcBorders>
            <w:shd w:val="clear" w:color="auto" w:fill="auto"/>
            <w:noWrap/>
            <w:vAlign w:val="bottom"/>
            <w:hideMark/>
            <w:tcPrChange w:id="8139" w:author="Stefanie Lane" w:date="2022-06-23T15:14:00Z">
              <w:tcPr>
                <w:tcW w:w="3320" w:type="dxa"/>
                <w:tcBorders>
                  <w:top w:val="nil"/>
                  <w:left w:val="nil"/>
                  <w:bottom w:val="nil"/>
                  <w:right w:val="nil"/>
                </w:tcBorders>
                <w:shd w:val="clear" w:color="auto" w:fill="auto"/>
                <w:noWrap/>
                <w:vAlign w:val="bottom"/>
                <w:hideMark/>
              </w:tcPr>
            </w:tcPrChange>
          </w:tcPr>
          <w:p w14:paraId="225F8AC5" w14:textId="77777777" w:rsidR="00EB4CE1" w:rsidRPr="00EB4CE1" w:rsidRDefault="00EB4CE1" w:rsidP="00EB4CE1">
            <w:pPr>
              <w:spacing w:after="0" w:line="240" w:lineRule="auto"/>
              <w:rPr>
                <w:ins w:id="8140" w:author="Stefanie Lane" w:date="2022-06-23T15:12:00Z"/>
                <w:rFonts w:ascii="Calibri" w:eastAsia="Times New Roman" w:hAnsi="Calibri" w:cs="Calibri"/>
                <w:i/>
                <w:iCs/>
                <w:color w:val="000000"/>
                <w:rPrChange w:id="8141" w:author="Stefanie Lane" w:date="2022-06-23T15:12:00Z">
                  <w:rPr>
                    <w:ins w:id="8142" w:author="Stefanie Lane" w:date="2022-06-23T15:12:00Z"/>
                  </w:rPr>
                </w:rPrChange>
              </w:rPr>
              <w:pPrChange w:id="8143" w:author="Stefanie Lane" w:date="2022-06-23T15:12:00Z">
                <w:pPr/>
              </w:pPrChange>
            </w:pPr>
            <w:ins w:id="8144" w:author="Stefanie Lane" w:date="2022-06-23T15:12:00Z">
              <w:r w:rsidRPr="00EB4CE1">
                <w:rPr>
                  <w:rFonts w:ascii="Calibri" w:eastAsia="Times New Roman" w:hAnsi="Calibri" w:cs="Calibri"/>
                  <w:i/>
                  <w:iCs/>
                  <w:color w:val="000000"/>
                  <w:rPrChange w:id="8145" w:author="Stefanie Lane" w:date="2022-06-23T15:12:00Z">
                    <w:rPr/>
                  </w:rPrChange>
                </w:rPr>
                <w:t>Lythrum salicaria</w:t>
              </w:r>
            </w:ins>
          </w:p>
        </w:tc>
        <w:tc>
          <w:tcPr>
            <w:tcW w:w="869" w:type="dxa"/>
            <w:tcBorders>
              <w:top w:val="nil"/>
              <w:left w:val="nil"/>
              <w:bottom w:val="nil"/>
              <w:right w:val="nil"/>
            </w:tcBorders>
            <w:shd w:val="clear" w:color="auto" w:fill="auto"/>
            <w:noWrap/>
            <w:vAlign w:val="bottom"/>
            <w:hideMark/>
            <w:tcPrChange w:id="8146" w:author="Stefanie Lane" w:date="2022-06-23T15:14:00Z">
              <w:tcPr>
                <w:tcW w:w="960" w:type="dxa"/>
                <w:tcBorders>
                  <w:top w:val="nil"/>
                  <w:left w:val="nil"/>
                  <w:bottom w:val="nil"/>
                  <w:right w:val="nil"/>
                </w:tcBorders>
                <w:shd w:val="clear" w:color="auto" w:fill="auto"/>
                <w:noWrap/>
                <w:vAlign w:val="bottom"/>
                <w:hideMark/>
              </w:tcPr>
            </w:tcPrChange>
          </w:tcPr>
          <w:p w14:paraId="465B7F3C" w14:textId="77777777" w:rsidR="00EB4CE1" w:rsidRPr="00EB4CE1" w:rsidRDefault="00EB4CE1" w:rsidP="00EB4CE1">
            <w:pPr>
              <w:spacing w:after="0" w:line="240" w:lineRule="auto"/>
              <w:jc w:val="center"/>
              <w:rPr>
                <w:ins w:id="8147" w:author="Stefanie Lane" w:date="2022-06-23T15:12:00Z"/>
                <w:rFonts w:ascii="Calibri" w:eastAsia="Times New Roman" w:hAnsi="Calibri" w:cs="Calibri"/>
                <w:color w:val="000000"/>
                <w:rPrChange w:id="8148" w:author="Stefanie Lane" w:date="2022-06-23T15:12:00Z">
                  <w:rPr>
                    <w:ins w:id="8149" w:author="Stefanie Lane" w:date="2022-06-23T15:12:00Z"/>
                  </w:rPr>
                </w:rPrChange>
              </w:rPr>
              <w:pPrChange w:id="8150" w:author="Stefanie Lane" w:date="2022-06-23T15:12:00Z">
                <w:pPr>
                  <w:jc w:val="center"/>
                </w:pPr>
              </w:pPrChange>
            </w:pPr>
            <w:ins w:id="8151" w:author="Stefanie Lane" w:date="2022-06-23T15:12:00Z">
              <w:r w:rsidRPr="00EB4CE1">
                <w:rPr>
                  <w:rFonts w:ascii="Calibri" w:eastAsia="Times New Roman" w:hAnsi="Calibri" w:cs="Calibri"/>
                  <w:color w:val="000000"/>
                  <w:rPrChange w:id="8152" w:author="Stefanie Lane" w:date="2022-06-23T15:12:00Z">
                    <w:rPr/>
                  </w:rPrChange>
                </w:rPr>
                <w:t>0.38</w:t>
              </w:r>
            </w:ins>
          </w:p>
        </w:tc>
        <w:tc>
          <w:tcPr>
            <w:tcW w:w="990" w:type="dxa"/>
            <w:tcBorders>
              <w:top w:val="nil"/>
              <w:left w:val="nil"/>
              <w:bottom w:val="nil"/>
              <w:right w:val="nil"/>
            </w:tcBorders>
            <w:shd w:val="clear" w:color="auto" w:fill="auto"/>
            <w:noWrap/>
            <w:vAlign w:val="bottom"/>
            <w:hideMark/>
            <w:tcPrChange w:id="8153" w:author="Stefanie Lane" w:date="2022-06-23T15:14:00Z">
              <w:tcPr>
                <w:tcW w:w="960" w:type="dxa"/>
                <w:tcBorders>
                  <w:top w:val="nil"/>
                  <w:left w:val="nil"/>
                  <w:bottom w:val="nil"/>
                  <w:right w:val="nil"/>
                </w:tcBorders>
                <w:shd w:val="clear" w:color="auto" w:fill="auto"/>
                <w:noWrap/>
                <w:vAlign w:val="bottom"/>
                <w:hideMark/>
              </w:tcPr>
            </w:tcPrChange>
          </w:tcPr>
          <w:p w14:paraId="3F2CE834" w14:textId="77777777" w:rsidR="00EB4CE1" w:rsidRPr="00EB4CE1" w:rsidRDefault="00EB4CE1" w:rsidP="00EB4CE1">
            <w:pPr>
              <w:spacing w:after="0" w:line="240" w:lineRule="auto"/>
              <w:jc w:val="center"/>
              <w:rPr>
                <w:ins w:id="8154" w:author="Stefanie Lane" w:date="2022-06-23T15:12:00Z"/>
                <w:rFonts w:ascii="Calibri" w:eastAsia="Times New Roman" w:hAnsi="Calibri" w:cs="Calibri"/>
                <w:color w:val="000000"/>
                <w:rPrChange w:id="8155" w:author="Stefanie Lane" w:date="2022-06-23T15:12:00Z">
                  <w:rPr>
                    <w:ins w:id="8156" w:author="Stefanie Lane" w:date="2022-06-23T15:12:00Z"/>
                  </w:rPr>
                </w:rPrChange>
              </w:rPr>
              <w:pPrChange w:id="8157" w:author="Stefanie Lane" w:date="2022-06-23T15:12:00Z">
                <w:pPr>
                  <w:jc w:val="center"/>
                </w:pPr>
              </w:pPrChange>
            </w:pPr>
            <w:ins w:id="8158" w:author="Stefanie Lane" w:date="2022-06-23T15:12:00Z">
              <w:r w:rsidRPr="00EB4CE1">
                <w:rPr>
                  <w:rFonts w:ascii="Calibri" w:eastAsia="Times New Roman" w:hAnsi="Calibri" w:cs="Calibri"/>
                  <w:color w:val="000000"/>
                  <w:rPrChange w:id="8159" w:author="Stefanie Lane" w:date="2022-06-23T15:12:00Z">
                    <w:rPr/>
                  </w:rPrChange>
                </w:rPr>
                <w:t>0.58</w:t>
              </w:r>
            </w:ins>
          </w:p>
        </w:tc>
        <w:tc>
          <w:tcPr>
            <w:tcW w:w="810" w:type="dxa"/>
            <w:tcBorders>
              <w:top w:val="nil"/>
              <w:left w:val="nil"/>
              <w:bottom w:val="nil"/>
              <w:right w:val="nil"/>
            </w:tcBorders>
            <w:shd w:val="clear" w:color="auto" w:fill="auto"/>
            <w:noWrap/>
            <w:vAlign w:val="bottom"/>
            <w:hideMark/>
            <w:tcPrChange w:id="8160" w:author="Stefanie Lane" w:date="2022-06-23T15:14:00Z">
              <w:tcPr>
                <w:tcW w:w="960" w:type="dxa"/>
                <w:tcBorders>
                  <w:top w:val="nil"/>
                  <w:left w:val="nil"/>
                  <w:bottom w:val="nil"/>
                  <w:right w:val="nil"/>
                </w:tcBorders>
                <w:shd w:val="clear" w:color="auto" w:fill="auto"/>
                <w:noWrap/>
                <w:vAlign w:val="bottom"/>
                <w:hideMark/>
              </w:tcPr>
            </w:tcPrChange>
          </w:tcPr>
          <w:p w14:paraId="38D4F0B4" w14:textId="77777777" w:rsidR="00EB4CE1" w:rsidRPr="00EB4CE1" w:rsidRDefault="00EB4CE1" w:rsidP="00EB4CE1">
            <w:pPr>
              <w:spacing w:after="0" w:line="240" w:lineRule="auto"/>
              <w:jc w:val="center"/>
              <w:rPr>
                <w:ins w:id="8161" w:author="Stefanie Lane" w:date="2022-06-23T15:12:00Z"/>
                <w:rFonts w:ascii="Calibri" w:eastAsia="Times New Roman" w:hAnsi="Calibri" w:cs="Calibri"/>
                <w:color w:val="000000"/>
                <w:rPrChange w:id="8162" w:author="Stefanie Lane" w:date="2022-06-23T15:12:00Z">
                  <w:rPr>
                    <w:ins w:id="8163" w:author="Stefanie Lane" w:date="2022-06-23T15:12:00Z"/>
                  </w:rPr>
                </w:rPrChange>
              </w:rPr>
              <w:pPrChange w:id="8164" w:author="Stefanie Lane" w:date="2022-06-23T15:12:00Z">
                <w:pPr>
                  <w:jc w:val="center"/>
                </w:pPr>
              </w:pPrChange>
            </w:pPr>
            <w:ins w:id="8165" w:author="Stefanie Lane" w:date="2022-06-23T15:12:00Z">
              <w:r w:rsidRPr="00EB4CE1">
                <w:rPr>
                  <w:rFonts w:ascii="Calibri" w:eastAsia="Times New Roman" w:hAnsi="Calibri" w:cs="Calibri"/>
                  <w:color w:val="000000"/>
                  <w:rPrChange w:id="8166" w:author="Stefanie Lane" w:date="2022-06-23T15:12:00Z">
                    <w:rPr/>
                  </w:rPrChange>
                </w:rPr>
                <w:t>0.44</w:t>
              </w:r>
            </w:ins>
          </w:p>
        </w:tc>
        <w:tc>
          <w:tcPr>
            <w:tcW w:w="1710" w:type="dxa"/>
            <w:tcBorders>
              <w:top w:val="nil"/>
              <w:left w:val="nil"/>
              <w:bottom w:val="nil"/>
              <w:right w:val="single" w:sz="8" w:space="0" w:color="auto"/>
            </w:tcBorders>
            <w:shd w:val="clear" w:color="auto" w:fill="auto"/>
            <w:noWrap/>
            <w:vAlign w:val="bottom"/>
            <w:hideMark/>
            <w:tcPrChange w:id="816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C22ECC0" w14:textId="77777777" w:rsidR="00EB4CE1" w:rsidRPr="00EB4CE1" w:rsidRDefault="00EB4CE1" w:rsidP="00EB4CE1">
            <w:pPr>
              <w:spacing w:after="0" w:line="240" w:lineRule="auto"/>
              <w:jc w:val="center"/>
              <w:rPr>
                <w:ins w:id="8168" w:author="Stefanie Lane" w:date="2022-06-23T15:12:00Z"/>
                <w:rFonts w:ascii="Calibri" w:eastAsia="Times New Roman" w:hAnsi="Calibri" w:cs="Calibri"/>
                <w:color w:val="000000"/>
                <w:rPrChange w:id="8169" w:author="Stefanie Lane" w:date="2022-06-23T15:12:00Z">
                  <w:rPr>
                    <w:ins w:id="8170" w:author="Stefanie Lane" w:date="2022-06-23T15:12:00Z"/>
                  </w:rPr>
                </w:rPrChange>
              </w:rPr>
              <w:pPrChange w:id="8171" w:author="Stefanie Lane" w:date="2022-06-23T15:12:00Z">
                <w:pPr>
                  <w:jc w:val="center"/>
                </w:pPr>
              </w:pPrChange>
            </w:pPr>
            <w:ins w:id="8172" w:author="Stefanie Lane" w:date="2022-06-23T15:12:00Z">
              <w:r w:rsidRPr="00EB4CE1">
                <w:rPr>
                  <w:rFonts w:ascii="Calibri" w:eastAsia="Times New Roman" w:hAnsi="Calibri" w:cs="Calibri"/>
                  <w:color w:val="000000"/>
                  <w:rPrChange w:id="8173" w:author="Stefanie Lane" w:date="2022-06-23T15:12:00Z">
                    <w:rPr/>
                  </w:rPrChange>
                </w:rPr>
                <w:t>17.2</w:t>
              </w:r>
            </w:ins>
          </w:p>
        </w:tc>
      </w:tr>
      <w:tr w:rsidR="00EB4CE1" w:rsidRPr="00EB4CE1" w14:paraId="225751DD" w14:textId="77777777" w:rsidTr="006F10B7">
        <w:trPr>
          <w:trHeight w:val="290"/>
          <w:ins w:id="8174" w:author="Stefanie Lane" w:date="2022-06-23T15:12:00Z"/>
          <w:trPrChange w:id="817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17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358DFF" w14:textId="77777777" w:rsidR="00EB4CE1" w:rsidRPr="00EB4CE1" w:rsidRDefault="00EB4CE1" w:rsidP="00EB4CE1">
            <w:pPr>
              <w:spacing w:after="0" w:line="240" w:lineRule="auto"/>
              <w:rPr>
                <w:ins w:id="8177" w:author="Stefanie Lane" w:date="2022-06-23T15:12:00Z"/>
                <w:rFonts w:ascii="Calibri" w:eastAsia="Times New Roman" w:hAnsi="Calibri" w:cs="Calibri"/>
                <w:color w:val="000000"/>
                <w:rPrChange w:id="8178" w:author="Stefanie Lane" w:date="2022-06-23T15:12:00Z">
                  <w:rPr>
                    <w:ins w:id="8179" w:author="Stefanie Lane" w:date="2022-06-23T15:12:00Z"/>
                  </w:rPr>
                </w:rPrChange>
              </w:rPr>
              <w:pPrChange w:id="818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18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D9566ED" w14:textId="77777777" w:rsidR="00EB4CE1" w:rsidRPr="00EB4CE1" w:rsidRDefault="00EB4CE1" w:rsidP="00EB4CE1">
            <w:pPr>
              <w:spacing w:after="0" w:line="240" w:lineRule="auto"/>
              <w:rPr>
                <w:ins w:id="8182" w:author="Stefanie Lane" w:date="2022-06-23T15:12:00Z"/>
                <w:rFonts w:ascii="Calibri" w:eastAsia="Times New Roman" w:hAnsi="Calibri" w:cs="Calibri"/>
                <w:color w:val="000000"/>
                <w:rPrChange w:id="8183" w:author="Stefanie Lane" w:date="2022-06-23T15:12:00Z">
                  <w:rPr>
                    <w:ins w:id="8184" w:author="Stefanie Lane" w:date="2022-06-23T15:12:00Z"/>
                  </w:rPr>
                </w:rPrChange>
              </w:rPr>
              <w:pPrChange w:id="818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18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79A4C2B" w14:textId="77777777" w:rsidR="00EB4CE1" w:rsidRPr="00EB4CE1" w:rsidRDefault="00EB4CE1" w:rsidP="00EB4CE1">
            <w:pPr>
              <w:spacing w:after="0" w:line="240" w:lineRule="auto"/>
              <w:rPr>
                <w:ins w:id="8187" w:author="Stefanie Lane" w:date="2022-06-23T15:12:00Z"/>
                <w:rFonts w:ascii="Calibri" w:eastAsia="Times New Roman" w:hAnsi="Calibri" w:cs="Calibri"/>
                <w:i/>
                <w:iCs/>
                <w:color w:val="000000"/>
                <w:rPrChange w:id="8188" w:author="Stefanie Lane" w:date="2022-06-23T15:12:00Z">
                  <w:rPr>
                    <w:ins w:id="8189" w:author="Stefanie Lane" w:date="2022-06-23T15:12:00Z"/>
                  </w:rPr>
                </w:rPrChange>
              </w:rPr>
              <w:pPrChange w:id="8190" w:author="Stefanie Lane" w:date="2022-06-23T15:12:00Z">
                <w:pPr/>
              </w:pPrChange>
            </w:pPr>
            <w:ins w:id="8191" w:author="Stefanie Lane" w:date="2022-06-23T15:12:00Z">
              <w:r w:rsidRPr="00EB4CE1">
                <w:rPr>
                  <w:rFonts w:ascii="Calibri" w:eastAsia="Times New Roman" w:hAnsi="Calibri" w:cs="Calibri"/>
                  <w:i/>
                  <w:iCs/>
                  <w:color w:val="000000"/>
                  <w:rPrChange w:id="8192" w:author="Stefanie Lane" w:date="2022-06-23T15:12:00Z">
                    <w:rPr/>
                  </w:rPrChange>
                </w:rPr>
                <w:t>Agrostis stolonifera</w:t>
              </w:r>
            </w:ins>
          </w:p>
        </w:tc>
        <w:tc>
          <w:tcPr>
            <w:tcW w:w="869" w:type="dxa"/>
            <w:tcBorders>
              <w:top w:val="single" w:sz="4" w:space="0" w:color="auto"/>
              <w:left w:val="nil"/>
              <w:bottom w:val="single" w:sz="4" w:space="0" w:color="auto"/>
              <w:right w:val="nil"/>
            </w:tcBorders>
            <w:shd w:val="clear" w:color="auto" w:fill="auto"/>
            <w:noWrap/>
            <w:vAlign w:val="bottom"/>
            <w:hideMark/>
            <w:tcPrChange w:id="81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68DEB2" w14:textId="77777777" w:rsidR="00EB4CE1" w:rsidRPr="00EB4CE1" w:rsidRDefault="00EB4CE1" w:rsidP="00EB4CE1">
            <w:pPr>
              <w:spacing w:after="0" w:line="240" w:lineRule="auto"/>
              <w:jc w:val="center"/>
              <w:rPr>
                <w:ins w:id="8194" w:author="Stefanie Lane" w:date="2022-06-23T15:12:00Z"/>
                <w:rFonts w:ascii="Calibri" w:eastAsia="Times New Roman" w:hAnsi="Calibri" w:cs="Calibri"/>
                <w:color w:val="000000"/>
                <w:rPrChange w:id="8195" w:author="Stefanie Lane" w:date="2022-06-23T15:12:00Z">
                  <w:rPr>
                    <w:ins w:id="8196" w:author="Stefanie Lane" w:date="2022-06-23T15:12:00Z"/>
                  </w:rPr>
                </w:rPrChange>
              </w:rPr>
              <w:pPrChange w:id="8197" w:author="Stefanie Lane" w:date="2022-06-23T15:12:00Z">
                <w:pPr>
                  <w:jc w:val="center"/>
                </w:pPr>
              </w:pPrChange>
            </w:pPr>
            <w:ins w:id="8198" w:author="Stefanie Lane" w:date="2022-06-23T15:12:00Z">
              <w:r w:rsidRPr="00EB4CE1">
                <w:rPr>
                  <w:rFonts w:ascii="Calibri" w:eastAsia="Times New Roman" w:hAnsi="Calibri" w:cs="Calibri"/>
                  <w:color w:val="000000"/>
                  <w:rPrChange w:id="8199" w:author="Stefanie Lane" w:date="2022-06-23T15:12:00Z">
                    <w:rPr/>
                  </w:rPrChange>
                </w:rPr>
                <w:t>0.34</w:t>
              </w:r>
            </w:ins>
          </w:p>
        </w:tc>
        <w:tc>
          <w:tcPr>
            <w:tcW w:w="990" w:type="dxa"/>
            <w:tcBorders>
              <w:top w:val="single" w:sz="4" w:space="0" w:color="auto"/>
              <w:left w:val="nil"/>
              <w:bottom w:val="single" w:sz="4" w:space="0" w:color="auto"/>
              <w:right w:val="nil"/>
            </w:tcBorders>
            <w:shd w:val="clear" w:color="auto" w:fill="auto"/>
            <w:noWrap/>
            <w:vAlign w:val="bottom"/>
            <w:hideMark/>
            <w:tcPrChange w:id="820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3341AAC" w14:textId="77777777" w:rsidR="00EB4CE1" w:rsidRPr="00EB4CE1" w:rsidRDefault="00EB4CE1" w:rsidP="00EB4CE1">
            <w:pPr>
              <w:spacing w:after="0" w:line="240" w:lineRule="auto"/>
              <w:jc w:val="center"/>
              <w:rPr>
                <w:ins w:id="8201" w:author="Stefanie Lane" w:date="2022-06-23T15:12:00Z"/>
                <w:rFonts w:ascii="Calibri" w:eastAsia="Times New Roman" w:hAnsi="Calibri" w:cs="Calibri"/>
                <w:color w:val="000000"/>
                <w:rPrChange w:id="8202" w:author="Stefanie Lane" w:date="2022-06-23T15:12:00Z">
                  <w:rPr>
                    <w:ins w:id="8203" w:author="Stefanie Lane" w:date="2022-06-23T15:12:00Z"/>
                  </w:rPr>
                </w:rPrChange>
              </w:rPr>
              <w:pPrChange w:id="8204" w:author="Stefanie Lane" w:date="2022-06-23T15:12:00Z">
                <w:pPr>
                  <w:jc w:val="center"/>
                </w:pPr>
              </w:pPrChange>
            </w:pPr>
            <w:ins w:id="8205" w:author="Stefanie Lane" w:date="2022-06-23T15:12:00Z">
              <w:r w:rsidRPr="00EB4CE1">
                <w:rPr>
                  <w:rFonts w:ascii="Calibri" w:eastAsia="Times New Roman" w:hAnsi="Calibri" w:cs="Calibri"/>
                  <w:color w:val="000000"/>
                  <w:rPrChange w:id="8206" w:author="Stefanie Lane" w:date="2022-06-23T15:12:00Z">
                    <w:rPr/>
                  </w:rPrChange>
                </w:rPr>
                <w:t>0.82</w:t>
              </w:r>
            </w:ins>
          </w:p>
        </w:tc>
        <w:tc>
          <w:tcPr>
            <w:tcW w:w="810" w:type="dxa"/>
            <w:tcBorders>
              <w:top w:val="single" w:sz="4" w:space="0" w:color="auto"/>
              <w:left w:val="nil"/>
              <w:bottom w:val="single" w:sz="4" w:space="0" w:color="auto"/>
              <w:right w:val="nil"/>
            </w:tcBorders>
            <w:shd w:val="clear" w:color="auto" w:fill="auto"/>
            <w:noWrap/>
            <w:vAlign w:val="bottom"/>
            <w:hideMark/>
            <w:tcPrChange w:id="82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0F00150" w14:textId="77777777" w:rsidR="00EB4CE1" w:rsidRPr="00EB4CE1" w:rsidRDefault="00EB4CE1" w:rsidP="00EB4CE1">
            <w:pPr>
              <w:spacing w:after="0" w:line="240" w:lineRule="auto"/>
              <w:jc w:val="center"/>
              <w:rPr>
                <w:ins w:id="8208" w:author="Stefanie Lane" w:date="2022-06-23T15:12:00Z"/>
                <w:rFonts w:ascii="Calibri" w:eastAsia="Times New Roman" w:hAnsi="Calibri" w:cs="Calibri"/>
                <w:color w:val="000000"/>
                <w:rPrChange w:id="8209" w:author="Stefanie Lane" w:date="2022-06-23T15:12:00Z">
                  <w:rPr>
                    <w:ins w:id="8210" w:author="Stefanie Lane" w:date="2022-06-23T15:12:00Z"/>
                  </w:rPr>
                </w:rPrChange>
              </w:rPr>
              <w:pPrChange w:id="8211" w:author="Stefanie Lane" w:date="2022-06-23T15:12:00Z">
                <w:pPr>
                  <w:jc w:val="center"/>
                </w:pPr>
              </w:pPrChange>
            </w:pPr>
            <w:ins w:id="8212" w:author="Stefanie Lane" w:date="2022-06-23T15:12:00Z">
              <w:r w:rsidRPr="00EB4CE1">
                <w:rPr>
                  <w:rFonts w:ascii="Calibri" w:eastAsia="Times New Roman" w:hAnsi="Calibri" w:cs="Calibri"/>
                  <w:color w:val="000000"/>
                  <w:rPrChange w:id="8213" w:author="Stefanie Lane" w:date="2022-06-23T15:12:00Z">
                    <w:rPr/>
                  </w:rPrChange>
                </w:rPr>
                <w:t>0.61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21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26F492F" w14:textId="77777777" w:rsidR="00EB4CE1" w:rsidRPr="00EB4CE1" w:rsidRDefault="00EB4CE1" w:rsidP="00EB4CE1">
            <w:pPr>
              <w:spacing w:after="0" w:line="240" w:lineRule="auto"/>
              <w:jc w:val="center"/>
              <w:rPr>
                <w:ins w:id="8215" w:author="Stefanie Lane" w:date="2022-06-23T15:12:00Z"/>
                <w:rFonts w:ascii="Calibri" w:eastAsia="Times New Roman" w:hAnsi="Calibri" w:cs="Calibri"/>
                <w:color w:val="000000"/>
                <w:rPrChange w:id="8216" w:author="Stefanie Lane" w:date="2022-06-23T15:12:00Z">
                  <w:rPr>
                    <w:ins w:id="8217" w:author="Stefanie Lane" w:date="2022-06-23T15:12:00Z"/>
                  </w:rPr>
                </w:rPrChange>
              </w:rPr>
              <w:pPrChange w:id="8218" w:author="Stefanie Lane" w:date="2022-06-23T15:12:00Z">
                <w:pPr>
                  <w:jc w:val="center"/>
                </w:pPr>
              </w:pPrChange>
            </w:pPr>
            <w:ins w:id="8219" w:author="Stefanie Lane" w:date="2022-06-23T15:12:00Z">
              <w:r w:rsidRPr="00EB4CE1">
                <w:rPr>
                  <w:rFonts w:ascii="Calibri" w:eastAsia="Times New Roman" w:hAnsi="Calibri" w:cs="Calibri"/>
                  <w:color w:val="000000"/>
                  <w:rPrChange w:id="8220" w:author="Stefanie Lane" w:date="2022-06-23T15:12:00Z">
                    <w:rPr/>
                  </w:rPrChange>
                </w:rPr>
                <w:t>77.2</w:t>
              </w:r>
            </w:ins>
          </w:p>
        </w:tc>
      </w:tr>
      <w:tr w:rsidR="00EB4CE1" w:rsidRPr="00EB4CE1" w14:paraId="6ADE0BA1" w14:textId="77777777" w:rsidTr="006F10B7">
        <w:trPr>
          <w:trHeight w:val="290"/>
          <w:ins w:id="8221" w:author="Stefanie Lane" w:date="2022-06-23T15:12:00Z"/>
          <w:trPrChange w:id="82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2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EC5132" w14:textId="77777777" w:rsidR="00EB4CE1" w:rsidRPr="00EB4CE1" w:rsidRDefault="00EB4CE1" w:rsidP="00EB4CE1">
            <w:pPr>
              <w:spacing w:after="0" w:line="240" w:lineRule="auto"/>
              <w:rPr>
                <w:ins w:id="8224" w:author="Stefanie Lane" w:date="2022-06-23T15:12:00Z"/>
                <w:rFonts w:ascii="Calibri" w:eastAsia="Times New Roman" w:hAnsi="Calibri" w:cs="Calibri"/>
                <w:color w:val="000000"/>
                <w:rPrChange w:id="8225" w:author="Stefanie Lane" w:date="2022-06-23T15:12:00Z">
                  <w:rPr>
                    <w:ins w:id="8226" w:author="Stefanie Lane" w:date="2022-06-23T15:12:00Z"/>
                  </w:rPr>
                </w:rPrChange>
              </w:rPr>
              <w:pPrChange w:id="82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2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6F3B0B3" w14:textId="77777777" w:rsidR="00EB4CE1" w:rsidRPr="00EB4CE1" w:rsidRDefault="00EB4CE1" w:rsidP="00EB4CE1">
            <w:pPr>
              <w:spacing w:after="0" w:line="240" w:lineRule="auto"/>
              <w:rPr>
                <w:ins w:id="8229" w:author="Stefanie Lane" w:date="2022-06-23T15:12:00Z"/>
                <w:rFonts w:ascii="Calibri" w:eastAsia="Times New Roman" w:hAnsi="Calibri" w:cs="Calibri"/>
                <w:color w:val="000000"/>
                <w:rPrChange w:id="8230" w:author="Stefanie Lane" w:date="2022-06-23T15:12:00Z">
                  <w:rPr>
                    <w:ins w:id="8231" w:author="Stefanie Lane" w:date="2022-06-23T15:12:00Z"/>
                  </w:rPr>
                </w:rPrChange>
              </w:rPr>
              <w:pPrChange w:id="8232" w:author="Stefanie Lane" w:date="2022-06-23T15:12:00Z">
                <w:pPr/>
              </w:pPrChange>
            </w:pPr>
          </w:p>
        </w:tc>
        <w:tc>
          <w:tcPr>
            <w:tcW w:w="3320" w:type="dxa"/>
            <w:tcBorders>
              <w:top w:val="nil"/>
              <w:left w:val="nil"/>
              <w:bottom w:val="nil"/>
              <w:right w:val="nil"/>
            </w:tcBorders>
            <w:shd w:val="clear" w:color="auto" w:fill="auto"/>
            <w:noWrap/>
            <w:vAlign w:val="bottom"/>
            <w:hideMark/>
            <w:tcPrChange w:id="8233" w:author="Stefanie Lane" w:date="2022-06-23T15:14:00Z">
              <w:tcPr>
                <w:tcW w:w="3320" w:type="dxa"/>
                <w:tcBorders>
                  <w:top w:val="nil"/>
                  <w:left w:val="nil"/>
                  <w:bottom w:val="nil"/>
                  <w:right w:val="nil"/>
                </w:tcBorders>
                <w:shd w:val="clear" w:color="auto" w:fill="auto"/>
                <w:noWrap/>
                <w:vAlign w:val="bottom"/>
                <w:hideMark/>
              </w:tcPr>
            </w:tcPrChange>
          </w:tcPr>
          <w:p w14:paraId="6DCE8C14" w14:textId="77777777" w:rsidR="00EB4CE1" w:rsidRPr="00EB4CE1" w:rsidRDefault="00EB4CE1" w:rsidP="00EB4CE1">
            <w:pPr>
              <w:spacing w:after="0" w:line="240" w:lineRule="auto"/>
              <w:rPr>
                <w:ins w:id="8234" w:author="Stefanie Lane" w:date="2022-06-23T15:12:00Z"/>
                <w:rFonts w:ascii="Calibri" w:eastAsia="Times New Roman" w:hAnsi="Calibri" w:cs="Calibri"/>
                <w:i/>
                <w:iCs/>
                <w:color w:val="000000"/>
                <w:rPrChange w:id="8235" w:author="Stefanie Lane" w:date="2022-06-23T15:12:00Z">
                  <w:rPr>
                    <w:ins w:id="8236" w:author="Stefanie Lane" w:date="2022-06-23T15:12:00Z"/>
                  </w:rPr>
                </w:rPrChange>
              </w:rPr>
              <w:pPrChange w:id="8237" w:author="Stefanie Lane" w:date="2022-06-23T15:12:00Z">
                <w:pPr/>
              </w:pPrChange>
            </w:pPr>
            <w:ins w:id="8238" w:author="Stefanie Lane" w:date="2022-06-23T15:12:00Z">
              <w:r w:rsidRPr="00EB4CE1">
                <w:rPr>
                  <w:rFonts w:ascii="Calibri" w:eastAsia="Times New Roman" w:hAnsi="Calibri" w:cs="Calibri"/>
                  <w:i/>
                  <w:iCs/>
                  <w:color w:val="000000"/>
                  <w:rPrChange w:id="8239" w:author="Stefanie Lane" w:date="2022-06-23T15:12:00Z">
                    <w:rPr/>
                  </w:rPrChange>
                </w:rPr>
                <w:t xml:space="preserve">Phalaris </w:t>
              </w:r>
              <w:proofErr w:type="spellStart"/>
              <w:r w:rsidRPr="00EB4CE1">
                <w:rPr>
                  <w:rFonts w:ascii="Calibri" w:eastAsia="Times New Roman" w:hAnsi="Calibri" w:cs="Calibri"/>
                  <w:i/>
                  <w:iCs/>
                  <w:color w:val="000000"/>
                  <w:rPrChange w:id="8240" w:author="Stefanie Lane" w:date="2022-06-23T15:12:00Z">
                    <w:rPr/>
                  </w:rPrChange>
                </w:rPr>
                <w:t>arundinacea</w:t>
              </w:r>
              <w:proofErr w:type="spellEnd"/>
            </w:ins>
          </w:p>
        </w:tc>
        <w:tc>
          <w:tcPr>
            <w:tcW w:w="869" w:type="dxa"/>
            <w:tcBorders>
              <w:top w:val="nil"/>
              <w:left w:val="nil"/>
              <w:bottom w:val="nil"/>
              <w:right w:val="nil"/>
            </w:tcBorders>
            <w:shd w:val="clear" w:color="auto" w:fill="auto"/>
            <w:noWrap/>
            <w:vAlign w:val="bottom"/>
            <w:hideMark/>
            <w:tcPrChange w:id="8241" w:author="Stefanie Lane" w:date="2022-06-23T15:14:00Z">
              <w:tcPr>
                <w:tcW w:w="960" w:type="dxa"/>
                <w:tcBorders>
                  <w:top w:val="nil"/>
                  <w:left w:val="nil"/>
                  <w:bottom w:val="nil"/>
                  <w:right w:val="nil"/>
                </w:tcBorders>
                <w:shd w:val="clear" w:color="auto" w:fill="auto"/>
                <w:noWrap/>
                <w:vAlign w:val="bottom"/>
                <w:hideMark/>
              </w:tcPr>
            </w:tcPrChange>
          </w:tcPr>
          <w:p w14:paraId="27E0DF4B" w14:textId="77777777" w:rsidR="00EB4CE1" w:rsidRPr="00EB4CE1" w:rsidRDefault="00EB4CE1" w:rsidP="00EB4CE1">
            <w:pPr>
              <w:spacing w:after="0" w:line="240" w:lineRule="auto"/>
              <w:jc w:val="center"/>
              <w:rPr>
                <w:ins w:id="8242" w:author="Stefanie Lane" w:date="2022-06-23T15:12:00Z"/>
                <w:rFonts w:ascii="Calibri" w:eastAsia="Times New Roman" w:hAnsi="Calibri" w:cs="Calibri"/>
                <w:color w:val="000000"/>
                <w:rPrChange w:id="8243" w:author="Stefanie Lane" w:date="2022-06-23T15:12:00Z">
                  <w:rPr>
                    <w:ins w:id="8244" w:author="Stefanie Lane" w:date="2022-06-23T15:12:00Z"/>
                  </w:rPr>
                </w:rPrChange>
              </w:rPr>
              <w:pPrChange w:id="8245" w:author="Stefanie Lane" w:date="2022-06-23T15:12:00Z">
                <w:pPr>
                  <w:jc w:val="center"/>
                </w:pPr>
              </w:pPrChange>
            </w:pPr>
            <w:ins w:id="8246" w:author="Stefanie Lane" w:date="2022-06-23T15:12:00Z">
              <w:r w:rsidRPr="00EB4CE1">
                <w:rPr>
                  <w:rFonts w:ascii="Calibri" w:eastAsia="Times New Roman" w:hAnsi="Calibri" w:cs="Calibri"/>
                  <w:color w:val="000000"/>
                  <w:rPrChange w:id="8247" w:author="Stefanie Lane" w:date="2022-06-23T15:12:00Z">
                    <w:rPr/>
                  </w:rPrChange>
                </w:rPr>
                <w:t>0.07</w:t>
              </w:r>
            </w:ins>
          </w:p>
        </w:tc>
        <w:tc>
          <w:tcPr>
            <w:tcW w:w="990" w:type="dxa"/>
            <w:tcBorders>
              <w:top w:val="nil"/>
              <w:left w:val="nil"/>
              <w:bottom w:val="nil"/>
              <w:right w:val="nil"/>
            </w:tcBorders>
            <w:shd w:val="clear" w:color="auto" w:fill="auto"/>
            <w:noWrap/>
            <w:vAlign w:val="bottom"/>
            <w:hideMark/>
            <w:tcPrChange w:id="8248" w:author="Stefanie Lane" w:date="2022-06-23T15:14:00Z">
              <w:tcPr>
                <w:tcW w:w="960" w:type="dxa"/>
                <w:tcBorders>
                  <w:top w:val="nil"/>
                  <w:left w:val="nil"/>
                  <w:bottom w:val="nil"/>
                  <w:right w:val="nil"/>
                </w:tcBorders>
                <w:shd w:val="clear" w:color="auto" w:fill="auto"/>
                <w:noWrap/>
                <w:vAlign w:val="bottom"/>
                <w:hideMark/>
              </w:tcPr>
            </w:tcPrChange>
          </w:tcPr>
          <w:p w14:paraId="78E2F5D1" w14:textId="77777777" w:rsidR="00EB4CE1" w:rsidRPr="00EB4CE1" w:rsidRDefault="00EB4CE1" w:rsidP="00EB4CE1">
            <w:pPr>
              <w:spacing w:after="0" w:line="240" w:lineRule="auto"/>
              <w:jc w:val="center"/>
              <w:rPr>
                <w:ins w:id="8249" w:author="Stefanie Lane" w:date="2022-06-23T15:12:00Z"/>
                <w:rFonts w:ascii="Calibri" w:eastAsia="Times New Roman" w:hAnsi="Calibri" w:cs="Calibri"/>
                <w:color w:val="000000"/>
                <w:rPrChange w:id="8250" w:author="Stefanie Lane" w:date="2022-06-23T15:12:00Z">
                  <w:rPr>
                    <w:ins w:id="8251" w:author="Stefanie Lane" w:date="2022-06-23T15:12:00Z"/>
                  </w:rPr>
                </w:rPrChange>
              </w:rPr>
              <w:pPrChange w:id="8252" w:author="Stefanie Lane" w:date="2022-06-23T15:12:00Z">
                <w:pPr>
                  <w:jc w:val="center"/>
                </w:pPr>
              </w:pPrChange>
            </w:pPr>
            <w:ins w:id="8253" w:author="Stefanie Lane" w:date="2022-06-23T15:12:00Z">
              <w:r w:rsidRPr="00EB4CE1">
                <w:rPr>
                  <w:rFonts w:ascii="Calibri" w:eastAsia="Times New Roman" w:hAnsi="Calibri" w:cs="Calibri"/>
                  <w:color w:val="000000"/>
                  <w:rPrChange w:id="8254" w:author="Stefanie Lane" w:date="2022-06-23T15:12:00Z">
                    <w:rPr/>
                  </w:rPrChange>
                </w:rPr>
                <w:t>0.15</w:t>
              </w:r>
            </w:ins>
          </w:p>
        </w:tc>
        <w:tc>
          <w:tcPr>
            <w:tcW w:w="810" w:type="dxa"/>
            <w:tcBorders>
              <w:top w:val="nil"/>
              <w:left w:val="nil"/>
              <w:bottom w:val="nil"/>
              <w:right w:val="nil"/>
            </w:tcBorders>
            <w:shd w:val="clear" w:color="auto" w:fill="auto"/>
            <w:noWrap/>
            <w:vAlign w:val="bottom"/>
            <w:hideMark/>
            <w:tcPrChange w:id="8255" w:author="Stefanie Lane" w:date="2022-06-23T15:14:00Z">
              <w:tcPr>
                <w:tcW w:w="960" w:type="dxa"/>
                <w:tcBorders>
                  <w:top w:val="nil"/>
                  <w:left w:val="nil"/>
                  <w:bottom w:val="nil"/>
                  <w:right w:val="nil"/>
                </w:tcBorders>
                <w:shd w:val="clear" w:color="auto" w:fill="auto"/>
                <w:noWrap/>
                <w:vAlign w:val="bottom"/>
                <w:hideMark/>
              </w:tcPr>
            </w:tcPrChange>
          </w:tcPr>
          <w:p w14:paraId="35FD4E42" w14:textId="77777777" w:rsidR="00EB4CE1" w:rsidRPr="00EB4CE1" w:rsidRDefault="00EB4CE1" w:rsidP="00EB4CE1">
            <w:pPr>
              <w:spacing w:after="0" w:line="240" w:lineRule="auto"/>
              <w:jc w:val="center"/>
              <w:rPr>
                <w:ins w:id="8256" w:author="Stefanie Lane" w:date="2022-06-23T15:12:00Z"/>
                <w:rFonts w:ascii="Calibri" w:eastAsia="Times New Roman" w:hAnsi="Calibri" w:cs="Calibri"/>
                <w:color w:val="000000"/>
                <w:rPrChange w:id="8257" w:author="Stefanie Lane" w:date="2022-06-23T15:12:00Z">
                  <w:rPr>
                    <w:ins w:id="8258" w:author="Stefanie Lane" w:date="2022-06-23T15:12:00Z"/>
                  </w:rPr>
                </w:rPrChange>
              </w:rPr>
              <w:pPrChange w:id="8259" w:author="Stefanie Lane" w:date="2022-06-23T15:12:00Z">
                <w:pPr>
                  <w:jc w:val="center"/>
                </w:pPr>
              </w:pPrChange>
            </w:pPr>
            <w:ins w:id="8260" w:author="Stefanie Lane" w:date="2022-06-23T15:12:00Z">
              <w:r w:rsidRPr="00EB4CE1">
                <w:rPr>
                  <w:rFonts w:ascii="Calibri" w:eastAsia="Times New Roman" w:hAnsi="Calibri" w:cs="Calibri"/>
                  <w:color w:val="000000"/>
                  <w:rPrChange w:id="8261" w:author="Stefanie Lane" w:date="2022-06-23T15:12:00Z">
                    <w:rPr/>
                  </w:rPrChange>
                </w:rPr>
                <w:t>1.06</w:t>
              </w:r>
            </w:ins>
          </w:p>
        </w:tc>
        <w:tc>
          <w:tcPr>
            <w:tcW w:w="1710" w:type="dxa"/>
            <w:tcBorders>
              <w:top w:val="nil"/>
              <w:left w:val="nil"/>
              <w:bottom w:val="nil"/>
              <w:right w:val="single" w:sz="8" w:space="0" w:color="auto"/>
            </w:tcBorders>
            <w:shd w:val="clear" w:color="auto" w:fill="auto"/>
            <w:noWrap/>
            <w:vAlign w:val="bottom"/>
            <w:hideMark/>
            <w:tcPrChange w:id="826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1B01337" w14:textId="77777777" w:rsidR="00EB4CE1" w:rsidRPr="00EB4CE1" w:rsidRDefault="00EB4CE1" w:rsidP="00EB4CE1">
            <w:pPr>
              <w:spacing w:after="0" w:line="240" w:lineRule="auto"/>
              <w:jc w:val="center"/>
              <w:rPr>
                <w:ins w:id="8263" w:author="Stefanie Lane" w:date="2022-06-23T15:12:00Z"/>
                <w:rFonts w:ascii="Calibri" w:eastAsia="Times New Roman" w:hAnsi="Calibri" w:cs="Calibri"/>
                <w:color w:val="000000"/>
                <w:rPrChange w:id="8264" w:author="Stefanie Lane" w:date="2022-06-23T15:12:00Z">
                  <w:rPr>
                    <w:ins w:id="8265" w:author="Stefanie Lane" w:date="2022-06-23T15:12:00Z"/>
                  </w:rPr>
                </w:rPrChange>
              </w:rPr>
              <w:pPrChange w:id="8266" w:author="Stefanie Lane" w:date="2022-06-23T15:12:00Z">
                <w:pPr>
                  <w:jc w:val="center"/>
                </w:pPr>
              </w:pPrChange>
            </w:pPr>
            <w:ins w:id="8267" w:author="Stefanie Lane" w:date="2022-06-23T15:12:00Z">
              <w:r w:rsidRPr="00EB4CE1">
                <w:rPr>
                  <w:rFonts w:ascii="Calibri" w:eastAsia="Times New Roman" w:hAnsi="Calibri" w:cs="Calibri"/>
                  <w:color w:val="000000"/>
                  <w:rPrChange w:id="8268" w:author="Stefanie Lane" w:date="2022-06-23T15:12:00Z">
                    <w:rPr/>
                  </w:rPrChange>
                </w:rPr>
                <w:t>1430.6</w:t>
              </w:r>
            </w:ins>
          </w:p>
        </w:tc>
      </w:tr>
      <w:tr w:rsidR="00EB4CE1" w:rsidRPr="00EB4CE1" w14:paraId="3E24EED2" w14:textId="77777777" w:rsidTr="006F10B7">
        <w:trPr>
          <w:trHeight w:val="290"/>
          <w:ins w:id="8269" w:author="Stefanie Lane" w:date="2022-06-23T15:12:00Z"/>
          <w:trPrChange w:id="827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27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37119D8" w14:textId="77777777" w:rsidR="00EB4CE1" w:rsidRPr="00EB4CE1" w:rsidRDefault="00EB4CE1" w:rsidP="00EB4CE1">
            <w:pPr>
              <w:spacing w:after="0" w:line="240" w:lineRule="auto"/>
              <w:rPr>
                <w:ins w:id="8272" w:author="Stefanie Lane" w:date="2022-06-23T15:12:00Z"/>
                <w:rFonts w:ascii="Calibri" w:eastAsia="Times New Roman" w:hAnsi="Calibri" w:cs="Calibri"/>
                <w:color w:val="000000"/>
                <w:rPrChange w:id="8273" w:author="Stefanie Lane" w:date="2022-06-23T15:12:00Z">
                  <w:rPr>
                    <w:ins w:id="8274" w:author="Stefanie Lane" w:date="2022-06-23T15:12:00Z"/>
                  </w:rPr>
                </w:rPrChange>
              </w:rPr>
              <w:pPrChange w:id="827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27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4F96524" w14:textId="77777777" w:rsidR="00EB4CE1" w:rsidRPr="00EB4CE1" w:rsidRDefault="00EB4CE1" w:rsidP="00EB4CE1">
            <w:pPr>
              <w:spacing w:after="0" w:line="240" w:lineRule="auto"/>
              <w:rPr>
                <w:ins w:id="8277" w:author="Stefanie Lane" w:date="2022-06-23T15:12:00Z"/>
                <w:rFonts w:ascii="Calibri" w:eastAsia="Times New Roman" w:hAnsi="Calibri" w:cs="Calibri"/>
                <w:color w:val="000000"/>
                <w:rPrChange w:id="8278" w:author="Stefanie Lane" w:date="2022-06-23T15:12:00Z">
                  <w:rPr>
                    <w:ins w:id="8279" w:author="Stefanie Lane" w:date="2022-06-23T15:12:00Z"/>
                  </w:rPr>
                </w:rPrChange>
              </w:rPr>
              <w:pPrChange w:id="828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28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EA9B83E" w14:textId="77777777" w:rsidR="00EB4CE1" w:rsidRPr="00EB4CE1" w:rsidRDefault="00EB4CE1" w:rsidP="00EB4CE1">
            <w:pPr>
              <w:spacing w:after="0" w:line="240" w:lineRule="auto"/>
              <w:rPr>
                <w:ins w:id="8282" w:author="Stefanie Lane" w:date="2022-06-23T15:12:00Z"/>
                <w:rFonts w:ascii="Calibri" w:eastAsia="Times New Roman" w:hAnsi="Calibri" w:cs="Calibri"/>
                <w:i/>
                <w:iCs/>
                <w:color w:val="000000"/>
                <w:rPrChange w:id="8283" w:author="Stefanie Lane" w:date="2022-06-23T15:12:00Z">
                  <w:rPr>
                    <w:ins w:id="8284" w:author="Stefanie Lane" w:date="2022-06-23T15:12:00Z"/>
                  </w:rPr>
                </w:rPrChange>
              </w:rPr>
              <w:pPrChange w:id="8285" w:author="Stefanie Lane" w:date="2022-06-23T15:12:00Z">
                <w:pPr/>
              </w:pPrChange>
            </w:pPr>
            <w:ins w:id="8286" w:author="Stefanie Lane" w:date="2022-06-23T15:12:00Z">
              <w:r w:rsidRPr="00EB4CE1">
                <w:rPr>
                  <w:rFonts w:ascii="Calibri" w:eastAsia="Times New Roman" w:hAnsi="Calibri" w:cs="Calibri"/>
                  <w:i/>
                  <w:iCs/>
                  <w:color w:val="000000"/>
                  <w:rPrChange w:id="8287" w:author="Stefanie Lane" w:date="2022-06-23T15:12:00Z">
                    <w:rPr/>
                  </w:rPrChange>
                </w:rPr>
                <w:t xml:space="preserve">Cirsium </w:t>
              </w:r>
              <w:proofErr w:type="spellStart"/>
              <w:r w:rsidRPr="00EB4CE1">
                <w:rPr>
                  <w:rFonts w:ascii="Calibri" w:eastAsia="Times New Roman" w:hAnsi="Calibri" w:cs="Calibri"/>
                  <w:i/>
                  <w:iCs/>
                  <w:color w:val="000000"/>
                  <w:rPrChange w:id="8288" w:author="Stefanie Lane" w:date="2022-06-23T15:12:00Z">
                    <w:rPr/>
                  </w:rPrChange>
                </w:rPr>
                <w:t>arvense</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2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00E1C23" w14:textId="77777777" w:rsidR="00EB4CE1" w:rsidRPr="00EB4CE1" w:rsidRDefault="00EB4CE1" w:rsidP="00EB4CE1">
            <w:pPr>
              <w:spacing w:after="0" w:line="240" w:lineRule="auto"/>
              <w:jc w:val="center"/>
              <w:rPr>
                <w:ins w:id="8290" w:author="Stefanie Lane" w:date="2022-06-23T15:12:00Z"/>
                <w:rFonts w:ascii="Calibri" w:eastAsia="Times New Roman" w:hAnsi="Calibri" w:cs="Calibri"/>
                <w:color w:val="000000"/>
                <w:rPrChange w:id="8291" w:author="Stefanie Lane" w:date="2022-06-23T15:12:00Z">
                  <w:rPr>
                    <w:ins w:id="8292" w:author="Stefanie Lane" w:date="2022-06-23T15:12:00Z"/>
                  </w:rPr>
                </w:rPrChange>
              </w:rPr>
              <w:pPrChange w:id="8293" w:author="Stefanie Lane" w:date="2022-06-23T15:12:00Z">
                <w:pPr>
                  <w:jc w:val="center"/>
                </w:pPr>
              </w:pPrChange>
            </w:pPr>
            <w:ins w:id="8294" w:author="Stefanie Lane" w:date="2022-06-23T15:12:00Z">
              <w:r w:rsidRPr="00EB4CE1">
                <w:rPr>
                  <w:rFonts w:ascii="Calibri" w:eastAsia="Times New Roman" w:hAnsi="Calibri" w:cs="Calibri"/>
                  <w:color w:val="000000"/>
                  <w:rPrChange w:id="829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829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5A16B3" w14:textId="77777777" w:rsidR="00EB4CE1" w:rsidRPr="00EB4CE1" w:rsidRDefault="00EB4CE1" w:rsidP="00EB4CE1">
            <w:pPr>
              <w:spacing w:after="0" w:line="240" w:lineRule="auto"/>
              <w:jc w:val="center"/>
              <w:rPr>
                <w:ins w:id="8297" w:author="Stefanie Lane" w:date="2022-06-23T15:12:00Z"/>
                <w:rFonts w:ascii="Calibri" w:eastAsia="Times New Roman" w:hAnsi="Calibri" w:cs="Calibri"/>
                <w:color w:val="000000"/>
                <w:rPrChange w:id="8298" w:author="Stefanie Lane" w:date="2022-06-23T15:12:00Z">
                  <w:rPr>
                    <w:ins w:id="8299" w:author="Stefanie Lane" w:date="2022-06-23T15:12:00Z"/>
                  </w:rPr>
                </w:rPrChange>
              </w:rPr>
              <w:pPrChange w:id="8300" w:author="Stefanie Lane" w:date="2022-06-23T15:12:00Z">
                <w:pPr>
                  <w:jc w:val="center"/>
                </w:pPr>
              </w:pPrChange>
            </w:pPr>
            <w:ins w:id="8301" w:author="Stefanie Lane" w:date="2022-06-23T15:12:00Z">
              <w:r w:rsidRPr="00EB4CE1">
                <w:rPr>
                  <w:rFonts w:ascii="Calibri" w:eastAsia="Times New Roman" w:hAnsi="Calibri" w:cs="Calibri"/>
                  <w:color w:val="000000"/>
                  <w:rPrChange w:id="8302" w:author="Stefanie Lane" w:date="2022-06-23T15:12: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Change w:id="830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3259C67" w14:textId="77777777" w:rsidR="00EB4CE1" w:rsidRPr="00EB4CE1" w:rsidRDefault="00EB4CE1" w:rsidP="00EB4CE1">
            <w:pPr>
              <w:spacing w:after="0" w:line="240" w:lineRule="auto"/>
              <w:jc w:val="center"/>
              <w:rPr>
                <w:ins w:id="8304" w:author="Stefanie Lane" w:date="2022-06-23T15:12:00Z"/>
                <w:rFonts w:ascii="Calibri" w:eastAsia="Times New Roman" w:hAnsi="Calibri" w:cs="Calibri"/>
                <w:color w:val="000000"/>
                <w:rPrChange w:id="8305" w:author="Stefanie Lane" w:date="2022-06-23T15:12:00Z">
                  <w:rPr>
                    <w:ins w:id="8306" w:author="Stefanie Lane" w:date="2022-06-23T15:12:00Z"/>
                  </w:rPr>
                </w:rPrChange>
              </w:rPr>
              <w:pPrChange w:id="8307" w:author="Stefanie Lane" w:date="2022-06-23T15:12:00Z">
                <w:pPr>
                  <w:jc w:val="center"/>
                </w:pPr>
              </w:pPrChange>
            </w:pPr>
            <w:ins w:id="8308" w:author="Stefanie Lane" w:date="2022-06-23T15:12:00Z">
              <w:r w:rsidRPr="00EB4CE1">
                <w:rPr>
                  <w:rFonts w:ascii="Calibri" w:eastAsia="Times New Roman" w:hAnsi="Calibri" w:cs="Calibri"/>
                  <w:color w:val="000000"/>
                  <w:rPrChange w:id="8309"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31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4EE1EEC" w14:textId="77777777" w:rsidR="00EB4CE1" w:rsidRPr="00EB4CE1" w:rsidRDefault="00EB4CE1" w:rsidP="00EB4CE1">
            <w:pPr>
              <w:spacing w:after="0" w:line="240" w:lineRule="auto"/>
              <w:jc w:val="center"/>
              <w:rPr>
                <w:ins w:id="8311" w:author="Stefanie Lane" w:date="2022-06-23T15:12:00Z"/>
                <w:rFonts w:ascii="Calibri" w:eastAsia="Times New Roman" w:hAnsi="Calibri" w:cs="Calibri"/>
                <w:color w:val="000000"/>
                <w:rPrChange w:id="8312" w:author="Stefanie Lane" w:date="2022-06-23T15:12:00Z">
                  <w:rPr>
                    <w:ins w:id="8313" w:author="Stefanie Lane" w:date="2022-06-23T15:12:00Z"/>
                  </w:rPr>
                </w:rPrChange>
              </w:rPr>
              <w:pPrChange w:id="8314" w:author="Stefanie Lane" w:date="2022-06-23T15:12:00Z">
                <w:pPr>
                  <w:jc w:val="center"/>
                </w:pPr>
              </w:pPrChange>
            </w:pPr>
            <w:ins w:id="8315" w:author="Stefanie Lane" w:date="2022-06-23T15:12:00Z">
              <w:r w:rsidRPr="00EB4CE1">
                <w:rPr>
                  <w:rFonts w:ascii="Calibri" w:eastAsia="Times New Roman" w:hAnsi="Calibri" w:cs="Calibri"/>
                  <w:color w:val="000000"/>
                  <w:rPrChange w:id="8316" w:author="Stefanie Lane" w:date="2022-06-23T15:12:00Z">
                    <w:rPr/>
                  </w:rPrChange>
                </w:rPr>
                <w:t>+</w:t>
              </w:r>
            </w:ins>
          </w:p>
        </w:tc>
      </w:tr>
      <w:tr w:rsidR="00EB4CE1" w:rsidRPr="00EB4CE1" w14:paraId="07014408" w14:textId="77777777" w:rsidTr="006F10B7">
        <w:trPr>
          <w:trHeight w:val="290"/>
          <w:ins w:id="8317" w:author="Stefanie Lane" w:date="2022-06-23T15:12:00Z"/>
          <w:trPrChange w:id="831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31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EAB2C6" w14:textId="77777777" w:rsidR="00EB4CE1" w:rsidRPr="00EB4CE1" w:rsidRDefault="00EB4CE1" w:rsidP="00EB4CE1">
            <w:pPr>
              <w:spacing w:after="0" w:line="240" w:lineRule="auto"/>
              <w:rPr>
                <w:ins w:id="8320" w:author="Stefanie Lane" w:date="2022-06-23T15:12:00Z"/>
                <w:rFonts w:ascii="Calibri" w:eastAsia="Times New Roman" w:hAnsi="Calibri" w:cs="Calibri"/>
                <w:color w:val="000000"/>
                <w:rPrChange w:id="8321" w:author="Stefanie Lane" w:date="2022-06-23T15:12:00Z">
                  <w:rPr>
                    <w:ins w:id="8322" w:author="Stefanie Lane" w:date="2022-06-23T15:12:00Z"/>
                  </w:rPr>
                </w:rPrChange>
              </w:rPr>
              <w:pPrChange w:id="832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32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BD93085" w14:textId="77777777" w:rsidR="00EB4CE1" w:rsidRPr="00EB4CE1" w:rsidRDefault="00EB4CE1" w:rsidP="00EB4CE1">
            <w:pPr>
              <w:spacing w:after="0" w:line="240" w:lineRule="auto"/>
              <w:rPr>
                <w:ins w:id="8325" w:author="Stefanie Lane" w:date="2022-06-23T15:12:00Z"/>
                <w:rFonts w:ascii="Calibri" w:eastAsia="Times New Roman" w:hAnsi="Calibri" w:cs="Calibri"/>
                <w:color w:val="000000"/>
                <w:rPrChange w:id="8326" w:author="Stefanie Lane" w:date="2022-06-23T15:12:00Z">
                  <w:rPr>
                    <w:ins w:id="8327" w:author="Stefanie Lane" w:date="2022-06-23T15:12:00Z"/>
                  </w:rPr>
                </w:rPrChange>
              </w:rPr>
              <w:pPrChange w:id="8328"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8329"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462728F2" w14:textId="77777777" w:rsidR="00EB4CE1" w:rsidRPr="00EB4CE1" w:rsidRDefault="00EB4CE1" w:rsidP="00EB4CE1">
            <w:pPr>
              <w:spacing w:after="0" w:line="240" w:lineRule="auto"/>
              <w:rPr>
                <w:ins w:id="8330" w:author="Stefanie Lane" w:date="2022-06-23T15:12:00Z"/>
                <w:rFonts w:ascii="Calibri" w:eastAsia="Times New Roman" w:hAnsi="Calibri" w:cs="Calibri"/>
                <w:i/>
                <w:iCs/>
                <w:color w:val="000000"/>
                <w:rPrChange w:id="8331" w:author="Stefanie Lane" w:date="2022-06-23T15:12:00Z">
                  <w:rPr>
                    <w:ins w:id="8332" w:author="Stefanie Lane" w:date="2022-06-23T15:12:00Z"/>
                  </w:rPr>
                </w:rPrChange>
              </w:rPr>
              <w:pPrChange w:id="8333" w:author="Stefanie Lane" w:date="2022-06-23T15:12:00Z">
                <w:pPr/>
              </w:pPrChange>
            </w:pPr>
            <w:ins w:id="8334" w:author="Stefanie Lane" w:date="2022-06-23T15:12:00Z">
              <w:r w:rsidRPr="00EB4CE1">
                <w:rPr>
                  <w:rFonts w:ascii="Calibri" w:eastAsia="Times New Roman" w:hAnsi="Calibri" w:cs="Calibri"/>
                  <w:i/>
                  <w:iCs/>
                  <w:color w:val="000000"/>
                  <w:rPrChange w:id="8335" w:author="Stefanie Lane" w:date="2022-06-23T15:12:00Z">
                    <w:rPr/>
                  </w:rPrChange>
                </w:rPr>
                <w:t xml:space="preserve">Iris </w:t>
              </w:r>
              <w:proofErr w:type="spellStart"/>
              <w:r w:rsidRPr="00EB4CE1">
                <w:rPr>
                  <w:rFonts w:ascii="Calibri" w:eastAsia="Times New Roman" w:hAnsi="Calibri" w:cs="Calibri"/>
                  <w:i/>
                  <w:iCs/>
                  <w:color w:val="000000"/>
                  <w:rPrChange w:id="8336" w:author="Stefanie Lane" w:date="2022-06-23T15:12:00Z">
                    <w:rPr/>
                  </w:rPrChange>
                </w:rPr>
                <w:t>pseudocorus</w:t>
              </w:r>
              <w:proofErr w:type="spellEnd"/>
            </w:ins>
          </w:p>
        </w:tc>
        <w:tc>
          <w:tcPr>
            <w:tcW w:w="869" w:type="dxa"/>
            <w:tcBorders>
              <w:top w:val="nil"/>
              <w:left w:val="nil"/>
              <w:bottom w:val="single" w:sz="4" w:space="0" w:color="auto"/>
              <w:right w:val="nil"/>
            </w:tcBorders>
            <w:shd w:val="clear" w:color="auto" w:fill="auto"/>
            <w:noWrap/>
            <w:vAlign w:val="bottom"/>
            <w:hideMark/>
            <w:tcPrChange w:id="8337"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675AA274" w14:textId="77777777" w:rsidR="00EB4CE1" w:rsidRPr="00EB4CE1" w:rsidRDefault="00EB4CE1" w:rsidP="00EB4CE1">
            <w:pPr>
              <w:spacing w:after="0" w:line="240" w:lineRule="auto"/>
              <w:jc w:val="center"/>
              <w:rPr>
                <w:ins w:id="8338" w:author="Stefanie Lane" w:date="2022-06-23T15:12:00Z"/>
                <w:rFonts w:ascii="Calibri" w:eastAsia="Times New Roman" w:hAnsi="Calibri" w:cs="Calibri"/>
                <w:color w:val="000000"/>
                <w:rPrChange w:id="8339" w:author="Stefanie Lane" w:date="2022-06-23T15:12:00Z">
                  <w:rPr>
                    <w:ins w:id="8340" w:author="Stefanie Lane" w:date="2022-06-23T15:12:00Z"/>
                  </w:rPr>
                </w:rPrChange>
              </w:rPr>
              <w:pPrChange w:id="8341" w:author="Stefanie Lane" w:date="2022-06-23T15:12:00Z">
                <w:pPr>
                  <w:jc w:val="center"/>
                </w:pPr>
              </w:pPrChange>
            </w:pPr>
            <w:ins w:id="8342" w:author="Stefanie Lane" w:date="2022-06-23T15:12:00Z">
              <w:r w:rsidRPr="00EB4CE1">
                <w:rPr>
                  <w:rFonts w:ascii="Calibri" w:eastAsia="Times New Roman" w:hAnsi="Calibri" w:cs="Calibri"/>
                  <w:color w:val="000000"/>
                  <w:rPrChange w:id="8343" w:author="Stefanie Lane" w:date="2022-06-23T15:12:00Z">
                    <w:rPr/>
                  </w:rPrChange>
                </w:rPr>
                <w:t>0.00</w:t>
              </w:r>
            </w:ins>
          </w:p>
        </w:tc>
        <w:tc>
          <w:tcPr>
            <w:tcW w:w="990" w:type="dxa"/>
            <w:tcBorders>
              <w:top w:val="nil"/>
              <w:left w:val="nil"/>
              <w:bottom w:val="single" w:sz="4" w:space="0" w:color="auto"/>
              <w:right w:val="nil"/>
            </w:tcBorders>
            <w:shd w:val="clear" w:color="auto" w:fill="auto"/>
            <w:noWrap/>
            <w:vAlign w:val="bottom"/>
            <w:hideMark/>
            <w:tcPrChange w:id="8344"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1B17347A" w14:textId="77777777" w:rsidR="00EB4CE1" w:rsidRPr="00EB4CE1" w:rsidRDefault="00EB4CE1" w:rsidP="00EB4CE1">
            <w:pPr>
              <w:spacing w:after="0" w:line="240" w:lineRule="auto"/>
              <w:jc w:val="center"/>
              <w:rPr>
                <w:ins w:id="8345" w:author="Stefanie Lane" w:date="2022-06-23T15:12:00Z"/>
                <w:rFonts w:ascii="Calibri" w:eastAsia="Times New Roman" w:hAnsi="Calibri" w:cs="Calibri"/>
                <w:color w:val="000000"/>
                <w:rPrChange w:id="8346" w:author="Stefanie Lane" w:date="2022-06-23T15:12:00Z">
                  <w:rPr>
                    <w:ins w:id="8347" w:author="Stefanie Lane" w:date="2022-06-23T15:12:00Z"/>
                  </w:rPr>
                </w:rPrChange>
              </w:rPr>
              <w:pPrChange w:id="8348" w:author="Stefanie Lane" w:date="2022-06-23T15:12:00Z">
                <w:pPr>
                  <w:jc w:val="center"/>
                </w:pPr>
              </w:pPrChange>
            </w:pPr>
            <w:ins w:id="8349" w:author="Stefanie Lane" w:date="2022-06-23T15:12:00Z">
              <w:r w:rsidRPr="00EB4CE1">
                <w:rPr>
                  <w:rFonts w:ascii="Calibri" w:eastAsia="Times New Roman" w:hAnsi="Calibri" w:cs="Calibri"/>
                  <w:color w:val="000000"/>
                  <w:rPrChange w:id="8350" w:author="Stefanie Lane" w:date="2022-06-23T15:12:00Z">
                    <w:rPr/>
                  </w:rPrChange>
                </w:rPr>
                <w:t>0.15</w:t>
              </w:r>
            </w:ins>
          </w:p>
        </w:tc>
        <w:tc>
          <w:tcPr>
            <w:tcW w:w="810" w:type="dxa"/>
            <w:tcBorders>
              <w:top w:val="nil"/>
              <w:left w:val="nil"/>
              <w:bottom w:val="single" w:sz="4" w:space="0" w:color="auto"/>
              <w:right w:val="nil"/>
            </w:tcBorders>
            <w:shd w:val="clear" w:color="auto" w:fill="auto"/>
            <w:noWrap/>
            <w:vAlign w:val="bottom"/>
            <w:hideMark/>
            <w:tcPrChange w:id="8351"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6444FB38" w14:textId="77777777" w:rsidR="00EB4CE1" w:rsidRPr="00EB4CE1" w:rsidRDefault="00EB4CE1" w:rsidP="00EB4CE1">
            <w:pPr>
              <w:spacing w:after="0" w:line="240" w:lineRule="auto"/>
              <w:jc w:val="center"/>
              <w:rPr>
                <w:ins w:id="8352" w:author="Stefanie Lane" w:date="2022-06-23T15:12:00Z"/>
                <w:rFonts w:ascii="Calibri" w:eastAsia="Times New Roman" w:hAnsi="Calibri" w:cs="Calibri"/>
                <w:color w:val="000000"/>
                <w:rPrChange w:id="8353" w:author="Stefanie Lane" w:date="2022-06-23T15:12:00Z">
                  <w:rPr>
                    <w:ins w:id="8354" w:author="Stefanie Lane" w:date="2022-06-23T15:12:00Z"/>
                  </w:rPr>
                </w:rPrChange>
              </w:rPr>
              <w:pPrChange w:id="8355" w:author="Stefanie Lane" w:date="2022-06-23T15:12:00Z">
                <w:pPr>
                  <w:jc w:val="center"/>
                </w:pPr>
              </w:pPrChange>
            </w:pPr>
            <w:ins w:id="8356" w:author="Stefanie Lane" w:date="2022-06-23T15:12:00Z">
              <w:r w:rsidRPr="00EB4CE1">
                <w:rPr>
                  <w:rFonts w:ascii="Calibri" w:eastAsia="Times New Roman" w:hAnsi="Calibri" w:cs="Calibri"/>
                  <w:color w:val="000000"/>
                  <w:rPrChange w:id="8357" w:author="Stefanie Lane" w:date="2022-06-23T15:12:00Z">
                    <w:rPr/>
                  </w:rPrChange>
                </w:rPr>
                <w:t>0.22</w:t>
              </w:r>
            </w:ins>
          </w:p>
        </w:tc>
        <w:tc>
          <w:tcPr>
            <w:tcW w:w="1710" w:type="dxa"/>
            <w:tcBorders>
              <w:top w:val="nil"/>
              <w:left w:val="nil"/>
              <w:bottom w:val="single" w:sz="4" w:space="0" w:color="auto"/>
              <w:right w:val="single" w:sz="8" w:space="0" w:color="auto"/>
            </w:tcBorders>
            <w:shd w:val="clear" w:color="auto" w:fill="auto"/>
            <w:noWrap/>
            <w:vAlign w:val="bottom"/>
            <w:hideMark/>
            <w:tcPrChange w:id="8358"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45667773" w14:textId="77777777" w:rsidR="00EB4CE1" w:rsidRPr="00EB4CE1" w:rsidRDefault="00EB4CE1" w:rsidP="00EB4CE1">
            <w:pPr>
              <w:spacing w:after="0" w:line="240" w:lineRule="auto"/>
              <w:jc w:val="center"/>
              <w:rPr>
                <w:ins w:id="8359" w:author="Stefanie Lane" w:date="2022-06-23T15:12:00Z"/>
                <w:rFonts w:ascii="Calibri" w:eastAsia="Times New Roman" w:hAnsi="Calibri" w:cs="Calibri"/>
                <w:color w:val="000000"/>
                <w:rPrChange w:id="8360" w:author="Stefanie Lane" w:date="2022-06-23T15:12:00Z">
                  <w:rPr>
                    <w:ins w:id="8361" w:author="Stefanie Lane" w:date="2022-06-23T15:12:00Z"/>
                  </w:rPr>
                </w:rPrChange>
              </w:rPr>
              <w:pPrChange w:id="8362" w:author="Stefanie Lane" w:date="2022-06-23T15:12:00Z">
                <w:pPr>
                  <w:jc w:val="center"/>
                </w:pPr>
              </w:pPrChange>
            </w:pPr>
            <w:ins w:id="8363" w:author="Stefanie Lane" w:date="2022-06-23T15:12:00Z">
              <w:r w:rsidRPr="00EB4CE1">
                <w:rPr>
                  <w:rFonts w:ascii="Calibri" w:eastAsia="Times New Roman" w:hAnsi="Calibri" w:cs="Calibri"/>
                  <w:color w:val="000000"/>
                  <w:rPrChange w:id="8364" w:author="Stefanie Lane" w:date="2022-06-23T15:12:00Z">
                    <w:rPr/>
                  </w:rPrChange>
                </w:rPr>
                <w:t>+</w:t>
              </w:r>
            </w:ins>
          </w:p>
        </w:tc>
      </w:tr>
      <w:tr w:rsidR="00EB4CE1" w:rsidRPr="00EB4CE1" w14:paraId="1DDAF9C2" w14:textId="77777777" w:rsidTr="006F10B7">
        <w:trPr>
          <w:trHeight w:val="300"/>
          <w:ins w:id="8365" w:author="Stefanie Lane" w:date="2022-06-23T15:12:00Z"/>
          <w:trPrChange w:id="8366"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836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69BA4CC" w14:textId="77777777" w:rsidR="00EB4CE1" w:rsidRPr="00EB4CE1" w:rsidRDefault="00EB4CE1" w:rsidP="00EB4CE1">
            <w:pPr>
              <w:spacing w:after="0" w:line="240" w:lineRule="auto"/>
              <w:rPr>
                <w:ins w:id="8368" w:author="Stefanie Lane" w:date="2022-06-23T15:12:00Z"/>
                <w:rFonts w:ascii="Calibri" w:eastAsia="Times New Roman" w:hAnsi="Calibri" w:cs="Calibri"/>
                <w:color w:val="000000"/>
                <w:rPrChange w:id="8369" w:author="Stefanie Lane" w:date="2022-06-23T15:12:00Z">
                  <w:rPr>
                    <w:ins w:id="8370" w:author="Stefanie Lane" w:date="2022-06-23T15:12:00Z"/>
                  </w:rPr>
                </w:rPrChange>
              </w:rPr>
              <w:pPrChange w:id="837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37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C0E014C" w14:textId="77777777" w:rsidR="00EB4CE1" w:rsidRPr="00EB4CE1" w:rsidRDefault="00EB4CE1" w:rsidP="00EB4CE1">
            <w:pPr>
              <w:spacing w:after="0" w:line="240" w:lineRule="auto"/>
              <w:rPr>
                <w:ins w:id="8373" w:author="Stefanie Lane" w:date="2022-06-23T15:12:00Z"/>
                <w:rFonts w:ascii="Calibri" w:eastAsia="Times New Roman" w:hAnsi="Calibri" w:cs="Calibri"/>
                <w:color w:val="000000"/>
                <w:rPrChange w:id="8374" w:author="Stefanie Lane" w:date="2022-06-23T15:12:00Z">
                  <w:rPr>
                    <w:ins w:id="8375" w:author="Stefanie Lane" w:date="2022-06-23T15:12:00Z"/>
                  </w:rPr>
                </w:rPrChange>
              </w:rPr>
              <w:pPrChange w:id="8376"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8377"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30549C9F" w14:textId="77777777" w:rsidR="00EB4CE1" w:rsidRPr="00EB4CE1" w:rsidRDefault="00EB4CE1" w:rsidP="00EB4CE1">
            <w:pPr>
              <w:spacing w:after="0" w:line="240" w:lineRule="auto"/>
              <w:rPr>
                <w:ins w:id="8378" w:author="Stefanie Lane" w:date="2022-06-23T15:12:00Z"/>
                <w:rFonts w:ascii="Calibri" w:eastAsia="Times New Roman" w:hAnsi="Calibri" w:cs="Calibri"/>
                <w:i/>
                <w:iCs/>
                <w:color w:val="000000"/>
                <w:rPrChange w:id="8379" w:author="Stefanie Lane" w:date="2022-06-23T15:12:00Z">
                  <w:rPr>
                    <w:ins w:id="8380" w:author="Stefanie Lane" w:date="2022-06-23T15:12:00Z"/>
                  </w:rPr>
                </w:rPrChange>
              </w:rPr>
              <w:pPrChange w:id="8381" w:author="Stefanie Lane" w:date="2022-06-23T15:12:00Z">
                <w:pPr/>
              </w:pPrChange>
            </w:pPr>
            <w:proofErr w:type="spellStart"/>
            <w:ins w:id="8382" w:author="Stefanie Lane" w:date="2022-06-23T15:12:00Z">
              <w:r w:rsidRPr="00EB4CE1">
                <w:rPr>
                  <w:rFonts w:ascii="Calibri" w:eastAsia="Times New Roman" w:hAnsi="Calibri" w:cs="Calibri"/>
                  <w:i/>
                  <w:iCs/>
                  <w:color w:val="000000"/>
                  <w:rPrChange w:id="8383" w:author="Stefanie Lane" w:date="2022-06-23T15:12:00Z">
                    <w:rPr/>
                  </w:rPrChange>
                </w:rPr>
                <w:t>Lycopus</w:t>
              </w:r>
              <w:proofErr w:type="spellEnd"/>
              <w:r w:rsidRPr="00EB4CE1">
                <w:rPr>
                  <w:rFonts w:ascii="Calibri" w:eastAsia="Times New Roman" w:hAnsi="Calibri" w:cs="Calibri"/>
                  <w:i/>
                  <w:iCs/>
                  <w:color w:val="000000"/>
                  <w:rPrChange w:id="8384" w:author="Stefanie Lane" w:date="2022-06-23T15:12:00Z">
                    <w:rPr/>
                  </w:rPrChange>
                </w:rPr>
                <w:t xml:space="preserve"> </w:t>
              </w:r>
              <w:proofErr w:type="spellStart"/>
              <w:r w:rsidRPr="00EB4CE1">
                <w:rPr>
                  <w:rFonts w:ascii="Calibri" w:eastAsia="Times New Roman" w:hAnsi="Calibri" w:cs="Calibri"/>
                  <w:i/>
                  <w:iCs/>
                  <w:color w:val="000000"/>
                  <w:rPrChange w:id="8385" w:author="Stefanie Lane" w:date="2022-06-23T15:12:00Z">
                    <w:rPr/>
                  </w:rPrChange>
                </w:rPr>
                <w:t>europaeus</w:t>
              </w:r>
              <w:proofErr w:type="spellEnd"/>
            </w:ins>
          </w:p>
        </w:tc>
        <w:tc>
          <w:tcPr>
            <w:tcW w:w="869" w:type="dxa"/>
            <w:tcBorders>
              <w:top w:val="nil"/>
              <w:left w:val="nil"/>
              <w:bottom w:val="single" w:sz="8" w:space="0" w:color="auto"/>
              <w:right w:val="nil"/>
            </w:tcBorders>
            <w:shd w:val="clear" w:color="auto" w:fill="auto"/>
            <w:noWrap/>
            <w:vAlign w:val="bottom"/>
            <w:hideMark/>
            <w:tcPrChange w:id="838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9095BB3" w14:textId="77777777" w:rsidR="00EB4CE1" w:rsidRPr="00EB4CE1" w:rsidRDefault="00EB4CE1" w:rsidP="00EB4CE1">
            <w:pPr>
              <w:spacing w:after="0" w:line="240" w:lineRule="auto"/>
              <w:jc w:val="center"/>
              <w:rPr>
                <w:ins w:id="8387" w:author="Stefanie Lane" w:date="2022-06-23T15:12:00Z"/>
                <w:rFonts w:ascii="Calibri" w:eastAsia="Times New Roman" w:hAnsi="Calibri" w:cs="Calibri"/>
                <w:color w:val="000000"/>
                <w:rPrChange w:id="8388" w:author="Stefanie Lane" w:date="2022-06-23T15:12:00Z">
                  <w:rPr>
                    <w:ins w:id="8389" w:author="Stefanie Lane" w:date="2022-06-23T15:12:00Z"/>
                  </w:rPr>
                </w:rPrChange>
              </w:rPr>
              <w:pPrChange w:id="8390" w:author="Stefanie Lane" w:date="2022-06-23T15:12:00Z">
                <w:pPr>
                  <w:jc w:val="center"/>
                </w:pPr>
              </w:pPrChange>
            </w:pPr>
            <w:ins w:id="8391" w:author="Stefanie Lane" w:date="2022-06-23T15:12:00Z">
              <w:r w:rsidRPr="00EB4CE1">
                <w:rPr>
                  <w:rFonts w:ascii="Calibri" w:eastAsia="Times New Roman" w:hAnsi="Calibri" w:cs="Calibri"/>
                  <w:color w:val="000000"/>
                  <w:rPrChange w:id="8392"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839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70FB6FF" w14:textId="77777777" w:rsidR="00EB4CE1" w:rsidRPr="00EB4CE1" w:rsidRDefault="00EB4CE1" w:rsidP="00EB4CE1">
            <w:pPr>
              <w:spacing w:after="0" w:line="240" w:lineRule="auto"/>
              <w:jc w:val="center"/>
              <w:rPr>
                <w:ins w:id="8394" w:author="Stefanie Lane" w:date="2022-06-23T15:12:00Z"/>
                <w:rFonts w:ascii="Calibri" w:eastAsia="Times New Roman" w:hAnsi="Calibri" w:cs="Calibri"/>
                <w:color w:val="000000"/>
                <w:rPrChange w:id="8395" w:author="Stefanie Lane" w:date="2022-06-23T15:12:00Z">
                  <w:rPr>
                    <w:ins w:id="8396" w:author="Stefanie Lane" w:date="2022-06-23T15:12:00Z"/>
                  </w:rPr>
                </w:rPrChange>
              </w:rPr>
              <w:pPrChange w:id="8397" w:author="Stefanie Lane" w:date="2022-06-23T15:12:00Z">
                <w:pPr>
                  <w:jc w:val="center"/>
                </w:pPr>
              </w:pPrChange>
            </w:pPr>
            <w:ins w:id="8398" w:author="Stefanie Lane" w:date="2022-06-23T15:12:00Z">
              <w:r w:rsidRPr="00EB4CE1">
                <w:rPr>
                  <w:rFonts w:ascii="Calibri" w:eastAsia="Times New Roman" w:hAnsi="Calibri" w:cs="Calibri"/>
                  <w:color w:val="000000"/>
                  <w:rPrChange w:id="8399" w:author="Stefanie Lane" w:date="2022-06-23T15:12:00Z">
                    <w:rPr/>
                  </w:rPrChange>
                </w:rPr>
                <w:t>0.00</w:t>
              </w:r>
            </w:ins>
          </w:p>
        </w:tc>
        <w:tc>
          <w:tcPr>
            <w:tcW w:w="810" w:type="dxa"/>
            <w:tcBorders>
              <w:top w:val="nil"/>
              <w:left w:val="nil"/>
              <w:bottom w:val="single" w:sz="8" w:space="0" w:color="auto"/>
              <w:right w:val="nil"/>
            </w:tcBorders>
            <w:shd w:val="clear" w:color="auto" w:fill="auto"/>
            <w:noWrap/>
            <w:vAlign w:val="bottom"/>
            <w:hideMark/>
            <w:tcPrChange w:id="840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0EC2DB9" w14:textId="77777777" w:rsidR="00EB4CE1" w:rsidRPr="00EB4CE1" w:rsidRDefault="00EB4CE1" w:rsidP="00EB4CE1">
            <w:pPr>
              <w:spacing w:after="0" w:line="240" w:lineRule="auto"/>
              <w:jc w:val="center"/>
              <w:rPr>
                <w:ins w:id="8401" w:author="Stefanie Lane" w:date="2022-06-23T15:12:00Z"/>
                <w:rFonts w:ascii="Calibri" w:eastAsia="Times New Roman" w:hAnsi="Calibri" w:cs="Calibri"/>
                <w:color w:val="000000"/>
                <w:rPrChange w:id="8402" w:author="Stefanie Lane" w:date="2022-06-23T15:12:00Z">
                  <w:rPr>
                    <w:ins w:id="8403" w:author="Stefanie Lane" w:date="2022-06-23T15:12:00Z"/>
                  </w:rPr>
                </w:rPrChange>
              </w:rPr>
              <w:pPrChange w:id="8404" w:author="Stefanie Lane" w:date="2022-06-23T15:12:00Z">
                <w:pPr>
                  <w:jc w:val="center"/>
                </w:pPr>
              </w:pPrChange>
            </w:pPr>
            <w:ins w:id="8405" w:author="Stefanie Lane" w:date="2022-06-23T15:12:00Z">
              <w:r w:rsidRPr="00EB4CE1">
                <w:rPr>
                  <w:rFonts w:ascii="Calibri" w:eastAsia="Times New Roman" w:hAnsi="Calibri" w:cs="Calibri"/>
                  <w:color w:val="000000"/>
                  <w:rPrChange w:id="8406" w:author="Stefanie Lane" w:date="2022-06-23T15:12:00Z">
                    <w:rPr/>
                  </w:rPrChange>
                </w:rPr>
                <w:t>0.06</w:t>
              </w:r>
            </w:ins>
          </w:p>
        </w:tc>
        <w:tc>
          <w:tcPr>
            <w:tcW w:w="1710" w:type="dxa"/>
            <w:tcBorders>
              <w:top w:val="nil"/>
              <w:left w:val="nil"/>
              <w:bottom w:val="single" w:sz="8" w:space="0" w:color="auto"/>
              <w:right w:val="single" w:sz="8" w:space="0" w:color="auto"/>
            </w:tcBorders>
            <w:shd w:val="clear" w:color="auto" w:fill="auto"/>
            <w:noWrap/>
            <w:vAlign w:val="bottom"/>
            <w:hideMark/>
            <w:tcPrChange w:id="8407"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2FA31149" w14:textId="77777777" w:rsidR="00EB4CE1" w:rsidRPr="00EB4CE1" w:rsidRDefault="00EB4CE1" w:rsidP="00EB4CE1">
            <w:pPr>
              <w:spacing w:after="0" w:line="240" w:lineRule="auto"/>
              <w:jc w:val="center"/>
              <w:rPr>
                <w:ins w:id="8408" w:author="Stefanie Lane" w:date="2022-06-23T15:12:00Z"/>
                <w:rFonts w:ascii="Calibri" w:eastAsia="Times New Roman" w:hAnsi="Calibri" w:cs="Calibri"/>
                <w:color w:val="000000"/>
                <w:rPrChange w:id="8409" w:author="Stefanie Lane" w:date="2022-06-23T15:12:00Z">
                  <w:rPr>
                    <w:ins w:id="8410" w:author="Stefanie Lane" w:date="2022-06-23T15:12:00Z"/>
                  </w:rPr>
                </w:rPrChange>
              </w:rPr>
              <w:pPrChange w:id="8411" w:author="Stefanie Lane" w:date="2022-06-23T15:12:00Z">
                <w:pPr>
                  <w:jc w:val="center"/>
                </w:pPr>
              </w:pPrChange>
            </w:pPr>
            <w:ins w:id="8412" w:author="Stefanie Lane" w:date="2022-06-23T15:12:00Z">
              <w:r w:rsidRPr="00EB4CE1">
                <w:rPr>
                  <w:rFonts w:ascii="Calibri" w:eastAsia="Times New Roman" w:hAnsi="Calibri" w:cs="Calibri"/>
                  <w:color w:val="000000"/>
                  <w:rPrChange w:id="8413" w:author="Stefanie Lane" w:date="2022-06-23T15:12:00Z">
                    <w:rPr/>
                  </w:rPrChange>
                </w:rPr>
                <w:t>+</w:t>
              </w:r>
            </w:ins>
          </w:p>
        </w:tc>
      </w:tr>
      <w:tr w:rsidR="00EB4CE1" w:rsidRPr="00EB4CE1" w14:paraId="6C74F1B8" w14:textId="77777777" w:rsidTr="006F10B7">
        <w:trPr>
          <w:trHeight w:val="290"/>
          <w:ins w:id="8414" w:author="Stefanie Lane" w:date="2022-06-23T15:12:00Z"/>
          <w:trPrChange w:id="841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41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AC51F4" w14:textId="77777777" w:rsidR="00EB4CE1" w:rsidRPr="00EB4CE1" w:rsidRDefault="00EB4CE1" w:rsidP="00EB4CE1">
            <w:pPr>
              <w:spacing w:after="0" w:line="240" w:lineRule="auto"/>
              <w:rPr>
                <w:ins w:id="8417" w:author="Stefanie Lane" w:date="2022-06-23T15:12:00Z"/>
                <w:rFonts w:ascii="Calibri" w:eastAsia="Times New Roman" w:hAnsi="Calibri" w:cs="Calibri"/>
                <w:color w:val="000000"/>
                <w:rPrChange w:id="8418" w:author="Stefanie Lane" w:date="2022-06-23T15:12:00Z">
                  <w:rPr>
                    <w:ins w:id="8419" w:author="Stefanie Lane" w:date="2022-06-23T15:12:00Z"/>
                  </w:rPr>
                </w:rPrChange>
              </w:rPr>
              <w:pPrChange w:id="8420"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8421"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11D0EC9D" w14:textId="77777777" w:rsidR="00EB4CE1" w:rsidRPr="00EB4CE1" w:rsidRDefault="00EB4CE1" w:rsidP="00EB4CE1">
            <w:pPr>
              <w:spacing w:after="0" w:line="240" w:lineRule="auto"/>
              <w:jc w:val="center"/>
              <w:rPr>
                <w:ins w:id="8422" w:author="Stefanie Lane" w:date="2022-06-23T15:12:00Z"/>
                <w:rFonts w:ascii="Calibri" w:eastAsia="Times New Roman" w:hAnsi="Calibri" w:cs="Calibri"/>
                <w:color w:val="000000"/>
                <w:rPrChange w:id="8423" w:author="Stefanie Lane" w:date="2022-06-23T15:12:00Z">
                  <w:rPr>
                    <w:ins w:id="8424" w:author="Stefanie Lane" w:date="2022-06-23T15:12:00Z"/>
                  </w:rPr>
                </w:rPrChange>
              </w:rPr>
              <w:pPrChange w:id="8425" w:author="Stefanie Lane" w:date="2022-06-23T15:12:00Z">
                <w:pPr>
                  <w:jc w:val="center"/>
                </w:pPr>
              </w:pPrChange>
            </w:pPr>
            <w:ins w:id="8426" w:author="Stefanie Lane" w:date="2022-06-23T15:12:00Z">
              <w:r w:rsidRPr="00EB4CE1">
                <w:rPr>
                  <w:rFonts w:ascii="Calibri" w:eastAsia="Times New Roman" w:hAnsi="Calibri" w:cs="Calibri"/>
                  <w:color w:val="000000"/>
                  <w:rPrChange w:id="8427" w:author="Stefanie Lane" w:date="2022-06-23T15:12:00Z">
                    <w:rPr/>
                  </w:rPrChange>
                </w:rPr>
                <w:t>Native</w:t>
              </w:r>
            </w:ins>
          </w:p>
        </w:tc>
        <w:tc>
          <w:tcPr>
            <w:tcW w:w="3320" w:type="dxa"/>
            <w:tcBorders>
              <w:top w:val="nil"/>
              <w:left w:val="nil"/>
              <w:bottom w:val="nil"/>
              <w:right w:val="nil"/>
            </w:tcBorders>
            <w:shd w:val="clear" w:color="auto" w:fill="auto"/>
            <w:noWrap/>
            <w:vAlign w:val="bottom"/>
            <w:hideMark/>
            <w:tcPrChange w:id="8428" w:author="Stefanie Lane" w:date="2022-06-23T15:14:00Z">
              <w:tcPr>
                <w:tcW w:w="3320" w:type="dxa"/>
                <w:tcBorders>
                  <w:top w:val="nil"/>
                  <w:left w:val="nil"/>
                  <w:bottom w:val="nil"/>
                  <w:right w:val="nil"/>
                </w:tcBorders>
                <w:shd w:val="clear" w:color="auto" w:fill="auto"/>
                <w:noWrap/>
                <w:vAlign w:val="bottom"/>
                <w:hideMark/>
              </w:tcPr>
            </w:tcPrChange>
          </w:tcPr>
          <w:p w14:paraId="1711F6F7" w14:textId="77777777" w:rsidR="00EB4CE1" w:rsidRPr="00EB4CE1" w:rsidRDefault="00EB4CE1" w:rsidP="00EB4CE1">
            <w:pPr>
              <w:spacing w:after="0" w:line="240" w:lineRule="auto"/>
              <w:rPr>
                <w:ins w:id="8429" w:author="Stefanie Lane" w:date="2022-06-23T15:12:00Z"/>
                <w:rFonts w:ascii="Calibri" w:eastAsia="Times New Roman" w:hAnsi="Calibri" w:cs="Calibri"/>
                <w:i/>
                <w:iCs/>
                <w:color w:val="000000"/>
                <w:rPrChange w:id="8430" w:author="Stefanie Lane" w:date="2022-06-23T15:12:00Z">
                  <w:rPr>
                    <w:ins w:id="8431" w:author="Stefanie Lane" w:date="2022-06-23T15:12:00Z"/>
                  </w:rPr>
                </w:rPrChange>
              </w:rPr>
              <w:pPrChange w:id="8432" w:author="Stefanie Lane" w:date="2022-06-23T15:12:00Z">
                <w:pPr/>
              </w:pPrChange>
            </w:pPr>
            <w:proofErr w:type="spellStart"/>
            <w:ins w:id="8433" w:author="Stefanie Lane" w:date="2022-06-23T15:12:00Z">
              <w:r w:rsidRPr="00EB4CE1">
                <w:rPr>
                  <w:rFonts w:ascii="Calibri" w:eastAsia="Times New Roman" w:hAnsi="Calibri" w:cs="Calibri"/>
                  <w:i/>
                  <w:iCs/>
                  <w:color w:val="000000"/>
                  <w:rPrChange w:id="8434" w:author="Stefanie Lane" w:date="2022-06-23T15:12:00Z">
                    <w:rPr/>
                  </w:rPrChange>
                </w:rPr>
                <w:t>Alisma</w:t>
              </w:r>
              <w:proofErr w:type="spellEnd"/>
              <w:r w:rsidRPr="00EB4CE1">
                <w:rPr>
                  <w:rFonts w:ascii="Calibri" w:eastAsia="Times New Roman" w:hAnsi="Calibri" w:cs="Calibri"/>
                  <w:i/>
                  <w:iCs/>
                  <w:color w:val="000000"/>
                  <w:rPrChange w:id="8435" w:author="Stefanie Lane" w:date="2022-06-23T15:12:00Z">
                    <w:rPr/>
                  </w:rPrChange>
                </w:rPr>
                <w:t xml:space="preserve"> </w:t>
              </w:r>
              <w:proofErr w:type="spellStart"/>
              <w:r w:rsidRPr="00EB4CE1">
                <w:rPr>
                  <w:rFonts w:ascii="Calibri" w:eastAsia="Times New Roman" w:hAnsi="Calibri" w:cs="Calibri"/>
                  <w:i/>
                  <w:iCs/>
                  <w:color w:val="000000"/>
                  <w:rPrChange w:id="8436" w:author="Stefanie Lane" w:date="2022-06-23T15:12:00Z">
                    <w:rPr/>
                  </w:rPrChange>
                </w:rPr>
                <w:t>plantago</w:t>
              </w:r>
              <w:proofErr w:type="spellEnd"/>
              <w:r w:rsidRPr="00EB4CE1">
                <w:rPr>
                  <w:rFonts w:ascii="Calibri" w:eastAsia="Times New Roman" w:hAnsi="Calibri" w:cs="Calibri"/>
                  <w:i/>
                  <w:iCs/>
                  <w:color w:val="000000"/>
                  <w:rPrChange w:id="8437" w:author="Stefanie Lane" w:date="2022-06-23T15:12:00Z">
                    <w:rPr/>
                  </w:rPrChange>
                </w:rPr>
                <w:t xml:space="preserve"> aquatica</w:t>
              </w:r>
            </w:ins>
          </w:p>
        </w:tc>
        <w:tc>
          <w:tcPr>
            <w:tcW w:w="869" w:type="dxa"/>
            <w:tcBorders>
              <w:top w:val="nil"/>
              <w:left w:val="nil"/>
              <w:bottom w:val="nil"/>
              <w:right w:val="nil"/>
            </w:tcBorders>
            <w:shd w:val="clear" w:color="auto" w:fill="auto"/>
            <w:noWrap/>
            <w:vAlign w:val="bottom"/>
            <w:hideMark/>
            <w:tcPrChange w:id="8438" w:author="Stefanie Lane" w:date="2022-06-23T15:14:00Z">
              <w:tcPr>
                <w:tcW w:w="960" w:type="dxa"/>
                <w:tcBorders>
                  <w:top w:val="nil"/>
                  <w:left w:val="nil"/>
                  <w:bottom w:val="nil"/>
                  <w:right w:val="nil"/>
                </w:tcBorders>
                <w:shd w:val="clear" w:color="auto" w:fill="auto"/>
                <w:noWrap/>
                <w:vAlign w:val="bottom"/>
                <w:hideMark/>
              </w:tcPr>
            </w:tcPrChange>
          </w:tcPr>
          <w:p w14:paraId="273C107D" w14:textId="77777777" w:rsidR="00EB4CE1" w:rsidRPr="00EB4CE1" w:rsidRDefault="00EB4CE1" w:rsidP="00EB4CE1">
            <w:pPr>
              <w:spacing w:after="0" w:line="240" w:lineRule="auto"/>
              <w:jc w:val="center"/>
              <w:rPr>
                <w:ins w:id="8439" w:author="Stefanie Lane" w:date="2022-06-23T15:12:00Z"/>
                <w:rFonts w:ascii="Calibri" w:eastAsia="Times New Roman" w:hAnsi="Calibri" w:cs="Calibri"/>
                <w:color w:val="000000"/>
                <w:rPrChange w:id="8440" w:author="Stefanie Lane" w:date="2022-06-23T15:12:00Z">
                  <w:rPr>
                    <w:ins w:id="8441" w:author="Stefanie Lane" w:date="2022-06-23T15:12:00Z"/>
                  </w:rPr>
                </w:rPrChange>
              </w:rPr>
              <w:pPrChange w:id="8442" w:author="Stefanie Lane" w:date="2022-06-23T15:12:00Z">
                <w:pPr>
                  <w:jc w:val="center"/>
                </w:pPr>
              </w:pPrChange>
            </w:pPr>
            <w:ins w:id="8443" w:author="Stefanie Lane" w:date="2022-06-23T15:12:00Z">
              <w:r w:rsidRPr="00EB4CE1">
                <w:rPr>
                  <w:rFonts w:ascii="Calibri" w:eastAsia="Times New Roman" w:hAnsi="Calibri" w:cs="Calibri"/>
                  <w:color w:val="000000"/>
                  <w:rPrChange w:id="8444" w:author="Stefanie Lane" w:date="2022-06-23T15:12:00Z">
                    <w:rPr/>
                  </w:rPrChange>
                </w:rPr>
                <w:t>0.10</w:t>
              </w:r>
            </w:ins>
          </w:p>
        </w:tc>
        <w:tc>
          <w:tcPr>
            <w:tcW w:w="990" w:type="dxa"/>
            <w:tcBorders>
              <w:top w:val="nil"/>
              <w:left w:val="nil"/>
              <w:bottom w:val="nil"/>
              <w:right w:val="nil"/>
            </w:tcBorders>
            <w:shd w:val="clear" w:color="auto" w:fill="auto"/>
            <w:noWrap/>
            <w:vAlign w:val="bottom"/>
            <w:hideMark/>
            <w:tcPrChange w:id="8445" w:author="Stefanie Lane" w:date="2022-06-23T15:14:00Z">
              <w:tcPr>
                <w:tcW w:w="960" w:type="dxa"/>
                <w:tcBorders>
                  <w:top w:val="nil"/>
                  <w:left w:val="nil"/>
                  <w:bottom w:val="nil"/>
                  <w:right w:val="nil"/>
                </w:tcBorders>
                <w:shd w:val="clear" w:color="auto" w:fill="auto"/>
                <w:noWrap/>
                <w:vAlign w:val="bottom"/>
                <w:hideMark/>
              </w:tcPr>
            </w:tcPrChange>
          </w:tcPr>
          <w:p w14:paraId="46514C13" w14:textId="77777777" w:rsidR="00EB4CE1" w:rsidRPr="00EB4CE1" w:rsidRDefault="00EB4CE1" w:rsidP="00EB4CE1">
            <w:pPr>
              <w:spacing w:after="0" w:line="240" w:lineRule="auto"/>
              <w:jc w:val="center"/>
              <w:rPr>
                <w:ins w:id="8446" w:author="Stefanie Lane" w:date="2022-06-23T15:12:00Z"/>
                <w:rFonts w:ascii="Calibri" w:eastAsia="Times New Roman" w:hAnsi="Calibri" w:cs="Calibri"/>
                <w:color w:val="000000"/>
                <w:rPrChange w:id="8447" w:author="Stefanie Lane" w:date="2022-06-23T15:12:00Z">
                  <w:rPr>
                    <w:ins w:id="8448" w:author="Stefanie Lane" w:date="2022-06-23T15:12:00Z"/>
                  </w:rPr>
                </w:rPrChange>
              </w:rPr>
              <w:pPrChange w:id="8449" w:author="Stefanie Lane" w:date="2022-06-23T15:12:00Z">
                <w:pPr>
                  <w:jc w:val="center"/>
                </w:pPr>
              </w:pPrChange>
            </w:pPr>
            <w:ins w:id="8450" w:author="Stefanie Lane" w:date="2022-06-23T15:12:00Z">
              <w:r w:rsidRPr="00EB4CE1">
                <w:rPr>
                  <w:rFonts w:ascii="Calibri" w:eastAsia="Times New Roman" w:hAnsi="Calibri" w:cs="Calibri"/>
                  <w:color w:val="000000"/>
                  <w:rPrChange w:id="8451" w:author="Stefanie Lane" w:date="2022-06-23T15:12:00Z">
                    <w:rPr/>
                  </w:rPrChange>
                </w:rPr>
                <w:t>0.18</w:t>
              </w:r>
            </w:ins>
          </w:p>
        </w:tc>
        <w:tc>
          <w:tcPr>
            <w:tcW w:w="810" w:type="dxa"/>
            <w:tcBorders>
              <w:top w:val="nil"/>
              <w:left w:val="nil"/>
              <w:bottom w:val="nil"/>
              <w:right w:val="nil"/>
            </w:tcBorders>
            <w:shd w:val="clear" w:color="auto" w:fill="auto"/>
            <w:noWrap/>
            <w:vAlign w:val="bottom"/>
            <w:hideMark/>
            <w:tcPrChange w:id="8452" w:author="Stefanie Lane" w:date="2022-06-23T15:14:00Z">
              <w:tcPr>
                <w:tcW w:w="960" w:type="dxa"/>
                <w:tcBorders>
                  <w:top w:val="nil"/>
                  <w:left w:val="nil"/>
                  <w:bottom w:val="nil"/>
                  <w:right w:val="nil"/>
                </w:tcBorders>
                <w:shd w:val="clear" w:color="auto" w:fill="auto"/>
                <w:noWrap/>
                <w:vAlign w:val="bottom"/>
                <w:hideMark/>
              </w:tcPr>
            </w:tcPrChange>
          </w:tcPr>
          <w:p w14:paraId="37E04560" w14:textId="77777777" w:rsidR="00EB4CE1" w:rsidRPr="00EB4CE1" w:rsidRDefault="00EB4CE1" w:rsidP="00EB4CE1">
            <w:pPr>
              <w:spacing w:after="0" w:line="240" w:lineRule="auto"/>
              <w:jc w:val="center"/>
              <w:rPr>
                <w:ins w:id="8453" w:author="Stefanie Lane" w:date="2022-06-23T15:12:00Z"/>
                <w:rFonts w:ascii="Calibri" w:eastAsia="Times New Roman" w:hAnsi="Calibri" w:cs="Calibri"/>
                <w:color w:val="000000"/>
                <w:rPrChange w:id="8454" w:author="Stefanie Lane" w:date="2022-06-23T15:12:00Z">
                  <w:rPr>
                    <w:ins w:id="8455" w:author="Stefanie Lane" w:date="2022-06-23T15:12:00Z"/>
                  </w:rPr>
                </w:rPrChange>
              </w:rPr>
              <w:pPrChange w:id="8456" w:author="Stefanie Lane" w:date="2022-06-23T15:12:00Z">
                <w:pPr>
                  <w:jc w:val="center"/>
                </w:pPr>
              </w:pPrChange>
            </w:pPr>
            <w:ins w:id="8457" w:author="Stefanie Lane" w:date="2022-06-23T15:12:00Z">
              <w:r w:rsidRPr="00EB4CE1">
                <w:rPr>
                  <w:rFonts w:ascii="Calibri" w:eastAsia="Times New Roman" w:hAnsi="Calibri" w:cs="Calibri"/>
                  <w:color w:val="000000"/>
                  <w:rPrChange w:id="8458"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45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1D250DD" w14:textId="77777777" w:rsidR="00EB4CE1" w:rsidRPr="00EB4CE1" w:rsidRDefault="00EB4CE1" w:rsidP="00EB4CE1">
            <w:pPr>
              <w:spacing w:after="0" w:line="240" w:lineRule="auto"/>
              <w:jc w:val="center"/>
              <w:rPr>
                <w:ins w:id="8460" w:author="Stefanie Lane" w:date="2022-06-23T15:12:00Z"/>
                <w:rFonts w:ascii="Calibri" w:eastAsia="Times New Roman" w:hAnsi="Calibri" w:cs="Calibri"/>
                <w:color w:val="000000"/>
                <w:rPrChange w:id="8461" w:author="Stefanie Lane" w:date="2022-06-23T15:12:00Z">
                  <w:rPr>
                    <w:ins w:id="8462" w:author="Stefanie Lane" w:date="2022-06-23T15:12:00Z"/>
                  </w:rPr>
                </w:rPrChange>
              </w:rPr>
              <w:pPrChange w:id="8463" w:author="Stefanie Lane" w:date="2022-06-23T15:12:00Z">
                <w:pPr>
                  <w:jc w:val="center"/>
                </w:pPr>
              </w:pPrChange>
            </w:pPr>
            <w:ins w:id="8464" w:author="Stefanie Lane" w:date="2022-06-23T15:12:00Z">
              <w:r w:rsidRPr="00EB4CE1">
                <w:rPr>
                  <w:rFonts w:ascii="Calibri" w:eastAsia="Times New Roman" w:hAnsi="Calibri" w:cs="Calibri"/>
                  <w:color w:val="000000"/>
                  <w:rPrChange w:id="8465" w:author="Stefanie Lane" w:date="2022-06-23T15:12:00Z">
                    <w:rPr/>
                  </w:rPrChange>
                </w:rPr>
                <w:t>-100.0</w:t>
              </w:r>
            </w:ins>
          </w:p>
        </w:tc>
      </w:tr>
      <w:tr w:rsidR="00EB4CE1" w:rsidRPr="00EB4CE1" w14:paraId="1C343B28" w14:textId="77777777" w:rsidTr="006F10B7">
        <w:trPr>
          <w:trHeight w:val="290"/>
          <w:ins w:id="8466" w:author="Stefanie Lane" w:date="2022-06-23T15:12:00Z"/>
          <w:trPrChange w:id="846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46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6A0BF7" w14:textId="77777777" w:rsidR="00EB4CE1" w:rsidRPr="00EB4CE1" w:rsidRDefault="00EB4CE1" w:rsidP="00EB4CE1">
            <w:pPr>
              <w:spacing w:after="0" w:line="240" w:lineRule="auto"/>
              <w:rPr>
                <w:ins w:id="8469" w:author="Stefanie Lane" w:date="2022-06-23T15:12:00Z"/>
                <w:rFonts w:ascii="Calibri" w:eastAsia="Times New Roman" w:hAnsi="Calibri" w:cs="Calibri"/>
                <w:color w:val="000000"/>
                <w:rPrChange w:id="8470" w:author="Stefanie Lane" w:date="2022-06-23T15:12:00Z">
                  <w:rPr>
                    <w:ins w:id="8471" w:author="Stefanie Lane" w:date="2022-06-23T15:12:00Z"/>
                  </w:rPr>
                </w:rPrChange>
              </w:rPr>
              <w:pPrChange w:id="847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47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859E0C4" w14:textId="77777777" w:rsidR="00EB4CE1" w:rsidRPr="00EB4CE1" w:rsidRDefault="00EB4CE1" w:rsidP="00EB4CE1">
            <w:pPr>
              <w:spacing w:after="0" w:line="240" w:lineRule="auto"/>
              <w:rPr>
                <w:ins w:id="8474" w:author="Stefanie Lane" w:date="2022-06-23T15:12:00Z"/>
                <w:rFonts w:ascii="Calibri" w:eastAsia="Times New Roman" w:hAnsi="Calibri" w:cs="Calibri"/>
                <w:color w:val="000000"/>
                <w:rPrChange w:id="8475" w:author="Stefanie Lane" w:date="2022-06-23T15:12:00Z">
                  <w:rPr>
                    <w:ins w:id="8476" w:author="Stefanie Lane" w:date="2022-06-23T15:12:00Z"/>
                  </w:rPr>
                </w:rPrChange>
              </w:rPr>
              <w:pPrChange w:id="847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47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B109778" w14:textId="77777777" w:rsidR="00EB4CE1" w:rsidRPr="00EB4CE1" w:rsidRDefault="00EB4CE1" w:rsidP="00EB4CE1">
            <w:pPr>
              <w:spacing w:after="0" w:line="240" w:lineRule="auto"/>
              <w:rPr>
                <w:ins w:id="8479" w:author="Stefanie Lane" w:date="2022-06-23T15:12:00Z"/>
                <w:rFonts w:ascii="Calibri" w:eastAsia="Times New Roman" w:hAnsi="Calibri" w:cs="Calibri"/>
                <w:i/>
                <w:iCs/>
                <w:color w:val="000000"/>
                <w:rPrChange w:id="8480" w:author="Stefanie Lane" w:date="2022-06-23T15:12:00Z">
                  <w:rPr>
                    <w:ins w:id="8481" w:author="Stefanie Lane" w:date="2022-06-23T15:12:00Z"/>
                  </w:rPr>
                </w:rPrChange>
              </w:rPr>
              <w:pPrChange w:id="8482" w:author="Stefanie Lane" w:date="2022-06-23T15:12:00Z">
                <w:pPr/>
              </w:pPrChange>
            </w:pPr>
            <w:ins w:id="8483" w:author="Stefanie Lane" w:date="2022-06-23T15:12:00Z">
              <w:r w:rsidRPr="00EB4CE1">
                <w:rPr>
                  <w:rFonts w:ascii="Calibri" w:eastAsia="Times New Roman" w:hAnsi="Calibri" w:cs="Calibri"/>
                  <w:i/>
                  <w:iCs/>
                  <w:color w:val="000000"/>
                  <w:rPrChange w:id="8484" w:author="Stefanie Lane" w:date="2022-06-23T15:12:00Z">
                    <w:rPr/>
                  </w:rPrChange>
                </w:rPr>
                <w:t xml:space="preserve">Alopecurus </w:t>
              </w:r>
              <w:proofErr w:type="spellStart"/>
              <w:r w:rsidRPr="00EB4CE1">
                <w:rPr>
                  <w:rFonts w:ascii="Calibri" w:eastAsia="Times New Roman" w:hAnsi="Calibri" w:cs="Calibri"/>
                  <w:i/>
                  <w:iCs/>
                  <w:color w:val="000000"/>
                  <w:rPrChange w:id="8485" w:author="Stefanie Lane" w:date="2022-06-23T15:12:00Z">
                    <w:rPr/>
                  </w:rPrChange>
                </w:rPr>
                <w:t>geniculatus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48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68FAF63" w14:textId="77777777" w:rsidR="00EB4CE1" w:rsidRPr="00EB4CE1" w:rsidRDefault="00EB4CE1" w:rsidP="00EB4CE1">
            <w:pPr>
              <w:spacing w:after="0" w:line="240" w:lineRule="auto"/>
              <w:jc w:val="center"/>
              <w:rPr>
                <w:ins w:id="8487" w:author="Stefanie Lane" w:date="2022-06-23T15:12:00Z"/>
                <w:rFonts w:ascii="Calibri" w:eastAsia="Times New Roman" w:hAnsi="Calibri" w:cs="Calibri"/>
                <w:color w:val="000000"/>
                <w:rPrChange w:id="8488" w:author="Stefanie Lane" w:date="2022-06-23T15:12:00Z">
                  <w:rPr>
                    <w:ins w:id="8489" w:author="Stefanie Lane" w:date="2022-06-23T15:12:00Z"/>
                  </w:rPr>
                </w:rPrChange>
              </w:rPr>
              <w:pPrChange w:id="8490" w:author="Stefanie Lane" w:date="2022-06-23T15:12:00Z">
                <w:pPr>
                  <w:jc w:val="center"/>
                </w:pPr>
              </w:pPrChange>
            </w:pPr>
            <w:ins w:id="8491" w:author="Stefanie Lane" w:date="2022-06-23T15:12:00Z">
              <w:r w:rsidRPr="00EB4CE1">
                <w:rPr>
                  <w:rFonts w:ascii="Calibri" w:eastAsia="Times New Roman" w:hAnsi="Calibri" w:cs="Calibri"/>
                  <w:color w:val="000000"/>
                  <w:rPrChange w:id="8492"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84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4825CE" w14:textId="77777777" w:rsidR="00EB4CE1" w:rsidRPr="00EB4CE1" w:rsidRDefault="00EB4CE1" w:rsidP="00EB4CE1">
            <w:pPr>
              <w:spacing w:after="0" w:line="240" w:lineRule="auto"/>
              <w:jc w:val="center"/>
              <w:rPr>
                <w:ins w:id="8494" w:author="Stefanie Lane" w:date="2022-06-23T15:12:00Z"/>
                <w:rFonts w:ascii="Calibri" w:eastAsia="Times New Roman" w:hAnsi="Calibri" w:cs="Calibri"/>
                <w:color w:val="000000"/>
                <w:rPrChange w:id="8495" w:author="Stefanie Lane" w:date="2022-06-23T15:12:00Z">
                  <w:rPr>
                    <w:ins w:id="8496" w:author="Stefanie Lane" w:date="2022-06-23T15:12:00Z"/>
                  </w:rPr>
                </w:rPrChange>
              </w:rPr>
              <w:pPrChange w:id="8497" w:author="Stefanie Lane" w:date="2022-06-23T15:12:00Z">
                <w:pPr>
                  <w:jc w:val="center"/>
                </w:pPr>
              </w:pPrChange>
            </w:pPr>
            <w:ins w:id="8498" w:author="Stefanie Lane" w:date="2022-06-23T15:12:00Z">
              <w:r w:rsidRPr="00EB4CE1">
                <w:rPr>
                  <w:rFonts w:ascii="Calibri" w:eastAsia="Times New Roman" w:hAnsi="Calibri" w:cs="Calibri"/>
                  <w:color w:val="000000"/>
                  <w:rPrChange w:id="8499"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850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7DF3C8E" w14:textId="77777777" w:rsidR="00EB4CE1" w:rsidRPr="00EB4CE1" w:rsidRDefault="00EB4CE1" w:rsidP="00EB4CE1">
            <w:pPr>
              <w:spacing w:after="0" w:line="240" w:lineRule="auto"/>
              <w:jc w:val="center"/>
              <w:rPr>
                <w:ins w:id="8501" w:author="Stefanie Lane" w:date="2022-06-23T15:12:00Z"/>
                <w:rFonts w:ascii="Calibri" w:eastAsia="Times New Roman" w:hAnsi="Calibri" w:cs="Calibri"/>
                <w:color w:val="000000"/>
                <w:rPrChange w:id="8502" w:author="Stefanie Lane" w:date="2022-06-23T15:12:00Z">
                  <w:rPr>
                    <w:ins w:id="8503" w:author="Stefanie Lane" w:date="2022-06-23T15:12:00Z"/>
                  </w:rPr>
                </w:rPrChange>
              </w:rPr>
              <w:pPrChange w:id="8504" w:author="Stefanie Lane" w:date="2022-06-23T15:12:00Z">
                <w:pPr>
                  <w:jc w:val="center"/>
                </w:pPr>
              </w:pPrChange>
            </w:pPr>
            <w:ins w:id="8505" w:author="Stefanie Lane" w:date="2022-06-23T15:12:00Z">
              <w:r w:rsidRPr="00EB4CE1">
                <w:rPr>
                  <w:rFonts w:ascii="Calibri" w:eastAsia="Times New Roman" w:hAnsi="Calibri" w:cs="Calibri"/>
                  <w:color w:val="000000"/>
                  <w:rPrChange w:id="850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50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2A2302EE" w14:textId="77777777" w:rsidR="00EB4CE1" w:rsidRPr="00EB4CE1" w:rsidRDefault="00EB4CE1" w:rsidP="00EB4CE1">
            <w:pPr>
              <w:spacing w:after="0" w:line="240" w:lineRule="auto"/>
              <w:jc w:val="center"/>
              <w:rPr>
                <w:ins w:id="8508" w:author="Stefanie Lane" w:date="2022-06-23T15:12:00Z"/>
                <w:rFonts w:ascii="Calibri" w:eastAsia="Times New Roman" w:hAnsi="Calibri" w:cs="Calibri"/>
                <w:color w:val="000000"/>
                <w:rPrChange w:id="8509" w:author="Stefanie Lane" w:date="2022-06-23T15:12:00Z">
                  <w:rPr>
                    <w:ins w:id="8510" w:author="Stefanie Lane" w:date="2022-06-23T15:12:00Z"/>
                  </w:rPr>
                </w:rPrChange>
              </w:rPr>
              <w:pPrChange w:id="8511" w:author="Stefanie Lane" w:date="2022-06-23T15:12:00Z">
                <w:pPr>
                  <w:jc w:val="center"/>
                </w:pPr>
              </w:pPrChange>
            </w:pPr>
            <w:ins w:id="8512" w:author="Stefanie Lane" w:date="2022-06-23T15:12:00Z">
              <w:r w:rsidRPr="00EB4CE1">
                <w:rPr>
                  <w:rFonts w:ascii="Calibri" w:eastAsia="Times New Roman" w:hAnsi="Calibri" w:cs="Calibri"/>
                  <w:color w:val="000000"/>
                  <w:rPrChange w:id="8513" w:author="Stefanie Lane" w:date="2022-06-23T15:12:00Z">
                    <w:rPr/>
                  </w:rPrChange>
                </w:rPr>
                <w:t>-100.0</w:t>
              </w:r>
            </w:ins>
          </w:p>
        </w:tc>
      </w:tr>
      <w:tr w:rsidR="00EB4CE1" w:rsidRPr="00EB4CE1" w14:paraId="493FE614" w14:textId="77777777" w:rsidTr="006F10B7">
        <w:trPr>
          <w:trHeight w:val="290"/>
          <w:ins w:id="8514" w:author="Stefanie Lane" w:date="2022-06-23T15:12:00Z"/>
          <w:trPrChange w:id="851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51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ACE2714" w14:textId="77777777" w:rsidR="00EB4CE1" w:rsidRPr="00EB4CE1" w:rsidRDefault="00EB4CE1" w:rsidP="00EB4CE1">
            <w:pPr>
              <w:spacing w:after="0" w:line="240" w:lineRule="auto"/>
              <w:rPr>
                <w:ins w:id="8517" w:author="Stefanie Lane" w:date="2022-06-23T15:12:00Z"/>
                <w:rFonts w:ascii="Calibri" w:eastAsia="Times New Roman" w:hAnsi="Calibri" w:cs="Calibri"/>
                <w:color w:val="000000"/>
                <w:rPrChange w:id="8518" w:author="Stefanie Lane" w:date="2022-06-23T15:12:00Z">
                  <w:rPr>
                    <w:ins w:id="8519" w:author="Stefanie Lane" w:date="2022-06-23T15:12:00Z"/>
                  </w:rPr>
                </w:rPrChange>
              </w:rPr>
              <w:pPrChange w:id="852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52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1BDF0EC" w14:textId="77777777" w:rsidR="00EB4CE1" w:rsidRPr="00EB4CE1" w:rsidRDefault="00EB4CE1" w:rsidP="00EB4CE1">
            <w:pPr>
              <w:spacing w:after="0" w:line="240" w:lineRule="auto"/>
              <w:rPr>
                <w:ins w:id="8522" w:author="Stefanie Lane" w:date="2022-06-23T15:12:00Z"/>
                <w:rFonts w:ascii="Calibri" w:eastAsia="Times New Roman" w:hAnsi="Calibri" w:cs="Calibri"/>
                <w:color w:val="000000"/>
                <w:rPrChange w:id="8523" w:author="Stefanie Lane" w:date="2022-06-23T15:12:00Z">
                  <w:rPr>
                    <w:ins w:id="8524" w:author="Stefanie Lane" w:date="2022-06-23T15:12:00Z"/>
                  </w:rPr>
                </w:rPrChange>
              </w:rPr>
              <w:pPrChange w:id="8525" w:author="Stefanie Lane" w:date="2022-06-23T15:12:00Z">
                <w:pPr/>
              </w:pPrChange>
            </w:pPr>
          </w:p>
        </w:tc>
        <w:tc>
          <w:tcPr>
            <w:tcW w:w="3320" w:type="dxa"/>
            <w:tcBorders>
              <w:top w:val="nil"/>
              <w:left w:val="nil"/>
              <w:bottom w:val="nil"/>
              <w:right w:val="nil"/>
            </w:tcBorders>
            <w:shd w:val="clear" w:color="auto" w:fill="auto"/>
            <w:noWrap/>
            <w:vAlign w:val="bottom"/>
            <w:hideMark/>
            <w:tcPrChange w:id="8526" w:author="Stefanie Lane" w:date="2022-06-23T15:14:00Z">
              <w:tcPr>
                <w:tcW w:w="3320" w:type="dxa"/>
                <w:tcBorders>
                  <w:top w:val="nil"/>
                  <w:left w:val="nil"/>
                  <w:bottom w:val="nil"/>
                  <w:right w:val="nil"/>
                </w:tcBorders>
                <w:shd w:val="clear" w:color="auto" w:fill="auto"/>
                <w:noWrap/>
                <w:vAlign w:val="bottom"/>
                <w:hideMark/>
              </w:tcPr>
            </w:tcPrChange>
          </w:tcPr>
          <w:p w14:paraId="1ED07297" w14:textId="77777777" w:rsidR="00EB4CE1" w:rsidRPr="00EB4CE1" w:rsidRDefault="00EB4CE1" w:rsidP="00EB4CE1">
            <w:pPr>
              <w:spacing w:after="0" w:line="240" w:lineRule="auto"/>
              <w:rPr>
                <w:ins w:id="8527" w:author="Stefanie Lane" w:date="2022-06-23T15:12:00Z"/>
                <w:rFonts w:ascii="Calibri" w:eastAsia="Times New Roman" w:hAnsi="Calibri" w:cs="Calibri"/>
                <w:i/>
                <w:iCs/>
                <w:color w:val="000000"/>
                <w:rPrChange w:id="8528" w:author="Stefanie Lane" w:date="2022-06-23T15:12:00Z">
                  <w:rPr>
                    <w:ins w:id="8529" w:author="Stefanie Lane" w:date="2022-06-23T15:12:00Z"/>
                  </w:rPr>
                </w:rPrChange>
              </w:rPr>
              <w:pPrChange w:id="8530" w:author="Stefanie Lane" w:date="2022-06-23T15:12:00Z">
                <w:pPr/>
              </w:pPrChange>
            </w:pPr>
            <w:ins w:id="8531" w:author="Stefanie Lane" w:date="2022-06-23T15:12:00Z">
              <w:r w:rsidRPr="00EB4CE1">
                <w:rPr>
                  <w:rFonts w:ascii="Calibri" w:eastAsia="Times New Roman" w:hAnsi="Calibri" w:cs="Calibri"/>
                  <w:i/>
                  <w:iCs/>
                  <w:color w:val="000000"/>
                  <w:rPrChange w:id="8532" w:author="Stefanie Lane" w:date="2022-06-23T15:12:00Z">
                    <w:rPr/>
                  </w:rPrChange>
                </w:rPr>
                <w:t>Bidens cernua</w:t>
              </w:r>
            </w:ins>
          </w:p>
        </w:tc>
        <w:tc>
          <w:tcPr>
            <w:tcW w:w="869" w:type="dxa"/>
            <w:tcBorders>
              <w:top w:val="nil"/>
              <w:left w:val="nil"/>
              <w:bottom w:val="nil"/>
              <w:right w:val="nil"/>
            </w:tcBorders>
            <w:shd w:val="clear" w:color="auto" w:fill="auto"/>
            <w:noWrap/>
            <w:vAlign w:val="bottom"/>
            <w:hideMark/>
            <w:tcPrChange w:id="8533" w:author="Stefanie Lane" w:date="2022-06-23T15:14:00Z">
              <w:tcPr>
                <w:tcW w:w="960" w:type="dxa"/>
                <w:tcBorders>
                  <w:top w:val="nil"/>
                  <w:left w:val="nil"/>
                  <w:bottom w:val="nil"/>
                  <w:right w:val="nil"/>
                </w:tcBorders>
                <w:shd w:val="clear" w:color="auto" w:fill="auto"/>
                <w:noWrap/>
                <w:vAlign w:val="bottom"/>
                <w:hideMark/>
              </w:tcPr>
            </w:tcPrChange>
          </w:tcPr>
          <w:p w14:paraId="3DC8D137" w14:textId="77777777" w:rsidR="00EB4CE1" w:rsidRPr="00EB4CE1" w:rsidRDefault="00EB4CE1" w:rsidP="00EB4CE1">
            <w:pPr>
              <w:spacing w:after="0" w:line="240" w:lineRule="auto"/>
              <w:jc w:val="center"/>
              <w:rPr>
                <w:ins w:id="8534" w:author="Stefanie Lane" w:date="2022-06-23T15:12:00Z"/>
                <w:rFonts w:ascii="Calibri" w:eastAsia="Times New Roman" w:hAnsi="Calibri" w:cs="Calibri"/>
                <w:color w:val="000000"/>
                <w:rPrChange w:id="8535" w:author="Stefanie Lane" w:date="2022-06-23T15:12:00Z">
                  <w:rPr>
                    <w:ins w:id="8536" w:author="Stefanie Lane" w:date="2022-06-23T15:12:00Z"/>
                  </w:rPr>
                </w:rPrChange>
              </w:rPr>
              <w:pPrChange w:id="8537" w:author="Stefanie Lane" w:date="2022-06-23T15:12:00Z">
                <w:pPr>
                  <w:jc w:val="center"/>
                </w:pPr>
              </w:pPrChange>
            </w:pPr>
            <w:ins w:id="8538" w:author="Stefanie Lane" w:date="2022-06-23T15:12:00Z">
              <w:r w:rsidRPr="00EB4CE1">
                <w:rPr>
                  <w:rFonts w:ascii="Calibri" w:eastAsia="Times New Roman" w:hAnsi="Calibri" w:cs="Calibri"/>
                  <w:color w:val="000000"/>
                  <w:rPrChange w:id="8539" w:author="Stefanie Lane" w:date="2022-06-23T15:12:00Z">
                    <w:rPr/>
                  </w:rPrChange>
                </w:rPr>
                <w:t>0.21</w:t>
              </w:r>
            </w:ins>
          </w:p>
        </w:tc>
        <w:tc>
          <w:tcPr>
            <w:tcW w:w="990" w:type="dxa"/>
            <w:tcBorders>
              <w:top w:val="nil"/>
              <w:left w:val="nil"/>
              <w:bottom w:val="nil"/>
              <w:right w:val="nil"/>
            </w:tcBorders>
            <w:shd w:val="clear" w:color="auto" w:fill="auto"/>
            <w:noWrap/>
            <w:vAlign w:val="bottom"/>
            <w:hideMark/>
            <w:tcPrChange w:id="8540" w:author="Stefanie Lane" w:date="2022-06-23T15:14:00Z">
              <w:tcPr>
                <w:tcW w:w="960" w:type="dxa"/>
                <w:tcBorders>
                  <w:top w:val="nil"/>
                  <w:left w:val="nil"/>
                  <w:bottom w:val="nil"/>
                  <w:right w:val="nil"/>
                </w:tcBorders>
                <w:shd w:val="clear" w:color="auto" w:fill="auto"/>
                <w:noWrap/>
                <w:vAlign w:val="bottom"/>
                <w:hideMark/>
              </w:tcPr>
            </w:tcPrChange>
          </w:tcPr>
          <w:p w14:paraId="5C0EF3F6" w14:textId="77777777" w:rsidR="00EB4CE1" w:rsidRPr="00EB4CE1" w:rsidRDefault="00EB4CE1" w:rsidP="00EB4CE1">
            <w:pPr>
              <w:spacing w:after="0" w:line="240" w:lineRule="auto"/>
              <w:jc w:val="center"/>
              <w:rPr>
                <w:ins w:id="8541" w:author="Stefanie Lane" w:date="2022-06-23T15:12:00Z"/>
                <w:rFonts w:ascii="Calibri" w:eastAsia="Times New Roman" w:hAnsi="Calibri" w:cs="Calibri"/>
                <w:color w:val="000000"/>
                <w:rPrChange w:id="8542" w:author="Stefanie Lane" w:date="2022-06-23T15:12:00Z">
                  <w:rPr>
                    <w:ins w:id="8543" w:author="Stefanie Lane" w:date="2022-06-23T15:12:00Z"/>
                  </w:rPr>
                </w:rPrChange>
              </w:rPr>
              <w:pPrChange w:id="8544" w:author="Stefanie Lane" w:date="2022-06-23T15:12:00Z">
                <w:pPr>
                  <w:jc w:val="center"/>
                </w:pPr>
              </w:pPrChange>
            </w:pPr>
            <w:ins w:id="8545" w:author="Stefanie Lane" w:date="2022-06-23T15:12:00Z">
              <w:r w:rsidRPr="00EB4CE1">
                <w:rPr>
                  <w:rFonts w:ascii="Calibri" w:eastAsia="Times New Roman" w:hAnsi="Calibri" w:cs="Calibri"/>
                  <w:color w:val="000000"/>
                  <w:rPrChange w:id="8546" w:author="Stefanie Lane" w:date="2022-06-23T15:12:00Z">
                    <w:rPr/>
                  </w:rPrChange>
                </w:rPr>
                <w:t>0.52</w:t>
              </w:r>
            </w:ins>
          </w:p>
        </w:tc>
        <w:tc>
          <w:tcPr>
            <w:tcW w:w="810" w:type="dxa"/>
            <w:tcBorders>
              <w:top w:val="nil"/>
              <w:left w:val="nil"/>
              <w:bottom w:val="nil"/>
              <w:right w:val="nil"/>
            </w:tcBorders>
            <w:shd w:val="clear" w:color="auto" w:fill="auto"/>
            <w:noWrap/>
            <w:vAlign w:val="bottom"/>
            <w:hideMark/>
            <w:tcPrChange w:id="8547" w:author="Stefanie Lane" w:date="2022-06-23T15:14:00Z">
              <w:tcPr>
                <w:tcW w:w="960" w:type="dxa"/>
                <w:tcBorders>
                  <w:top w:val="nil"/>
                  <w:left w:val="nil"/>
                  <w:bottom w:val="nil"/>
                  <w:right w:val="nil"/>
                </w:tcBorders>
                <w:shd w:val="clear" w:color="auto" w:fill="auto"/>
                <w:noWrap/>
                <w:vAlign w:val="bottom"/>
                <w:hideMark/>
              </w:tcPr>
            </w:tcPrChange>
          </w:tcPr>
          <w:p w14:paraId="44B1FB0F" w14:textId="77777777" w:rsidR="00EB4CE1" w:rsidRPr="00EB4CE1" w:rsidRDefault="00EB4CE1" w:rsidP="00EB4CE1">
            <w:pPr>
              <w:spacing w:after="0" w:line="240" w:lineRule="auto"/>
              <w:jc w:val="center"/>
              <w:rPr>
                <w:ins w:id="8548" w:author="Stefanie Lane" w:date="2022-06-23T15:12:00Z"/>
                <w:rFonts w:ascii="Calibri" w:eastAsia="Times New Roman" w:hAnsi="Calibri" w:cs="Calibri"/>
                <w:color w:val="000000"/>
                <w:rPrChange w:id="8549" w:author="Stefanie Lane" w:date="2022-06-23T15:12:00Z">
                  <w:rPr>
                    <w:ins w:id="8550" w:author="Stefanie Lane" w:date="2022-06-23T15:12:00Z"/>
                  </w:rPr>
                </w:rPrChange>
              </w:rPr>
              <w:pPrChange w:id="8551" w:author="Stefanie Lane" w:date="2022-06-23T15:12:00Z">
                <w:pPr>
                  <w:jc w:val="center"/>
                </w:pPr>
              </w:pPrChange>
            </w:pPr>
            <w:ins w:id="8552" w:author="Stefanie Lane" w:date="2022-06-23T15:12:00Z">
              <w:r w:rsidRPr="00EB4CE1">
                <w:rPr>
                  <w:rFonts w:ascii="Calibri" w:eastAsia="Times New Roman" w:hAnsi="Calibri" w:cs="Calibri"/>
                  <w:color w:val="000000"/>
                  <w:rPrChange w:id="855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55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AF94E5B" w14:textId="77777777" w:rsidR="00EB4CE1" w:rsidRPr="00EB4CE1" w:rsidRDefault="00EB4CE1" w:rsidP="00EB4CE1">
            <w:pPr>
              <w:spacing w:after="0" w:line="240" w:lineRule="auto"/>
              <w:jc w:val="center"/>
              <w:rPr>
                <w:ins w:id="8555" w:author="Stefanie Lane" w:date="2022-06-23T15:12:00Z"/>
                <w:rFonts w:ascii="Calibri" w:eastAsia="Times New Roman" w:hAnsi="Calibri" w:cs="Calibri"/>
                <w:color w:val="000000"/>
                <w:rPrChange w:id="8556" w:author="Stefanie Lane" w:date="2022-06-23T15:12:00Z">
                  <w:rPr>
                    <w:ins w:id="8557" w:author="Stefanie Lane" w:date="2022-06-23T15:12:00Z"/>
                  </w:rPr>
                </w:rPrChange>
              </w:rPr>
              <w:pPrChange w:id="8558" w:author="Stefanie Lane" w:date="2022-06-23T15:12:00Z">
                <w:pPr>
                  <w:jc w:val="center"/>
                </w:pPr>
              </w:pPrChange>
            </w:pPr>
            <w:ins w:id="8559" w:author="Stefanie Lane" w:date="2022-06-23T15:12:00Z">
              <w:r w:rsidRPr="00EB4CE1">
                <w:rPr>
                  <w:rFonts w:ascii="Calibri" w:eastAsia="Times New Roman" w:hAnsi="Calibri" w:cs="Calibri"/>
                  <w:color w:val="000000"/>
                  <w:rPrChange w:id="8560" w:author="Stefanie Lane" w:date="2022-06-23T15:12:00Z">
                    <w:rPr/>
                  </w:rPrChange>
                </w:rPr>
                <w:t>-100.0</w:t>
              </w:r>
            </w:ins>
          </w:p>
        </w:tc>
      </w:tr>
      <w:tr w:rsidR="00EB4CE1" w:rsidRPr="00EB4CE1" w14:paraId="2D0BF03E" w14:textId="77777777" w:rsidTr="006F10B7">
        <w:trPr>
          <w:trHeight w:val="290"/>
          <w:ins w:id="8561" w:author="Stefanie Lane" w:date="2022-06-23T15:12:00Z"/>
          <w:trPrChange w:id="856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56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36A7232" w14:textId="77777777" w:rsidR="00EB4CE1" w:rsidRPr="00EB4CE1" w:rsidRDefault="00EB4CE1" w:rsidP="00EB4CE1">
            <w:pPr>
              <w:spacing w:after="0" w:line="240" w:lineRule="auto"/>
              <w:rPr>
                <w:ins w:id="8564" w:author="Stefanie Lane" w:date="2022-06-23T15:12:00Z"/>
                <w:rFonts w:ascii="Calibri" w:eastAsia="Times New Roman" w:hAnsi="Calibri" w:cs="Calibri"/>
                <w:color w:val="000000"/>
                <w:rPrChange w:id="8565" w:author="Stefanie Lane" w:date="2022-06-23T15:12:00Z">
                  <w:rPr>
                    <w:ins w:id="8566" w:author="Stefanie Lane" w:date="2022-06-23T15:12:00Z"/>
                  </w:rPr>
                </w:rPrChange>
              </w:rPr>
              <w:pPrChange w:id="856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56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5ABB558" w14:textId="77777777" w:rsidR="00EB4CE1" w:rsidRPr="00EB4CE1" w:rsidRDefault="00EB4CE1" w:rsidP="00EB4CE1">
            <w:pPr>
              <w:spacing w:after="0" w:line="240" w:lineRule="auto"/>
              <w:rPr>
                <w:ins w:id="8569" w:author="Stefanie Lane" w:date="2022-06-23T15:12:00Z"/>
                <w:rFonts w:ascii="Calibri" w:eastAsia="Times New Roman" w:hAnsi="Calibri" w:cs="Calibri"/>
                <w:color w:val="000000"/>
                <w:rPrChange w:id="8570" w:author="Stefanie Lane" w:date="2022-06-23T15:12:00Z">
                  <w:rPr>
                    <w:ins w:id="8571" w:author="Stefanie Lane" w:date="2022-06-23T15:12:00Z"/>
                  </w:rPr>
                </w:rPrChange>
              </w:rPr>
              <w:pPrChange w:id="857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57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758A7E3" w14:textId="77777777" w:rsidR="00EB4CE1" w:rsidRPr="00EB4CE1" w:rsidRDefault="00EB4CE1" w:rsidP="00EB4CE1">
            <w:pPr>
              <w:spacing w:after="0" w:line="240" w:lineRule="auto"/>
              <w:rPr>
                <w:ins w:id="8574" w:author="Stefanie Lane" w:date="2022-06-23T15:12:00Z"/>
                <w:rFonts w:ascii="Calibri" w:eastAsia="Times New Roman" w:hAnsi="Calibri" w:cs="Calibri"/>
                <w:i/>
                <w:iCs/>
                <w:color w:val="000000"/>
                <w:rPrChange w:id="8575" w:author="Stefanie Lane" w:date="2022-06-23T15:12:00Z">
                  <w:rPr>
                    <w:ins w:id="8576" w:author="Stefanie Lane" w:date="2022-06-23T15:12:00Z"/>
                  </w:rPr>
                </w:rPrChange>
              </w:rPr>
              <w:pPrChange w:id="8577" w:author="Stefanie Lane" w:date="2022-06-23T15:12:00Z">
                <w:pPr/>
              </w:pPrChange>
            </w:pPr>
            <w:ins w:id="8578" w:author="Stefanie Lane" w:date="2022-06-23T15:12:00Z">
              <w:r w:rsidRPr="00EB4CE1">
                <w:rPr>
                  <w:rFonts w:ascii="Calibri" w:eastAsia="Times New Roman" w:hAnsi="Calibri" w:cs="Calibri"/>
                  <w:i/>
                  <w:iCs/>
                  <w:color w:val="000000"/>
                  <w:rPrChange w:id="8579" w:author="Stefanie Lane" w:date="2022-06-23T15:12:00Z">
                    <w:rPr/>
                  </w:rPrChange>
                </w:rPr>
                <w:t>Deschampsia caespitosa</w:t>
              </w:r>
            </w:ins>
          </w:p>
        </w:tc>
        <w:tc>
          <w:tcPr>
            <w:tcW w:w="869" w:type="dxa"/>
            <w:tcBorders>
              <w:top w:val="single" w:sz="4" w:space="0" w:color="auto"/>
              <w:left w:val="nil"/>
              <w:bottom w:val="single" w:sz="4" w:space="0" w:color="auto"/>
              <w:right w:val="nil"/>
            </w:tcBorders>
            <w:shd w:val="clear" w:color="auto" w:fill="auto"/>
            <w:noWrap/>
            <w:vAlign w:val="bottom"/>
            <w:hideMark/>
            <w:tcPrChange w:id="85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2DB524" w14:textId="77777777" w:rsidR="00EB4CE1" w:rsidRPr="00EB4CE1" w:rsidRDefault="00EB4CE1" w:rsidP="00EB4CE1">
            <w:pPr>
              <w:spacing w:after="0" w:line="240" w:lineRule="auto"/>
              <w:jc w:val="center"/>
              <w:rPr>
                <w:ins w:id="8581" w:author="Stefanie Lane" w:date="2022-06-23T15:12:00Z"/>
                <w:rFonts w:ascii="Calibri" w:eastAsia="Times New Roman" w:hAnsi="Calibri" w:cs="Calibri"/>
                <w:color w:val="000000"/>
                <w:rPrChange w:id="8582" w:author="Stefanie Lane" w:date="2022-06-23T15:12:00Z">
                  <w:rPr>
                    <w:ins w:id="8583" w:author="Stefanie Lane" w:date="2022-06-23T15:12:00Z"/>
                  </w:rPr>
                </w:rPrChange>
              </w:rPr>
              <w:pPrChange w:id="8584" w:author="Stefanie Lane" w:date="2022-06-23T15:12:00Z">
                <w:pPr>
                  <w:jc w:val="center"/>
                </w:pPr>
              </w:pPrChange>
            </w:pPr>
            <w:ins w:id="8585" w:author="Stefanie Lane" w:date="2022-06-23T15:12:00Z">
              <w:r w:rsidRPr="00EB4CE1">
                <w:rPr>
                  <w:rFonts w:ascii="Calibri" w:eastAsia="Times New Roman" w:hAnsi="Calibri" w:cs="Calibri"/>
                  <w:color w:val="000000"/>
                  <w:rPrChange w:id="8586" w:author="Stefanie Lane" w:date="2022-06-23T15:12:00Z">
                    <w:rPr/>
                  </w:rPrChange>
                </w:rPr>
                <w:t>0.62</w:t>
              </w:r>
            </w:ins>
          </w:p>
        </w:tc>
        <w:tc>
          <w:tcPr>
            <w:tcW w:w="990" w:type="dxa"/>
            <w:tcBorders>
              <w:top w:val="single" w:sz="4" w:space="0" w:color="auto"/>
              <w:left w:val="nil"/>
              <w:bottom w:val="single" w:sz="4" w:space="0" w:color="auto"/>
              <w:right w:val="nil"/>
            </w:tcBorders>
            <w:shd w:val="clear" w:color="auto" w:fill="auto"/>
            <w:noWrap/>
            <w:vAlign w:val="bottom"/>
            <w:hideMark/>
            <w:tcPrChange w:id="858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78ADB5A" w14:textId="77777777" w:rsidR="00EB4CE1" w:rsidRPr="00EB4CE1" w:rsidRDefault="00EB4CE1" w:rsidP="00EB4CE1">
            <w:pPr>
              <w:spacing w:after="0" w:line="240" w:lineRule="auto"/>
              <w:jc w:val="center"/>
              <w:rPr>
                <w:ins w:id="8588" w:author="Stefanie Lane" w:date="2022-06-23T15:12:00Z"/>
                <w:rFonts w:ascii="Calibri" w:eastAsia="Times New Roman" w:hAnsi="Calibri" w:cs="Calibri"/>
                <w:color w:val="000000"/>
                <w:rPrChange w:id="8589" w:author="Stefanie Lane" w:date="2022-06-23T15:12:00Z">
                  <w:rPr>
                    <w:ins w:id="8590" w:author="Stefanie Lane" w:date="2022-06-23T15:12:00Z"/>
                  </w:rPr>
                </w:rPrChange>
              </w:rPr>
              <w:pPrChange w:id="8591" w:author="Stefanie Lane" w:date="2022-06-23T15:12:00Z">
                <w:pPr>
                  <w:jc w:val="center"/>
                </w:pPr>
              </w:pPrChange>
            </w:pPr>
            <w:ins w:id="8592" w:author="Stefanie Lane" w:date="2022-06-23T15:12:00Z">
              <w:r w:rsidRPr="00EB4CE1">
                <w:rPr>
                  <w:rFonts w:ascii="Calibri" w:eastAsia="Times New Roman" w:hAnsi="Calibri" w:cs="Calibri"/>
                  <w:color w:val="000000"/>
                  <w:rPrChange w:id="8593" w:author="Stefanie Lane" w:date="2022-06-23T15:12:00Z">
                    <w:rPr/>
                  </w:rPrChange>
                </w:rPr>
                <w:t>0.09</w:t>
              </w:r>
            </w:ins>
          </w:p>
        </w:tc>
        <w:tc>
          <w:tcPr>
            <w:tcW w:w="810" w:type="dxa"/>
            <w:tcBorders>
              <w:top w:val="single" w:sz="4" w:space="0" w:color="auto"/>
              <w:left w:val="nil"/>
              <w:bottom w:val="single" w:sz="4" w:space="0" w:color="auto"/>
              <w:right w:val="nil"/>
            </w:tcBorders>
            <w:shd w:val="clear" w:color="auto" w:fill="auto"/>
            <w:noWrap/>
            <w:vAlign w:val="bottom"/>
            <w:hideMark/>
            <w:tcPrChange w:id="859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0DEB27" w14:textId="77777777" w:rsidR="00EB4CE1" w:rsidRPr="00EB4CE1" w:rsidRDefault="00EB4CE1" w:rsidP="00EB4CE1">
            <w:pPr>
              <w:spacing w:after="0" w:line="240" w:lineRule="auto"/>
              <w:jc w:val="center"/>
              <w:rPr>
                <w:ins w:id="8595" w:author="Stefanie Lane" w:date="2022-06-23T15:12:00Z"/>
                <w:rFonts w:ascii="Calibri" w:eastAsia="Times New Roman" w:hAnsi="Calibri" w:cs="Calibri"/>
                <w:color w:val="000000"/>
                <w:rPrChange w:id="8596" w:author="Stefanie Lane" w:date="2022-06-23T15:12:00Z">
                  <w:rPr>
                    <w:ins w:id="8597" w:author="Stefanie Lane" w:date="2022-06-23T15:12:00Z"/>
                  </w:rPr>
                </w:rPrChange>
              </w:rPr>
              <w:pPrChange w:id="8598" w:author="Stefanie Lane" w:date="2022-06-23T15:12:00Z">
                <w:pPr>
                  <w:jc w:val="center"/>
                </w:pPr>
              </w:pPrChange>
            </w:pPr>
            <w:ins w:id="8599" w:author="Stefanie Lane" w:date="2022-06-23T15:12:00Z">
              <w:r w:rsidRPr="00EB4CE1">
                <w:rPr>
                  <w:rFonts w:ascii="Calibri" w:eastAsia="Times New Roman" w:hAnsi="Calibri" w:cs="Calibri"/>
                  <w:color w:val="000000"/>
                  <w:rPrChange w:id="860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60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20320BD" w14:textId="77777777" w:rsidR="00EB4CE1" w:rsidRPr="00EB4CE1" w:rsidRDefault="00EB4CE1" w:rsidP="00EB4CE1">
            <w:pPr>
              <w:spacing w:after="0" w:line="240" w:lineRule="auto"/>
              <w:jc w:val="center"/>
              <w:rPr>
                <w:ins w:id="8602" w:author="Stefanie Lane" w:date="2022-06-23T15:12:00Z"/>
                <w:rFonts w:ascii="Calibri" w:eastAsia="Times New Roman" w:hAnsi="Calibri" w:cs="Calibri"/>
                <w:color w:val="000000"/>
                <w:rPrChange w:id="8603" w:author="Stefanie Lane" w:date="2022-06-23T15:12:00Z">
                  <w:rPr>
                    <w:ins w:id="8604" w:author="Stefanie Lane" w:date="2022-06-23T15:12:00Z"/>
                  </w:rPr>
                </w:rPrChange>
              </w:rPr>
              <w:pPrChange w:id="8605" w:author="Stefanie Lane" w:date="2022-06-23T15:12:00Z">
                <w:pPr>
                  <w:jc w:val="center"/>
                </w:pPr>
              </w:pPrChange>
            </w:pPr>
            <w:ins w:id="8606" w:author="Stefanie Lane" w:date="2022-06-23T15:12:00Z">
              <w:r w:rsidRPr="00EB4CE1">
                <w:rPr>
                  <w:rFonts w:ascii="Calibri" w:eastAsia="Times New Roman" w:hAnsi="Calibri" w:cs="Calibri"/>
                  <w:color w:val="000000"/>
                  <w:rPrChange w:id="8607" w:author="Stefanie Lane" w:date="2022-06-23T15:12:00Z">
                    <w:rPr/>
                  </w:rPrChange>
                </w:rPr>
                <w:t>-100.0</w:t>
              </w:r>
            </w:ins>
          </w:p>
        </w:tc>
      </w:tr>
      <w:tr w:rsidR="00EB4CE1" w:rsidRPr="00EB4CE1" w14:paraId="3B3B65DC" w14:textId="77777777" w:rsidTr="006F10B7">
        <w:trPr>
          <w:trHeight w:val="290"/>
          <w:ins w:id="8608" w:author="Stefanie Lane" w:date="2022-06-23T15:12:00Z"/>
          <w:trPrChange w:id="860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61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E0C3E7C" w14:textId="77777777" w:rsidR="00EB4CE1" w:rsidRPr="00EB4CE1" w:rsidRDefault="00EB4CE1" w:rsidP="00EB4CE1">
            <w:pPr>
              <w:spacing w:after="0" w:line="240" w:lineRule="auto"/>
              <w:rPr>
                <w:ins w:id="8611" w:author="Stefanie Lane" w:date="2022-06-23T15:12:00Z"/>
                <w:rFonts w:ascii="Calibri" w:eastAsia="Times New Roman" w:hAnsi="Calibri" w:cs="Calibri"/>
                <w:color w:val="000000"/>
                <w:rPrChange w:id="8612" w:author="Stefanie Lane" w:date="2022-06-23T15:12:00Z">
                  <w:rPr>
                    <w:ins w:id="8613" w:author="Stefanie Lane" w:date="2022-06-23T15:12:00Z"/>
                  </w:rPr>
                </w:rPrChange>
              </w:rPr>
              <w:pPrChange w:id="861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61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C5EB38" w14:textId="77777777" w:rsidR="00EB4CE1" w:rsidRPr="00EB4CE1" w:rsidRDefault="00EB4CE1" w:rsidP="00EB4CE1">
            <w:pPr>
              <w:spacing w:after="0" w:line="240" w:lineRule="auto"/>
              <w:rPr>
                <w:ins w:id="8616" w:author="Stefanie Lane" w:date="2022-06-23T15:12:00Z"/>
                <w:rFonts w:ascii="Calibri" w:eastAsia="Times New Roman" w:hAnsi="Calibri" w:cs="Calibri"/>
                <w:color w:val="000000"/>
                <w:rPrChange w:id="8617" w:author="Stefanie Lane" w:date="2022-06-23T15:12:00Z">
                  <w:rPr>
                    <w:ins w:id="8618" w:author="Stefanie Lane" w:date="2022-06-23T15:12:00Z"/>
                  </w:rPr>
                </w:rPrChange>
              </w:rPr>
              <w:pPrChange w:id="8619" w:author="Stefanie Lane" w:date="2022-06-23T15:12:00Z">
                <w:pPr/>
              </w:pPrChange>
            </w:pPr>
          </w:p>
        </w:tc>
        <w:tc>
          <w:tcPr>
            <w:tcW w:w="3320" w:type="dxa"/>
            <w:tcBorders>
              <w:top w:val="nil"/>
              <w:left w:val="nil"/>
              <w:bottom w:val="nil"/>
              <w:right w:val="nil"/>
            </w:tcBorders>
            <w:shd w:val="clear" w:color="auto" w:fill="auto"/>
            <w:noWrap/>
            <w:vAlign w:val="bottom"/>
            <w:hideMark/>
            <w:tcPrChange w:id="8620" w:author="Stefanie Lane" w:date="2022-06-23T15:14:00Z">
              <w:tcPr>
                <w:tcW w:w="3320" w:type="dxa"/>
                <w:tcBorders>
                  <w:top w:val="nil"/>
                  <w:left w:val="nil"/>
                  <w:bottom w:val="nil"/>
                  <w:right w:val="nil"/>
                </w:tcBorders>
                <w:shd w:val="clear" w:color="auto" w:fill="auto"/>
                <w:noWrap/>
                <w:vAlign w:val="bottom"/>
                <w:hideMark/>
              </w:tcPr>
            </w:tcPrChange>
          </w:tcPr>
          <w:p w14:paraId="21DDAAD2" w14:textId="77777777" w:rsidR="00EB4CE1" w:rsidRPr="00EB4CE1" w:rsidRDefault="00EB4CE1" w:rsidP="00EB4CE1">
            <w:pPr>
              <w:spacing w:after="0" w:line="240" w:lineRule="auto"/>
              <w:rPr>
                <w:ins w:id="8621" w:author="Stefanie Lane" w:date="2022-06-23T15:12:00Z"/>
                <w:rFonts w:ascii="Calibri" w:eastAsia="Times New Roman" w:hAnsi="Calibri" w:cs="Calibri"/>
                <w:i/>
                <w:iCs/>
                <w:color w:val="000000"/>
                <w:rPrChange w:id="8622" w:author="Stefanie Lane" w:date="2022-06-23T15:12:00Z">
                  <w:rPr>
                    <w:ins w:id="8623" w:author="Stefanie Lane" w:date="2022-06-23T15:12:00Z"/>
                  </w:rPr>
                </w:rPrChange>
              </w:rPr>
              <w:pPrChange w:id="8624" w:author="Stefanie Lane" w:date="2022-06-23T15:12:00Z">
                <w:pPr/>
              </w:pPrChange>
            </w:pPr>
            <w:proofErr w:type="spellStart"/>
            <w:ins w:id="8625" w:author="Stefanie Lane" w:date="2022-06-23T15:12:00Z">
              <w:r w:rsidRPr="00EB4CE1">
                <w:rPr>
                  <w:rFonts w:ascii="Calibri" w:eastAsia="Times New Roman" w:hAnsi="Calibri" w:cs="Calibri"/>
                  <w:i/>
                  <w:iCs/>
                  <w:color w:val="000000"/>
                  <w:rPrChange w:id="8626" w:author="Stefanie Lane" w:date="2022-06-23T15:12:00Z">
                    <w:rPr/>
                  </w:rPrChange>
                </w:rPr>
                <w:t>Dulichium</w:t>
              </w:r>
              <w:proofErr w:type="spellEnd"/>
              <w:r w:rsidRPr="00EB4CE1">
                <w:rPr>
                  <w:rFonts w:ascii="Calibri" w:eastAsia="Times New Roman" w:hAnsi="Calibri" w:cs="Calibri"/>
                  <w:i/>
                  <w:iCs/>
                  <w:color w:val="000000"/>
                  <w:rPrChange w:id="8627" w:author="Stefanie Lane" w:date="2022-06-23T15:12:00Z">
                    <w:rPr/>
                  </w:rPrChange>
                </w:rPr>
                <w:t xml:space="preserve"> </w:t>
              </w:r>
              <w:proofErr w:type="spellStart"/>
              <w:r w:rsidRPr="00EB4CE1">
                <w:rPr>
                  <w:rFonts w:ascii="Calibri" w:eastAsia="Times New Roman" w:hAnsi="Calibri" w:cs="Calibri"/>
                  <w:i/>
                  <w:iCs/>
                  <w:color w:val="000000"/>
                  <w:rPrChange w:id="8628" w:author="Stefanie Lane" w:date="2022-06-23T15:12:00Z">
                    <w:rPr/>
                  </w:rPrChange>
                </w:rPr>
                <w:t>arundinaceum</w:t>
              </w:r>
              <w:proofErr w:type="spellEnd"/>
            </w:ins>
          </w:p>
        </w:tc>
        <w:tc>
          <w:tcPr>
            <w:tcW w:w="869" w:type="dxa"/>
            <w:tcBorders>
              <w:top w:val="nil"/>
              <w:left w:val="nil"/>
              <w:bottom w:val="nil"/>
              <w:right w:val="nil"/>
            </w:tcBorders>
            <w:shd w:val="clear" w:color="auto" w:fill="auto"/>
            <w:noWrap/>
            <w:vAlign w:val="bottom"/>
            <w:hideMark/>
            <w:tcPrChange w:id="8629" w:author="Stefanie Lane" w:date="2022-06-23T15:14:00Z">
              <w:tcPr>
                <w:tcW w:w="960" w:type="dxa"/>
                <w:tcBorders>
                  <w:top w:val="nil"/>
                  <w:left w:val="nil"/>
                  <w:bottom w:val="nil"/>
                  <w:right w:val="nil"/>
                </w:tcBorders>
                <w:shd w:val="clear" w:color="auto" w:fill="auto"/>
                <w:noWrap/>
                <w:vAlign w:val="bottom"/>
                <w:hideMark/>
              </w:tcPr>
            </w:tcPrChange>
          </w:tcPr>
          <w:p w14:paraId="4FEF0E48" w14:textId="77777777" w:rsidR="00EB4CE1" w:rsidRPr="00EB4CE1" w:rsidRDefault="00EB4CE1" w:rsidP="00EB4CE1">
            <w:pPr>
              <w:spacing w:after="0" w:line="240" w:lineRule="auto"/>
              <w:jc w:val="center"/>
              <w:rPr>
                <w:ins w:id="8630" w:author="Stefanie Lane" w:date="2022-06-23T15:12:00Z"/>
                <w:rFonts w:ascii="Calibri" w:eastAsia="Times New Roman" w:hAnsi="Calibri" w:cs="Calibri"/>
                <w:color w:val="000000"/>
                <w:rPrChange w:id="8631" w:author="Stefanie Lane" w:date="2022-06-23T15:12:00Z">
                  <w:rPr>
                    <w:ins w:id="8632" w:author="Stefanie Lane" w:date="2022-06-23T15:12:00Z"/>
                  </w:rPr>
                </w:rPrChange>
              </w:rPr>
              <w:pPrChange w:id="8633" w:author="Stefanie Lane" w:date="2022-06-23T15:12:00Z">
                <w:pPr>
                  <w:jc w:val="center"/>
                </w:pPr>
              </w:pPrChange>
            </w:pPr>
            <w:ins w:id="8634" w:author="Stefanie Lane" w:date="2022-06-23T15:12:00Z">
              <w:r w:rsidRPr="00EB4CE1">
                <w:rPr>
                  <w:rFonts w:ascii="Calibri" w:eastAsia="Times New Roman" w:hAnsi="Calibri" w:cs="Calibri"/>
                  <w:color w:val="000000"/>
                  <w:rPrChange w:id="8635" w:author="Stefanie Lane" w:date="2022-06-23T15:12:00Z">
                    <w:rPr/>
                  </w:rPrChange>
                </w:rPr>
                <w:t>0.07</w:t>
              </w:r>
            </w:ins>
          </w:p>
        </w:tc>
        <w:tc>
          <w:tcPr>
            <w:tcW w:w="990" w:type="dxa"/>
            <w:tcBorders>
              <w:top w:val="nil"/>
              <w:left w:val="nil"/>
              <w:bottom w:val="nil"/>
              <w:right w:val="nil"/>
            </w:tcBorders>
            <w:shd w:val="clear" w:color="auto" w:fill="auto"/>
            <w:noWrap/>
            <w:vAlign w:val="bottom"/>
            <w:hideMark/>
            <w:tcPrChange w:id="8636" w:author="Stefanie Lane" w:date="2022-06-23T15:14:00Z">
              <w:tcPr>
                <w:tcW w:w="960" w:type="dxa"/>
                <w:tcBorders>
                  <w:top w:val="nil"/>
                  <w:left w:val="nil"/>
                  <w:bottom w:val="nil"/>
                  <w:right w:val="nil"/>
                </w:tcBorders>
                <w:shd w:val="clear" w:color="auto" w:fill="auto"/>
                <w:noWrap/>
                <w:vAlign w:val="bottom"/>
                <w:hideMark/>
              </w:tcPr>
            </w:tcPrChange>
          </w:tcPr>
          <w:p w14:paraId="2103D1C0" w14:textId="77777777" w:rsidR="00EB4CE1" w:rsidRPr="00EB4CE1" w:rsidRDefault="00EB4CE1" w:rsidP="00EB4CE1">
            <w:pPr>
              <w:spacing w:after="0" w:line="240" w:lineRule="auto"/>
              <w:jc w:val="center"/>
              <w:rPr>
                <w:ins w:id="8637" w:author="Stefanie Lane" w:date="2022-06-23T15:12:00Z"/>
                <w:rFonts w:ascii="Calibri" w:eastAsia="Times New Roman" w:hAnsi="Calibri" w:cs="Calibri"/>
                <w:color w:val="000000"/>
                <w:rPrChange w:id="8638" w:author="Stefanie Lane" w:date="2022-06-23T15:12:00Z">
                  <w:rPr>
                    <w:ins w:id="8639" w:author="Stefanie Lane" w:date="2022-06-23T15:12:00Z"/>
                  </w:rPr>
                </w:rPrChange>
              </w:rPr>
              <w:pPrChange w:id="8640" w:author="Stefanie Lane" w:date="2022-06-23T15:12:00Z">
                <w:pPr>
                  <w:jc w:val="center"/>
                </w:pPr>
              </w:pPrChange>
            </w:pPr>
            <w:ins w:id="8641" w:author="Stefanie Lane" w:date="2022-06-23T15:12:00Z">
              <w:r w:rsidRPr="00EB4CE1">
                <w:rPr>
                  <w:rFonts w:ascii="Calibri" w:eastAsia="Times New Roman" w:hAnsi="Calibri" w:cs="Calibri"/>
                  <w:color w:val="000000"/>
                  <w:rPrChange w:id="8642"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8643" w:author="Stefanie Lane" w:date="2022-06-23T15:14:00Z">
              <w:tcPr>
                <w:tcW w:w="960" w:type="dxa"/>
                <w:tcBorders>
                  <w:top w:val="nil"/>
                  <w:left w:val="nil"/>
                  <w:bottom w:val="nil"/>
                  <w:right w:val="nil"/>
                </w:tcBorders>
                <w:shd w:val="clear" w:color="auto" w:fill="auto"/>
                <w:noWrap/>
                <w:vAlign w:val="bottom"/>
                <w:hideMark/>
              </w:tcPr>
            </w:tcPrChange>
          </w:tcPr>
          <w:p w14:paraId="2A927450" w14:textId="77777777" w:rsidR="00EB4CE1" w:rsidRPr="00EB4CE1" w:rsidRDefault="00EB4CE1" w:rsidP="00EB4CE1">
            <w:pPr>
              <w:spacing w:after="0" w:line="240" w:lineRule="auto"/>
              <w:jc w:val="center"/>
              <w:rPr>
                <w:ins w:id="8644" w:author="Stefanie Lane" w:date="2022-06-23T15:12:00Z"/>
                <w:rFonts w:ascii="Calibri" w:eastAsia="Times New Roman" w:hAnsi="Calibri" w:cs="Calibri"/>
                <w:color w:val="000000"/>
                <w:rPrChange w:id="8645" w:author="Stefanie Lane" w:date="2022-06-23T15:12:00Z">
                  <w:rPr>
                    <w:ins w:id="8646" w:author="Stefanie Lane" w:date="2022-06-23T15:12:00Z"/>
                  </w:rPr>
                </w:rPrChange>
              </w:rPr>
              <w:pPrChange w:id="8647" w:author="Stefanie Lane" w:date="2022-06-23T15:12:00Z">
                <w:pPr>
                  <w:jc w:val="center"/>
                </w:pPr>
              </w:pPrChange>
            </w:pPr>
            <w:ins w:id="8648" w:author="Stefanie Lane" w:date="2022-06-23T15:12:00Z">
              <w:r w:rsidRPr="00EB4CE1">
                <w:rPr>
                  <w:rFonts w:ascii="Calibri" w:eastAsia="Times New Roman" w:hAnsi="Calibri" w:cs="Calibri"/>
                  <w:color w:val="000000"/>
                  <w:rPrChange w:id="8649"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65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F84F86E" w14:textId="77777777" w:rsidR="00EB4CE1" w:rsidRPr="00EB4CE1" w:rsidRDefault="00EB4CE1" w:rsidP="00EB4CE1">
            <w:pPr>
              <w:spacing w:after="0" w:line="240" w:lineRule="auto"/>
              <w:jc w:val="center"/>
              <w:rPr>
                <w:ins w:id="8651" w:author="Stefanie Lane" w:date="2022-06-23T15:12:00Z"/>
                <w:rFonts w:ascii="Calibri" w:eastAsia="Times New Roman" w:hAnsi="Calibri" w:cs="Calibri"/>
                <w:color w:val="000000"/>
                <w:rPrChange w:id="8652" w:author="Stefanie Lane" w:date="2022-06-23T15:12:00Z">
                  <w:rPr>
                    <w:ins w:id="8653" w:author="Stefanie Lane" w:date="2022-06-23T15:12:00Z"/>
                  </w:rPr>
                </w:rPrChange>
              </w:rPr>
              <w:pPrChange w:id="8654" w:author="Stefanie Lane" w:date="2022-06-23T15:12:00Z">
                <w:pPr>
                  <w:jc w:val="center"/>
                </w:pPr>
              </w:pPrChange>
            </w:pPr>
            <w:ins w:id="8655" w:author="Stefanie Lane" w:date="2022-06-23T15:12:00Z">
              <w:r w:rsidRPr="00EB4CE1">
                <w:rPr>
                  <w:rFonts w:ascii="Calibri" w:eastAsia="Times New Roman" w:hAnsi="Calibri" w:cs="Calibri"/>
                  <w:color w:val="000000"/>
                  <w:rPrChange w:id="8656" w:author="Stefanie Lane" w:date="2022-06-23T15:12:00Z">
                    <w:rPr/>
                  </w:rPrChange>
                </w:rPr>
                <w:t>-100.0</w:t>
              </w:r>
            </w:ins>
          </w:p>
        </w:tc>
      </w:tr>
      <w:tr w:rsidR="00EB4CE1" w:rsidRPr="00EB4CE1" w14:paraId="677471B5" w14:textId="77777777" w:rsidTr="006F10B7">
        <w:trPr>
          <w:trHeight w:val="290"/>
          <w:ins w:id="8657" w:author="Stefanie Lane" w:date="2022-06-23T15:12:00Z"/>
          <w:trPrChange w:id="865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65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0BF70DA" w14:textId="77777777" w:rsidR="00EB4CE1" w:rsidRPr="00EB4CE1" w:rsidRDefault="00EB4CE1" w:rsidP="00EB4CE1">
            <w:pPr>
              <w:spacing w:after="0" w:line="240" w:lineRule="auto"/>
              <w:rPr>
                <w:ins w:id="8660" w:author="Stefanie Lane" w:date="2022-06-23T15:12:00Z"/>
                <w:rFonts w:ascii="Calibri" w:eastAsia="Times New Roman" w:hAnsi="Calibri" w:cs="Calibri"/>
                <w:color w:val="000000"/>
                <w:rPrChange w:id="8661" w:author="Stefanie Lane" w:date="2022-06-23T15:12:00Z">
                  <w:rPr>
                    <w:ins w:id="8662" w:author="Stefanie Lane" w:date="2022-06-23T15:12:00Z"/>
                  </w:rPr>
                </w:rPrChange>
              </w:rPr>
              <w:pPrChange w:id="866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66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59436B" w14:textId="77777777" w:rsidR="00EB4CE1" w:rsidRPr="00EB4CE1" w:rsidRDefault="00EB4CE1" w:rsidP="00EB4CE1">
            <w:pPr>
              <w:spacing w:after="0" w:line="240" w:lineRule="auto"/>
              <w:rPr>
                <w:ins w:id="8665" w:author="Stefanie Lane" w:date="2022-06-23T15:12:00Z"/>
                <w:rFonts w:ascii="Calibri" w:eastAsia="Times New Roman" w:hAnsi="Calibri" w:cs="Calibri"/>
                <w:color w:val="000000"/>
                <w:rPrChange w:id="8666" w:author="Stefanie Lane" w:date="2022-06-23T15:12:00Z">
                  <w:rPr>
                    <w:ins w:id="8667" w:author="Stefanie Lane" w:date="2022-06-23T15:12:00Z"/>
                  </w:rPr>
                </w:rPrChange>
              </w:rPr>
              <w:pPrChange w:id="866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66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A7C5330" w14:textId="77777777" w:rsidR="00EB4CE1" w:rsidRPr="00EB4CE1" w:rsidRDefault="00EB4CE1" w:rsidP="00EB4CE1">
            <w:pPr>
              <w:spacing w:after="0" w:line="240" w:lineRule="auto"/>
              <w:rPr>
                <w:ins w:id="8670" w:author="Stefanie Lane" w:date="2022-06-23T15:12:00Z"/>
                <w:rFonts w:ascii="Calibri" w:eastAsia="Times New Roman" w:hAnsi="Calibri" w:cs="Calibri"/>
                <w:i/>
                <w:iCs/>
                <w:color w:val="000000"/>
                <w:rPrChange w:id="8671" w:author="Stefanie Lane" w:date="2022-06-23T15:12:00Z">
                  <w:rPr>
                    <w:ins w:id="8672" w:author="Stefanie Lane" w:date="2022-06-23T15:12:00Z"/>
                  </w:rPr>
                </w:rPrChange>
              </w:rPr>
              <w:pPrChange w:id="8673" w:author="Stefanie Lane" w:date="2022-06-23T15:12:00Z">
                <w:pPr/>
              </w:pPrChange>
            </w:pPr>
            <w:ins w:id="8674" w:author="Stefanie Lane" w:date="2022-06-23T15:12:00Z">
              <w:r w:rsidRPr="00EB4CE1">
                <w:rPr>
                  <w:rFonts w:ascii="Calibri" w:eastAsia="Times New Roman" w:hAnsi="Calibri" w:cs="Calibri"/>
                  <w:i/>
                  <w:iCs/>
                  <w:color w:val="000000"/>
                  <w:rPrChange w:id="8675" w:author="Stefanie Lane" w:date="2022-06-23T15:12:00Z">
                    <w:rPr/>
                  </w:rPrChange>
                </w:rPr>
                <w:t>Eleocharis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867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E9020E4" w14:textId="77777777" w:rsidR="00EB4CE1" w:rsidRPr="00EB4CE1" w:rsidRDefault="00EB4CE1" w:rsidP="00EB4CE1">
            <w:pPr>
              <w:spacing w:after="0" w:line="240" w:lineRule="auto"/>
              <w:jc w:val="center"/>
              <w:rPr>
                <w:ins w:id="8677" w:author="Stefanie Lane" w:date="2022-06-23T15:12:00Z"/>
                <w:rFonts w:ascii="Calibri" w:eastAsia="Times New Roman" w:hAnsi="Calibri" w:cs="Calibri"/>
                <w:color w:val="000000"/>
                <w:rPrChange w:id="8678" w:author="Stefanie Lane" w:date="2022-06-23T15:12:00Z">
                  <w:rPr>
                    <w:ins w:id="8679" w:author="Stefanie Lane" w:date="2022-06-23T15:12:00Z"/>
                  </w:rPr>
                </w:rPrChange>
              </w:rPr>
              <w:pPrChange w:id="8680" w:author="Stefanie Lane" w:date="2022-06-23T15:12:00Z">
                <w:pPr>
                  <w:jc w:val="center"/>
                </w:pPr>
              </w:pPrChange>
            </w:pPr>
            <w:ins w:id="8681" w:author="Stefanie Lane" w:date="2022-06-23T15:12:00Z">
              <w:r w:rsidRPr="00EB4CE1">
                <w:rPr>
                  <w:rFonts w:ascii="Calibri" w:eastAsia="Times New Roman" w:hAnsi="Calibri" w:cs="Calibri"/>
                  <w:color w:val="000000"/>
                  <w:rPrChange w:id="8682" w:author="Stefanie Lane" w:date="2022-06-23T15:12:00Z">
                    <w:rPr/>
                  </w:rPrChange>
                </w:rPr>
                <w:t>0.97</w:t>
              </w:r>
            </w:ins>
          </w:p>
        </w:tc>
        <w:tc>
          <w:tcPr>
            <w:tcW w:w="990" w:type="dxa"/>
            <w:tcBorders>
              <w:top w:val="single" w:sz="4" w:space="0" w:color="auto"/>
              <w:left w:val="nil"/>
              <w:bottom w:val="single" w:sz="4" w:space="0" w:color="auto"/>
              <w:right w:val="nil"/>
            </w:tcBorders>
            <w:shd w:val="clear" w:color="auto" w:fill="auto"/>
            <w:noWrap/>
            <w:vAlign w:val="bottom"/>
            <w:hideMark/>
            <w:tcPrChange w:id="868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4ABD77" w14:textId="77777777" w:rsidR="00EB4CE1" w:rsidRPr="00EB4CE1" w:rsidRDefault="00EB4CE1" w:rsidP="00EB4CE1">
            <w:pPr>
              <w:spacing w:after="0" w:line="240" w:lineRule="auto"/>
              <w:jc w:val="center"/>
              <w:rPr>
                <w:ins w:id="8684" w:author="Stefanie Lane" w:date="2022-06-23T15:12:00Z"/>
                <w:rFonts w:ascii="Calibri" w:eastAsia="Times New Roman" w:hAnsi="Calibri" w:cs="Calibri"/>
                <w:color w:val="000000"/>
                <w:rPrChange w:id="8685" w:author="Stefanie Lane" w:date="2022-06-23T15:12:00Z">
                  <w:rPr>
                    <w:ins w:id="8686" w:author="Stefanie Lane" w:date="2022-06-23T15:12:00Z"/>
                  </w:rPr>
                </w:rPrChange>
              </w:rPr>
              <w:pPrChange w:id="8687" w:author="Stefanie Lane" w:date="2022-06-23T15:12:00Z">
                <w:pPr>
                  <w:jc w:val="center"/>
                </w:pPr>
              </w:pPrChange>
            </w:pPr>
            <w:ins w:id="8688" w:author="Stefanie Lane" w:date="2022-06-23T15:12:00Z">
              <w:r w:rsidRPr="00EB4CE1">
                <w:rPr>
                  <w:rFonts w:ascii="Calibri" w:eastAsia="Times New Roman" w:hAnsi="Calibri" w:cs="Calibri"/>
                  <w:color w:val="000000"/>
                  <w:rPrChange w:id="8689"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869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537B23" w14:textId="77777777" w:rsidR="00EB4CE1" w:rsidRPr="00EB4CE1" w:rsidRDefault="00EB4CE1" w:rsidP="00EB4CE1">
            <w:pPr>
              <w:spacing w:after="0" w:line="240" w:lineRule="auto"/>
              <w:jc w:val="center"/>
              <w:rPr>
                <w:ins w:id="8691" w:author="Stefanie Lane" w:date="2022-06-23T15:12:00Z"/>
                <w:rFonts w:ascii="Calibri" w:eastAsia="Times New Roman" w:hAnsi="Calibri" w:cs="Calibri"/>
                <w:color w:val="000000"/>
                <w:rPrChange w:id="8692" w:author="Stefanie Lane" w:date="2022-06-23T15:12:00Z">
                  <w:rPr>
                    <w:ins w:id="8693" w:author="Stefanie Lane" w:date="2022-06-23T15:12:00Z"/>
                  </w:rPr>
                </w:rPrChange>
              </w:rPr>
              <w:pPrChange w:id="8694" w:author="Stefanie Lane" w:date="2022-06-23T15:12:00Z">
                <w:pPr>
                  <w:jc w:val="center"/>
                </w:pPr>
              </w:pPrChange>
            </w:pPr>
            <w:ins w:id="8695" w:author="Stefanie Lane" w:date="2022-06-23T15:12:00Z">
              <w:r w:rsidRPr="00EB4CE1">
                <w:rPr>
                  <w:rFonts w:ascii="Calibri" w:eastAsia="Times New Roman" w:hAnsi="Calibri" w:cs="Calibri"/>
                  <w:color w:val="000000"/>
                  <w:rPrChange w:id="8696"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69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DA7BFC3" w14:textId="77777777" w:rsidR="00EB4CE1" w:rsidRPr="00EB4CE1" w:rsidRDefault="00EB4CE1" w:rsidP="00EB4CE1">
            <w:pPr>
              <w:spacing w:after="0" w:line="240" w:lineRule="auto"/>
              <w:jc w:val="center"/>
              <w:rPr>
                <w:ins w:id="8698" w:author="Stefanie Lane" w:date="2022-06-23T15:12:00Z"/>
                <w:rFonts w:ascii="Calibri" w:eastAsia="Times New Roman" w:hAnsi="Calibri" w:cs="Calibri"/>
                <w:color w:val="000000"/>
                <w:rPrChange w:id="8699" w:author="Stefanie Lane" w:date="2022-06-23T15:12:00Z">
                  <w:rPr>
                    <w:ins w:id="8700" w:author="Stefanie Lane" w:date="2022-06-23T15:12:00Z"/>
                  </w:rPr>
                </w:rPrChange>
              </w:rPr>
              <w:pPrChange w:id="8701" w:author="Stefanie Lane" w:date="2022-06-23T15:12:00Z">
                <w:pPr>
                  <w:jc w:val="center"/>
                </w:pPr>
              </w:pPrChange>
            </w:pPr>
            <w:ins w:id="8702" w:author="Stefanie Lane" w:date="2022-06-23T15:12:00Z">
              <w:r w:rsidRPr="00EB4CE1">
                <w:rPr>
                  <w:rFonts w:ascii="Calibri" w:eastAsia="Times New Roman" w:hAnsi="Calibri" w:cs="Calibri"/>
                  <w:color w:val="000000"/>
                  <w:rPrChange w:id="8703" w:author="Stefanie Lane" w:date="2022-06-23T15:12:00Z">
                    <w:rPr/>
                  </w:rPrChange>
                </w:rPr>
                <w:t>-100.0</w:t>
              </w:r>
            </w:ins>
          </w:p>
        </w:tc>
      </w:tr>
      <w:tr w:rsidR="00EB4CE1" w:rsidRPr="00EB4CE1" w14:paraId="201C6D76" w14:textId="77777777" w:rsidTr="006F10B7">
        <w:trPr>
          <w:trHeight w:val="290"/>
          <w:ins w:id="8704" w:author="Stefanie Lane" w:date="2022-06-23T15:12:00Z"/>
          <w:trPrChange w:id="870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70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3B0CBC" w14:textId="77777777" w:rsidR="00EB4CE1" w:rsidRPr="00EB4CE1" w:rsidRDefault="00EB4CE1" w:rsidP="00EB4CE1">
            <w:pPr>
              <w:spacing w:after="0" w:line="240" w:lineRule="auto"/>
              <w:rPr>
                <w:ins w:id="8707" w:author="Stefanie Lane" w:date="2022-06-23T15:12:00Z"/>
                <w:rFonts w:ascii="Calibri" w:eastAsia="Times New Roman" w:hAnsi="Calibri" w:cs="Calibri"/>
                <w:color w:val="000000"/>
                <w:rPrChange w:id="8708" w:author="Stefanie Lane" w:date="2022-06-23T15:12:00Z">
                  <w:rPr>
                    <w:ins w:id="8709" w:author="Stefanie Lane" w:date="2022-06-23T15:12:00Z"/>
                  </w:rPr>
                </w:rPrChange>
              </w:rPr>
              <w:pPrChange w:id="871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71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647C49" w14:textId="77777777" w:rsidR="00EB4CE1" w:rsidRPr="00EB4CE1" w:rsidRDefault="00EB4CE1" w:rsidP="00EB4CE1">
            <w:pPr>
              <w:spacing w:after="0" w:line="240" w:lineRule="auto"/>
              <w:rPr>
                <w:ins w:id="8712" w:author="Stefanie Lane" w:date="2022-06-23T15:12:00Z"/>
                <w:rFonts w:ascii="Calibri" w:eastAsia="Times New Roman" w:hAnsi="Calibri" w:cs="Calibri"/>
                <w:color w:val="000000"/>
                <w:rPrChange w:id="8713" w:author="Stefanie Lane" w:date="2022-06-23T15:12:00Z">
                  <w:rPr>
                    <w:ins w:id="8714" w:author="Stefanie Lane" w:date="2022-06-23T15:12:00Z"/>
                  </w:rPr>
                </w:rPrChange>
              </w:rPr>
              <w:pPrChange w:id="8715" w:author="Stefanie Lane" w:date="2022-06-23T15:12:00Z">
                <w:pPr/>
              </w:pPrChange>
            </w:pPr>
          </w:p>
        </w:tc>
        <w:tc>
          <w:tcPr>
            <w:tcW w:w="3320" w:type="dxa"/>
            <w:tcBorders>
              <w:top w:val="nil"/>
              <w:left w:val="nil"/>
              <w:bottom w:val="nil"/>
              <w:right w:val="nil"/>
            </w:tcBorders>
            <w:shd w:val="clear" w:color="auto" w:fill="auto"/>
            <w:noWrap/>
            <w:vAlign w:val="bottom"/>
            <w:hideMark/>
            <w:tcPrChange w:id="8716" w:author="Stefanie Lane" w:date="2022-06-23T15:14:00Z">
              <w:tcPr>
                <w:tcW w:w="3320" w:type="dxa"/>
                <w:tcBorders>
                  <w:top w:val="nil"/>
                  <w:left w:val="nil"/>
                  <w:bottom w:val="nil"/>
                  <w:right w:val="nil"/>
                </w:tcBorders>
                <w:shd w:val="clear" w:color="auto" w:fill="auto"/>
                <w:noWrap/>
                <w:vAlign w:val="bottom"/>
                <w:hideMark/>
              </w:tcPr>
            </w:tcPrChange>
          </w:tcPr>
          <w:p w14:paraId="4F00DD40" w14:textId="77777777" w:rsidR="00EB4CE1" w:rsidRPr="00EB4CE1" w:rsidRDefault="00EB4CE1" w:rsidP="00EB4CE1">
            <w:pPr>
              <w:spacing w:after="0" w:line="240" w:lineRule="auto"/>
              <w:rPr>
                <w:ins w:id="8717" w:author="Stefanie Lane" w:date="2022-06-23T15:12:00Z"/>
                <w:rFonts w:ascii="Calibri" w:eastAsia="Times New Roman" w:hAnsi="Calibri" w:cs="Calibri"/>
                <w:i/>
                <w:iCs/>
                <w:color w:val="000000"/>
                <w:rPrChange w:id="8718" w:author="Stefanie Lane" w:date="2022-06-23T15:12:00Z">
                  <w:rPr>
                    <w:ins w:id="8719" w:author="Stefanie Lane" w:date="2022-06-23T15:12:00Z"/>
                  </w:rPr>
                </w:rPrChange>
              </w:rPr>
              <w:pPrChange w:id="8720" w:author="Stefanie Lane" w:date="2022-06-23T15:12:00Z">
                <w:pPr/>
              </w:pPrChange>
            </w:pPr>
            <w:ins w:id="8721" w:author="Stefanie Lane" w:date="2022-06-23T15:12:00Z">
              <w:r w:rsidRPr="00EB4CE1">
                <w:rPr>
                  <w:rFonts w:ascii="Calibri" w:eastAsia="Times New Roman" w:hAnsi="Calibri" w:cs="Calibri"/>
                  <w:i/>
                  <w:iCs/>
                  <w:color w:val="000000"/>
                  <w:rPrChange w:id="8722" w:author="Stefanie Lane" w:date="2022-06-23T15:12:00Z">
                    <w:rPr/>
                  </w:rPrChange>
                </w:rPr>
                <w:t>Equisetum palustre</w:t>
              </w:r>
            </w:ins>
          </w:p>
        </w:tc>
        <w:tc>
          <w:tcPr>
            <w:tcW w:w="869" w:type="dxa"/>
            <w:tcBorders>
              <w:top w:val="nil"/>
              <w:left w:val="nil"/>
              <w:bottom w:val="nil"/>
              <w:right w:val="nil"/>
            </w:tcBorders>
            <w:shd w:val="clear" w:color="auto" w:fill="auto"/>
            <w:noWrap/>
            <w:vAlign w:val="bottom"/>
            <w:hideMark/>
            <w:tcPrChange w:id="8723" w:author="Stefanie Lane" w:date="2022-06-23T15:14:00Z">
              <w:tcPr>
                <w:tcW w:w="960" w:type="dxa"/>
                <w:tcBorders>
                  <w:top w:val="nil"/>
                  <w:left w:val="nil"/>
                  <w:bottom w:val="nil"/>
                  <w:right w:val="nil"/>
                </w:tcBorders>
                <w:shd w:val="clear" w:color="auto" w:fill="auto"/>
                <w:noWrap/>
                <w:vAlign w:val="bottom"/>
                <w:hideMark/>
              </w:tcPr>
            </w:tcPrChange>
          </w:tcPr>
          <w:p w14:paraId="6F34CD31" w14:textId="77777777" w:rsidR="00EB4CE1" w:rsidRPr="00EB4CE1" w:rsidRDefault="00EB4CE1" w:rsidP="00EB4CE1">
            <w:pPr>
              <w:spacing w:after="0" w:line="240" w:lineRule="auto"/>
              <w:jc w:val="center"/>
              <w:rPr>
                <w:ins w:id="8724" w:author="Stefanie Lane" w:date="2022-06-23T15:12:00Z"/>
                <w:rFonts w:ascii="Calibri" w:eastAsia="Times New Roman" w:hAnsi="Calibri" w:cs="Calibri"/>
                <w:color w:val="000000"/>
                <w:rPrChange w:id="8725" w:author="Stefanie Lane" w:date="2022-06-23T15:12:00Z">
                  <w:rPr>
                    <w:ins w:id="8726" w:author="Stefanie Lane" w:date="2022-06-23T15:12:00Z"/>
                  </w:rPr>
                </w:rPrChange>
              </w:rPr>
              <w:pPrChange w:id="8727" w:author="Stefanie Lane" w:date="2022-06-23T15:12:00Z">
                <w:pPr>
                  <w:jc w:val="center"/>
                </w:pPr>
              </w:pPrChange>
            </w:pPr>
            <w:ins w:id="8728" w:author="Stefanie Lane" w:date="2022-06-23T15:12:00Z">
              <w:r w:rsidRPr="00EB4CE1">
                <w:rPr>
                  <w:rFonts w:ascii="Calibri" w:eastAsia="Times New Roman" w:hAnsi="Calibri" w:cs="Calibri"/>
                  <w:color w:val="000000"/>
                  <w:rPrChange w:id="8729" w:author="Stefanie Lane" w:date="2022-06-23T15:12:00Z">
                    <w:rPr/>
                  </w:rPrChange>
                </w:rPr>
                <w:t>0.76</w:t>
              </w:r>
            </w:ins>
          </w:p>
        </w:tc>
        <w:tc>
          <w:tcPr>
            <w:tcW w:w="990" w:type="dxa"/>
            <w:tcBorders>
              <w:top w:val="nil"/>
              <w:left w:val="nil"/>
              <w:bottom w:val="nil"/>
              <w:right w:val="nil"/>
            </w:tcBorders>
            <w:shd w:val="clear" w:color="auto" w:fill="auto"/>
            <w:noWrap/>
            <w:vAlign w:val="bottom"/>
            <w:hideMark/>
            <w:tcPrChange w:id="8730" w:author="Stefanie Lane" w:date="2022-06-23T15:14:00Z">
              <w:tcPr>
                <w:tcW w:w="960" w:type="dxa"/>
                <w:tcBorders>
                  <w:top w:val="nil"/>
                  <w:left w:val="nil"/>
                  <w:bottom w:val="nil"/>
                  <w:right w:val="nil"/>
                </w:tcBorders>
                <w:shd w:val="clear" w:color="auto" w:fill="auto"/>
                <w:noWrap/>
                <w:vAlign w:val="bottom"/>
                <w:hideMark/>
              </w:tcPr>
            </w:tcPrChange>
          </w:tcPr>
          <w:p w14:paraId="57B0D50C" w14:textId="77777777" w:rsidR="00EB4CE1" w:rsidRPr="00EB4CE1" w:rsidRDefault="00EB4CE1" w:rsidP="00EB4CE1">
            <w:pPr>
              <w:spacing w:after="0" w:line="240" w:lineRule="auto"/>
              <w:jc w:val="center"/>
              <w:rPr>
                <w:ins w:id="8731" w:author="Stefanie Lane" w:date="2022-06-23T15:12:00Z"/>
                <w:rFonts w:ascii="Calibri" w:eastAsia="Times New Roman" w:hAnsi="Calibri" w:cs="Calibri"/>
                <w:color w:val="000000"/>
                <w:rPrChange w:id="8732" w:author="Stefanie Lane" w:date="2022-06-23T15:12:00Z">
                  <w:rPr>
                    <w:ins w:id="8733" w:author="Stefanie Lane" w:date="2022-06-23T15:12:00Z"/>
                  </w:rPr>
                </w:rPrChange>
              </w:rPr>
              <w:pPrChange w:id="8734" w:author="Stefanie Lane" w:date="2022-06-23T15:12:00Z">
                <w:pPr>
                  <w:jc w:val="center"/>
                </w:pPr>
              </w:pPrChange>
            </w:pPr>
            <w:ins w:id="8735" w:author="Stefanie Lane" w:date="2022-06-23T15:12:00Z">
              <w:r w:rsidRPr="00EB4CE1">
                <w:rPr>
                  <w:rFonts w:ascii="Calibri" w:eastAsia="Times New Roman" w:hAnsi="Calibri" w:cs="Calibri"/>
                  <w:color w:val="000000"/>
                  <w:rPrChange w:id="8736" w:author="Stefanie Lane" w:date="2022-06-23T15:12:00Z">
                    <w:rPr/>
                  </w:rPrChange>
                </w:rPr>
                <w:t>0.09</w:t>
              </w:r>
            </w:ins>
          </w:p>
        </w:tc>
        <w:tc>
          <w:tcPr>
            <w:tcW w:w="810" w:type="dxa"/>
            <w:tcBorders>
              <w:top w:val="nil"/>
              <w:left w:val="nil"/>
              <w:bottom w:val="nil"/>
              <w:right w:val="nil"/>
            </w:tcBorders>
            <w:shd w:val="clear" w:color="auto" w:fill="auto"/>
            <w:noWrap/>
            <w:vAlign w:val="bottom"/>
            <w:hideMark/>
            <w:tcPrChange w:id="8737" w:author="Stefanie Lane" w:date="2022-06-23T15:14:00Z">
              <w:tcPr>
                <w:tcW w:w="960" w:type="dxa"/>
                <w:tcBorders>
                  <w:top w:val="nil"/>
                  <w:left w:val="nil"/>
                  <w:bottom w:val="nil"/>
                  <w:right w:val="nil"/>
                </w:tcBorders>
                <w:shd w:val="clear" w:color="auto" w:fill="auto"/>
                <w:noWrap/>
                <w:vAlign w:val="bottom"/>
                <w:hideMark/>
              </w:tcPr>
            </w:tcPrChange>
          </w:tcPr>
          <w:p w14:paraId="35EA1E21" w14:textId="77777777" w:rsidR="00EB4CE1" w:rsidRPr="00EB4CE1" w:rsidRDefault="00EB4CE1" w:rsidP="00EB4CE1">
            <w:pPr>
              <w:spacing w:after="0" w:line="240" w:lineRule="auto"/>
              <w:jc w:val="center"/>
              <w:rPr>
                <w:ins w:id="8738" w:author="Stefanie Lane" w:date="2022-06-23T15:12:00Z"/>
                <w:rFonts w:ascii="Calibri" w:eastAsia="Times New Roman" w:hAnsi="Calibri" w:cs="Calibri"/>
                <w:color w:val="000000"/>
                <w:rPrChange w:id="8739" w:author="Stefanie Lane" w:date="2022-06-23T15:12:00Z">
                  <w:rPr>
                    <w:ins w:id="8740" w:author="Stefanie Lane" w:date="2022-06-23T15:12:00Z"/>
                  </w:rPr>
                </w:rPrChange>
              </w:rPr>
              <w:pPrChange w:id="8741" w:author="Stefanie Lane" w:date="2022-06-23T15:12:00Z">
                <w:pPr>
                  <w:jc w:val="center"/>
                </w:pPr>
              </w:pPrChange>
            </w:pPr>
            <w:ins w:id="8742" w:author="Stefanie Lane" w:date="2022-06-23T15:12:00Z">
              <w:r w:rsidRPr="00EB4CE1">
                <w:rPr>
                  <w:rFonts w:ascii="Calibri" w:eastAsia="Times New Roman" w:hAnsi="Calibri" w:cs="Calibri"/>
                  <w:color w:val="000000"/>
                  <w:rPrChange w:id="874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74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192999F" w14:textId="77777777" w:rsidR="00EB4CE1" w:rsidRPr="00EB4CE1" w:rsidRDefault="00EB4CE1" w:rsidP="00EB4CE1">
            <w:pPr>
              <w:spacing w:after="0" w:line="240" w:lineRule="auto"/>
              <w:jc w:val="center"/>
              <w:rPr>
                <w:ins w:id="8745" w:author="Stefanie Lane" w:date="2022-06-23T15:12:00Z"/>
                <w:rFonts w:ascii="Calibri" w:eastAsia="Times New Roman" w:hAnsi="Calibri" w:cs="Calibri"/>
                <w:color w:val="000000"/>
                <w:rPrChange w:id="8746" w:author="Stefanie Lane" w:date="2022-06-23T15:12:00Z">
                  <w:rPr>
                    <w:ins w:id="8747" w:author="Stefanie Lane" w:date="2022-06-23T15:12:00Z"/>
                  </w:rPr>
                </w:rPrChange>
              </w:rPr>
              <w:pPrChange w:id="8748" w:author="Stefanie Lane" w:date="2022-06-23T15:12:00Z">
                <w:pPr>
                  <w:jc w:val="center"/>
                </w:pPr>
              </w:pPrChange>
            </w:pPr>
            <w:ins w:id="8749" w:author="Stefanie Lane" w:date="2022-06-23T15:12:00Z">
              <w:r w:rsidRPr="00EB4CE1">
                <w:rPr>
                  <w:rFonts w:ascii="Calibri" w:eastAsia="Times New Roman" w:hAnsi="Calibri" w:cs="Calibri"/>
                  <w:color w:val="000000"/>
                  <w:rPrChange w:id="8750" w:author="Stefanie Lane" w:date="2022-06-23T15:12:00Z">
                    <w:rPr/>
                  </w:rPrChange>
                </w:rPr>
                <w:t>-100.0</w:t>
              </w:r>
            </w:ins>
          </w:p>
        </w:tc>
      </w:tr>
      <w:tr w:rsidR="00EB4CE1" w:rsidRPr="00EB4CE1" w14:paraId="0CE27D99" w14:textId="77777777" w:rsidTr="006F10B7">
        <w:trPr>
          <w:trHeight w:val="290"/>
          <w:ins w:id="8751" w:author="Stefanie Lane" w:date="2022-06-23T15:12:00Z"/>
          <w:trPrChange w:id="87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7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DA015B7" w14:textId="77777777" w:rsidR="00EB4CE1" w:rsidRPr="00EB4CE1" w:rsidRDefault="00EB4CE1" w:rsidP="00EB4CE1">
            <w:pPr>
              <w:spacing w:after="0" w:line="240" w:lineRule="auto"/>
              <w:rPr>
                <w:ins w:id="8754" w:author="Stefanie Lane" w:date="2022-06-23T15:12:00Z"/>
                <w:rFonts w:ascii="Calibri" w:eastAsia="Times New Roman" w:hAnsi="Calibri" w:cs="Calibri"/>
                <w:color w:val="000000"/>
                <w:rPrChange w:id="8755" w:author="Stefanie Lane" w:date="2022-06-23T15:12:00Z">
                  <w:rPr>
                    <w:ins w:id="8756" w:author="Stefanie Lane" w:date="2022-06-23T15:12:00Z"/>
                  </w:rPr>
                </w:rPrChange>
              </w:rPr>
              <w:pPrChange w:id="875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75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16E031F" w14:textId="77777777" w:rsidR="00EB4CE1" w:rsidRPr="00EB4CE1" w:rsidRDefault="00EB4CE1" w:rsidP="00EB4CE1">
            <w:pPr>
              <w:spacing w:after="0" w:line="240" w:lineRule="auto"/>
              <w:rPr>
                <w:ins w:id="8759" w:author="Stefanie Lane" w:date="2022-06-23T15:12:00Z"/>
                <w:rFonts w:ascii="Calibri" w:eastAsia="Times New Roman" w:hAnsi="Calibri" w:cs="Calibri"/>
                <w:color w:val="000000"/>
                <w:rPrChange w:id="8760" w:author="Stefanie Lane" w:date="2022-06-23T15:12:00Z">
                  <w:rPr>
                    <w:ins w:id="8761" w:author="Stefanie Lane" w:date="2022-06-23T15:12:00Z"/>
                  </w:rPr>
                </w:rPrChange>
              </w:rPr>
              <w:pPrChange w:id="876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76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47A76A1" w14:textId="77777777" w:rsidR="00EB4CE1" w:rsidRPr="00EB4CE1" w:rsidRDefault="00EB4CE1" w:rsidP="00EB4CE1">
            <w:pPr>
              <w:spacing w:after="0" w:line="240" w:lineRule="auto"/>
              <w:rPr>
                <w:ins w:id="8764" w:author="Stefanie Lane" w:date="2022-06-23T15:12:00Z"/>
                <w:rFonts w:ascii="Calibri" w:eastAsia="Times New Roman" w:hAnsi="Calibri" w:cs="Calibri"/>
                <w:i/>
                <w:iCs/>
                <w:color w:val="000000"/>
                <w:rPrChange w:id="8765" w:author="Stefanie Lane" w:date="2022-06-23T15:12:00Z">
                  <w:rPr>
                    <w:ins w:id="8766" w:author="Stefanie Lane" w:date="2022-06-23T15:12:00Z"/>
                  </w:rPr>
                </w:rPrChange>
              </w:rPr>
              <w:pPrChange w:id="8767" w:author="Stefanie Lane" w:date="2022-06-23T15:12:00Z">
                <w:pPr/>
              </w:pPrChange>
            </w:pPr>
            <w:ins w:id="8768" w:author="Stefanie Lane" w:date="2022-06-23T15:12:00Z">
              <w:r w:rsidRPr="00EB4CE1">
                <w:rPr>
                  <w:rFonts w:ascii="Calibri" w:eastAsia="Times New Roman" w:hAnsi="Calibri" w:cs="Calibri"/>
                  <w:i/>
                  <w:iCs/>
                  <w:color w:val="000000"/>
                  <w:rPrChange w:id="8769" w:author="Stefanie Lane" w:date="2022-06-23T15:12: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Change w:id="87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925EB70" w14:textId="77777777" w:rsidR="00EB4CE1" w:rsidRPr="00EB4CE1" w:rsidRDefault="00EB4CE1" w:rsidP="00EB4CE1">
            <w:pPr>
              <w:spacing w:after="0" w:line="240" w:lineRule="auto"/>
              <w:jc w:val="center"/>
              <w:rPr>
                <w:ins w:id="8771" w:author="Stefanie Lane" w:date="2022-06-23T15:12:00Z"/>
                <w:rFonts w:ascii="Calibri" w:eastAsia="Times New Roman" w:hAnsi="Calibri" w:cs="Calibri"/>
                <w:color w:val="000000"/>
                <w:rPrChange w:id="8772" w:author="Stefanie Lane" w:date="2022-06-23T15:12:00Z">
                  <w:rPr>
                    <w:ins w:id="8773" w:author="Stefanie Lane" w:date="2022-06-23T15:12:00Z"/>
                  </w:rPr>
                </w:rPrChange>
              </w:rPr>
              <w:pPrChange w:id="8774" w:author="Stefanie Lane" w:date="2022-06-23T15:12:00Z">
                <w:pPr>
                  <w:jc w:val="center"/>
                </w:pPr>
              </w:pPrChange>
            </w:pPr>
            <w:ins w:id="8775" w:author="Stefanie Lane" w:date="2022-06-23T15:12:00Z">
              <w:r w:rsidRPr="00EB4CE1">
                <w:rPr>
                  <w:rFonts w:ascii="Calibri" w:eastAsia="Times New Roman" w:hAnsi="Calibri" w:cs="Calibri"/>
                  <w:color w:val="000000"/>
                  <w:rPrChange w:id="8776"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87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EC5EABF" w14:textId="77777777" w:rsidR="00EB4CE1" w:rsidRPr="00EB4CE1" w:rsidRDefault="00EB4CE1" w:rsidP="00EB4CE1">
            <w:pPr>
              <w:spacing w:after="0" w:line="240" w:lineRule="auto"/>
              <w:jc w:val="center"/>
              <w:rPr>
                <w:ins w:id="8778" w:author="Stefanie Lane" w:date="2022-06-23T15:12:00Z"/>
                <w:rFonts w:ascii="Calibri" w:eastAsia="Times New Roman" w:hAnsi="Calibri" w:cs="Calibri"/>
                <w:color w:val="000000"/>
                <w:rPrChange w:id="8779" w:author="Stefanie Lane" w:date="2022-06-23T15:12:00Z">
                  <w:rPr>
                    <w:ins w:id="8780" w:author="Stefanie Lane" w:date="2022-06-23T15:12:00Z"/>
                  </w:rPr>
                </w:rPrChange>
              </w:rPr>
              <w:pPrChange w:id="8781" w:author="Stefanie Lane" w:date="2022-06-23T15:12:00Z">
                <w:pPr>
                  <w:jc w:val="center"/>
                </w:pPr>
              </w:pPrChange>
            </w:pPr>
            <w:ins w:id="8782" w:author="Stefanie Lane" w:date="2022-06-23T15:12:00Z">
              <w:r w:rsidRPr="00EB4CE1">
                <w:rPr>
                  <w:rFonts w:ascii="Calibri" w:eastAsia="Times New Roman" w:hAnsi="Calibri" w:cs="Calibri"/>
                  <w:color w:val="000000"/>
                  <w:rPrChange w:id="878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87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9CB9107" w14:textId="77777777" w:rsidR="00EB4CE1" w:rsidRPr="00EB4CE1" w:rsidRDefault="00EB4CE1" w:rsidP="00EB4CE1">
            <w:pPr>
              <w:spacing w:after="0" w:line="240" w:lineRule="auto"/>
              <w:jc w:val="center"/>
              <w:rPr>
                <w:ins w:id="8785" w:author="Stefanie Lane" w:date="2022-06-23T15:12:00Z"/>
                <w:rFonts w:ascii="Calibri" w:eastAsia="Times New Roman" w:hAnsi="Calibri" w:cs="Calibri"/>
                <w:color w:val="000000"/>
                <w:rPrChange w:id="8786" w:author="Stefanie Lane" w:date="2022-06-23T15:12:00Z">
                  <w:rPr>
                    <w:ins w:id="8787" w:author="Stefanie Lane" w:date="2022-06-23T15:12:00Z"/>
                  </w:rPr>
                </w:rPrChange>
              </w:rPr>
              <w:pPrChange w:id="8788" w:author="Stefanie Lane" w:date="2022-06-23T15:12:00Z">
                <w:pPr>
                  <w:jc w:val="center"/>
                </w:pPr>
              </w:pPrChange>
            </w:pPr>
            <w:ins w:id="8789" w:author="Stefanie Lane" w:date="2022-06-23T15:12:00Z">
              <w:r w:rsidRPr="00EB4CE1">
                <w:rPr>
                  <w:rFonts w:ascii="Calibri" w:eastAsia="Times New Roman" w:hAnsi="Calibri" w:cs="Calibri"/>
                  <w:color w:val="000000"/>
                  <w:rPrChange w:id="879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79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187AC1C" w14:textId="77777777" w:rsidR="00EB4CE1" w:rsidRPr="00EB4CE1" w:rsidRDefault="00EB4CE1" w:rsidP="00EB4CE1">
            <w:pPr>
              <w:spacing w:after="0" w:line="240" w:lineRule="auto"/>
              <w:jc w:val="center"/>
              <w:rPr>
                <w:ins w:id="8792" w:author="Stefanie Lane" w:date="2022-06-23T15:12:00Z"/>
                <w:rFonts w:ascii="Calibri" w:eastAsia="Times New Roman" w:hAnsi="Calibri" w:cs="Calibri"/>
                <w:color w:val="000000"/>
                <w:rPrChange w:id="8793" w:author="Stefanie Lane" w:date="2022-06-23T15:12:00Z">
                  <w:rPr>
                    <w:ins w:id="8794" w:author="Stefanie Lane" w:date="2022-06-23T15:12:00Z"/>
                  </w:rPr>
                </w:rPrChange>
              </w:rPr>
              <w:pPrChange w:id="8795" w:author="Stefanie Lane" w:date="2022-06-23T15:12:00Z">
                <w:pPr>
                  <w:jc w:val="center"/>
                </w:pPr>
              </w:pPrChange>
            </w:pPr>
            <w:ins w:id="8796" w:author="Stefanie Lane" w:date="2022-06-23T15:12:00Z">
              <w:r w:rsidRPr="00EB4CE1">
                <w:rPr>
                  <w:rFonts w:ascii="Calibri" w:eastAsia="Times New Roman" w:hAnsi="Calibri" w:cs="Calibri"/>
                  <w:color w:val="000000"/>
                  <w:rPrChange w:id="8797" w:author="Stefanie Lane" w:date="2022-06-23T15:12:00Z">
                    <w:rPr/>
                  </w:rPrChange>
                </w:rPr>
                <w:t>-100.0</w:t>
              </w:r>
            </w:ins>
          </w:p>
        </w:tc>
      </w:tr>
      <w:tr w:rsidR="00EB4CE1" w:rsidRPr="00EB4CE1" w14:paraId="05257A4F" w14:textId="77777777" w:rsidTr="006F10B7">
        <w:trPr>
          <w:trHeight w:val="290"/>
          <w:ins w:id="8798" w:author="Stefanie Lane" w:date="2022-06-23T15:12:00Z"/>
          <w:trPrChange w:id="879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80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7F91EBC" w14:textId="77777777" w:rsidR="00EB4CE1" w:rsidRPr="00EB4CE1" w:rsidRDefault="00EB4CE1" w:rsidP="00EB4CE1">
            <w:pPr>
              <w:spacing w:after="0" w:line="240" w:lineRule="auto"/>
              <w:rPr>
                <w:ins w:id="8801" w:author="Stefanie Lane" w:date="2022-06-23T15:12:00Z"/>
                <w:rFonts w:ascii="Calibri" w:eastAsia="Times New Roman" w:hAnsi="Calibri" w:cs="Calibri"/>
                <w:color w:val="000000"/>
                <w:rPrChange w:id="8802" w:author="Stefanie Lane" w:date="2022-06-23T15:12:00Z">
                  <w:rPr>
                    <w:ins w:id="8803" w:author="Stefanie Lane" w:date="2022-06-23T15:12:00Z"/>
                  </w:rPr>
                </w:rPrChange>
              </w:rPr>
              <w:pPrChange w:id="880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80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B1D0F6D" w14:textId="77777777" w:rsidR="00EB4CE1" w:rsidRPr="00EB4CE1" w:rsidRDefault="00EB4CE1" w:rsidP="00EB4CE1">
            <w:pPr>
              <w:spacing w:after="0" w:line="240" w:lineRule="auto"/>
              <w:rPr>
                <w:ins w:id="8806" w:author="Stefanie Lane" w:date="2022-06-23T15:12:00Z"/>
                <w:rFonts w:ascii="Calibri" w:eastAsia="Times New Roman" w:hAnsi="Calibri" w:cs="Calibri"/>
                <w:color w:val="000000"/>
                <w:rPrChange w:id="8807" w:author="Stefanie Lane" w:date="2022-06-23T15:12:00Z">
                  <w:rPr>
                    <w:ins w:id="8808" w:author="Stefanie Lane" w:date="2022-06-23T15:12:00Z"/>
                  </w:rPr>
                </w:rPrChange>
              </w:rPr>
              <w:pPrChange w:id="8809" w:author="Stefanie Lane" w:date="2022-06-23T15:12:00Z">
                <w:pPr/>
              </w:pPrChange>
            </w:pPr>
          </w:p>
        </w:tc>
        <w:tc>
          <w:tcPr>
            <w:tcW w:w="3320" w:type="dxa"/>
            <w:tcBorders>
              <w:top w:val="nil"/>
              <w:left w:val="nil"/>
              <w:bottom w:val="nil"/>
              <w:right w:val="nil"/>
            </w:tcBorders>
            <w:shd w:val="clear" w:color="auto" w:fill="auto"/>
            <w:noWrap/>
            <w:vAlign w:val="bottom"/>
            <w:hideMark/>
            <w:tcPrChange w:id="8810" w:author="Stefanie Lane" w:date="2022-06-23T15:14:00Z">
              <w:tcPr>
                <w:tcW w:w="3320" w:type="dxa"/>
                <w:tcBorders>
                  <w:top w:val="nil"/>
                  <w:left w:val="nil"/>
                  <w:bottom w:val="nil"/>
                  <w:right w:val="nil"/>
                </w:tcBorders>
                <w:shd w:val="clear" w:color="auto" w:fill="auto"/>
                <w:noWrap/>
                <w:vAlign w:val="bottom"/>
                <w:hideMark/>
              </w:tcPr>
            </w:tcPrChange>
          </w:tcPr>
          <w:p w14:paraId="04E5AF7A" w14:textId="77777777" w:rsidR="00EB4CE1" w:rsidRPr="00EB4CE1" w:rsidRDefault="00EB4CE1" w:rsidP="00EB4CE1">
            <w:pPr>
              <w:spacing w:after="0" w:line="240" w:lineRule="auto"/>
              <w:rPr>
                <w:ins w:id="8811" w:author="Stefanie Lane" w:date="2022-06-23T15:12:00Z"/>
                <w:rFonts w:ascii="Calibri" w:eastAsia="Times New Roman" w:hAnsi="Calibri" w:cs="Calibri"/>
                <w:i/>
                <w:iCs/>
                <w:color w:val="000000"/>
                <w:rPrChange w:id="8812" w:author="Stefanie Lane" w:date="2022-06-23T15:12:00Z">
                  <w:rPr>
                    <w:ins w:id="8813" w:author="Stefanie Lane" w:date="2022-06-23T15:12:00Z"/>
                  </w:rPr>
                </w:rPrChange>
              </w:rPr>
              <w:pPrChange w:id="8814" w:author="Stefanie Lane" w:date="2022-06-23T15:12:00Z">
                <w:pPr/>
              </w:pPrChange>
            </w:pPr>
            <w:ins w:id="8815" w:author="Stefanie Lane" w:date="2022-06-23T15:12:00Z">
              <w:r w:rsidRPr="00EB4CE1">
                <w:rPr>
                  <w:rFonts w:ascii="Calibri" w:eastAsia="Times New Roman" w:hAnsi="Calibri" w:cs="Calibri"/>
                  <w:i/>
                  <w:iCs/>
                  <w:color w:val="000000"/>
                  <w:rPrChange w:id="8816" w:author="Stefanie Lane" w:date="2022-06-23T15:12:00Z">
                    <w:rPr/>
                  </w:rPrChange>
                </w:rPr>
                <w:t xml:space="preserve">Hypericum </w:t>
              </w:r>
              <w:proofErr w:type="spellStart"/>
              <w:r w:rsidRPr="00EB4CE1">
                <w:rPr>
                  <w:rFonts w:ascii="Calibri" w:eastAsia="Times New Roman" w:hAnsi="Calibri" w:cs="Calibri"/>
                  <w:i/>
                  <w:iCs/>
                  <w:color w:val="000000"/>
                  <w:rPrChange w:id="8817" w:author="Stefanie Lane" w:date="2022-06-23T15:12:00Z">
                    <w:rPr/>
                  </w:rPrChange>
                </w:rPr>
                <w:t>formosum</w:t>
              </w:r>
              <w:proofErr w:type="spellEnd"/>
            </w:ins>
          </w:p>
        </w:tc>
        <w:tc>
          <w:tcPr>
            <w:tcW w:w="869" w:type="dxa"/>
            <w:tcBorders>
              <w:top w:val="nil"/>
              <w:left w:val="nil"/>
              <w:bottom w:val="nil"/>
              <w:right w:val="nil"/>
            </w:tcBorders>
            <w:shd w:val="clear" w:color="auto" w:fill="auto"/>
            <w:noWrap/>
            <w:vAlign w:val="bottom"/>
            <w:hideMark/>
            <w:tcPrChange w:id="8818" w:author="Stefanie Lane" w:date="2022-06-23T15:14:00Z">
              <w:tcPr>
                <w:tcW w:w="960" w:type="dxa"/>
                <w:tcBorders>
                  <w:top w:val="nil"/>
                  <w:left w:val="nil"/>
                  <w:bottom w:val="nil"/>
                  <w:right w:val="nil"/>
                </w:tcBorders>
                <w:shd w:val="clear" w:color="auto" w:fill="auto"/>
                <w:noWrap/>
                <w:vAlign w:val="bottom"/>
                <w:hideMark/>
              </w:tcPr>
            </w:tcPrChange>
          </w:tcPr>
          <w:p w14:paraId="7A899DDA" w14:textId="77777777" w:rsidR="00EB4CE1" w:rsidRPr="00EB4CE1" w:rsidRDefault="00EB4CE1" w:rsidP="00EB4CE1">
            <w:pPr>
              <w:spacing w:after="0" w:line="240" w:lineRule="auto"/>
              <w:jc w:val="center"/>
              <w:rPr>
                <w:ins w:id="8819" w:author="Stefanie Lane" w:date="2022-06-23T15:12:00Z"/>
                <w:rFonts w:ascii="Calibri" w:eastAsia="Times New Roman" w:hAnsi="Calibri" w:cs="Calibri"/>
                <w:color w:val="000000"/>
                <w:rPrChange w:id="8820" w:author="Stefanie Lane" w:date="2022-06-23T15:12:00Z">
                  <w:rPr>
                    <w:ins w:id="8821" w:author="Stefanie Lane" w:date="2022-06-23T15:12:00Z"/>
                  </w:rPr>
                </w:rPrChange>
              </w:rPr>
              <w:pPrChange w:id="8822" w:author="Stefanie Lane" w:date="2022-06-23T15:12:00Z">
                <w:pPr>
                  <w:jc w:val="center"/>
                </w:pPr>
              </w:pPrChange>
            </w:pPr>
            <w:ins w:id="8823" w:author="Stefanie Lane" w:date="2022-06-23T15:12:00Z">
              <w:r w:rsidRPr="00EB4CE1">
                <w:rPr>
                  <w:rFonts w:ascii="Calibri" w:eastAsia="Times New Roman" w:hAnsi="Calibri" w:cs="Calibri"/>
                  <w:color w:val="000000"/>
                  <w:rPrChange w:id="8824" w:author="Stefanie Lane" w:date="2022-06-23T15:12:00Z">
                    <w:rPr/>
                  </w:rPrChange>
                </w:rPr>
                <w:t>0.10</w:t>
              </w:r>
            </w:ins>
          </w:p>
        </w:tc>
        <w:tc>
          <w:tcPr>
            <w:tcW w:w="990" w:type="dxa"/>
            <w:tcBorders>
              <w:top w:val="nil"/>
              <w:left w:val="nil"/>
              <w:bottom w:val="nil"/>
              <w:right w:val="nil"/>
            </w:tcBorders>
            <w:shd w:val="clear" w:color="auto" w:fill="auto"/>
            <w:noWrap/>
            <w:vAlign w:val="bottom"/>
            <w:hideMark/>
            <w:tcPrChange w:id="8825" w:author="Stefanie Lane" w:date="2022-06-23T15:14:00Z">
              <w:tcPr>
                <w:tcW w:w="960" w:type="dxa"/>
                <w:tcBorders>
                  <w:top w:val="nil"/>
                  <w:left w:val="nil"/>
                  <w:bottom w:val="nil"/>
                  <w:right w:val="nil"/>
                </w:tcBorders>
                <w:shd w:val="clear" w:color="auto" w:fill="auto"/>
                <w:noWrap/>
                <w:vAlign w:val="bottom"/>
                <w:hideMark/>
              </w:tcPr>
            </w:tcPrChange>
          </w:tcPr>
          <w:p w14:paraId="0C79BFCA" w14:textId="77777777" w:rsidR="00EB4CE1" w:rsidRPr="00EB4CE1" w:rsidRDefault="00EB4CE1" w:rsidP="00EB4CE1">
            <w:pPr>
              <w:spacing w:after="0" w:line="240" w:lineRule="auto"/>
              <w:jc w:val="center"/>
              <w:rPr>
                <w:ins w:id="8826" w:author="Stefanie Lane" w:date="2022-06-23T15:12:00Z"/>
                <w:rFonts w:ascii="Calibri" w:eastAsia="Times New Roman" w:hAnsi="Calibri" w:cs="Calibri"/>
                <w:color w:val="000000"/>
                <w:rPrChange w:id="8827" w:author="Stefanie Lane" w:date="2022-06-23T15:12:00Z">
                  <w:rPr>
                    <w:ins w:id="8828" w:author="Stefanie Lane" w:date="2022-06-23T15:12:00Z"/>
                  </w:rPr>
                </w:rPrChange>
              </w:rPr>
              <w:pPrChange w:id="8829" w:author="Stefanie Lane" w:date="2022-06-23T15:12:00Z">
                <w:pPr>
                  <w:jc w:val="center"/>
                </w:pPr>
              </w:pPrChange>
            </w:pPr>
            <w:ins w:id="8830" w:author="Stefanie Lane" w:date="2022-06-23T15:12:00Z">
              <w:r w:rsidRPr="00EB4CE1">
                <w:rPr>
                  <w:rFonts w:ascii="Calibri" w:eastAsia="Times New Roman" w:hAnsi="Calibri" w:cs="Calibri"/>
                  <w:color w:val="000000"/>
                  <w:rPrChange w:id="8831"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8832" w:author="Stefanie Lane" w:date="2022-06-23T15:14:00Z">
              <w:tcPr>
                <w:tcW w:w="960" w:type="dxa"/>
                <w:tcBorders>
                  <w:top w:val="nil"/>
                  <w:left w:val="nil"/>
                  <w:bottom w:val="nil"/>
                  <w:right w:val="nil"/>
                </w:tcBorders>
                <w:shd w:val="clear" w:color="auto" w:fill="auto"/>
                <w:noWrap/>
                <w:vAlign w:val="bottom"/>
                <w:hideMark/>
              </w:tcPr>
            </w:tcPrChange>
          </w:tcPr>
          <w:p w14:paraId="35BF6B25" w14:textId="77777777" w:rsidR="00EB4CE1" w:rsidRPr="00EB4CE1" w:rsidRDefault="00EB4CE1" w:rsidP="00EB4CE1">
            <w:pPr>
              <w:spacing w:after="0" w:line="240" w:lineRule="auto"/>
              <w:jc w:val="center"/>
              <w:rPr>
                <w:ins w:id="8833" w:author="Stefanie Lane" w:date="2022-06-23T15:12:00Z"/>
                <w:rFonts w:ascii="Calibri" w:eastAsia="Times New Roman" w:hAnsi="Calibri" w:cs="Calibri"/>
                <w:color w:val="000000"/>
                <w:rPrChange w:id="8834" w:author="Stefanie Lane" w:date="2022-06-23T15:12:00Z">
                  <w:rPr>
                    <w:ins w:id="8835" w:author="Stefanie Lane" w:date="2022-06-23T15:12:00Z"/>
                  </w:rPr>
                </w:rPrChange>
              </w:rPr>
              <w:pPrChange w:id="8836" w:author="Stefanie Lane" w:date="2022-06-23T15:12:00Z">
                <w:pPr>
                  <w:jc w:val="center"/>
                </w:pPr>
              </w:pPrChange>
            </w:pPr>
            <w:ins w:id="8837" w:author="Stefanie Lane" w:date="2022-06-23T15:12:00Z">
              <w:r w:rsidRPr="00EB4CE1">
                <w:rPr>
                  <w:rFonts w:ascii="Calibri" w:eastAsia="Times New Roman" w:hAnsi="Calibri" w:cs="Calibri"/>
                  <w:color w:val="000000"/>
                  <w:rPrChange w:id="8838"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83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B7E3E37" w14:textId="77777777" w:rsidR="00EB4CE1" w:rsidRPr="00EB4CE1" w:rsidRDefault="00EB4CE1" w:rsidP="00EB4CE1">
            <w:pPr>
              <w:spacing w:after="0" w:line="240" w:lineRule="auto"/>
              <w:jc w:val="center"/>
              <w:rPr>
                <w:ins w:id="8840" w:author="Stefanie Lane" w:date="2022-06-23T15:12:00Z"/>
                <w:rFonts w:ascii="Calibri" w:eastAsia="Times New Roman" w:hAnsi="Calibri" w:cs="Calibri"/>
                <w:color w:val="000000"/>
                <w:rPrChange w:id="8841" w:author="Stefanie Lane" w:date="2022-06-23T15:12:00Z">
                  <w:rPr>
                    <w:ins w:id="8842" w:author="Stefanie Lane" w:date="2022-06-23T15:12:00Z"/>
                  </w:rPr>
                </w:rPrChange>
              </w:rPr>
              <w:pPrChange w:id="8843" w:author="Stefanie Lane" w:date="2022-06-23T15:12:00Z">
                <w:pPr>
                  <w:jc w:val="center"/>
                </w:pPr>
              </w:pPrChange>
            </w:pPr>
            <w:ins w:id="8844" w:author="Stefanie Lane" w:date="2022-06-23T15:12:00Z">
              <w:r w:rsidRPr="00EB4CE1">
                <w:rPr>
                  <w:rFonts w:ascii="Calibri" w:eastAsia="Times New Roman" w:hAnsi="Calibri" w:cs="Calibri"/>
                  <w:color w:val="000000"/>
                  <w:rPrChange w:id="8845" w:author="Stefanie Lane" w:date="2022-06-23T15:12:00Z">
                    <w:rPr/>
                  </w:rPrChange>
                </w:rPr>
                <w:t>-100.0</w:t>
              </w:r>
            </w:ins>
          </w:p>
        </w:tc>
      </w:tr>
      <w:tr w:rsidR="00EB4CE1" w:rsidRPr="00EB4CE1" w14:paraId="17DCB954" w14:textId="77777777" w:rsidTr="006F10B7">
        <w:trPr>
          <w:trHeight w:val="290"/>
          <w:ins w:id="8846" w:author="Stefanie Lane" w:date="2022-06-23T15:12:00Z"/>
          <w:trPrChange w:id="884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84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D1D044" w14:textId="77777777" w:rsidR="00EB4CE1" w:rsidRPr="00EB4CE1" w:rsidRDefault="00EB4CE1" w:rsidP="00EB4CE1">
            <w:pPr>
              <w:spacing w:after="0" w:line="240" w:lineRule="auto"/>
              <w:rPr>
                <w:ins w:id="8849" w:author="Stefanie Lane" w:date="2022-06-23T15:12:00Z"/>
                <w:rFonts w:ascii="Calibri" w:eastAsia="Times New Roman" w:hAnsi="Calibri" w:cs="Calibri"/>
                <w:color w:val="000000"/>
                <w:rPrChange w:id="8850" w:author="Stefanie Lane" w:date="2022-06-23T15:12:00Z">
                  <w:rPr>
                    <w:ins w:id="8851" w:author="Stefanie Lane" w:date="2022-06-23T15:12:00Z"/>
                  </w:rPr>
                </w:rPrChange>
              </w:rPr>
              <w:pPrChange w:id="885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85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12F7095" w14:textId="77777777" w:rsidR="00EB4CE1" w:rsidRPr="00EB4CE1" w:rsidRDefault="00EB4CE1" w:rsidP="00EB4CE1">
            <w:pPr>
              <w:spacing w:after="0" w:line="240" w:lineRule="auto"/>
              <w:rPr>
                <w:ins w:id="8854" w:author="Stefanie Lane" w:date="2022-06-23T15:12:00Z"/>
                <w:rFonts w:ascii="Calibri" w:eastAsia="Times New Roman" w:hAnsi="Calibri" w:cs="Calibri"/>
                <w:color w:val="000000"/>
                <w:rPrChange w:id="8855" w:author="Stefanie Lane" w:date="2022-06-23T15:12:00Z">
                  <w:rPr>
                    <w:ins w:id="8856" w:author="Stefanie Lane" w:date="2022-06-23T15:12:00Z"/>
                  </w:rPr>
                </w:rPrChange>
              </w:rPr>
              <w:pPrChange w:id="885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85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3FEE098" w14:textId="77777777" w:rsidR="00EB4CE1" w:rsidRPr="00EB4CE1" w:rsidRDefault="00EB4CE1" w:rsidP="00EB4CE1">
            <w:pPr>
              <w:spacing w:after="0" w:line="240" w:lineRule="auto"/>
              <w:rPr>
                <w:ins w:id="8859" w:author="Stefanie Lane" w:date="2022-06-23T15:12:00Z"/>
                <w:rFonts w:ascii="Calibri" w:eastAsia="Times New Roman" w:hAnsi="Calibri" w:cs="Calibri"/>
                <w:i/>
                <w:iCs/>
                <w:color w:val="000000"/>
                <w:rPrChange w:id="8860" w:author="Stefanie Lane" w:date="2022-06-23T15:12:00Z">
                  <w:rPr>
                    <w:ins w:id="8861" w:author="Stefanie Lane" w:date="2022-06-23T15:12:00Z"/>
                  </w:rPr>
                </w:rPrChange>
              </w:rPr>
              <w:pPrChange w:id="8862" w:author="Stefanie Lane" w:date="2022-06-23T15:12:00Z">
                <w:pPr/>
              </w:pPrChange>
            </w:pPr>
            <w:ins w:id="8863" w:author="Stefanie Lane" w:date="2022-06-23T15:12:00Z">
              <w:r w:rsidRPr="00EB4CE1">
                <w:rPr>
                  <w:rFonts w:ascii="Calibri" w:eastAsia="Times New Roman" w:hAnsi="Calibri" w:cs="Calibri"/>
                  <w:i/>
                  <w:iCs/>
                  <w:color w:val="000000"/>
                  <w:rPrChange w:id="8864" w:author="Stefanie Lane" w:date="2022-06-23T15:12: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Change w:id="886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3FAE03E" w14:textId="77777777" w:rsidR="00EB4CE1" w:rsidRPr="00EB4CE1" w:rsidRDefault="00EB4CE1" w:rsidP="00EB4CE1">
            <w:pPr>
              <w:spacing w:after="0" w:line="240" w:lineRule="auto"/>
              <w:jc w:val="center"/>
              <w:rPr>
                <w:ins w:id="8866" w:author="Stefanie Lane" w:date="2022-06-23T15:12:00Z"/>
                <w:rFonts w:ascii="Calibri" w:eastAsia="Times New Roman" w:hAnsi="Calibri" w:cs="Calibri"/>
                <w:color w:val="000000"/>
                <w:rPrChange w:id="8867" w:author="Stefanie Lane" w:date="2022-06-23T15:12:00Z">
                  <w:rPr>
                    <w:ins w:id="8868" w:author="Stefanie Lane" w:date="2022-06-23T15:12:00Z"/>
                  </w:rPr>
                </w:rPrChange>
              </w:rPr>
              <w:pPrChange w:id="8869" w:author="Stefanie Lane" w:date="2022-06-23T15:12:00Z">
                <w:pPr>
                  <w:jc w:val="center"/>
                </w:pPr>
              </w:pPrChange>
            </w:pPr>
            <w:ins w:id="8870" w:author="Stefanie Lane" w:date="2022-06-23T15:12:00Z">
              <w:r w:rsidRPr="00EB4CE1">
                <w:rPr>
                  <w:rFonts w:ascii="Calibri" w:eastAsia="Times New Roman" w:hAnsi="Calibri" w:cs="Calibri"/>
                  <w:color w:val="000000"/>
                  <w:rPrChange w:id="8871" w:author="Stefanie Lane" w:date="2022-06-23T15:12:00Z">
                    <w:rPr/>
                  </w:rPrChange>
                </w:rPr>
                <w:t>0.52</w:t>
              </w:r>
            </w:ins>
          </w:p>
        </w:tc>
        <w:tc>
          <w:tcPr>
            <w:tcW w:w="990" w:type="dxa"/>
            <w:tcBorders>
              <w:top w:val="single" w:sz="4" w:space="0" w:color="auto"/>
              <w:left w:val="nil"/>
              <w:bottom w:val="single" w:sz="4" w:space="0" w:color="auto"/>
              <w:right w:val="nil"/>
            </w:tcBorders>
            <w:shd w:val="clear" w:color="auto" w:fill="auto"/>
            <w:noWrap/>
            <w:vAlign w:val="bottom"/>
            <w:hideMark/>
            <w:tcPrChange w:id="887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A7966C4" w14:textId="77777777" w:rsidR="00EB4CE1" w:rsidRPr="00EB4CE1" w:rsidRDefault="00EB4CE1" w:rsidP="00EB4CE1">
            <w:pPr>
              <w:spacing w:after="0" w:line="240" w:lineRule="auto"/>
              <w:jc w:val="center"/>
              <w:rPr>
                <w:ins w:id="8873" w:author="Stefanie Lane" w:date="2022-06-23T15:12:00Z"/>
                <w:rFonts w:ascii="Calibri" w:eastAsia="Times New Roman" w:hAnsi="Calibri" w:cs="Calibri"/>
                <w:color w:val="000000"/>
                <w:rPrChange w:id="8874" w:author="Stefanie Lane" w:date="2022-06-23T15:12:00Z">
                  <w:rPr>
                    <w:ins w:id="8875" w:author="Stefanie Lane" w:date="2022-06-23T15:12:00Z"/>
                  </w:rPr>
                </w:rPrChange>
              </w:rPr>
              <w:pPrChange w:id="8876" w:author="Stefanie Lane" w:date="2022-06-23T15:12:00Z">
                <w:pPr>
                  <w:jc w:val="center"/>
                </w:pPr>
              </w:pPrChange>
            </w:pPr>
            <w:ins w:id="8877" w:author="Stefanie Lane" w:date="2022-06-23T15:12:00Z">
              <w:r w:rsidRPr="00EB4CE1">
                <w:rPr>
                  <w:rFonts w:ascii="Calibri" w:eastAsia="Times New Roman" w:hAnsi="Calibri" w:cs="Calibri"/>
                  <w:color w:val="000000"/>
                  <w:rPrChange w:id="8878" w:author="Stefanie Lane" w:date="2022-06-23T15:12: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Change w:id="88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68488B" w14:textId="77777777" w:rsidR="00EB4CE1" w:rsidRPr="00EB4CE1" w:rsidRDefault="00EB4CE1" w:rsidP="00EB4CE1">
            <w:pPr>
              <w:spacing w:after="0" w:line="240" w:lineRule="auto"/>
              <w:jc w:val="center"/>
              <w:rPr>
                <w:ins w:id="8880" w:author="Stefanie Lane" w:date="2022-06-23T15:12:00Z"/>
                <w:rFonts w:ascii="Calibri" w:eastAsia="Times New Roman" w:hAnsi="Calibri" w:cs="Calibri"/>
                <w:color w:val="000000"/>
                <w:rPrChange w:id="8881" w:author="Stefanie Lane" w:date="2022-06-23T15:12:00Z">
                  <w:rPr>
                    <w:ins w:id="8882" w:author="Stefanie Lane" w:date="2022-06-23T15:12:00Z"/>
                  </w:rPr>
                </w:rPrChange>
              </w:rPr>
              <w:pPrChange w:id="8883" w:author="Stefanie Lane" w:date="2022-06-23T15:12:00Z">
                <w:pPr>
                  <w:jc w:val="center"/>
                </w:pPr>
              </w:pPrChange>
            </w:pPr>
            <w:ins w:id="8884" w:author="Stefanie Lane" w:date="2022-06-23T15:12:00Z">
              <w:r w:rsidRPr="00EB4CE1">
                <w:rPr>
                  <w:rFonts w:ascii="Calibri" w:eastAsia="Times New Roman" w:hAnsi="Calibri" w:cs="Calibri"/>
                  <w:color w:val="000000"/>
                  <w:rPrChange w:id="888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88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1B3C014" w14:textId="77777777" w:rsidR="00EB4CE1" w:rsidRPr="00EB4CE1" w:rsidRDefault="00EB4CE1" w:rsidP="00EB4CE1">
            <w:pPr>
              <w:spacing w:after="0" w:line="240" w:lineRule="auto"/>
              <w:jc w:val="center"/>
              <w:rPr>
                <w:ins w:id="8887" w:author="Stefanie Lane" w:date="2022-06-23T15:12:00Z"/>
                <w:rFonts w:ascii="Calibri" w:eastAsia="Times New Roman" w:hAnsi="Calibri" w:cs="Calibri"/>
                <w:color w:val="000000"/>
                <w:rPrChange w:id="8888" w:author="Stefanie Lane" w:date="2022-06-23T15:12:00Z">
                  <w:rPr>
                    <w:ins w:id="8889" w:author="Stefanie Lane" w:date="2022-06-23T15:12:00Z"/>
                  </w:rPr>
                </w:rPrChange>
              </w:rPr>
              <w:pPrChange w:id="8890" w:author="Stefanie Lane" w:date="2022-06-23T15:12:00Z">
                <w:pPr>
                  <w:jc w:val="center"/>
                </w:pPr>
              </w:pPrChange>
            </w:pPr>
            <w:ins w:id="8891" w:author="Stefanie Lane" w:date="2022-06-23T15:12:00Z">
              <w:r w:rsidRPr="00EB4CE1">
                <w:rPr>
                  <w:rFonts w:ascii="Calibri" w:eastAsia="Times New Roman" w:hAnsi="Calibri" w:cs="Calibri"/>
                  <w:color w:val="000000"/>
                  <w:rPrChange w:id="8892" w:author="Stefanie Lane" w:date="2022-06-23T15:12:00Z">
                    <w:rPr/>
                  </w:rPrChange>
                </w:rPr>
                <w:t>-100.0</w:t>
              </w:r>
            </w:ins>
          </w:p>
        </w:tc>
      </w:tr>
      <w:tr w:rsidR="00EB4CE1" w:rsidRPr="00EB4CE1" w14:paraId="4E136EC4" w14:textId="77777777" w:rsidTr="006F10B7">
        <w:trPr>
          <w:trHeight w:val="290"/>
          <w:ins w:id="8893" w:author="Stefanie Lane" w:date="2022-06-23T15:12:00Z"/>
          <w:trPrChange w:id="88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8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BE7AF3" w14:textId="77777777" w:rsidR="00EB4CE1" w:rsidRPr="00EB4CE1" w:rsidRDefault="00EB4CE1" w:rsidP="00EB4CE1">
            <w:pPr>
              <w:spacing w:after="0" w:line="240" w:lineRule="auto"/>
              <w:rPr>
                <w:ins w:id="8896" w:author="Stefanie Lane" w:date="2022-06-23T15:12:00Z"/>
                <w:rFonts w:ascii="Calibri" w:eastAsia="Times New Roman" w:hAnsi="Calibri" w:cs="Calibri"/>
                <w:color w:val="000000"/>
                <w:rPrChange w:id="8897" w:author="Stefanie Lane" w:date="2022-06-23T15:12:00Z">
                  <w:rPr>
                    <w:ins w:id="8898" w:author="Stefanie Lane" w:date="2022-06-23T15:12:00Z"/>
                  </w:rPr>
                </w:rPrChange>
              </w:rPr>
              <w:pPrChange w:id="889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90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B7F6EED" w14:textId="77777777" w:rsidR="00EB4CE1" w:rsidRPr="00EB4CE1" w:rsidRDefault="00EB4CE1" w:rsidP="00EB4CE1">
            <w:pPr>
              <w:spacing w:after="0" w:line="240" w:lineRule="auto"/>
              <w:rPr>
                <w:ins w:id="8901" w:author="Stefanie Lane" w:date="2022-06-23T15:12:00Z"/>
                <w:rFonts w:ascii="Calibri" w:eastAsia="Times New Roman" w:hAnsi="Calibri" w:cs="Calibri"/>
                <w:color w:val="000000"/>
                <w:rPrChange w:id="8902" w:author="Stefanie Lane" w:date="2022-06-23T15:12:00Z">
                  <w:rPr>
                    <w:ins w:id="8903" w:author="Stefanie Lane" w:date="2022-06-23T15:12:00Z"/>
                  </w:rPr>
                </w:rPrChange>
              </w:rPr>
              <w:pPrChange w:id="8904" w:author="Stefanie Lane" w:date="2022-06-23T15:12:00Z">
                <w:pPr/>
              </w:pPrChange>
            </w:pPr>
          </w:p>
        </w:tc>
        <w:tc>
          <w:tcPr>
            <w:tcW w:w="3320" w:type="dxa"/>
            <w:tcBorders>
              <w:top w:val="nil"/>
              <w:left w:val="nil"/>
              <w:bottom w:val="nil"/>
              <w:right w:val="nil"/>
            </w:tcBorders>
            <w:shd w:val="clear" w:color="auto" w:fill="auto"/>
            <w:noWrap/>
            <w:vAlign w:val="bottom"/>
            <w:hideMark/>
            <w:tcPrChange w:id="8905" w:author="Stefanie Lane" w:date="2022-06-23T15:14:00Z">
              <w:tcPr>
                <w:tcW w:w="3320" w:type="dxa"/>
                <w:tcBorders>
                  <w:top w:val="nil"/>
                  <w:left w:val="nil"/>
                  <w:bottom w:val="nil"/>
                  <w:right w:val="nil"/>
                </w:tcBorders>
                <w:shd w:val="clear" w:color="auto" w:fill="auto"/>
                <w:noWrap/>
                <w:vAlign w:val="bottom"/>
                <w:hideMark/>
              </w:tcPr>
            </w:tcPrChange>
          </w:tcPr>
          <w:p w14:paraId="12CF7236" w14:textId="77777777" w:rsidR="00EB4CE1" w:rsidRPr="00EB4CE1" w:rsidRDefault="00EB4CE1" w:rsidP="00EB4CE1">
            <w:pPr>
              <w:spacing w:after="0" w:line="240" w:lineRule="auto"/>
              <w:rPr>
                <w:ins w:id="8906" w:author="Stefanie Lane" w:date="2022-06-23T15:12:00Z"/>
                <w:rFonts w:ascii="Calibri" w:eastAsia="Times New Roman" w:hAnsi="Calibri" w:cs="Calibri"/>
                <w:i/>
                <w:iCs/>
                <w:color w:val="000000"/>
                <w:rPrChange w:id="8907" w:author="Stefanie Lane" w:date="2022-06-23T15:12:00Z">
                  <w:rPr>
                    <w:ins w:id="8908" w:author="Stefanie Lane" w:date="2022-06-23T15:12:00Z"/>
                  </w:rPr>
                </w:rPrChange>
              </w:rPr>
              <w:pPrChange w:id="8909" w:author="Stefanie Lane" w:date="2022-06-23T15:12:00Z">
                <w:pPr/>
              </w:pPrChange>
            </w:pPr>
            <w:proofErr w:type="spellStart"/>
            <w:ins w:id="8910" w:author="Stefanie Lane" w:date="2022-06-23T15:12:00Z">
              <w:r w:rsidRPr="00EB4CE1">
                <w:rPr>
                  <w:rFonts w:ascii="Calibri" w:eastAsia="Times New Roman" w:hAnsi="Calibri" w:cs="Calibri"/>
                  <w:i/>
                  <w:iCs/>
                  <w:color w:val="000000"/>
                  <w:rPrChange w:id="8911" w:author="Stefanie Lane" w:date="2022-06-23T15:12:00Z">
                    <w:rPr/>
                  </w:rPrChange>
                </w:rPr>
                <w:t>Leersia</w:t>
              </w:r>
              <w:proofErr w:type="spellEnd"/>
              <w:r w:rsidRPr="00EB4CE1">
                <w:rPr>
                  <w:rFonts w:ascii="Calibri" w:eastAsia="Times New Roman" w:hAnsi="Calibri" w:cs="Calibri"/>
                  <w:i/>
                  <w:iCs/>
                  <w:color w:val="000000"/>
                  <w:rPrChange w:id="8912" w:author="Stefanie Lane" w:date="2022-06-23T15:12:00Z">
                    <w:rPr/>
                  </w:rPrChange>
                </w:rPr>
                <w:t xml:space="preserve"> </w:t>
              </w:r>
              <w:proofErr w:type="spellStart"/>
              <w:r w:rsidRPr="00EB4CE1">
                <w:rPr>
                  <w:rFonts w:ascii="Calibri" w:eastAsia="Times New Roman" w:hAnsi="Calibri" w:cs="Calibri"/>
                  <w:i/>
                  <w:iCs/>
                  <w:color w:val="000000"/>
                  <w:rPrChange w:id="8913" w:author="Stefanie Lane" w:date="2022-06-23T15:12:00Z">
                    <w:rPr/>
                  </w:rPrChange>
                </w:rPr>
                <w:t>oryzoides</w:t>
              </w:r>
              <w:proofErr w:type="spellEnd"/>
            </w:ins>
          </w:p>
        </w:tc>
        <w:tc>
          <w:tcPr>
            <w:tcW w:w="869" w:type="dxa"/>
            <w:tcBorders>
              <w:top w:val="nil"/>
              <w:left w:val="nil"/>
              <w:bottom w:val="nil"/>
              <w:right w:val="nil"/>
            </w:tcBorders>
            <w:shd w:val="clear" w:color="auto" w:fill="auto"/>
            <w:noWrap/>
            <w:vAlign w:val="bottom"/>
            <w:hideMark/>
            <w:tcPrChange w:id="8914" w:author="Stefanie Lane" w:date="2022-06-23T15:14:00Z">
              <w:tcPr>
                <w:tcW w:w="960" w:type="dxa"/>
                <w:tcBorders>
                  <w:top w:val="nil"/>
                  <w:left w:val="nil"/>
                  <w:bottom w:val="nil"/>
                  <w:right w:val="nil"/>
                </w:tcBorders>
                <w:shd w:val="clear" w:color="auto" w:fill="auto"/>
                <w:noWrap/>
                <w:vAlign w:val="bottom"/>
                <w:hideMark/>
              </w:tcPr>
            </w:tcPrChange>
          </w:tcPr>
          <w:p w14:paraId="3B5D3BB0" w14:textId="77777777" w:rsidR="00EB4CE1" w:rsidRPr="00EB4CE1" w:rsidRDefault="00EB4CE1" w:rsidP="00EB4CE1">
            <w:pPr>
              <w:spacing w:after="0" w:line="240" w:lineRule="auto"/>
              <w:jc w:val="center"/>
              <w:rPr>
                <w:ins w:id="8915" w:author="Stefanie Lane" w:date="2022-06-23T15:12:00Z"/>
                <w:rFonts w:ascii="Calibri" w:eastAsia="Times New Roman" w:hAnsi="Calibri" w:cs="Calibri"/>
                <w:color w:val="000000"/>
                <w:rPrChange w:id="8916" w:author="Stefanie Lane" w:date="2022-06-23T15:12:00Z">
                  <w:rPr>
                    <w:ins w:id="8917" w:author="Stefanie Lane" w:date="2022-06-23T15:12:00Z"/>
                  </w:rPr>
                </w:rPrChange>
              </w:rPr>
              <w:pPrChange w:id="8918" w:author="Stefanie Lane" w:date="2022-06-23T15:12:00Z">
                <w:pPr>
                  <w:jc w:val="center"/>
                </w:pPr>
              </w:pPrChange>
            </w:pPr>
            <w:ins w:id="8919" w:author="Stefanie Lane" w:date="2022-06-23T15:12:00Z">
              <w:r w:rsidRPr="00EB4CE1">
                <w:rPr>
                  <w:rFonts w:ascii="Calibri" w:eastAsia="Times New Roman" w:hAnsi="Calibri" w:cs="Calibri"/>
                  <w:color w:val="000000"/>
                  <w:rPrChange w:id="8920" w:author="Stefanie Lane" w:date="2022-06-23T15:12:00Z">
                    <w:rPr/>
                  </w:rPrChange>
                </w:rPr>
                <w:t>0.14</w:t>
              </w:r>
            </w:ins>
          </w:p>
        </w:tc>
        <w:tc>
          <w:tcPr>
            <w:tcW w:w="990" w:type="dxa"/>
            <w:tcBorders>
              <w:top w:val="nil"/>
              <w:left w:val="nil"/>
              <w:bottom w:val="nil"/>
              <w:right w:val="nil"/>
            </w:tcBorders>
            <w:shd w:val="clear" w:color="auto" w:fill="auto"/>
            <w:noWrap/>
            <w:vAlign w:val="bottom"/>
            <w:hideMark/>
            <w:tcPrChange w:id="8921" w:author="Stefanie Lane" w:date="2022-06-23T15:14:00Z">
              <w:tcPr>
                <w:tcW w:w="960" w:type="dxa"/>
                <w:tcBorders>
                  <w:top w:val="nil"/>
                  <w:left w:val="nil"/>
                  <w:bottom w:val="nil"/>
                  <w:right w:val="nil"/>
                </w:tcBorders>
                <w:shd w:val="clear" w:color="auto" w:fill="auto"/>
                <w:noWrap/>
                <w:vAlign w:val="bottom"/>
                <w:hideMark/>
              </w:tcPr>
            </w:tcPrChange>
          </w:tcPr>
          <w:p w14:paraId="02C7A004" w14:textId="77777777" w:rsidR="00EB4CE1" w:rsidRPr="00EB4CE1" w:rsidRDefault="00EB4CE1" w:rsidP="00EB4CE1">
            <w:pPr>
              <w:spacing w:after="0" w:line="240" w:lineRule="auto"/>
              <w:jc w:val="center"/>
              <w:rPr>
                <w:ins w:id="8922" w:author="Stefanie Lane" w:date="2022-06-23T15:12:00Z"/>
                <w:rFonts w:ascii="Calibri" w:eastAsia="Times New Roman" w:hAnsi="Calibri" w:cs="Calibri"/>
                <w:color w:val="000000"/>
                <w:rPrChange w:id="8923" w:author="Stefanie Lane" w:date="2022-06-23T15:12:00Z">
                  <w:rPr>
                    <w:ins w:id="8924" w:author="Stefanie Lane" w:date="2022-06-23T15:12:00Z"/>
                  </w:rPr>
                </w:rPrChange>
              </w:rPr>
              <w:pPrChange w:id="8925" w:author="Stefanie Lane" w:date="2022-06-23T15:12:00Z">
                <w:pPr>
                  <w:jc w:val="center"/>
                </w:pPr>
              </w:pPrChange>
            </w:pPr>
            <w:ins w:id="8926" w:author="Stefanie Lane" w:date="2022-06-23T15:12:00Z">
              <w:r w:rsidRPr="00EB4CE1">
                <w:rPr>
                  <w:rFonts w:ascii="Calibri" w:eastAsia="Times New Roman" w:hAnsi="Calibri" w:cs="Calibri"/>
                  <w:color w:val="000000"/>
                  <w:rPrChange w:id="8927" w:author="Stefanie Lane" w:date="2022-06-23T15:12:00Z">
                    <w:rPr/>
                  </w:rPrChange>
                </w:rPr>
                <w:t>0.24</w:t>
              </w:r>
            </w:ins>
          </w:p>
        </w:tc>
        <w:tc>
          <w:tcPr>
            <w:tcW w:w="810" w:type="dxa"/>
            <w:tcBorders>
              <w:top w:val="nil"/>
              <w:left w:val="nil"/>
              <w:bottom w:val="nil"/>
              <w:right w:val="nil"/>
            </w:tcBorders>
            <w:shd w:val="clear" w:color="auto" w:fill="auto"/>
            <w:noWrap/>
            <w:vAlign w:val="bottom"/>
            <w:hideMark/>
            <w:tcPrChange w:id="8928" w:author="Stefanie Lane" w:date="2022-06-23T15:14:00Z">
              <w:tcPr>
                <w:tcW w:w="960" w:type="dxa"/>
                <w:tcBorders>
                  <w:top w:val="nil"/>
                  <w:left w:val="nil"/>
                  <w:bottom w:val="nil"/>
                  <w:right w:val="nil"/>
                </w:tcBorders>
                <w:shd w:val="clear" w:color="auto" w:fill="auto"/>
                <w:noWrap/>
                <w:vAlign w:val="bottom"/>
                <w:hideMark/>
              </w:tcPr>
            </w:tcPrChange>
          </w:tcPr>
          <w:p w14:paraId="3F525B19" w14:textId="77777777" w:rsidR="00EB4CE1" w:rsidRPr="00EB4CE1" w:rsidRDefault="00EB4CE1" w:rsidP="00EB4CE1">
            <w:pPr>
              <w:spacing w:after="0" w:line="240" w:lineRule="auto"/>
              <w:jc w:val="center"/>
              <w:rPr>
                <w:ins w:id="8929" w:author="Stefanie Lane" w:date="2022-06-23T15:12:00Z"/>
                <w:rFonts w:ascii="Calibri" w:eastAsia="Times New Roman" w:hAnsi="Calibri" w:cs="Calibri"/>
                <w:color w:val="000000"/>
                <w:rPrChange w:id="8930" w:author="Stefanie Lane" w:date="2022-06-23T15:12:00Z">
                  <w:rPr>
                    <w:ins w:id="8931" w:author="Stefanie Lane" w:date="2022-06-23T15:12:00Z"/>
                  </w:rPr>
                </w:rPrChange>
              </w:rPr>
              <w:pPrChange w:id="8932" w:author="Stefanie Lane" w:date="2022-06-23T15:12:00Z">
                <w:pPr>
                  <w:jc w:val="center"/>
                </w:pPr>
              </w:pPrChange>
            </w:pPr>
            <w:ins w:id="8933" w:author="Stefanie Lane" w:date="2022-06-23T15:12:00Z">
              <w:r w:rsidRPr="00EB4CE1">
                <w:rPr>
                  <w:rFonts w:ascii="Calibri" w:eastAsia="Times New Roman" w:hAnsi="Calibri" w:cs="Calibri"/>
                  <w:color w:val="000000"/>
                  <w:rPrChange w:id="8934"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893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57D96EA" w14:textId="77777777" w:rsidR="00EB4CE1" w:rsidRPr="00EB4CE1" w:rsidRDefault="00EB4CE1" w:rsidP="00EB4CE1">
            <w:pPr>
              <w:spacing w:after="0" w:line="240" w:lineRule="auto"/>
              <w:jc w:val="center"/>
              <w:rPr>
                <w:ins w:id="8936" w:author="Stefanie Lane" w:date="2022-06-23T15:12:00Z"/>
                <w:rFonts w:ascii="Calibri" w:eastAsia="Times New Roman" w:hAnsi="Calibri" w:cs="Calibri"/>
                <w:color w:val="000000"/>
                <w:rPrChange w:id="8937" w:author="Stefanie Lane" w:date="2022-06-23T15:12:00Z">
                  <w:rPr>
                    <w:ins w:id="8938" w:author="Stefanie Lane" w:date="2022-06-23T15:12:00Z"/>
                  </w:rPr>
                </w:rPrChange>
              </w:rPr>
              <w:pPrChange w:id="8939" w:author="Stefanie Lane" w:date="2022-06-23T15:12:00Z">
                <w:pPr>
                  <w:jc w:val="center"/>
                </w:pPr>
              </w:pPrChange>
            </w:pPr>
            <w:ins w:id="8940" w:author="Stefanie Lane" w:date="2022-06-23T15:12:00Z">
              <w:r w:rsidRPr="00EB4CE1">
                <w:rPr>
                  <w:rFonts w:ascii="Calibri" w:eastAsia="Times New Roman" w:hAnsi="Calibri" w:cs="Calibri"/>
                  <w:color w:val="000000"/>
                  <w:rPrChange w:id="8941" w:author="Stefanie Lane" w:date="2022-06-23T15:12:00Z">
                    <w:rPr/>
                  </w:rPrChange>
                </w:rPr>
                <w:t>-100.0</w:t>
              </w:r>
            </w:ins>
          </w:p>
        </w:tc>
      </w:tr>
      <w:tr w:rsidR="00EB4CE1" w:rsidRPr="00EB4CE1" w14:paraId="2E738E4C" w14:textId="77777777" w:rsidTr="006F10B7">
        <w:trPr>
          <w:trHeight w:val="290"/>
          <w:ins w:id="8942" w:author="Stefanie Lane" w:date="2022-06-23T15:12:00Z"/>
          <w:trPrChange w:id="894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94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A8D3449" w14:textId="77777777" w:rsidR="00EB4CE1" w:rsidRPr="00EB4CE1" w:rsidRDefault="00EB4CE1" w:rsidP="00EB4CE1">
            <w:pPr>
              <w:spacing w:after="0" w:line="240" w:lineRule="auto"/>
              <w:rPr>
                <w:ins w:id="8945" w:author="Stefanie Lane" w:date="2022-06-23T15:12:00Z"/>
                <w:rFonts w:ascii="Calibri" w:eastAsia="Times New Roman" w:hAnsi="Calibri" w:cs="Calibri"/>
                <w:color w:val="000000"/>
                <w:rPrChange w:id="8946" w:author="Stefanie Lane" w:date="2022-06-23T15:12:00Z">
                  <w:rPr>
                    <w:ins w:id="8947" w:author="Stefanie Lane" w:date="2022-06-23T15:12:00Z"/>
                  </w:rPr>
                </w:rPrChange>
              </w:rPr>
              <w:pPrChange w:id="894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94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1BC19D" w14:textId="77777777" w:rsidR="00EB4CE1" w:rsidRPr="00EB4CE1" w:rsidRDefault="00EB4CE1" w:rsidP="00EB4CE1">
            <w:pPr>
              <w:spacing w:after="0" w:line="240" w:lineRule="auto"/>
              <w:rPr>
                <w:ins w:id="8950" w:author="Stefanie Lane" w:date="2022-06-23T15:12:00Z"/>
                <w:rFonts w:ascii="Calibri" w:eastAsia="Times New Roman" w:hAnsi="Calibri" w:cs="Calibri"/>
                <w:color w:val="000000"/>
                <w:rPrChange w:id="8951" w:author="Stefanie Lane" w:date="2022-06-23T15:12:00Z">
                  <w:rPr>
                    <w:ins w:id="8952" w:author="Stefanie Lane" w:date="2022-06-23T15:12:00Z"/>
                  </w:rPr>
                </w:rPrChange>
              </w:rPr>
              <w:pPrChange w:id="895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895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1DF8FDC" w14:textId="77777777" w:rsidR="00EB4CE1" w:rsidRPr="00EB4CE1" w:rsidRDefault="00EB4CE1" w:rsidP="00EB4CE1">
            <w:pPr>
              <w:spacing w:after="0" w:line="240" w:lineRule="auto"/>
              <w:rPr>
                <w:ins w:id="8955" w:author="Stefanie Lane" w:date="2022-06-23T15:12:00Z"/>
                <w:rFonts w:ascii="Calibri" w:eastAsia="Times New Roman" w:hAnsi="Calibri" w:cs="Calibri"/>
                <w:i/>
                <w:iCs/>
                <w:color w:val="000000"/>
                <w:rPrChange w:id="8956" w:author="Stefanie Lane" w:date="2022-06-23T15:12:00Z">
                  <w:rPr>
                    <w:ins w:id="8957" w:author="Stefanie Lane" w:date="2022-06-23T15:12:00Z"/>
                  </w:rPr>
                </w:rPrChange>
              </w:rPr>
              <w:pPrChange w:id="8958" w:author="Stefanie Lane" w:date="2022-06-23T15:12:00Z">
                <w:pPr/>
              </w:pPrChange>
            </w:pPr>
            <w:proofErr w:type="spellStart"/>
            <w:ins w:id="8959" w:author="Stefanie Lane" w:date="2022-06-23T15:12:00Z">
              <w:r w:rsidRPr="00EB4CE1">
                <w:rPr>
                  <w:rFonts w:ascii="Calibri" w:eastAsia="Times New Roman" w:hAnsi="Calibri" w:cs="Calibri"/>
                  <w:i/>
                  <w:iCs/>
                  <w:color w:val="000000"/>
                  <w:rPrChange w:id="8960" w:author="Stefanie Lane" w:date="2022-06-23T15:12:00Z">
                    <w:rPr/>
                  </w:rPrChange>
                </w:rPr>
                <w:t>Lilaeopsis</w:t>
              </w:r>
              <w:proofErr w:type="spellEnd"/>
              <w:r w:rsidRPr="00EB4CE1">
                <w:rPr>
                  <w:rFonts w:ascii="Calibri" w:eastAsia="Times New Roman" w:hAnsi="Calibri" w:cs="Calibri"/>
                  <w:i/>
                  <w:iCs/>
                  <w:color w:val="000000"/>
                  <w:rPrChange w:id="8961" w:author="Stefanie Lane" w:date="2022-06-23T15:12:00Z">
                    <w:rPr/>
                  </w:rPrChange>
                </w:rPr>
                <w:t xml:space="preserve"> </w:t>
              </w:r>
              <w:proofErr w:type="spellStart"/>
              <w:r w:rsidRPr="00EB4CE1">
                <w:rPr>
                  <w:rFonts w:ascii="Calibri" w:eastAsia="Times New Roman" w:hAnsi="Calibri" w:cs="Calibri"/>
                  <w:i/>
                  <w:iCs/>
                  <w:color w:val="000000"/>
                  <w:rPrChange w:id="8962"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89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9EAD16" w14:textId="77777777" w:rsidR="00EB4CE1" w:rsidRPr="00EB4CE1" w:rsidRDefault="00EB4CE1" w:rsidP="00EB4CE1">
            <w:pPr>
              <w:spacing w:after="0" w:line="240" w:lineRule="auto"/>
              <w:jc w:val="center"/>
              <w:rPr>
                <w:ins w:id="8964" w:author="Stefanie Lane" w:date="2022-06-23T15:12:00Z"/>
                <w:rFonts w:ascii="Calibri" w:eastAsia="Times New Roman" w:hAnsi="Calibri" w:cs="Calibri"/>
                <w:color w:val="000000"/>
                <w:rPrChange w:id="8965" w:author="Stefanie Lane" w:date="2022-06-23T15:12:00Z">
                  <w:rPr>
                    <w:ins w:id="8966" w:author="Stefanie Lane" w:date="2022-06-23T15:12:00Z"/>
                  </w:rPr>
                </w:rPrChange>
              </w:rPr>
              <w:pPrChange w:id="8967" w:author="Stefanie Lane" w:date="2022-06-23T15:12:00Z">
                <w:pPr>
                  <w:jc w:val="center"/>
                </w:pPr>
              </w:pPrChange>
            </w:pPr>
            <w:ins w:id="8968" w:author="Stefanie Lane" w:date="2022-06-23T15:12:00Z">
              <w:r w:rsidRPr="00EB4CE1">
                <w:rPr>
                  <w:rFonts w:ascii="Calibri" w:eastAsia="Times New Roman" w:hAnsi="Calibri" w:cs="Calibri"/>
                  <w:color w:val="000000"/>
                  <w:rPrChange w:id="8969" w:author="Stefanie Lane" w:date="2022-06-23T15:12: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Change w:id="89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A62E762" w14:textId="77777777" w:rsidR="00EB4CE1" w:rsidRPr="00EB4CE1" w:rsidRDefault="00EB4CE1" w:rsidP="00EB4CE1">
            <w:pPr>
              <w:spacing w:after="0" w:line="240" w:lineRule="auto"/>
              <w:jc w:val="center"/>
              <w:rPr>
                <w:ins w:id="8971" w:author="Stefanie Lane" w:date="2022-06-23T15:12:00Z"/>
                <w:rFonts w:ascii="Calibri" w:eastAsia="Times New Roman" w:hAnsi="Calibri" w:cs="Calibri"/>
                <w:color w:val="000000"/>
                <w:rPrChange w:id="8972" w:author="Stefanie Lane" w:date="2022-06-23T15:12:00Z">
                  <w:rPr>
                    <w:ins w:id="8973" w:author="Stefanie Lane" w:date="2022-06-23T15:12:00Z"/>
                  </w:rPr>
                </w:rPrChange>
              </w:rPr>
              <w:pPrChange w:id="8974" w:author="Stefanie Lane" w:date="2022-06-23T15:12:00Z">
                <w:pPr>
                  <w:jc w:val="center"/>
                </w:pPr>
              </w:pPrChange>
            </w:pPr>
            <w:ins w:id="8975" w:author="Stefanie Lane" w:date="2022-06-23T15:12:00Z">
              <w:r w:rsidRPr="00EB4CE1">
                <w:rPr>
                  <w:rFonts w:ascii="Calibri" w:eastAsia="Times New Roman" w:hAnsi="Calibri" w:cs="Calibri"/>
                  <w:color w:val="000000"/>
                  <w:rPrChange w:id="8976"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89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534B87" w14:textId="77777777" w:rsidR="00EB4CE1" w:rsidRPr="00EB4CE1" w:rsidRDefault="00EB4CE1" w:rsidP="00EB4CE1">
            <w:pPr>
              <w:spacing w:after="0" w:line="240" w:lineRule="auto"/>
              <w:jc w:val="center"/>
              <w:rPr>
                <w:ins w:id="8978" w:author="Stefanie Lane" w:date="2022-06-23T15:12:00Z"/>
                <w:rFonts w:ascii="Calibri" w:eastAsia="Times New Roman" w:hAnsi="Calibri" w:cs="Calibri"/>
                <w:color w:val="000000"/>
                <w:rPrChange w:id="8979" w:author="Stefanie Lane" w:date="2022-06-23T15:12:00Z">
                  <w:rPr>
                    <w:ins w:id="8980" w:author="Stefanie Lane" w:date="2022-06-23T15:12:00Z"/>
                  </w:rPr>
                </w:rPrChange>
              </w:rPr>
              <w:pPrChange w:id="8981" w:author="Stefanie Lane" w:date="2022-06-23T15:12:00Z">
                <w:pPr>
                  <w:jc w:val="center"/>
                </w:pPr>
              </w:pPrChange>
            </w:pPr>
            <w:ins w:id="8982" w:author="Stefanie Lane" w:date="2022-06-23T15:12:00Z">
              <w:r w:rsidRPr="00EB4CE1">
                <w:rPr>
                  <w:rFonts w:ascii="Calibri" w:eastAsia="Times New Roman" w:hAnsi="Calibri" w:cs="Calibri"/>
                  <w:color w:val="000000"/>
                  <w:rPrChange w:id="8983"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898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9856B56" w14:textId="77777777" w:rsidR="00EB4CE1" w:rsidRPr="00EB4CE1" w:rsidRDefault="00EB4CE1" w:rsidP="00EB4CE1">
            <w:pPr>
              <w:spacing w:after="0" w:line="240" w:lineRule="auto"/>
              <w:jc w:val="center"/>
              <w:rPr>
                <w:ins w:id="8985" w:author="Stefanie Lane" w:date="2022-06-23T15:12:00Z"/>
                <w:rFonts w:ascii="Calibri" w:eastAsia="Times New Roman" w:hAnsi="Calibri" w:cs="Calibri"/>
                <w:color w:val="000000"/>
                <w:rPrChange w:id="8986" w:author="Stefanie Lane" w:date="2022-06-23T15:12:00Z">
                  <w:rPr>
                    <w:ins w:id="8987" w:author="Stefanie Lane" w:date="2022-06-23T15:12:00Z"/>
                  </w:rPr>
                </w:rPrChange>
              </w:rPr>
              <w:pPrChange w:id="8988" w:author="Stefanie Lane" w:date="2022-06-23T15:12:00Z">
                <w:pPr>
                  <w:jc w:val="center"/>
                </w:pPr>
              </w:pPrChange>
            </w:pPr>
            <w:ins w:id="8989" w:author="Stefanie Lane" w:date="2022-06-23T15:12:00Z">
              <w:r w:rsidRPr="00EB4CE1">
                <w:rPr>
                  <w:rFonts w:ascii="Calibri" w:eastAsia="Times New Roman" w:hAnsi="Calibri" w:cs="Calibri"/>
                  <w:color w:val="000000"/>
                  <w:rPrChange w:id="8990" w:author="Stefanie Lane" w:date="2022-06-23T15:12:00Z">
                    <w:rPr/>
                  </w:rPrChange>
                </w:rPr>
                <w:t>-100.0</w:t>
              </w:r>
            </w:ins>
          </w:p>
        </w:tc>
      </w:tr>
      <w:tr w:rsidR="00EB4CE1" w:rsidRPr="00EB4CE1" w14:paraId="7BF97AD4" w14:textId="77777777" w:rsidTr="006F10B7">
        <w:trPr>
          <w:trHeight w:val="290"/>
          <w:ins w:id="8991" w:author="Stefanie Lane" w:date="2022-06-23T15:12:00Z"/>
          <w:trPrChange w:id="899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899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226BB19" w14:textId="77777777" w:rsidR="00EB4CE1" w:rsidRPr="00EB4CE1" w:rsidRDefault="00EB4CE1" w:rsidP="00EB4CE1">
            <w:pPr>
              <w:spacing w:after="0" w:line="240" w:lineRule="auto"/>
              <w:rPr>
                <w:ins w:id="8994" w:author="Stefanie Lane" w:date="2022-06-23T15:12:00Z"/>
                <w:rFonts w:ascii="Calibri" w:eastAsia="Times New Roman" w:hAnsi="Calibri" w:cs="Calibri"/>
                <w:color w:val="000000"/>
                <w:rPrChange w:id="8995" w:author="Stefanie Lane" w:date="2022-06-23T15:12:00Z">
                  <w:rPr>
                    <w:ins w:id="8996" w:author="Stefanie Lane" w:date="2022-06-23T15:12:00Z"/>
                  </w:rPr>
                </w:rPrChange>
              </w:rPr>
              <w:pPrChange w:id="899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899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2E47E7B" w14:textId="77777777" w:rsidR="00EB4CE1" w:rsidRPr="00EB4CE1" w:rsidRDefault="00EB4CE1" w:rsidP="00EB4CE1">
            <w:pPr>
              <w:spacing w:after="0" w:line="240" w:lineRule="auto"/>
              <w:rPr>
                <w:ins w:id="8999" w:author="Stefanie Lane" w:date="2022-06-23T15:12:00Z"/>
                <w:rFonts w:ascii="Calibri" w:eastAsia="Times New Roman" w:hAnsi="Calibri" w:cs="Calibri"/>
                <w:color w:val="000000"/>
                <w:rPrChange w:id="9000" w:author="Stefanie Lane" w:date="2022-06-23T15:12:00Z">
                  <w:rPr>
                    <w:ins w:id="9001" w:author="Stefanie Lane" w:date="2022-06-23T15:12:00Z"/>
                  </w:rPr>
                </w:rPrChange>
              </w:rPr>
              <w:pPrChange w:id="9002" w:author="Stefanie Lane" w:date="2022-06-23T15:12:00Z">
                <w:pPr/>
              </w:pPrChange>
            </w:pPr>
          </w:p>
        </w:tc>
        <w:tc>
          <w:tcPr>
            <w:tcW w:w="3320" w:type="dxa"/>
            <w:tcBorders>
              <w:top w:val="nil"/>
              <w:left w:val="nil"/>
              <w:bottom w:val="nil"/>
              <w:right w:val="nil"/>
            </w:tcBorders>
            <w:shd w:val="clear" w:color="auto" w:fill="auto"/>
            <w:noWrap/>
            <w:vAlign w:val="bottom"/>
            <w:hideMark/>
            <w:tcPrChange w:id="9003" w:author="Stefanie Lane" w:date="2022-06-23T15:14:00Z">
              <w:tcPr>
                <w:tcW w:w="3320" w:type="dxa"/>
                <w:tcBorders>
                  <w:top w:val="nil"/>
                  <w:left w:val="nil"/>
                  <w:bottom w:val="nil"/>
                  <w:right w:val="nil"/>
                </w:tcBorders>
                <w:shd w:val="clear" w:color="auto" w:fill="auto"/>
                <w:noWrap/>
                <w:vAlign w:val="bottom"/>
                <w:hideMark/>
              </w:tcPr>
            </w:tcPrChange>
          </w:tcPr>
          <w:p w14:paraId="52D50AB3" w14:textId="77777777" w:rsidR="00EB4CE1" w:rsidRPr="00EB4CE1" w:rsidRDefault="00EB4CE1" w:rsidP="00EB4CE1">
            <w:pPr>
              <w:spacing w:after="0" w:line="240" w:lineRule="auto"/>
              <w:rPr>
                <w:ins w:id="9004" w:author="Stefanie Lane" w:date="2022-06-23T15:12:00Z"/>
                <w:rFonts w:ascii="Calibri" w:eastAsia="Times New Roman" w:hAnsi="Calibri" w:cs="Calibri"/>
                <w:i/>
                <w:iCs/>
                <w:color w:val="000000"/>
                <w:rPrChange w:id="9005" w:author="Stefanie Lane" w:date="2022-06-23T15:12:00Z">
                  <w:rPr>
                    <w:ins w:id="9006" w:author="Stefanie Lane" w:date="2022-06-23T15:12:00Z"/>
                  </w:rPr>
                </w:rPrChange>
              </w:rPr>
              <w:pPrChange w:id="9007" w:author="Stefanie Lane" w:date="2022-06-23T15:12:00Z">
                <w:pPr/>
              </w:pPrChange>
            </w:pPr>
            <w:ins w:id="9008" w:author="Stefanie Lane" w:date="2022-06-23T15:12:00Z">
              <w:r w:rsidRPr="00EB4CE1">
                <w:rPr>
                  <w:rFonts w:ascii="Calibri" w:eastAsia="Times New Roman" w:hAnsi="Calibri" w:cs="Calibri"/>
                  <w:i/>
                  <w:iCs/>
                  <w:color w:val="000000"/>
                  <w:rPrChange w:id="9009" w:author="Stefanie Lane" w:date="2022-06-23T15:12:00Z">
                    <w:rPr/>
                  </w:rPrChange>
                </w:rPr>
                <w:t xml:space="preserve">Mimulus </w:t>
              </w:r>
              <w:proofErr w:type="spellStart"/>
              <w:r w:rsidRPr="00EB4CE1">
                <w:rPr>
                  <w:rFonts w:ascii="Calibri" w:eastAsia="Times New Roman" w:hAnsi="Calibri" w:cs="Calibri"/>
                  <w:i/>
                  <w:iCs/>
                  <w:color w:val="000000"/>
                  <w:rPrChange w:id="9010" w:author="Stefanie Lane" w:date="2022-06-23T15:12:00Z">
                    <w:rPr/>
                  </w:rPrChange>
                </w:rPr>
                <w:t>guttatus</w:t>
              </w:r>
              <w:proofErr w:type="spellEnd"/>
            </w:ins>
          </w:p>
        </w:tc>
        <w:tc>
          <w:tcPr>
            <w:tcW w:w="869" w:type="dxa"/>
            <w:tcBorders>
              <w:top w:val="nil"/>
              <w:left w:val="nil"/>
              <w:bottom w:val="nil"/>
              <w:right w:val="nil"/>
            </w:tcBorders>
            <w:shd w:val="clear" w:color="auto" w:fill="auto"/>
            <w:noWrap/>
            <w:vAlign w:val="bottom"/>
            <w:hideMark/>
            <w:tcPrChange w:id="9011" w:author="Stefanie Lane" w:date="2022-06-23T15:14:00Z">
              <w:tcPr>
                <w:tcW w:w="960" w:type="dxa"/>
                <w:tcBorders>
                  <w:top w:val="nil"/>
                  <w:left w:val="nil"/>
                  <w:bottom w:val="nil"/>
                  <w:right w:val="nil"/>
                </w:tcBorders>
                <w:shd w:val="clear" w:color="auto" w:fill="auto"/>
                <w:noWrap/>
                <w:vAlign w:val="bottom"/>
                <w:hideMark/>
              </w:tcPr>
            </w:tcPrChange>
          </w:tcPr>
          <w:p w14:paraId="520862F2" w14:textId="77777777" w:rsidR="00EB4CE1" w:rsidRPr="00EB4CE1" w:rsidRDefault="00EB4CE1" w:rsidP="00EB4CE1">
            <w:pPr>
              <w:spacing w:after="0" w:line="240" w:lineRule="auto"/>
              <w:jc w:val="center"/>
              <w:rPr>
                <w:ins w:id="9012" w:author="Stefanie Lane" w:date="2022-06-23T15:12:00Z"/>
                <w:rFonts w:ascii="Calibri" w:eastAsia="Times New Roman" w:hAnsi="Calibri" w:cs="Calibri"/>
                <w:color w:val="000000"/>
                <w:rPrChange w:id="9013" w:author="Stefanie Lane" w:date="2022-06-23T15:12:00Z">
                  <w:rPr>
                    <w:ins w:id="9014" w:author="Stefanie Lane" w:date="2022-06-23T15:12:00Z"/>
                  </w:rPr>
                </w:rPrChange>
              </w:rPr>
              <w:pPrChange w:id="9015" w:author="Stefanie Lane" w:date="2022-06-23T15:12:00Z">
                <w:pPr>
                  <w:jc w:val="center"/>
                </w:pPr>
              </w:pPrChange>
            </w:pPr>
            <w:ins w:id="9016" w:author="Stefanie Lane" w:date="2022-06-23T15:12:00Z">
              <w:r w:rsidRPr="00EB4CE1">
                <w:rPr>
                  <w:rFonts w:ascii="Calibri" w:eastAsia="Times New Roman" w:hAnsi="Calibri" w:cs="Calibri"/>
                  <w:color w:val="000000"/>
                  <w:rPrChange w:id="9017"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9018" w:author="Stefanie Lane" w:date="2022-06-23T15:14:00Z">
              <w:tcPr>
                <w:tcW w:w="960" w:type="dxa"/>
                <w:tcBorders>
                  <w:top w:val="nil"/>
                  <w:left w:val="nil"/>
                  <w:bottom w:val="nil"/>
                  <w:right w:val="nil"/>
                </w:tcBorders>
                <w:shd w:val="clear" w:color="auto" w:fill="auto"/>
                <w:noWrap/>
                <w:vAlign w:val="bottom"/>
                <w:hideMark/>
              </w:tcPr>
            </w:tcPrChange>
          </w:tcPr>
          <w:p w14:paraId="26C8C9AA" w14:textId="77777777" w:rsidR="00EB4CE1" w:rsidRPr="00EB4CE1" w:rsidRDefault="00EB4CE1" w:rsidP="00EB4CE1">
            <w:pPr>
              <w:spacing w:after="0" w:line="240" w:lineRule="auto"/>
              <w:jc w:val="center"/>
              <w:rPr>
                <w:ins w:id="9019" w:author="Stefanie Lane" w:date="2022-06-23T15:12:00Z"/>
                <w:rFonts w:ascii="Calibri" w:eastAsia="Times New Roman" w:hAnsi="Calibri" w:cs="Calibri"/>
                <w:color w:val="000000"/>
                <w:rPrChange w:id="9020" w:author="Stefanie Lane" w:date="2022-06-23T15:12:00Z">
                  <w:rPr>
                    <w:ins w:id="9021" w:author="Stefanie Lane" w:date="2022-06-23T15:12:00Z"/>
                  </w:rPr>
                </w:rPrChange>
              </w:rPr>
              <w:pPrChange w:id="9022" w:author="Stefanie Lane" w:date="2022-06-23T15:12:00Z">
                <w:pPr>
                  <w:jc w:val="center"/>
                </w:pPr>
              </w:pPrChange>
            </w:pPr>
            <w:ins w:id="9023" w:author="Stefanie Lane" w:date="2022-06-23T15:12:00Z">
              <w:r w:rsidRPr="00EB4CE1">
                <w:rPr>
                  <w:rFonts w:ascii="Calibri" w:eastAsia="Times New Roman" w:hAnsi="Calibri" w:cs="Calibri"/>
                  <w:color w:val="000000"/>
                  <w:rPrChange w:id="9024"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9025" w:author="Stefanie Lane" w:date="2022-06-23T15:14:00Z">
              <w:tcPr>
                <w:tcW w:w="960" w:type="dxa"/>
                <w:tcBorders>
                  <w:top w:val="nil"/>
                  <w:left w:val="nil"/>
                  <w:bottom w:val="nil"/>
                  <w:right w:val="nil"/>
                </w:tcBorders>
                <w:shd w:val="clear" w:color="auto" w:fill="auto"/>
                <w:noWrap/>
                <w:vAlign w:val="bottom"/>
                <w:hideMark/>
              </w:tcPr>
            </w:tcPrChange>
          </w:tcPr>
          <w:p w14:paraId="7FED39DF" w14:textId="77777777" w:rsidR="00EB4CE1" w:rsidRPr="00EB4CE1" w:rsidRDefault="00EB4CE1" w:rsidP="00EB4CE1">
            <w:pPr>
              <w:spacing w:after="0" w:line="240" w:lineRule="auto"/>
              <w:jc w:val="center"/>
              <w:rPr>
                <w:ins w:id="9026" w:author="Stefanie Lane" w:date="2022-06-23T15:12:00Z"/>
                <w:rFonts w:ascii="Calibri" w:eastAsia="Times New Roman" w:hAnsi="Calibri" w:cs="Calibri"/>
                <w:color w:val="000000"/>
                <w:rPrChange w:id="9027" w:author="Stefanie Lane" w:date="2022-06-23T15:12:00Z">
                  <w:rPr>
                    <w:ins w:id="9028" w:author="Stefanie Lane" w:date="2022-06-23T15:12:00Z"/>
                  </w:rPr>
                </w:rPrChange>
              </w:rPr>
              <w:pPrChange w:id="9029" w:author="Stefanie Lane" w:date="2022-06-23T15:12:00Z">
                <w:pPr>
                  <w:jc w:val="center"/>
                </w:pPr>
              </w:pPrChange>
            </w:pPr>
            <w:ins w:id="9030" w:author="Stefanie Lane" w:date="2022-06-23T15:12:00Z">
              <w:r w:rsidRPr="00EB4CE1">
                <w:rPr>
                  <w:rFonts w:ascii="Calibri" w:eastAsia="Times New Roman" w:hAnsi="Calibri" w:cs="Calibri"/>
                  <w:color w:val="000000"/>
                  <w:rPrChange w:id="9031"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03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AD22C47" w14:textId="77777777" w:rsidR="00EB4CE1" w:rsidRPr="00EB4CE1" w:rsidRDefault="00EB4CE1" w:rsidP="00EB4CE1">
            <w:pPr>
              <w:spacing w:after="0" w:line="240" w:lineRule="auto"/>
              <w:jc w:val="center"/>
              <w:rPr>
                <w:ins w:id="9033" w:author="Stefanie Lane" w:date="2022-06-23T15:12:00Z"/>
                <w:rFonts w:ascii="Calibri" w:eastAsia="Times New Roman" w:hAnsi="Calibri" w:cs="Calibri"/>
                <w:color w:val="000000"/>
                <w:rPrChange w:id="9034" w:author="Stefanie Lane" w:date="2022-06-23T15:12:00Z">
                  <w:rPr>
                    <w:ins w:id="9035" w:author="Stefanie Lane" w:date="2022-06-23T15:12:00Z"/>
                  </w:rPr>
                </w:rPrChange>
              </w:rPr>
              <w:pPrChange w:id="9036" w:author="Stefanie Lane" w:date="2022-06-23T15:12:00Z">
                <w:pPr>
                  <w:jc w:val="center"/>
                </w:pPr>
              </w:pPrChange>
            </w:pPr>
            <w:ins w:id="9037" w:author="Stefanie Lane" w:date="2022-06-23T15:12:00Z">
              <w:r w:rsidRPr="00EB4CE1">
                <w:rPr>
                  <w:rFonts w:ascii="Calibri" w:eastAsia="Times New Roman" w:hAnsi="Calibri" w:cs="Calibri"/>
                  <w:color w:val="000000"/>
                  <w:rPrChange w:id="9038" w:author="Stefanie Lane" w:date="2022-06-23T15:12:00Z">
                    <w:rPr/>
                  </w:rPrChange>
                </w:rPr>
                <w:t>-100.0</w:t>
              </w:r>
            </w:ins>
          </w:p>
        </w:tc>
      </w:tr>
      <w:tr w:rsidR="00EB4CE1" w:rsidRPr="00EB4CE1" w14:paraId="47DAD062" w14:textId="77777777" w:rsidTr="006F10B7">
        <w:trPr>
          <w:trHeight w:val="290"/>
          <w:ins w:id="9039" w:author="Stefanie Lane" w:date="2022-06-23T15:12:00Z"/>
          <w:trPrChange w:id="904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04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CEA0B75" w14:textId="77777777" w:rsidR="00EB4CE1" w:rsidRPr="00EB4CE1" w:rsidRDefault="00EB4CE1" w:rsidP="00EB4CE1">
            <w:pPr>
              <w:spacing w:after="0" w:line="240" w:lineRule="auto"/>
              <w:rPr>
                <w:ins w:id="9042" w:author="Stefanie Lane" w:date="2022-06-23T15:12:00Z"/>
                <w:rFonts w:ascii="Calibri" w:eastAsia="Times New Roman" w:hAnsi="Calibri" w:cs="Calibri"/>
                <w:color w:val="000000"/>
                <w:rPrChange w:id="9043" w:author="Stefanie Lane" w:date="2022-06-23T15:12:00Z">
                  <w:rPr>
                    <w:ins w:id="9044" w:author="Stefanie Lane" w:date="2022-06-23T15:12:00Z"/>
                  </w:rPr>
                </w:rPrChange>
              </w:rPr>
              <w:pPrChange w:id="904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04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9C64579" w14:textId="77777777" w:rsidR="00EB4CE1" w:rsidRPr="00EB4CE1" w:rsidRDefault="00EB4CE1" w:rsidP="00EB4CE1">
            <w:pPr>
              <w:spacing w:after="0" w:line="240" w:lineRule="auto"/>
              <w:rPr>
                <w:ins w:id="9047" w:author="Stefanie Lane" w:date="2022-06-23T15:12:00Z"/>
                <w:rFonts w:ascii="Calibri" w:eastAsia="Times New Roman" w:hAnsi="Calibri" w:cs="Calibri"/>
                <w:color w:val="000000"/>
                <w:rPrChange w:id="9048" w:author="Stefanie Lane" w:date="2022-06-23T15:12:00Z">
                  <w:rPr>
                    <w:ins w:id="9049" w:author="Stefanie Lane" w:date="2022-06-23T15:12:00Z"/>
                  </w:rPr>
                </w:rPrChange>
              </w:rPr>
              <w:pPrChange w:id="905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05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663EEC0" w14:textId="77777777" w:rsidR="00EB4CE1" w:rsidRPr="00EB4CE1" w:rsidRDefault="00EB4CE1" w:rsidP="00EB4CE1">
            <w:pPr>
              <w:spacing w:after="0" w:line="240" w:lineRule="auto"/>
              <w:rPr>
                <w:ins w:id="9052" w:author="Stefanie Lane" w:date="2022-06-23T15:12:00Z"/>
                <w:rFonts w:ascii="Calibri" w:eastAsia="Times New Roman" w:hAnsi="Calibri" w:cs="Calibri"/>
                <w:i/>
                <w:iCs/>
                <w:color w:val="000000"/>
                <w:rPrChange w:id="9053" w:author="Stefanie Lane" w:date="2022-06-23T15:12:00Z">
                  <w:rPr>
                    <w:ins w:id="9054" w:author="Stefanie Lane" w:date="2022-06-23T15:12:00Z"/>
                  </w:rPr>
                </w:rPrChange>
              </w:rPr>
              <w:pPrChange w:id="9055" w:author="Stefanie Lane" w:date="2022-06-23T15:12:00Z">
                <w:pPr/>
              </w:pPrChange>
            </w:pPr>
            <w:ins w:id="9056" w:author="Stefanie Lane" w:date="2022-06-23T15:12:00Z">
              <w:r w:rsidRPr="00EB4CE1">
                <w:rPr>
                  <w:rFonts w:ascii="Calibri" w:eastAsia="Times New Roman" w:hAnsi="Calibri" w:cs="Calibri"/>
                  <w:i/>
                  <w:iCs/>
                  <w:color w:val="000000"/>
                  <w:rPrChange w:id="9057" w:author="Stefanie Lane" w:date="2022-06-23T15:12:00Z">
                    <w:rPr/>
                  </w:rPrChange>
                </w:rPr>
                <w:t xml:space="preserve">Oenanthe </w:t>
              </w:r>
              <w:proofErr w:type="spellStart"/>
              <w:r w:rsidRPr="00EB4CE1">
                <w:rPr>
                  <w:rFonts w:ascii="Calibri" w:eastAsia="Times New Roman" w:hAnsi="Calibri" w:cs="Calibri"/>
                  <w:i/>
                  <w:iCs/>
                  <w:color w:val="000000"/>
                  <w:rPrChange w:id="9058" w:author="Stefanie Lane" w:date="2022-06-23T15:12:00Z">
                    <w:rPr/>
                  </w:rPrChange>
                </w:rPr>
                <w:t>sarmentosa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90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CB13A4" w14:textId="77777777" w:rsidR="00EB4CE1" w:rsidRPr="00EB4CE1" w:rsidRDefault="00EB4CE1" w:rsidP="00EB4CE1">
            <w:pPr>
              <w:spacing w:after="0" w:line="240" w:lineRule="auto"/>
              <w:jc w:val="center"/>
              <w:rPr>
                <w:ins w:id="9060" w:author="Stefanie Lane" w:date="2022-06-23T15:12:00Z"/>
                <w:rFonts w:ascii="Calibri" w:eastAsia="Times New Roman" w:hAnsi="Calibri" w:cs="Calibri"/>
                <w:color w:val="000000"/>
                <w:rPrChange w:id="9061" w:author="Stefanie Lane" w:date="2022-06-23T15:12:00Z">
                  <w:rPr>
                    <w:ins w:id="9062" w:author="Stefanie Lane" w:date="2022-06-23T15:12:00Z"/>
                  </w:rPr>
                </w:rPrChange>
              </w:rPr>
              <w:pPrChange w:id="9063" w:author="Stefanie Lane" w:date="2022-06-23T15:12:00Z">
                <w:pPr>
                  <w:jc w:val="center"/>
                </w:pPr>
              </w:pPrChange>
            </w:pPr>
            <w:ins w:id="9064" w:author="Stefanie Lane" w:date="2022-06-23T15:12:00Z">
              <w:r w:rsidRPr="00EB4CE1">
                <w:rPr>
                  <w:rFonts w:ascii="Calibri" w:eastAsia="Times New Roman" w:hAnsi="Calibri" w:cs="Calibri"/>
                  <w:color w:val="000000"/>
                  <w:rPrChange w:id="9065" w:author="Stefanie Lane" w:date="2022-06-23T15:12: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Change w:id="90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3BD56E4" w14:textId="77777777" w:rsidR="00EB4CE1" w:rsidRPr="00EB4CE1" w:rsidRDefault="00EB4CE1" w:rsidP="00EB4CE1">
            <w:pPr>
              <w:spacing w:after="0" w:line="240" w:lineRule="auto"/>
              <w:jc w:val="center"/>
              <w:rPr>
                <w:ins w:id="9067" w:author="Stefanie Lane" w:date="2022-06-23T15:12:00Z"/>
                <w:rFonts w:ascii="Calibri" w:eastAsia="Times New Roman" w:hAnsi="Calibri" w:cs="Calibri"/>
                <w:color w:val="000000"/>
                <w:rPrChange w:id="9068" w:author="Stefanie Lane" w:date="2022-06-23T15:12:00Z">
                  <w:rPr>
                    <w:ins w:id="9069" w:author="Stefanie Lane" w:date="2022-06-23T15:12:00Z"/>
                  </w:rPr>
                </w:rPrChange>
              </w:rPr>
              <w:pPrChange w:id="9070" w:author="Stefanie Lane" w:date="2022-06-23T15:12:00Z">
                <w:pPr>
                  <w:jc w:val="center"/>
                </w:pPr>
              </w:pPrChange>
            </w:pPr>
            <w:ins w:id="9071" w:author="Stefanie Lane" w:date="2022-06-23T15:12:00Z">
              <w:r w:rsidRPr="00EB4CE1">
                <w:rPr>
                  <w:rFonts w:ascii="Calibri" w:eastAsia="Times New Roman" w:hAnsi="Calibri" w:cs="Calibri"/>
                  <w:color w:val="000000"/>
                  <w:rPrChange w:id="9072" w:author="Stefanie Lane" w:date="2022-06-23T15:12:00Z">
                    <w:rPr/>
                  </w:rPrChange>
                </w:rPr>
                <w:t>0.30</w:t>
              </w:r>
            </w:ins>
          </w:p>
        </w:tc>
        <w:tc>
          <w:tcPr>
            <w:tcW w:w="810" w:type="dxa"/>
            <w:tcBorders>
              <w:top w:val="single" w:sz="4" w:space="0" w:color="auto"/>
              <w:left w:val="nil"/>
              <w:bottom w:val="single" w:sz="4" w:space="0" w:color="auto"/>
              <w:right w:val="nil"/>
            </w:tcBorders>
            <w:shd w:val="clear" w:color="auto" w:fill="auto"/>
            <w:noWrap/>
            <w:vAlign w:val="bottom"/>
            <w:hideMark/>
            <w:tcPrChange w:id="90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1BB3A48" w14:textId="77777777" w:rsidR="00EB4CE1" w:rsidRPr="00EB4CE1" w:rsidRDefault="00EB4CE1" w:rsidP="00EB4CE1">
            <w:pPr>
              <w:spacing w:after="0" w:line="240" w:lineRule="auto"/>
              <w:jc w:val="center"/>
              <w:rPr>
                <w:ins w:id="9074" w:author="Stefanie Lane" w:date="2022-06-23T15:12:00Z"/>
                <w:rFonts w:ascii="Calibri" w:eastAsia="Times New Roman" w:hAnsi="Calibri" w:cs="Calibri"/>
                <w:color w:val="000000"/>
                <w:rPrChange w:id="9075" w:author="Stefanie Lane" w:date="2022-06-23T15:12:00Z">
                  <w:rPr>
                    <w:ins w:id="9076" w:author="Stefanie Lane" w:date="2022-06-23T15:12:00Z"/>
                  </w:rPr>
                </w:rPrChange>
              </w:rPr>
              <w:pPrChange w:id="9077" w:author="Stefanie Lane" w:date="2022-06-23T15:12:00Z">
                <w:pPr>
                  <w:jc w:val="center"/>
                </w:pPr>
              </w:pPrChange>
            </w:pPr>
            <w:ins w:id="9078" w:author="Stefanie Lane" w:date="2022-06-23T15:12:00Z">
              <w:r w:rsidRPr="00EB4CE1">
                <w:rPr>
                  <w:rFonts w:ascii="Calibri" w:eastAsia="Times New Roman" w:hAnsi="Calibri" w:cs="Calibri"/>
                  <w:color w:val="000000"/>
                  <w:rPrChange w:id="907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08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6B77A48" w14:textId="77777777" w:rsidR="00EB4CE1" w:rsidRPr="00EB4CE1" w:rsidRDefault="00EB4CE1" w:rsidP="00EB4CE1">
            <w:pPr>
              <w:spacing w:after="0" w:line="240" w:lineRule="auto"/>
              <w:jc w:val="center"/>
              <w:rPr>
                <w:ins w:id="9081" w:author="Stefanie Lane" w:date="2022-06-23T15:12:00Z"/>
                <w:rFonts w:ascii="Calibri" w:eastAsia="Times New Roman" w:hAnsi="Calibri" w:cs="Calibri"/>
                <w:color w:val="000000"/>
                <w:rPrChange w:id="9082" w:author="Stefanie Lane" w:date="2022-06-23T15:12:00Z">
                  <w:rPr>
                    <w:ins w:id="9083" w:author="Stefanie Lane" w:date="2022-06-23T15:12:00Z"/>
                  </w:rPr>
                </w:rPrChange>
              </w:rPr>
              <w:pPrChange w:id="9084" w:author="Stefanie Lane" w:date="2022-06-23T15:12:00Z">
                <w:pPr>
                  <w:jc w:val="center"/>
                </w:pPr>
              </w:pPrChange>
            </w:pPr>
            <w:ins w:id="9085" w:author="Stefanie Lane" w:date="2022-06-23T15:12:00Z">
              <w:r w:rsidRPr="00EB4CE1">
                <w:rPr>
                  <w:rFonts w:ascii="Calibri" w:eastAsia="Times New Roman" w:hAnsi="Calibri" w:cs="Calibri"/>
                  <w:color w:val="000000"/>
                  <w:rPrChange w:id="9086" w:author="Stefanie Lane" w:date="2022-06-23T15:12:00Z">
                    <w:rPr/>
                  </w:rPrChange>
                </w:rPr>
                <w:t>-100.0</w:t>
              </w:r>
            </w:ins>
          </w:p>
        </w:tc>
      </w:tr>
      <w:tr w:rsidR="00EB4CE1" w:rsidRPr="00EB4CE1" w14:paraId="1B0DA502" w14:textId="77777777" w:rsidTr="006F10B7">
        <w:trPr>
          <w:trHeight w:val="290"/>
          <w:ins w:id="9087" w:author="Stefanie Lane" w:date="2022-06-23T15:12:00Z"/>
          <w:trPrChange w:id="908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08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79213A" w14:textId="77777777" w:rsidR="00EB4CE1" w:rsidRPr="00EB4CE1" w:rsidRDefault="00EB4CE1" w:rsidP="00EB4CE1">
            <w:pPr>
              <w:spacing w:after="0" w:line="240" w:lineRule="auto"/>
              <w:rPr>
                <w:ins w:id="9090" w:author="Stefanie Lane" w:date="2022-06-23T15:12:00Z"/>
                <w:rFonts w:ascii="Calibri" w:eastAsia="Times New Roman" w:hAnsi="Calibri" w:cs="Calibri"/>
                <w:color w:val="000000"/>
                <w:rPrChange w:id="9091" w:author="Stefanie Lane" w:date="2022-06-23T15:12:00Z">
                  <w:rPr>
                    <w:ins w:id="9092" w:author="Stefanie Lane" w:date="2022-06-23T15:12:00Z"/>
                  </w:rPr>
                </w:rPrChange>
              </w:rPr>
              <w:pPrChange w:id="909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09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FC6C43" w14:textId="77777777" w:rsidR="00EB4CE1" w:rsidRPr="00EB4CE1" w:rsidRDefault="00EB4CE1" w:rsidP="00EB4CE1">
            <w:pPr>
              <w:spacing w:after="0" w:line="240" w:lineRule="auto"/>
              <w:rPr>
                <w:ins w:id="9095" w:author="Stefanie Lane" w:date="2022-06-23T15:12:00Z"/>
                <w:rFonts w:ascii="Calibri" w:eastAsia="Times New Roman" w:hAnsi="Calibri" w:cs="Calibri"/>
                <w:color w:val="000000"/>
                <w:rPrChange w:id="9096" w:author="Stefanie Lane" w:date="2022-06-23T15:12:00Z">
                  <w:rPr>
                    <w:ins w:id="9097" w:author="Stefanie Lane" w:date="2022-06-23T15:12:00Z"/>
                  </w:rPr>
                </w:rPrChange>
              </w:rPr>
              <w:pPrChange w:id="9098" w:author="Stefanie Lane" w:date="2022-06-23T15:12:00Z">
                <w:pPr/>
              </w:pPrChange>
            </w:pPr>
          </w:p>
        </w:tc>
        <w:tc>
          <w:tcPr>
            <w:tcW w:w="3320" w:type="dxa"/>
            <w:tcBorders>
              <w:top w:val="nil"/>
              <w:left w:val="nil"/>
              <w:bottom w:val="nil"/>
              <w:right w:val="nil"/>
            </w:tcBorders>
            <w:shd w:val="clear" w:color="auto" w:fill="auto"/>
            <w:noWrap/>
            <w:vAlign w:val="bottom"/>
            <w:hideMark/>
            <w:tcPrChange w:id="9099" w:author="Stefanie Lane" w:date="2022-06-23T15:14:00Z">
              <w:tcPr>
                <w:tcW w:w="3320" w:type="dxa"/>
                <w:tcBorders>
                  <w:top w:val="nil"/>
                  <w:left w:val="nil"/>
                  <w:bottom w:val="nil"/>
                  <w:right w:val="nil"/>
                </w:tcBorders>
                <w:shd w:val="clear" w:color="auto" w:fill="auto"/>
                <w:noWrap/>
                <w:vAlign w:val="bottom"/>
                <w:hideMark/>
              </w:tcPr>
            </w:tcPrChange>
          </w:tcPr>
          <w:p w14:paraId="3BD2170A" w14:textId="77777777" w:rsidR="00EB4CE1" w:rsidRPr="00EB4CE1" w:rsidRDefault="00EB4CE1" w:rsidP="00EB4CE1">
            <w:pPr>
              <w:spacing w:after="0" w:line="240" w:lineRule="auto"/>
              <w:rPr>
                <w:ins w:id="9100" w:author="Stefanie Lane" w:date="2022-06-23T15:12:00Z"/>
                <w:rFonts w:ascii="Calibri" w:eastAsia="Times New Roman" w:hAnsi="Calibri" w:cs="Calibri"/>
                <w:i/>
                <w:iCs/>
                <w:color w:val="000000"/>
                <w:rPrChange w:id="9101" w:author="Stefanie Lane" w:date="2022-06-23T15:12:00Z">
                  <w:rPr>
                    <w:ins w:id="9102" w:author="Stefanie Lane" w:date="2022-06-23T15:12:00Z"/>
                  </w:rPr>
                </w:rPrChange>
              </w:rPr>
              <w:pPrChange w:id="9103" w:author="Stefanie Lane" w:date="2022-06-23T15:12:00Z">
                <w:pPr/>
              </w:pPrChange>
            </w:pPr>
            <w:proofErr w:type="spellStart"/>
            <w:ins w:id="9104" w:author="Stefanie Lane" w:date="2022-06-23T15:12:00Z">
              <w:r w:rsidRPr="00EB4CE1">
                <w:rPr>
                  <w:rFonts w:ascii="Calibri" w:eastAsia="Times New Roman" w:hAnsi="Calibri" w:cs="Calibri"/>
                  <w:i/>
                  <w:iCs/>
                  <w:color w:val="000000"/>
                  <w:rPrChange w:id="9105" w:author="Stefanie Lane" w:date="2022-06-23T15:12:00Z">
                    <w:rPr/>
                  </w:rPrChange>
                </w:rPr>
                <w:t>Platanthera</w:t>
              </w:r>
              <w:proofErr w:type="spellEnd"/>
              <w:r w:rsidRPr="00EB4CE1">
                <w:rPr>
                  <w:rFonts w:ascii="Calibri" w:eastAsia="Times New Roman" w:hAnsi="Calibri" w:cs="Calibri"/>
                  <w:i/>
                  <w:iCs/>
                  <w:color w:val="000000"/>
                  <w:rPrChange w:id="9106" w:author="Stefanie Lane" w:date="2022-06-23T15:12:00Z">
                    <w:rPr/>
                  </w:rPrChange>
                </w:rPr>
                <w:t xml:space="preserve"> </w:t>
              </w:r>
              <w:proofErr w:type="spellStart"/>
              <w:r w:rsidRPr="00EB4CE1">
                <w:rPr>
                  <w:rFonts w:ascii="Calibri" w:eastAsia="Times New Roman" w:hAnsi="Calibri" w:cs="Calibri"/>
                  <w:i/>
                  <w:iCs/>
                  <w:color w:val="000000"/>
                  <w:rPrChange w:id="9107" w:author="Stefanie Lane" w:date="2022-06-23T15:12:00Z">
                    <w:rPr/>
                  </w:rPrChange>
                </w:rPr>
                <w:t>dilatata</w:t>
              </w:r>
              <w:proofErr w:type="spellEnd"/>
            </w:ins>
          </w:p>
        </w:tc>
        <w:tc>
          <w:tcPr>
            <w:tcW w:w="869" w:type="dxa"/>
            <w:tcBorders>
              <w:top w:val="nil"/>
              <w:left w:val="nil"/>
              <w:bottom w:val="nil"/>
              <w:right w:val="nil"/>
            </w:tcBorders>
            <w:shd w:val="clear" w:color="auto" w:fill="auto"/>
            <w:noWrap/>
            <w:vAlign w:val="bottom"/>
            <w:hideMark/>
            <w:tcPrChange w:id="9108" w:author="Stefanie Lane" w:date="2022-06-23T15:14:00Z">
              <w:tcPr>
                <w:tcW w:w="960" w:type="dxa"/>
                <w:tcBorders>
                  <w:top w:val="nil"/>
                  <w:left w:val="nil"/>
                  <w:bottom w:val="nil"/>
                  <w:right w:val="nil"/>
                </w:tcBorders>
                <w:shd w:val="clear" w:color="auto" w:fill="auto"/>
                <w:noWrap/>
                <w:vAlign w:val="bottom"/>
                <w:hideMark/>
              </w:tcPr>
            </w:tcPrChange>
          </w:tcPr>
          <w:p w14:paraId="05CAA62A" w14:textId="77777777" w:rsidR="00EB4CE1" w:rsidRPr="00EB4CE1" w:rsidRDefault="00EB4CE1" w:rsidP="00EB4CE1">
            <w:pPr>
              <w:spacing w:after="0" w:line="240" w:lineRule="auto"/>
              <w:jc w:val="center"/>
              <w:rPr>
                <w:ins w:id="9109" w:author="Stefanie Lane" w:date="2022-06-23T15:12:00Z"/>
                <w:rFonts w:ascii="Calibri" w:eastAsia="Times New Roman" w:hAnsi="Calibri" w:cs="Calibri"/>
                <w:color w:val="000000"/>
                <w:rPrChange w:id="9110" w:author="Stefanie Lane" w:date="2022-06-23T15:12:00Z">
                  <w:rPr>
                    <w:ins w:id="9111" w:author="Stefanie Lane" w:date="2022-06-23T15:12:00Z"/>
                  </w:rPr>
                </w:rPrChange>
              </w:rPr>
              <w:pPrChange w:id="9112" w:author="Stefanie Lane" w:date="2022-06-23T15:12:00Z">
                <w:pPr>
                  <w:jc w:val="center"/>
                </w:pPr>
              </w:pPrChange>
            </w:pPr>
            <w:ins w:id="9113" w:author="Stefanie Lane" w:date="2022-06-23T15:12:00Z">
              <w:r w:rsidRPr="00EB4CE1">
                <w:rPr>
                  <w:rFonts w:ascii="Calibri" w:eastAsia="Times New Roman" w:hAnsi="Calibri" w:cs="Calibri"/>
                  <w:color w:val="000000"/>
                  <w:rPrChange w:id="9114" w:author="Stefanie Lane" w:date="2022-06-23T15:12:00Z">
                    <w:rPr/>
                  </w:rPrChange>
                </w:rPr>
                <w:t>0.21</w:t>
              </w:r>
            </w:ins>
          </w:p>
        </w:tc>
        <w:tc>
          <w:tcPr>
            <w:tcW w:w="990" w:type="dxa"/>
            <w:tcBorders>
              <w:top w:val="nil"/>
              <w:left w:val="nil"/>
              <w:bottom w:val="nil"/>
              <w:right w:val="nil"/>
            </w:tcBorders>
            <w:shd w:val="clear" w:color="auto" w:fill="auto"/>
            <w:noWrap/>
            <w:vAlign w:val="bottom"/>
            <w:hideMark/>
            <w:tcPrChange w:id="9115" w:author="Stefanie Lane" w:date="2022-06-23T15:14:00Z">
              <w:tcPr>
                <w:tcW w:w="960" w:type="dxa"/>
                <w:tcBorders>
                  <w:top w:val="nil"/>
                  <w:left w:val="nil"/>
                  <w:bottom w:val="nil"/>
                  <w:right w:val="nil"/>
                </w:tcBorders>
                <w:shd w:val="clear" w:color="auto" w:fill="auto"/>
                <w:noWrap/>
                <w:vAlign w:val="bottom"/>
                <w:hideMark/>
              </w:tcPr>
            </w:tcPrChange>
          </w:tcPr>
          <w:p w14:paraId="4A555054" w14:textId="77777777" w:rsidR="00EB4CE1" w:rsidRPr="00EB4CE1" w:rsidRDefault="00EB4CE1" w:rsidP="00EB4CE1">
            <w:pPr>
              <w:spacing w:after="0" w:line="240" w:lineRule="auto"/>
              <w:jc w:val="center"/>
              <w:rPr>
                <w:ins w:id="9116" w:author="Stefanie Lane" w:date="2022-06-23T15:12:00Z"/>
                <w:rFonts w:ascii="Calibri" w:eastAsia="Times New Roman" w:hAnsi="Calibri" w:cs="Calibri"/>
                <w:color w:val="000000"/>
                <w:rPrChange w:id="9117" w:author="Stefanie Lane" w:date="2022-06-23T15:12:00Z">
                  <w:rPr>
                    <w:ins w:id="9118" w:author="Stefanie Lane" w:date="2022-06-23T15:12:00Z"/>
                  </w:rPr>
                </w:rPrChange>
              </w:rPr>
              <w:pPrChange w:id="9119" w:author="Stefanie Lane" w:date="2022-06-23T15:12:00Z">
                <w:pPr>
                  <w:jc w:val="center"/>
                </w:pPr>
              </w:pPrChange>
            </w:pPr>
            <w:ins w:id="9120" w:author="Stefanie Lane" w:date="2022-06-23T15:12:00Z">
              <w:r w:rsidRPr="00EB4CE1">
                <w:rPr>
                  <w:rFonts w:ascii="Calibri" w:eastAsia="Times New Roman" w:hAnsi="Calibri" w:cs="Calibri"/>
                  <w:color w:val="000000"/>
                  <w:rPrChange w:id="9121"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9122" w:author="Stefanie Lane" w:date="2022-06-23T15:14:00Z">
              <w:tcPr>
                <w:tcW w:w="960" w:type="dxa"/>
                <w:tcBorders>
                  <w:top w:val="nil"/>
                  <w:left w:val="nil"/>
                  <w:bottom w:val="nil"/>
                  <w:right w:val="nil"/>
                </w:tcBorders>
                <w:shd w:val="clear" w:color="auto" w:fill="auto"/>
                <w:noWrap/>
                <w:vAlign w:val="bottom"/>
                <w:hideMark/>
              </w:tcPr>
            </w:tcPrChange>
          </w:tcPr>
          <w:p w14:paraId="45F793C3" w14:textId="77777777" w:rsidR="00EB4CE1" w:rsidRPr="00EB4CE1" w:rsidRDefault="00EB4CE1" w:rsidP="00EB4CE1">
            <w:pPr>
              <w:spacing w:after="0" w:line="240" w:lineRule="auto"/>
              <w:jc w:val="center"/>
              <w:rPr>
                <w:ins w:id="9123" w:author="Stefanie Lane" w:date="2022-06-23T15:12:00Z"/>
                <w:rFonts w:ascii="Calibri" w:eastAsia="Times New Roman" w:hAnsi="Calibri" w:cs="Calibri"/>
                <w:color w:val="000000"/>
                <w:rPrChange w:id="9124" w:author="Stefanie Lane" w:date="2022-06-23T15:12:00Z">
                  <w:rPr>
                    <w:ins w:id="9125" w:author="Stefanie Lane" w:date="2022-06-23T15:12:00Z"/>
                  </w:rPr>
                </w:rPrChange>
              </w:rPr>
              <w:pPrChange w:id="9126" w:author="Stefanie Lane" w:date="2022-06-23T15:12:00Z">
                <w:pPr>
                  <w:jc w:val="center"/>
                </w:pPr>
              </w:pPrChange>
            </w:pPr>
            <w:ins w:id="9127" w:author="Stefanie Lane" w:date="2022-06-23T15:12:00Z">
              <w:r w:rsidRPr="00EB4CE1">
                <w:rPr>
                  <w:rFonts w:ascii="Calibri" w:eastAsia="Times New Roman" w:hAnsi="Calibri" w:cs="Calibri"/>
                  <w:color w:val="000000"/>
                  <w:rPrChange w:id="9128"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129"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5EC733C" w14:textId="77777777" w:rsidR="00EB4CE1" w:rsidRPr="00EB4CE1" w:rsidRDefault="00EB4CE1" w:rsidP="00EB4CE1">
            <w:pPr>
              <w:spacing w:after="0" w:line="240" w:lineRule="auto"/>
              <w:jc w:val="center"/>
              <w:rPr>
                <w:ins w:id="9130" w:author="Stefanie Lane" w:date="2022-06-23T15:12:00Z"/>
                <w:rFonts w:ascii="Calibri" w:eastAsia="Times New Roman" w:hAnsi="Calibri" w:cs="Calibri"/>
                <w:color w:val="000000"/>
                <w:rPrChange w:id="9131" w:author="Stefanie Lane" w:date="2022-06-23T15:12:00Z">
                  <w:rPr>
                    <w:ins w:id="9132" w:author="Stefanie Lane" w:date="2022-06-23T15:12:00Z"/>
                  </w:rPr>
                </w:rPrChange>
              </w:rPr>
              <w:pPrChange w:id="9133" w:author="Stefanie Lane" w:date="2022-06-23T15:12:00Z">
                <w:pPr>
                  <w:jc w:val="center"/>
                </w:pPr>
              </w:pPrChange>
            </w:pPr>
            <w:ins w:id="9134" w:author="Stefanie Lane" w:date="2022-06-23T15:12:00Z">
              <w:r w:rsidRPr="00EB4CE1">
                <w:rPr>
                  <w:rFonts w:ascii="Calibri" w:eastAsia="Times New Roman" w:hAnsi="Calibri" w:cs="Calibri"/>
                  <w:color w:val="000000"/>
                  <w:rPrChange w:id="9135" w:author="Stefanie Lane" w:date="2022-06-23T15:12:00Z">
                    <w:rPr/>
                  </w:rPrChange>
                </w:rPr>
                <w:t>-100.0</w:t>
              </w:r>
            </w:ins>
          </w:p>
        </w:tc>
      </w:tr>
      <w:tr w:rsidR="00EB4CE1" w:rsidRPr="00EB4CE1" w14:paraId="015D83F9" w14:textId="77777777" w:rsidTr="006F10B7">
        <w:trPr>
          <w:trHeight w:val="290"/>
          <w:ins w:id="9136" w:author="Stefanie Lane" w:date="2022-06-23T15:12:00Z"/>
          <w:trPrChange w:id="913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13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57FF9E4" w14:textId="77777777" w:rsidR="00EB4CE1" w:rsidRPr="00EB4CE1" w:rsidRDefault="00EB4CE1" w:rsidP="00EB4CE1">
            <w:pPr>
              <w:spacing w:after="0" w:line="240" w:lineRule="auto"/>
              <w:rPr>
                <w:ins w:id="9139" w:author="Stefanie Lane" w:date="2022-06-23T15:12:00Z"/>
                <w:rFonts w:ascii="Calibri" w:eastAsia="Times New Roman" w:hAnsi="Calibri" w:cs="Calibri"/>
                <w:color w:val="000000"/>
                <w:rPrChange w:id="9140" w:author="Stefanie Lane" w:date="2022-06-23T15:12:00Z">
                  <w:rPr>
                    <w:ins w:id="9141" w:author="Stefanie Lane" w:date="2022-06-23T15:12:00Z"/>
                  </w:rPr>
                </w:rPrChange>
              </w:rPr>
              <w:pPrChange w:id="914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14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9A29A8F" w14:textId="77777777" w:rsidR="00EB4CE1" w:rsidRPr="00EB4CE1" w:rsidRDefault="00EB4CE1" w:rsidP="00EB4CE1">
            <w:pPr>
              <w:spacing w:after="0" w:line="240" w:lineRule="auto"/>
              <w:rPr>
                <w:ins w:id="9144" w:author="Stefanie Lane" w:date="2022-06-23T15:12:00Z"/>
                <w:rFonts w:ascii="Calibri" w:eastAsia="Times New Roman" w:hAnsi="Calibri" w:cs="Calibri"/>
                <w:color w:val="000000"/>
                <w:rPrChange w:id="9145" w:author="Stefanie Lane" w:date="2022-06-23T15:12:00Z">
                  <w:rPr>
                    <w:ins w:id="9146" w:author="Stefanie Lane" w:date="2022-06-23T15:12:00Z"/>
                  </w:rPr>
                </w:rPrChange>
              </w:rPr>
              <w:pPrChange w:id="9147"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148"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E104E2A" w14:textId="77777777" w:rsidR="00EB4CE1" w:rsidRPr="00EB4CE1" w:rsidRDefault="00EB4CE1" w:rsidP="00EB4CE1">
            <w:pPr>
              <w:spacing w:after="0" w:line="240" w:lineRule="auto"/>
              <w:rPr>
                <w:ins w:id="9149" w:author="Stefanie Lane" w:date="2022-06-23T15:12:00Z"/>
                <w:rFonts w:ascii="Calibri" w:eastAsia="Times New Roman" w:hAnsi="Calibri" w:cs="Calibri"/>
                <w:i/>
                <w:iCs/>
                <w:color w:val="000000"/>
                <w:rPrChange w:id="9150" w:author="Stefanie Lane" w:date="2022-06-23T15:12:00Z">
                  <w:rPr>
                    <w:ins w:id="9151" w:author="Stefanie Lane" w:date="2022-06-23T15:12:00Z"/>
                  </w:rPr>
                </w:rPrChange>
              </w:rPr>
              <w:pPrChange w:id="9152" w:author="Stefanie Lane" w:date="2022-06-23T15:12:00Z">
                <w:pPr/>
              </w:pPrChange>
            </w:pPr>
            <w:ins w:id="9153" w:author="Stefanie Lane" w:date="2022-06-23T15:12:00Z">
              <w:r w:rsidRPr="00EB4CE1">
                <w:rPr>
                  <w:rFonts w:ascii="Calibri" w:eastAsia="Times New Roman" w:hAnsi="Calibri" w:cs="Calibri"/>
                  <w:i/>
                  <w:iCs/>
                  <w:color w:val="000000"/>
                  <w:rPrChange w:id="9154" w:author="Stefanie Lane" w:date="2022-06-23T15:12: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915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293A8E1" w14:textId="77777777" w:rsidR="00EB4CE1" w:rsidRPr="00EB4CE1" w:rsidRDefault="00EB4CE1" w:rsidP="00EB4CE1">
            <w:pPr>
              <w:spacing w:after="0" w:line="240" w:lineRule="auto"/>
              <w:jc w:val="center"/>
              <w:rPr>
                <w:ins w:id="9156" w:author="Stefanie Lane" w:date="2022-06-23T15:12:00Z"/>
                <w:rFonts w:ascii="Calibri" w:eastAsia="Times New Roman" w:hAnsi="Calibri" w:cs="Calibri"/>
                <w:color w:val="000000"/>
                <w:rPrChange w:id="9157" w:author="Stefanie Lane" w:date="2022-06-23T15:12:00Z">
                  <w:rPr>
                    <w:ins w:id="9158" w:author="Stefanie Lane" w:date="2022-06-23T15:12:00Z"/>
                  </w:rPr>
                </w:rPrChange>
              </w:rPr>
              <w:pPrChange w:id="9159" w:author="Stefanie Lane" w:date="2022-06-23T15:12:00Z">
                <w:pPr>
                  <w:jc w:val="center"/>
                </w:pPr>
              </w:pPrChange>
            </w:pPr>
            <w:ins w:id="9160" w:author="Stefanie Lane" w:date="2022-06-23T15:12:00Z">
              <w:r w:rsidRPr="00EB4CE1">
                <w:rPr>
                  <w:rFonts w:ascii="Calibri" w:eastAsia="Times New Roman" w:hAnsi="Calibri" w:cs="Calibri"/>
                  <w:color w:val="000000"/>
                  <w:rPrChange w:id="9161" w:author="Stefanie Lane" w:date="2022-06-23T15:12:00Z">
                    <w:rPr/>
                  </w:rPrChange>
                </w:rPr>
                <w:t>0.55</w:t>
              </w:r>
            </w:ins>
          </w:p>
        </w:tc>
        <w:tc>
          <w:tcPr>
            <w:tcW w:w="990" w:type="dxa"/>
            <w:tcBorders>
              <w:top w:val="single" w:sz="4" w:space="0" w:color="auto"/>
              <w:left w:val="nil"/>
              <w:bottom w:val="single" w:sz="4" w:space="0" w:color="auto"/>
              <w:right w:val="nil"/>
            </w:tcBorders>
            <w:shd w:val="clear" w:color="auto" w:fill="auto"/>
            <w:noWrap/>
            <w:vAlign w:val="bottom"/>
            <w:hideMark/>
            <w:tcPrChange w:id="916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5C290E4" w14:textId="77777777" w:rsidR="00EB4CE1" w:rsidRPr="00EB4CE1" w:rsidRDefault="00EB4CE1" w:rsidP="00EB4CE1">
            <w:pPr>
              <w:spacing w:after="0" w:line="240" w:lineRule="auto"/>
              <w:jc w:val="center"/>
              <w:rPr>
                <w:ins w:id="9163" w:author="Stefanie Lane" w:date="2022-06-23T15:12:00Z"/>
                <w:rFonts w:ascii="Calibri" w:eastAsia="Times New Roman" w:hAnsi="Calibri" w:cs="Calibri"/>
                <w:color w:val="000000"/>
                <w:rPrChange w:id="9164" w:author="Stefanie Lane" w:date="2022-06-23T15:12:00Z">
                  <w:rPr>
                    <w:ins w:id="9165" w:author="Stefanie Lane" w:date="2022-06-23T15:12:00Z"/>
                  </w:rPr>
                </w:rPrChange>
              </w:rPr>
              <w:pPrChange w:id="9166" w:author="Stefanie Lane" w:date="2022-06-23T15:12:00Z">
                <w:pPr>
                  <w:jc w:val="center"/>
                </w:pPr>
              </w:pPrChange>
            </w:pPr>
            <w:ins w:id="9167" w:author="Stefanie Lane" w:date="2022-06-23T15:12:00Z">
              <w:r w:rsidRPr="00EB4CE1">
                <w:rPr>
                  <w:rFonts w:ascii="Calibri" w:eastAsia="Times New Roman" w:hAnsi="Calibri" w:cs="Calibri"/>
                  <w:color w:val="000000"/>
                  <w:rPrChange w:id="9168" w:author="Stefanie Lane" w:date="2022-06-23T15:12:00Z">
                    <w:rPr/>
                  </w:rPrChange>
                </w:rPr>
                <w:t>1.73</w:t>
              </w:r>
            </w:ins>
          </w:p>
        </w:tc>
        <w:tc>
          <w:tcPr>
            <w:tcW w:w="810" w:type="dxa"/>
            <w:tcBorders>
              <w:top w:val="single" w:sz="4" w:space="0" w:color="auto"/>
              <w:left w:val="nil"/>
              <w:bottom w:val="single" w:sz="4" w:space="0" w:color="auto"/>
              <w:right w:val="nil"/>
            </w:tcBorders>
            <w:shd w:val="clear" w:color="auto" w:fill="auto"/>
            <w:noWrap/>
            <w:vAlign w:val="bottom"/>
            <w:hideMark/>
            <w:tcPrChange w:id="916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43D2371" w14:textId="77777777" w:rsidR="00EB4CE1" w:rsidRPr="00EB4CE1" w:rsidRDefault="00EB4CE1" w:rsidP="00EB4CE1">
            <w:pPr>
              <w:spacing w:after="0" w:line="240" w:lineRule="auto"/>
              <w:jc w:val="center"/>
              <w:rPr>
                <w:ins w:id="9170" w:author="Stefanie Lane" w:date="2022-06-23T15:12:00Z"/>
                <w:rFonts w:ascii="Calibri" w:eastAsia="Times New Roman" w:hAnsi="Calibri" w:cs="Calibri"/>
                <w:color w:val="000000"/>
                <w:rPrChange w:id="9171" w:author="Stefanie Lane" w:date="2022-06-23T15:12:00Z">
                  <w:rPr>
                    <w:ins w:id="9172" w:author="Stefanie Lane" w:date="2022-06-23T15:12:00Z"/>
                  </w:rPr>
                </w:rPrChange>
              </w:rPr>
              <w:pPrChange w:id="9173" w:author="Stefanie Lane" w:date="2022-06-23T15:12:00Z">
                <w:pPr>
                  <w:jc w:val="center"/>
                </w:pPr>
              </w:pPrChange>
            </w:pPr>
            <w:ins w:id="9174" w:author="Stefanie Lane" w:date="2022-06-23T15:12:00Z">
              <w:r w:rsidRPr="00EB4CE1">
                <w:rPr>
                  <w:rFonts w:ascii="Calibri" w:eastAsia="Times New Roman" w:hAnsi="Calibri" w:cs="Calibri"/>
                  <w:color w:val="000000"/>
                  <w:rPrChange w:id="9175"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176"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8856AC4" w14:textId="77777777" w:rsidR="00EB4CE1" w:rsidRPr="00EB4CE1" w:rsidRDefault="00EB4CE1" w:rsidP="00EB4CE1">
            <w:pPr>
              <w:spacing w:after="0" w:line="240" w:lineRule="auto"/>
              <w:jc w:val="center"/>
              <w:rPr>
                <w:ins w:id="9177" w:author="Stefanie Lane" w:date="2022-06-23T15:12:00Z"/>
                <w:rFonts w:ascii="Calibri" w:eastAsia="Times New Roman" w:hAnsi="Calibri" w:cs="Calibri"/>
                <w:color w:val="000000"/>
                <w:rPrChange w:id="9178" w:author="Stefanie Lane" w:date="2022-06-23T15:12:00Z">
                  <w:rPr>
                    <w:ins w:id="9179" w:author="Stefanie Lane" w:date="2022-06-23T15:12:00Z"/>
                  </w:rPr>
                </w:rPrChange>
              </w:rPr>
              <w:pPrChange w:id="9180" w:author="Stefanie Lane" w:date="2022-06-23T15:12:00Z">
                <w:pPr>
                  <w:jc w:val="center"/>
                </w:pPr>
              </w:pPrChange>
            </w:pPr>
            <w:ins w:id="9181" w:author="Stefanie Lane" w:date="2022-06-23T15:12:00Z">
              <w:r w:rsidRPr="00EB4CE1">
                <w:rPr>
                  <w:rFonts w:ascii="Calibri" w:eastAsia="Times New Roman" w:hAnsi="Calibri" w:cs="Calibri"/>
                  <w:color w:val="000000"/>
                  <w:rPrChange w:id="9182" w:author="Stefanie Lane" w:date="2022-06-23T15:12:00Z">
                    <w:rPr/>
                  </w:rPrChange>
                </w:rPr>
                <w:t>-100.0</w:t>
              </w:r>
            </w:ins>
          </w:p>
        </w:tc>
      </w:tr>
      <w:tr w:rsidR="00EB4CE1" w:rsidRPr="00EB4CE1" w14:paraId="566E2888" w14:textId="77777777" w:rsidTr="006F10B7">
        <w:trPr>
          <w:trHeight w:val="290"/>
          <w:ins w:id="9183" w:author="Stefanie Lane" w:date="2022-06-23T15:12:00Z"/>
          <w:trPrChange w:id="918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18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B9CA5B8" w14:textId="77777777" w:rsidR="00EB4CE1" w:rsidRPr="00EB4CE1" w:rsidRDefault="00EB4CE1" w:rsidP="00EB4CE1">
            <w:pPr>
              <w:spacing w:after="0" w:line="240" w:lineRule="auto"/>
              <w:rPr>
                <w:ins w:id="9186" w:author="Stefanie Lane" w:date="2022-06-23T15:12:00Z"/>
                <w:rFonts w:ascii="Calibri" w:eastAsia="Times New Roman" w:hAnsi="Calibri" w:cs="Calibri"/>
                <w:color w:val="000000"/>
                <w:rPrChange w:id="9187" w:author="Stefanie Lane" w:date="2022-06-23T15:12:00Z">
                  <w:rPr>
                    <w:ins w:id="9188" w:author="Stefanie Lane" w:date="2022-06-23T15:12:00Z"/>
                  </w:rPr>
                </w:rPrChange>
              </w:rPr>
              <w:pPrChange w:id="918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19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8E81E0" w14:textId="77777777" w:rsidR="00EB4CE1" w:rsidRPr="00EB4CE1" w:rsidRDefault="00EB4CE1" w:rsidP="00EB4CE1">
            <w:pPr>
              <w:spacing w:after="0" w:line="240" w:lineRule="auto"/>
              <w:rPr>
                <w:ins w:id="9191" w:author="Stefanie Lane" w:date="2022-06-23T15:12:00Z"/>
                <w:rFonts w:ascii="Calibri" w:eastAsia="Times New Roman" w:hAnsi="Calibri" w:cs="Calibri"/>
                <w:color w:val="000000"/>
                <w:rPrChange w:id="9192" w:author="Stefanie Lane" w:date="2022-06-23T15:12:00Z">
                  <w:rPr>
                    <w:ins w:id="9193" w:author="Stefanie Lane" w:date="2022-06-23T15:12:00Z"/>
                  </w:rPr>
                </w:rPrChange>
              </w:rPr>
              <w:pPrChange w:id="9194" w:author="Stefanie Lane" w:date="2022-06-23T15:12:00Z">
                <w:pPr/>
              </w:pPrChange>
            </w:pPr>
          </w:p>
        </w:tc>
        <w:tc>
          <w:tcPr>
            <w:tcW w:w="3320" w:type="dxa"/>
            <w:tcBorders>
              <w:top w:val="nil"/>
              <w:left w:val="nil"/>
              <w:bottom w:val="nil"/>
              <w:right w:val="nil"/>
            </w:tcBorders>
            <w:shd w:val="clear" w:color="auto" w:fill="auto"/>
            <w:noWrap/>
            <w:vAlign w:val="bottom"/>
            <w:hideMark/>
            <w:tcPrChange w:id="9195" w:author="Stefanie Lane" w:date="2022-06-23T15:14:00Z">
              <w:tcPr>
                <w:tcW w:w="3320" w:type="dxa"/>
                <w:tcBorders>
                  <w:top w:val="nil"/>
                  <w:left w:val="nil"/>
                  <w:bottom w:val="nil"/>
                  <w:right w:val="nil"/>
                </w:tcBorders>
                <w:shd w:val="clear" w:color="auto" w:fill="auto"/>
                <w:noWrap/>
                <w:vAlign w:val="bottom"/>
                <w:hideMark/>
              </w:tcPr>
            </w:tcPrChange>
          </w:tcPr>
          <w:p w14:paraId="4D194152" w14:textId="77777777" w:rsidR="00EB4CE1" w:rsidRPr="00EB4CE1" w:rsidRDefault="00EB4CE1" w:rsidP="00EB4CE1">
            <w:pPr>
              <w:spacing w:after="0" w:line="240" w:lineRule="auto"/>
              <w:rPr>
                <w:ins w:id="9196" w:author="Stefanie Lane" w:date="2022-06-23T15:12:00Z"/>
                <w:rFonts w:ascii="Calibri" w:eastAsia="Times New Roman" w:hAnsi="Calibri" w:cs="Calibri"/>
                <w:i/>
                <w:iCs/>
                <w:color w:val="000000"/>
                <w:rPrChange w:id="9197" w:author="Stefanie Lane" w:date="2022-06-23T15:12:00Z">
                  <w:rPr>
                    <w:ins w:id="9198" w:author="Stefanie Lane" w:date="2022-06-23T15:12:00Z"/>
                  </w:rPr>
                </w:rPrChange>
              </w:rPr>
              <w:pPrChange w:id="9199" w:author="Stefanie Lane" w:date="2022-06-23T15:12:00Z">
                <w:pPr/>
              </w:pPrChange>
            </w:pPr>
            <w:ins w:id="9200" w:author="Stefanie Lane" w:date="2022-06-23T15:12:00Z">
              <w:r w:rsidRPr="00EB4CE1">
                <w:rPr>
                  <w:rFonts w:ascii="Calibri" w:eastAsia="Times New Roman" w:hAnsi="Calibri" w:cs="Calibri"/>
                  <w:i/>
                  <w:iCs/>
                  <w:color w:val="000000"/>
                  <w:rPrChange w:id="9201" w:author="Stefanie Lane" w:date="2022-06-23T15:12:00Z">
                    <w:rPr/>
                  </w:rPrChange>
                </w:rPr>
                <w:t xml:space="preserve">Poa </w:t>
              </w:r>
              <w:proofErr w:type="spellStart"/>
              <w:r w:rsidRPr="00EB4CE1">
                <w:rPr>
                  <w:rFonts w:ascii="Calibri" w:eastAsia="Times New Roman" w:hAnsi="Calibri" w:cs="Calibri"/>
                  <w:i/>
                  <w:iCs/>
                  <w:color w:val="000000"/>
                  <w:rPrChange w:id="9202" w:author="Stefanie Lane" w:date="2022-06-23T15:12:00Z">
                    <w:rPr/>
                  </w:rPrChange>
                </w:rPr>
                <w:t>trivialis</w:t>
              </w:r>
              <w:proofErr w:type="spellEnd"/>
            </w:ins>
          </w:p>
        </w:tc>
        <w:tc>
          <w:tcPr>
            <w:tcW w:w="869" w:type="dxa"/>
            <w:tcBorders>
              <w:top w:val="nil"/>
              <w:left w:val="nil"/>
              <w:bottom w:val="nil"/>
              <w:right w:val="nil"/>
            </w:tcBorders>
            <w:shd w:val="clear" w:color="auto" w:fill="auto"/>
            <w:noWrap/>
            <w:vAlign w:val="bottom"/>
            <w:hideMark/>
            <w:tcPrChange w:id="9203" w:author="Stefanie Lane" w:date="2022-06-23T15:14:00Z">
              <w:tcPr>
                <w:tcW w:w="960" w:type="dxa"/>
                <w:tcBorders>
                  <w:top w:val="nil"/>
                  <w:left w:val="nil"/>
                  <w:bottom w:val="nil"/>
                  <w:right w:val="nil"/>
                </w:tcBorders>
                <w:shd w:val="clear" w:color="auto" w:fill="auto"/>
                <w:noWrap/>
                <w:vAlign w:val="bottom"/>
                <w:hideMark/>
              </w:tcPr>
            </w:tcPrChange>
          </w:tcPr>
          <w:p w14:paraId="5CEBC38D" w14:textId="77777777" w:rsidR="00EB4CE1" w:rsidRPr="00EB4CE1" w:rsidRDefault="00EB4CE1" w:rsidP="00EB4CE1">
            <w:pPr>
              <w:spacing w:after="0" w:line="240" w:lineRule="auto"/>
              <w:jc w:val="center"/>
              <w:rPr>
                <w:ins w:id="9204" w:author="Stefanie Lane" w:date="2022-06-23T15:12:00Z"/>
                <w:rFonts w:ascii="Calibri" w:eastAsia="Times New Roman" w:hAnsi="Calibri" w:cs="Calibri"/>
                <w:color w:val="000000"/>
                <w:rPrChange w:id="9205" w:author="Stefanie Lane" w:date="2022-06-23T15:12:00Z">
                  <w:rPr>
                    <w:ins w:id="9206" w:author="Stefanie Lane" w:date="2022-06-23T15:12:00Z"/>
                  </w:rPr>
                </w:rPrChange>
              </w:rPr>
              <w:pPrChange w:id="9207" w:author="Stefanie Lane" w:date="2022-06-23T15:12:00Z">
                <w:pPr>
                  <w:jc w:val="center"/>
                </w:pPr>
              </w:pPrChange>
            </w:pPr>
            <w:ins w:id="9208" w:author="Stefanie Lane" w:date="2022-06-23T15:12:00Z">
              <w:r w:rsidRPr="00EB4CE1">
                <w:rPr>
                  <w:rFonts w:ascii="Calibri" w:eastAsia="Times New Roman" w:hAnsi="Calibri" w:cs="Calibri"/>
                  <w:color w:val="000000"/>
                  <w:rPrChange w:id="9209" w:author="Stefanie Lane" w:date="2022-06-23T15:12:00Z">
                    <w:rPr/>
                  </w:rPrChange>
                </w:rPr>
                <w:t>0.31</w:t>
              </w:r>
            </w:ins>
          </w:p>
        </w:tc>
        <w:tc>
          <w:tcPr>
            <w:tcW w:w="990" w:type="dxa"/>
            <w:tcBorders>
              <w:top w:val="nil"/>
              <w:left w:val="nil"/>
              <w:bottom w:val="nil"/>
              <w:right w:val="nil"/>
            </w:tcBorders>
            <w:shd w:val="clear" w:color="auto" w:fill="auto"/>
            <w:noWrap/>
            <w:vAlign w:val="bottom"/>
            <w:hideMark/>
            <w:tcPrChange w:id="9210" w:author="Stefanie Lane" w:date="2022-06-23T15:14:00Z">
              <w:tcPr>
                <w:tcW w:w="960" w:type="dxa"/>
                <w:tcBorders>
                  <w:top w:val="nil"/>
                  <w:left w:val="nil"/>
                  <w:bottom w:val="nil"/>
                  <w:right w:val="nil"/>
                </w:tcBorders>
                <w:shd w:val="clear" w:color="auto" w:fill="auto"/>
                <w:noWrap/>
                <w:vAlign w:val="bottom"/>
                <w:hideMark/>
              </w:tcPr>
            </w:tcPrChange>
          </w:tcPr>
          <w:p w14:paraId="5BB9CD1D" w14:textId="77777777" w:rsidR="00EB4CE1" w:rsidRPr="00EB4CE1" w:rsidRDefault="00EB4CE1" w:rsidP="00EB4CE1">
            <w:pPr>
              <w:spacing w:after="0" w:line="240" w:lineRule="auto"/>
              <w:jc w:val="center"/>
              <w:rPr>
                <w:ins w:id="9211" w:author="Stefanie Lane" w:date="2022-06-23T15:12:00Z"/>
                <w:rFonts w:ascii="Calibri" w:eastAsia="Times New Roman" w:hAnsi="Calibri" w:cs="Calibri"/>
                <w:color w:val="000000"/>
                <w:rPrChange w:id="9212" w:author="Stefanie Lane" w:date="2022-06-23T15:12:00Z">
                  <w:rPr>
                    <w:ins w:id="9213" w:author="Stefanie Lane" w:date="2022-06-23T15:12:00Z"/>
                  </w:rPr>
                </w:rPrChange>
              </w:rPr>
              <w:pPrChange w:id="9214" w:author="Stefanie Lane" w:date="2022-06-23T15:12:00Z">
                <w:pPr>
                  <w:jc w:val="center"/>
                </w:pPr>
              </w:pPrChange>
            </w:pPr>
            <w:ins w:id="9215" w:author="Stefanie Lane" w:date="2022-06-23T15:12:00Z">
              <w:r w:rsidRPr="00EB4CE1">
                <w:rPr>
                  <w:rFonts w:ascii="Calibri" w:eastAsia="Times New Roman" w:hAnsi="Calibri" w:cs="Calibri"/>
                  <w:color w:val="000000"/>
                  <w:rPrChange w:id="9216"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9217" w:author="Stefanie Lane" w:date="2022-06-23T15:14:00Z">
              <w:tcPr>
                <w:tcW w:w="960" w:type="dxa"/>
                <w:tcBorders>
                  <w:top w:val="nil"/>
                  <w:left w:val="nil"/>
                  <w:bottom w:val="nil"/>
                  <w:right w:val="nil"/>
                </w:tcBorders>
                <w:shd w:val="clear" w:color="auto" w:fill="auto"/>
                <w:noWrap/>
                <w:vAlign w:val="bottom"/>
                <w:hideMark/>
              </w:tcPr>
            </w:tcPrChange>
          </w:tcPr>
          <w:p w14:paraId="01FECA06" w14:textId="77777777" w:rsidR="00EB4CE1" w:rsidRPr="00EB4CE1" w:rsidRDefault="00EB4CE1" w:rsidP="00EB4CE1">
            <w:pPr>
              <w:spacing w:after="0" w:line="240" w:lineRule="auto"/>
              <w:jc w:val="center"/>
              <w:rPr>
                <w:ins w:id="9218" w:author="Stefanie Lane" w:date="2022-06-23T15:12:00Z"/>
                <w:rFonts w:ascii="Calibri" w:eastAsia="Times New Roman" w:hAnsi="Calibri" w:cs="Calibri"/>
                <w:color w:val="000000"/>
                <w:rPrChange w:id="9219" w:author="Stefanie Lane" w:date="2022-06-23T15:12:00Z">
                  <w:rPr>
                    <w:ins w:id="9220" w:author="Stefanie Lane" w:date="2022-06-23T15:12:00Z"/>
                  </w:rPr>
                </w:rPrChange>
              </w:rPr>
              <w:pPrChange w:id="9221" w:author="Stefanie Lane" w:date="2022-06-23T15:12:00Z">
                <w:pPr>
                  <w:jc w:val="center"/>
                </w:pPr>
              </w:pPrChange>
            </w:pPr>
            <w:ins w:id="9222" w:author="Stefanie Lane" w:date="2022-06-23T15:12:00Z">
              <w:r w:rsidRPr="00EB4CE1">
                <w:rPr>
                  <w:rFonts w:ascii="Calibri" w:eastAsia="Times New Roman" w:hAnsi="Calibri" w:cs="Calibri"/>
                  <w:color w:val="000000"/>
                  <w:rPrChange w:id="922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22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2698FEA8" w14:textId="77777777" w:rsidR="00EB4CE1" w:rsidRPr="00EB4CE1" w:rsidRDefault="00EB4CE1" w:rsidP="00EB4CE1">
            <w:pPr>
              <w:spacing w:after="0" w:line="240" w:lineRule="auto"/>
              <w:jc w:val="center"/>
              <w:rPr>
                <w:ins w:id="9225" w:author="Stefanie Lane" w:date="2022-06-23T15:12:00Z"/>
                <w:rFonts w:ascii="Calibri" w:eastAsia="Times New Roman" w:hAnsi="Calibri" w:cs="Calibri"/>
                <w:color w:val="000000"/>
                <w:rPrChange w:id="9226" w:author="Stefanie Lane" w:date="2022-06-23T15:12:00Z">
                  <w:rPr>
                    <w:ins w:id="9227" w:author="Stefanie Lane" w:date="2022-06-23T15:12:00Z"/>
                  </w:rPr>
                </w:rPrChange>
              </w:rPr>
              <w:pPrChange w:id="9228" w:author="Stefanie Lane" w:date="2022-06-23T15:12:00Z">
                <w:pPr>
                  <w:jc w:val="center"/>
                </w:pPr>
              </w:pPrChange>
            </w:pPr>
            <w:ins w:id="9229" w:author="Stefanie Lane" w:date="2022-06-23T15:12:00Z">
              <w:r w:rsidRPr="00EB4CE1">
                <w:rPr>
                  <w:rFonts w:ascii="Calibri" w:eastAsia="Times New Roman" w:hAnsi="Calibri" w:cs="Calibri"/>
                  <w:color w:val="000000"/>
                  <w:rPrChange w:id="9230" w:author="Stefanie Lane" w:date="2022-06-23T15:12:00Z">
                    <w:rPr/>
                  </w:rPrChange>
                </w:rPr>
                <w:t>-100.0</w:t>
              </w:r>
            </w:ins>
          </w:p>
        </w:tc>
      </w:tr>
      <w:tr w:rsidR="00EB4CE1" w:rsidRPr="00EB4CE1" w14:paraId="65F04020" w14:textId="77777777" w:rsidTr="006F10B7">
        <w:trPr>
          <w:trHeight w:val="290"/>
          <w:ins w:id="9231" w:author="Stefanie Lane" w:date="2022-06-23T15:12:00Z"/>
          <w:trPrChange w:id="923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23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15CE69" w14:textId="77777777" w:rsidR="00EB4CE1" w:rsidRPr="00EB4CE1" w:rsidRDefault="00EB4CE1" w:rsidP="00EB4CE1">
            <w:pPr>
              <w:spacing w:after="0" w:line="240" w:lineRule="auto"/>
              <w:rPr>
                <w:ins w:id="9234" w:author="Stefanie Lane" w:date="2022-06-23T15:12:00Z"/>
                <w:rFonts w:ascii="Calibri" w:eastAsia="Times New Roman" w:hAnsi="Calibri" w:cs="Calibri"/>
                <w:color w:val="000000"/>
                <w:rPrChange w:id="9235" w:author="Stefanie Lane" w:date="2022-06-23T15:12:00Z">
                  <w:rPr>
                    <w:ins w:id="9236" w:author="Stefanie Lane" w:date="2022-06-23T15:12:00Z"/>
                  </w:rPr>
                </w:rPrChange>
              </w:rPr>
              <w:pPrChange w:id="923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23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9C6649" w14:textId="77777777" w:rsidR="00EB4CE1" w:rsidRPr="00EB4CE1" w:rsidRDefault="00EB4CE1" w:rsidP="00EB4CE1">
            <w:pPr>
              <w:spacing w:after="0" w:line="240" w:lineRule="auto"/>
              <w:rPr>
                <w:ins w:id="9239" w:author="Stefanie Lane" w:date="2022-06-23T15:12:00Z"/>
                <w:rFonts w:ascii="Calibri" w:eastAsia="Times New Roman" w:hAnsi="Calibri" w:cs="Calibri"/>
                <w:color w:val="000000"/>
                <w:rPrChange w:id="9240" w:author="Stefanie Lane" w:date="2022-06-23T15:12:00Z">
                  <w:rPr>
                    <w:ins w:id="9241" w:author="Stefanie Lane" w:date="2022-06-23T15:12:00Z"/>
                  </w:rPr>
                </w:rPrChange>
              </w:rPr>
              <w:pPrChange w:id="924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24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10CFE0D" w14:textId="77777777" w:rsidR="00EB4CE1" w:rsidRPr="00EB4CE1" w:rsidRDefault="00EB4CE1" w:rsidP="00EB4CE1">
            <w:pPr>
              <w:spacing w:after="0" w:line="240" w:lineRule="auto"/>
              <w:rPr>
                <w:ins w:id="9244" w:author="Stefanie Lane" w:date="2022-06-23T15:12:00Z"/>
                <w:rFonts w:ascii="Calibri" w:eastAsia="Times New Roman" w:hAnsi="Calibri" w:cs="Calibri"/>
                <w:i/>
                <w:iCs/>
                <w:color w:val="000000"/>
                <w:rPrChange w:id="9245" w:author="Stefanie Lane" w:date="2022-06-23T15:12:00Z">
                  <w:rPr>
                    <w:ins w:id="9246" w:author="Stefanie Lane" w:date="2022-06-23T15:12:00Z"/>
                  </w:rPr>
                </w:rPrChange>
              </w:rPr>
              <w:pPrChange w:id="9247" w:author="Stefanie Lane" w:date="2022-06-23T15:12:00Z">
                <w:pPr/>
              </w:pPrChange>
            </w:pPr>
            <w:ins w:id="9248" w:author="Stefanie Lane" w:date="2022-06-23T15:12:00Z">
              <w:r w:rsidRPr="00EB4CE1">
                <w:rPr>
                  <w:rFonts w:ascii="Calibri" w:eastAsia="Times New Roman" w:hAnsi="Calibri" w:cs="Calibri"/>
                  <w:i/>
                  <w:iCs/>
                  <w:color w:val="000000"/>
                  <w:rPrChange w:id="9249" w:author="Stefanie Lane" w:date="2022-06-23T15:12:00Z">
                    <w:rPr/>
                  </w:rPrChange>
                </w:rPr>
                <w:t>Polygonum hydropiper</w:t>
              </w:r>
            </w:ins>
          </w:p>
        </w:tc>
        <w:tc>
          <w:tcPr>
            <w:tcW w:w="869" w:type="dxa"/>
            <w:tcBorders>
              <w:top w:val="single" w:sz="4" w:space="0" w:color="auto"/>
              <w:left w:val="nil"/>
              <w:bottom w:val="single" w:sz="4" w:space="0" w:color="auto"/>
              <w:right w:val="nil"/>
            </w:tcBorders>
            <w:shd w:val="clear" w:color="auto" w:fill="auto"/>
            <w:noWrap/>
            <w:vAlign w:val="bottom"/>
            <w:hideMark/>
            <w:tcPrChange w:id="925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7AF231" w14:textId="77777777" w:rsidR="00EB4CE1" w:rsidRPr="00EB4CE1" w:rsidRDefault="00EB4CE1" w:rsidP="00EB4CE1">
            <w:pPr>
              <w:spacing w:after="0" w:line="240" w:lineRule="auto"/>
              <w:jc w:val="center"/>
              <w:rPr>
                <w:ins w:id="9251" w:author="Stefanie Lane" w:date="2022-06-23T15:12:00Z"/>
                <w:rFonts w:ascii="Calibri" w:eastAsia="Times New Roman" w:hAnsi="Calibri" w:cs="Calibri"/>
                <w:color w:val="000000"/>
                <w:rPrChange w:id="9252" w:author="Stefanie Lane" w:date="2022-06-23T15:12:00Z">
                  <w:rPr>
                    <w:ins w:id="9253" w:author="Stefanie Lane" w:date="2022-06-23T15:12:00Z"/>
                  </w:rPr>
                </w:rPrChange>
              </w:rPr>
              <w:pPrChange w:id="9254" w:author="Stefanie Lane" w:date="2022-06-23T15:12:00Z">
                <w:pPr>
                  <w:jc w:val="center"/>
                </w:pPr>
              </w:pPrChange>
            </w:pPr>
            <w:ins w:id="9255" w:author="Stefanie Lane" w:date="2022-06-23T15:12:00Z">
              <w:r w:rsidRPr="00EB4CE1">
                <w:rPr>
                  <w:rFonts w:ascii="Calibri" w:eastAsia="Times New Roman" w:hAnsi="Calibri" w:cs="Calibri"/>
                  <w:color w:val="000000"/>
                  <w:rPrChange w:id="9256"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92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9AA27DC" w14:textId="77777777" w:rsidR="00EB4CE1" w:rsidRPr="00EB4CE1" w:rsidRDefault="00EB4CE1" w:rsidP="00EB4CE1">
            <w:pPr>
              <w:spacing w:after="0" w:line="240" w:lineRule="auto"/>
              <w:jc w:val="center"/>
              <w:rPr>
                <w:ins w:id="9258" w:author="Stefanie Lane" w:date="2022-06-23T15:12:00Z"/>
                <w:rFonts w:ascii="Calibri" w:eastAsia="Times New Roman" w:hAnsi="Calibri" w:cs="Calibri"/>
                <w:color w:val="000000"/>
                <w:rPrChange w:id="9259" w:author="Stefanie Lane" w:date="2022-06-23T15:12:00Z">
                  <w:rPr>
                    <w:ins w:id="9260" w:author="Stefanie Lane" w:date="2022-06-23T15:12:00Z"/>
                  </w:rPr>
                </w:rPrChange>
              </w:rPr>
              <w:pPrChange w:id="9261" w:author="Stefanie Lane" w:date="2022-06-23T15:12:00Z">
                <w:pPr>
                  <w:jc w:val="center"/>
                </w:pPr>
              </w:pPrChange>
            </w:pPr>
            <w:ins w:id="9262" w:author="Stefanie Lane" w:date="2022-06-23T15:12:00Z">
              <w:r w:rsidRPr="00EB4CE1">
                <w:rPr>
                  <w:rFonts w:ascii="Calibri" w:eastAsia="Times New Roman" w:hAnsi="Calibri" w:cs="Calibri"/>
                  <w:color w:val="000000"/>
                  <w:rPrChange w:id="9263"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926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FC7CAA2" w14:textId="77777777" w:rsidR="00EB4CE1" w:rsidRPr="00EB4CE1" w:rsidRDefault="00EB4CE1" w:rsidP="00EB4CE1">
            <w:pPr>
              <w:spacing w:after="0" w:line="240" w:lineRule="auto"/>
              <w:jc w:val="center"/>
              <w:rPr>
                <w:ins w:id="9265" w:author="Stefanie Lane" w:date="2022-06-23T15:12:00Z"/>
                <w:rFonts w:ascii="Calibri" w:eastAsia="Times New Roman" w:hAnsi="Calibri" w:cs="Calibri"/>
                <w:color w:val="000000"/>
                <w:rPrChange w:id="9266" w:author="Stefanie Lane" w:date="2022-06-23T15:12:00Z">
                  <w:rPr>
                    <w:ins w:id="9267" w:author="Stefanie Lane" w:date="2022-06-23T15:12:00Z"/>
                  </w:rPr>
                </w:rPrChange>
              </w:rPr>
              <w:pPrChange w:id="9268" w:author="Stefanie Lane" w:date="2022-06-23T15:12:00Z">
                <w:pPr>
                  <w:jc w:val="center"/>
                </w:pPr>
              </w:pPrChange>
            </w:pPr>
            <w:ins w:id="9269" w:author="Stefanie Lane" w:date="2022-06-23T15:12:00Z">
              <w:r w:rsidRPr="00EB4CE1">
                <w:rPr>
                  <w:rFonts w:ascii="Calibri" w:eastAsia="Times New Roman" w:hAnsi="Calibri" w:cs="Calibri"/>
                  <w:color w:val="000000"/>
                  <w:rPrChange w:id="927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27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B58D09" w14:textId="77777777" w:rsidR="00EB4CE1" w:rsidRPr="00EB4CE1" w:rsidRDefault="00EB4CE1" w:rsidP="00EB4CE1">
            <w:pPr>
              <w:spacing w:after="0" w:line="240" w:lineRule="auto"/>
              <w:jc w:val="center"/>
              <w:rPr>
                <w:ins w:id="9272" w:author="Stefanie Lane" w:date="2022-06-23T15:12:00Z"/>
                <w:rFonts w:ascii="Calibri" w:eastAsia="Times New Roman" w:hAnsi="Calibri" w:cs="Calibri"/>
                <w:color w:val="000000"/>
                <w:rPrChange w:id="9273" w:author="Stefanie Lane" w:date="2022-06-23T15:12:00Z">
                  <w:rPr>
                    <w:ins w:id="9274" w:author="Stefanie Lane" w:date="2022-06-23T15:12:00Z"/>
                  </w:rPr>
                </w:rPrChange>
              </w:rPr>
              <w:pPrChange w:id="9275" w:author="Stefanie Lane" w:date="2022-06-23T15:12:00Z">
                <w:pPr>
                  <w:jc w:val="center"/>
                </w:pPr>
              </w:pPrChange>
            </w:pPr>
            <w:ins w:id="9276" w:author="Stefanie Lane" w:date="2022-06-23T15:12:00Z">
              <w:r w:rsidRPr="00EB4CE1">
                <w:rPr>
                  <w:rFonts w:ascii="Calibri" w:eastAsia="Times New Roman" w:hAnsi="Calibri" w:cs="Calibri"/>
                  <w:color w:val="000000"/>
                  <w:rPrChange w:id="9277" w:author="Stefanie Lane" w:date="2022-06-23T15:12:00Z">
                    <w:rPr/>
                  </w:rPrChange>
                </w:rPr>
                <w:t>-100.0</w:t>
              </w:r>
            </w:ins>
          </w:p>
        </w:tc>
      </w:tr>
      <w:tr w:rsidR="00EB4CE1" w:rsidRPr="00EB4CE1" w14:paraId="022F76B6" w14:textId="77777777" w:rsidTr="006F10B7">
        <w:trPr>
          <w:trHeight w:val="290"/>
          <w:ins w:id="9278" w:author="Stefanie Lane" w:date="2022-06-23T15:12:00Z"/>
          <w:trPrChange w:id="927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28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CD8EBC2" w14:textId="77777777" w:rsidR="00EB4CE1" w:rsidRPr="00EB4CE1" w:rsidRDefault="00EB4CE1" w:rsidP="00EB4CE1">
            <w:pPr>
              <w:spacing w:after="0" w:line="240" w:lineRule="auto"/>
              <w:rPr>
                <w:ins w:id="9281" w:author="Stefanie Lane" w:date="2022-06-23T15:12:00Z"/>
                <w:rFonts w:ascii="Calibri" w:eastAsia="Times New Roman" w:hAnsi="Calibri" w:cs="Calibri"/>
                <w:color w:val="000000"/>
                <w:rPrChange w:id="9282" w:author="Stefanie Lane" w:date="2022-06-23T15:12:00Z">
                  <w:rPr>
                    <w:ins w:id="9283" w:author="Stefanie Lane" w:date="2022-06-23T15:12:00Z"/>
                  </w:rPr>
                </w:rPrChange>
              </w:rPr>
              <w:pPrChange w:id="928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28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8D94D0A" w14:textId="77777777" w:rsidR="00EB4CE1" w:rsidRPr="00EB4CE1" w:rsidRDefault="00EB4CE1" w:rsidP="00EB4CE1">
            <w:pPr>
              <w:spacing w:after="0" w:line="240" w:lineRule="auto"/>
              <w:rPr>
                <w:ins w:id="9286" w:author="Stefanie Lane" w:date="2022-06-23T15:12:00Z"/>
                <w:rFonts w:ascii="Calibri" w:eastAsia="Times New Roman" w:hAnsi="Calibri" w:cs="Calibri"/>
                <w:color w:val="000000"/>
                <w:rPrChange w:id="9287" w:author="Stefanie Lane" w:date="2022-06-23T15:12:00Z">
                  <w:rPr>
                    <w:ins w:id="9288" w:author="Stefanie Lane" w:date="2022-06-23T15:12:00Z"/>
                  </w:rPr>
                </w:rPrChange>
              </w:rPr>
              <w:pPrChange w:id="9289" w:author="Stefanie Lane" w:date="2022-06-23T15:12:00Z">
                <w:pPr/>
              </w:pPrChange>
            </w:pPr>
          </w:p>
        </w:tc>
        <w:tc>
          <w:tcPr>
            <w:tcW w:w="3320" w:type="dxa"/>
            <w:tcBorders>
              <w:top w:val="nil"/>
              <w:left w:val="nil"/>
              <w:bottom w:val="nil"/>
              <w:right w:val="nil"/>
            </w:tcBorders>
            <w:shd w:val="clear" w:color="auto" w:fill="auto"/>
            <w:noWrap/>
            <w:vAlign w:val="bottom"/>
            <w:hideMark/>
            <w:tcPrChange w:id="9290" w:author="Stefanie Lane" w:date="2022-06-23T15:14:00Z">
              <w:tcPr>
                <w:tcW w:w="3320" w:type="dxa"/>
                <w:tcBorders>
                  <w:top w:val="nil"/>
                  <w:left w:val="nil"/>
                  <w:bottom w:val="nil"/>
                  <w:right w:val="nil"/>
                </w:tcBorders>
                <w:shd w:val="clear" w:color="auto" w:fill="auto"/>
                <w:noWrap/>
                <w:vAlign w:val="bottom"/>
                <w:hideMark/>
              </w:tcPr>
            </w:tcPrChange>
          </w:tcPr>
          <w:p w14:paraId="036D5121" w14:textId="77777777" w:rsidR="00EB4CE1" w:rsidRPr="00EB4CE1" w:rsidRDefault="00EB4CE1" w:rsidP="00EB4CE1">
            <w:pPr>
              <w:spacing w:after="0" w:line="240" w:lineRule="auto"/>
              <w:rPr>
                <w:ins w:id="9291" w:author="Stefanie Lane" w:date="2022-06-23T15:12:00Z"/>
                <w:rFonts w:ascii="Calibri" w:eastAsia="Times New Roman" w:hAnsi="Calibri" w:cs="Calibri"/>
                <w:i/>
                <w:iCs/>
                <w:color w:val="000000"/>
                <w:rPrChange w:id="9292" w:author="Stefanie Lane" w:date="2022-06-23T15:12:00Z">
                  <w:rPr>
                    <w:ins w:id="9293" w:author="Stefanie Lane" w:date="2022-06-23T15:12:00Z"/>
                  </w:rPr>
                </w:rPrChange>
              </w:rPr>
              <w:pPrChange w:id="9294" w:author="Stefanie Lane" w:date="2022-06-23T15:12:00Z">
                <w:pPr/>
              </w:pPrChange>
            </w:pPr>
            <w:ins w:id="9295" w:author="Stefanie Lane" w:date="2022-06-23T15:12:00Z">
              <w:r w:rsidRPr="00EB4CE1">
                <w:rPr>
                  <w:rFonts w:ascii="Calibri" w:eastAsia="Times New Roman" w:hAnsi="Calibri" w:cs="Calibri"/>
                  <w:i/>
                  <w:iCs/>
                  <w:color w:val="000000"/>
                  <w:rPrChange w:id="9296" w:author="Stefanie Lane" w:date="2022-06-23T15:12:00Z">
                    <w:rPr/>
                  </w:rPrChange>
                </w:rPr>
                <w:t>Sagittaria latifolia</w:t>
              </w:r>
            </w:ins>
          </w:p>
        </w:tc>
        <w:tc>
          <w:tcPr>
            <w:tcW w:w="869" w:type="dxa"/>
            <w:tcBorders>
              <w:top w:val="nil"/>
              <w:left w:val="nil"/>
              <w:bottom w:val="nil"/>
              <w:right w:val="nil"/>
            </w:tcBorders>
            <w:shd w:val="clear" w:color="auto" w:fill="auto"/>
            <w:noWrap/>
            <w:vAlign w:val="bottom"/>
            <w:hideMark/>
            <w:tcPrChange w:id="9297" w:author="Stefanie Lane" w:date="2022-06-23T15:14:00Z">
              <w:tcPr>
                <w:tcW w:w="960" w:type="dxa"/>
                <w:tcBorders>
                  <w:top w:val="nil"/>
                  <w:left w:val="nil"/>
                  <w:bottom w:val="nil"/>
                  <w:right w:val="nil"/>
                </w:tcBorders>
                <w:shd w:val="clear" w:color="auto" w:fill="auto"/>
                <w:noWrap/>
                <w:vAlign w:val="bottom"/>
                <w:hideMark/>
              </w:tcPr>
            </w:tcPrChange>
          </w:tcPr>
          <w:p w14:paraId="13CDFFF6" w14:textId="77777777" w:rsidR="00EB4CE1" w:rsidRPr="00EB4CE1" w:rsidRDefault="00EB4CE1" w:rsidP="00EB4CE1">
            <w:pPr>
              <w:spacing w:after="0" w:line="240" w:lineRule="auto"/>
              <w:jc w:val="center"/>
              <w:rPr>
                <w:ins w:id="9298" w:author="Stefanie Lane" w:date="2022-06-23T15:12:00Z"/>
                <w:rFonts w:ascii="Calibri" w:eastAsia="Times New Roman" w:hAnsi="Calibri" w:cs="Calibri"/>
                <w:color w:val="000000"/>
                <w:rPrChange w:id="9299" w:author="Stefanie Lane" w:date="2022-06-23T15:12:00Z">
                  <w:rPr>
                    <w:ins w:id="9300" w:author="Stefanie Lane" w:date="2022-06-23T15:12:00Z"/>
                  </w:rPr>
                </w:rPrChange>
              </w:rPr>
              <w:pPrChange w:id="9301" w:author="Stefanie Lane" w:date="2022-06-23T15:12:00Z">
                <w:pPr>
                  <w:jc w:val="center"/>
                </w:pPr>
              </w:pPrChange>
            </w:pPr>
            <w:ins w:id="9302" w:author="Stefanie Lane" w:date="2022-06-23T15:12:00Z">
              <w:r w:rsidRPr="00EB4CE1">
                <w:rPr>
                  <w:rFonts w:ascii="Calibri" w:eastAsia="Times New Roman" w:hAnsi="Calibri" w:cs="Calibri"/>
                  <w:color w:val="000000"/>
                  <w:rPrChange w:id="9303"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9304" w:author="Stefanie Lane" w:date="2022-06-23T15:14:00Z">
              <w:tcPr>
                <w:tcW w:w="960" w:type="dxa"/>
                <w:tcBorders>
                  <w:top w:val="nil"/>
                  <w:left w:val="nil"/>
                  <w:bottom w:val="nil"/>
                  <w:right w:val="nil"/>
                </w:tcBorders>
                <w:shd w:val="clear" w:color="auto" w:fill="auto"/>
                <w:noWrap/>
                <w:vAlign w:val="bottom"/>
                <w:hideMark/>
              </w:tcPr>
            </w:tcPrChange>
          </w:tcPr>
          <w:p w14:paraId="60E130D8" w14:textId="77777777" w:rsidR="00EB4CE1" w:rsidRPr="00EB4CE1" w:rsidRDefault="00EB4CE1" w:rsidP="00EB4CE1">
            <w:pPr>
              <w:spacing w:after="0" w:line="240" w:lineRule="auto"/>
              <w:jc w:val="center"/>
              <w:rPr>
                <w:ins w:id="9305" w:author="Stefanie Lane" w:date="2022-06-23T15:12:00Z"/>
                <w:rFonts w:ascii="Calibri" w:eastAsia="Times New Roman" w:hAnsi="Calibri" w:cs="Calibri"/>
                <w:color w:val="000000"/>
                <w:rPrChange w:id="9306" w:author="Stefanie Lane" w:date="2022-06-23T15:12:00Z">
                  <w:rPr>
                    <w:ins w:id="9307" w:author="Stefanie Lane" w:date="2022-06-23T15:12:00Z"/>
                  </w:rPr>
                </w:rPrChange>
              </w:rPr>
              <w:pPrChange w:id="9308" w:author="Stefanie Lane" w:date="2022-06-23T15:12:00Z">
                <w:pPr>
                  <w:jc w:val="center"/>
                </w:pPr>
              </w:pPrChange>
            </w:pPr>
            <w:ins w:id="9309" w:author="Stefanie Lane" w:date="2022-06-23T15:12:00Z">
              <w:r w:rsidRPr="00EB4CE1">
                <w:rPr>
                  <w:rFonts w:ascii="Calibri" w:eastAsia="Times New Roman" w:hAnsi="Calibri" w:cs="Calibri"/>
                  <w:color w:val="000000"/>
                  <w:rPrChange w:id="9310" w:author="Stefanie Lane" w:date="2022-06-23T15:12:00Z">
                    <w:rPr/>
                  </w:rPrChange>
                </w:rPr>
                <w:t>0.15</w:t>
              </w:r>
            </w:ins>
          </w:p>
        </w:tc>
        <w:tc>
          <w:tcPr>
            <w:tcW w:w="810" w:type="dxa"/>
            <w:tcBorders>
              <w:top w:val="nil"/>
              <w:left w:val="nil"/>
              <w:bottom w:val="nil"/>
              <w:right w:val="nil"/>
            </w:tcBorders>
            <w:shd w:val="clear" w:color="auto" w:fill="auto"/>
            <w:noWrap/>
            <w:vAlign w:val="bottom"/>
            <w:hideMark/>
            <w:tcPrChange w:id="9311" w:author="Stefanie Lane" w:date="2022-06-23T15:14:00Z">
              <w:tcPr>
                <w:tcW w:w="960" w:type="dxa"/>
                <w:tcBorders>
                  <w:top w:val="nil"/>
                  <w:left w:val="nil"/>
                  <w:bottom w:val="nil"/>
                  <w:right w:val="nil"/>
                </w:tcBorders>
                <w:shd w:val="clear" w:color="auto" w:fill="auto"/>
                <w:noWrap/>
                <w:vAlign w:val="bottom"/>
                <w:hideMark/>
              </w:tcPr>
            </w:tcPrChange>
          </w:tcPr>
          <w:p w14:paraId="3A1BBC50" w14:textId="77777777" w:rsidR="00EB4CE1" w:rsidRPr="00EB4CE1" w:rsidRDefault="00EB4CE1" w:rsidP="00EB4CE1">
            <w:pPr>
              <w:spacing w:after="0" w:line="240" w:lineRule="auto"/>
              <w:jc w:val="center"/>
              <w:rPr>
                <w:ins w:id="9312" w:author="Stefanie Lane" w:date="2022-06-23T15:12:00Z"/>
                <w:rFonts w:ascii="Calibri" w:eastAsia="Times New Roman" w:hAnsi="Calibri" w:cs="Calibri"/>
                <w:color w:val="000000"/>
                <w:rPrChange w:id="9313" w:author="Stefanie Lane" w:date="2022-06-23T15:12:00Z">
                  <w:rPr>
                    <w:ins w:id="9314" w:author="Stefanie Lane" w:date="2022-06-23T15:12:00Z"/>
                  </w:rPr>
                </w:rPrChange>
              </w:rPr>
              <w:pPrChange w:id="9315" w:author="Stefanie Lane" w:date="2022-06-23T15:12:00Z">
                <w:pPr>
                  <w:jc w:val="center"/>
                </w:pPr>
              </w:pPrChange>
            </w:pPr>
            <w:ins w:id="9316" w:author="Stefanie Lane" w:date="2022-06-23T15:12:00Z">
              <w:r w:rsidRPr="00EB4CE1">
                <w:rPr>
                  <w:rFonts w:ascii="Calibri" w:eastAsia="Times New Roman" w:hAnsi="Calibri" w:cs="Calibri"/>
                  <w:color w:val="000000"/>
                  <w:rPrChange w:id="931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31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5142DD7" w14:textId="77777777" w:rsidR="00EB4CE1" w:rsidRPr="00EB4CE1" w:rsidRDefault="00EB4CE1" w:rsidP="00EB4CE1">
            <w:pPr>
              <w:spacing w:after="0" w:line="240" w:lineRule="auto"/>
              <w:jc w:val="center"/>
              <w:rPr>
                <w:ins w:id="9319" w:author="Stefanie Lane" w:date="2022-06-23T15:12:00Z"/>
                <w:rFonts w:ascii="Calibri" w:eastAsia="Times New Roman" w:hAnsi="Calibri" w:cs="Calibri"/>
                <w:color w:val="000000"/>
                <w:rPrChange w:id="9320" w:author="Stefanie Lane" w:date="2022-06-23T15:12:00Z">
                  <w:rPr>
                    <w:ins w:id="9321" w:author="Stefanie Lane" w:date="2022-06-23T15:12:00Z"/>
                  </w:rPr>
                </w:rPrChange>
              </w:rPr>
              <w:pPrChange w:id="9322" w:author="Stefanie Lane" w:date="2022-06-23T15:12:00Z">
                <w:pPr>
                  <w:jc w:val="center"/>
                </w:pPr>
              </w:pPrChange>
            </w:pPr>
            <w:ins w:id="9323" w:author="Stefanie Lane" w:date="2022-06-23T15:12:00Z">
              <w:r w:rsidRPr="00EB4CE1">
                <w:rPr>
                  <w:rFonts w:ascii="Calibri" w:eastAsia="Times New Roman" w:hAnsi="Calibri" w:cs="Calibri"/>
                  <w:color w:val="000000"/>
                  <w:rPrChange w:id="9324" w:author="Stefanie Lane" w:date="2022-06-23T15:12:00Z">
                    <w:rPr/>
                  </w:rPrChange>
                </w:rPr>
                <w:t>-100.0</w:t>
              </w:r>
            </w:ins>
          </w:p>
        </w:tc>
      </w:tr>
      <w:tr w:rsidR="00EB4CE1" w:rsidRPr="00EB4CE1" w14:paraId="584263CD" w14:textId="77777777" w:rsidTr="006F10B7">
        <w:trPr>
          <w:trHeight w:val="290"/>
          <w:ins w:id="9325" w:author="Stefanie Lane" w:date="2022-06-23T15:12:00Z"/>
          <w:trPrChange w:id="932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32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E9E347" w14:textId="77777777" w:rsidR="00EB4CE1" w:rsidRPr="00EB4CE1" w:rsidRDefault="00EB4CE1" w:rsidP="00EB4CE1">
            <w:pPr>
              <w:spacing w:after="0" w:line="240" w:lineRule="auto"/>
              <w:rPr>
                <w:ins w:id="9328" w:author="Stefanie Lane" w:date="2022-06-23T15:12:00Z"/>
                <w:rFonts w:ascii="Calibri" w:eastAsia="Times New Roman" w:hAnsi="Calibri" w:cs="Calibri"/>
                <w:color w:val="000000"/>
                <w:rPrChange w:id="9329" w:author="Stefanie Lane" w:date="2022-06-23T15:12:00Z">
                  <w:rPr>
                    <w:ins w:id="9330" w:author="Stefanie Lane" w:date="2022-06-23T15:12:00Z"/>
                  </w:rPr>
                </w:rPrChange>
              </w:rPr>
              <w:pPrChange w:id="933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33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4C11FB8" w14:textId="77777777" w:rsidR="00EB4CE1" w:rsidRPr="00EB4CE1" w:rsidRDefault="00EB4CE1" w:rsidP="00EB4CE1">
            <w:pPr>
              <w:spacing w:after="0" w:line="240" w:lineRule="auto"/>
              <w:rPr>
                <w:ins w:id="9333" w:author="Stefanie Lane" w:date="2022-06-23T15:12:00Z"/>
                <w:rFonts w:ascii="Calibri" w:eastAsia="Times New Roman" w:hAnsi="Calibri" w:cs="Calibri"/>
                <w:color w:val="000000"/>
                <w:rPrChange w:id="9334" w:author="Stefanie Lane" w:date="2022-06-23T15:12:00Z">
                  <w:rPr>
                    <w:ins w:id="9335" w:author="Stefanie Lane" w:date="2022-06-23T15:12:00Z"/>
                  </w:rPr>
                </w:rPrChange>
              </w:rPr>
              <w:pPrChange w:id="933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33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FEAA93D" w14:textId="77777777" w:rsidR="00EB4CE1" w:rsidRPr="00EB4CE1" w:rsidRDefault="00EB4CE1" w:rsidP="00EB4CE1">
            <w:pPr>
              <w:spacing w:after="0" w:line="240" w:lineRule="auto"/>
              <w:rPr>
                <w:ins w:id="9338" w:author="Stefanie Lane" w:date="2022-06-23T15:12:00Z"/>
                <w:rFonts w:ascii="Calibri" w:eastAsia="Times New Roman" w:hAnsi="Calibri" w:cs="Calibri"/>
                <w:i/>
                <w:iCs/>
                <w:color w:val="000000"/>
                <w:rPrChange w:id="9339" w:author="Stefanie Lane" w:date="2022-06-23T15:12:00Z">
                  <w:rPr>
                    <w:ins w:id="9340" w:author="Stefanie Lane" w:date="2022-06-23T15:12:00Z"/>
                  </w:rPr>
                </w:rPrChange>
              </w:rPr>
              <w:pPrChange w:id="9341" w:author="Stefanie Lane" w:date="2022-06-23T15:12:00Z">
                <w:pPr/>
              </w:pPrChange>
            </w:pPr>
            <w:ins w:id="9342" w:author="Stefanie Lane" w:date="2022-06-23T15:12:00Z">
              <w:r w:rsidRPr="00EB4CE1">
                <w:rPr>
                  <w:rFonts w:ascii="Calibri" w:eastAsia="Times New Roman" w:hAnsi="Calibri" w:cs="Calibri"/>
                  <w:i/>
                  <w:iCs/>
                  <w:color w:val="000000"/>
                  <w:rPrChange w:id="9343" w:author="Stefanie Lane" w:date="2022-06-23T15:12:00Z">
                    <w:rPr/>
                  </w:rPrChange>
                </w:rPr>
                <w:t>Salix sp.</w:t>
              </w:r>
            </w:ins>
          </w:p>
        </w:tc>
        <w:tc>
          <w:tcPr>
            <w:tcW w:w="869" w:type="dxa"/>
            <w:tcBorders>
              <w:top w:val="single" w:sz="4" w:space="0" w:color="auto"/>
              <w:left w:val="nil"/>
              <w:bottom w:val="single" w:sz="4" w:space="0" w:color="auto"/>
              <w:right w:val="nil"/>
            </w:tcBorders>
            <w:shd w:val="clear" w:color="auto" w:fill="auto"/>
            <w:noWrap/>
            <w:vAlign w:val="bottom"/>
            <w:hideMark/>
            <w:tcPrChange w:id="93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6B695F" w14:textId="77777777" w:rsidR="00EB4CE1" w:rsidRPr="00EB4CE1" w:rsidRDefault="00EB4CE1" w:rsidP="00EB4CE1">
            <w:pPr>
              <w:spacing w:after="0" w:line="240" w:lineRule="auto"/>
              <w:jc w:val="center"/>
              <w:rPr>
                <w:ins w:id="9345" w:author="Stefanie Lane" w:date="2022-06-23T15:12:00Z"/>
                <w:rFonts w:ascii="Calibri" w:eastAsia="Times New Roman" w:hAnsi="Calibri" w:cs="Calibri"/>
                <w:color w:val="000000"/>
                <w:rPrChange w:id="9346" w:author="Stefanie Lane" w:date="2022-06-23T15:12:00Z">
                  <w:rPr>
                    <w:ins w:id="9347" w:author="Stefanie Lane" w:date="2022-06-23T15:12:00Z"/>
                  </w:rPr>
                </w:rPrChange>
              </w:rPr>
              <w:pPrChange w:id="9348" w:author="Stefanie Lane" w:date="2022-06-23T15:12:00Z">
                <w:pPr>
                  <w:jc w:val="center"/>
                </w:pPr>
              </w:pPrChange>
            </w:pPr>
            <w:ins w:id="9349" w:author="Stefanie Lane" w:date="2022-06-23T15:12:00Z">
              <w:r w:rsidRPr="00EB4CE1">
                <w:rPr>
                  <w:rFonts w:ascii="Calibri" w:eastAsia="Times New Roman" w:hAnsi="Calibri" w:cs="Calibri"/>
                  <w:color w:val="000000"/>
                  <w:rPrChange w:id="9350"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935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BB61DAD" w14:textId="77777777" w:rsidR="00EB4CE1" w:rsidRPr="00EB4CE1" w:rsidRDefault="00EB4CE1" w:rsidP="00EB4CE1">
            <w:pPr>
              <w:spacing w:after="0" w:line="240" w:lineRule="auto"/>
              <w:jc w:val="center"/>
              <w:rPr>
                <w:ins w:id="9352" w:author="Stefanie Lane" w:date="2022-06-23T15:12:00Z"/>
                <w:rFonts w:ascii="Calibri" w:eastAsia="Times New Roman" w:hAnsi="Calibri" w:cs="Calibri"/>
                <w:color w:val="000000"/>
                <w:rPrChange w:id="9353" w:author="Stefanie Lane" w:date="2022-06-23T15:12:00Z">
                  <w:rPr>
                    <w:ins w:id="9354" w:author="Stefanie Lane" w:date="2022-06-23T15:12:00Z"/>
                  </w:rPr>
                </w:rPrChange>
              </w:rPr>
              <w:pPrChange w:id="9355" w:author="Stefanie Lane" w:date="2022-06-23T15:12:00Z">
                <w:pPr>
                  <w:jc w:val="center"/>
                </w:pPr>
              </w:pPrChange>
            </w:pPr>
            <w:ins w:id="9356" w:author="Stefanie Lane" w:date="2022-06-23T15:12:00Z">
              <w:r w:rsidRPr="00EB4CE1">
                <w:rPr>
                  <w:rFonts w:ascii="Calibri" w:eastAsia="Times New Roman" w:hAnsi="Calibri" w:cs="Calibri"/>
                  <w:color w:val="000000"/>
                  <w:rPrChange w:id="9357"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93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49D7095" w14:textId="77777777" w:rsidR="00EB4CE1" w:rsidRPr="00EB4CE1" w:rsidRDefault="00EB4CE1" w:rsidP="00EB4CE1">
            <w:pPr>
              <w:spacing w:after="0" w:line="240" w:lineRule="auto"/>
              <w:jc w:val="center"/>
              <w:rPr>
                <w:ins w:id="9359" w:author="Stefanie Lane" w:date="2022-06-23T15:12:00Z"/>
                <w:rFonts w:ascii="Calibri" w:eastAsia="Times New Roman" w:hAnsi="Calibri" w:cs="Calibri"/>
                <w:color w:val="000000"/>
                <w:rPrChange w:id="9360" w:author="Stefanie Lane" w:date="2022-06-23T15:12:00Z">
                  <w:rPr>
                    <w:ins w:id="9361" w:author="Stefanie Lane" w:date="2022-06-23T15:12:00Z"/>
                  </w:rPr>
                </w:rPrChange>
              </w:rPr>
              <w:pPrChange w:id="9362" w:author="Stefanie Lane" w:date="2022-06-23T15:12:00Z">
                <w:pPr>
                  <w:jc w:val="center"/>
                </w:pPr>
              </w:pPrChange>
            </w:pPr>
            <w:ins w:id="9363" w:author="Stefanie Lane" w:date="2022-06-23T15:12:00Z">
              <w:r w:rsidRPr="00EB4CE1">
                <w:rPr>
                  <w:rFonts w:ascii="Calibri" w:eastAsia="Times New Roman" w:hAnsi="Calibri" w:cs="Calibri"/>
                  <w:color w:val="000000"/>
                  <w:rPrChange w:id="936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36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6F4CBFC" w14:textId="77777777" w:rsidR="00EB4CE1" w:rsidRPr="00EB4CE1" w:rsidRDefault="00EB4CE1" w:rsidP="00EB4CE1">
            <w:pPr>
              <w:spacing w:after="0" w:line="240" w:lineRule="auto"/>
              <w:jc w:val="center"/>
              <w:rPr>
                <w:ins w:id="9366" w:author="Stefanie Lane" w:date="2022-06-23T15:12:00Z"/>
                <w:rFonts w:ascii="Calibri" w:eastAsia="Times New Roman" w:hAnsi="Calibri" w:cs="Calibri"/>
                <w:color w:val="000000"/>
                <w:rPrChange w:id="9367" w:author="Stefanie Lane" w:date="2022-06-23T15:12:00Z">
                  <w:rPr>
                    <w:ins w:id="9368" w:author="Stefanie Lane" w:date="2022-06-23T15:12:00Z"/>
                  </w:rPr>
                </w:rPrChange>
              </w:rPr>
              <w:pPrChange w:id="9369" w:author="Stefanie Lane" w:date="2022-06-23T15:12:00Z">
                <w:pPr>
                  <w:jc w:val="center"/>
                </w:pPr>
              </w:pPrChange>
            </w:pPr>
            <w:ins w:id="9370" w:author="Stefanie Lane" w:date="2022-06-23T15:12:00Z">
              <w:r w:rsidRPr="00EB4CE1">
                <w:rPr>
                  <w:rFonts w:ascii="Calibri" w:eastAsia="Times New Roman" w:hAnsi="Calibri" w:cs="Calibri"/>
                  <w:color w:val="000000"/>
                  <w:rPrChange w:id="9371" w:author="Stefanie Lane" w:date="2022-06-23T15:12:00Z">
                    <w:rPr/>
                  </w:rPrChange>
                </w:rPr>
                <w:t>-100.0</w:t>
              </w:r>
            </w:ins>
          </w:p>
        </w:tc>
      </w:tr>
      <w:tr w:rsidR="00EB4CE1" w:rsidRPr="00EB4CE1" w14:paraId="69F14EF7" w14:textId="77777777" w:rsidTr="006F10B7">
        <w:trPr>
          <w:trHeight w:val="290"/>
          <w:ins w:id="9372" w:author="Stefanie Lane" w:date="2022-06-23T15:12:00Z"/>
          <w:trPrChange w:id="937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37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5FBA6D6" w14:textId="77777777" w:rsidR="00EB4CE1" w:rsidRPr="00EB4CE1" w:rsidRDefault="00EB4CE1" w:rsidP="00EB4CE1">
            <w:pPr>
              <w:spacing w:after="0" w:line="240" w:lineRule="auto"/>
              <w:rPr>
                <w:ins w:id="9375" w:author="Stefanie Lane" w:date="2022-06-23T15:12:00Z"/>
                <w:rFonts w:ascii="Calibri" w:eastAsia="Times New Roman" w:hAnsi="Calibri" w:cs="Calibri"/>
                <w:color w:val="000000"/>
                <w:rPrChange w:id="9376" w:author="Stefanie Lane" w:date="2022-06-23T15:12:00Z">
                  <w:rPr>
                    <w:ins w:id="9377" w:author="Stefanie Lane" w:date="2022-06-23T15:12:00Z"/>
                  </w:rPr>
                </w:rPrChange>
              </w:rPr>
              <w:pPrChange w:id="937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37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23C20C8" w14:textId="77777777" w:rsidR="00EB4CE1" w:rsidRPr="00EB4CE1" w:rsidRDefault="00EB4CE1" w:rsidP="00EB4CE1">
            <w:pPr>
              <w:spacing w:after="0" w:line="240" w:lineRule="auto"/>
              <w:rPr>
                <w:ins w:id="9380" w:author="Stefanie Lane" w:date="2022-06-23T15:12:00Z"/>
                <w:rFonts w:ascii="Calibri" w:eastAsia="Times New Roman" w:hAnsi="Calibri" w:cs="Calibri"/>
                <w:color w:val="000000"/>
                <w:rPrChange w:id="9381" w:author="Stefanie Lane" w:date="2022-06-23T15:12:00Z">
                  <w:rPr>
                    <w:ins w:id="9382" w:author="Stefanie Lane" w:date="2022-06-23T15:12:00Z"/>
                  </w:rPr>
                </w:rPrChange>
              </w:rPr>
              <w:pPrChange w:id="9383" w:author="Stefanie Lane" w:date="2022-06-23T15:12:00Z">
                <w:pPr/>
              </w:pPrChange>
            </w:pPr>
          </w:p>
        </w:tc>
        <w:tc>
          <w:tcPr>
            <w:tcW w:w="3320" w:type="dxa"/>
            <w:tcBorders>
              <w:top w:val="nil"/>
              <w:left w:val="nil"/>
              <w:bottom w:val="nil"/>
              <w:right w:val="nil"/>
            </w:tcBorders>
            <w:shd w:val="clear" w:color="auto" w:fill="auto"/>
            <w:noWrap/>
            <w:vAlign w:val="bottom"/>
            <w:hideMark/>
            <w:tcPrChange w:id="9384" w:author="Stefanie Lane" w:date="2022-06-23T15:14:00Z">
              <w:tcPr>
                <w:tcW w:w="3320" w:type="dxa"/>
                <w:tcBorders>
                  <w:top w:val="nil"/>
                  <w:left w:val="nil"/>
                  <w:bottom w:val="nil"/>
                  <w:right w:val="nil"/>
                </w:tcBorders>
                <w:shd w:val="clear" w:color="auto" w:fill="auto"/>
                <w:noWrap/>
                <w:vAlign w:val="bottom"/>
                <w:hideMark/>
              </w:tcPr>
            </w:tcPrChange>
          </w:tcPr>
          <w:p w14:paraId="77C2659B" w14:textId="77777777" w:rsidR="00EB4CE1" w:rsidRPr="00EB4CE1" w:rsidRDefault="00EB4CE1" w:rsidP="00EB4CE1">
            <w:pPr>
              <w:spacing w:after="0" w:line="240" w:lineRule="auto"/>
              <w:rPr>
                <w:ins w:id="9385" w:author="Stefanie Lane" w:date="2022-06-23T15:12:00Z"/>
                <w:rFonts w:ascii="Calibri" w:eastAsia="Times New Roman" w:hAnsi="Calibri" w:cs="Calibri"/>
                <w:i/>
                <w:iCs/>
                <w:color w:val="000000"/>
                <w:rPrChange w:id="9386" w:author="Stefanie Lane" w:date="2022-06-23T15:12:00Z">
                  <w:rPr>
                    <w:ins w:id="9387" w:author="Stefanie Lane" w:date="2022-06-23T15:12:00Z"/>
                  </w:rPr>
                </w:rPrChange>
              </w:rPr>
              <w:pPrChange w:id="9388" w:author="Stefanie Lane" w:date="2022-06-23T15:12:00Z">
                <w:pPr/>
              </w:pPrChange>
            </w:pPr>
            <w:ins w:id="9389" w:author="Stefanie Lane" w:date="2022-06-23T15:12:00Z">
              <w:r w:rsidRPr="00EB4CE1">
                <w:rPr>
                  <w:rFonts w:ascii="Calibri" w:eastAsia="Times New Roman" w:hAnsi="Calibri" w:cs="Calibri"/>
                  <w:i/>
                  <w:iCs/>
                  <w:color w:val="000000"/>
                  <w:rPrChange w:id="9390" w:author="Stefanie Lane" w:date="2022-06-23T15:12:00Z">
                    <w:rPr/>
                  </w:rPrChange>
                </w:rPr>
                <w:t>Sium suave</w:t>
              </w:r>
            </w:ins>
          </w:p>
        </w:tc>
        <w:tc>
          <w:tcPr>
            <w:tcW w:w="869" w:type="dxa"/>
            <w:tcBorders>
              <w:top w:val="nil"/>
              <w:left w:val="nil"/>
              <w:bottom w:val="nil"/>
              <w:right w:val="nil"/>
            </w:tcBorders>
            <w:shd w:val="clear" w:color="auto" w:fill="auto"/>
            <w:noWrap/>
            <w:vAlign w:val="bottom"/>
            <w:hideMark/>
            <w:tcPrChange w:id="9391" w:author="Stefanie Lane" w:date="2022-06-23T15:14:00Z">
              <w:tcPr>
                <w:tcW w:w="960" w:type="dxa"/>
                <w:tcBorders>
                  <w:top w:val="nil"/>
                  <w:left w:val="nil"/>
                  <w:bottom w:val="nil"/>
                  <w:right w:val="nil"/>
                </w:tcBorders>
                <w:shd w:val="clear" w:color="auto" w:fill="auto"/>
                <w:noWrap/>
                <w:vAlign w:val="bottom"/>
                <w:hideMark/>
              </w:tcPr>
            </w:tcPrChange>
          </w:tcPr>
          <w:p w14:paraId="77C0DA0D" w14:textId="77777777" w:rsidR="00EB4CE1" w:rsidRPr="00EB4CE1" w:rsidRDefault="00EB4CE1" w:rsidP="00EB4CE1">
            <w:pPr>
              <w:spacing w:after="0" w:line="240" w:lineRule="auto"/>
              <w:jc w:val="center"/>
              <w:rPr>
                <w:ins w:id="9392" w:author="Stefanie Lane" w:date="2022-06-23T15:12:00Z"/>
                <w:rFonts w:ascii="Calibri" w:eastAsia="Times New Roman" w:hAnsi="Calibri" w:cs="Calibri"/>
                <w:color w:val="000000"/>
                <w:rPrChange w:id="9393" w:author="Stefanie Lane" w:date="2022-06-23T15:12:00Z">
                  <w:rPr>
                    <w:ins w:id="9394" w:author="Stefanie Lane" w:date="2022-06-23T15:12:00Z"/>
                  </w:rPr>
                </w:rPrChange>
              </w:rPr>
              <w:pPrChange w:id="9395" w:author="Stefanie Lane" w:date="2022-06-23T15:12:00Z">
                <w:pPr>
                  <w:jc w:val="center"/>
                </w:pPr>
              </w:pPrChange>
            </w:pPr>
            <w:ins w:id="9396" w:author="Stefanie Lane" w:date="2022-06-23T15:12:00Z">
              <w:r w:rsidRPr="00EB4CE1">
                <w:rPr>
                  <w:rFonts w:ascii="Calibri" w:eastAsia="Times New Roman" w:hAnsi="Calibri" w:cs="Calibri"/>
                  <w:color w:val="000000"/>
                  <w:rPrChange w:id="9397" w:author="Stefanie Lane" w:date="2022-06-23T15:12:00Z">
                    <w:rPr/>
                  </w:rPrChange>
                </w:rPr>
                <w:t>0.14</w:t>
              </w:r>
            </w:ins>
          </w:p>
        </w:tc>
        <w:tc>
          <w:tcPr>
            <w:tcW w:w="990" w:type="dxa"/>
            <w:tcBorders>
              <w:top w:val="nil"/>
              <w:left w:val="nil"/>
              <w:bottom w:val="nil"/>
              <w:right w:val="nil"/>
            </w:tcBorders>
            <w:shd w:val="clear" w:color="auto" w:fill="auto"/>
            <w:noWrap/>
            <w:vAlign w:val="bottom"/>
            <w:hideMark/>
            <w:tcPrChange w:id="9398" w:author="Stefanie Lane" w:date="2022-06-23T15:14:00Z">
              <w:tcPr>
                <w:tcW w:w="960" w:type="dxa"/>
                <w:tcBorders>
                  <w:top w:val="nil"/>
                  <w:left w:val="nil"/>
                  <w:bottom w:val="nil"/>
                  <w:right w:val="nil"/>
                </w:tcBorders>
                <w:shd w:val="clear" w:color="auto" w:fill="auto"/>
                <w:noWrap/>
                <w:vAlign w:val="bottom"/>
                <w:hideMark/>
              </w:tcPr>
            </w:tcPrChange>
          </w:tcPr>
          <w:p w14:paraId="3C7A108C" w14:textId="77777777" w:rsidR="00EB4CE1" w:rsidRPr="00EB4CE1" w:rsidRDefault="00EB4CE1" w:rsidP="00EB4CE1">
            <w:pPr>
              <w:spacing w:after="0" w:line="240" w:lineRule="auto"/>
              <w:jc w:val="center"/>
              <w:rPr>
                <w:ins w:id="9399" w:author="Stefanie Lane" w:date="2022-06-23T15:12:00Z"/>
                <w:rFonts w:ascii="Calibri" w:eastAsia="Times New Roman" w:hAnsi="Calibri" w:cs="Calibri"/>
                <w:color w:val="000000"/>
                <w:rPrChange w:id="9400" w:author="Stefanie Lane" w:date="2022-06-23T15:12:00Z">
                  <w:rPr>
                    <w:ins w:id="9401" w:author="Stefanie Lane" w:date="2022-06-23T15:12:00Z"/>
                  </w:rPr>
                </w:rPrChange>
              </w:rPr>
              <w:pPrChange w:id="9402" w:author="Stefanie Lane" w:date="2022-06-23T15:12:00Z">
                <w:pPr>
                  <w:jc w:val="center"/>
                </w:pPr>
              </w:pPrChange>
            </w:pPr>
            <w:ins w:id="9403" w:author="Stefanie Lane" w:date="2022-06-23T15:12:00Z">
              <w:r w:rsidRPr="00EB4CE1">
                <w:rPr>
                  <w:rFonts w:ascii="Calibri" w:eastAsia="Times New Roman" w:hAnsi="Calibri" w:cs="Calibri"/>
                  <w:color w:val="000000"/>
                  <w:rPrChange w:id="9404" w:author="Stefanie Lane" w:date="2022-06-23T15:12:00Z">
                    <w:rPr/>
                  </w:rPrChange>
                </w:rPr>
                <w:t>0.15</w:t>
              </w:r>
            </w:ins>
          </w:p>
        </w:tc>
        <w:tc>
          <w:tcPr>
            <w:tcW w:w="810" w:type="dxa"/>
            <w:tcBorders>
              <w:top w:val="nil"/>
              <w:left w:val="nil"/>
              <w:bottom w:val="nil"/>
              <w:right w:val="nil"/>
            </w:tcBorders>
            <w:shd w:val="clear" w:color="auto" w:fill="auto"/>
            <w:noWrap/>
            <w:vAlign w:val="bottom"/>
            <w:hideMark/>
            <w:tcPrChange w:id="9405" w:author="Stefanie Lane" w:date="2022-06-23T15:14:00Z">
              <w:tcPr>
                <w:tcW w:w="960" w:type="dxa"/>
                <w:tcBorders>
                  <w:top w:val="nil"/>
                  <w:left w:val="nil"/>
                  <w:bottom w:val="nil"/>
                  <w:right w:val="nil"/>
                </w:tcBorders>
                <w:shd w:val="clear" w:color="auto" w:fill="auto"/>
                <w:noWrap/>
                <w:vAlign w:val="bottom"/>
                <w:hideMark/>
              </w:tcPr>
            </w:tcPrChange>
          </w:tcPr>
          <w:p w14:paraId="31D98D06" w14:textId="77777777" w:rsidR="00EB4CE1" w:rsidRPr="00EB4CE1" w:rsidRDefault="00EB4CE1" w:rsidP="00EB4CE1">
            <w:pPr>
              <w:spacing w:after="0" w:line="240" w:lineRule="auto"/>
              <w:jc w:val="center"/>
              <w:rPr>
                <w:ins w:id="9406" w:author="Stefanie Lane" w:date="2022-06-23T15:12:00Z"/>
                <w:rFonts w:ascii="Calibri" w:eastAsia="Times New Roman" w:hAnsi="Calibri" w:cs="Calibri"/>
                <w:color w:val="000000"/>
                <w:rPrChange w:id="9407" w:author="Stefanie Lane" w:date="2022-06-23T15:12:00Z">
                  <w:rPr>
                    <w:ins w:id="9408" w:author="Stefanie Lane" w:date="2022-06-23T15:12:00Z"/>
                  </w:rPr>
                </w:rPrChange>
              </w:rPr>
              <w:pPrChange w:id="9409" w:author="Stefanie Lane" w:date="2022-06-23T15:12:00Z">
                <w:pPr>
                  <w:jc w:val="center"/>
                </w:pPr>
              </w:pPrChange>
            </w:pPr>
            <w:ins w:id="9410" w:author="Stefanie Lane" w:date="2022-06-23T15:12:00Z">
              <w:r w:rsidRPr="00EB4CE1">
                <w:rPr>
                  <w:rFonts w:ascii="Calibri" w:eastAsia="Times New Roman" w:hAnsi="Calibri" w:cs="Calibri"/>
                  <w:color w:val="000000"/>
                  <w:rPrChange w:id="9411"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41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203E192" w14:textId="77777777" w:rsidR="00EB4CE1" w:rsidRPr="00EB4CE1" w:rsidRDefault="00EB4CE1" w:rsidP="00EB4CE1">
            <w:pPr>
              <w:spacing w:after="0" w:line="240" w:lineRule="auto"/>
              <w:jc w:val="center"/>
              <w:rPr>
                <w:ins w:id="9413" w:author="Stefanie Lane" w:date="2022-06-23T15:12:00Z"/>
                <w:rFonts w:ascii="Calibri" w:eastAsia="Times New Roman" w:hAnsi="Calibri" w:cs="Calibri"/>
                <w:color w:val="000000"/>
                <w:rPrChange w:id="9414" w:author="Stefanie Lane" w:date="2022-06-23T15:12:00Z">
                  <w:rPr>
                    <w:ins w:id="9415" w:author="Stefanie Lane" w:date="2022-06-23T15:12:00Z"/>
                  </w:rPr>
                </w:rPrChange>
              </w:rPr>
              <w:pPrChange w:id="9416" w:author="Stefanie Lane" w:date="2022-06-23T15:12:00Z">
                <w:pPr>
                  <w:jc w:val="center"/>
                </w:pPr>
              </w:pPrChange>
            </w:pPr>
            <w:ins w:id="9417" w:author="Stefanie Lane" w:date="2022-06-23T15:12:00Z">
              <w:r w:rsidRPr="00EB4CE1">
                <w:rPr>
                  <w:rFonts w:ascii="Calibri" w:eastAsia="Times New Roman" w:hAnsi="Calibri" w:cs="Calibri"/>
                  <w:color w:val="000000"/>
                  <w:rPrChange w:id="9418" w:author="Stefanie Lane" w:date="2022-06-23T15:12:00Z">
                    <w:rPr/>
                  </w:rPrChange>
                </w:rPr>
                <w:t>-100.0</w:t>
              </w:r>
            </w:ins>
          </w:p>
        </w:tc>
      </w:tr>
      <w:tr w:rsidR="00EB4CE1" w:rsidRPr="00EB4CE1" w14:paraId="62AA09F8" w14:textId="77777777" w:rsidTr="006F10B7">
        <w:trPr>
          <w:trHeight w:val="290"/>
          <w:ins w:id="9419" w:author="Stefanie Lane" w:date="2022-06-23T15:12:00Z"/>
          <w:trPrChange w:id="942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42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96F4B06" w14:textId="77777777" w:rsidR="00EB4CE1" w:rsidRPr="00EB4CE1" w:rsidRDefault="00EB4CE1" w:rsidP="00EB4CE1">
            <w:pPr>
              <w:spacing w:after="0" w:line="240" w:lineRule="auto"/>
              <w:rPr>
                <w:ins w:id="9422" w:author="Stefanie Lane" w:date="2022-06-23T15:12:00Z"/>
                <w:rFonts w:ascii="Calibri" w:eastAsia="Times New Roman" w:hAnsi="Calibri" w:cs="Calibri"/>
                <w:color w:val="000000"/>
                <w:rPrChange w:id="9423" w:author="Stefanie Lane" w:date="2022-06-23T15:12:00Z">
                  <w:rPr>
                    <w:ins w:id="9424" w:author="Stefanie Lane" w:date="2022-06-23T15:12:00Z"/>
                  </w:rPr>
                </w:rPrChange>
              </w:rPr>
              <w:pPrChange w:id="942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42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D9E083C" w14:textId="77777777" w:rsidR="00EB4CE1" w:rsidRPr="00EB4CE1" w:rsidRDefault="00EB4CE1" w:rsidP="00EB4CE1">
            <w:pPr>
              <w:spacing w:after="0" w:line="240" w:lineRule="auto"/>
              <w:rPr>
                <w:ins w:id="9427" w:author="Stefanie Lane" w:date="2022-06-23T15:12:00Z"/>
                <w:rFonts w:ascii="Calibri" w:eastAsia="Times New Roman" w:hAnsi="Calibri" w:cs="Calibri"/>
                <w:color w:val="000000"/>
                <w:rPrChange w:id="9428" w:author="Stefanie Lane" w:date="2022-06-23T15:12:00Z">
                  <w:rPr>
                    <w:ins w:id="9429" w:author="Stefanie Lane" w:date="2022-06-23T15:12:00Z"/>
                  </w:rPr>
                </w:rPrChange>
              </w:rPr>
              <w:pPrChange w:id="943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43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2AEC494" w14:textId="685E2D0B" w:rsidR="00EB4CE1" w:rsidRPr="00EB4CE1" w:rsidRDefault="00D5247D" w:rsidP="00EB4CE1">
            <w:pPr>
              <w:spacing w:after="0" w:line="240" w:lineRule="auto"/>
              <w:rPr>
                <w:ins w:id="9432" w:author="Stefanie Lane" w:date="2022-06-23T15:12:00Z"/>
                <w:rFonts w:ascii="Calibri" w:eastAsia="Times New Roman" w:hAnsi="Calibri" w:cs="Calibri"/>
                <w:i/>
                <w:iCs/>
                <w:color w:val="000000"/>
                <w:rPrChange w:id="9433" w:author="Stefanie Lane" w:date="2022-06-23T15:12:00Z">
                  <w:rPr>
                    <w:ins w:id="9434" w:author="Stefanie Lane" w:date="2022-06-23T15:12:00Z"/>
                  </w:rPr>
                </w:rPrChange>
              </w:rPr>
              <w:pPrChange w:id="9435" w:author="Stefanie Lane" w:date="2022-06-23T15:12:00Z">
                <w:pPr/>
              </w:pPrChange>
            </w:pPr>
            <w:proofErr w:type="spellStart"/>
            <w:ins w:id="9436" w:author="Stefanie Lane" w:date="2022-06-23T15:19:00Z">
              <w:r>
                <w:rPr>
                  <w:rStyle w:val="Emphasis"/>
                </w:rPr>
                <w:t>Symphyotrichum</w:t>
              </w:r>
              <w:proofErr w:type="spellEnd"/>
              <w:r>
                <w:rPr>
                  <w:rStyle w:val="Emphasis"/>
                </w:rPr>
                <w:t xml:space="preserve"> </w:t>
              </w:r>
            </w:ins>
            <w:ins w:id="9437" w:author="Stefanie Lane" w:date="2022-06-23T15:12:00Z">
              <w:r w:rsidR="00EB4CE1" w:rsidRPr="00EB4CE1">
                <w:rPr>
                  <w:rFonts w:ascii="Calibri" w:eastAsia="Times New Roman" w:hAnsi="Calibri" w:cs="Calibri"/>
                  <w:i/>
                  <w:iCs/>
                  <w:color w:val="000000"/>
                  <w:rPrChange w:id="9438" w:author="Stefanie Lane" w:date="2022-06-23T15:12:00Z">
                    <w:rPr/>
                  </w:rPrChange>
                </w:rPr>
                <w:t>subspicatum</w:t>
              </w:r>
            </w:ins>
          </w:p>
        </w:tc>
        <w:tc>
          <w:tcPr>
            <w:tcW w:w="869" w:type="dxa"/>
            <w:tcBorders>
              <w:top w:val="single" w:sz="4" w:space="0" w:color="auto"/>
              <w:left w:val="nil"/>
              <w:bottom w:val="single" w:sz="4" w:space="0" w:color="auto"/>
              <w:right w:val="nil"/>
            </w:tcBorders>
            <w:shd w:val="clear" w:color="auto" w:fill="auto"/>
            <w:noWrap/>
            <w:vAlign w:val="bottom"/>
            <w:hideMark/>
            <w:tcPrChange w:id="943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B8596D" w14:textId="77777777" w:rsidR="00EB4CE1" w:rsidRPr="00EB4CE1" w:rsidRDefault="00EB4CE1" w:rsidP="00EB4CE1">
            <w:pPr>
              <w:spacing w:after="0" w:line="240" w:lineRule="auto"/>
              <w:jc w:val="center"/>
              <w:rPr>
                <w:ins w:id="9440" w:author="Stefanie Lane" w:date="2022-06-23T15:12:00Z"/>
                <w:rFonts w:ascii="Calibri" w:eastAsia="Times New Roman" w:hAnsi="Calibri" w:cs="Calibri"/>
                <w:color w:val="000000"/>
                <w:rPrChange w:id="9441" w:author="Stefanie Lane" w:date="2022-06-23T15:12:00Z">
                  <w:rPr>
                    <w:ins w:id="9442" w:author="Stefanie Lane" w:date="2022-06-23T15:12:00Z"/>
                  </w:rPr>
                </w:rPrChange>
              </w:rPr>
              <w:pPrChange w:id="9443" w:author="Stefanie Lane" w:date="2022-06-23T15:12:00Z">
                <w:pPr>
                  <w:jc w:val="center"/>
                </w:pPr>
              </w:pPrChange>
            </w:pPr>
            <w:ins w:id="9444" w:author="Stefanie Lane" w:date="2022-06-23T15:12:00Z">
              <w:r w:rsidRPr="00EB4CE1">
                <w:rPr>
                  <w:rFonts w:ascii="Calibri" w:eastAsia="Times New Roman" w:hAnsi="Calibri" w:cs="Calibri"/>
                  <w:color w:val="000000"/>
                  <w:rPrChange w:id="9445" w:author="Stefanie Lane" w:date="2022-06-23T15:12: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Change w:id="944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4B8782" w14:textId="77777777" w:rsidR="00EB4CE1" w:rsidRPr="00EB4CE1" w:rsidRDefault="00EB4CE1" w:rsidP="00EB4CE1">
            <w:pPr>
              <w:spacing w:after="0" w:line="240" w:lineRule="auto"/>
              <w:jc w:val="center"/>
              <w:rPr>
                <w:ins w:id="9447" w:author="Stefanie Lane" w:date="2022-06-23T15:12:00Z"/>
                <w:rFonts w:ascii="Calibri" w:eastAsia="Times New Roman" w:hAnsi="Calibri" w:cs="Calibri"/>
                <w:color w:val="000000"/>
                <w:rPrChange w:id="9448" w:author="Stefanie Lane" w:date="2022-06-23T15:12:00Z">
                  <w:rPr>
                    <w:ins w:id="9449" w:author="Stefanie Lane" w:date="2022-06-23T15:12:00Z"/>
                  </w:rPr>
                </w:rPrChange>
              </w:rPr>
              <w:pPrChange w:id="9450" w:author="Stefanie Lane" w:date="2022-06-23T15:12:00Z">
                <w:pPr>
                  <w:jc w:val="center"/>
                </w:pPr>
              </w:pPrChange>
            </w:pPr>
            <w:ins w:id="9451" w:author="Stefanie Lane" w:date="2022-06-23T15:12:00Z">
              <w:r w:rsidRPr="00EB4CE1">
                <w:rPr>
                  <w:rFonts w:ascii="Calibri" w:eastAsia="Times New Roman" w:hAnsi="Calibri" w:cs="Calibri"/>
                  <w:color w:val="000000"/>
                  <w:rPrChange w:id="9452" w:author="Stefanie Lane" w:date="2022-06-23T15:12:00Z">
                    <w:rPr/>
                  </w:rPrChange>
                </w:rPr>
                <w:t>0.24</w:t>
              </w:r>
            </w:ins>
          </w:p>
        </w:tc>
        <w:tc>
          <w:tcPr>
            <w:tcW w:w="810" w:type="dxa"/>
            <w:tcBorders>
              <w:top w:val="single" w:sz="4" w:space="0" w:color="auto"/>
              <w:left w:val="nil"/>
              <w:bottom w:val="single" w:sz="4" w:space="0" w:color="auto"/>
              <w:right w:val="nil"/>
            </w:tcBorders>
            <w:shd w:val="clear" w:color="auto" w:fill="auto"/>
            <w:noWrap/>
            <w:vAlign w:val="bottom"/>
            <w:hideMark/>
            <w:tcPrChange w:id="94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89A690F" w14:textId="77777777" w:rsidR="00EB4CE1" w:rsidRPr="00EB4CE1" w:rsidRDefault="00EB4CE1" w:rsidP="00EB4CE1">
            <w:pPr>
              <w:spacing w:after="0" w:line="240" w:lineRule="auto"/>
              <w:jc w:val="center"/>
              <w:rPr>
                <w:ins w:id="9454" w:author="Stefanie Lane" w:date="2022-06-23T15:12:00Z"/>
                <w:rFonts w:ascii="Calibri" w:eastAsia="Times New Roman" w:hAnsi="Calibri" w:cs="Calibri"/>
                <w:color w:val="000000"/>
                <w:rPrChange w:id="9455" w:author="Stefanie Lane" w:date="2022-06-23T15:12:00Z">
                  <w:rPr>
                    <w:ins w:id="9456" w:author="Stefanie Lane" w:date="2022-06-23T15:12:00Z"/>
                  </w:rPr>
                </w:rPrChange>
              </w:rPr>
              <w:pPrChange w:id="9457" w:author="Stefanie Lane" w:date="2022-06-23T15:12:00Z">
                <w:pPr>
                  <w:jc w:val="center"/>
                </w:pPr>
              </w:pPrChange>
            </w:pPr>
            <w:ins w:id="9458" w:author="Stefanie Lane" w:date="2022-06-23T15:12:00Z">
              <w:r w:rsidRPr="00EB4CE1">
                <w:rPr>
                  <w:rFonts w:ascii="Calibri" w:eastAsia="Times New Roman" w:hAnsi="Calibri" w:cs="Calibri"/>
                  <w:color w:val="000000"/>
                  <w:rPrChange w:id="945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46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6BD2E67" w14:textId="77777777" w:rsidR="00EB4CE1" w:rsidRPr="00EB4CE1" w:rsidRDefault="00EB4CE1" w:rsidP="00EB4CE1">
            <w:pPr>
              <w:spacing w:after="0" w:line="240" w:lineRule="auto"/>
              <w:jc w:val="center"/>
              <w:rPr>
                <w:ins w:id="9461" w:author="Stefanie Lane" w:date="2022-06-23T15:12:00Z"/>
                <w:rFonts w:ascii="Calibri" w:eastAsia="Times New Roman" w:hAnsi="Calibri" w:cs="Calibri"/>
                <w:color w:val="000000"/>
                <w:rPrChange w:id="9462" w:author="Stefanie Lane" w:date="2022-06-23T15:12:00Z">
                  <w:rPr>
                    <w:ins w:id="9463" w:author="Stefanie Lane" w:date="2022-06-23T15:12:00Z"/>
                  </w:rPr>
                </w:rPrChange>
              </w:rPr>
              <w:pPrChange w:id="9464" w:author="Stefanie Lane" w:date="2022-06-23T15:12:00Z">
                <w:pPr>
                  <w:jc w:val="center"/>
                </w:pPr>
              </w:pPrChange>
            </w:pPr>
            <w:ins w:id="9465" w:author="Stefanie Lane" w:date="2022-06-23T15:12:00Z">
              <w:r w:rsidRPr="00EB4CE1">
                <w:rPr>
                  <w:rFonts w:ascii="Calibri" w:eastAsia="Times New Roman" w:hAnsi="Calibri" w:cs="Calibri"/>
                  <w:color w:val="000000"/>
                  <w:rPrChange w:id="9466" w:author="Stefanie Lane" w:date="2022-06-23T15:12:00Z">
                    <w:rPr/>
                  </w:rPrChange>
                </w:rPr>
                <w:t>-100.0</w:t>
              </w:r>
            </w:ins>
          </w:p>
        </w:tc>
      </w:tr>
      <w:tr w:rsidR="00EB4CE1" w:rsidRPr="00EB4CE1" w14:paraId="3070C3EA" w14:textId="77777777" w:rsidTr="006F10B7">
        <w:trPr>
          <w:trHeight w:val="290"/>
          <w:ins w:id="9467" w:author="Stefanie Lane" w:date="2022-06-23T15:12:00Z"/>
          <w:trPrChange w:id="946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46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04D6628" w14:textId="77777777" w:rsidR="00EB4CE1" w:rsidRPr="00EB4CE1" w:rsidRDefault="00EB4CE1" w:rsidP="00EB4CE1">
            <w:pPr>
              <w:spacing w:after="0" w:line="240" w:lineRule="auto"/>
              <w:rPr>
                <w:ins w:id="9470" w:author="Stefanie Lane" w:date="2022-06-23T15:12:00Z"/>
                <w:rFonts w:ascii="Calibri" w:eastAsia="Times New Roman" w:hAnsi="Calibri" w:cs="Calibri"/>
                <w:color w:val="000000"/>
                <w:rPrChange w:id="9471" w:author="Stefanie Lane" w:date="2022-06-23T15:12:00Z">
                  <w:rPr>
                    <w:ins w:id="9472" w:author="Stefanie Lane" w:date="2022-06-23T15:12:00Z"/>
                  </w:rPr>
                </w:rPrChange>
              </w:rPr>
              <w:pPrChange w:id="947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47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454D810" w14:textId="77777777" w:rsidR="00EB4CE1" w:rsidRPr="00EB4CE1" w:rsidRDefault="00EB4CE1" w:rsidP="00EB4CE1">
            <w:pPr>
              <w:spacing w:after="0" w:line="240" w:lineRule="auto"/>
              <w:rPr>
                <w:ins w:id="9475" w:author="Stefanie Lane" w:date="2022-06-23T15:12:00Z"/>
                <w:rFonts w:ascii="Calibri" w:eastAsia="Times New Roman" w:hAnsi="Calibri" w:cs="Calibri"/>
                <w:color w:val="000000"/>
                <w:rPrChange w:id="9476" w:author="Stefanie Lane" w:date="2022-06-23T15:12:00Z">
                  <w:rPr>
                    <w:ins w:id="9477" w:author="Stefanie Lane" w:date="2022-06-23T15:12:00Z"/>
                  </w:rPr>
                </w:rPrChange>
              </w:rPr>
              <w:pPrChange w:id="9478" w:author="Stefanie Lane" w:date="2022-06-23T15:12:00Z">
                <w:pPr/>
              </w:pPrChange>
            </w:pPr>
          </w:p>
        </w:tc>
        <w:tc>
          <w:tcPr>
            <w:tcW w:w="3320" w:type="dxa"/>
            <w:tcBorders>
              <w:top w:val="nil"/>
              <w:left w:val="nil"/>
              <w:bottom w:val="nil"/>
              <w:right w:val="nil"/>
            </w:tcBorders>
            <w:shd w:val="clear" w:color="auto" w:fill="auto"/>
            <w:noWrap/>
            <w:vAlign w:val="bottom"/>
            <w:hideMark/>
            <w:tcPrChange w:id="9479" w:author="Stefanie Lane" w:date="2022-06-23T15:14:00Z">
              <w:tcPr>
                <w:tcW w:w="3320" w:type="dxa"/>
                <w:tcBorders>
                  <w:top w:val="nil"/>
                  <w:left w:val="nil"/>
                  <w:bottom w:val="nil"/>
                  <w:right w:val="nil"/>
                </w:tcBorders>
                <w:shd w:val="clear" w:color="auto" w:fill="auto"/>
                <w:noWrap/>
                <w:vAlign w:val="bottom"/>
                <w:hideMark/>
              </w:tcPr>
            </w:tcPrChange>
          </w:tcPr>
          <w:p w14:paraId="65F194E2" w14:textId="77777777" w:rsidR="00EB4CE1" w:rsidRPr="00EB4CE1" w:rsidRDefault="00EB4CE1" w:rsidP="00EB4CE1">
            <w:pPr>
              <w:spacing w:after="0" w:line="240" w:lineRule="auto"/>
              <w:rPr>
                <w:ins w:id="9480" w:author="Stefanie Lane" w:date="2022-06-23T15:12:00Z"/>
                <w:rFonts w:ascii="Calibri" w:eastAsia="Times New Roman" w:hAnsi="Calibri" w:cs="Calibri"/>
                <w:i/>
                <w:iCs/>
                <w:color w:val="000000"/>
                <w:rPrChange w:id="9481" w:author="Stefanie Lane" w:date="2022-06-23T15:12:00Z">
                  <w:rPr>
                    <w:ins w:id="9482" w:author="Stefanie Lane" w:date="2022-06-23T15:12:00Z"/>
                  </w:rPr>
                </w:rPrChange>
              </w:rPr>
              <w:pPrChange w:id="9483" w:author="Stefanie Lane" w:date="2022-06-23T15:12:00Z">
                <w:pPr/>
              </w:pPrChange>
            </w:pPr>
            <w:ins w:id="9484" w:author="Stefanie Lane" w:date="2022-06-23T15:12:00Z">
              <w:r w:rsidRPr="00EB4CE1">
                <w:rPr>
                  <w:rFonts w:ascii="Calibri" w:eastAsia="Times New Roman" w:hAnsi="Calibri" w:cs="Calibri"/>
                  <w:i/>
                  <w:iCs/>
                  <w:color w:val="000000"/>
                  <w:rPrChange w:id="9485" w:author="Stefanie Lane" w:date="2022-06-23T15:12:00Z">
                    <w:rPr/>
                  </w:rPrChange>
                </w:rPr>
                <w:t xml:space="preserve">Trifolium </w:t>
              </w:r>
              <w:proofErr w:type="spellStart"/>
              <w:r w:rsidRPr="00EB4CE1">
                <w:rPr>
                  <w:rFonts w:ascii="Calibri" w:eastAsia="Times New Roman" w:hAnsi="Calibri" w:cs="Calibri"/>
                  <w:i/>
                  <w:iCs/>
                  <w:color w:val="000000"/>
                  <w:rPrChange w:id="9486" w:author="Stefanie Lane" w:date="2022-06-23T15:12:00Z">
                    <w:rPr/>
                  </w:rPrChange>
                </w:rPr>
                <w:t>wormskjoldii</w:t>
              </w:r>
              <w:proofErr w:type="spellEnd"/>
            </w:ins>
          </w:p>
        </w:tc>
        <w:tc>
          <w:tcPr>
            <w:tcW w:w="869" w:type="dxa"/>
            <w:tcBorders>
              <w:top w:val="nil"/>
              <w:left w:val="nil"/>
              <w:bottom w:val="nil"/>
              <w:right w:val="nil"/>
            </w:tcBorders>
            <w:shd w:val="clear" w:color="auto" w:fill="auto"/>
            <w:noWrap/>
            <w:vAlign w:val="bottom"/>
            <w:hideMark/>
            <w:tcPrChange w:id="9487" w:author="Stefanie Lane" w:date="2022-06-23T15:14:00Z">
              <w:tcPr>
                <w:tcW w:w="960" w:type="dxa"/>
                <w:tcBorders>
                  <w:top w:val="nil"/>
                  <w:left w:val="nil"/>
                  <w:bottom w:val="nil"/>
                  <w:right w:val="nil"/>
                </w:tcBorders>
                <w:shd w:val="clear" w:color="auto" w:fill="auto"/>
                <w:noWrap/>
                <w:vAlign w:val="bottom"/>
                <w:hideMark/>
              </w:tcPr>
            </w:tcPrChange>
          </w:tcPr>
          <w:p w14:paraId="7FE98F58" w14:textId="77777777" w:rsidR="00EB4CE1" w:rsidRPr="00EB4CE1" w:rsidRDefault="00EB4CE1" w:rsidP="00EB4CE1">
            <w:pPr>
              <w:spacing w:after="0" w:line="240" w:lineRule="auto"/>
              <w:jc w:val="center"/>
              <w:rPr>
                <w:ins w:id="9488" w:author="Stefanie Lane" w:date="2022-06-23T15:12:00Z"/>
                <w:rFonts w:ascii="Calibri" w:eastAsia="Times New Roman" w:hAnsi="Calibri" w:cs="Calibri"/>
                <w:color w:val="000000"/>
                <w:rPrChange w:id="9489" w:author="Stefanie Lane" w:date="2022-06-23T15:12:00Z">
                  <w:rPr>
                    <w:ins w:id="9490" w:author="Stefanie Lane" w:date="2022-06-23T15:12:00Z"/>
                  </w:rPr>
                </w:rPrChange>
              </w:rPr>
              <w:pPrChange w:id="9491" w:author="Stefanie Lane" w:date="2022-06-23T15:12:00Z">
                <w:pPr>
                  <w:jc w:val="center"/>
                </w:pPr>
              </w:pPrChange>
            </w:pPr>
            <w:ins w:id="9492" w:author="Stefanie Lane" w:date="2022-06-23T15:12:00Z">
              <w:r w:rsidRPr="00EB4CE1">
                <w:rPr>
                  <w:rFonts w:ascii="Calibri" w:eastAsia="Times New Roman" w:hAnsi="Calibri" w:cs="Calibri"/>
                  <w:color w:val="000000"/>
                  <w:rPrChange w:id="9493" w:author="Stefanie Lane" w:date="2022-06-23T15:12:00Z">
                    <w:rPr/>
                  </w:rPrChange>
                </w:rPr>
                <w:t>0.69</w:t>
              </w:r>
            </w:ins>
          </w:p>
        </w:tc>
        <w:tc>
          <w:tcPr>
            <w:tcW w:w="990" w:type="dxa"/>
            <w:tcBorders>
              <w:top w:val="nil"/>
              <w:left w:val="nil"/>
              <w:bottom w:val="nil"/>
              <w:right w:val="nil"/>
            </w:tcBorders>
            <w:shd w:val="clear" w:color="auto" w:fill="auto"/>
            <w:noWrap/>
            <w:vAlign w:val="bottom"/>
            <w:hideMark/>
            <w:tcPrChange w:id="9494" w:author="Stefanie Lane" w:date="2022-06-23T15:14:00Z">
              <w:tcPr>
                <w:tcW w:w="960" w:type="dxa"/>
                <w:tcBorders>
                  <w:top w:val="nil"/>
                  <w:left w:val="nil"/>
                  <w:bottom w:val="nil"/>
                  <w:right w:val="nil"/>
                </w:tcBorders>
                <w:shd w:val="clear" w:color="auto" w:fill="auto"/>
                <w:noWrap/>
                <w:vAlign w:val="bottom"/>
                <w:hideMark/>
              </w:tcPr>
            </w:tcPrChange>
          </w:tcPr>
          <w:p w14:paraId="3E2D1CBA" w14:textId="77777777" w:rsidR="00EB4CE1" w:rsidRPr="00EB4CE1" w:rsidRDefault="00EB4CE1" w:rsidP="00EB4CE1">
            <w:pPr>
              <w:spacing w:after="0" w:line="240" w:lineRule="auto"/>
              <w:jc w:val="center"/>
              <w:rPr>
                <w:ins w:id="9495" w:author="Stefanie Lane" w:date="2022-06-23T15:12:00Z"/>
                <w:rFonts w:ascii="Calibri" w:eastAsia="Times New Roman" w:hAnsi="Calibri" w:cs="Calibri"/>
                <w:color w:val="000000"/>
                <w:rPrChange w:id="9496" w:author="Stefanie Lane" w:date="2022-06-23T15:12:00Z">
                  <w:rPr>
                    <w:ins w:id="9497" w:author="Stefanie Lane" w:date="2022-06-23T15:12:00Z"/>
                  </w:rPr>
                </w:rPrChange>
              </w:rPr>
              <w:pPrChange w:id="9498" w:author="Stefanie Lane" w:date="2022-06-23T15:12:00Z">
                <w:pPr>
                  <w:jc w:val="center"/>
                </w:pPr>
              </w:pPrChange>
            </w:pPr>
            <w:ins w:id="9499" w:author="Stefanie Lane" w:date="2022-06-23T15:12:00Z">
              <w:r w:rsidRPr="00EB4CE1">
                <w:rPr>
                  <w:rFonts w:ascii="Calibri" w:eastAsia="Times New Roman" w:hAnsi="Calibri" w:cs="Calibri"/>
                  <w:color w:val="000000"/>
                  <w:rPrChange w:id="9500" w:author="Stefanie Lane" w:date="2022-06-23T15:12:00Z">
                    <w:rPr/>
                  </w:rPrChange>
                </w:rPr>
                <w:t>0.55</w:t>
              </w:r>
            </w:ins>
          </w:p>
        </w:tc>
        <w:tc>
          <w:tcPr>
            <w:tcW w:w="810" w:type="dxa"/>
            <w:tcBorders>
              <w:top w:val="nil"/>
              <w:left w:val="nil"/>
              <w:bottom w:val="nil"/>
              <w:right w:val="nil"/>
            </w:tcBorders>
            <w:shd w:val="clear" w:color="auto" w:fill="auto"/>
            <w:noWrap/>
            <w:vAlign w:val="bottom"/>
            <w:hideMark/>
            <w:tcPrChange w:id="9501" w:author="Stefanie Lane" w:date="2022-06-23T15:14:00Z">
              <w:tcPr>
                <w:tcW w:w="960" w:type="dxa"/>
                <w:tcBorders>
                  <w:top w:val="nil"/>
                  <w:left w:val="nil"/>
                  <w:bottom w:val="nil"/>
                  <w:right w:val="nil"/>
                </w:tcBorders>
                <w:shd w:val="clear" w:color="auto" w:fill="auto"/>
                <w:noWrap/>
                <w:vAlign w:val="bottom"/>
                <w:hideMark/>
              </w:tcPr>
            </w:tcPrChange>
          </w:tcPr>
          <w:p w14:paraId="63B3EBDA" w14:textId="77777777" w:rsidR="00EB4CE1" w:rsidRPr="00EB4CE1" w:rsidRDefault="00EB4CE1" w:rsidP="00EB4CE1">
            <w:pPr>
              <w:spacing w:after="0" w:line="240" w:lineRule="auto"/>
              <w:jc w:val="center"/>
              <w:rPr>
                <w:ins w:id="9502" w:author="Stefanie Lane" w:date="2022-06-23T15:12:00Z"/>
                <w:rFonts w:ascii="Calibri" w:eastAsia="Times New Roman" w:hAnsi="Calibri" w:cs="Calibri"/>
                <w:color w:val="000000"/>
                <w:rPrChange w:id="9503" w:author="Stefanie Lane" w:date="2022-06-23T15:12:00Z">
                  <w:rPr>
                    <w:ins w:id="9504" w:author="Stefanie Lane" w:date="2022-06-23T15:12:00Z"/>
                  </w:rPr>
                </w:rPrChange>
              </w:rPr>
              <w:pPrChange w:id="9505" w:author="Stefanie Lane" w:date="2022-06-23T15:12:00Z">
                <w:pPr>
                  <w:jc w:val="center"/>
                </w:pPr>
              </w:pPrChange>
            </w:pPr>
            <w:ins w:id="9506" w:author="Stefanie Lane" w:date="2022-06-23T15:12:00Z">
              <w:r w:rsidRPr="00EB4CE1">
                <w:rPr>
                  <w:rFonts w:ascii="Calibri" w:eastAsia="Times New Roman" w:hAnsi="Calibri" w:cs="Calibri"/>
                  <w:color w:val="000000"/>
                  <w:rPrChange w:id="950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95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86BF3B3" w14:textId="77777777" w:rsidR="00EB4CE1" w:rsidRPr="00EB4CE1" w:rsidRDefault="00EB4CE1" w:rsidP="00EB4CE1">
            <w:pPr>
              <w:spacing w:after="0" w:line="240" w:lineRule="auto"/>
              <w:jc w:val="center"/>
              <w:rPr>
                <w:ins w:id="9509" w:author="Stefanie Lane" w:date="2022-06-23T15:12:00Z"/>
                <w:rFonts w:ascii="Calibri" w:eastAsia="Times New Roman" w:hAnsi="Calibri" w:cs="Calibri"/>
                <w:color w:val="000000"/>
                <w:rPrChange w:id="9510" w:author="Stefanie Lane" w:date="2022-06-23T15:12:00Z">
                  <w:rPr>
                    <w:ins w:id="9511" w:author="Stefanie Lane" w:date="2022-06-23T15:12:00Z"/>
                  </w:rPr>
                </w:rPrChange>
              </w:rPr>
              <w:pPrChange w:id="9512" w:author="Stefanie Lane" w:date="2022-06-23T15:12:00Z">
                <w:pPr>
                  <w:jc w:val="center"/>
                </w:pPr>
              </w:pPrChange>
            </w:pPr>
            <w:ins w:id="9513" w:author="Stefanie Lane" w:date="2022-06-23T15:12:00Z">
              <w:r w:rsidRPr="00EB4CE1">
                <w:rPr>
                  <w:rFonts w:ascii="Calibri" w:eastAsia="Times New Roman" w:hAnsi="Calibri" w:cs="Calibri"/>
                  <w:color w:val="000000"/>
                  <w:rPrChange w:id="9514" w:author="Stefanie Lane" w:date="2022-06-23T15:12:00Z">
                    <w:rPr/>
                  </w:rPrChange>
                </w:rPr>
                <w:t>-100.0</w:t>
              </w:r>
            </w:ins>
          </w:p>
        </w:tc>
      </w:tr>
      <w:tr w:rsidR="00EB4CE1" w:rsidRPr="00EB4CE1" w14:paraId="3D2D3757" w14:textId="77777777" w:rsidTr="006F10B7">
        <w:trPr>
          <w:trHeight w:val="290"/>
          <w:ins w:id="9515" w:author="Stefanie Lane" w:date="2022-06-23T15:12:00Z"/>
          <w:trPrChange w:id="951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51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18B016" w14:textId="77777777" w:rsidR="00EB4CE1" w:rsidRPr="00EB4CE1" w:rsidRDefault="00EB4CE1" w:rsidP="00EB4CE1">
            <w:pPr>
              <w:spacing w:after="0" w:line="240" w:lineRule="auto"/>
              <w:rPr>
                <w:ins w:id="9518" w:author="Stefanie Lane" w:date="2022-06-23T15:12:00Z"/>
                <w:rFonts w:ascii="Calibri" w:eastAsia="Times New Roman" w:hAnsi="Calibri" w:cs="Calibri"/>
                <w:color w:val="000000"/>
                <w:rPrChange w:id="9519" w:author="Stefanie Lane" w:date="2022-06-23T15:12:00Z">
                  <w:rPr>
                    <w:ins w:id="9520" w:author="Stefanie Lane" w:date="2022-06-23T15:12:00Z"/>
                  </w:rPr>
                </w:rPrChange>
              </w:rPr>
              <w:pPrChange w:id="95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5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B283227" w14:textId="77777777" w:rsidR="00EB4CE1" w:rsidRPr="00EB4CE1" w:rsidRDefault="00EB4CE1" w:rsidP="00EB4CE1">
            <w:pPr>
              <w:spacing w:after="0" w:line="240" w:lineRule="auto"/>
              <w:rPr>
                <w:ins w:id="9523" w:author="Stefanie Lane" w:date="2022-06-23T15:12:00Z"/>
                <w:rFonts w:ascii="Calibri" w:eastAsia="Times New Roman" w:hAnsi="Calibri" w:cs="Calibri"/>
                <w:color w:val="000000"/>
                <w:rPrChange w:id="9524" w:author="Stefanie Lane" w:date="2022-06-23T15:12:00Z">
                  <w:rPr>
                    <w:ins w:id="9525" w:author="Stefanie Lane" w:date="2022-06-23T15:12:00Z"/>
                  </w:rPr>
                </w:rPrChange>
              </w:rPr>
              <w:pPrChange w:id="952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5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018ED3E" w14:textId="77777777" w:rsidR="00EB4CE1" w:rsidRPr="00EB4CE1" w:rsidRDefault="00EB4CE1" w:rsidP="00EB4CE1">
            <w:pPr>
              <w:spacing w:after="0" w:line="240" w:lineRule="auto"/>
              <w:rPr>
                <w:ins w:id="9528" w:author="Stefanie Lane" w:date="2022-06-23T15:12:00Z"/>
                <w:rFonts w:ascii="Calibri" w:eastAsia="Times New Roman" w:hAnsi="Calibri" w:cs="Calibri"/>
                <w:i/>
                <w:iCs/>
                <w:color w:val="000000"/>
                <w:rPrChange w:id="9529" w:author="Stefanie Lane" w:date="2022-06-23T15:12:00Z">
                  <w:rPr>
                    <w:ins w:id="9530" w:author="Stefanie Lane" w:date="2022-06-23T15:12:00Z"/>
                  </w:rPr>
                </w:rPrChange>
              </w:rPr>
              <w:pPrChange w:id="9531" w:author="Stefanie Lane" w:date="2022-06-23T15:12:00Z">
                <w:pPr/>
              </w:pPrChange>
            </w:pPr>
            <w:ins w:id="9532" w:author="Stefanie Lane" w:date="2022-06-23T15:12:00Z">
              <w:r w:rsidRPr="00EB4CE1">
                <w:rPr>
                  <w:rFonts w:ascii="Calibri" w:eastAsia="Times New Roman" w:hAnsi="Calibri" w:cs="Calibri"/>
                  <w:i/>
                  <w:iCs/>
                  <w:color w:val="000000"/>
                  <w:rPrChange w:id="9533" w:author="Stefanie Lane" w:date="2022-06-23T15:12: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Change w:id="953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522CA7" w14:textId="77777777" w:rsidR="00EB4CE1" w:rsidRPr="00EB4CE1" w:rsidRDefault="00EB4CE1" w:rsidP="00EB4CE1">
            <w:pPr>
              <w:spacing w:after="0" w:line="240" w:lineRule="auto"/>
              <w:jc w:val="center"/>
              <w:rPr>
                <w:ins w:id="9535" w:author="Stefanie Lane" w:date="2022-06-23T15:12:00Z"/>
                <w:rFonts w:ascii="Calibri" w:eastAsia="Times New Roman" w:hAnsi="Calibri" w:cs="Calibri"/>
                <w:color w:val="000000"/>
                <w:rPrChange w:id="9536" w:author="Stefanie Lane" w:date="2022-06-23T15:12:00Z">
                  <w:rPr>
                    <w:ins w:id="9537" w:author="Stefanie Lane" w:date="2022-06-23T15:12:00Z"/>
                  </w:rPr>
                </w:rPrChange>
              </w:rPr>
              <w:pPrChange w:id="9538" w:author="Stefanie Lane" w:date="2022-06-23T15:12:00Z">
                <w:pPr>
                  <w:jc w:val="center"/>
                </w:pPr>
              </w:pPrChange>
            </w:pPr>
            <w:ins w:id="9539" w:author="Stefanie Lane" w:date="2022-06-23T15:12:00Z">
              <w:r w:rsidRPr="00EB4CE1">
                <w:rPr>
                  <w:rFonts w:ascii="Calibri" w:eastAsia="Times New Roman" w:hAnsi="Calibri" w:cs="Calibri"/>
                  <w:color w:val="000000"/>
                  <w:rPrChange w:id="9540" w:author="Stefanie Lane" w:date="2022-06-23T15:12:00Z">
                    <w:rPr/>
                  </w:rPrChange>
                </w:rPr>
                <w:t>1.86</w:t>
              </w:r>
            </w:ins>
          </w:p>
        </w:tc>
        <w:tc>
          <w:tcPr>
            <w:tcW w:w="990" w:type="dxa"/>
            <w:tcBorders>
              <w:top w:val="single" w:sz="4" w:space="0" w:color="auto"/>
              <w:left w:val="nil"/>
              <w:bottom w:val="single" w:sz="4" w:space="0" w:color="auto"/>
              <w:right w:val="nil"/>
            </w:tcBorders>
            <w:shd w:val="clear" w:color="auto" w:fill="auto"/>
            <w:noWrap/>
            <w:vAlign w:val="bottom"/>
            <w:hideMark/>
            <w:tcPrChange w:id="954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687E74C" w14:textId="77777777" w:rsidR="00EB4CE1" w:rsidRPr="00EB4CE1" w:rsidRDefault="00EB4CE1" w:rsidP="00EB4CE1">
            <w:pPr>
              <w:spacing w:after="0" w:line="240" w:lineRule="auto"/>
              <w:jc w:val="center"/>
              <w:rPr>
                <w:ins w:id="9542" w:author="Stefanie Lane" w:date="2022-06-23T15:12:00Z"/>
                <w:rFonts w:ascii="Calibri" w:eastAsia="Times New Roman" w:hAnsi="Calibri" w:cs="Calibri"/>
                <w:color w:val="000000"/>
                <w:rPrChange w:id="9543" w:author="Stefanie Lane" w:date="2022-06-23T15:12:00Z">
                  <w:rPr>
                    <w:ins w:id="9544" w:author="Stefanie Lane" w:date="2022-06-23T15:12:00Z"/>
                  </w:rPr>
                </w:rPrChange>
              </w:rPr>
              <w:pPrChange w:id="9545" w:author="Stefanie Lane" w:date="2022-06-23T15:12:00Z">
                <w:pPr>
                  <w:jc w:val="center"/>
                </w:pPr>
              </w:pPrChange>
            </w:pPr>
            <w:ins w:id="9546" w:author="Stefanie Lane" w:date="2022-06-23T15:12:00Z">
              <w:r w:rsidRPr="00EB4CE1">
                <w:rPr>
                  <w:rFonts w:ascii="Calibri" w:eastAsia="Times New Roman" w:hAnsi="Calibri" w:cs="Calibri"/>
                  <w:color w:val="000000"/>
                  <w:rPrChange w:id="9547" w:author="Stefanie Lane" w:date="2022-06-23T15:12:00Z">
                    <w:rPr/>
                  </w:rPrChange>
                </w:rPr>
                <w:t>1.33</w:t>
              </w:r>
            </w:ins>
          </w:p>
        </w:tc>
        <w:tc>
          <w:tcPr>
            <w:tcW w:w="810" w:type="dxa"/>
            <w:tcBorders>
              <w:top w:val="single" w:sz="4" w:space="0" w:color="auto"/>
              <w:left w:val="nil"/>
              <w:bottom w:val="single" w:sz="4" w:space="0" w:color="auto"/>
              <w:right w:val="nil"/>
            </w:tcBorders>
            <w:shd w:val="clear" w:color="auto" w:fill="auto"/>
            <w:noWrap/>
            <w:vAlign w:val="bottom"/>
            <w:hideMark/>
            <w:tcPrChange w:id="95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6C12647" w14:textId="77777777" w:rsidR="00EB4CE1" w:rsidRPr="00EB4CE1" w:rsidRDefault="00EB4CE1" w:rsidP="00EB4CE1">
            <w:pPr>
              <w:spacing w:after="0" w:line="240" w:lineRule="auto"/>
              <w:jc w:val="center"/>
              <w:rPr>
                <w:ins w:id="9549" w:author="Stefanie Lane" w:date="2022-06-23T15:12:00Z"/>
                <w:rFonts w:ascii="Calibri" w:eastAsia="Times New Roman" w:hAnsi="Calibri" w:cs="Calibri"/>
                <w:color w:val="000000"/>
                <w:rPrChange w:id="9550" w:author="Stefanie Lane" w:date="2022-06-23T15:12:00Z">
                  <w:rPr>
                    <w:ins w:id="9551" w:author="Stefanie Lane" w:date="2022-06-23T15:12:00Z"/>
                  </w:rPr>
                </w:rPrChange>
              </w:rPr>
              <w:pPrChange w:id="9552" w:author="Stefanie Lane" w:date="2022-06-23T15:12:00Z">
                <w:pPr>
                  <w:jc w:val="center"/>
                </w:pPr>
              </w:pPrChange>
            </w:pPr>
            <w:ins w:id="9553" w:author="Stefanie Lane" w:date="2022-06-23T15:12:00Z">
              <w:r w:rsidRPr="00EB4CE1">
                <w:rPr>
                  <w:rFonts w:ascii="Calibri" w:eastAsia="Times New Roman" w:hAnsi="Calibri" w:cs="Calibri"/>
                  <w:color w:val="000000"/>
                  <w:rPrChange w:id="9554"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55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AE63934" w14:textId="77777777" w:rsidR="00EB4CE1" w:rsidRPr="00EB4CE1" w:rsidRDefault="00EB4CE1" w:rsidP="00EB4CE1">
            <w:pPr>
              <w:spacing w:after="0" w:line="240" w:lineRule="auto"/>
              <w:jc w:val="center"/>
              <w:rPr>
                <w:ins w:id="9556" w:author="Stefanie Lane" w:date="2022-06-23T15:12:00Z"/>
                <w:rFonts w:ascii="Calibri" w:eastAsia="Times New Roman" w:hAnsi="Calibri" w:cs="Calibri"/>
                <w:color w:val="000000"/>
                <w:rPrChange w:id="9557" w:author="Stefanie Lane" w:date="2022-06-23T15:12:00Z">
                  <w:rPr>
                    <w:ins w:id="9558" w:author="Stefanie Lane" w:date="2022-06-23T15:12:00Z"/>
                  </w:rPr>
                </w:rPrChange>
              </w:rPr>
              <w:pPrChange w:id="9559" w:author="Stefanie Lane" w:date="2022-06-23T15:12:00Z">
                <w:pPr>
                  <w:jc w:val="center"/>
                </w:pPr>
              </w:pPrChange>
            </w:pPr>
            <w:ins w:id="9560" w:author="Stefanie Lane" w:date="2022-06-23T15:12:00Z">
              <w:r w:rsidRPr="00EB4CE1">
                <w:rPr>
                  <w:rFonts w:ascii="Calibri" w:eastAsia="Times New Roman" w:hAnsi="Calibri" w:cs="Calibri"/>
                  <w:color w:val="000000"/>
                  <w:rPrChange w:id="9561" w:author="Stefanie Lane" w:date="2022-06-23T15:12:00Z">
                    <w:rPr/>
                  </w:rPrChange>
                </w:rPr>
                <w:t>-97.0</w:t>
              </w:r>
            </w:ins>
          </w:p>
        </w:tc>
      </w:tr>
      <w:tr w:rsidR="00EB4CE1" w:rsidRPr="00EB4CE1" w14:paraId="53BEB5A4" w14:textId="77777777" w:rsidTr="006F10B7">
        <w:trPr>
          <w:trHeight w:val="290"/>
          <w:ins w:id="9562" w:author="Stefanie Lane" w:date="2022-06-23T15:12:00Z"/>
          <w:trPrChange w:id="956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56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AB0C7F8" w14:textId="77777777" w:rsidR="00EB4CE1" w:rsidRPr="00EB4CE1" w:rsidRDefault="00EB4CE1" w:rsidP="00EB4CE1">
            <w:pPr>
              <w:spacing w:after="0" w:line="240" w:lineRule="auto"/>
              <w:rPr>
                <w:ins w:id="9565" w:author="Stefanie Lane" w:date="2022-06-23T15:12:00Z"/>
                <w:rFonts w:ascii="Calibri" w:eastAsia="Times New Roman" w:hAnsi="Calibri" w:cs="Calibri"/>
                <w:color w:val="000000"/>
                <w:rPrChange w:id="9566" w:author="Stefanie Lane" w:date="2022-06-23T15:12:00Z">
                  <w:rPr>
                    <w:ins w:id="9567" w:author="Stefanie Lane" w:date="2022-06-23T15:12:00Z"/>
                  </w:rPr>
                </w:rPrChange>
              </w:rPr>
              <w:pPrChange w:id="956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56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AF433E2" w14:textId="77777777" w:rsidR="00EB4CE1" w:rsidRPr="00EB4CE1" w:rsidRDefault="00EB4CE1" w:rsidP="00EB4CE1">
            <w:pPr>
              <w:spacing w:after="0" w:line="240" w:lineRule="auto"/>
              <w:rPr>
                <w:ins w:id="9570" w:author="Stefanie Lane" w:date="2022-06-23T15:12:00Z"/>
                <w:rFonts w:ascii="Calibri" w:eastAsia="Times New Roman" w:hAnsi="Calibri" w:cs="Calibri"/>
                <w:color w:val="000000"/>
                <w:rPrChange w:id="9571" w:author="Stefanie Lane" w:date="2022-06-23T15:12:00Z">
                  <w:rPr>
                    <w:ins w:id="9572" w:author="Stefanie Lane" w:date="2022-06-23T15:12:00Z"/>
                  </w:rPr>
                </w:rPrChange>
              </w:rPr>
              <w:pPrChange w:id="9573" w:author="Stefanie Lane" w:date="2022-06-23T15:12:00Z">
                <w:pPr/>
              </w:pPrChange>
            </w:pPr>
          </w:p>
        </w:tc>
        <w:tc>
          <w:tcPr>
            <w:tcW w:w="3320" w:type="dxa"/>
            <w:tcBorders>
              <w:top w:val="nil"/>
              <w:left w:val="nil"/>
              <w:bottom w:val="nil"/>
              <w:right w:val="nil"/>
            </w:tcBorders>
            <w:shd w:val="clear" w:color="auto" w:fill="auto"/>
            <w:noWrap/>
            <w:vAlign w:val="bottom"/>
            <w:hideMark/>
            <w:tcPrChange w:id="9574" w:author="Stefanie Lane" w:date="2022-06-23T15:14:00Z">
              <w:tcPr>
                <w:tcW w:w="3320" w:type="dxa"/>
                <w:tcBorders>
                  <w:top w:val="nil"/>
                  <w:left w:val="nil"/>
                  <w:bottom w:val="nil"/>
                  <w:right w:val="nil"/>
                </w:tcBorders>
                <w:shd w:val="clear" w:color="auto" w:fill="auto"/>
                <w:noWrap/>
                <w:vAlign w:val="bottom"/>
                <w:hideMark/>
              </w:tcPr>
            </w:tcPrChange>
          </w:tcPr>
          <w:p w14:paraId="4577472F" w14:textId="77777777" w:rsidR="00EB4CE1" w:rsidRPr="00EB4CE1" w:rsidRDefault="00EB4CE1" w:rsidP="00EB4CE1">
            <w:pPr>
              <w:spacing w:after="0" w:line="240" w:lineRule="auto"/>
              <w:rPr>
                <w:ins w:id="9575" w:author="Stefanie Lane" w:date="2022-06-23T15:12:00Z"/>
                <w:rFonts w:ascii="Calibri" w:eastAsia="Times New Roman" w:hAnsi="Calibri" w:cs="Calibri"/>
                <w:i/>
                <w:iCs/>
                <w:color w:val="000000"/>
                <w:rPrChange w:id="9576" w:author="Stefanie Lane" w:date="2022-06-23T15:12:00Z">
                  <w:rPr>
                    <w:ins w:id="9577" w:author="Stefanie Lane" w:date="2022-06-23T15:12:00Z"/>
                  </w:rPr>
                </w:rPrChange>
              </w:rPr>
              <w:pPrChange w:id="9578" w:author="Stefanie Lane" w:date="2022-06-23T15:12:00Z">
                <w:pPr/>
              </w:pPrChange>
            </w:pPr>
            <w:ins w:id="9579" w:author="Stefanie Lane" w:date="2022-06-23T15:12:00Z">
              <w:r w:rsidRPr="00EB4CE1">
                <w:rPr>
                  <w:rFonts w:ascii="Calibri" w:eastAsia="Times New Roman" w:hAnsi="Calibri" w:cs="Calibri"/>
                  <w:i/>
                  <w:iCs/>
                  <w:color w:val="000000"/>
                  <w:rPrChange w:id="9580" w:author="Stefanie Lane" w:date="2022-06-23T15:12:00Z">
                    <w:rPr/>
                  </w:rPrChange>
                </w:rPr>
                <w:t>Caltha palustris</w:t>
              </w:r>
            </w:ins>
          </w:p>
        </w:tc>
        <w:tc>
          <w:tcPr>
            <w:tcW w:w="869" w:type="dxa"/>
            <w:tcBorders>
              <w:top w:val="nil"/>
              <w:left w:val="nil"/>
              <w:bottom w:val="nil"/>
              <w:right w:val="nil"/>
            </w:tcBorders>
            <w:shd w:val="clear" w:color="auto" w:fill="auto"/>
            <w:noWrap/>
            <w:vAlign w:val="bottom"/>
            <w:hideMark/>
            <w:tcPrChange w:id="9581" w:author="Stefanie Lane" w:date="2022-06-23T15:14:00Z">
              <w:tcPr>
                <w:tcW w:w="960" w:type="dxa"/>
                <w:tcBorders>
                  <w:top w:val="nil"/>
                  <w:left w:val="nil"/>
                  <w:bottom w:val="nil"/>
                  <w:right w:val="nil"/>
                </w:tcBorders>
                <w:shd w:val="clear" w:color="auto" w:fill="auto"/>
                <w:noWrap/>
                <w:vAlign w:val="bottom"/>
                <w:hideMark/>
              </w:tcPr>
            </w:tcPrChange>
          </w:tcPr>
          <w:p w14:paraId="0BF2A700" w14:textId="77777777" w:rsidR="00EB4CE1" w:rsidRPr="00EB4CE1" w:rsidRDefault="00EB4CE1" w:rsidP="00EB4CE1">
            <w:pPr>
              <w:spacing w:after="0" w:line="240" w:lineRule="auto"/>
              <w:jc w:val="center"/>
              <w:rPr>
                <w:ins w:id="9582" w:author="Stefanie Lane" w:date="2022-06-23T15:12:00Z"/>
                <w:rFonts w:ascii="Calibri" w:eastAsia="Times New Roman" w:hAnsi="Calibri" w:cs="Calibri"/>
                <w:color w:val="000000"/>
                <w:rPrChange w:id="9583" w:author="Stefanie Lane" w:date="2022-06-23T15:12:00Z">
                  <w:rPr>
                    <w:ins w:id="9584" w:author="Stefanie Lane" w:date="2022-06-23T15:12:00Z"/>
                  </w:rPr>
                </w:rPrChange>
              </w:rPr>
              <w:pPrChange w:id="9585" w:author="Stefanie Lane" w:date="2022-06-23T15:12:00Z">
                <w:pPr>
                  <w:jc w:val="center"/>
                </w:pPr>
              </w:pPrChange>
            </w:pPr>
            <w:ins w:id="9586" w:author="Stefanie Lane" w:date="2022-06-23T15:12:00Z">
              <w:r w:rsidRPr="00EB4CE1">
                <w:rPr>
                  <w:rFonts w:ascii="Calibri" w:eastAsia="Times New Roman" w:hAnsi="Calibri" w:cs="Calibri"/>
                  <w:color w:val="000000"/>
                  <w:rPrChange w:id="9587" w:author="Stefanie Lane" w:date="2022-06-23T15:12:00Z">
                    <w:rPr/>
                  </w:rPrChange>
                </w:rPr>
                <w:t>0.66</w:t>
              </w:r>
            </w:ins>
          </w:p>
        </w:tc>
        <w:tc>
          <w:tcPr>
            <w:tcW w:w="990" w:type="dxa"/>
            <w:tcBorders>
              <w:top w:val="nil"/>
              <w:left w:val="nil"/>
              <w:bottom w:val="nil"/>
              <w:right w:val="nil"/>
            </w:tcBorders>
            <w:shd w:val="clear" w:color="auto" w:fill="auto"/>
            <w:noWrap/>
            <w:vAlign w:val="bottom"/>
            <w:hideMark/>
            <w:tcPrChange w:id="9588" w:author="Stefanie Lane" w:date="2022-06-23T15:14:00Z">
              <w:tcPr>
                <w:tcW w:w="960" w:type="dxa"/>
                <w:tcBorders>
                  <w:top w:val="nil"/>
                  <w:left w:val="nil"/>
                  <w:bottom w:val="nil"/>
                  <w:right w:val="nil"/>
                </w:tcBorders>
                <w:shd w:val="clear" w:color="auto" w:fill="auto"/>
                <w:noWrap/>
                <w:vAlign w:val="bottom"/>
                <w:hideMark/>
              </w:tcPr>
            </w:tcPrChange>
          </w:tcPr>
          <w:p w14:paraId="76FD6511" w14:textId="77777777" w:rsidR="00EB4CE1" w:rsidRPr="00EB4CE1" w:rsidRDefault="00EB4CE1" w:rsidP="00EB4CE1">
            <w:pPr>
              <w:spacing w:after="0" w:line="240" w:lineRule="auto"/>
              <w:jc w:val="center"/>
              <w:rPr>
                <w:ins w:id="9589" w:author="Stefanie Lane" w:date="2022-06-23T15:12:00Z"/>
                <w:rFonts w:ascii="Calibri" w:eastAsia="Times New Roman" w:hAnsi="Calibri" w:cs="Calibri"/>
                <w:color w:val="000000"/>
                <w:rPrChange w:id="9590" w:author="Stefanie Lane" w:date="2022-06-23T15:12:00Z">
                  <w:rPr>
                    <w:ins w:id="9591" w:author="Stefanie Lane" w:date="2022-06-23T15:12:00Z"/>
                  </w:rPr>
                </w:rPrChange>
              </w:rPr>
              <w:pPrChange w:id="9592" w:author="Stefanie Lane" w:date="2022-06-23T15:12:00Z">
                <w:pPr>
                  <w:jc w:val="center"/>
                </w:pPr>
              </w:pPrChange>
            </w:pPr>
            <w:ins w:id="9593" w:author="Stefanie Lane" w:date="2022-06-23T15:12:00Z">
              <w:r w:rsidRPr="00EB4CE1">
                <w:rPr>
                  <w:rFonts w:ascii="Calibri" w:eastAsia="Times New Roman" w:hAnsi="Calibri" w:cs="Calibri"/>
                  <w:color w:val="000000"/>
                  <w:rPrChange w:id="9594" w:author="Stefanie Lane" w:date="2022-06-23T15:12:00Z">
                    <w:rPr/>
                  </w:rPrChange>
                </w:rPr>
                <w:t>0.39</w:t>
              </w:r>
            </w:ins>
          </w:p>
        </w:tc>
        <w:tc>
          <w:tcPr>
            <w:tcW w:w="810" w:type="dxa"/>
            <w:tcBorders>
              <w:top w:val="nil"/>
              <w:left w:val="nil"/>
              <w:bottom w:val="nil"/>
              <w:right w:val="nil"/>
            </w:tcBorders>
            <w:shd w:val="clear" w:color="auto" w:fill="auto"/>
            <w:noWrap/>
            <w:vAlign w:val="bottom"/>
            <w:hideMark/>
            <w:tcPrChange w:id="9595" w:author="Stefanie Lane" w:date="2022-06-23T15:14:00Z">
              <w:tcPr>
                <w:tcW w:w="960" w:type="dxa"/>
                <w:tcBorders>
                  <w:top w:val="nil"/>
                  <w:left w:val="nil"/>
                  <w:bottom w:val="nil"/>
                  <w:right w:val="nil"/>
                </w:tcBorders>
                <w:shd w:val="clear" w:color="auto" w:fill="auto"/>
                <w:noWrap/>
                <w:vAlign w:val="bottom"/>
                <w:hideMark/>
              </w:tcPr>
            </w:tcPrChange>
          </w:tcPr>
          <w:p w14:paraId="721B349C" w14:textId="77777777" w:rsidR="00EB4CE1" w:rsidRPr="00EB4CE1" w:rsidRDefault="00EB4CE1" w:rsidP="00EB4CE1">
            <w:pPr>
              <w:spacing w:after="0" w:line="240" w:lineRule="auto"/>
              <w:jc w:val="center"/>
              <w:rPr>
                <w:ins w:id="9596" w:author="Stefanie Lane" w:date="2022-06-23T15:12:00Z"/>
                <w:rFonts w:ascii="Calibri" w:eastAsia="Times New Roman" w:hAnsi="Calibri" w:cs="Calibri"/>
                <w:color w:val="000000"/>
                <w:rPrChange w:id="9597" w:author="Stefanie Lane" w:date="2022-06-23T15:12:00Z">
                  <w:rPr>
                    <w:ins w:id="9598" w:author="Stefanie Lane" w:date="2022-06-23T15:12:00Z"/>
                  </w:rPr>
                </w:rPrChange>
              </w:rPr>
              <w:pPrChange w:id="9599" w:author="Stefanie Lane" w:date="2022-06-23T15:12:00Z">
                <w:pPr>
                  <w:jc w:val="center"/>
                </w:pPr>
              </w:pPrChange>
            </w:pPr>
            <w:ins w:id="9600" w:author="Stefanie Lane" w:date="2022-06-23T15:12:00Z">
              <w:r w:rsidRPr="00EB4CE1">
                <w:rPr>
                  <w:rFonts w:ascii="Calibri" w:eastAsia="Times New Roman" w:hAnsi="Calibri" w:cs="Calibri"/>
                  <w:color w:val="000000"/>
                  <w:rPrChange w:id="9601" w:author="Stefanie Lane" w:date="2022-06-23T15:12:00Z">
                    <w:rPr/>
                  </w:rPrChange>
                </w:rPr>
                <w:t>0.06</w:t>
              </w:r>
            </w:ins>
          </w:p>
        </w:tc>
        <w:tc>
          <w:tcPr>
            <w:tcW w:w="1710" w:type="dxa"/>
            <w:tcBorders>
              <w:top w:val="nil"/>
              <w:left w:val="nil"/>
              <w:bottom w:val="nil"/>
              <w:right w:val="single" w:sz="8" w:space="0" w:color="auto"/>
            </w:tcBorders>
            <w:shd w:val="clear" w:color="auto" w:fill="auto"/>
            <w:noWrap/>
            <w:vAlign w:val="bottom"/>
            <w:hideMark/>
            <w:tcPrChange w:id="960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8BE3332" w14:textId="77777777" w:rsidR="00EB4CE1" w:rsidRPr="00EB4CE1" w:rsidRDefault="00EB4CE1" w:rsidP="00EB4CE1">
            <w:pPr>
              <w:spacing w:after="0" w:line="240" w:lineRule="auto"/>
              <w:jc w:val="center"/>
              <w:rPr>
                <w:ins w:id="9603" w:author="Stefanie Lane" w:date="2022-06-23T15:12:00Z"/>
                <w:rFonts w:ascii="Calibri" w:eastAsia="Times New Roman" w:hAnsi="Calibri" w:cs="Calibri"/>
                <w:color w:val="000000"/>
                <w:rPrChange w:id="9604" w:author="Stefanie Lane" w:date="2022-06-23T15:12:00Z">
                  <w:rPr>
                    <w:ins w:id="9605" w:author="Stefanie Lane" w:date="2022-06-23T15:12:00Z"/>
                  </w:rPr>
                </w:rPrChange>
              </w:rPr>
              <w:pPrChange w:id="9606" w:author="Stefanie Lane" w:date="2022-06-23T15:12:00Z">
                <w:pPr>
                  <w:jc w:val="center"/>
                </w:pPr>
              </w:pPrChange>
            </w:pPr>
            <w:ins w:id="9607" w:author="Stefanie Lane" w:date="2022-06-23T15:12:00Z">
              <w:r w:rsidRPr="00EB4CE1">
                <w:rPr>
                  <w:rFonts w:ascii="Calibri" w:eastAsia="Times New Roman" w:hAnsi="Calibri" w:cs="Calibri"/>
                  <w:color w:val="000000"/>
                  <w:rPrChange w:id="9608" w:author="Stefanie Lane" w:date="2022-06-23T15:12:00Z">
                    <w:rPr/>
                  </w:rPrChange>
                </w:rPr>
                <w:t>-91.5</w:t>
              </w:r>
            </w:ins>
          </w:p>
        </w:tc>
      </w:tr>
      <w:tr w:rsidR="00EB4CE1" w:rsidRPr="00EB4CE1" w14:paraId="1FD42F6F" w14:textId="77777777" w:rsidTr="006F10B7">
        <w:trPr>
          <w:trHeight w:val="290"/>
          <w:ins w:id="9609" w:author="Stefanie Lane" w:date="2022-06-23T15:12:00Z"/>
          <w:trPrChange w:id="961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61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64B426C" w14:textId="77777777" w:rsidR="00EB4CE1" w:rsidRPr="00EB4CE1" w:rsidRDefault="00EB4CE1" w:rsidP="00EB4CE1">
            <w:pPr>
              <w:spacing w:after="0" w:line="240" w:lineRule="auto"/>
              <w:rPr>
                <w:ins w:id="9612" w:author="Stefanie Lane" w:date="2022-06-23T15:12:00Z"/>
                <w:rFonts w:ascii="Calibri" w:eastAsia="Times New Roman" w:hAnsi="Calibri" w:cs="Calibri"/>
                <w:color w:val="000000"/>
                <w:rPrChange w:id="9613" w:author="Stefanie Lane" w:date="2022-06-23T15:12:00Z">
                  <w:rPr>
                    <w:ins w:id="9614" w:author="Stefanie Lane" w:date="2022-06-23T15:12:00Z"/>
                  </w:rPr>
                </w:rPrChange>
              </w:rPr>
              <w:pPrChange w:id="961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61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400E04" w14:textId="77777777" w:rsidR="00EB4CE1" w:rsidRPr="00EB4CE1" w:rsidRDefault="00EB4CE1" w:rsidP="00EB4CE1">
            <w:pPr>
              <w:spacing w:after="0" w:line="240" w:lineRule="auto"/>
              <w:rPr>
                <w:ins w:id="9617" w:author="Stefanie Lane" w:date="2022-06-23T15:12:00Z"/>
                <w:rFonts w:ascii="Calibri" w:eastAsia="Times New Roman" w:hAnsi="Calibri" w:cs="Calibri"/>
                <w:color w:val="000000"/>
                <w:rPrChange w:id="9618" w:author="Stefanie Lane" w:date="2022-06-23T15:12:00Z">
                  <w:rPr>
                    <w:ins w:id="9619" w:author="Stefanie Lane" w:date="2022-06-23T15:12:00Z"/>
                  </w:rPr>
                </w:rPrChange>
              </w:rPr>
              <w:pPrChange w:id="962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62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4666EB1" w14:textId="77777777" w:rsidR="00EB4CE1" w:rsidRPr="00EB4CE1" w:rsidRDefault="00EB4CE1" w:rsidP="00EB4CE1">
            <w:pPr>
              <w:spacing w:after="0" w:line="240" w:lineRule="auto"/>
              <w:rPr>
                <w:ins w:id="9622" w:author="Stefanie Lane" w:date="2022-06-23T15:12:00Z"/>
                <w:rFonts w:ascii="Calibri" w:eastAsia="Times New Roman" w:hAnsi="Calibri" w:cs="Calibri"/>
                <w:i/>
                <w:iCs/>
                <w:color w:val="000000"/>
                <w:rPrChange w:id="9623" w:author="Stefanie Lane" w:date="2022-06-23T15:12:00Z">
                  <w:rPr>
                    <w:ins w:id="9624" w:author="Stefanie Lane" w:date="2022-06-23T15:12:00Z"/>
                  </w:rPr>
                </w:rPrChange>
              </w:rPr>
              <w:pPrChange w:id="9625" w:author="Stefanie Lane" w:date="2022-06-23T15:12:00Z">
                <w:pPr/>
              </w:pPrChange>
            </w:pPr>
            <w:ins w:id="9626" w:author="Stefanie Lane" w:date="2022-06-23T15:12:00Z">
              <w:r w:rsidRPr="00EB4CE1">
                <w:rPr>
                  <w:rFonts w:ascii="Calibri" w:eastAsia="Times New Roman" w:hAnsi="Calibri" w:cs="Calibri"/>
                  <w:i/>
                  <w:iCs/>
                  <w:color w:val="000000"/>
                  <w:rPrChange w:id="9627" w:author="Stefanie Lane" w:date="2022-06-23T15:12:00Z">
                    <w:rPr/>
                  </w:rPrChange>
                </w:rPr>
                <w:t>Salix lasiandra</w:t>
              </w:r>
            </w:ins>
          </w:p>
        </w:tc>
        <w:tc>
          <w:tcPr>
            <w:tcW w:w="869" w:type="dxa"/>
            <w:tcBorders>
              <w:top w:val="single" w:sz="4" w:space="0" w:color="auto"/>
              <w:left w:val="nil"/>
              <w:bottom w:val="single" w:sz="4" w:space="0" w:color="auto"/>
              <w:right w:val="nil"/>
            </w:tcBorders>
            <w:shd w:val="clear" w:color="auto" w:fill="auto"/>
            <w:noWrap/>
            <w:vAlign w:val="bottom"/>
            <w:hideMark/>
            <w:tcPrChange w:id="962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B161D3" w14:textId="77777777" w:rsidR="00EB4CE1" w:rsidRPr="00EB4CE1" w:rsidRDefault="00EB4CE1" w:rsidP="00EB4CE1">
            <w:pPr>
              <w:spacing w:after="0" w:line="240" w:lineRule="auto"/>
              <w:jc w:val="center"/>
              <w:rPr>
                <w:ins w:id="9629" w:author="Stefanie Lane" w:date="2022-06-23T15:12:00Z"/>
                <w:rFonts w:ascii="Calibri" w:eastAsia="Times New Roman" w:hAnsi="Calibri" w:cs="Calibri"/>
                <w:color w:val="000000"/>
                <w:rPrChange w:id="9630" w:author="Stefanie Lane" w:date="2022-06-23T15:12:00Z">
                  <w:rPr>
                    <w:ins w:id="9631" w:author="Stefanie Lane" w:date="2022-06-23T15:12:00Z"/>
                  </w:rPr>
                </w:rPrChange>
              </w:rPr>
              <w:pPrChange w:id="9632" w:author="Stefanie Lane" w:date="2022-06-23T15:12:00Z">
                <w:pPr>
                  <w:jc w:val="center"/>
                </w:pPr>
              </w:pPrChange>
            </w:pPr>
            <w:ins w:id="9633" w:author="Stefanie Lane" w:date="2022-06-23T15:12:00Z">
              <w:r w:rsidRPr="00EB4CE1">
                <w:rPr>
                  <w:rFonts w:ascii="Calibri" w:eastAsia="Times New Roman" w:hAnsi="Calibri" w:cs="Calibri"/>
                  <w:color w:val="000000"/>
                  <w:rPrChange w:id="9634" w:author="Stefanie Lane" w:date="2022-06-23T15:12:00Z">
                    <w:rPr/>
                  </w:rPrChange>
                </w:rPr>
                <w:t>1.00</w:t>
              </w:r>
            </w:ins>
          </w:p>
        </w:tc>
        <w:tc>
          <w:tcPr>
            <w:tcW w:w="990" w:type="dxa"/>
            <w:tcBorders>
              <w:top w:val="single" w:sz="4" w:space="0" w:color="auto"/>
              <w:left w:val="nil"/>
              <w:bottom w:val="single" w:sz="4" w:space="0" w:color="auto"/>
              <w:right w:val="nil"/>
            </w:tcBorders>
            <w:shd w:val="clear" w:color="auto" w:fill="auto"/>
            <w:noWrap/>
            <w:vAlign w:val="bottom"/>
            <w:hideMark/>
            <w:tcPrChange w:id="963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802E093" w14:textId="77777777" w:rsidR="00EB4CE1" w:rsidRPr="00EB4CE1" w:rsidRDefault="00EB4CE1" w:rsidP="00EB4CE1">
            <w:pPr>
              <w:spacing w:after="0" w:line="240" w:lineRule="auto"/>
              <w:jc w:val="center"/>
              <w:rPr>
                <w:ins w:id="9636" w:author="Stefanie Lane" w:date="2022-06-23T15:12:00Z"/>
                <w:rFonts w:ascii="Calibri" w:eastAsia="Times New Roman" w:hAnsi="Calibri" w:cs="Calibri"/>
                <w:color w:val="000000"/>
                <w:rPrChange w:id="9637" w:author="Stefanie Lane" w:date="2022-06-23T15:12:00Z">
                  <w:rPr>
                    <w:ins w:id="9638" w:author="Stefanie Lane" w:date="2022-06-23T15:12:00Z"/>
                  </w:rPr>
                </w:rPrChange>
              </w:rPr>
              <w:pPrChange w:id="9639" w:author="Stefanie Lane" w:date="2022-06-23T15:12:00Z">
                <w:pPr>
                  <w:jc w:val="center"/>
                </w:pPr>
              </w:pPrChange>
            </w:pPr>
            <w:ins w:id="9640" w:author="Stefanie Lane" w:date="2022-06-23T15:12:00Z">
              <w:r w:rsidRPr="00EB4CE1">
                <w:rPr>
                  <w:rFonts w:ascii="Calibri" w:eastAsia="Times New Roman" w:hAnsi="Calibri" w:cs="Calibri"/>
                  <w:color w:val="000000"/>
                  <w:rPrChange w:id="9641" w:author="Stefanie Lane" w:date="2022-06-23T15:12: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Change w:id="964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6E4A3C" w14:textId="77777777" w:rsidR="00EB4CE1" w:rsidRPr="00EB4CE1" w:rsidRDefault="00EB4CE1" w:rsidP="00EB4CE1">
            <w:pPr>
              <w:spacing w:after="0" w:line="240" w:lineRule="auto"/>
              <w:jc w:val="center"/>
              <w:rPr>
                <w:ins w:id="9643" w:author="Stefanie Lane" w:date="2022-06-23T15:12:00Z"/>
                <w:rFonts w:ascii="Calibri" w:eastAsia="Times New Roman" w:hAnsi="Calibri" w:cs="Calibri"/>
                <w:color w:val="000000"/>
                <w:rPrChange w:id="9644" w:author="Stefanie Lane" w:date="2022-06-23T15:12:00Z">
                  <w:rPr>
                    <w:ins w:id="9645" w:author="Stefanie Lane" w:date="2022-06-23T15:12:00Z"/>
                  </w:rPr>
                </w:rPrChange>
              </w:rPr>
              <w:pPrChange w:id="9646" w:author="Stefanie Lane" w:date="2022-06-23T15:12:00Z">
                <w:pPr>
                  <w:jc w:val="center"/>
                </w:pPr>
              </w:pPrChange>
            </w:pPr>
            <w:ins w:id="9647" w:author="Stefanie Lane" w:date="2022-06-23T15:12:00Z">
              <w:r w:rsidRPr="00EB4CE1">
                <w:rPr>
                  <w:rFonts w:ascii="Calibri" w:eastAsia="Times New Roman" w:hAnsi="Calibri" w:cs="Calibri"/>
                  <w:color w:val="000000"/>
                  <w:rPrChange w:id="9648"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64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F22A9AC" w14:textId="77777777" w:rsidR="00EB4CE1" w:rsidRPr="00EB4CE1" w:rsidRDefault="00EB4CE1" w:rsidP="00EB4CE1">
            <w:pPr>
              <w:spacing w:after="0" w:line="240" w:lineRule="auto"/>
              <w:jc w:val="center"/>
              <w:rPr>
                <w:ins w:id="9650" w:author="Stefanie Lane" w:date="2022-06-23T15:12:00Z"/>
                <w:rFonts w:ascii="Calibri" w:eastAsia="Times New Roman" w:hAnsi="Calibri" w:cs="Calibri"/>
                <w:color w:val="000000"/>
                <w:rPrChange w:id="9651" w:author="Stefanie Lane" w:date="2022-06-23T15:12:00Z">
                  <w:rPr>
                    <w:ins w:id="9652" w:author="Stefanie Lane" w:date="2022-06-23T15:12:00Z"/>
                  </w:rPr>
                </w:rPrChange>
              </w:rPr>
              <w:pPrChange w:id="9653" w:author="Stefanie Lane" w:date="2022-06-23T15:12:00Z">
                <w:pPr>
                  <w:jc w:val="center"/>
                </w:pPr>
              </w:pPrChange>
            </w:pPr>
            <w:ins w:id="9654" w:author="Stefanie Lane" w:date="2022-06-23T15:12:00Z">
              <w:r w:rsidRPr="00EB4CE1">
                <w:rPr>
                  <w:rFonts w:ascii="Calibri" w:eastAsia="Times New Roman" w:hAnsi="Calibri" w:cs="Calibri"/>
                  <w:color w:val="000000"/>
                  <w:rPrChange w:id="9655" w:author="Stefanie Lane" w:date="2022-06-23T15:12:00Z">
                    <w:rPr/>
                  </w:rPrChange>
                </w:rPr>
                <w:t>-88.9</w:t>
              </w:r>
            </w:ins>
          </w:p>
        </w:tc>
      </w:tr>
      <w:tr w:rsidR="00EB4CE1" w:rsidRPr="00EB4CE1" w14:paraId="04BB4D01" w14:textId="77777777" w:rsidTr="006F10B7">
        <w:trPr>
          <w:trHeight w:val="290"/>
          <w:ins w:id="9656" w:author="Stefanie Lane" w:date="2022-06-23T15:12:00Z"/>
          <w:trPrChange w:id="965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65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A2C8A38" w14:textId="77777777" w:rsidR="00EB4CE1" w:rsidRPr="00EB4CE1" w:rsidRDefault="00EB4CE1" w:rsidP="00EB4CE1">
            <w:pPr>
              <w:spacing w:after="0" w:line="240" w:lineRule="auto"/>
              <w:rPr>
                <w:ins w:id="9659" w:author="Stefanie Lane" w:date="2022-06-23T15:12:00Z"/>
                <w:rFonts w:ascii="Calibri" w:eastAsia="Times New Roman" w:hAnsi="Calibri" w:cs="Calibri"/>
                <w:color w:val="000000"/>
                <w:rPrChange w:id="9660" w:author="Stefanie Lane" w:date="2022-06-23T15:12:00Z">
                  <w:rPr>
                    <w:ins w:id="9661" w:author="Stefanie Lane" w:date="2022-06-23T15:12:00Z"/>
                  </w:rPr>
                </w:rPrChange>
              </w:rPr>
              <w:pPrChange w:id="966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66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9BF5878" w14:textId="77777777" w:rsidR="00EB4CE1" w:rsidRPr="00EB4CE1" w:rsidRDefault="00EB4CE1" w:rsidP="00EB4CE1">
            <w:pPr>
              <w:spacing w:after="0" w:line="240" w:lineRule="auto"/>
              <w:rPr>
                <w:ins w:id="9664" w:author="Stefanie Lane" w:date="2022-06-23T15:12:00Z"/>
                <w:rFonts w:ascii="Calibri" w:eastAsia="Times New Roman" w:hAnsi="Calibri" w:cs="Calibri"/>
                <w:color w:val="000000"/>
                <w:rPrChange w:id="9665" w:author="Stefanie Lane" w:date="2022-06-23T15:12:00Z">
                  <w:rPr>
                    <w:ins w:id="9666" w:author="Stefanie Lane" w:date="2022-06-23T15:12:00Z"/>
                  </w:rPr>
                </w:rPrChange>
              </w:rPr>
              <w:pPrChange w:id="9667" w:author="Stefanie Lane" w:date="2022-06-23T15:12:00Z">
                <w:pPr/>
              </w:pPrChange>
            </w:pPr>
          </w:p>
        </w:tc>
        <w:tc>
          <w:tcPr>
            <w:tcW w:w="3320" w:type="dxa"/>
            <w:tcBorders>
              <w:top w:val="nil"/>
              <w:left w:val="nil"/>
              <w:bottom w:val="nil"/>
              <w:right w:val="nil"/>
            </w:tcBorders>
            <w:shd w:val="clear" w:color="auto" w:fill="auto"/>
            <w:noWrap/>
            <w:vAlign w:val="bottom"/>
            <w:hideMark/>
            <w:tcPrChange w:id="9668" w:author="Stefanie Lane" w:date="2022-06-23T15:14:00Z">
              <w:tcPr>
                <w:tcW w:w="3320" w:type="dxa"/>
                <w:tcBorders>
                  <w:top w:val="nil"/>
                  <w:left w:val="nil"/>
                  <w:bottom w:val="nil"/>
                  <w:right w:val="nil"/>
                </w:tcBorders>
                <w:shd w:val="clear" w:color="auto" w:fill="auto"/>
                <w:noWrap/>
                <w:vAlign w:val="bottom"/>
                <w:hideMark/>
              </w:tcPr>
            </w:tcPrChange>
          </w:tcPr>
          <w:p w14:paraId="0CB1AA12" w14:textId="77777777" w:rsidR="00EB4CE1" w:rsidRPr="00EB4CE1" w:rsidRDefault="00EB4CE1" w:rsidP="00EB4CE1">
            <w:pPr>
              <w:spacing w:after="0" w:line="240" w:lineRule="auto"/>
              <w:rPr>
                <w:ins w:id="9669" w:author="Stefanie Lane" w:date="2022-06-23T15:12:00Z"/>
                <w:rFonts w:ascii="Calibri" w:eastAsia="Times New Roman" w:hAnsi="Calibri" w:cs="Calibri"/>
                <w:i/>
                <w:iCs/>
                <w:color w:val="000000"/>
                <w:rPrChange w:id="9670" w:author="Stefanie Lane" w:date="2022-06-23T15:12:00Z">
                  <w:rPr>
                    <w:ins w:id="9671" w:author="Stefanie Lane" w:date="2022-06-23T15:12:00Z"/>
                  </w:rPr>
                </w:rPrChange>
              </w:rPr>
              <w:pPrChange w:id="9672" w:author="Stefanie Lane" w:date="2022-06-23T15:12:00Z">
                <w:pPr/>
              </w:pPrChange>
            </w:pPr>
            <w:ins w:id="9673" w:author="Stefanie Lane" w:date="2022-06-23T15:12:00Z">
              <w:r w:rsidRPr="00EB4CE1">
                <w:rPr>
                  <w:rFonts w:ascii="Calibri" w:eastAsia="Times New Roman" w:hAnsi="Calibri" w:cs="Calibri"/>
                  <w:i/>
                  <w:iCs/>
                  <w:color w:val="000000"/>
                  <w:rPrChange w:id="9674" w:author="Stefanie Lane" w:date="2022-06-23T15:12:00Z">
                    <w:rPr/>
                  </w:rPrChange>
                </w:rPr>
                <w:t>Carex lyngbyei</w:t>
              </w:r>
            </w:ins>
          </w:p>
        </w:tc>
        <w:tc>
          <w:tcPr>
            <w:tcW w:w="869" w:type="dxa"/>
            <w:tcBorders>
              <w:top w:val="nil"/>
              <w:left w:val="nil"/>
              <w:bottom w:val="nil"/>
              <w:right w:val="nil"/>
            </w:tcBorders>
            <w:shd w:val="clear" w:color="auto" w:fill="auto"/>
            <w:noWrap/>
            <w:vAlign w:val="bottom"/>
            <w:hideMark/>
            <w:tcPrChange w:id="9675" w:author="Stefanie Lane" w:date="2022-06-23T15:14:00Z">
              <w:tcPr>
                <w:tcW w:w="960" w:type="dxa"/>
                <w:tcBorders>
                  <w:top w:val="nil"/>
                  <w:left w:val="nil"/>
                  <w:bottom w:val="nil"/>
                  <w:right w:val="nil"/>
                </w:tcBorders>
                <w:shd w:val="clear" w:color="auto" w:fill="auto"/>
                <w:noWrap/>
                <w:vAlign w:val="bottom"/>
                <w:hideMark/>
              </w:tcPr>
            </w:tcPrChange>
          </w:tcPr>
          <w:p w14:paraId="16D62A0A" w14:textId="77777777" w:rsidR="00EB4CE1" w:rsidRPr="00EB4CE1" w:rsidRDefault="00EB4CE1" w:rsidP="00EB4CE1">
            <w:pPr>
              <w:spacing w:after="0" w:line="240" w:lineRule="auto"/>
              <w:jc w:val="center"/>
              <w:rPr>
                <w:ins w:id="9676" w:author="Stefanie Lane" w:date="2022-06-23T15:12:00Z"/>
                <w:rFonts w:ascii="Calibri" w:eastAsia="Times New Roman" w:hAnsi="Calibri" w:cs="Calibri"/>
                <w:color w:val="000000"/>
                <w:rPrChange w:id="9677" w:author="Stefanie Lane" w:date="2022-06-23T15:12:00Z">
                  <w:rPr>
                    <w:ins w:id="9678" w:author="Stefanie Lane" w:date="2022-06-23T15:12:00Z"/>
                  </w:rPr>
                </w:rPrChange>
              </w:rPr>
              <w:pPrChange w:id="9679" w:author="Stefanie Lane" w:date="2022-06-23T15:12:00Z">
                <w:pPr>
                  <w:jc w:val="center"/>
                </w:pPr>
              </w:pPrChange>
            </w:pPr>
            <w:ins w:id="9680" w:author="Stefanie Lane" w:date="2022-06-23T15:12:00Z">
              <w:r w:rsidRPr="00EB4CE1">
                <w:rPr>
                  <w:rFonts w:ascii="Calibri" w:eastAsia="Times New Roman" w:hAnsi="Calibri" w:cs="Calibri"/>
                  <w:color w:val="000000"/>
                  <w:rPrChange w:id="9681" w:author="Stefanie Lane" w:date="2022-06-23T15:12:00Z">
                    <w:rPr/>
                  </w:rPrChange>
                </w:rPr>
                <w:t>0.76</w:t>
              </w:r>
            </w:ins>
          </w:p>
        </w:tc>
        <w:tc>
          <w:tcPr>
            <w:tcW w:w="990" w:type="dxa"/>
            <w:tcBorders>
              <w:top w:val="nil"/>
              <w:left w:val="nil"/>
              <w:bottom w:val="nil"/>
              <w:right w:val="nil"/>
            </w:tcBorders>
            <w:shd w:val="clear" w:color="auto" w:fill="auto"/>
            <w:noWrap/>
            <w:vAlign w:val="bottom"/>
            <w:hideMark/>
            <w:tcPrChange w:id="9682" w:author="Stefanie Lane" w:date="2022-06-23T15:14:00Z">
              <w:tcPr>
                <w:tcW w:w="960" w:type="dxa"/>
                <w:tcBorders>
                  <w:top w:val="nil"/>
                  <w:left w:val="nil"/>
                  <w:bottom w:val="nil"/>
                  <w:right w:val="nil"/>
                </w:tcBorders>
                <w:shd w:val="clear" w:color="auto" w:fill="auto"/>
                <w:noWrap/>
                <w:vAlign w:val="bottom"/>
                <w:hideMark/>
              </w:tcPr>
            </w:tcPrChange>
          </w:tcPr>
          <w:p w14:paraId="31178FA2" w14:textId="77777777" w:rsidR="00EB4CE1" w:rsidRPr="00EB4CE1" w:rsidRDefault="00EB4CE1" w:rsidP="00EB4CE1">
            <w:pPr>
              <w:spacing w:after="0" w:line="240" w:lineRule="auto"/>
              <w:jc w:val="center"/>
              <w:rPr>
                <w:ins w:id="9683" w:author="Stefanie Lane" w:date="2022-06-23T15:12:00Z"/>
                <w:rFonts w:ascii="Calibri" w:eastAsia="Times New Roman" w:hAnsi="Calibri" w:cs="Calibri"/>
                <w:color w:val="000000"/>
                <w:rPrChange w:id="9684" w:author="Stefanie Lane" w:date="2022-06-23T15:12:00Z">
                  <w:rPr>
                    <w:ins w:id="9685" w:author="Stefanie Lane" w:date="2022-06-23T15:12:00Z"/>
                  </w:rPr>
                </w:rPrChange>
              </w:rPr>
              <w:pPrChange w:id="9686" w:author="Stefanie Lane" w:date="2022-06-23T15:12:00Z">
                <w:pPr>
                  <w:jc w:val="center"/>
                </w:pPr>
              </w:pPrChange>
            </w:pPr>
            <w:ins w:id="9687" w:author="Stefanie Lane" w:date="2022-06-23T15:12:00Z">
              <w:r w:rsidRPr="00EB4CE1">
                <w:rPr>
                  <w:rFonts w:ascii="Calibri" w:eastAsia="Times New Roman" w:hAnsi="Calibri" w:cs="Calibri"/>
                  <w:color w:val="000000"/>
                  <w:rPrChange w:id="9688" w:author="Stefanie Lane" w:date="2022-06-23T15:12:00Z">
                    <w:rPr/>
                  </w:rPrChange>
                </w:rPr>
                <w:t>1.42</w:t>
              </w:r>
            </w:ins>
          </w:p>
        </w:tc>
        <w:tc>
          <w:tcPr>
            <w:tcW w:w="810" w:type="dxa"/>
            <w:tcBorders>
              <w:top w:val="nil"/>
              <w:left w:val="nil"/>
              <w:bottom w:val="nil"/>
              <w:right w:val="nil"/>
            </w:tcBorders>
            <w:shd w:val="clear" w:color="auto" w:fill="auto"/>
            <w:noWrap/>
            <w:vAlign w:val="bottom"/>
            <w:hideMark/>
            <w:tcPrChange w:id="9689" w:author="Stefanie Lane" w:date="2022-06-23T15:14:00Z">
              <w:tcPr>
                <w:tcW w:w="960" w:type="dxa"/>
                <w:tcBorders>
                  <w:top w:val="nil"/>
                  <w:left w:val="nil"/>
                  <w:bottom w:val="nil"/>
                  <w:right w:val="nil"/>
                </w:tcBorders>
                <w:shd w:val="clear" w:color="auto" w:fill="auto"/>
                <w:noWrap/>
                <w:vAlign w:val="bottom"/>
                <w:hideMark/>
              </w:tcPr>
            </w:tcPrChange>
          </w:tcPr>
          <w:p w14:paraId="6FEE170F" w14:textId="77777777" w:rsidR="00EB4CE1" w:rsidRPr="00EB4CE1" w:rsidRDefault="00EB4CE1" w:rsidP="00EB4CE1">
            <w:pPr>
              <w:spacing w:after="0" w:line="240" w:lineRule="auto"/>
              <w:jc w:val="center"/>
              <w:rPr>
                <w:ins w:id="9690" w:author="Stefanie Lane" w:date="2022-06-23T15:12:00Z"/>
                <w:rFonts w:ascii="Calibri" w:eastAsia="Times New Roman" w:hAnsi="Calibri" w:cs="Calibri"/>
                <w:color w:val="000000"/>
                <w:rPrChange w:id="9691" w:author="Stefanie Lane" w:date="2022-06-23T15:12:00Z">
                  <w:rPr>
                    <w:ins w:id="9692" w:author="Stefanie Lane" w:date="2022-06-23T15:12:00Z"/>
                  </w:rPr>
                </w:rPrChange>
              </w:rPr>
              <w:pPrChange w:id="9693" w:author="Stefanie Lane" w:date="2022-06-23T15:12:00Z">
                <w:pPr>
                  <w:jc w:val="center"/>
                </w:pPr>
              </w:pPrChange>
            </w:pPr>
            <w:ins w:id="9694" w:author="Stefanie Lane" w:date="2022-06-23T15:12:00Z">
              <w:r w:rsidRPr="00EB4CE1">
                <w:rPr>
                  <w:rFonts w:ascii="Calibri" w:eastAsia="Times New Roman" w:hAnsi="Calibri" w:cs="Calibri"/>
                  <w:color w:val="000000"/>
                  <w:rPrChange w:id="9695"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969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BF79928" w14:textId="77777777" w:rsidR="00EB4CE1" w:rsidRPr="00EB4CE1" w:rsidRDefault="00EB4CE1" w:rsidP="00EB4CE1">
            <w:pPr>
              <w:spacing w:after="0" w:line="240" w:lineRule="auto"/>
              <w:jc w:val="center"/>
              <w:rPr>
                <w:ins w:id="9697" w:author="Stefanie Lane" w:date="2022-06-23T15:12:00Z"/>
                <w:rFonts w:ascii="Calibri" w:eastAsia="Times New Roman" w:hAnsi="Calibri" w:cs="Calibri"/>
                <w:color w:val="000000"/>
                <w:rPrChange w:id="9698" w:author="Stefanie Lane" w:date="2022-06-23T15:12:00Z">
                  <w:rPr>
                    <w:ins w:id="9699" w:author="Stefanie Lane" w:date="2022-06-23T15:12:00Z"/>
                  </w:rPr>
                </w:rPrChange>
              </w:rPr>
              <w:pPrChange w:id="9700" w:author="Stefanie Lane" w:date="2022-06-23T15:12:00Z">
                <w:pPr>
                  <w:jc w:val="center"/>
                </w:pPr>
              </w:pPrChange>
            </w:pPr>
            <w:ins w:id="9701" w:author="Stefanie Lane" w:date="2022-06-23T15:12:00Z">
              <w:r w:rsidRPr="00EB4CE1">
                <w:rPr>
                  <w:rFonts w:ascii="Calibri" w:eastAsia="Times New Roman" w:hAnsi="Calibri" w:cs="Calibri"/>
                  <w:color w:val="000000"/>
                  <w:rPrChange w:id="9702" w:author="Stefanie Lane" w:date="2022-06-23T15:12:00Z">
                    <w:rPr/>
                  </w:rPrChange>
                </w:rPr>
                <w:t>-85.4</w:t>
              </w:r>
            </w:ins>
          </w:p>
        </w:tc>
      </w:tr>
      <w:tr w:rsidR="00EB4CE1" w:rsidRPr="00EB4CE1" w14:paraId="5302C04A" w14:textId="77777777" w:rsidTr="006F10B7">
        <w:trPr>
          <w:trHeight w:val="290"/>
          <w:ins w:id="9703" w:author="Stefanie Lane" w:date="2022-06-23T15:12:00Z"/>
          <w:trPrChange w:id="970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70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085DF0E" w14:textId="77777777" w:rsidR="00EB4CE1" w:rsidRPr="00EB4CE1" w:rsidRDefault="00EB4CE1" w:rsidP="00EB4CE1">
            <w:pPr>
              <w:spacing w:after="0" w:line="240" w:lineRule="auto"/>
              <w:rPr>
                <w:ins w:id="9706" w:author="Stefanie Lane" w:date="2022-06-23T15:12:00Z"/>
                <w:rFonts w:ascii="Calibri" w:eastAsia="Times New Roman" w:hAnsi="Calibri" w:cs="Calibri"/>
                <w:color w:val="000000"/>
                <w:rPrChange w:id="9707" w:author="Stefanie Lane" w:date="2022-06-23T15:12:00Z">
                  <w:rPr>
                    <w:ins w:id="9708" w:author="Stefanie Lane" w:date="2022-06-23T15:12:00Z"/>
                  </w:rPr>
                </w:rPrChange>
              </w:rPr>
              <w:pPrChange w:id="970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71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ACADEB2" w14:textId="77777777" w:rsidR="00EB4CE1" w:rsidRPr="00EB4CE1" w:rsidRDefault="00EB4CE1" w:rsidP="00EB4CE1">
            <w:pPr>
              <w:spacing w:after="0" w:line="240" w:lineRule="auto"/>
              <w:rPr>
                <w:ins w:id="9711" w:author="Stefanie Lane" w:date="2022-06-23T15:12:00Z"/>
                <w:rFonts w:ascii="Calibri" w:eastAsia="Times New Roman" w:hAnsi="Calibri" w:cs="Calibri"/>
                <w:color w:val="000000"/>
                <w:rPrChange w:id="9712" w:author="Stefanie Lane" w:date="2022-06-23T15:12:00Z">
                  <w:rPr>
                    <w:ins w:id="9713" w:author="Stefanie Lane" w:date="2022-06-23T15:12:00Z"/>
                  </w:rPr>
                </w:rPrChange>
              </w:rPr>
              <w:pPrChange w:id="971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71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3CE3EDC" w14:textId="77777777" w:rsidR="00EB4CE1" w:rsidRPr="00EB4CE1" w:rsidRDefault="00EB4CE1" w:rsidP="00EB4CE1">
            <w:pPr>
              <w:spacing w:after="0" w:line="240" w:lineRule="auto"/>
              <w:rPr>
                <w:ins w:id="9716" w:author="Stefanie Lane" w:date="2022-06-23T15:12:00Z"/>
                <w:rFonts w:ascii="Calibri" w:eastAsia="Times New Roman" w:hAnsi="Calibri" w:cs="Calibri"/>
                <w:i/>
                <w:iCs/>
                <w:color w:val="000000"/>
                <w:rPrChange w:id="9717" w:author="Stefanie Lane" w:date="2022-06-23T15:12:00Z">
                  <w:rPr>
                    <w:ins w:id="9718" w:author="Stefanie Lane" w:date="2022-06-23T15:12:00Z"/>
                  </w:rPr>
                </w:rPrChange>
              </w:rPr>
              <w:pPrChange w:id="9719" w:author="Stefanie Lane" w:date="2022-06-23T15:12:00Z">
                <w:pPr/>
              </w:pPrChange>
            </w:pPr>
            <w:ins w:id="9720" w:author="Stefanie Lane" w:date="2022-06-23T15:12:00Z">
              <w:r w:rsidRPr="00EB4CE1">
                <w:rPr>
                  <w:rFonts w:ascii="Calibri" w:eastAsia="Times New Roman" w:hAnsi="Calibri" w:cs="Calibri"/>
                  <w:i/>
                  <w:iCs/>
                  <w:color w:val="000000"/>
                  <w:rPrChange w:id="9721" w:author="Stefanie Lane" w:date="2022-06-23T15:12:00Z">
                    <w:rPr/>
                  </w:rPrChange>
                </w:rPr>
                <w:t xml:space="preserve">Potentilla </w:t>
              </w:r>
              <w:proofErr w:type="spellStart"/>
              <w:r w:rsidRPr="00EB4CE1">
                <w:rPr>
                  <w:rFonts w:ascii="Calibri" w:eastAsia="Times New Roman" w:hAnsi="Calibri" w:cs="Calibri"/>
                  <w:i/>
                  <w:iCs/>
                  <w:color w:val="000000"/>
                  <w:rPrChange w:id="9722" w:author="Stefanie Lane" w:date="2022-06-23T15:12:00Z">
                    <w:rPr/>
                  </w:rPrChange>
                </w:rPr>
                <w:t>anserina-pacifica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972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4E62D9" w14:textId="77777777" w:rsidR="00EB4CE1" w:rsidRPr="00EB4CE1" w:rsidRDefault="00EB4CE1" w:rsidP="00EB4CE1">
            <w:pPr>
              <w:spacing w:after="0" w:line="240" w:lineRule="auto"/>
              <w:jc w:val="center"/>
              <w:rPr>
                <w:ins w:id="9724" w:author="Stefanie Lane" w:date="2022-06-23T15:12:00Z"/>
                <w:rFonts w:ascii="Calibri" w:eastAsia="Times New Roman" w:hAnsi="Calibri" w:cs="Calibri"/>
                <w:color w:val="000000"/>
                <w:rPrChange w:id="9725" w:author="Stefanie Lane" w:date="2022-06-23T15:12:00Z">
                  <w:rPr>
                    <w:ins w:id="9726" w:author="Stefanie Lane" w:date="2022-06-23T15:12:00Z"/>
                  </w:rPr>
                </w:rPrChange>
              </w:rPr>
              <w:pPrChange w:id="9727" w:author="Stefanie Lane" w:date="2022-06-23T15:12:00Z">
                <w:pPr>
                  <w:jc w:val="center"/>
                </w:pPr>
              </w:pPrChange>
            </w:pPr>
            <w:ins w:id="9728" w:author="Stefanie Lane" w:date="2022-06-23T15:12:00Z">
              <w:r w:rsidRPr="00EB4CE1">
                <w:rPr>
                  <w:rFonts w:ascii="Calibri" w:eastAsia="Times New Roman" w:hAnsi="Calibri" w:cs="Calibri"/>
                  <w:color w:val="000000"/>
                  <w:rPrChange w:id="9729" w:author="Stefanie Lane" w:date="2022-06-23T15:12:00Z">
                    <w:rPr/>
                  </w:rPrChange>
                </w:rPr>
                <w:t>0.48</w:t>
              </w:r>
            </w:ins>
          </w:p>
        </w:tc>
        <w:tc>
          <w:tcPr>
            <w:tcW w:w="990" w:type="dxa"/>
            <w:tcBorders>
              <w:top w:val="single" w:sz="4" w:space="0" w:color="auto"/>
              <w:left w:val="nil"/>
              <w:bottom w:val="single" w:sz="4" w:space="0" w:color="auto"/>
              <w:right w:val="nil"/>
            </w:tcBorders>
            <w:shd w:val="clear" w:color="auto" w:fill="auto"/>
            <w:noWrap/>
            <w:vAlign w:val="bottom"/>
            <w:hideMark/>
            <w:tcPrChange w:id="97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C33125F" w14:textId="77777777" w:rsidR="00EB4CE1" w:rsidRPr="00EB4CE1" w:rsidRDefault="00EB4CE1" w:rsidP="00EB4CE1">
            <w:pPr>
              <w:spacing w:after="0" w:line="240" w:lineRule="auto"/>
              <w:jc w:val="center"/>
              <w:rPr>
                <w:ins w:id="9731" w:author="Stefanie Lane" w:date="2022-06-23T15:12:00Z"/>
                <w:rFonts w:ascii="Calibri" w:eastAsia="Times New Roman" w:hAnsi="Calibri" w:cs="Calibri"/>
                <w:color w:val="000000"/>
                <w:rPrChange w:id="9732" w:author="Stefanie Lane" w:date="2022-06-23T15:12:00Z">
                  <w:rPr>
                    <w:ins w:id="9733" w:author="Stefanie Lane" w:date="2022-06-23T15:12:00Z"/>
                  </w:rPr>
                </w:rPrChange>
              </w:rPr>
              <w:pPrChange w:id="9734" w:author="Stefanie Lane" w:date="2022-06-23T15:12:00Z">
                <w:pPr>
                  <w:jc w:val="center"/>
                </w:pPr>
              </w:pPrChange>
            </w:pPr>
            <w:ins w:id="9735" w:author="Stefanie Lane" w:date="2022-06-23T15:12:00Z">
              <w:r w:rsidRPr="00EB4CE1">
                <w:rPr>
                  <w:rFonts w:ascii="Calibri" w:eastAsia="Times New Roman" w:hAnsi="Calibri" w:cs="Calibri"/>
                  <w:color w:val="000000"/>
                  <w:rPrChange w:id="9736" w:author="Stefanie Lane" w:date="2022-06-23T15:12:00Z">
                    <w:rPr/>
                  </w:rPrChange>
                </w:rPr>
                <w:t>0.64</w:t>
              </w:r>
            </w:ins>
          </w:p>
        </w:tc>
        <w:tc>
          <w:tcPr>
            <w:tcW w:w="810" w:type="dxa"/>
            <w:tcBorders>
              <w:top w:val="single" w:sz="4" w:space="0" w:color="auto"/>
              <w:left w:val="nil"/>
              <w:bottom w:val="single" w:sz="4" w:space="0" w:color="auto"/>
              <w:right w:val="nil"/>
            </w:tcBorders>
            <w:shd w:val="clear" w:color="auto" w:fill="auto"/>
            <w:noWrap/>
            <w:vAlign w:val="bottom"/>
            <w:hideMark/>
            <w:tcPrChange w:id="97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54A3F3" w14:textId="77777777" w:rsidR="00EB4CE1" w:rsidRPr="00EB4CE1" w:rsidRDefault="00EB4CE1" w:rsidP="00EB4CE1">
            <w:pPr>
              <w:spacing w:after="0" w:line="240" w:lineRule="auto"/>
              <w:jc w:val="center"/>
              <w:rPr>
                <w:ins w:id="9738" w:author="Stefanie Lane" w:date="2022-06-23T15:12:00Z"/>
                <w:rFonts w:ascii="Calibri" w:eastAsia="Times New Roman" w:hAnsi="Calibri" w:cs="Calibri"/>
                <w:color w:val="000000"/>
                <w:rPrChange w:id="9739" w:author="Stefanie Lane" w:date="2022-06-23T15:12:00Z">
                  <w:rPr>
                    <w:ins w:id="9740" w:author="Stefanie Lane" w:date="2022-06-23T15:12:00Z"/>
                  </w:rPr>
                </w:rPrChange>
              </w:rPr>
              <w:pPrChange w:id="9741" w:author="Stefanie Lane" w:date="2022-06-23T15:12:00Z">
                <w:pPr>
                  <w:jc w:val="center"/>
                </w:pPr>
              </w:pPrChange>
            </w:pPr>
            <w:ins w:id="9742" w:author="Stefanie Lane" w:date="2022-06-23T15:12:00Z">
              <w:r w:rsidRPr="00EB4CE1">
                <w:rPr>
                  <w:rFonts w:ascii="Calibri" w:eastAsia="Times New Roman" w:hAnsi="Calibri" w:cs="Calibri"/>
                  <w:color w:val="000000"/>
                  <w:rPrChange w:id="9743" w:author="Stefanie Lane" w:date="2022-06-23T15:12:00Z">
                    <w:rPr/>
                  </w:rPrChange>
                </w:rPr>
                <w:t>0.22</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74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0226829" w14:textId="77777777" w:rsidR="00EB4CE1" w:rsidRPr="00EB4CE1" w:rsidRDefault="00EB4CE1" w:rsidP="00EB4CE1">
            <w:pPr>
              <w:spacing w:after="0" w:line="240" w:lineRule="auto"/>
              <w:jc w:val="center"/>
              <w:rPr>
                <w:ins w:id="9745" w:author="Stefanie Lane" w:date="2022-06-23T15:12:00Z"/>
                <w:rFonts w:ascii="Calibri" w:eastAsia="Times New Roman" w:hAnsi="Calibri" w:cs="Calibri"/>
                <w:color w:val="000000"/>
                <w:rPrChange w:id="9746" w:author="Stefanie Lane" w:date="2022-06-23T15:12:00Z">
                  <w:rPr>
                    <w:ins w:id="9747" w:author="Stefanie Lane" w:date="2022-06-23T15:12:00Z"/>
                  </w:rPr>
                </w:rPrChange>
              </w:rPr>
              <w:pPrChange w:id="9748" w:author="Stefanie Lane" w:date="2022-06-23T15:12:00Z">
                <w:pPr>
                  <w:jc w:val="center"/>
                </w:pPr>
              </w:pPrChange>
            </w:pPr>
            <w:ins w:id="9749" w:author="Stefanie Lane" w:date="2022-06-23T15:12:00Z">
              <w:r w:rsidRPr="00EB4CE1">
                <w:rPr>
                  <w:rFonts w:ascii="Calibri" w:eastAsia="Times New Roman" w:hAnsi="Calibri" w:cs="Calibri"/>
                  <w:color w:val="000000"/>
                  <w:rPrChange w:id="9750" w:author="Stefanie Lane" w:date="2022-06-23T15:12:00Z">
                    <w:rPr/>
                  </w:rPrChange>
                </w:rPr>
                <w:t>-54.0</w:t>
              </w:r>
            </w:ins>
          </w:p>
        </w:tc>
      </w:tr>
      <w:tr w:rsidR="00EB4CE1" w:rsidRPr="00EB4CE1" w14:paraId="33E0DCC9" w14:textId="77777777" w:rsidTr="006F10B7">
        <w:trPr>
          <w:trHeight w:val="290"/>
          <w:ins w:id="9751" w:author="Stefanie Lane" w:date="2022-06-23T15:12:00Z"/>
          <w:trPrChange w:id="975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75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B97B718" w14:textId="77777777" w:rsidR="00EB4CE1" w:rsidRPr="00EB4CE1" w:rsidRDefault="00EB4CE1" w:rsidP="00EB4CE1">
            <w:pPr>
              <w:spacing w:after="0" w:line="240" w:lineRule="auto"/>
              <w:rPr>
                <w:ins w:id="9754" w:author="Stefanie Lane" w:date="2022-06-23T15:12:00Z"/>
                <w:rFonts w:ascii="Calibri" w:eastAsia="Times New Roman" w:hAnsi="Calibri" w:cs="Calibri"/>
                <w:color w:val="000000"/>
                <w:rPrChange w:id="9755" w:author="Stefanie Lane" w:date="2022-06-23T15:12:00Z">
                  <w:rPr>
                    <w:ins w:id="9756" w:author="Stefanie Lane" w:date="2022-06-23T15:12:00Z"/>
                  </w:rPr>
                </w:rPrChange>
              </w:rPr>
              <w:pPrChange w:id="975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75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657CFE2" w14:textId="77777777" w:rsidR="00EB4CE1" w:rsidRPr="00EB4CE1" w:rsidRDefault="00EB4CE1" w:rsidP="00EB4CE1">
            <w:pPr>
              <w:spacing w:after="0" w:line="240" w:lineRule="auto"/>
              <w:rPr>
                <w:ins w:id="9759" w:author="Stefanie Lane" w:date="2022-06-23T15:12:00Z"/>
                <w:rFonts w:ascii="Calibri" w:eastAsia="Times New Roman" w:hAnsi="Calibri" w:cs="Calibri"/>
                <w:color w:val="000000"/>
                <w:rPrChange w:id="9760" w:author="Stefanie Lane" w:date="2022-06-23T15:12:00Z">
                  <w:rPr>
                    <w:ins w:id="9761" w:author="Stefanie Lane" w:date="2022-06-23T15:12:00Z"/>
                  </w:rPr>
                </w:rPrChange>
              </w:rPr>
              <w:pPrChange w:id="9762" w:author="Stefanie Lane" w:date="2022-06-23T15:12:00Z">
                <w:pPr/>
              </w:pPrChange>
            </w:pPr>
          </w:p>
        </w:tc>
        <w:tc>
          <w:tcPr>
            <w:tcW w:w="3320" w:type="dxa"/>
            <w:tcBorders>
              <w:top w:val="nil"/>
              <w:left w:val="nil"/>
              <w:bottom w:val="nil"/>
              <w:right w:val="nil"/>
            </w:tcBorders>
            <w:shd w:val="clear" w:color="auto" w:fill="auto"/>
            <w:noWrap/>
            <w:vAlign w:val="bottom"/>
            <w:hideMark/>
            <w:tcPrChange w:id="9763" w:author="Stefanie Lane" w:date="2022-06-23T15:14:00Z">
              <w:tcPr>
                <w:tcW w:w="3320" w:type="dxa"/>
                <w:tcBorders>
                  <w:top w:val="nil"/>
                  <w:left w:val="nil"/>
                  <w:bottom w:val="nil"/>
                  <w:right w:val="nil"/>
                </w:tcBorders>
                <w:shd w:val="clear" w:color="auto" w:fill="auto"/>
                <w:noWrap/>
                <w:vAlign w:val="bottom"/>
                <w:hideMark/>
              </w:tcPr>
            </w:tcPrChange>
          </w:tcPr>
          <w:p w14:paraId="21CF0BD6" w14:textId="77777777" w:rsidR="00EB4CE1" w:rsidRPr="00EB4CE1" w:rsidRDefault="00EB4CE1" w:rsidP="00EB4CE1">
            <w:pPr>
              <w:spacing w:after="0" w:line="240" w:lineRule="auto"/>
              <w:rPr>
                <w:ins w:id="9764" w:author="Stefanie Lane" w:date="2022-06-23T15:12:00Z"/>
                <w:rFonts w:ascii="Calibri" w:eastAsia="Times New Roman" w:hAnsi="Calibri" w:cs="Calibri"/>
                <w:i/>
                <w:iCs/>
                <w:color w:val="000000"/>
                <w:rPrChange w:id="9765" w:author="Stefanie Lane" w:date="2022-06-23T15:12:00Z">
                  <w:rPr>
                    <w:ins w:id="9766" w:author="Stefanie Lane" w:date="2022-06-23T15:12:00Z"/>
                  </w:rPr>
                </w:rPrChange>
              </w:rPr>
              <w:pPrChange w:id="9767" w:author="Stefanie Lane" w:date="2022-06-23T15:12:00Z">
                <w:pPr/>
              </w:pPrChange>
            </w:pPr>
            <w:proofErr w:type="spellStart"/>
            <w:ins w:id="9768" w:author="Stefanie Lane" w:date="2022-06-23T15:12:00Z">
              <w:r w:rsidRPr="00EB4CE1">
                <w:rPr>
                  <w:rFonts w:ascii="Calibri" w:eastAsia="Times New Roman" w:hAnsi="Calibri" w:cs="Calibri"/>
                  <w:i/>
                  <w:iCs/>
                  <w:color w:val="000000"/>
                  <w:rPrChange w:id="9769" w:author="Stefanie Lane" w:date="2022-06-23T15:12:00Z">
                    <w:rPr/>
                  </w:rPrChange>
                </w:rPr>
                <w:t>Sidalcia</w:t>
              </w:r>
              <w:proofErr w:type="spellEnd"/>
              <w:r w:rsidRPr="00EB4CE1">
                <w:rPr>
                  <w:rFonts w:ascii="Calibri" w:eastAsia="Times New Roman" w:hAnsi="Calibri" w:cs="Calibri"/>
                  <w:i/>
                  <w:iCs/>
                  <w:color w:val="000000"/>
                  <w:rPrChange w:id="9770" w:author="Stefanie Lane" w:date="2022-06-23T15:12:00Z">
                    <w:rPr/>
                  </w:rPrChange>
                </w:rPr>
                <w:t xml:space="preserve"> hendersonii</w:t>
              </w:r>
            </w:ins>
          </w:p>
        </w:tc>
        <w:tc>
          <w:tcPr>
            <w:tcW w:w="869" w:type="dxa"/>
            <w:tcBorders>
              <w:top w:val="nil"/>
              <w:left w:val="nil"/>
              <w:bottom w:val="nil"/>
              <w:right w:val="nil"/>
            </w:tcBorders>
            <w:shd w:val="clear" w:color="auto" w:fill="auto"/>
            <w:noWrap/>
            <w:vAlign w:val="bottom"/>
            <w:hideMark/>
            <w:tcPrChange w:id="9771" w:author="Stefanie Lane" w:date="2022-06-23T15:14:00Z">
              <w:tcPr>
                <w:tcW w:w="960" w:type="dxa"/>
                <w:tcBorders>
                  <w:top w:val="nil"/>
                  <w:left w:val="nil"/>
                  <w:bottom w:val="nil"/>
                  <w:right w:val="nil"/>
                </w:tcBorders>
                <w:shd w:val="clear" w:color="auto" w:fill="auto"/>
                <w:noWrap/>
                <w:vAlign w:val="bottom"/>
                <w:hideMark/>
              </w:tcPr>
            </w:tcPrChange>
          </w:tcPr>
          <w:p w14:paraId="1F05D89A" w14:textId="77777777" w:rsidR="00EB4CE1" w:rsidRPr="00EB4CE1" w:rsidRDefault="00EB4CE1" w:rsidP="00EB4CE1">
            <w:pPr>
              <w:spacing w:after="0" w:line="240" w:lineRule="auto"/>
              <w:jc w:val="center"/>
              <w:rPr>
                <w:ins w:id="9772" w:author="Stefanie Lane" w:date="2022-06-23T15:12:00Z"/>
                <w:rFonts w:ascii="Calibri" w:eastAsia="Times New Roman" w:hAnsi="Calibri" w:cs="Calibri"/>
                <w:color w:val="000000"/>
                <w:rPrChange w:id="9773" w:author="Stefanie Lane" w:date="2022-06-23T15:12:00Z">
                  <w:rPr>
                    <w:ins w:id="9774" w:author="Stefanie Lane" w:date="2022-06-23T15:12:00Z"/>
                  </w:rPr>
                </w:rPrChange>
              </w:rPr>
              <w:pPrChange w:id="9775" w:author="Stefanie Lane" w:date="2022-06-23T15:12:00Z">
                <w:pPr>
                  <w:jc w:val="center"/>
                </w:pPr>
              </w:pPrChange>
            </w:pPr>
            <w:ins w:id="9776" w:author="Stefanie Lane" w:date="2022-06-23T15:12:00Z">
              <w:r w:rsidRPr="00EB4CE1">
                <w:rPr>
                  <w:rFonts w:ascii="Calibri" w:eastAsia="Times New Roman" w:hAnsi="Calibri" w:cs="Calibri"/>
                  <w:color w:val="000000"/>
                  <w:rPrChange w:id="9777" w:author="Stefanie Lane" w:date="2022-06-23T15:12:00Z">
                    <w:rPr/>
                  </w:rPrChange>
                </w:rPr>
                <w:t>0.41</w:t>
              </w:r>
            </w:ins>
          </w:p>
        </w:tc>
        <w:tc>
          <w:tcPr>
            <w:tcW w:w="990" w:type="dxa"/>
            <w:tcBorders>
              <w:top w:val="nil"/>
              <w:left w:val="nil"/>
              <w:bottom w:val="nil"/>
              <w:right w:val="nil"/>
            </w:tcBorders>
            <w:shd w:val="clear" w:color="auto" w:fill="auto"/>
            <w:noWrap/>
            <w:vAlign w:val="bottom"/>
            <w:hideMark/>
            <w:tcPrChange w:id="9778" w:author="Stefanie Lane" w:date="2022-06-23T15:14:00Z">
              <w:tcPr>
                <w:tcW w:w="960" w:type="dxa"/>
                <w:tcBorders>
                  <w:top w:val="nil"/>
                  <w:left w:val="nil"/>
                  <w:bottom w:val="nil"/>
                  <w:right w:val="nil"/>
                </w:tcBorders>
                <w:shd w:val="clear" w:color="auto" w:fill="auto"/>
                <w:noWrap/>
                <w:vAlign w:val="bottom"/>
                <w:hideMark/>
              </w:tcPr>
            </w:tcPrChange>
          </w:tcPr>
          <w:p w14:paraId="3E5346D7" w14:textId="77777777" w:rsidR="00EB4CE1" w:rsidRPr="00EB4CE1" w:rsidRDefault="00EB4CE1" w:rsidP="00EB4CE1">
            <w:pPr>
              <w:spacing w:after="0" w:line="240" w:lineRule="auto"/>
              <w:jc w:val="center"/>
              <w:rPr>
                <w:ins w:id="9779" w:author="Stefanie Lane" w:date="2022-06-23T15:12:00Z"/>
                <w:rFonts w:ascii="Calibri" w:eastAsia="Times New Roman" w:hAnsi="Calibri" w:cs="Calibri"/>
                <w:color w:val="000000"/>
                <w:rPrChange w:id="9780" w:author="Stefanie Lane" w:date="2022-06-23T15:12:00Z">
                  <w:rPr>
                    <w:ins w:id="9781" w:author="Stefanie Lane" w:date="2022-06-23T15:12:00Z"/>
                  </w:rPr>
                </w:rPrChange>
              </w:rPr>
              <w:pPrChange w:id="9782" w:author="Stefanie Lane" w:date="2022-06-23T15:12:00Z">
                <w:pPr>
                  <w:jc w:val="center"/>
                </w:pPr>
              </w:pPrChange>
            </w:pPr>
            <w:ins w:id="9783" w:author="Stefanie Lane" w:date="2022-06-23T15:12:00Z">
              <w:r w:rsidRPr="00EB4CE1">
                <w:rPr>
                  <w:rFonts w:ascii="Calibri" w:eastAsia="Times New Roman" w:hAnsi="Calibri" w:cs="Calibri"/>
                  <w:color w:val="000000"/>
                  <w:rPrChange w:id="9784" w:author="Stefanie Lane" w:date="2022-06-23T15:12:00Z">
                    <w:rPr/>
                  </w:rPrChange>
                </w:rPr>
                <w:t>0.18</w:t>
              </w:r>
            </w:ins>
          </w:p>
        </w:tc>
        <w:tc>
          <w:tcPr>
            <w:tcW w:w="810" w:type="dxa"/>
            <w:tcBorders>
              <w:top w:val="nil"/>
              <w:left w:val="nil"/>
              <w:bottom w:val="nil"/>
              <w:right w:val="nil"/>
            </w:tcBorders>
            <w:shd w:val="clear" w:color="auto" w:fill="auto"/>
            <w:noWrap/>
            <w:vAlign w:val="bottom"/>
            <w:hideMark/>
            <w:tcPrChange w:id="9785" w:author="Stefanie Lane" w:date="2022-06-23T15:14:00Z">
              <w:tcPr>
                <w:tcW w:w="960" w:type="dxa"/>
                <w:tcBorders>
                  <w:top w:val="nil"/>
                  <w:left w:val="nil"/>
                  <w:bottom w:val="nil"/>
                  <w:right w:val="nil"/>
                </w:tcBorders>
                <w:shd w:val="clear" w:color="auto" w:fill="auto"/>
                <w:noWrap/>
                <w:vAlign w:val="bottom"/>
                <w:hideMark/>
              </w:tcPr>
            </w:tcPrChange>
          </w:tcPr>
          <w:p w14:paraId="1BD1771B" w14:textId="77777777" w:rsidR="00EB4CE1" w:rsidRPr="00EB4CE1" w:rsidRDefault="00EB4CE1" w:rsidP="00EB4CE1">
            <w:pPr>
              <w:spacing w:after="0" w:line="240" w:lineRule="auto"/>
              <w:jc w:val="center"/>
              <w:rPr>
                <w:ins w:id="9786" w:author="Stefanie Lane" w:date="2022-06-23T15:12:00Z"/>
                <w:rFonts w:ascii="Calibri" w:eastAsia="Times New Roman" w:hAnsi="Calibri" w:cs="Calibri"/>
                <w:color w:val="000000"/>
                <w:rPrChange w:id="9787" w:author="Stefanie Lane" w:date="2022-06-23T15:12:00Z">
                  <w:rPr>
                    <w:ins w:id="9788" w:author="Stefanie Lane" w:date="2022-06-23T15:12:00Z"/>
                  </w:rPr>
                </w:rPrChange>
              </w:rPr>
              <w:pPrChange w:id="9789" w:author="Stefanie Lane" w:date="2022-06-23T15:12:00Z">
                <w:pPr>
                  <w:jc w:val="center"/>
                </w:pPr>
              </w:pPrChange>
            </w:pPr>
            <w:ins w:id="9790" w:author="Stefanie Lane" w:date="2022-06-23T15:12:00Z">
              <w:r w:rsidRPr="00EB4CE1">
                <w:rPr>
                  <w:rFonts w:ascii="Calibri" w:eastAsia="Times New Roman" w:hAnsi="Calibri" w:cs="Calibri"/>
                  <w:color w:val="000000"/>
                  <w:rPrChange w:id="9791" w:author="Stefanie Lane" w:date="2022-06-23T15:12:00Z">
                    <w:rPr/>
                  </w:rPrChange>
                </w:rPr>
                <w:t>0.22</w:t>
              </w:r>
            </w:ins>
          </w:p>
        </w:tc>
        <w:tc>
          <w:tcPr>
            <w:tcW w:w="1710" w:type="dxa"/>
            <w:tcBorders>
              <w:top w:val="nil"/>
              <w:left w:val="nil"/>
              <w:bottom w:val="nil"/>
              <w:right w:val="single" w:sz="8" w:space="0" w:color="auto"/>
            </w:tcBorders>
            <w:shd w:val="clear" w:color="auto" w:fill="auto"/>
            <w:noWrap/>
            <w:vAlign w:val="bottom"/>
            <w:hideMark/>
            <w:tcPrChange w:id="979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D307D9" w14:textId="77777777" w:rsidR="00EB4CE1" w:rsidRPr="00EB4CE1" w:rsidRDefault="00EB4CE1" w:rsidP="00EB4CE1">
            <w:pPr>
              <w:spacing w:after="0" w:line="240" w:lineRule="auto"/>
              <w:jc w:val="center"/>
              <w:rPr>
                <w:ins w:id="9793" w:author="Stefanie Lane" w:date="2022-06-23T15:12:00Z"/>
                <w:rFonts w:ascii="Calibri" w:eastAsia="Times New Roman" w:hAnsi="Calibri" w:cs="Calibri"/>
                <w:color w:val="000000"/>
                <w:rPrChange w:id="9794" w:author="Stefanie Lane" w:date="2022-06-23T15:12:00Z">
                  <w:rPr>
                    <w:ins w:id="9795" w:author="Stefanie Lane" w:date="2022-06-23T15:12:00Z"/>
                  </w:rPr>
                </w:rPrChange>
              </w:rPr>
              <w:pPrChange w:id="9796" w:author="Stefanie Lane" w:date="2022-06-23T15:12:00Z">
                <w:pPr>
                  <w:jc w:val="center"/>
                </w:pPr>
              </w:pPrChange>
            </w:pPr>
            <w:ins w:id="9797" w:author="Stefanie Lane" w:date="2022-06-23T15:12:00Z">
              <w:r w:rsidRPr="00EB4CE1">
                <w:rPr>
                  <w:rFonts w:ascii="Calibri" w:eastAsia="Times New Roman" w:hAnsi="Calibri" w:cs="Calibri"/>
                  <w:color w:val="000000"/>
                  <w:rPrChange w:id="9798" w:author="Stefanie Lane" w:date="2022-06-23T15:12:00Z">
                    <w:rPr/>
                  </w:rPrChange>
                </w:rPr>
                <w:t>-46.3</w:t>
              </w:r>
            </w:ins>
          </w:p>
        </w:tc>
      </w:tr>
      <w:tr w:rsidR="00EB4CE1" w:rsidRPr="00EB4CE1" w14:paraId="25426286" w14:textId="77777777" w:rsidTr="006F10B7">
        <w:trPr>
          <w:trHeight w:val="290"/>
          <w:ins w:id="9799" w:author="Stefanie Lane" w:date="2022-06-23T15:12:00Z"/>
          <w:trPrChange w:id="980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80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482D366" w14:textId="77777777" w:rsidR="00EB4CE1" w:rsidRPr="00EB4CE1" w:rsidRDefault="00EB4CE1" w:rsidP="00EB4CE1">
            <w:pPr>
              <w:spacing w:after="0" w:line="240" w:lineRule="auto"/>
              <w:rPr>
                <w:ins w:id="9802" w:author="Stefanie Lane" w:date="2022-06-23T15:12:00Z"/>
                <w:rFonts w:ascii="Calibri" w:eastAsia="Times New Roman" w:hAnsi="Calibri" w:cs="Calibri"/>
                <w:color w:val="000000"/>
                <w:rPrChange w:id="9803" w:author="Stefanie Lane" w:date="2022-06-23T15:12:00Z">
                  <w:rPr>
                    <w:ins w:id="9804" w:author="Stefanie Lane" w:date="2022-06-23T15:12:00Z"/>
                  </w:rPr>
                </w:rPrChange>
              </w:rPr>
              <w:pPrChange w:id="980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80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9F4DBBA" w14:textId="77777777" w:rsidR="00EB4CE1" w:rsidRPr="00EB4CE1" w:rsidRDefault="00EB4CE1" w:rsidP="00EB4CE1">
            <w:pPr>
              <w:spacing w:after="0" w:line="240" w:lineRule="auto"/>
              <w:rPr>
                <w:ins w:id="9807" w:author="Stefanie Lane" w:date="2022-06-23T15:12:00Z"/>
                <w:rFonts w:ascii="Calibri" w:eastAsia="Times New Roman" w:hAnsi="Calibri" w:cs="Calibri"/>
                <w:color w:val="000000"/>
                <w:rPrChange w:id="9808" w:author="Stefanie Lane" w:date="2022-06-23T15:12:00Z">
                  <w:rPr>
                    <w:ins w:id="9809" w:author="Stefanie Lane" w:date="2022-06-23T15:12:00Z"/>
                  </w:rPr>
                </w:rPrChange>
              </w:rPr>
              <w:pPrChange w:id="981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81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19E4916" w14:textId="77777777" w:rsidR="00EB4CE1" w:rsidRPr="00EB4CE1" w:rsidRDefault="00EB4CE1" w:rsidP="00EB4CE1">
            <w:pPr>
              <w:spacing w:after="0" w:line="240" w:lineRule="auto"/>
              <w:rPr>
                <w:ins w:id="9812" w:author="Stefanie Lane" w:date="2022-06-23T15:12:00Z"/>
                <w:rFonts w:ascii="Calibri" w:eastAsia="Times New Roman" w:hAnsi="Calibri" w:cs="Calibri"/>
                <w:i/>
                <w:iCs/>
                <w:color w:val="000000"/>
                <w:rPrChange w:id="9813" w:author="Stefanie Lane" w:date="2022-06-23T15:12:00Z">
                  <w:rPr>
                    <w:ins w:id="9814" w:author="Stefanie Lane" w:date="2022-06-23T15:12:00Z"/>
                  </w:rPr>
                </w:rPrChange>
              </w:rPr>
              <w:pPrChange w:id="9815" w:author="Stefanie Lane" w:date="2022-06-23T15:12:00Z">
                <w:pPr/>
              </w:pPrChange>
            </w:pPr>
            <w:ins w:id="9816" w:author="Stefanie Lane" w:date="2022-06-23T15:12:00Z">
              <w:r w:rsidRPr="00EB4CE1">
                <w:rPr>
                  <w:rFonts w:ascii="Calibri" w:eastAsia="Times New Roman" w:hAnsi="Calibri" w:cs="Calibri"/>
                  <w:i/>
                  <w:iCs/>
                  <w:color w:val="000000"/>
                  <w:rPrChange w:id="9817" w:author="Stefanie Lane" w:date="2022-06-23T15:12:00Z">
                    <w:rPr/>
                  </w:rPrChange>
                </w:rPr>
                <w:t>Lysimachia thyrsiflora</w:t>
              </w:r>
            </w:ins>
          </w:p>
        </w:tc>
        <w:tc>
          <w:tcPr>
            <w:tcW w:w="869" w:type="dxa"/>
            <w:tcBorders>
              <w:top w:val="single" w:sz="4" w:space="0" w:color="auto"/>
              <w:left w:val="nil"/>
              <w:bottom w:val="single" w:sz="4" w:space="0" w:color="auto"/>
              <w:right w:val="nil"/>
            </w:tcBorders>
            <w:shd w:val="clear" w:color="auto" w:fill="auto"/>
            <w:noWrap/>
            <w:vAlign w:val="bottom"/>
            <w:hideMark/>
            <w:tcPrChange w:id="981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06694A7" w14:textId="77777777" w:rsidR="00EB4CE1" w:rsidRPr="00EB4CE1" w:rsidRDefault="00EB4CE1" w:rsidP="00EB4CE1">
            <w:pPr>
              <w:spacing w:after="0" w:line="240" w:lineRule="auto"/>
              <w:jc w:val="center"/>
              <w:rPr>
                <w:ins w:id="9819" w:author="Stefanie Lane" w:date="2022-06-23T15:12:00Z"/>
                <w:rFonts w:ascii="Calibri" w:eastAsia="Times New Roman" w:hAnsi="Calibri" w:cs="Calibri"/>
                <w:color w:val="000000"/>
                <w:rPrChange w:id="9820" w:author="Stefanie Lane" w:date="2022-06-23T15:12:00Z">
                  <w:rPr>
                    <w:ins w:id="9821" w:author="Stefanie Lane" w:date="2022-06-23T15:12:00Z"/>
                  </w:rPr>
                </w:rPrChange>
              </w:rPr>
              <w:pPrChange w:id="9822" w:author="Stefanie Lane" w:date="2022-06-23T15:12:00Z">
                <w:pPr>
                  <w:jc w:val="center"/>
                </w:pPr>
              </w:pPrChange>
            </w:pPr>
            <w:ins w:id="9823" w:author="Stefanie Lane" w:date="2022-06-23T15:12:00Z">
              <w:r w:rsidRPr="00EB4CE1">
                <w:rPr>
                  <w:rFonts w:ascii="Calibri" w:eastAsia="Times New Roman" w:hAnsi="Calibri" w:cs="Calibri"/>
                  <w:color w:val="000000"/>
                  <w:rPrChange w:id="9824" w:author="Stefanie Lane" w:date="2022-06-23T15:12:00Z">
                    <w:rPr/>
                  </w:rPrChange>
                </w:rPr>
                <w:t>0.10</w:t>
              </w:r>
            </w:ins>
          </w:p>
        </w:tc>
        <w:tc>
          <w:tcPr>
            <w:tcW w:w="990" w:type="dxa"/>
            <w:tcBorders>
              <w:top w:val="single" w:sz="4" w:space="0" w:color="auto"/>
              <w:left w:val="nil"/>
              <w:bottom w:val="single" w:sz="4" w:space="0" w:color="auto"/>
              <w:right w:val="nil"/>
            </w:tcBorders>
            <w:shd w:val="clear" w:color="auto" w:fill="auto"/>
            <w:noWrap/>
            <w:vAlign w:val="bottom"/>
            <w:hideMark/>
            <w:tcPrChange w:id="982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61A555" w14:textId="77777777" w:rsidR="00EB4CE1" w:rsidRPr="00EB4CE1" w:rsidRDefault="00EB4CE1" w:rsidP="00EB4CE1">
            <w:pPr>
              <w:spacing w:after="0" w:line="240" w:lineRule="auto"/>
              <w:jc w:val="center"/>
              <w:rPr>
                <w:ins w:id="9826" w:author="Stefanie Lane" w:date="2022-06-23T15:12:00Z"/>
                <w:rFonts w:ascii="Calibri" w:eastAsia="Times New Roman" w:hAnsi="Calibri" w:cs="Calibri"/>
                <w:color w:val="000000"/>
                <w:rPrChange w:id="9827" w:author="Stefanie Lane" w:date="2022-06-23T15:12:00Z">
                  <w:rPr>
                    <w:ins w:id="9828" w:author="Stefanie Lane" w:date="2022-06-23T15:12:00Z"/>
                  </w:rPr>
                </w:rPrChange>
              </w:rPr>
              <w:pPrChange w:id="9829" w:author="Stefanie Lane" w:date="2022-06-23T15:12:00Z">
                <w:pPr>
                  <w:jc w:val="center"/>
                </w:pPr>
              </w:pPrChange>
            </w:pPr>
            <w:ins w:id="9830" w:author="Stefanie Lane" w:date="2022-06-23T15:12:00Z">
              <w:r w:rsidRPr="00EB4CE1">
                <w:rPr>
                  <w:rFonts w:ascii="Calibri" w:eastAsia="Times New Roman" w:hAnsi="Calibri" w:cs="Calibri"/>
                  <w:color w:val="000000"/>
                  <w:rPrChange w:id="9831" w:author="Stefanie Lane" w:date="2022-06-23T15:12:00Z">
                    <w:rPr/>
                  </w:rPrChange>
                </w:rPr>
                <w:t>0.33</w:t>
              </w:r>
            </w:ins>
          </w:p>
        </w:tc>
        <w:tc>
          <w:tcPr>
            <w:tcW w:w="810" w:type="dxa"/>
            <w:tcBorders>
              <w:top w:val="single" w:sz="4" w:space="0" w:color="auto"/>
              <w:left w:val="nil"/>
              <w:bottom w:val="single" w:sz="4" w:space="0" w:color="auto"/>
              <w:right w:val="nil"/>
            </w:tcBorders>
            <w:shd w:val="clear" w:color="auto" w:fill="auto"/>
            <w:noWrap/>
            <w:vAlign w:val="bottom"/>
            <w:hideMark/>
            <w:tcPrChange w:id="983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F108AFA" w14:textId="77777777" w:rsidR="00EB4CE1" w:rsidRPr="00EB4CE1" w:rsidRDefault="00EB4CE1" w:rsidP="00EB4CE1">
            <w:pPr>
              <w:spacing w:after="0" w:line="240" w:lineRule="auto"/>
              <w:jc w:val="center"/>
              <w:rPr>
                <w:ins w:id="9833" w:author="Stefanie Lane" w:date="2022-06-23T15:12:00Z"/>
                <w:rFonts w:ascii="Calibri" w:eastAsia="Times New Roman" w:hAnsi="Calibri" w:cs="Calibri"/>
                <w:color w:val="000000"/>
                <w:rPrChange w:id="9834" w:author="Stefanie Lane" w:date="2022-06-23T15:12:00Z">
                  <w:rPr>
                    <w:ins w:id="9835" w:author="Stefanie Lane" w:date="2022-06-23T15:12:00Z"/>
                  </w:rPr>
                </w:rPrChange>
              </w:rPr>
              <w:pPrChange w:id="9836" w:author="Stefanie Lane" w:date="2022-06-23T15:12:00Z">
                <w:pPr>
                  <w:jc w:val="center"/>
                </w:pPr>
              </w:pPrChange>
            </w:pPr>
            <w:ins w:id="9837" w:author="Stefanie Lane" w:date="2022-06-23T15:12:00Z">
              <w:r w:rsidRPr="00EB4CE1">
                <w:rPr>
                  <w:rFonts w:ascii="Calibri" w:eastAsia="Times New Roman" w:hAnsi="Calibri" w:cs="Calibri"/>
                  <w:color w:val="000000"/>
                  <w:rPrChange w:id="9838"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83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B079ED" w14:textId="77777777" w:rsidR="00EB4CE1" w:rsidRPr="00EB4CE1" w:rsidRDefault="00EB4CE1" w:rsidP="00EB4CE1">
            <w:pPr>
              <w:spacing w:after="0" w:line="240" w:lineRule="auto"/>
              <w:jc w:val="center"/>
              <w:rPr>
                <w:ins w:id="9840" w:author="Stefanie Lane" w:date="2022-06-23T15:12:00Z"/>
                <w:rFonts w:ascii="Calibri" w:eastAsia="Times New Roman" w:hAnsi="Calibri" w:cs="Calibri"/>
                <w:color w:val="000000"/>
                <w:rPrChange w:id="9841" w:author="Stefanie Lane" w:date="2022-06-23T15:12:00Z">
                  <w:rPr>
                    <w:ins w:id="9842" w:author="Stefanie Lane" w:date="2022-06-23T15:12:00Z"/>
                  </w:rPr>
                </w:rPrChange>
              </w:rPr>
              <w:pPrChange w:id="9843" w:author="Stefanie Lane" w:date="2022-06-23T15:12:00Z">
                <w:pPr>
                  <w:jc w:val="center"/>
                </w:pPr>
              </w:pPrChange>
            </w:pPr>
            <w:ins w:id="9844" w:author="Stefanie Lane" w:date="2022-06-23T15:12:00Z">
              <w:r w:rsidRPr="00EB4CE1">
                <w:rPr>
                  <w:rFonts w:ascii="Calibri" w:eastAsia="Times New Roman" w:hAnsi="Calibri" w:cs="Calibri"/>
                  <w:color w:val="000000"/>
                  <w:rPrChange w:id="9845" w:author="Stefanie Lane" w:date="2022-06-23T15:12:00Z">
                    <w:rPr/>
                  </w:rPrChange>
                </w:rPr>
                <w:t>-46.3</w:t>
              </w:r>
            </w:ins>
          </w:p>
        </w:tc>
      </w:tr>
      <w:tr w:rsidR="00EB4CE1" w:rsidRPr="00EB4CE1" w14:paraId="4DC8BFF0" w14:textId="77777777" w:rsidTr="006F10B7">
        <w:trPr>
          <w:trHeight w:val="290"/>
          <w:ins w:id="9846" w:author="Stefanie Lane" w:date="2022-06-23T15:12:00Z"/>
          <w:trPrChange w:id="984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84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ECA7808" w14:textId="77777777" w:rsidR="00EB4CE1" w:rsidRPr="00EB4CE1" w:rsidRDefault="00EB4CE1" w:rsidP="00EB4CE1">
            <w:pPr>
              <w:spacing w:after="0" w:line="240" w:lineRule="auto"/>
              <w:rPr>
                <w:ins w:id="9849" w:author="Stefanie Lane" w:date="2022-06-23T15:12:00Z"/>
                <w:rFonts w:ascii="Calibri" w:eastAsia="Times New Roman" w:hAnsi="Calibri" w:cs="Calibri"/>
                <w:color w:val="000000"/>
                <w:rPrChange w:id="9850" w:author="Stefanie Lane" w:date="2022-06-23T15:12:00Z">
                  <w:rPr>
                    <w:ins w:id="9851" w:author="Stefanie Lane" w:date="2022-06-23T15:12:00Z"/>
                  </w:rPr>
                </w:rPrChange>
              </w:rPr>
              <w:pPrChange w:id="985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85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86BC471" w14:textId="77777777" w:rsidR="00EB4CE1" w:rsidRPr="00EB4CE1" w:rsidRDefault="00EB4CE1" w:rsidP="00EB4CE1">
            <w:pPr>
              <w:spacing w:after="0" w:line="240" w:lineRule="auto"/>
              <w:rPr>
                <w:ins w:id="9854" w:author="Stefanie Lane" w:date="2022-06-23T15:12:00Z"/>
                <w:rFonts w:ascii="Calibri" w:eastAsia="Times New Roman" w:hAnsi="Calibri" w:cs="Calibri"/>
                <w:color w:val="000000"/>
                <w:rPrChange w:id="9855" w:author="Stefanie Lane" w:date="2022-06-23T15:12:00Z">
                  <w:rPr>
                    <w:ins w:id="9856" w:author="Stefanie Lane" w:date="2022-06-23T15:12:00Z"/>
                  </w:rPr>
                </w:rPrChange>
              </w:rPr>
              <w:pPrChange w:id="9857" w:author="Stefanie Lane" w:date="2022-06-23T15:12:00Z">
                <w:pPr/>
              </w:pPrChange>
            </w:pPr>
          </w:p>
        </w:tc>
        <w:tc>
          <w:tcPr>
            <w:tcW w:w="3320" w:type="dxa"/>
            <w:tcBorders>
              <w:top w:val="nil"/>
              <w:left w:val="nil"/>
              <w:bottom w:val="nil"/>
              <w:right w:val="nil"/>
            </w:tcBorders>
            <w:shd w:val="clear" w:color="auto" w:fill="auto"/>
            <w:noWrap/>
            <w:vAlign w:val="bottom"/>
            <w:hideMark/>
            <w:tcPrChange w:id="9858" w:author="Stefanie Lane" w:date="2022-06-23T15:14:00Z">
              <w:tcPr>
                <w:tcW w:w="3320" w:type="dxa"/>
                <w:tcBorders>
                  <w:top w:val="nil"/>
                  <w:left w:val="nil"/>
                  <w:bottom w:val="nil"/>
                  <w:right w:val="nil"/>
                </w:tcBorders>
                <w:shd w:val="clear" w:color="auto" w:fill="auto"/>
                <w:noWrap/>
                <w:vAlign w:val="bottom"/>
                <w:hideMark/>
              </w:tcPr>
            </w:tcPrChange>
          </w:tcPr>
          <w:p w14:paraId="195BEE82" w14:textId="77777777" w:rsidR="00EB4CE1" w:rsidRPr="00EB4CE1" w:rsidRDefault="00EB4CE1" w:rsidP="00EB4CE1">
            <w:pPr>
              <w:spacing w:after="0" w:line="240" w:lineRule="auto"/>
              <w:rPr>
                <w:ins w:id="9859" w:author="Stefanie Lane" w:date="2022-06-23T15:12:00Z"/>
                <w:rFonts w:ascii="Calibri" w:eastAsia="Times New Roman" w:hAnsi="Calibri" w:cs="Calibri"/>
                <w:i/>
                <w:iCs/>
                <w:color w:val="000000"/>
                <w:rPrChange w:id="9860" w:author="Stefanie Lane" w:date="2022-06-23T15:12:00Z">
                  <w:rPr>
                    <w:ins w:id="9861" w:author="Stefanie Lane" w:date="2022-06-23T15:12:00Z"/>
                  </w:rPr>
                </w:rPrChange>
              </w:rPr>
              <w:pPrChange w:id="9862" w:author="Stefanie Lane" w:date="2022-06-23T15:12:00Z">
                <w:pPr/>
              </w:pPrChange>
            </w:pPr>
            <w:ins w:id="9863" w:author="Stefanie Lane" w:date="2022-06-23T15:12:00Z">
              <w:r w:rsidRPr="00EB4CE1">
                <w:rPr>
                  <w:rFonts w:ascii="Calibri" w:eastAsia="Times New Roman" w:hAnsi="Calibri" w:cs="Calibri"/>
                  <w:i/>
                  <w:iCs/>
                  <w:color w:val="000000"/>
                  <w:rPrChange w:id="9864" w:author="Stefanie Lane" w:date="2022-06-23T15:12:00Z">
                    <w:rPr/>
                  </w:rPrChange>
                </w:rPr>
                <w:t>Typha latifolia</w:t>
              </w:r>
            </w:ins>
          </w:p>
        </w:tc>
        <w:tc>
          <w:tcPr>
            <w:tcW w:w="869" w:type="dxa"/>
            <w:tcBorders>
              <w:top w:val="nil"/>
              <w:left w:val="nil"/>
              <w:bottom w:val="nil"/>
              <w:right w:val="nil"/>
            </w:tcBorders>
            <w:shd w:val="clear" w:color="auto" w:fill="auto"/>
            <w:noWrap/>
            <w:vAlign w:val="bottom"/>
            <w:hideMark/>
            <w:tcPrChange w:id="9865" w:author="Stefanie Lane" w:date="2022-06-23T15:14:00Z">
              <w:tcPr>
                <w:tcW w:w="960" w:type="dxa"/>
                <w:tcBorders>
                  <w:top w:val="nil"/>
                  <w:left w:val="nil"/>
                  <w:bottom w:val="nil"/>
                  <w:right w:val="nil"/>
                </w:tcBorders>
                <w:shd w:val="clear" w:color="auto" w:fill="auto"/>
                <w:noWrap/>
                <w:vAlign w:val="bottom"/>
                <w:hideMark/>
              </w:tcPr>
            </w:tcPrChange>
          </w:tcPr>
          <w:p w14:paraId="76D9A154" w14:textId="77777777" w:rsidR="00EB4CE1" w:rsidRPr="00EB4CE1" w:rsidRDefault="00EB4CE1" w:rsidP="00EB4CE1">
            <w:pPr>
              <w:spacing w:after="0" w:line="240" w:lineRule="auto"/>
              <w:jc w:val="center"/>
              <w:rPr>
                <w:ins w:id="9866" w:author="Stefanie Lane" w:date="2022-06-23T15:12:00Z"/>
                <w:rFonts w:ascii="Calibri" w:eastAsia="Times New Roman" w:hAnsi="Calibri" w:cs="Calibri"/>
                <w:color w:val="000000"/>
                <w:rPrChange w:id="9867" w:author="Stefanie Lane" w:date="2022-06-23T15:12:00Z">
                  <w:rPr>
                    <w:ins w:id="9868" w:author="Stefanie Lane" w:date="2022-06-23T15:12:00Z"/>
                  </w:rPr>
                </w:rPrChange>
              </w:rPr>
              <w:pPrChange w:id="9869" w:author="Stefanie Lane" w:date="2022-06-23T15:12:00Z">
                <w:pPr>
                  <w:jc w:val="center"/>
                </w:pPr>
              </w:pPrChange>
            </w:pPr>
            <w:ins w:id="9870" w:author="Stefanie Lane" w:date="2022-06-23T15:12:00Z">
              <w:r w:rsidRPr="00EB4CE1">
                <w:rPr>
                  <w:rFonts w:ascii="Calibri" w:eastAsia="Times New Roman" w:hAnsi="Calibri" w:cs="Calibri"/>
                  <w:color w:val="000000"/>
                  <w:rPrChange w:id="9871" w:author="Stefanie Lane" w:date="2022-06-23T15:12:00Z">
                    <w:rPr/>
                  </w:rPrChange>
                </w:rPr>
                <w:t>0.69</w:t>
              </w:r>
            </w:ins>
          </w:p>
        </w:tc>
        <w:tc>
          <w:tcPr>
            <w:tcW w:w="990" w:type="dxa"/>
            <w:tcBorders>
              <w:top w:val="nil"/>
              <w:left w:val="nil"/>
              <w:bottom w:val="nil"/>
              <w:right w:val="nil"/>
            </w:tcBorders>
            <w:shd w:val="clear" w:color="auto" w:fill="auto"/>
            <w:noWrap/>
            <w:vAlign w:val="bottom"/>
            <w:hideMark/>
            <w:tcPrChange w:id="9872" w:author="Stefanie Lane" w:date="2022-06-23T15:14:00Z">
              <w:tcPr>
                <w:tcW w:w="960" w:type="dxa"/>
                <w:tcBorders>
                  <w:top w:val="nil"/>
                  <w:left w:val="nil"/>
                  <w:bottom w:val="nil"/>
                  <w:right w:val="nil"/>
                </w:tcBorders>
                <w:shd w:val="clear" w:color="auto" w:fill="auto"/>
                <w:noWrap/>
                <w:vAlign w:val="bottom"/>
                <w:hideMark/>
              </w:tcPr>
            </w:tcPrChange>
          </w:tcPr>
          <w:p w14:paraId="160F04E3" w14:textId="77777777" w:rsidR="00EB4CE1" w:rsidRPr="00EB4CE1" w:rsidRDefault="00EB4CE1" w:rsidP="00EB4CE1">
            <w:pPr>
              <w:spacing w:after="0" w:line="240" w:lineRule="auto"/>
              <w:jc w:val="center"/>
              <w:rPr>
                <w:ins w:id="9873" w:author="Stefanie Lane" w:date="2022-06-23T15:12:00Z"/>
                <w:rFonts w:ascii="Calibri" w:eastAsia="Times New Roman" w:hAnsi="Calibri" w:cs="Calibri"/>
                <w:color w:val="000000"/>
                <w:rPrChange w:id="9874" w:author="Stefanie Lane" w:date="2022-06-23T15:12:00Z">
                  <w:rPr>
                    <w:ins w:id="9875" w:author="Stefanie Lane" w:date="2022-06-23T15:12:00Z"/>
                  </w:rPr>
                </w:rPrChange>
              </w:rPr>
              <w:pPrChange w:id="9876" w:author="Stefanie Lane" w:date="2022-06-23T15:12:00Z">
                <w:pPr>
                  <w:jc w:val="center"/>
                </w:pPr>
              </w:pPrChange>
            </w:pPr>
            <w:ins w:id="9877" w:author="Stefanie Lane" w:date="2022-06-23T15:12:00Z">
              <w:r w:rsidRPr="00EB4CE1">
                <w:rPr>
                  <w:rFonts w:ascii="Calibri" w:eastAsia="Times New Roman" w:hAnsi="Calibri" w:cs="Calibri"/>
                  <w:color w:val="000000"/>
                  <w:rPrChange w:id="9878" w:author="Stefanie Lane" w:date="2022-06-23T15:12:00Z">
                    <w:rPr/>
                  </w:rPrChange>
                </w:rPr>
                <w:t>0.36</w:t>
              </w:r>
            </w:ins>
          </w:p>
        </w:tc>
        <w:tc>
          <w:tcPr>
            <w:tcW w:w="810" w:type="dxa"/>
            <w:tcBorders>
              <w:top w:val="nil"/>
              <w:left w:val="nil"/>
              <w:bottom w:val="nil"/>
              <w:right w:val="nil"/>
            </w:tcBorders>
            <w:shd w:val="clear" w:color="auto" w:fill="auto"/>
            <w:noWrap/>
            <w:vAlign w:val="bottom"/>
            <w:hideMark/>
            <w:tcPrChange w:id="9879" w:author="Stefanie Lane" w:date="2022-06-23T15:14:00Z">
              <w:tcPr>
                <w:tcW w:w="960" w:type="dxa"/>
                <w:tcBorders>
                  <w:top w:val="nil"/>
                  <w:left w:val="nil"/>
                  <w:bottom w:val="nil"/>
                  <w:right w:val="nil"/>
                </w:tcBorders>
                <w:shd w:val="clear" w:color="auto" w:fill="auto"/>
                <w:noWrap/>
                <w:vAlign w:val="bottom"/>
                <w:hideMark/>
              </w:tcPr>
            </w:tcPrChange>
          </w:tcPr>
          <w:p w14:paraId="593B2532" w14:textId="77777777" w:rsidR="00EB4CE1" w:rsidRPr="00EB4CE1" w:rsidRDefault="00EB4CE1" w:rsidP="00EB4CE1">
            <w:pPr>
              <w:spacing w:after="0" w:line="240" w:lineRule="auto"/>
              <w:jc w:val="center"/>
              <w:rPr>
                <w:ins w:id="9880" w:author="Stefanie Lane" w:date="2022-06-23T15:12:00Z"/>
                <w:rFonts w:ascii="Calibri" w:eastAsia="Times New Roman" w:hAnsi="Calibri" w:cs="Calibri"/>
                <w:color w:val="000000"/>
                <w:rPrChange w:id="9881" w:author="Stefanie Lane" w:date="2022-06-23T15:12:00Z">
                  <w:rPr>
                    <w:ins w:id="9882" w:author="Stefanie Lane" w:date="2022-06-23T15:12:00Z"/>
                  </w:rPr>
                </w:rPrChange>
              </w:rPr>
              <w:pPrChange w:id="9883" w:author="Stefanie Lane" w:date="2022-06-23T15:12:00Z">
                <w:pPr>
                  <w:jc w:val="center"/>
                </w:pPr>
              </w:pPrChange>
            </w:pPr>
            <w:ins w:id="9884" w:author="Stefanie Lane" w:date="2022-06-23T15:12:00Z">
              <w:r w:rsidRPr="00EB4CE1">
                <w:rPr>
                  <w:rFonts w:ascii="Calibri" w:eastAsia="Times New Roman" w:hAnsi="Calibri" w:cs="Calibri"/>
                  <w:color w:val="000000"/>
                  <w:rPrChange w:id="9885" w:author="Stefanie Lane" w:date="2022-06-23T15:12:00Z">
                    <w:rPr/>
                  </w:rPrChange>
                </w:rPr>
                <w:t>0.44</w:t>
              </w:r>
            </w:ins>
          </w:p>
        </w:tc>
        <w:tc>
          <w:tcPr>
            <w:tcW w:w="1710" w:type="dxa"/>
            <w:tcBorders>
              <w:top w:val="nil"/>
              <w:left w:val="nil"/>
              <w:bottom w:val="nil"/>
              <w:right w:val="single" w:sz="8" w:space="0" w:color="auto"/>
            </w:tcBorders>
            <w:shd w:val="clear" w:color="auto" w:fill="auto"/>
            <w:noWrap/>
            <w:vAlign w:val="bottom"/>
            <w:hideMark/>
            <w:tcPrChange w:id="988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0ED9DD" w14:textId="77777777" w:rsidR="00EB4CE1" w:rsidRPr="00EB4CE1" w:rsidRDefault="00EB4CE1" w:rsidP="00EB4CE1">
            <w:pPr>
              <w:spacing w:after="0" w:line="240" w:lineRule="auto"/>
              <w:jc w:val="center"/>
              <w:rPr>
                <w:ins w:id="9887" w:author="Stefanie Lane" w:date="2022-06-23T15:12:00Z"/>
                <w:rFonts w:ascii="Calibri" w:eastAsia="Times New Roman" w:hAnsi="Calibri" w:cs="Calibri"/>
                <w:color w:val="000000"/>
                <w:rPrChange w:id="9888" w:author="Stefanie Lane" w:date="2022-06-23T15:12:00Z">
                  <w:rPr>
                    <w:ins w:id="9889" w:author="Stefanie Lane" w:date="2022-06-23T15:12:00Z"/>
                  </w:rPr>
                </w:rPrChange>
              </w:rPr>
              <w:pPrChange w:id="9890" w:author="Stefanie Lane" w:date="2022-06-23T15:12:00Z">
                <w:pPr>
                  <w:jc w:val="center"/>
                </w:pPr>
              </w:pPrChange>
            </w:pPr>
            <w:ins w:id="9891" w:author="Stefanie Lane" w:date="2022-06-23T15:12:00Z">
              <w:r w:rsidRPr="00EB4CE1">
                <w:rPr>
                  <w:rFonts w:ascii="Calibri" w:eastAsia="Times New Roman" w:hAnsi="Calibri" w:cs="Calibri"/>
                  <w:color w:val="000000"/>
                  <w:rPrChange w:id="9892" w:author="Stefanie Lane" w:date="2022-06-23T15:12:00Z">
                    <w:rPr/>
                  </w:rPrChange>
                </w:rPr>
                <w:t>-35.6</w:t>
              </w:r>
            </w:ins>
          </w:p>
        </w:tc>
      </w:tr>
      <w:tr w:rsidR="00EB4CE1" w:rsidRPr="00EB4CE1" w14:paraId="688C3A8D" w14:textId="77777777" w:rsidTr="006F10B7">
        <w:trPr>
          <w:trHeight w:val="290"/>
          <w:ins w:id="9893" w:author="Stefanie Lane" w:date="2022-06-23T15:12:00Z"/>
          <w:trPrChange w:id="989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89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782D0F" w14:textId="77777777" w:rsidR="00EB4CE1" w:rsidRPr="00EB4CE1" w:rsidRDefault="00EB4CE1" w:rsidP="00EB4CE1">
            <w:pPr>
              <w:spacing w:after="0" w:line="240" w:lineRule="auto"/>
              <w:rPr>
                <w:ins w:id="9896" w:author="Stefanie Lane" w:date="2022-06-23T15:12:00Z"/>
                <w:rFonts w:ascii="Calibri" w:eastAsia="Times New Roman" w:hAnsi="Calibri" w:cs="Calibri"/>
                <w:color w:val="000000"/>
                <w:rPrChange w:id="9897" w:author="Stefanie Lane" w:date="2022-06-23T15:12:00Z">
                  <w:rPr>
                    <w:ins w:id="9898" w:author="Stefanie Lane" w:date="2022-06-23T15:12:00Z"/>
                  </w:rPr>
                </w:rPrChange>
              </w:rPr>
              <w:pPrChange w:id="989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90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2656E3F" w14:textId="77777777" w:rsidR="00EB4CE1" w:rsidRPr="00EB4CE1" w:rsidRDefault="00EB4CE1" w:rsidP="00EB4CE1">
            <w:pPr>
              <w:spacing w:after="0" w:line="240" w:lineRule="auto"/>
              <w:rPr>
                <w:ins w:id="9901" w:author="Stefanie Lane" w:date="2022-06-23T15:12:00Z"/>
                <w:rFonts w:ascii="Calibri" w:eastAsia="Times New Roman" w:hAnsi="Calibri" w:cs="Calibri"/>
                <w:color w:val="000000"/>
                <w:rPrChange w:id="9902" w:author="Stefanie Lane" w:date="2022-06-23T15:12:00Z">
                  <w:rPr>
                    <w:ins w:id="9903" w:author="Stefanie Lane" w:date="2022-06-23T15:12:00Z"/>
                  </w:rPr>
                </w:rPrChange>
              </w:rPr>
              <w:pPrChange w:id="990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90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843198B" w14:textId="77777777" w:rsidR="00EB4CE1" w:rsidRPr="00EB4CE1" w:rsidRDefault="00EB4CE1" w:rsidP="00EB4CE1">
            <w:pPr>
              <w:spacing w:after="0" w:line="240" w:lineRule="auto"/>
              <w:rPr>
                <w:ins w:id="9906" w:author="Stefanie Lane" w:date="2022-06-23T15:12:00Z"/>
                <w:rFonts w:ascii="Calibri" w:eastAsia="Times New Roman" w:hAnsi="Calibri" w:cs="Calibri"/>
                <w:i/>
                <w:iCs/>
                <w:color w:val="000000"/>
                <w:rPrChange w:id="9907" w:author="Stefanie Lane" w:date="2022-06-23T15:12:00Z">
                  <w:rPr>
                    <w:ins w:id="9908" w:author="Stefanie Lane" w:date="2022-06-23T15:12:00Z"/>
                  </w:rPr>
                </w:rPrChange>
              </w:rPr>
              <w:pPrChange w:id="9909" w:author="Stefanie Lane" w:date="2022-06-23T15:12:00Z">
                <w:pPr/>
              </w:pPrChange>
            </w:pPr>
            <w:ins w:id="9910" w:author="Stefanie Lane" w:date="2022-06-23T15:12:00Z">
              <w:r w:rsidRPr="00EB4CE1">
                <w:rPr>
                  <w:rFonts w:ascii="Calibri" w:eastAsia="Times New Roman" w:hAnsi="Calibri" w:cs="Calibri"/>
                  <w:i/>
                  <w:iCs/>
                  <w:color w:val="000000"/>
                  <w:rPrChange w:id="9911" w:author="Stefanie Lane" w:date="2022-06-23T15:12:00Z">
                    <w:rPr/>
                  </w:rPrChange>
                </w:rPr>
                <w:t>Hordeum brachyantherum</w:t>
              </w:r>
            </w:ins>
          </w:p>
        </w:tc>
        <w:tc>
          <w:tcPr>
            <w:tcW w:w="869" w:type="dxa"/>
            <w:tcBorders>
              <w:top w:val="single" w:sz="4" w:space="0" w:color="auto"/>
              <w:left w:val="nil"/>
              <w:bottom w:val="single" w:sz="4" w:space="0" w:color="auto"/>
              <w:right w:val="nil"/>
            </w:tcBorders>
            <w:shd w:val="clear" w:color="auto" w:fill="auto"/>
            <w:noWrap/>
            <w:vAlign w:val="bottom"/>
            <w:hideMark/>
            <w:tcPrChange w:id="99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3794E3" w14:textId="77777777" w:rsidR="00EB4CE1" w:rsidRPr="00EB4CE1" w:rsidRDefault="00EB4CE1" w:rsidP="00EB4CE1">
            <w:pPr>
              <w:spacing w:after="0" w:line="240" w:lineRule="auto"/>
              <w:jc w:val="center"/>
              <w:rPr>
                <w:ins w:id="9913" w:author="Stefanie Lane" w:date="2022-06-23T15:12:00Z"/>
                <w:rFonts w:ascii="Calibri" w:eastAsia="Times New Roman" w:hAnsi="Calibri" w:cs="Calibri"/>
                <w:color w:val="000000"/>
                <w:rPrChange w:id="9914" w:author="Stefanie Lane" w:date="2022-06-23T15:12:00Z">
                  <w:rPr>
                    <w:ins w:id="9915" w:author="Stefanie Lane" w:date="2022-06-23T15:12:00Z"/>
                  </w:rPr>
                </w:rPrChange>
              </w:rPr>
              <w:pPrChange w:id="9916" w:author="Stefanie Lane" w:date="2022-06-23T15:12:00Z">
                <w:pPr>
                  <w:jc w:val="center"/>
                </w:pPr>
              </w:pPrChange>
            </w:pPr>
            <w:ins w:id="9917" w:author="Stefanie Lane" w:date="2022-06-23T15:12:00Z">
              <w:r w:rsidRPr="00EB4CE1">
                <w:rPr>
                  <w:rFonts w:ascii="Calibri" w:eastAsia="Times New Roman" w:hAnsi="Calibri" w:cs="Calibri"/>
                  <w:color w:val="000000"/>
                  <w:rPrChange w:id="9918" w:author="Stefanie Lane" w:date="2022-06-23T15:12:00Z">
                    <w:rPr/>
                  </w:rPrChange>
                </w:rPr>
                <w:t>0.17</w:t>
              </w:r>
            </w:ins>
          </w:p>
        </w:tc>
        <w:tc>
          <w:tcPr>
            <w:tcW w:w="990" w:type="dxa"/>
            <w:tcBorders>
              <w:top w:val="single" w:sz="4" w:space="0" w:color="auto"/>
              <w:left w:val="nil"/>
              <w:bottom w:val="single" w:sz="4" w:space="0" w:color="auto"/>
              <w:right w:val="nil"/>
            </w:tcBorders>
            <w:shd w:val="clear" w:color="auto" w:fill="auto"/>
            <w:noWrap/>
            <w:vAlign w:val="bottom"/>
            <w:hideMark/>
            <w:tcPrChange w:id="99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C577318" w14:textId="77777777" w:rsidR="00EB4CE1" w:rsidRPr="00EB4CE1" w:rsidRDefault="00EB4CE1" w:rsidP="00EB4CE1">
            <w:pPr>
              <w:spacing w:after="0" w:line="240" w:lineRule="auto"/>
              <w:jc w:val="center"/>
              <w:rPr>
                <w:ins w:id="9920" w:author="Stefanie Lane" w:date="2022-06-23T15:12:00Z"/>
                <w:rFonts w:ascii="Calibri" w:eastAsia="Times New Roman" w:hAnsi="Calibri" w:cs="Calibri"/>
                <w:color w:val="000000"/>
                <w:rPrChange w:id="9921" w:author="Stefanie Lane" w:date="2022-06-23T15:12:00Z">
                  <w:rPr>
                    <w:ins w:id="9922" w:author="Stefanie Lane" w:date="2022-06-23T15:12:00Z"/>
                  </w:rPr>
                </w:rPrChange>
              </w:rPr>
              <w:pPrChange w:id="9923" w:author="Stefanie Lane" w:date="2022-06-23T15:12:00Z">
                <w:pPr>
                  <w:jc w:val="center"/>
                </w:pPr>
              </w:pPrChange>
            </w:pPr>
            <w:ins w:id="9924" w:author="Stefanie Lane" w:date="2022-06-23T15:12:00Z">
              <w:r w:rsidRPr="00EB4CE1">
                <w:rPr>
                  <w:rFonts w:ascii="Calibri" w:eastAsia="Times New Roman" w:hAnsi="Calibri" w:cs="Calibri"/>
                  <w:color w:val="000000"/>
                  <w:rPrChange w:id="9925"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99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E71182" w14:textId="77777777" w:rsidR="00EB4CE1" w:rsidRPr="00EB4CE1" w:rsidRDefault="00EB4CE1" w:rsidP="00EB4CE1">
            <w:pPr>
              <w:spacing w:after="0" w:line="240" w:lineRule="auto"/>
              <w:jc w:val="center"/>
              <w:rPr>
                <w:ins w:id="9927" w:author="Stefanie Lane" w:date="2022-06-23T15:12:00Z"/>
                <w:rFonts w:ascii="Calibri" w:eastAsia="Times New Roman" w:hAnsi="Calibri" w:cs="Calibri"/>
                <w:color w:val="000000"/>
                <w:rPrChange w:id="9928" w:author="Stefanie Lane" w:date="2022-06-23T15:12:00Z">
                  <w:rPr>
                    <w:ins w:id="9929" w:author="Stefanie Lane" w:date="2022-06-23T15:12:00Z"/>
                  </w:rPr>
                </w:rPrChange>
              </w:rPr>
              <w:pPrChange w:id="9930" w:author="Stefanie Lane" w:date="2022-06-23T15:12:00Z">
                <w:pPr>
                  <w:jc w:val="center"/>
                </w:pPr>
              </w:pPrChange>
            </w:pPr>
            <w:ins w:id="9931" w:author="Stefanie Lane" w:date="2022-06-23T15:12:00Z">
              <w:r w:rsidRPr="00EB4CE1">
                <w:rPr>
                  <w:rFonts w:ascii="Calibri" w:eastAsia="Times New Roman" w:hAnsi="Calibri" w:cs="Calibri"/>
                  <w:color w:val="000000"/>
                  <w:rPrChange w:id="9932"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993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9789BE" w14:textId="77777777" w:rsidR="00EB4CE1" w:rsidRPr="00EB4CE1" w:rsidRDefault="00EB4CE1" w:rsidP="00EB4CE1">
            <w:pPr>
              <w:spacing w:after="0" w:line="240" w:lineRule="auto"/>
              <w:jc w:val="center"/>
              <w:rPr>
                <w:ins w:id="9934" w:author="Stefanie Lane" w:date="2022-06-23T15:12:00Z"/>
                <w:rFonts w:ascii="Calibri" w:eastAsia="Times New Roman" w:hAnsi="Calibri" w:cs="Calibri"/>
                <w:color w:val="000000"/>
                <w:rPrChange w:id="9935" w:author="Stefanie Lane" w:date="2022-06-23T15:12:00Z">
                  <w:rPr>
                    <w:ins w:id="9936" w:author="Stefanie Lane" w:date="2022-06-23T15:12:00Z"/>
                  </w:rPr>
                </w:rPrChange>
              </w:rPr>
              <w:pPrChange w:id="9937" w:author="Stefanie Lane" w:date="2022-06-23T15:12:00Z">
                <w:pPr>
                  <w:jc w:val="center"/>
                </w:pPr>
              </w:pPrChange>
            </w:pPr>
            <w:ins w:id="9938" w:author="Stefanie Lane" w:date="2022-06-23T15:12:00Z">
              <w:r w:rsidRPr="00EB4CE1">
                <w:rPr>
                  <w:rFonts w:ascii="Calibri" w:eastAsia="Times New Roman" w:hAnsi="Calibri" w:cs="Calibri"/>
                  <w:color w:val="000000"/>
                  <w:rPrChange w:id="9939" w:author="Stefanie Lane" w:date="2022-06-23T15:12:00Z">
                    <w:rPr/>
                  </w:rPrChange>
                </w:rPr>
                <w:t>-35.6</w:t>
              </w:r>
            </w:ins>
          </w:p>
        </w:tc>
      </w:tr>
      <w:tr w:rsidR="00EB4CE1" w:rsidRPr="00EB4CE1" w14:paraId="05869E8C" w14:textId="77777777" w:rsidTr="006F10B7">
        <w:trPr>
          <w:trHeight w:val="290"/>
          <w:ins w:id="9940" w:author="Stefanie Lane" w:date="2022-06-23T15:12:00Z"/>
          <w:trPrChange w:id="994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94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6AF2F3A" w14:textId="77777777" w:rsidR="00EB4CE1" w:rsidRPr="00EB4CE1" w:rsidRDefault="00EB4CE1" w:rsidP="00EB4CE1">
            <w:pPr>
              <w:spacing w:after="0" w:line="240" w:lineRule="auto"/>
              <w:rPr>
                <w:ins w:id="9943" w:author="Stefanie Lane" w:date="2022-06-23T15:12:00Z"/>
                <w:rFonts w:ascii="Calibri" w:eastAsia="Times New Roman" w:hAnsi="Calibri" w:cs="Calibri"/>
                <w:color w:val="000000"/>
                <w:rPrChange w:id="9944" w:author="Stefanie Lane" w:date="2022-06-23T15:12:00Z">
                  <w:rPr>
                    <w:ins w:id="9945" w:author="Stefanie Lane" w:date="2022-06-23T15:12:00Z"/>
                  </w:rPr>
                </w:rPrChange>
              </w:rPr>
              <w:pPrChange w:id="994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94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9B3B582" w14:textId="77777777" w:rsidR="00EB4CE1" w:rsidRPr="00EB4CE1" w:rsidRDefault="00EB4CE1" w:rsidP="00EB4CE1">
            <w:pPr>
              <w:spacing w:after="0" w:line="240" w:lineRule="auto"/>
              <w:rPr>
                <w:ins w:id="9948" w:author="Stefanie Lane" w:date="2022-06-23T15:12:00Z"/>
                <w:rFonts w:ascii="Calibri" w:eastAsia="Times New Roman" w:hAnsi="Calibri" w:cs="Calibri"/>
                <w:color w:val="000000"/>
                <w:rPrChange w:id="9949" w:author="Stefanie Lane" w:date="2022-06-23T15:12:00Z">
                  <w:rPr>
                    <w:ins w:id="9950" w:author="Stefanie Lane" w:date="2022-06-23T15:12:00Z"/>
                  </w:rPr>
                </w:rPrChange>
              </w:rPr>
              <w:pPrChange w:id="9951" w:author="Stefanie Lane" w:date="2022-06-23T15:12:00Z">
                <w:pPr/>
              </w:pPrChange>
            </w:pPr>
          </w:p>
        </w:tc>
        <w:tc>
          <w:tcPr>
            <w:tcW w:w="3320" w:type="dxa"/>
            <w:tcBorders>
              <w:top w:val="nil"/>
              <w:left w:val="nil"/>
              <w:bottom w:val="nil"/>
              <w:right w:val="nil"/>
            </w:tcBorders>
            <w:shd w:val="clear" w:color="auto" w:fill="auto"/>
            <w:noWrap/>
            <w:vAlign w:val="bottom"/>
            <w:hideMark/>
            <w:tcPrChange w:id="9952" w:author="Stefanie Lane" w:date="2022-06-23T15:14:00Z">
              <w:tcPr>
                <w:tcW w:w="3320" w:type="dxa"/>
                <w:tcBorders>
                  <w:top w:val="nil"/>
                  <w:left w:val="nil"/>
                  <w:bottom w:val="nil"/>
                  <w:right w:val="nil"/>
                </w:tcBorders>
                <w:shd w:val="clear" w:color="auto" w:fill="auto"/>
                <w:noWrap/>
                <w:vAlign w:val="bottom"/>
                <w:hideMark/>
              </w:tcPr>
            </w:tcPrChange>
          </w:tcPr>
          <w:p w14:paraId="2E473C95" w14:textId="77777777" w:rsidR="00EB4CE1" w:rsidRPr="00EB4CE1" w:rsidRDefault="00EB4CE1" w:rsidP="00EB4CE1">
            <w:pPr>
              <w:spacing w:after="0" w:line="240" w:lineRule="auto"/>
              <w:rPr>
                <w:ins w:id="9953" w:author="Stefanie Lane" w:date="2022-06-23T15:12:00Z"/>
                <w:rFonts w:ascii="Calibri" w:eastAsia="Times New Roman" w:hAnsi="Calibri" w:cs="Calibri"/>
                <w:i/>
                <w:iCs/>
                <w:color w:val="000000"/>
                <w:rPrChange w:id="9954" w:author="Stefanie Lane" w:date="2022-06-23T15:12:00Z">
                  <w:rPr>
                    <w:ins w:id="9955" w:author="Stefanie Lane" w:date="2022-06-23T15:12:00Z"/>
                  </w:rPr>
                </w:rPrChange>
              </w:rPr>
              <w:pPrChange w:id="9956" w:author="Stefanie Lane" w:date="2022-06-23T15:12:00Z">
                <w:pPr/>
              </w:pPrChange>
            </w:pPr>
            <w:ins w:id="9957" w:author="Stefanie Lane" w:date="2022-06-23T15:12:00Z">
              <w:r w:rsidRPr="00EB4CE1">
                <w:rPr>
                  <w:rFonts w:ascii="Calibri" w:eastAsia="Times New Roman" w:hAnsi="Calibri" w:cs="Calibri"/>
                  <w:i/>
                  <w:iCs/>
                  <w:color w:val="000000"/>
                  <w:rPrChange w:id="9958" w:author="Stefanie Lane" w:date="2022-06-23T15:12:00Z">
                    <w:rPr/>
                  </w:rPrChange>
                </w:rPr>
                <w:t>Equisetum fluviatile</w:t>
              </w:r>
            </w:ins>
          </w:p>
        </w:tc>
        <w:tc>
          <w:tcPr>
            <w:tcW w:w="869" w:type="dxa"/>
            <w:tcBorders>
              <w:top w:val="nil"/>
              <w:left w:val="nil"/>
              <w:bottom w:val="nil"/>
              <w:right w:val="nil"/>
            </w:tcBorders>
            <w:shd w:val="clear" w:color="auto" w:fill="auto"/>
            <w:noWrap/>
            <w:vAlign w:val="bottom"/>
            <w:hideMark/>
            <w:tcPrChange w:id="9959" w:author="Stefanie Lane" w:date="2022-06-23T15:14:00Z">
              <w:tcPr>
                <w:tcW w:w="960" w:type="dxa"/>
                <w:tcBorders>
                  <w:top w:val="nil"/>
                  <w:left w:val="nil"/>
                  <w:bottom w:val="nil"/>
                  <w:right w:val="nil"/>
                </w:tcBorders>
                <w:shd w:val="clear" w:color="auto" w:fill="auto"/>
                <w:noWrap/>
                <w:vAlign w:val="bottom"/>
                <w:hideMark/>
              </w:tcPr>
            </w:tcPrChange>
          </w:tcPr>
          <w:p w14:paraId="7DEBD95F" w14:textId="77777777" w:rsidR="00EB4CE1" w:rsidRPr="00EB4CE1" w:rsidRDefault="00EB4CE1" w:rsidP="00EB4CE1">
            <w:pPr>
              <w:spacing w:after="0" w:line="240" w:lineRule="auto"/>
              <w:jc w:val="center"/>
              <w:rPr>
                <w:ins w:id="9960" w:author="Stefanie Lane" w:date="2022-06-23T15:12:00Z"/>
                <w:rFonts w:ascii="Calibri" w:eastAsia="Times New Roman" w:hAnsi="Calibri" w:cs="Calibri"/>
                <w:color w:val="000000"/>
                <w:rPrChange w:id="9961" w:author="Stefanie Lane" w:date="2022-06-23T15:12:00Z">
                  <w:rPr>
                    <w:ins w:id="9962" w:author="Stefanie Lane" w:date="2022-06-23T15:12:00Z"/>
                  </w:rPr>
                </w:rPrChange>
              </w:rPr>
              <w:pPrChange w:id="9963" w:author="Stefanie Lane" w:date="2022-06-23T15:12:00Z">
                <w:pPr>
                  <w:jc w:val="center"/>
                </w:pPr>
              </w:pPrChange>
            </w:pPr>
            <w:ins w:id="9964" w:author="Stefanie Lane" w:date="2022-06-23T15:12:00Z">
              <w:r w:rsidRPr="00EB4CE1">
                <w:rPr>
                  <w:rFonts w:ascii="Calibri" w:eastAsia="Times New Roman" w:hAnsi="Calibri" w:cs="Calibri"/>
                  <w:color w:val="000000"/>
                  <w:rPrChange w:id="9965" w:author="Stefanie Lane" w:date="2022-06-23T15:12:00Z">
                    <w:rPr/>
                  </w:rPrChange>
                </w:rPr>
                <w:t>0.62</w:t>
              </w:r>
            </w:ins>
          </w:p>
        </w:tc>
        <w:tc>
          <w:tcPr>
            <w:tcW w:w="990" w:type="dxa"/>
            <w:tcBorders>
              <w:top w:val="nil"/>
              <w:left w:val="nil"/>
              <w:bottom w:val="nil"/>
              <w:right w:val="nil"/>
            </w:tcBorders>
            <w:shd w:val="clear" w:color="auto" w:fill="auto"/>
            <w:noWrap/>
            <w:vAlign w:val="bottom"/>
            <w:hideMark/>
            <w:tcPrChange w:id="9966" w:author="Stefanie Lane" w:date="2022-06-23T15:14:00Z">
              <w:tcPr>
                <w:tcW w:w="960" w:type="dxa"/>
                <w:tcBorders>
                  <w:top w:val="nil"/>
                  <w:left w:val="nil"/>
                  <w:bottom w:val="nil"/>
                  <w:right w:val="nil"/>
                </w:tcBorders>
                <w:shd w:val="clear" w:color="auto" w:fill="auto"/>
                <w:noWrap/>
                <w:vAlign w:val="bottom"/>
                <w:hideMark/>
              </w:tcPr>
            </w:tcPrChange>
          </w:tcPr>
          <w:p w14:paraId="5BFF0905" w14:textId="77777777" w:rsidR="00EB4CE1" w:rsidRPr="00EB4CE1" w:rsidRDefault="00EB4CE1" w:rsidP="00EB4CE1">
            <w:pPr>
              <w:spacing w:after="0" w:line="240" w:lineRule="auto"/>
              <w:jc w:val="center"/>
              <w:rPr>
                <w:ins w:id="9967" w:author="Stefanie Lane" w:date="2022-06-23T15:12:00Z"/>
                <w:rFonts w:ascii="Calibri" w:eastAsia="Times New Roman" w:hAnsi="Calibri" w:cs="Calibri"/>
                <w:color w:val="000000"/>
                <w:rPrChange w:id="9968" w:author="Stefanie Lane" w:date="2022-06-23T15:12:00Z">
                  <w:rPr>
                    <w:ins w:id="9969" w:author="Stefanie Lane" w:date="2022-06-23T15:12:00Z"/>
                  </w:rPr>
                </w:rPrChange>
              </w:rPr>
              <w:pPrChange w:id="9970" w:author="Stefanie Lane" w:date="2022-06-23T15:12:00Z">
                <w:pPr>
                  <w:jc w:val="center"/>
                </w:pPr>
              </w:pPrChange>
            </w:pPr>
            <w:ins w:id="9971" w:author="Stefanie Lane" w:date="2022-06-23T15:12:00Z">
              <w:r w:rsidRPr="00EB4CE1">
                <w:rPr>
                  <w:rFonts w:ascii="Calibri" w:eastAsia="Times New Roman" w:hAnsi="Calibri" w:cs="Calibri"/>
                  <w:color w:val="000000"/>
                  <w:rPrChange w:id="9972" w:author="Stefanie Lane" w:date="2022-06-23T15:12:00Z">
                    <w:rPr/>
                  </w:rPrChange>
                </w:rPr>
                <w:t>0.36</w:t>
              </w:r>
            </w:ins>
          </w:p>
        </w:tc>
        <w:tc>
          <w:tcPr>
            <w:tcW w:w="810" w:type="dxa"/>
            <w:tcBorders>
              <w:top w:val="nil"/>
              <w:left w:val="nil"/>
              <w:bottom w:val="nil"/>
              <w:right w:val="nil"/>
            </w:tcBorders>
            <w:shd w:val="clear" w:color="auto" w:fill="auto"/>
            <w:noWrap/>
            <w:vAlign w:val="bottom"/>
            <w:hideMark/>
            <w:tcPrChange w:id="9973" w:author="Stefanie Lane" w:date="2022-06-23T15:14:00Z">
              <w:tcPr>
                <w:tcW w:w="960" w:type="dxa"/>
                <w:tcBorders>
                  <w:top w:val="nil"/>
                  <w:left w:val="nil"/>
                  <w:bottom w:val="nil"/>
                  <w:right w:val="nil"/>
                </w:tcBorders>
                <w:shd w:val="clear" w:color="auto" w:fill="auto"/>
                <w:noWrap/>
                <w:vAlign w:val="bottom"/>
                <w:hideMark/>
              </w:tcPr>
            </w:tcPrChange>
          </w:tcPr>
          <w:p w14:paraId="6209FA3A" w14:textId="77777777" w:rsidR="00EB4CE1" w:rsidRPr="00EB4CE1" w:rsidRDefault="00EB4CE1" w:rsidP="00EB4CE1">
            <w:pPr>
              <w:spacing w:after="0" w:line="240" w:lineRule="auto"/>
              <w:jc w:val="center"/>
              <w:rPr>
                <w:ins w:id="9974" w:author="Stefanie Lane" w:date="2022-06-23T15:12:00Z"/>
                <w:rFonts w:ascii="Calibri" w:eastAsia="Times New Roman" w:hAnsi="Calibri" w:cs="Calibri"/>
                <w:color w:val="000000"/>
                <w:rPrChange w:id="9975" w:author="Stefanie Lane" w:date="2022-06-23T15:12:00Z">
                  <w:rPr>
                    <w:ins w:id="9976" w:author="Stefanie Lane" w:date="2022-06-23T15:12:00Z"/>
                  </w:rPr>
                </w:rPrChange>
              </w:rPr>
              <w:pPrChange w:id="9977" w:author="Stefanie Lane" w:date="2022-06-23T15:12:00Z">
                <w:pPr>
                  <w:jc w:val="center"/>
                </w:pPr>
              </w:pPrChange>
            </w:pPr>
            <w:ins w:id="9978" w:author="Stefanie Lane" w:date="2022-06-23T15:12:00Z">
              <w:r w:rsidRPr="00EB4CE1">
                <w:rPr>
                  <w:rFonts w:ascii="Calibri" w:eastAsia="Times New Roman" w:hAnsi="Calibri" w:cs="Calibri"/>
                  <w:color w:val="000000"/>
                  <w:rPrChange w:id="9979" w:author="Stefanie Lane" w:date="2022-06-23T15:12:00Z">
                    <w:rPr/>
                  </w:rPrChange>
                </w:rPr>
                <w:t>0.44</w:t>
              </w:r>
            </w:ins>
          </w:p>
        </w:tc>
        <w:tc>
          <w:tcPr>
            <w:tcW w:w="1710" w:type="dxa"/>
            <w:tcBorders>
              <w:top w:val="nil"/>
              <w:left w:val="nil"/>
              <w:bottom w:val="nil"/>
              <w:right w:val="single" w:sz="8" w:space="0" w:color="auto"/>
            </w:tcBorders>
            <w:shd w:val="clear" w:color="auto" w:fill="auto"/>
            <w:noWrap/>
            <w:vAlign w:val="bottom"/>
            <w:hideMark/>
            <w:tcPrChange w:id="998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3D1751D" w14:textId="77777777" w:rsidR="00EB4CE1" w:rsidRPr="00EB4CE1" w:rsidRDefault="00EB4CE1" w:rsidP="00EB4CE1">
            <w:pPr>
              <w:spacing w:after="0" w:line="240" w:lineRule="auto"/>
              <w:jc w:val="center"/>
              <w:rPr>
                <w:ins w:id="9981" w:author="Stefanie Lane" w:date="2022-06-23T15:12:00Z"/>
                <w:rFonts w:ascii="Calibri" w:eastAsia="Times New Roman" w:hAnsi="Calibri" w:cs="Calibri"/>
                <w:color w:val="000000"/>
                <w:rPrChange w:id="9982" w:author="Stefanie Lane" w:date="2022-06-23T15:12:00Z">
                  <w:rPr>
                    <w:ins w:id="9983" w:author="Stefanie Lane" w:date="2022-06-23T15:12:00Z"/>
                  </w:rPr>
                </w:rPrChange>
              </w:rPr>
              <w:pPrChange w:id="9984" w:author="Stefanie Lane" w:date="2022-06-23T15:12:00Z">
                <w:pPr>
                  <w:jc w:val="center"/>
                </w:pPr>
              </w:pPrChange>
            </w:pPr>
            <w:ins w:id="9985" w:author="Stefanie Lane" w:date="2022-06-23T15:12:00Z">
              <w:r w:rsidRPr="00EB4CE1">
                <w:rPr>
                  <w:rFonts w:ascii="Calibri" w:eastAsia="Times New Roman" w:hAnsi="Calibri" w:cs="Calibri"/>
                  <w:color w:val="000000"/>
                  <w:rPrChange w:id="9986" w:author="Stefanie Lane" w:date="2022-06-23T15:12:00Z">
                    <w:rPr/>
                  </w:rPrChange>
                </w:rPr>
                <w:t>-28.4</w:t>
              </w:r>
            </w:ins>
          </w:p>
        </w:tc>
      </w:tr>
      <w:tr w:rsidR="00EB4CE1" w:rsidRPr="00EB4CE1" w14:paraId="19E55835" w14:textId="77777777" w:rsidTr="006F10B7">
        <w:trPr>
          <w:trHeight w:val="290"/>
          <w:ins w:id="9987" w:author="Stefanie Lane" w:date="2022-06-23T15:12:00Z"/>
          <w:trPrChange w:id="998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998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87D1F81" w14:textId="77777777" w:rsidR="00EB4CE1" w:rsidRPr="00EB4CE1" w:rsidRDefault="00EB4CE1" w:rsidP="00EB4CE1">
            <w:pPr>
              <w:spacing w:after="0" w:line="240" w:lineRule="auto"/>
              <w:rPr>
                <w:ins w:id="9990" w:author="Stefanie Lane" w:date="2022-06-23T15:12:00Z"/>
                <w:rFonts w:ascii="Calibri" w:eastAsia="Times New Roman" w:hAnsi="Calibri" w:cs="Calibri"/>
                <w:color w:val="000000"/>
                <w:rPrChange w:id="9991" w:author="Stefanie Lane" w:date="2022-06-23T15:12:00Z">
                  <w:rPr>
                    <w:ins w:id="9992" w:author="Stefanie Lane" w:date="2022-06-23T15:12:00Z"/>
                  </w:rPr>
                </w:rPrChange>
              </w:rPr>
              <w:pPrChange w:id="999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999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2E45A6" w14:textId="77777777" w:rsidR="00EB4CE1" w:rsidRPr="00EB4CE1" w:rsidRDefault="00EB4CE1" w:rsidP="00EB4CE1">
            <w:pPr>
              <w:spacing w:after="0" w:line="240" w:lineRule="auto"/>
              <w:rPr>
                <w:ins w:id="9995" w:author="Stefanie Lane" w:date="2022-06-23T15:12:00Z"/>
                <w:rFonts w:ascii="Calibri" w:eastAsia="Times New Roman" w:hAnsi="Calibri" w:cs="Calibri"/>
                <w:color w:val="000000"/>
                <w:rPrChange w:id="9996" w:author="Stefanie Lane" w:date="2022-06-23T15:12:00Z">
                  <w:rPr>
                    <w:ins w:id="9997" w:author="Stefanie Lane" w:date="2022-06-23T15:12:00Z"/>
                  </w:rPr>
                </w:rPrChange>
              </w:rPr>
              <w:pPrChange w:id="999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999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132A41A" w14:textId="77777777" w:rsidR="00EB4CE1" w:rsidRPr="00EB4CE1" w:rsidRDefault="00EB4CE1" w:rsidP="00EB4CE1">
            <w:pPr>
              <w:spacing w:after="0" w:line="240" w:lineRule="auto"/>
              <w:rPr>
                <w:ins w:id="10000" w:author="Stefanie Lane" w:date="2022-06-23T15:12:00Z"/>
                <w:rFonts w:ascii="Calibri" w:eastAsia="Times New Roman" w:hAnsi="Calibri" w:cs="Calibri"/>
                <w:i/>
                <w:iCs/>
                <w:color w:val="000000"/>
                <w:rPrChange w:id="10001" w:author="Stefanie Lane" w:date="2022-06-23T15:12:00Z">
                  <w:rPr>
                    <w:ins w:id="10002" w:author="Stefanie Lane" w:date="2022-06-23T15:12:00Z"/>
                  </w:rPr>
                </w:rPrChange>
              </w:rPr>
              <w:pPrChange w:id="10003" w:author="Stefanie Lane" w:date="2022-06-23T15:12:00Z">
                <w:pPr/>
              </w:pPrChange>
            </w:pPr>
            <w:ins w:id="10004" w:author="Stefanie Lane" w:date="2022-06-23T15:12:00Z">
              <w:r w:rsidRPr="00EB4CE1">
                <w:rPr>
                  <w:rFonts w:ascii="Calibri" w:eastAsia="Times New Roman" w:hAnsi="Calibri" w:cs="Calibri"/>
                  <w:i/>
                  <w:iCs/>
                  <w:color w:val="000000"/>
                  <w:rPrChange w:id="10005" w:author="Stefanie Lane" w:date="2022-06-23T15:12:00Z">
                    <w:rPr/>
                  </w:rPrChange>
                </w:rPr>
                <w:t>Schoenoplectus tabernaemontani</w:t>
              </w:r>
            </w:ins>
          </w:p>
        </w:tc>
        <w:tc>
          <w:tcPr>
            <w:tcW w:w="869" w:type="dxa"/>
            <w:tcBorders>
              <w:top w:val="single" w:sz="4" w:space="0" w:color="auto"/>
              <w:left w:val="nil"/>
              <w:bottom w:val="single" w:sz="4" w:space="0" w:color="auto"/>
              <w:right w:val="nil"/>
            </w:tcBorders>
            <w:shd w:val="clear" w:color="auto" w:fill="auto"/>
            <w:noWrap/>
            <w:vAlign w:val="bottom"/>
            <w:hideMark/>
            <w:tcPrChange w:id="1000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ECE7F7E" w14:textId="77777777" w:rsidR="00EB4CE1" w:rsidRPr="00EB4CE1" w:rsidRDefault="00EB4CE1" w:rsidP="00EB4CE1">
            <w:pPr>
              <w:spacing w:after="0" w:line="240" w:lineRule="auto"/>
              <w:jc w:val="center"/>
              <w:rPr>
                <w:ins w:id="10007" w:author="Stefanie Lane" w:date="2022-06-23T15:12:00Z"/>
                <w:rFonts w:ascii="Calibri" w:eastAsia="Times New Roman" w:hAnsi="Calibri" w:cs="Calibri"/>
                <w:color w:val="000000"/>
                <w:rPrChange w:id="10008" w:author="Stefanie Lane" w:date="2022-06-23T15:12:00Z">
                  <w:rPr>
                    <w:ins w:id="10009" w:author="Stefanie Lane" w:date="2022-06-23T15:12:00Z"/>
                  </w:rPr>
                </w:rPrChange>
              </w:rPr>
              <w:pPrChange w:id="10010" w:author="Stefanie Lane" w:date="2022-06-23T15:12:00Z">
                <w:pPr>
                  <w:jc w:val="center"/>
                </w:pPr>
              </w:pPrChange>
            </w:pPr>
            <w:ins w:id="10011" w:author="Stefanie Lane" w:date="2022-06-23T15:12:00Z">
              <w:r w:rsidRPr="00EB4CE1">
                <w:rPr>
                  <w:rFonts w:ascii="Calibri" w:eastAsia="Times New Roman" w:hAnsi="Calibri" w:cs="Calibri"/>
                  <w:color w:val="000000"/>
                  <w:rPrChange w:id="10012" w:author="Stefanie Lane" w:date="2022-06-23T15:12:00Z">
                    <w:rPr/>
                  </w:rPrChange>
                </w:rPr>
                <w:t>0.07</w:t>
              </w:r>
            </w:ins>
          </w:p>
        </w:tc>
        <w:tc>
          <w:tcPr>
            <w:tcW w:w="990" w:type="dxa"/>
            <w:tcBorders>
              <w:top w:val="single" w:sz="4" w:space="0" w:color="auto"/>
              <w:left w:val="nil"/>
              <w:bottom w:val="single" w:sz="4" w:space="0" w:color="auto"/>
              <w:right w:val="nil"/>
            </w:tcBorders>
            <w:shd w:val="clear" w:color="auto" w:fill="auto"/>
            <w:noWrap/>
            <w:vAlign w:val="bottom"/>
            <w:hideMark/>
            <w:tcPrChange w:id="100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2FDDCF8" w14:textId="77777777" w:rsidR="00EB4CE1" w:rsidRPr="00EB4CE1" w:rsidRDefault="00EB4CE1" w:rsidP="00EB4CE1">
            <w:pPr>
              <w:spacing w:after="0" w:line="240" w:lineRule="auto"/>
              <w:jc w:val="center"/>
              <w:rPr>
                <w:ins w:id="10014" w:author="Stefanie Lane" w:date="2022-06-23T15:12:00Z"/>
                <w:rFonts w:ascii="Calibri" w:eastAsia="Times New Roman" w:hAnsi="Calibri" w:cs="Calibri"/>
                <w:color w:val="000000"/>
                <w:rPrChange w:id="10015" w:author="Stefanie Lane" w:date="2022-06-23T15:12:00Z">
                  <w:rPr>
                    <w:ins w:id="10016" w:author="Stefanie Lane" w:date="2022-06-23T15:12:00Z"/>
                  </w:rPr>
                </w:rPrChange>
              </w:rPr>
              <w:pPrChange w:id="10017" w:author="Stefanie Lane" w:date="2022-06-23T15:12:00Z">
                <w:pPr>
                  <w:jc w:val="center"/>
                </w:pPr>
              </w:pPrChange>
            </w:pPr>
            <w:ins w:id="10018" w:author="Stefanie Lane" w:date="2022-06-23T15:12:00Z">
              <w:r w:rsidRPr="00EB4CE1">
                <w:rPr>
                  <w:rFonts w:ascii="Calibri" w:eastAsia="Times New Roman" w:hAnsi="Calibri" w:cs="Calibri"/>
                  <w:color w:val="000000"/>
                  <w:rPrChange w:id="10019" w:author="Stefanie Lane" w:date="2022-06-23T15:12:00Z">
                    <w:rPr/>
                  </w:rPrChange>
                </w:rPr>
                <w:t>0.15</w:t>
              </w:r>
            </w:ins>
          </w:p>
        </w:tc>
        <w:tc>
          <w:tcPr>
            <w:tcW w:w="810" w:type="dxa"/>
            <w:tcBorders>
              <w:top w:val="single" w:sz="4" w:space="0" w:color="auto"/>
              <w:left w:val="nil"/>
              <w:bottom w:val="single" w:sz="4" w:space="0" w:color="auto"/>
              <w:right w:val="nil"/>
            </w:tcBorders>
            <w:shd w:val="clear" w:color="auto" w:fill="auto"/>
            <w:noWrap/>
            <w:vAlign w:val="bottom"/>
            <w:hideMark/>
            <w:tcPrChange w:id="1002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012C18E" w14:textId="77777777" w:rsidR="00EB4CE1" w:rsidRPr="00EB4CE1" w:rsidRDefault="00EB4CE1" w:rsidP="00EB4CE1">
            <w:pPr>
              <w:spacing w:after="0" w:line="240" w:lineRule="auto"/>
              <w:jc w:val="center"/>
              <w:rPr>
                <w:ins w:id="10021" w:author="Stefanie Lane" w:date="2022-06-23T15:12:00Z"/>
                <w:rFonts w:ascii="Calibri" w:eastAsia="Times New Roman" w:hAnsi="Calibri" w:cs="Calibri"/>
                <w:color w:val="000000"/>
                <w:rPrChange w:id="10022" w:author="Stefanie Lane" w:date="2022-06-23T15:12:00Z">
                  <w:rPr>
                    <w:ins w:id="10023" w:author="Stefanie Lane" w:date="2022-06-23T15:12:00Z"/>
                  </w:rPr>
                </w:rPrChange>
              </w:rPr>
              <w:pPrChange w:id="10024" w:author="Stefanie Lane" w:date="2022-06-23T15:12:00Z">
                <w:pPr>
                  <w:jc w:val="center"/>
                </w:pPr>
              </w:pPrChange>
            </w:pPr>
            <w:ins w:id="10025" w:author="Stefanie Lane" w:date="2022-06-23T15:12:00Z">
              <w:r w:rsidRPr="00EB4CE1">
                <w:rPr>
                  <w:rFonts w:ascii="Calibri" w:eastAsia="Times New Roman" w:hAnsi="Calibri" w:cs="Calibri"/>
                  <w:color w:val="000000"/>
                  <w:rPrChange w:id="10026" w:author="Stefanie Lane" w:date="2022-06-23T15:12:00Z">
                    <w:rPr/>
                  </w:rPrChange>
                </w:rPr>
                <w:t>0.06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02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A98258C" w14:textId="77777777" w:rsidR="00EB4CE1" w:rsidRPr="00EB4CE1" w:rsidRDefault="00EB4CE1" w:rsidP="00EB4CE1">
            <w:pPr>
              <w:spacing w:after="0" w:line="240" w:lineRule="auto"/>
              <w:jc w:val="center"/>
              <w:rPr>
                <w:ins w:id="10028" w:author="Stefanie Lane" w:date="2022-06-23T15:12:00Z"/>
                <w:rFonts w:ascii="Calibri" w:eastAsia="Times New Roman" w:hAnsi="Calibri" w:cs="Calibri"/>
                <w:color w:val="000000"/>
                <w:rPrChange w:id="10029" w:author="Stefanie Lane" w:date="2022-06-23T15:12:00Z">
                  <w:rPr>
                    <w:ins w:id="10030" w:author="Stefanie Lane" w:date="2022-06-23T15:12:00Z"/>
                  </w:rPr>
                </w:rPrChange>
              </w:rPr>
              <w:pPrChange w:id="10031" w:author="Stefanie Lane" w:date="2022-06-23T15:12:00Z">
                <w:pPr>
                  <w:jc w:val="center"/>
                </w:pPr>
              </w:pPrChange>
            </w:pPr>
            <w:ins w:id="10032" w:author="Stefanie Lane" w:date="2022-06-23T15:12:00Z">
              <w:r w:rsidRPr="00EB4CE1">
                <w:rPr>
                  <w:rFonts w:ascii="Calibri" w:eastAsia="Times New Roman" w:hAnsi="Calibri" w:cs="Calibri"/>
                  <w:color w:val="000000"/>
                  <w:rPrChange w:id="10033" w:author="Stefanie Lane" w:date="2022-06-23T15:12:00Z">
                    <w:rPr/>
                  </w:rPrChange>
                </w:rPr>
                <w:t>-19.4</w:t>
              </w:r>
            </w:ins>
          </w:p>
        </w:tc>
      </w:tr>
      <w:tr w:rsidR="00EB4CE1" w:rsidRPr="00EB4CE1" w14:paraId="1A7FFA78" w14:textId="77777777" w:rsidTr="006F10B7">
        <w:trPr>
          <w:trHeight w:val="290"/>
          <w:ins w:id="10034" w:author="Stefanie Lane" w:date="2022-06-23T15:12:00Z"/>
          <w:trPrChange w:id="1003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03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E75B5C2" w14:textId="77777777" w:rsidR="00EB4CE1" w:rsidRPr="00EB4CE1" w:rsidRDefault="00EB4CE1" w:rsidP="00EB4CE1">
            <w:pPr>
              <w:spacing w:after="0" w:line="240" w:lineRule="auto"/>
              <w:rPr>
                <w:ins w:id="10037" w:author="Stefanie Lane" w:date="2022-06-23T15:12:00Z"/>
                <w:rFonts w:ascii="Calibri" w:eastAsia="Times New Roman" w:hAnsi="Calibri" w:cs="Calibri"/>
                <w:color w:val="000000"/>
                <w:rPrChange w:id="10038" w:author="Stefanie Lane" w:date="2022-06-23T15:12:00Z">
                  <w:rPr>
                    <w:ins w:id="10039" w:author="Stefanie Lane" w:date="2022-06-23T15:12:00Z"/>
                  </w:rPr>
                </w:rPrChange>
              </w:rPr>
              <w:pPrChange w:id="1004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04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4CA9869" w14:textId="77777777" w:rsidR="00EB4CE1" w:rsidRPr="00EB4CE1" w:rsidRDefault="00EB4CE1" w:rsidP="00EB4CE1">
            <w:pPr>
              <w:spacing w:after="0" w:line="240" w:lineRule="auto"/>
              <w:rPr>
                <w:ins w:id="10042" w:author="Stefanie Lane" w:date="2022-06-23T15:12:00Z"/>
                <w:rFonts w:ascii="Calibri" w:eastAsia="Times New Roman" w:hAnsi="Calibri" w:cs="Calibri"/>
                <w:color w:val="000000"/>
                <w:rPrChange w:id="10043" w:author="Stefanie Lane" w:date="2022-06-23T15:12:00Z">
                  <w:rPr>
                    <w:ins w:id="10044" w:author="Stefanie Lane" w:date="2022-06-23T15:12:00Z"/>
                  </w:rPr>
                </w:rPrChange>
              </w:rPr>
              <w:pPrChange w:id="10045" w:author="Stefanie Lane" w:date="2022-06-23T15:12:00Z">
                <w:pPr/>
              </w:pPrChange>
            </w:pPr>
          </w:p>
        </w:tc>
        <w:tc>
          <w:tcPr>
            <w:tcW w:w="3320" w:type="dxa"/>
            <w:tcBorders>
              <w:top w:val="nil"/>
              <w:left w:val="nil"/>
              <w:bottom w:val="nil"/>
              <w:right w:val="nil"/>
            </w:tcBorders>
            <w:shd w:val="clear" w:color="auto" w:fill="auto"/>
            <w:noWrap/>
            <w:vAlign w:val="bottom"/>
            <w:hideMark/>
            <w:tcPrChange w:id="10046" w:author="Stefanie Lane" w:date="2022-06-23T15:14:00Z">
              <w:tcPr>
                <w:tcW w:w="3320" w:type="dxa"/>
                <w:tcBorders>
                  <w:top w:val="nil"/>
                  <w:left w:val="nil"/>
                  <w:bottom w:val="nil"/>
                  <w:right w:val="nil"/>
                </w:tcBorders>
                <w:shd w:val="clear" w:color="auto" w:fill="auto"/>
                <w:noWrap/>
                <w:vAlign w:val="bottom"/>
                <w:hideMark/>
              </w:tcPr>
            </w:tcPrChange>
          </w:tcPr>
          <w:p w14:paraId="7B45D22D" w14:textId="77777777" w:rsidR="00EB4CE1" w:rsidRPr="00EB4CE1" w:rsidRDefault="00EB4CE1" w:rsidP="00EB4CE1">
            <w:pPr>
              <w:spacing w:after="0" w:line="240" w:lineRule="auto"/>
              <w:rPr>
                <w:ins w:id="10047" w:author="Stefanie Lane" w:date="2022-06-23T15:12:00Z"/>
                <w:rFonts w:ascii="Calibri" w:eastAsia="Times New Roman" w:hAnsi="Calibri" w:cs="Calibri"/>
                <w:i/>
                <w:iCs/>
                <w:color w:val="000000"/>
                <w:rPrChange w:id="10048" w:author="Stefanie Lane" w:date="2022-06-23T15:12:00Z">
                  <w:rPr>
                    <w:ins w:id="10049" w:author="Stefanie Lane" w:date="2022-06-23T15:12:00Z"/>
                  </w:rPr>
                </w:rPrChange>
              </w:rPr>
              <w:pPrChange w:id="10050" w:author="Stefanie Lane" w:date="2022-06-23T15:12:00Z">
                <w:pPr/>
              </w:pPrChange>
            </w:pPr>
            <w:ins w:id="10051" w:author="Stefanie Lane" w:date="2022-06-23T15:12:00Z">
              <w:r w:rsidRPr="00EB4CE1">
                <w:rPr>
                  <w:rFonts w:ascii="Calibri" w:eastAsia="Times New Roman" w:hAnsi="Calibri" w:cs="Calibri"/>
                  <w:i/>
                  <w:iCs/>
                  <w:color w:val="000000"/>
                  <w:rPrChange w:id="10052" w:author="Stefanie Lane" w:date="2022-06-23T15:12:00Z">
                    <w:rPr/>
                  </w:rPrChange>
                </w:rPr>
                <w:t>Lathyrus palustris</w:t>
              </w:r>
            </w:ins>
          </w:p>
        </w:tc>
        <w:tc>
          <w:tcPr>
            <w:tcW w:w="869" w:type="dxa"/>
            <w:tcBorders>
              <w:top w:val="nil"/>
              <w:left w:val="nil"/>
              <w:bottom w:val="nil"/>
              <w:right w:val="nil"/>
            </w:tcBorders>
            <w:shd w:val="clear" w:color="auto" w:fill="auto"/>
            <w:noWrap/>
            <w:vAlign w:val="bottom"/>
            <w:hideMark/>
            <w:tcPrChange w:id="10053" w:author="Stefanie Lane" w:date="2022-06-23T15:14:00Z">
              <w:tcPr>
                <w:tcW w:w="960" w:type="dxa"/>
                <w:tcBorders>
                  <w:top w:val="nil"/>
                  <w:left w:val="nil"/>
                  <w:bottom w:val="nil"/>
                  <w:right w:val="nil"/>
                </w:tcBorders>
                <w:shd w:val="clear" w:color="auto" w:fill="auto"/>
                <w:noWrap/>
                <w:vAlign w:val="bottom"/>
                <w:hideMark/>
              </w:tcPr>
            </w:tcPrChange>
          </w:tcPr>
          <w:p w14:paraId="409D06FA" w14:textId="77777777" w:rsidR="00EB4CE1" w:rsidRPr="00EB4CE1" w:rsidRDefault="00EB4CE1" w:rsidP="00EB4CE1">
            <w:pPr>
              <w:spacing w:after="0" w:line="240" w:lineRule="auto"/>
              <w:jc w:val="center"/>
              <w:rPr>
                <w:ins w:id="10054" w:author="Stefanie Lane" w:date="2022-06-23T15:12:00Z"/>
                <w:rFonts w:ascii="Calibri" w:eastAsia="Times New Roman" w:hAnsi="Calibri" w:cs="Calibri"/>
                <w:color w:val="000000"/>
                <w:rPrChange w:id="10055" w:author="Stefanie Lane" w:date="2022-06-23T15:12:00Z">
                  <w:rPr>
                    <w:ins w:id="10056" w:author="Stefanie Lane" w:date="2022-06-23T15:12:00Z"/>
                  </w:rPr>
                </w:rPrChange>
              </w:rPr>
              <w:pPrChange w:id="10057" w:author="Stefanie Lane" w:date="2022-06-23T15:12:00Z">
                <w:pPr>
                  <w:jc w:val="center"/>
                </w:pPr>
              </w:pPrChange>
            </w:pPr>
            <w:ins w:id="10058" w:author="Stefanie Lane" w:date="2022-06-23T15:12:00Z">
              <w:r w:rsidRPr="00EB4CE1">
                <w:rPr>
                  <w:rFonts w:ascii="Calibri" w:eastAsia="Times New Roman" w:hAnsi="Calibri" w:cs="Calibri"/>
                  <w:color w:val="000000"/>
                  <w:rPrChange w:id="10059" w:author="Stefanie Lane" w:date="2022-06-23T15:12:00Z">
                    <w:rPr/>
                  </w:rPrChange>
                </w:rPr>
                <w:t>0.55</w:t>
              </w:r>
            </w:ins>
          </w:p>
        </w:tc>
        <w:tc>
          <w:tcPr>
            <w:tcW w:w="990" w:type="dxa"/>
            <w:tcBorders>
              <w:top w:val="nil"/>
              <w:left w:val="nil"/>
              <w:bottom w:val="nil"/>
              <w:right w:val="nil"/>
            </w:tcBorders>
            <w:shd w:val="clear" w:color="auto" w:fill="auto"/>
            <w:noWrap/>
            <w:vAlign w:val="bottom"/>
            <w:hideMark/>
            <w:tcPrChange w:id="10060" w:author="Stefanie Lane" w:date="2022-06-23T15:14:00Z">
              <w:tcPr>
                <w:tcW w:w="960" w:type="dxa"/>
                <w:tcBorders>
                  <w:top w:val="nil"/>
                  <w:left w:val="nil"/>
                  <w:bottom w:val="nil"/>
                  <w:right w:val="nil"/>
                </w:tcBorders>
                <w:shd w:val="clear" w:color="auto" w:fill="auto"/>
                <w:noWrap/>
                <w:vAlign w:val="bottom"/>
                <w:hideMark/>
              </w:tcPr>
            </w:tcPrChange>
          </w:tcPr>
          <w:p w14:paraId="63217DC2" w14:textId="77777777" w:rsidR="00EB4CE1" w:rsidRPr="00EB4CE1" w:rsidRDefault="00EB4CE1" w:rsidP="00EB4CE1">
            <w:pPr>
              <w:spacing w:after="0" w:line="240" w:lineRule="auto"/>
              <w:jc w:val="center"/>
              <w:rPr>
                <w:ins w:id="10061" w:author="Stefanie Lane" w:date="2022-06-23T15:12:00Z"/>
                <w:rFonts w:ascii="Calibri" w:eastAsia="Times New Roman" w:hAnsi="Calibri" w:cs="Calibri"/>
                <w:color w:val="000000"/>
                <w:rPrChange w:id="10062" w:author="Stefanie Lane" w:date="2022-06-23T15:12:00Z">
                  <w:rPr>
                    <w:ins w:id="10063" w:author="Stefanie Lane" w:date="2022-06-23T15:12:00Z"/>
                  </w:rPr>
                </w:rPrChange>
              </w:rPr>
              <w:pPrChange w:id="10064" w:author="Stefanie Lane" w:date="2022-06-23T15:12:00Z">
                <w:pPr>
                  <w:jc w:val="center"/>
                </w:pPr>
              </w:pPrChange>
            </w:pPr>
            <w:ins w:id="10065" w:author="Stefanie Lane" w:date="2022-06-23T15:12:00Z">
              <w:r w:rsidRPr="00EB4CE1">
                <w:rPr>
                  <w:rFonts w:ascii="Calibri" w:eastAsia="Times New Roman" w:hAnsi="Calibri" w:cs="Calibri"/>
                  <w:color w:val="000000"/>
                  <w:rPrChange w:id="10066" w:author="Stefanie Lane" w:date="2022-06-23T15:12:00Z">
                    <w:rPr/>
                  </w:rPrChange>
                </w:rPr>
                <w:t>0.18</w:t>
              </w:r>
            </w:ins>
          </w:p>
        </w:tc>
        <w:tc>
          <w:tcPr>
            <w:tcW w:w="810" w:type="dxa"/>
            <w:tcBorders>
              <w:top w:val="nil"/>
              <w:left w:val="nil"/>
              <w:bottom w:val="nil"/>
              <w:right w:val="nil"/>
            </w:tcBorders>
            <w:shd w:val="clear" w:color="auto" w:fill="auto"/>
            <w:noWrap/>
            <w:vAlign w:val="bottom"/>
            <w:hideMark/>
            <w:tcPrChange w:id="10067" w:author="Stefanie Lane" w:date="2022-06-23T15:14:00Z">
              <w:tcPr>
                <w:tcW w:w="960" w:type="dxa"/>
                <w:tcBorders>
                  <w:top w:val="nil"/>
                  <w:left w:val="nil"/>
                  <w:bottom w:val="nil"/>
                  <w:right w:val="nil"/>
                </w:tcBorders>
                <w:shd w:val="clear" w:color="auto" w:fill="auto"/>
                <w:noWrap/>
                <w:vAlign w:val="bottom"/>
                <w:hideMark/>
              </w:tcPr>
            </w:tcPrChange>
          </w:tcPr>
          <w:p w14:paraId="16E26C9F" w14:textId="77777777" w:rsidR="00EB4CE1" w:rsidRPr="00EB4CE1" w:rsidRDefault="00EB4CE1" w:rsidP="00EB4CE1">
            <w:pPr>
              <w:spacing w:after="0" w:line="240" w:lineRule="auto"/>
              <w:jc w:val="center"/>
              <w:rPr>
                <w:ins w:id="10068" w:author="Stefanie Lane" w:date="2022-06-23T15:12:00Z"/>
                <w:rFonts w:ascii="Calibri" w:eastAsia="Times New Roman" w:hAnsi="Calibri" w:cs="Calibri"/>
                <w:color w:val="000000"/>
                <w:rPrChange w:id="10069" w:author="Stefanie Lane" w:date="2022-06-23T15:12:00Z">
                  <w:rPr>
                    <w:ins w:id="10070" w:author="Stefanie Lane" w:date="2022-06-23T15:12:00Z"/>
                  </w:rPr>
                </w:rPrChange>
              </w:rPr>
              <w:pPrChange w:id="10071" w:author="Stefanie Lane" w:date="2022-06-23T15:12:00Z">
                <w:pPr>
                  <w:jc w:val="center"/>
                </w:pPr>
              </w:pPrChange>
            </w:pPr>
            <w:ins w:id="10072" w:author="Stefanie Lane" w:date="2022-06-23T15:12:00Z">
              <w:r w:rsidRPr="00EB4CE1">
                <w:rPr>
                  <w:rFonts w:ascii="Calibri" w:eastAsia="Times New Roman" w:hAnsi="Calibri" w:cs="Calibri"/>
                  <w:color w:val="000000"/>
                  <w:rPrChange w:id="10073" w:author="Stefanie Lane" w:date="2022-06-23T15:12:00Z">
                    <w:rPr/>
                  </w:rPrChange>
                </w:rPr>
                <w:t>0.56</w:t>
              </w:r>
            </w:ins>
          </w:p>
        </w:tc>
        <w:tc>
          <w:tcPr>
            <w:tcW w:w="1710" w:type="dxa"/>
            <w:tcBorders>
              <w:top w:val="nil"/>
              <w:left w:val="nil"/>
              <w:bottom w:val="nil"/>
              <w:right w:val="single" w:sz="8" w:space="0" w:color="auto"/>
            </w:tcBorders>
            <w:shd w:val="clear" w:color="auto" w:fill="auto"/>
            <w:noWrap/>
            <w:vAlign w:val="bottom"/>
            <w:hideMark/>
            <w:tcPrChange w:id="1007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76DCDE2" w14:textId="77777777" w:rsidR="00EB4CE1" w:rsidRPr="00EB4CE1" w:rsidRDefault="00EB4CE1" w:rsidP="00EB4CE1">
            <w:pPr>
              <w:spacing w:after="0" w:line="240" w:lineRule="auto"/>
              <w:jc w:val="center"/>
              <w:rPr>
                <w:ins w:id="10075" w:author="Stefanie Lane" w:date="2022-06-23T15:12:00Z"/>
                <w:rFonts w:ascii="Calibri" w:eastAsia="Times New Roman" w:hAnsi="Calibri" w:cs="Calibri"/>
                <w:color w:val="000000"/>
                <w:rPrChange w:id="10076" w:author="Stefanie Lane" w:date="2022-06-23T15:12:00Z">
                  <w:rPr>
                    <w:ins w:id="10077" w:author="Stefanie Lane" w:date="2022-06-23T15:12:00Z"/>
                  </w:rPr>
                </w:rPrChange>
              </w:rPr>
              <w:pPrChange w:id="10078" w:author="Stefanie Lane" w:date="2022-06-23T15:12:00Z">
                <w:pPr>
                  <w:jc w:val="center"/>
                </w:pPr>
              </w:pPrChange>
            </w:pPr>
            <w:ins w:id="10079" w:author="Stefanie Lane" w:date="2022-06-23T15:12:00Z">
              <w:r w:rsidRPr="00EB4CE1">
                <w:rPr>
                  <w:rFonts w:ascii="Calibri" w:eastAsia="Times New Roman" w:hAnsi="Calibri" w:cs="Calibri"/>
                  <w:color w:val="000000"/>
                  <w:rPrChange w:id="10080" w:author="Stefanie Lane" w:date="2022-06-23T15:12:00Z">
                    <w:rPr/>
                  </w:rPrChange>
                </w:rPr>
                <w:t>0.7</w:t>
              </w:r>
            </w:ins>
          </w:p>
        </w:tc>
      </w:tr>
      <w:tr w:rsidR="00EB4CE1" w:rsidRPr="00EB4CE1" w14:paraId="44ED4CF8" w14:textId="77777777" w:rsidTr="006F10B7">
        <w:trPr>
          <w:trHeight w:val="290"/>
          <w:ins w:id="10081" w:author="Stefanie Lane" w:date="2022-06-23T15:12:00Z"/>
          <w:trPrChange w:id="1008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08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B89D3E" w14:textId="77777777" w:rsidR="00EB4CE1" w:rsidRPr="00EB4CE1" w:rsidRDefault="00EB4CE1" w:rsidP="00EB4CE1">
            <w:pPr>
              <w:spacing w:after="0" w:line="240" w:lineRule="auto"/>
              <w:rPr>
                <w:ins w:id="10084" w:author="Stefanie Lane" w:date="2022-06-23T15:12:00Z"/>
                <w:rFonts w:ascii="Calibri" w:eastAsia="Times New Roman" w:hAnsi="Calibri" w:cs="Calibri"/>
                <w:color w:val="000000"/>
                <w:rPrChange w:id="10085" w:author="Stefanie Lane" w:date="2022-06-23T15:12:00Z">
                  <w:rPr>
                    <w:ins w:id="10086" w:author="Stefanie Lane" w:date="2022-06-23T15:12:00Z"/>
                  </w:rPr>
                </w:rPrChange>
              </w:rPr>
              <w:pPrChange w:id="100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0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753095" w14:textId="77777777" w:rsidR="00EB4CE1" w:rsidRPr="00EB4CE1" w:rsidRDefault="00EB4CE1" w:rsidP="00EB4CE1">
            <w:pPr>
              <w:spacing w:after="0" w:line="240" w:lineRule="auto"/>
              <w:rPr>
                <w:ins w:id="10089" w:author="Stefanie Lane" w:date="2022-06-23T15:12:00Z"/>
                <w:rFonts w:ascii="Calibri" w:eastAsia="Times New Roman" w:hAnsi="Calibri" w:cs="Calibri"/>
                <w:color w:val="000000"/>
                <w:rPrChange w:id="10090" w:author="Stefanie Lane" w:date="2022-06-23T15:12:00Z">
                  <w:rPr>
                    <w:ins w:id="10091" w:author="Stefanie Lane" w:date="2022-06-23T15:12:00Z"/>
                  </w:rPr>
                </w:rPrChange>
              </w:rPr>
              <w:pPrChange w:id="1009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09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5D5B4E5" w14:textId="77777777" w:rsidR="00EB4CE1" w:rsidRPr="00EB4CE1" w:rsidRDefault="00EB4CE1" w:rsidP="00EB4CE1">
            <w:pPr>
              <w:spacing w:after="0" w:line="240" w:lineRule="auto"/>
              <w:rPr>
                <w:ins w:id="10094" w:author="Stefanie Lane" w:date="2022-06-23T15:12:00Z"/>
                <w:rFonts w:ascii="Calibri" w:eastAsia="Times New Roman" w:hAnsi="Calibri" w:cs="Calibri"/>
                <w:i/>
                <w:iCs/>
                <w:color w:val="000000"/>
                <w:rPrChange w:id="10095" w:author="Stefanie Lane" w:date="2022-06-23T15:12:00Z">
                  <w:rPr>
                    <w:ins w:id="10096" w:author="Stefanie Lane" w:date="2022-06-23T15:12:00Z"/>
                  </w:rPr>
                </w:rPrChange>
              </w:rPr>
              <w:pPrChange w:id="10097" w:author="Stefanie Lane" w:date="2022-06-23T15:12:00Z">
                <w:pPr/>
              </w:pPrChange>
            </w:pPr>
            <w:proofErr w:type="spellStart"/>
            <w:ins w:id="10098" w:author="Stefanie Lane" w:date="2022-06-23T15:12:00Z">
              <w:r w:rsidRPr="00EB4CE1">
                <w:rPr>
                  <w:rFonts w:ascii="Calibri" w:eastAsia="Times New Roman" w:hAnsi="Calibri" w:cs="Calibri"/>
                  <w:i/>
                  <w:iCs/>
                  <w:color w:val="000000"/>
                  <w:rPrChange w:id="10099" w:author="Stefanie Lane" w:date="2022-06-23T15:12:00Z">
                    <w:rPr/>
                  </w:rPrChange>
                </w:rPr>
                <w:t>Rumex</w:t>
              </w:r>
              <w:proofErr w:type="spellEnd"/>
              <w:r w:rsidRPr="00EB4CE1">
                <w:rPr>
                  <w:rFonts w:ascii="Calibri" w:eastAsia="Times New Roman" w:hAnsi="Calibri" w:cs="Calibri"/>
                  <w:i/>
                  <w:iCs/>
                  <w:color w:val="000000"/>
                  <w:rPrChange w:id="10100" w:author="Stefanie Lane" w:date="2022-06-23T15:12:00Z">
                    <w:rPr/>
                  </w:rPrChange>
                </w:rPr>
                <w:t xml:space="preserve"> </w:t>
              </w:r>
              <w:proofErr w:type="spellStart"/>
              <w:r w:rsidRPr="00EB4CE1">
                <w:rPr>
                  <w:rFonts w:ascii="Calibri" w:eastAsia="Times New Roman" w:hAnsi="Calibri" w:cs="Calibri"/>
                  <w:i/>
                  <w:iCs/>
                  <w:color w:val="000000"/>
                  <w:rPrChange w:id="10101"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1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2899D31" w14:textId="77777777" w:rsidR="00EB4CE1" w:rsidRPr="00EB4CE1" w:rsidRDefault="00EB4CE1" w:rsidP="00EB4CE1">
            <w:pPr>
              <w:spacing w:after="0" w:line="240" w:lineRule="auto"/>
              <w:jc w:val="center"/>
              <w:rPr>
                <w:ins w:id="10103" w:author="Stefanie Lane" w:date="2022-06-23T15:12:00Z"/>
                <w:rFonts w:ascii="Calibri" w:eastAsia="Times New Roman" w:hAnsi="Calibri" w:cs="Calibri"/>
                <w:color w:val="000000"/>
                <w:rPrChange w:id="10104" w:author="Stefanie Lane" w:date="2022-06-23T15:12:00Z">
                  <w:rPr>
                    <w:ins w:id="10105" w:author="Stefanie Lane" w:date="2022-06-23T15:12:00Z"/>
                  </w:rPr>
                </w:rPrChange>
              </w:rPr>
              <w:pPrChange w:id="10106" w:author="Stefanie Lane" w:date="2022-06-23T15:12:00Z">
                <w:pPr>
                  <w:jc w:val="center"/>
                </w:pPr>
              </w:pPrChange>
            </w:pPr>
            <w:ins w:id="10107" w:author="Stefanie Lane" w:date="2022-06-23T15:12:00Z">
              <w:r w:rsidRPr="00EB4CE1">
                <w:rPr>
                  <w:rFonts w:ascii="Calibri" w:eastAsia="Times New Roman" w:hAnsi="Calibri" w:cs="Calibri"/>
                  <w:color w:val="000000"/>
                  <w:rPrChange w:id="10108" w:author="Stefanie Lane" w:date="2022-06-23T15:12:00Z">
                    <w:rPr/>
                  </w:rPrChange>
                </w:rPr>
                <w:t>0.07</w:t>
              </w:r>
            </w:ins>
          </w:p>
        </w:tc>
        <w:tc>
          <w:tcPr>
            <w:tcW w:w="990" w:type="dxa"/>
            <w:tcBorders>
              <w:top w:val="single" w:sz="4" w:space="0" w:color="auto"/>
              <w:left w:val="nil"/>
              <w:bottom w:val="single" w:sz="4" w:space="0" w:color="auto"/>
              <w:right w:val="nil"/>
            </w:tcBorders>
            <w:shd w:val="clear" w:color="auto" w:fill="auto"/>
            <w:noWrap/>
            <w:vAlign w:val="bottom"/>
            <w:hideMark/>
            <w:tcPrChange w:id="1010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4603F22" w14:textId="77777777" w:rsidR="00EB4CE1" w:rsidRPr="00EB4CE1" w:rsidRDefault="00EB4CE1" w:rsidP="00EB4CE1">
            <w:pPr>
              <w:spacing w:after="0" w:line="240" w:lineRule="auto"/>
              <w:jc w:val="center"/>
              <w:rPr>
                <w:ins w:id="10110" w:author="Stefanie Lane" w:date="2022-06-23T15:12:00Z"/>
                <w:rFonts w:ascii="Calibri" w:eastAsia="Times New Roman" w:hAnsi="Calibri" w:cs="Calibri"/>
                <w:color w:val="000000"/>
                <w:rPrChange w:id="10111" w:author="Stefanie Lane" w:date="2022-06-23T15:12:00Z">
                  <w:rPr>
                    <w:ins w:id="10112" w:author="Stefanie Lane" w:date="2022-06-23T15:12:00Z"/>
                  </w:rPr>
                </w:rPrChange>
              </w:rPr>
              <w:pPrChange w:id="10113" w:author="Stefanie Lane" w:date="2022-06-23T15:12:00Z">
                <w:pPr>
                  <w:jc w:val="center"/>
                </w:pPr>
              </w:pPrChange>
            </w:pPr>
            <w:ins w:id="10114" w:author="Stefanie Lane" w:date="2022-06-23T15:12:00Z">
              <w:r w:rsidRPr="00EB4CE1">
                <w:rPr>
                  <w:rFonts w:ascii="Calibri" w:eastAsia="Times New Roman" w:hAnsi="Calibri" w:cs="Calibri"/>
                  <w:color w:val="000000"/>
                  <w:rPrChange w:id="10115" w:author="Stefanie Lane" w:date="2022-06-23T15:12:00Z">
                    <w:rPr/>
                  </w:rPrChange>
                </w:rPr>
                <w:t>0.15</w:t>
              </w:r>
            </w:ins>
          </w:p>
        </w:tc>
        <w:tc>
          <w:tcPr>
            <w:tcW w:w="810" w:type="dxa"/>
            <w:tcBorders>
              <w:top w:val="single" w:sz="4" w:space="0" w:color="auto"/>
              <w:left w:val="nil"/>
              <w:bottom w:val="single" w:sz="4" w:space="0" w:color="auto"/>
              <w:right w:val="nil"/>
            </w:tcBorders>
            <w:shd w:val="clear" w:color="auto" w:fill="auto"/>
            <w:noWrap/>
            <w:vAlign w:val="bottom"/>
            <w:hideMark/>
            <w:tcPrChange w:id="1011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B62EF7D" w14:textId="77777777" w:rsidR="00EB4CE1" w:rsidRPr="00EB4CE1" w:rsidRDefault="00EB4CE1" w:rsidP="00EB4CE1">
            <w:pPr>
              <w:spacing w:after="0" w:line="240" w:lineRule="auto"/>
              <w:jc w:val="center"/>
              <w:rPr>
                <w:ins w:id="10117" w:author="Stefanie Lane" w:date="2022-06-23T15:12:00Z"/>
                <w:rFonts w:ascii="Calibri" w:eastAsia="Times New Roman" w:hAnsi="Calibri" w:cs="Calibri"/>
                <w:color w:val="000000"/>
                <w:rPrChange w:id="10118" w:author="Stefanie Lane" w:date="2022-06-23T15:12:00Z">
                  <w:rPr>
                    <w:ins w:id="10119" w:author="Stefanie Lane" w:date="2022-06-23T15:12:00Z"/>
                  </w:rPr>
                </w:rPrChange>
              </w:rPr>
              <w:pPrChange w:id="10120" w:author="Stefanie Lane" w:date="2022-06-23T15:12:00Z">
                <w:pPr>
                  <w:jc w:val="center"/>
                </w:pPr>
              </w:pPrChange>
            </w:pPr>
            <w:ins w:id="10121" w:author="Stefanie Lane" w:date="2022-06-23T15:12:00Z">
              <w:r w:rsidRPr="00EB4CE1">
                <w:rPr>
                  <w:rFonts w:ascii="Calibri" w:eastAsia="Times New Roman" w:hAnsi="Calibri" w:cs="Calibri"/>
                  <w:color w:val="000000"/>
                  <w:rPrChange w:id="10122"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12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D8A7D13" w14:textId="77777777" w:rsidR="00EB4CE1" w:rsidRPr="00EB4CE1" w:rsidRDefault="00EB4CE1" w:rsidP="00EB4CE1">
            <w:pPr>
              <w:spacing w:after="0" w:line="240" w:lineRule="auto"/>
              <w:jc w:val="center"/>
              <w:rPr>
                <w:ins w:id="10124" w:author="Stefanie Lane" w:date="2022-06-23T15:12:00Z"/>
                <w:rFonts w:ascii="Calibri" w:eastAsia="Times New Roman" w:hAnsi="Calibri" w:cs="Calibri"/>
                <w:color w:val="000000"/>
                <w:rPrChange w:id="10125" w:author="Stefanie Lane" w:date="2022-06-23T15:12:00Z">
                  <w:rPr>
                    <w:ins w:id="10126" w:author="Stefanie Lane" w:date="2022-06-23T15:12:00Z"/>
                  </w:rPr>
                </w:rPrChange>
              </w:rPr>
              <w:pPrChange w:id="10127" w:author="Stefanie Lane" w:date="2022-06-23T15:12:00Z">
                <w:pPr>
                  <w:jc w:val="center"/>
                </w:pPr>
              </w:pPrChange>
            </w:pPr>
            <w:ins w:id="10128" w:author="Stefanie Lane" w:date="2022-06-23T15:12:00Z">
              <w:r w:rsidRPr="00EB4CE1">
                <w:rPr>
                  <w:rFonts w:ascii="Calibri" w:eastAsia="Times New Roman" w:hAnsi="Calibri" w:cs="Calibri"/>
                  <w:color w:val="000000"/>
                  <w:rPrChange w:id="10129" w:author="Stefanie Lane" w:date="2022-06-23T15:12:00Z">
                    <w:rPr/>
                  </w:rPrChange>
                </w:rPr>
                <w:t>61.1</w:t>
              </w:r>
            </w:ins>
          </w:p>
        </w:tc>
      </w:tr>
      <w:tr w:rsidR="00EB4CE1" w:rsidRPr="00EB4CE1" w14:paraId="0AAA1F76" w14:textId="77777777" w:rsidTr="006F10B7">
        <w:trPr>
          <w:trHeight w:val="290"/>
          <w:ins w:id="10130" w:author="Stefanie Lane" w:date="2022-06-23T15:12:00Z"/>
          <w:trPrChange w:id="1013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13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EAEA4BA" w14:textId="77777777" w:rsidR="00EB4CE1" w:rsidRPr="00EB4CE1" w:rsidRDefault="00EB4CE1" w:rsidP="00EB4CE1">
            <w:pPr>
              <w:spacing w:after="0" w:line="240" w:lineRule="auto"/>
              <w:rPr>
                <w:ins w:id="10133" w:author="Stefanie Lane" w:date="2022-06-23T15:12:00Z"/>
                <w:rFonts w:ascii="Calibri" w:eastAsia="Times New Roman" w:hAnsi="Calibri" w:cs="Calibri"/>
                <w:color w:val="000000"/>
                <w:rPrChange w:id="10134" w:author="Stefanie Lane" w:date="2022-06-23T15:12:00Z">
                  <w:rPr>
                    <w:ins w:id="10135" w:author="Stefanie Lane" w:date="2022-06-23T15:12:00Z"/>
                  </w:rPr>
                </w:rPrChange>
              </w:rPr>
              <w:pPrChange w:id="1013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13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F25D37" w14:textId="77777777" w:rsidR="00EB4CE1" w:rsidRPr="00EB4CE1" w:rsidRDefault="00EB4CE1" w:rsidP="00EB4CE1">
            <w:pPr>
              <w:spacing w:after="0" w:line="240" w:lineRule="auto"/>
              <w:rPr>
                <w:ins w:id="10138" w:author="Stefanie Lane" w:date="2022-06-23T15:12:00Z"/>
                <w:rFonts w:ascii="Calibri" w:eastAsia="Times New Roman" w:hAnsi="Calibri" w:cs="Calibri"/>
                <w:color w:val="000000"/>
                <w:rPrChange w:id="10139" w:author="Stefanie Lane" w:date="2022-06-23T15:12:00Z">
                  <w:rPr>
                    <w:ins w:id="10140" w:author="Stefanie Lane" w:date="2022-06-23T15:12:00Z"/>
                  </w:rPr>
                </w:rPrChange>
              </w:rPr>
              <w:pPrChange w:id="10141" w:author="Stefanie Lane" w:date="2022-06-23T15:12:00Z">
                <w:pPr/>
              </w:pPrChange>
            </w:pPr>
          </w:p>
        </w:tc>
        <w:tc>
          <w:tcPr>
            <w:tcW w:w="3320" w:type="dxa"/>
            <w:tcBorders>
              <w:top w:val="nil"/>
              <w:left w:val="nil"/>
              <w:bottom w:val="nil"/>
              <w:right w:val="nil"/>
            </w:tcBorders>
            <w:shd w:val="clear" w:color="auto" w:fill="auto"/>
            <w:noWrap/>
            <w:vAlign w:val="bottom"/>
            <w:hideMark/>
            <w:tcPrChange w:id="10142" w:author="Stefanie Lane" w:date="2022-06-23T15:14:00Z">
              <w:tcPr>
                <w:tcW w:w="3320" w:type="dxa"/>
                <w:tcBorders>
                  <w:top w:val="nil"/>
                  <w:left w:val="nil"/>
                  <w:bottom w:val="nil"/>
                  <w:right w:val="nil"/>
                </w:tcBorders>
                <w:shd w:val="clear" w:color="auto" w:fill="auto"/>
                <w:noWrap/>
                <w:vAlign w:val="bottom"/>
                <w:hideMark/>
              </w:tcPr>
            </w:tcPrChange>
          </w:tcPr>
          <w:p w14:paraId="28EF0B88" w14:textId="77777777" w:rsidR="00EB4CE1" w:rsidRPr="00EB4CE1" w:rsidRDefault="00EB4CE1" w:rsidP="00EB4CE1">
            <w:pPr>
              <w:spacing w:after="0" w:line="240" w:lineRule="auto"/>
              <w:rPr>
                <w:ins w:id="10143" w:author="Stefanie Lane" w:date="2022-06-23T15:12:00Z"/>
                <w:rFonts w:ascii="Calibri" w:eastAsia="Times New Roman" w:hAnsi="Calibri" w:cs="Calibri"/>
                <w:i/>
                <w:iCs/>
                <w:color w:val="000000"/>
                <w:rPrChange w:id="10144" w:author="Stefanie Lane" w:date="2022-06-23T15:12:00Z">
                  <w:rPr>
                    <w:ins w:id="10145" w:author="Stefanie Lane" w:date="2022-06-23T15:12:00Z"/>
                  </w:rPr>
                </w:rPrChange>
              </w:rPr>
              <w:pPrChange w:id="10146" w:author="Stefanie Lane" w:date="2022-06-23T15:12:00Z">
                <w:pPr/>
              </w:pPrChange>
            </w:pPr>
            <w:ins w:id="10147" w:author="Stefanie Lane" w:date="2022-06-23T15:12:00Z">
              <w:r w:rsidRPr="00EB4CE1">
                <w:rPr>
                  <w:rFonts w:ascii="Calibri" w:eastAsia="Times New Roman" w:hAnsi="Calibri" w:cs="Calibri"/>
                  <w:i/>
                  <w:iCs/>
                  <w:color w:val="000000"/>
                  <w:rPrChange w:id="10148" w:author="Stefanie Lane" w:date="2022-06-23T15:12:00Z">
                    <w:rPr/>
                  </w:rPrChange>
                </w:rPr>
                <w:t>Impatiens capensis</w:t>
              </w:r>
            </w:ins>
          </w:p>
        </w:tc>
        <w:tc>
          <w:tcPr>
            <w:tcW w:w="869" w:type="dxa"/>
            <w:tcBorders>
              <w:top w:val="nil"/>
              <w:left w:val="nil"/>
              <w:bottom w:val="nil"/>
              <w:right w:val="nil"/>
            </w:tcBorders>
            <w:shd w:val="clear" w:color="auto" w:fill="auto"/>
            <w:noWrap/>
            <w:vAlign w:val="bottom"/>
            <w:hideMark/>
            <w:tcPrChange w:id="10149" w:author="Stefanie Lane" w:date="2022-06-23T15:14:00Z">
              <w:tcPr>
                <w:tcW w:w="960" w:type="dxa"/>
                <w:tcBorders>
                  <w:top w:val="nil"/>
                  <w:left w:val="nil"/>
                  <w:bottom w:val="nil"/>
                  <w:right w:val="nil"/>
                </w:tcBorders>
                <w:shd w:val="clear" w:color="auto" w:fill="auto"/>
                <w:noWrap/>
                <w:vAlign w:val="bottom"/>
                <w:hideMark/>
              </w:tcPr>
            </w:tcPrChange>
          </w:tcPr>
          <w:p w14:paraId="759A2051" w14:textId="77777777" w:rsidR="00EB4CE1" w:rsidRPr="00EB4CE1" w:rsidRDefault="00EB4CE1" w:rsidP="00EB4CE1">
            <w:pPr>
              <w:spacing w:after="0" w:line="240" w:lineRule="auto"/>
              <w:jc w:val="center"/>
              <w:rPr>
                <w:ins w:id="10150" w:author="Stefanie Lane" w:date="2022-06-23T15:12:00Z"/>
                <w:rFonts w:ascii="Calibri" w:eastAsia="Times New Roman" w:hAnsi="Calibri" w:cs="Calibri"/>
                <w:color w:val="000000"/>
                <w:rPrChange w:id="10151" w:author="Stefanie Lane" w:date="2022-06-23T15:12:00Z">
                  <w:rPr>
                    <w:ins w:id="10152" w:author="Stefanie Lane" w:date="2022-06-23T15:12:00Z"/>
                  </w:rPr>
                </w:rPrChange>
              </w:rPr>
              <w:pPrChange w:id="10153" w:author="Stefanie Lane" w:date="2022-06-23T15:12:00Z">
                <w:pPr>
                  <w:jc w:val="center"/>
                </w:pPr>
              </w:pPrChange>
            </w:pPr>
            <w:ins w:id="10154" w:author="Stefanie Lane" w:date="2022-06-23T15:12:00Z">
              <w:r w:rsidRPr="00EB4CE1">
                <w:rPr>
                  <w:rFonts w:ascii="Calibri" w:eastAsia="Times New Roman" w:hAnsi="Calibri" w:cs="Calibri"/>
                  <w:color w:val="000000"/>
                  <w:rPrChange w:id="10155" w:author="Stefanie Lane" w:date="2022-06-23T15:12:00Z">
                    <w:rPr/>
                  </w:rPrChange>
                </w:rPr>
                <w:t>0.28</w:t>
              </w:r>
            </w:ins>
          </w:p>
        </w:tc>
        <w:tc>
          <w:tcPr>
            <w:tcW w:w="990" w:type="dxa"/>
            <w:tcBorders>
              <w:top w:val="nil"/>
              <w:left w:val="nil"/>
              <w:bottom w:val="nil"/>
              <w:right w:val="nil"/>
            </w:tcBorders>
            <w:shd w:val="clear" w:color="auto" w:fill="auto"/>
            <w:noWrap/>
            <w:vAlign w:val="bottom"/>
            <w:hideMark/>
            <w:tcPrChange w:id="10156" w:author="Stefanie Lane" w:date="2022-06-23T15:14:00Z">
              <w:tcPr>
                <w:tcW w:w="960" w:type="dxa"/>
                <w:tcBorders>
                  <w:top w:val="nil"/>
                  <w:left w:val="nil"/>
                  <w:bottom w:val="nil"/>
                  <w:right w:val="nil"/>
                </w:tcBorders>
                <w:shd w:val="clear" w:color="auto" w:fill="auto"/>
                <w:noWrap/>
                <w:vAlign w:val="bottom"/>
                <w:hideMark/>
              </w:tcPr>
            </w:tcPrChange>
          </w:tcPr>
          <w:p w14:paraId="34D6C14E" w14:textId="77777777" w:rsidR="00EB4CE1" w:rsidRPr="00EB4CE1" w:rsidRDefault="00EB4CE1" w:rsidP="00EB4CE1">
            <w:pPr>
              <w:spacing w:after="0" w:line="240" w:lineRule="auto"/>
              <w:jc w:val="center"/>
              <w:rPr>
                <w:ins w:id="10157" w:author="Stefanie Lane" w:date="2022-06-23T15:12:00Z"/>
                <w:rFonts w:ascii="Calibri" w:eastAsia="Times New Roman" w:hAnsi="Calibri" w:cs="Calibri"/>
                <w:color w:val="000000"/>
                <w:rPrChange w:id="10158" w:author="Stefanie Lane" w:date="2022-06-23T15:12:00Z">
                  <w:rPr>
                    <w:ins w:id="10159" w:author="Stefanie Lane" w:date="2022-06-23T15:12:00Z"/>
                  </w:rPr>
                </w:rPrChange>
              </w:rPr>
              <w:pPrChange w:id="10160" w:author="Stefanie Lane" w:date="2022-06-23T15:12:00Z">
                <w:pPr>
                  <w:jc w:val="center"/>
                </w:pPr>
              </w:pPrChange>
            </w:pPr>
            <w:ins w:id="10161" w:author="Stefanie Lane" w:date="2022-06-23T15:12:00Z">
              <w:r w:rsidRPr="00EB4CE1">
                <w:rPr>
                  <w:rFonts w:ascii="Calibri" w:eastAsia="Times New Roman" w:hAnsi="Calibri" w:cs="Calibri"/>
                  <w:color w:val="000000"/>
                  <w:rPrChange w:id="10162" w:author="Stefanie Lane" w:date="2022-06-23T15:12:00Z">
                    <w:rPr/>
                  </w:rPrChange>
                </w:rPr>
                <w:t>0.42</w:t>
              </w:r>
            </w:ins>
          </w:p>
        </w:tc>
        <w:tc>
          <w:tcPr>
            <w:tcW w:w="810" w:type="dxa"/>
            <w:tcBorders>
              <w:top w:val="nil"/>
              <w:left w:val="nil"/>
              <w:bottom w:val="nil"/>
              <w:right w:val="nil"/>
            </w:tcBorders>
            <w:shd w:val="clear" w:color="auto" w:fill="auto"/>
            <w:noWrap/>
            <w:vAlign w:val="bottom"/>
            <w:hideMark/>
            <w:tcPrChange w:id="10163" w:author="Stefanie Lane" w:date="2022-06-23T15:14:00Z">
              <w:tcPr>
                <w:tcW w:w="960" w:type="dxa"/>
                <w:tcBorders>
                  <w:top w:val="nil"/>
                  <w:left w:val="nil"/>
                  <w:bottom w:val="nil"/>
                  <w:right w:val="nil"/>
                </w:tcBorders>
                <w:shd w:val="clear" w:color="auto" w:fill="auto"/>
                <w:noWrap/>
                <w:vAlign w:val="bottom"/>
                <w:hideMark/>
              </w:tcPr>
            </w:tcPrChange>
          </w:tcPr>
          <w:p w14:paraId="2DC2AD2C" w14:textId="77777777" w:rsidR="00EB4CE1" w:rsidRPr="00EB4CE1" w:rsidRDefault="00EB4CE1" w:rsidP="00EB4CE1">
            <w:pPr>
              <w:spacing w:after="0" w:line="240" w:lineRule="auto"/>
              <w:jc w:val="center"/>
              <w:rPr>
                <w:ins w:id="10164" w:author="Stefanie Lane" w:date="2022-06-23T15:12:00Z"/>
                <w:rFonts w:ascii="Calibri" w:eastAsia="Times New Roman" w:hAnsi="Calibri" w:cs="Calibri"/>
                <w:color w:val="000000"/>
                <w:rPrChange w:id="10165" w:author="Stefanie Lane" w:date="2022-06-23T15:12:00Z">
                  <w:rPr>
                    <w:ins w:id="10166" w:author="Stefanie Lane" w:date="2022-06-23T15:12:00Z"/>
                  </w:rPr>
                </w:rPrChange>
              </w:rPr>
              <w:pPrChange w:id="10167" w:author="Stefanie Lane" w:date="2022-06-23T15:12:00Z">
                <w:pPr>
                  <w:jc w:val="center"/>
                </w:pPr>
              </w:pPrChange>
            </w:pPr>
            <w:ins w:id="10168" w:author="Stefanie Lane" w:date="2022-06-23T15:12:00Z">
              <w:r w:rsidRPr="00EB4CE1">
                <w:rPr>
                  <w:rFonts w:ascii="Calibri" w:eastAsia="Times New Roman" w:hAnsi="Calibri" w:cs="Calibri"/>
                  <w:color w:val="000000"/>
                  <w:rPrChange w:id="10169" w:author="Stefanie Lane" w:date="2022-06-23T15:12:00Z">
                    <w:rPr/>
                  </w:rPrChange>
                </w:rPr>
                <w:t>0.61</w:t>
              </w:r>
            </w:ins>
          </w:p>
        </w:tc>
        <w:tc>
          <w:tcPr>
            <w:tcW w:w="1710" w:type="dxa"/>
            <w:tcBorders>
              <w:top w:val="nil"/>
              <w:left w:val="nil"/>
              <w:bottom w:val="nil"/>
              <w:right w:val="single" w:sz="8" w:space="0" w:color="auto"/>
            </w:tcBorders>
            <w:shd w:val="clear" w:color="auto" w:fill="auto"/>
            <w:noWrap/>
            <w:vAlign w:val="bottom"/>
            <w:hideMark/>
            <w:tcPrChange w:id="1017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207A30AD" w14:textId="77777777" w:rsidR="00EB4CE1" w:rsidRPr="00EB4CE1" w:rsidRDefault="00EB4CE1" w:rsidP="00EB4CE1">
            <w:pPr>
              <w:spacing w:after="0" w:line="240" w:lineRule="auto"/>
              <w:jc w:val="center"/>
              <w:rPr>
                <w:ins w:id="10171" w:author="Stefanie Lane" w:date="2022-06-23T15:12:00Z"/>
                <w:rFonts w:ascii="Calibri" w:eastAsia="Times New Roman" w:hAnsi="Calibri" w:cs="Calibri"/>
                <w:color w:val="000000"/>
                <w:rPrChange w:id="10172" w:author="Stefanie Lane" w:date="2022-06-23T15:12:00Z">
                  <w:rPr>
                    <w:ins w:id="10173" w:author="Stefanie Lane" w:date="2022-06-23T15:12:00Z"/>
                  </w:rPr>
                </w:rPrChange>
              </w:rPr>
              <w:pPrChange w:id="10174" w:author="Stefanie Lane" w:date="2022-06-23T15:12:00Z">
                <w:pPr>
                  <w:jc w:val="center"/>
                </w:pPr>
              </w:pPrChange>
            </w:pPr>
            <w:ins w:id="10175" w:author="Stefanie Lane" w:date="2022-06-23T15:12:00Z">
              <w:r w:rsidRPr="00EB4CE1">
                <w:rPr>
                  <w:rFonts w:ascii="Calibri" w:eastAsia="Times New Roman" w:hAnsi="Calibri" w:cs="Calibri"/>
                  <w:color w:val="000000"/>
                  <w:rPrChange w:id="10176" w:author="Stefanie Lane" w:date="2022-06-23T15:12:00Z">
                    <w:rPr/>
                  </w:rPrChange>
                </w:rPr>
                <w:t>121.5</w:t>
              </w:r>
            </w:ins>
          </w:p>
        </w:tc>
      </w:tr>
      <w:tr w:rsidR="00EB4CE1" w:rsidRPr="00EB4CE1" w14:paraId="13F043A9" w14:textId="77777777" w:rsidTr="006F10B7">
        <w:trPr>
          <w:trHeight w:val="290"/>
          <w:ins w:id="10177" w:author="Stefanie Lane" w:date="2022-06-23T15:12:00Z"/>
          <w:trPrChange w:id="101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1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B85B7B3" w14:textId="77777777" w:rsidR="00EB4CE1" w:rsidRPr="00EB4CE1" w:rsidRDefault="00EB4CE1" w:rsidP="00EB4CE1">
            <w:pPr>
              <w:spacing w:after="0" w:line="240" w:lineRule="auto"/>
              <w:rPr>
                <w:ins w:id="10180" w:author="Stefanie Lane" w:date="2022-06-23T15:12:00Z"/>
                <w:rFonts w:ascii="Calibri" w:eastAsia="Times New Roman" w:hAnsi="Calibri" w:cs="Calibri"/>
                <w:color w:val="000000"/>
                <w:rPrChange w:id="10181" w:author="Stefanie Lane" w:date="2022-06-23T15:12:00Z">
                  <w:rPr>
                    <w:ins w:id="10182" w:author="Stefanie Lane" w:date="2022-06-23T15:12:00Z"/>
                  </w:rPr>
                </w:rPrChange>
              </w:rPr>
              <w:pPrChange w:id="101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1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E532F5" w14:textId="77777777" w:rsidR="00EB4CE1" w:rsidRPr="00EB4CE1" w:rsidRDefault="00EB4CE1" w:rsidP="00EB4CE1">
            <w:pPr>
              <w:spacing w:after="0" w:line="240" w:lineRule="auto"/>
              <w:rPr>
                <w:ins w:id="10185" w:author="Stefanie Lane" w:date="2022-06-23T15:12:00Z"/>
                <w:rFonts w:ascii="Calibri" w:eastAsia="Times New Roman" w:hAnsi="Calibri" w:cs="Calibri"/>
                <w:color w:val="000000"/>
                <w:rPrChange w:id="10186" w:author="Stefanie Lane" w:date="2022-06-23T15:12:00Z">
                  <w:rPr>
                    <w:ins w:id="10187" w:author="Stefanie Lane" w:date="2022-06-23T15:12:00Z"/>
                  </w:rPr>
                </w:rPrChange>
              </w:rPr>
              <w:pPrChange w:id="1018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18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AE0AE2E" w14:textId="77777777" w:rsidR="00EB4CE1" w:rsidRPr="00EB4CE1" w:rsidRDefault="00EB4CE1" w:rsidP="00EB4CE1">
            <w:pPr>
              <w:spacing w:after="0" w:line="240" w:lineRule="auto"/>
              <w:rPr>
                <w:ins w:id="10190" w:author="Stefanie Lane" w:date="2022-06-23T15:12:00Z"/>
                <w:rFonts w:ascii="Calibri" w:eastAsia="Times New Roman" w:hAnsi="Calibri" w:cs="Calibri"/>
                <w:i/>
                <w:iCs/>
                <w:color w:val="000000"/>
                <w:rPrChange w:id="10191" w:author="Stefanie Lane" w:date="2022-06-23T15:12:00Z">
                  <w:rPr>
                    <w:ins w:id="10192" w:author="Stefanie Lane" w:date="2022-06-23T15:12:00Z"/>
                  </w:rPr>
                </w:rPrChange>
              </w:rPr>
              <w:pPrChange w:id="10193" w:author="Stefanie Lane" w:date="2022-06-23T15:12:00Z">
                <w:pPr/>
              </w:pPrChange>
            </w:pPr>
            <w:ins w:id="10194" w:author="Stefanie Lane" w:date="2022-06-23T15:12:00Z">
              <w:r w:rsidRPr="00EB4CE1">
                <w:rPr>
                  <w:rFonts w:ascii="Calibri" w:eastAsia="Times New Roman" w:hAnsi="Calibri" w:cs="Calibri"/>
                  <w:i/>
                  <w:iCs/>
                  <w:color w:val="000000"/>
                  <w:rPrChange w:id="10195" w:author="Stefanie Lane" w:date="2022-06-23T15:12:00Z">
                    <w:rPr/>
                  </w:rPrChange>
                </w:rPr>
                <w:t xml:space="preserve">Equisetum </w:t>
              </w:r>
              <w:proofErr w:type="spellStart"/>
              <w:r w:rsidRPr="00EB4CE1">
                <w:rPr>
                  <w:rFonts w:ascii="Calibri" w:eastAsia="Times New Roman" w:hAnsi="Calibri" w:cs="Calibri"/>
                  <w:i/>
                  <w:iCs/>
                  <w:color w:val="000000"/>
                  <w:rPrChange w:id="10196" w:author="Stefanie Lane" w:date="2022-06-23T15:12:00Z">
                    <w:rPr/>
                  </w:rPrChange>
                </w:rPr>
                <w:t>arvense</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19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86F7FE" w14:textId="77777777" w:rsidR="00EB4CE1" w:rsidRPr="00EB4CE1" w:rsidRDefault="00EB4CE1" w:rsidP="00EB4CE1">
            <w:pPr>
              <w:spacing w:after="0" w:line="240" w:lineRule="auto"/>
              <w:jc w:val="center"/>
              <w:rPr>
                <w:ins w:id="10198" w:author="Stefanie Lane" w:date="2022-06-23T15:12:00Z"/>
                <w:rFonts w:ascii="Calibri" w:eastAsia="Times New Roman" w:hAnsi="Calibri" w:cs="Calibri"/>
                <w:color w:val="000000"/>
                <w:rPrChange w:id="10199" w:author="Stefanie Lane" w:date="2022-06-23T15:12:00Z">
                  <w:rPr>
                    <w:ins w:id="10200" w:author="Stefanie Lane" w:date="2022-06-23T15:12:00Z"/>
                  </w:rPr>
                </w:rPrChange>
              </w:rPr>
              <w:pPrChange w:id="10201" w:author="Stefanie Lane" w:date="2022-06-23T15:12:00Z">
                <w:pPr>
                  <w:jc w:val="center"/>
                </w:pPr>
              </w:pPrChange>
            </w:pPr>
            <w:ins w:id="10202" w:author="Stefanie Lane" w:date="2022-06-23T15:12:00Z">
              <w:r w:rsidRPr="00EB4CE1">
                <w:rPr>
                  <w:rFonts w:ascii="Calibri" w:eastAsia="Times New Roman" w:hAnsi="Calibri" w:cs="Calibri"/>
                  <w:color w:val="000000"/>
                  <w:rPrChange w:id="10203"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20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CE4D0F1" w14:textId="77777777" w:rsidR="00EB4CE1" w:rsidRPr="00EB4CE1" w:rsidRDefault="00EB4CE1" w:rsidP="00EB4CE1">
            <w:pPr>
              <w:spacing w:after="0" w:line="240" w:lineRule="auto"/>
              <w:jc w:val="center"/>
              <w:rPr>
                <w:ins w:id="10205" w:author="Stefanie Lane" w:date="2022-06-23T15:12:00Z"/>
                <w:rFonts w:ascii="Calibri" w:eastAsia="Times New Roman" w:hAnsi="Calibri" w:cs="Calibri"/>
                <w:color w:val="000000"/>
                <w:rPrChange w:id="10206" w:author="Stefanie Lane" w:date="2022-06-23T15:12:00Z">
                  <w:rPr>
                    <w:ins w:id="10207" w:author="Stefanie Lane" w:date="2022-06-23T15:12:00Z"/>
                  </w:rPr>
                </w:rPrChange>
              </w:rPr>
              <w:pPrChange w:id="10208" w:author="Stefanie Lane" w:date="2022-06-23T15:12:00Z">
                <w:pPr>
                  <w:jc w:val="center"/>
                </w:pPr>
              </w:pPrChange>
            </w:pPr>
            <w:ins w:id="10209" w:author="Stefanie Lane" w:date="2022-06-23T15:12:00Z">
              <w:r w:rsidRPr="00EB4CE1">
                <w:rPr>
                  <w:rFonts w:ascii="Calibri" w:eastAsia="Times New Roman" w:hAnsi="Calibri" w:cs="Calibri"/>
                  <w:color w:val="000000"/>
                  <w:rPrChange w:id="10210"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21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30AF8E" w14:textId="77777777" w:rsidR="00EB4CE1" w:rsidRPr="00EB4CE1" w:rsidRDefault="00EB4CE1" w:rsidP="00EB4CE1">
            <w:pPr>
              <w:spacing w:after="0" w:line="240" w:lineRule="auto"/>
              <w:jc w:val="center"/>
              <w:rPr>
                <w:ins w:id="10212" w:author="Stefanie Lane" w:date="2022-06-23T15:12:00Z"/>
                <w:rFonts w:ascii="Calibri" w:eastAsia="Times New Roman" w:hAnsi="Calibri" w:cs="Calibri"/>
                <w:color w:val="000000"/>
                <w:rPrChange w:id="10213" w:author="Stefanie Lane" w:date="2022-06-23T15:12:00Z">
                  <w:rPr>
                    <w:ins w:id="10214" w:author="Stefanie Lane" w:date="2022-06-23T15:12:00Z"/>
                  </w:rPr>
                </w:rPrChange>
              </w:rPr>
              <w:pPrChange w:id="10215" w:author="Stefanie Lane" w:date="2022-06-23T15:12:00Z">
                <w:pPr>
                  <w:jc w:val="center"/>
                </w:pPr>
              </w:pPrChange>
            </w:pPr>
            <w:ins w:id="10216" w:author="Stefanie Lane" w:date="2022-06-23T15:12:00Z">
              <w:r w:rsidRPr="00EB4CE1">
                <w:rPr>
                  <w:rFonts w:ascii="Calibri" w:eastAsia="Times New Roman" w:hAnsi="Calibri" w:cs="Calibri"/>
                  <w:color w:val="000000"/>
                  <w:rPrChange w:id="10217"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21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3CB93C1" w14:textId="77777777" w:rsidR="00EB4CE1" w:rsidRPr="00EB4CE1" w:rsidRDefault="00EB4CE1" w:rsidP="00EB4CE1">
            <w:pPr>
              <w:spacing w:after="0" w:line="240" w:lineRule="auto"/>
              <w:jc w:val="center"/>
              <w:rPr>
                <w:ins w:id="10219" w:author="Stefanie Lane" w:date="2022-06-23T15:12:00Z"/>
                <w:rFonts w:ascii="Calibri" w:eastAsia="Times New Roman" w:hAnsi="Calibri" w:cs="Calibri"/>
                <w:color w:val="000000"/>
                <w:rPrChange w:id="10220" w:author="Stefanie Lane" w:date="2022-06-23T15:12:00Z">
                  <w:rPr>
                    <w:ins w:id="10221" w:author="Stefanie Lane" w:date="2022-06-23T15:12:00Z"/>
                  </w:rPr>
                </w:rPrChange>
              </w:rPr>
              <w:pPrChange w:id="10222" w:author="Stefanie Lane" w:date="2022-06-23T15:12:00Z">
                <w:pPr>
                  <w:jc w:val="center"/>
                </w:pPr>
              </w:pPrChange>
            </w:pPr>
            <w:ins w:id="10223" w:author="Stefanie Lane" w:date="2022-06-23T15:12:00Z">
              <w:r w:rsidRPr="00EB4CE1">
                <w:rPr>
                  <w:rFonts w:ascii="Calibri" w:eastAsia="Times New Roman" w:hAnsi="Calibri" w:cs="Calibri"/>
                  <w:color w:val="000000"/>
                  <w:rPrChange w:id="10224" w:author="Stefanie Lane" w:date="2022-06-23T15:12:00Z">
                    <w:rPr/>
                  </w:rPrChange>
                </w:rPr>
                <w:t>+</w:t>
              </w:r>
            </w:ins>
          </w:p>
        </w:tc>
      </w:tr>
      <w:tr w:rsidR="00EB4CE1" w:rsidRPr="00EB4CE1" w14:paraId="20CCE69F" w14:textId="77777777" w:rsidTr="006F10B7">
        <w:trPr>
          <w:trHeight w:val="290"/>
          <w:ins w:id="10225" w:author="Stefanie Lane" w:date="2022-06-23T15:12:00Z"/>
          <w:trPrChange w:id="1022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22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3605721" w14:textId="77777777" w:rsidR="00EB4CE1" w:rsidRPr="00EB4CE1" w:rsidRDefault="00EB4CE1" w:rsidP="00EB4CE1">
            <w:pPr>
              <w:spacing w:after="0" w:line="240" w:lineRule="auto"/>
              <w:rPr>
                <w:ins w:id="10228" w:author="Stefanie Lane" w:date="2022-06-23T15:12:00Z"/>
                <w:rFonts w:ascii="Calibri" w:eastAsia="Times New Roman" w:hAnsi="Calibri" w:cs="Calibri"/>
                <w:color w:val="000000"/>
                <w:rPrChange w:id="10229" w:author="Stefanie Lane" w:date="2022-06-23T15:12:00Z">
                  <w:rPr>
                    <w:ins w:id="10230" w:author="Stefanie Lane" w:date="2022-06-23T15:12:00Z"/>
                  </w:rPr>
                </w:rPrChange>
              </w:rPr>
              <w:pPrChange w:id="1023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23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1FB5153" w14:textId="77777777" w:rsidR="00EB4CE1" w:rsidRPr="00EB4CE1" w:rsidRDefault="00EB4CE1" w:rsidP="00EB4CE1">
            <w:pPr>
              <w:spacing w:after="0" w:line="240" w:lineRule="auto"/>
              <w:rPr>
                <w:ins w:id="10233" w:author="Stefanie Lane" w:date="2022-06-23T15:12:00Z"/>
                <w:rFonts w:ascii="Calibri" w:eastAsia="Times New Roman" w:hAnsi="Calibri" w:cs="Calibri"/>
                <w:color w:val="000000"/>
                <w:rPrChange w:id="10234" w:author="Stefanie Lane" w:date="2022-06-23T15:12:00Z">
                  <w:rPr>
                    <w:ins w:id="10235" w:author="Stefanie Lane" w:date="2022-06-23T15:12:00Z"/>
                  </w:rPr>
                </w:rPrChange>
              </w:rPr>
              <w:pPrChange w:id="10236" w:author="Stefanie Lane" w:date="2022-06-23T15:12:00Z">
                <w:pPr/>
              </w:pPrChange>
            </w:pPr>
          </w:p>
        </w:tc>
        <w:tc>
          <w:tcPr>
            <w:tcW w:w="3320" w:type="dxa"/>
            <w:tcBorders>
              <w:top w:val="nil"/>
              <w:left w:val="nil"/>
              <w:bottom w:val="nil"/>
              <w:right w:val="nil"/>
            </w:tcBorders>
            <w:shd w:val="clear" w:color="auto" w:fill="auto"/>
            <w:noWrap/>
            <w:vAlign w:val="bottom"/>
            <w:hideMark/>
            <w:tcPrChange w:id="10237" w:author="Stefanie Lane" w:date="2022-06-23T15:14:00Z">
              <w:tcPr>
                <w:tcW w:w="3320" w:type="dxa"/>
                <w:tcBorders>
                  <w:top w:val="nil"/>
                  <w:left w:val="nil"/>
                  <w:bottom w:val="nil"/>
                  <w:right w:val="nil"/>
                </w:tcBorders>
                <w:shd w:val="clear" w:color="auto" w:fill="auto"/>
                <w:noWrap/>
                <w:vAlign w:val="bottom"/>
                <w:hideMark/>
              </w:tcPr>
            </w:tcPrChange>
          </w:tcPr>
          <w:p w14:paraId="416BA9CE" w14:textId="77777777" w:rsidR="00EB4CE1" w:rsidRPr="00EB4CE1" w:rsidRDefault="00EB4CE1" w:rsidP="00EB4CE1">
            <w:pPr>
              <w:spacing w:after="0" w:line="240" w:lineRule="auto"/>
              <w:rPr>
                <w:ins w:id="10238" w:author="Stefanie Lane" w:date="2022-06-23T15:12:00Z"/>
                <w:rFonts w:ascii="Calibri" w:eastAsia="Times New Roman" w:hAnsi="Calibri" w:cs="Calibri"/>
                <w:i/>
                <w:iCs/>
                <w:color w:val="000000"/>
                <w:rPrChange w:id="10239" w:author="Stefanie Lane" w:date="2022-06-23T15:12:00Z">
                  <w:rPr>
                    <w:ins w:id="10240" w:author="Stefanie Lane" w:date="2022-06-23T15:12:00Z"/>
                  </w:rPr>
                </w:rPrChange>
              </w:rPr>
              <w:pPrChange w:id="10241" w:author="Stefanie Lane" w:date="2022-06-23T15:12:00Z">
                <w:pPr/>
              </w:pPrChange>
            </w:pPr>
            <w:ins w:id="10242" w:author="Stefanie Lane" w:date="2022-06-23T15:12:00Z">
              <w:r w:rsidRPr="00EB4CE1">
                <w:rPr>
                  <w:rFonts w:ascii="Calibri" w:eastAsia="Times New Roman" w:hAnsi="Calibri" w:cs="Calibri"/>
                  <w:i/>
                  <w:iCs/>
                  <w:color w:val="000000"/>
                  <w:rPrChange w:id="10243" w:author="Stefanie Lane" w:date="2022-06-23T15:12:00Z">
                    <w:rPr/>
                  </w:rPrChange>
                </w:rPr>
                <w:t>Juncus effusus</w:t>
              </w:r>
            </w:ins>
          </w:p>
        </w:tc>
        <w:tc>
          <w:tcPr>
            <w:tcW w:w="869" w:type="dxa"/>
            <w:tcBorders>
              <w:top w:val="nil"/>
              <w:left w:val="nil"/>
              <w:bottom w:val="nil"/>
              <w:right w:val="nil"/>
            </w:tcBorders>
            <w:shd w:val="clear" w:color="auto" w:fill="auto"/>
            <w:noWrap/>
            <w:vAlign w:val="bottom"/>
            <w:hideMark/>
            <w:tcPrChange w:id="10244" w:author="Stefanie Lane" w:date="2022-06-23T15:14:00Z">
              <w:tcPr>
                <w:tcW w:w="960" w:type="dxa"/>
                <w:tcBorders>
                  <w:top w:val="nil"/>
                  <w:left w:val="nil"/>
                  <w:bottom w:val="nil"/>
                  <w:right w:val="nil"/>
                </w:tcBorders>
                <w:shd w:val="clear" w:color="auto" w:fill="auto"/>
                <w:noWrap/>
                <w:vAlign w:val="bottom"/>
                <w:hideMark/>
              </w:tcPr>
            </w:tcPrChange>
          </w:tcPr>
          <w:p w14:paraId="5A5E16B5" w14:textId="77777777" w:rsidR="00EB4CE1" w:rsidRPr="00EB4CE1" w:rsidRDefault="00EB4CE1" w:rsidP="00EB4CE1">
            <w:pPr>
              <w:spacing w:after="0" w:line="240" w:lineRule="auto"/>
              <w:jc w:val="center"/>
              <w:rPr>
                <w:ins w:id="10245" w:author="Stefanie Lane" w:date="2022-06-23T15:12:00Z"/>
                <w:rFonts w:ascii="Calibri" w:eastAsia="Times New Roman" w:hAnsi="Calibri" w:cs="Calibri"/>
                <w:color w:val="000000"/>
                <w:rPrChange w:id="10246" w:author="Stefanie Lane" w:date="2022-06-23T15:12:00Z">
                  <w:rPr>
                    <w:ins w:id="10247" w:author="Stefanie Lane" w:date="2022-06-23T15:12:00Z"/>
                  </w:rPr>
                </w:rPrChange>
              </w:rPr>
              <w:pPrChange w:id="10248" w:author="Stefanie Lane" w:date="2022-06-23T15:12:00Z">
                <w:pPr>
                  <w:jc w:val="center"/>
                </w:pPr>
              </w:pPrChange>
            </w:pPr>
            <w:ins w:id="10249" w:author="Stefanie Lane" w:date="2022-06-23T15:12:00Z">
              <w:r w:rsidRPr="00EB4CE1">
                <w:rPr>
                  <w:rFonts w:ascii="Calibri" w:eastAsia="Times New Roman" w:hAnsi="Calibri" w:cs="Calibri"/>
                  <w:color w:val="000000"/>
                  <w:rPrChange w:id="10250"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251" w:author="Stefanie Lane" w:date="2022-06-23T15:14:00Z">
              <w:tcPr>
                <w:tcW w:w="960" w:type="dxa"/>
                <w:tcBorders>
                  <w:top w:val="nil"/>
                  <w:left w:val="nil"/>
                  <w:bottom w:val="nil"/>
                  <w:right w:val="nil"/>
                </w:tcBorders>
                <w:shd w:val="clear" w:color="auto" w:fill="auto"/>
                <w:noWrap/>
                <w:vAlign w:val="bottom"/>
                <w:hideMark/>
              </w:tcPr>
            </w:tcPrChange>
          </w:tcPr>
          <w:p w14:paraId="6699F38B" w14:textId="77777777" w:rsidR="00EB4CE1" w:rsidRPr="00EB4CE1" w:rsidRDefault="00EB4CE1" w:rsidP="00EB4CE1">
            <w:pPr>
              <w:spacing w:after="0" w:line="240" w:lineRule="auto"/>
              <w:jc w:val="center"/>
              <w:rPr>
                <w:ins w:id="10252" w:author="Stefanie Lane" w:date="2022-06-23T15:12:00Z"/>
                <w:rFonts w:ascii="Calibri" w:eastAsia="Times New Roman" w:hAnsi="Calibri" w:cs="Calibri"/>
                <w:color w:val="000000"/>
                <w:rPrChange w:id="10253" w:author="Stefanie Lane" w:date="2022-06-23T15:12:00Z">
                  <w:rPr>
                    <w:ins w:id="10254" w:author="Stefanie Lane" w:date="2022-06-23T15:12:00Z"/>
                  </w:rPr>
                </w:rPrChange>
              </w:rPr>
              <w:pPrChange w:id="10255" w:author="Stefanie Lane" w:date="2022-06-23T15:12:00Z">
                <w:pPr>
                  <w:jc w:val="center"/>
                </w:pPr>
              </w:pPrChange>
            </w:pPr>
            <w:ins w:id="10256" w:author="Stefanie Lane" w:date="2022-06-23T15:12:00Z">
              <w:r w:rsidRPr="00EB4CE1">
                <w:rPr>
                  <w:rFonts w:ascii="Calibri" w:eastAsia="Times New Roman" w:hAnsi="Calibri" w:cs="Calibri"/>
                  <w:color w:val="000000"/>
                  <w:rPrChange w:id="1025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0258" w:author="Stefanie Lane" w:date="2022-06-23T15:14:00Z">
              <w:tcPr>
                <w:tcW w:w="960" w:type="dxa"/>
                <w:tcBorders>
                  <w:top w:val="nil"/>
                  <w:left w:val="nil"/>
                  <w:bottom w:val="nil"/>
                  <w:right w:val="nil"/>
                </w:tcBorders>
                <w:shd w:val="clear" w:color="auto" w:fill="auto"/>
                <w:noWrap/>
                <w:vAlign w:val="bottom"/>
                <w:hideMark/>
              </w:tcPr>
            </w:tcPrChange>
          </w:tcPr>
          <w:p w14:paraId="3B211AE0" w14:textId="77777777" w:rsidR="00EB4CE1" w:rsidRPr="00EB4CE1" w:rsidRDefault="00EB4CE1" w:rsidP="00EB4CE1">
            <w:pPr>
              <w:spacing w:after="0" w:line="240" w:lineRule="auto"/>
              <w:jc w:val="center"/>
              <w:rPr>
                <w:ins w:id="10259" w:author="Stefanie Lane" w:date="2022-06-23T15:12:00Z"/>
                <w:rFonts w:ascii="Calibri" w:eastAsia="Times New Roman" w:hAnsi="Calibri" w:cs="Calibri"/>
                <w:color w:val="000000"/>
                <w:rPrChange w:id="10260" w:author="Stefanie Lane" w:date="2022-06-23T15:12:00Z">
                  <w:rPr>
                    <w:ins w:id="10261" w:author="Stefanie Lane" w:date="2022-06-23T15:12:00Z"/>
                  </w:rPr>
                </w:rPrChange>
              </w:rPr>
              <w:pPrChange w:id="10262" w:author="Stefanie Lane" w:date="2022-06-23T15:12:00Z">
                <w:pPr>
                  <w:jc w:val="center"/>
                </w:pPr>
              </w:pPrChange>
            </w:pPr>
            <w:ins w:id="10263" w:author="Stefanie Lane" w:date="2022-06-23T15:12:00Z">
              <w:r w:rsidRPr="00EB4CE1">
                <w:rPr>
                  <w:rFonts w:ascii="Calibri" w:eastAsia="Times New Roman" w:hAnsi="Calibri" w:cs="Calibri"/>
                  <w:color w:val="000000"/>
                  <w:rPrChange w:id="10264" w:author="Stefanie Lane" w:date="2022-06-23T15:12:00Z">
                    <w:rPr/>
                  </w:rPrChange>
                </w:rPr>
                <w:t>0.06</w:t>
              </w:r>
            </w:ins>
          </w:p>
        </w:tc>
        <w:tc>
          <w:tcPr>
            <w:tcW w:w="1710" w:type="dxa"/>
            <w:tcBorders>
              <w:top w:val="nil"/>
              <w:left w:val="nil"/>
              <w:bottom w:val="nil"/>
              <w:right w:val="single" w:sz="8" w:space="0" w:color="auto"/>
            </w:tcBorders>
            <w:shd w:val="clear" w:color="auto" w:fill="auto"/>
            <w:noWrap/>
            <w:vAlign w:val="bottom"/>
            <w:hideMark/>
            <w:tcPrChange w:id="1026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10D520" w14:textId="77777777" w:rsidR="00EB4CE1" w:rsidRPr="00EB4CE1" w:rsidRDefault="00EB4CE1" w:rsidP="00EB4CE1">
            <w:pPr>
              <w:spacing w:after="0" w:line="240" w:lineRule="auto"/>
              <w:jc w:val="center"/>
              <w:rPr>
                <w:ins w:id="10266" w:author="Stefanie Lane" w:date="2022-06-23T15:12:00Z"/>
                <w:rFonts w:ascii="Calibri" w:eastAsia="Times New Roman" w:hAnsi="Calibri" w:cs="Calibri"/>
                <w:color w:val="000000"/>
                <w:rPrChange w:id="10267" w:author="Stefanie Lane" w:date="2022-06-23T15:12:00Z">
                  <w:rPr>
                    <w:ins w:id="10268" w:author="Stefanie Lane" w:date="2022-06-23T15:12:00Z"/>
                  </w:rPr>
                </w:rPrChange>
              </w:rPr>
              <w:pPrChange w:id="10269" w:author="Stefanie Lane" w:date="2022-06-23T15:12:00Z">
                <w:pPr>
                  <w:jc w:val="center"/>
                </w:pPr>
              </w:pPrChange>
            </w:pPr>
            <w:ins w:id="10270" w:author="Stefanie Lane" w:date="2022-06-23T15:12:00Z">
              <w:r w:rsidRPr="00EB4CE1">
                <w:rPr>
                  <w:rFonts w:ascii="Calibri" w:eastAsia="Times New Roman" w:hAnsi="Calibri" w:cs="Calibri"/>
                  <w:color w:val="000000"/>
                  <w:rPrChange w:id="10271" w:author="Stefanie Lane" w:date="2022-06-23T15:12:00Z">
                    <w:rPr/>
                  </w:rPrChange>
                </w:rPr>
                <w:t>+</w:t>
              </w:r>
            </w:ins>
          </w:p>
        </w:tc>
      </w:tr>
      <w:tr w:rsidR="00EB4CE1" w:rsidRPr="00EB4CE1" w14:paraId="426C28DF" w14:textId="77777777" w:rsidTr="006F10B7">
        <w:trPr>
          <w:trHeight w:val="290"/>
          <w:ins w:id="10272" w:author="Stefanie Lane" w:date="2022-06-23T15:12:00Z"/>
          <w:trPrChange w:id="1027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27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FB82BDD" w14:textId="77777777" w:rsidR="00EB4CE1" w:rsidRPr="00EB4CE1" w:rsidRDefault="00EB4CE1" w:rsidP="00EB4CE1">
            <w:pPr>
              <w:spacing w:after="0" w:line="240" w:lineRule="auto"/>
              <w:rPr>
                <w:ins w:id="10275" w:author="Stefanie Lane" w:date="2022-06-23T15:12:00Z"/>
                <w:rFonts w:ascii="Calibri" w:eastAsia="Times New Roman" w:hAnsi="Calibri" w:cs="Calibri"/>
                <w:color w:val="000000"/>
                <w:rPrChange w:id="10276" w:author="Stefanie Lane" w:date="2022-06-23T15:12:00Z">
                  <w:rPr>
                    <w:ins w:id="10277" w:author="Stefanie Lane" w:date="2022-06-23T15:12:00Z"/>
                  </w:rPr>
                </w:rPrChange>
              </w:rPr>
              <w:pPrChange w:id="1027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27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777BD6B" w14:textId="77777777" w:rsidR="00EB4CE1" w:rsidRPr="00EB4CE1" w:rsidRDefault="00EB4CE1" w:rsidP="00EB4CE1">
            <w:pPr>
              <w:spacing w:after="0" w:line="240" w:lineRule="auto"/>
              <w:rPr>
                <w:ins w:id="10280" w:author="Stefanie Lane" w:date="2022-06-23T15:12:00Z"/>
                <w:rFonts w:ascii="Calibri" w:eastAsia="Times New Roman" w:hAnsi="Calibri" w:cs="Calibri"/>
                <w:color w:val="000000"/>
                <w:rPrChange w:id="10281" w:author="Stefanie Lane" w:date="2022-06-23T15:12:00Z">
                  <w:rPr>
                    <w:ins w:id="10282" w:author="Stefanie Lane" w:date="2022-06-23T15:12:00Z"/>
                  </w:rPr>
                </w:rPrChange>
              </w:rPr>
              <w:pPrChange w:id="1028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28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7AA565D" w14:textId="77777777" w:rsidR="00EB4CE1" w:rsidRPr="00EB4CE1" w:rsidRDefault="00EB4CE1" w:rsidP="00EB4CE1">
            <w:pPr>
              <w:spacing w:after="0" w:line="240" w:lineRule="auto"/>
              <w:rPr>
                <w:ins w:id="10285" w:author="Stefanie Lane" w:date="2022-06-23T15:12:00Z"/>
                <w:rFonts w:ascii="Calibri" w:eastAsia="Times New Roman" w:hAnsi="Calibri" w:cs="Calibri"/>
                <w:i/>
                <w:iCs/>
                <w:color w:val="000000"/>
                <w:rPrChange w:id="10286" w:author="Stefanie Lane" w:date="2022-06-23T15:12:00Z">
                  <w:rPr>
                    <w:ins w:id="10287" w:author="Stefanie Lane" w:date="2022-06-23T15:12:00Z"/>
                  </w:rPr>
                </w:rPrChange>
              </w:rPr>
              <w:pPrChange w:id="10288" w:author="Stefanie Lane" w:date="2022-06-23T15:12:00Z">
                <w:pPr/>
              </w:pPrChange>
            </w:pPr>
            <w:proofErr w:type="spellStart"/>
            <w:ins w:id="10289" w:author="Stefanie Lane" w:date="2022-06-23T15:12:00Z">
              <w:r w:rsidRPr="00EB4CE1">
                <w:rPr>
                  <w:rFonts w:ascii="Calibri" w:eastAsia="Times New Roman" w:hAnsi="Calibri" w:cs="Calibri"/>
                  <w:i/>
                  <w:iCs/>
                  <w:color w:val="000000"/>
                  <w:rPrChange w:id="10290" w:author="Stefanie Lane" w:date="2022-06-23T15:12:00Z">
                    <w:rPr/>
                  </w:rPrChange>
                </w:rPr>
                <w:t>Lysichiton</w:t>
              </w:r>
              <w:proofErr w:type="spellEnd"/>
              <w:r w:rsidRPr="00EB4CE1">
                <w:rPr>
                  <w:rFonts w:ascii="Calibri" w:eastAsia="Times New Roman" w:hAnsi="Calibri" w:cs="Calibri"/>
                  <w:i/>
                  <w:iCs/>
                  <w:color w:val="000000"/>
                  <w:rPrChange w:id="10291" w:author="Stefanie Lane" w:date="2022-06-23T15:12:00Z">
                    <w:rPr/>
                  </w:rPrChange>
                </w:rPr>
                <w:t xml:space="preserve"> </w:t>
              </w:r>
              <w:proofErr w:type="spellStart"/>
              <w:r w:rsidRPr="00EB4CE1">
                <w:rPr>
                  <w:rFonts w:ascii="Calibri" w:eastAsia="Times New Roman" w:hAnsi="Calibri" w:cs="Calibri"/>
                  <w:i/>
                  <w:iCs/>
                  <w:color w:val="000000"/>
                  <w:rPrChange w:id="10292" w:author="Stefanie Lane" w:date="2022-06-23T15:12:00Z">
                    <w:rPr/>
                  </w:rPrChange>
                </w:rPr>
                <w:t>americanum</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2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BFF2DE" w14:textId="77777777" w:rsidR="00EB4CE1" w:rsidRPr="00EB4CE1" w:rsidRDefault="00EB4CE1" w:rsidP="00EB4CE1">
            <w:pPr>
              <w:spacing w:after="0" w:line="240" w:lineRule="auto"/>
              <w:jc w:val="center"/>
              <w:rPr>
                <w:ins w:id="10294" w:author="Stefanie Lane" w:date="2022-06-23T15:12:00Z"/>
                <w:rFonts w:ascii="Calibri" w:eastAsia="Times New Roman" w:hAnsi="Calibri" w:cs="Calibri"/>
                <w:color w:val="000000"/>
                <w:rPrChange w:id="10295" w:author="Stefanie Lane" w:date="2022-06-23T15:12:00Z">
                  <w:rPr>
                    <w:ins w:id="10296" w:author="Stefanie Lane" w:date="2022-06-23T15:12:00Z"/>
                  </w:rPr>
                </w:rPrChange>
              </w:rPr>
              <w:pPrChange w:id="10297" w:author="Stefanie Lane" w:date="2022-06-23T15:12:00Z">
                <w:pPr>
                  <w:jc w:val="center"/>
                </w:pPr>
              </w:pPrChange>
            </w:pPr>
            <w:ins w:id="10298" w:author="Stefanie Lane" w:date="2022-06-23T15:12:00Z">
              <w:r w:rsidRPr="00EB4CE1">
                <w:rPr>
                  <w:rFonts w:ascii="Calibri" w:eastAsia="Times New Roman" w:hAnsi="Calibri" w:cs="Calibri"/>
                  <w:color w:val="000000"/>
                  <w:rPrChange w:id="10299"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30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AD51A9E" w14:textId="77777777" w:rsidR="00EB4CE1" w:rsidRPr="00EB4CE1" w:rsidRDefault="00EB4CE1" w:rsidP="00EB4CE1">
            <w:pPr>
              <w:spacing w:after="0" w:line="240" w:lineRule="auto"/>
              <w:jc w:val="center"/>
              <w:rPr>
                <w:ins w:id="10301" w:author="Stefanie Lane" w:date="2022-06-23T15:12:00Z"/>
                <w:rFonts w:ascii="Calibri" w:eastAsia="Times New Roman" w:hAnsi="Calibri" w:cs="Calibri"/>
                <w:color w:val="000000"/>
                <w:rPrChange w:id="10302" w:author="Stefanie Lane" w:date="2022-06-23T15:12:00Z">
                  <w:rPr>
                    <w:ins w:id="10303" w:author="Stefanie Lane" w:date="2022-06-23T15:12:00Z"/>
                  </w:rPr>
                </w:rPrChange>
              </w:rPr>
              <w:pPrChange w:id="10304" w:author="Stefanie Lane" w:date="2022-06-23T15:12:00Z">
                <w:pPr>
                  <w:jc w:val="center"/>
                </w:pPr>
              </w:pPrChange>
            </w:pPr>
            <w:ins w:id="10305" w:author="Stefanie Lane" w:date="2022-06-23T15:12:00Z">
              <w:r w:rsidRPr="00EB4CE1">
                <w:rPr>
                  <w:rFonts w:ascii="Calibri" w:eastAsia="Times New Roman" w:hAnsi="Calibri" w:cs="Calibri"/>
                  <w:color w:val="000000"/>
                  <w:rPrChange w:id="10306"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3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C6B15DD" w14:textId="77777777" w:rsidR="00EB4CE1" w:rsidRPr="00EB4CE1" w:rsidRDefault="00EB4CE1" w:rsidP="00EB4CE1">
            <w:pPr>
              <w:spacing w:after="0" w:line="240" w:lineRule="auto"/>
              <w:jc w:val="center"/>
              <w:rPr>
                <w:ins w:id="10308" w:author="Stefanie Lane" w:date="2022-06-23T15:12:00Z"/>
                <w:rFonts w:ascii="Calibri" w:eastAsia="Times New Roman" w:hAnsi="Calibri" w:cs="Calibri"/>
                <w:color w:val="000000"/>
                <w:rPrChange w:id="10309" w:author="Stefanie Lane" w:date="2022-06-23T15:12:00Z">
                  <w:rPr>
                    <w:ins w:id="10310" w:author="Stefanie Lane" w:date="2022-06-23T15:12:00Z"/>
                  </w:rPr>
                </w:rPrChange>
              </w:rPr>
              <w:pPrChange w:id="10311" w:author="Stefanie Lane" w:date="2022-06-23T15:12:00Z">
                <w:pPr>
                  <w:jc w:val="center"/>
                </w:pPr>
              </w:pPrChange>
            </w:pPr>
            <w:ins w:id="10312" w:author="Stefanie Lane" w:date="2022-06-23T15:12:00Z">
              <w:r w:rsidRPr="00EB4CE1">
                <w:rPr>
                  <w:rFonts w:ascii="Calibri" w:eastAsia="Times New Roman" w:hAnsi="Calibri" w:cs="Calibri"/>
                  <w:color w:val="000000"/>
                  <w:rPrChange w:id="10313"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31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3327982" w14:textId="77777777" w:rsidR="00EB4CE1" w:rsidRPr="00EB4CE1" w:rsidRDefault="00EB4CE1" w:rsidP="00EB4CE1">
            <w:pPr>
              <w:spacing w:after="0" w:line="240" w:lineRule="auto"/>
              <w:jc w:val="center"/>
              <w:rPr>
                <w:ins w:id="10315" w:author="Stefanie Lane" w:date="2022-06-23T15:12:00Z"/>
                <w:rFonts w:ascii="Calibri" w:eastAsia="Times New Roman" w:hAnsi="Calibri" w:cs="Calibri"/>
                <w:color w:val="000000"/>
                <w:rPrChange w:id="10316" w:author="Stefanie Lane" w:date="2022-06-23T15:12:00Z">
                  <w:rPr>
                    <w:ins w:id="10317" w:author="Stefanie Lane" w:date="2022-06-23T15:12:00Z"/>
                  </w:rPr>
                </w:rPrChange>
              </w:rPr>
              <w:pPrChange w:id="10318" w:author="Stefanie Lane" w:date="2022-06-23T15:12:00Z">
                <w:pPr>
                  <w:jc w:val="center"/>
                </w:pPr>
              </w:pPrChange>
            </w:pPr>
            <w:ins w:id="10319" w:author="Stefanie Lane" w:date="2022-06-23T15:12:00Z">
              <w:r w:rsidRPr="00EB4CE1">
                <w:rPr>
                  <w:rFonts w:ascii="Calibri" w:eastAsia="Times New Roman" w:hAnsi="Calibri" w:cs="Calibri"/>
                  <w:color w:val="000000"/>
                  <w:rPrChange w:id="10320" w:author="Stefanie Lane" w:date="2022-06-23T15:12:00Z">
                    <w:rPr/>
                  </w:rPrChange>
                </w:rPr>
                <w:t>+</w:t>
              </w:r>
            </w:ins>
          </w:p>
        </w:tc>
      </w:tr>
      <w:tr w:rsidR="00EB4CE1" w:rsidRPr="00EB4CE1" w14:paraId="52AD7818" w14:textId="77777777" w:rsidTr="006F10B7">
        <w:trPr>
          <w:trHeight w:val="290"/>
          <w:ins w:id="10321" w:author="Stefanie Lane" w:date="2022-06-23T15:12:00Z"/>
          <w:trPrChange w:id="103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3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A68D924" w14:textId="77777777" w:rsidR="00EB4CE1" w:rsidRPr="00EB4CE1" w:rsidRDefault="00EB4CE1" w:rsidP="00EB4CE1">
            <w:pPr>
              <w:spacing w:after="0" w:line="240" w:lineRule="auto"/>
              <w:rPr>
                <w:ins w:id="10324" w:author="Stefanie Lane" w:date="2022-06-23T15:12:00Z"/>
                <w:rFonts w:ascii="Calibri" w:eastAsia="Times New Roman" w:hAnsi="Calibri" w:cs="Calibri"/>
                <w:color w:val="000000"/>
                <w:rPrChange w:id="10325" w:author="Stefanie Lane" w:date="2022-06-23T15:12:00Z">
                  <w:rPr>
                    <w:ins w:id="10326" w:author="Stefanie Lane" w:date="2022-06-23T15:12:00Z"/>
                  </w:rPr>
                </w:rPrChange>
              </w:rPr>
              <w:pPrChange w:id="103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3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35F1AA9" w14:textId="77777777" w:rsidR="00EB4CE1" w:rsidRPr="00EB4CE1" w:rsidRDefault="00EB4CE1" w:rsidP="00EB4CE1">
            <w:pPr>
              <w:spacing w:after="0" w:line="240" w:lineRule="auto"/>
              <w:rPr>
                <w:ins w:id="10329" w:author="Stefanie Lane" w:date="2022-06-23T15:12:00Z"/>
                <w:rFonts w:ascii="Calibri" w:eastAsia="Times New Roman" w:hAnsi="Calibri" w:cs="Calibri"/>
                <w:color w:val="000000"/>
                <w:rPrChange w:id="10330" w:author="Stefanie Lane" w:date="2022-06-23T15:12:00Z">
                  <w:rPr>
                    <w:ins w:id="10331" w:author="Stefanie Lane" w:date="2022-06-23T15:12:00Z"/>
                  </w:rPr>
                </w:rPrChange>
              </w:rPr>
              <w:pPrChange w:id="10332" w:author="Stefanie Lane" w:date="2022-06-23T15:12:00Z">
                <w:pPr/>
              </w:pPrChange>
            </w:pPr>
          </w:p>
        </w:tc>
        <w:tc>
          <w:tcPr>
            <w:tcW w:w="3320" w:type="dxa"/>
            <w:tcBorders>
              <w:top w:val="nil"/>
              <w:left w:val="nil"/>
              <w:bottom w:val="nil"/>
              <w:right w:val="nil"/>
            </w:tcBorders>
            <w:shd w:val="clear" w:color="auto" w:fill="auto"/>
            <w:noWrap/>
            <w:vAlign w:val="bottom"/>
            <w:hideMark/>
            <w:tcPrChange w:id="10333" w:author="Stefanie Lane" w:date="2022-06-23T15:14:00Z">
              <w:tcPr>
                <w:tcW w:w="3320" w:type="dxa"/>
                <w:tcBorders>
                  <w:top w:val="nil"/>
                  <w:left w:val="nil"/>
                  <w:bottom w:val="nil"/>
                  <w:right w:val="nil"/>
                </w:tcBorders>
                <w:shd w:val="clear" w:color="auto" w:fill="auto"/>
                <w:noWrap/>
                <w:vAlign w:val="bottom"/>
                <w:hideMark/>
              </w:tcPr>
            </w:tcPrChange>
          </w:tcPr>
          <w:p w14:paraId="628EA467" w14:textId="77777777" w:rsidR="00EB4CE1" w:rsidRPr="00EB4CE1" w:rsidRDefault="00EB4CE1" w:rsidP="00EB4CE1">
            <w:pPr>
              <w:spacing w:after="0" w:line="240" w:lineRule="auto"/>
              <w:rPr>
                <w:ins w:id="10334" w:author="Stefanie Lane" w:date="2022-06-23T15:12:00Z"/>
                <w:rFonts w:ascii="Calibri" w:eastAsia="Times New Roman" w:hAnsi="Calibri" w:cs="Calibri"/>
                <w:i/>
                <w:iCs/>
                <w:color w:val="000000"/>
                <w:rPrChange w:id="10335" w:author="Stefanie Lane" w:date="2022-06-23T15:12:00Z">
                  <w:rPr>
                    <w:ins w:id="10336" w:author="Stefanie Lane" w:date="2022-06-23T15:12:00Z"/>
                  </w:rPr>
                </w:rPrChange>
              </w:rPr>
              <w:pPrChange w:id="10337" w:author="Stefanie Lane" w:date="2022-06-23T15:12:00Z">
                <w:pPr/>
              </w:pPrChange>
            </w:pPr>
            <w:proofErr w:type="spellStart"/>
            <w:ins w:id="10338" w:author="Stefanie Lane" w:date="2022-06-23T15:12:00Z">
              <w:r w:rsidRPr="00EB4CE1">
                <w:rPr>
                  <w:rFonts w:ascii="Calibri" w:eastAsia="Times New Roman" w:hAnsi="Calibri" w:cs="Calibri"/>
                  <w:i/>
                  <w:iCs/>
                  <w:color w:val="000000"/>
                  <w:rPrChange w:id="10339" w:author="Stefanie Lane" w:date="2022-06-23T15:12:00Z">
                    <w:rPr/>
                  </w:rPrChange>
                </w:rPr>
                <w:t>Myrica</w:t>
              </w:r>
              <w:proofErr w:type="spellEnd"/>
              <w:r w:rsidRPr="00EB4CE1">
                <w:rPr>
                  <w:rFonts w:ascii="Calibri" w:eastAsia="Times New Roman" w:hAnsi="Calibri" w:cs="Calibri"/>
                  <w:i/>
                  <w:iCs/>
                  <w:color w:val="000000"/>
                  <w:rPrChange w:id="10340" w:author="Stefanie Lane" w:date="2022-06-23T15:12:00Z">
                    <w:rPr/>
                  </w:rPrChange>
                </w:rPr>
                <w:t xml:space="preserve"> gale</w:t>
              </w:r>
            </w:ins>
          </w:p>
        </w:tc>
        <w:tc>
          <w:tcPr>
            <w:tcW w:w="869" w:type="dxa"/>
            <w:tcBorders>
              <w:top w:val="nil"/>
              <w:left w:val="nil"/>
              <w:bottom w:val="nil"/>
              <w:right w:val="nil"/>
            </w:tcBorders>
            <w:shd w:val="clear" w:color="auto" w:fill="auto"/>
            <w:noWrap/>
            <w:vAlign w:val="bottom"/>
            <w:hideMark/>
            <w:tcPrChange w:id="10341" w:author="Stefanie Lane" w:date="2022-06-23T15:14:00Z">
              <w:tcPr>
                <w:tcW w:w="960" w:type="dxa"/>
                <w:tcBorders>
                  <w:top w:val="nil"/>
                  <w:left w:val="nil"/>
                  <w:bottom w:val="nil"/>
                  <w:right w:val="nil"/>
                </w:tcBorders>
                <w:shd w:val="clear" w:color="auto" w:fill="auto"/>
                <w:noWrap/>
                <w:vAlign w:val="bottom"/>
                <w:hideMark/>
              </w:tcPr>
            </w:tcPrChange>
          </w:tcPr>
          <w:p w14:paraId="1545E98C" w14:textId="77777777" w:rsidR="00EB4CE1" w:rsidRPr="00EB4CE1" w:rsidRDefault="00EB4CE1" w:rsidP="00EB4CE1">
            <w:pPr>
              <w:spacing w:after="0" w:line="240" w:lineRule="auto"/>
              <w:jc w:val="center"/>
              <w:rPr>
                <w:ins w:id="10342" w:author="Stefanie Lane" w:date="2022-06-23T15:12:00Z"/>
                <w:rFonts w:ascii="Calibri" w:eastAsia="Times New Roman" w:hAnsi="Calibri" w:cs="Calibri"/>
                <w:color w:val="000000"/>
                <w:rPrChange w:id="10343" w:author="Stefanie Lane" w:date="2022-06-23T15:12:00Z">
                  <w:rPr>
                    <w:ins w:id="10344" w:author="Stefanie Lane" w:date="2022-06-23T15:12:00Z"/>
                  </w:rPr>
                </w:rPrChange>
              </w:rPr>
              <w:pPrChange w:id="10345" w:author="Stefanie Lane" w:date="2022-06-23T15:12:00Z">
                <w:pPr>
                  <w:jc w:val="center"/>
                </w:pPr>
              </w:pPrChange>
            </w:pPr>
            <w:ins w:id="10346" w:author="Stefanie Lane" w:date="2022-06-23T15:12:00Z">
              <w:r w:rsidRPr="00EB4CE1">
                <w:rPr>
                  <w:rFonts w:ascii="Calibri" w:eastAsia="Times New Roman" w:hAnsi="Calibri" w:cs="Calibri"/>
                  <w:color w:val="000000"/>
                  <w:rPrChange w:id="10347"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348" w:author="Stefanie Lane" w:date="2022-06-23T15:14:00Z">
              <w:tcPr>
                <w:tcW w:w="960" w:type="dxa"/>
                <w:tcBorders>
                  <w:top w:val="nil"/>
                  <w:left w:val="nil"/>
                  <w:bottom w:val="nil"/>
                  <w:right w:val="nil"/>
                </w:tcBorders>
                <w:shd w:val="clear" w:color="auto" w:fill="auto"/>
                <w:noWrap/>
                <w:vAlign w:val="bottom"/>
                <w:hideMark/>
              </w:tcPr>
            </w:tcPrChange>
          </w:tcPr>
          <w:p w14:paraId="361D6971" w14:textId="77777777" w:rsidR="00EB4CE1" w:rsidRPr="00EB4CE1" w:rsidRDefault="00EB4CE1" w:rsidP="00EB4CE1">
            <w:pPr>
              <w:spacing w:after="0" w:line="240" w:lineRule="auto"/>
              <w:jc w:val="center"/>
              <w:rPr>
                <w:ins w:id="10349" w:author="Stefanie Lane" w:date="2022-06-23T15:12:00Z"/>
                <w:rFonts w:ascii="Calibri" w:eastAsia="Times New Roman" w:hAnsi="Calibri" w:cs="Calibri"/>
                <w:color w:val="000000"/>
                <w:rPrChange w:id="10350" w:author="Stefanie Lane" w:date="2022-06-23T15:12:00Z">
                  <w:rPr>
                    <w:ins w:id="10351" w:author="Stefanie Lane" w:date="2022-06-23T15:12:00Z"/>
                  </w:rPr>
                </w:rPrChange>
              </w:rPr>
              <w:pPrChange w:id="10352" w:author="Stefanie Lane" w:date="2022-06-23T15:12:00Z">
                <w:pPr>
                  <w:jc w:val="center"/>
                </w:pPr>
              </w:pPrChange>
            </w:pPr>
            <w:ins w:id="10353" w:author="Stefanie Lane" w:date="2022-06-23T15:12:00Z">
              <w:r w:rsidRPr="00EB4CE1">
                <w:rPr>
                  <w:rFonts w:ascii="Calibri" w:eastAsia="Times New Roman" w:hAnsi="Calibri" w:cs="Calibri"/>
                  <w:color w:val="000000"/>
                  <w:rPrChange w:id="10354"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0355" w:author="Stefanie Lane" w:date="2022-06-23T15:14:00Z">
              <w:tcPr>
                <w:tcW w:w="960" w:type="dxa"/>
                <w:tcBorders>
                  <w:top w:val="nil"/>
                  <w:left w:val="nil"/>
                  <w:bottom w:val="nil"/>
                  <w:right w:val="nil"/>
                </w:tcBorders>
                <w:shd w:val="clear" w:color="auto" w:fill="auto"/>
                <w:noWrap/>
                <w:vAlign w:val="bottom"/>
                <w:hideMark/>
              </w:tcPr>
            </w:tcPrChange>
          </w:tcPr>
          <w:p w14:paraId="2162D5C4" w14:textId="77777777" w:rsidR="00EB4CE1" w:rsidRPr="00EB4CE1" w:rsidRDefault="00EB4CE1" w:rsidP="00EB4CE1">
            <w:pPr>
              <w:spacing w:after="0" w:line="240" w:lineRule="auto"/>
              <w:jc w:val="center"/>
              <w:rPr>
                <w:ins w:id="10356" w:author="Stefanie Lane" w:date="2022-06-23T15:12:00Z"/>
                <w:rFonts w:ascii="Calibri" w:eastAsia="Times New Roman" w:hAnsi="Calibri" w:cs="Calibri"/>
                <w:color w:val="000000"/>
                <w:rPrChange w:id="10357" w:author="Stefanie Lane" w:date="2022-06-23T15:12:00Z">
                  <w:rPr>
                    <w:ins w:id="10358" w:author="Stefanie Lane" w:date="2022-06-23T15:12:00Z"/>
                  </w:rPr>
                </w:rPrChange>
              </w:rPr>
              <w:pPrChange w:id="10359" w:author="Stefanie Lane" w:date="2022-06-23T15:12:00Z">
                <w:pPr>
                  <w:jc w:val="center"/>
                </w:pPr>
              </w:pPrChange>
            </w:pPr>
            <w:ins w:id="10360" w:author="Stefanie Lane" w:date="2022-06-23T15:12:00Z">
              <w:r w:rsidRPr="00EB4CE1">
                <w:rPr>
                  <w:rFonts w:ascii="Calibri" w:eastAsia="Times New Roman" w:hAnsi="Calibri" w:cs="Calibri"/>
                  <w:color w:val="000000"/>
                  <w:rPrChange w:id="10361" w:author="Stefanie Lane" w:date="2022-06-23T15:12:00Z">
                    <w:rPr/>
                  </w:rPrChange>
                </w:rPr>
                <w:t>0.22</w:t>
              </w:r>
            </w:ins>
          </w:p>
        </w:tc>
        <w:tc>
          <w:tcPr>
            <w:tcW w:w="1710" w:type="dxa"/>
            <w:tcBorders>
              <w:top w:val="nil"/>
              <w:left w:val="nil"/>
              <w:bottom w:val="nil"/>
              <w:right w:val="single" w:sz="8" w:space="0" w:color="auto"/>
            </w:tcBorders>
            <w:shd w:val="clear" w:color="auto" w:fill="auto"/>
            <w:noWrap/>
            <w:vAlign w:val="bottom"/>
            <w:hideMark/>
            <w:tcPrChange w:id="1036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67AF7F24" w14:textId="77777777" w:rsidR="00EB4CE1" w:rsidRPr="00EB4CE1" w:rsidRDefault="00EB4CE1" w:rsidP="00EB4CE1">
            <w:pPr>
              <w:spacing w:after="0" w:line="240" w:lineRule="auto"/>
              <w:jc w:val="center"/>
              <w:rPr>
                <w:ins w:id="10363" w:author="Stefanie Lane" w:date="2022-06-23T15:12:00Z"/>
                <w:rFonts w:ascii="Calibri" w:eastAsia="Times New Roman" w:hAnsi="Calibri" w:cs="Calibri"/>
                <w:color w:val="000000"/>
                <w:rPrChange w:id="10364" w:author="Stefanie Lane" w:date="2022-06-23T15:12:00Z">
                  <w:rPr>
                    <w:ins w:id="10365" w:author="Stefanie Lane" w:date="2022-06-23T15:12:00Z"/>
                  </w:rPr>
                </w:rPrChange>
              </w:rPr>
              <w:pPrChange w:id="10366" w:author="Stefanie Lane" w:date="2022-06-23T15:12:00Z">
                <w:pPr>
                  <w:jc w:val="center"/>
                </w:pPr>
              </w:pPrChange>
            </w:pPr>
            <w:ins w:id="10367" w:author="Stefanie Lane" w:date="2022-06-23T15:12:00Z">
              <w:r w:rsidRPr="00EB4CE1">
                <w:rPr>
                  <w:rFonts w:ascii="Calibri" w:eastAsia="Times New Roman" w:hAnsi="Calibri" w:cs="Calibri"/>
                  <w:color w:val="000000"/>
                  <w:rPrChange w:id="10368" w:author="Stefanie Lane" w:date="2022-06-23T15:12:00Z">
                    <w:rPr/>
                  </w:rPrChange>
                </w:rPr>
                <w:t>+</w:t>
              </w:r>
            </w:ins>
          </w:p>
        </w:tc>
      </w:tr>
      <w:tr w:rsidR="00EB4CE1" w:rsidRPr="00EB4CE1" w14:paraId="661CA593" w14:textId="77777777" w:rsidTr="006F10B7">
        <w:trPr>
          <w:trHeight w:val="290"/>
          <w:ins w:id="10369" w:author="Stefanie Lane" w:date="2022-06-23T15:12:00Z"/>
          <w:trPrChange w:id="1037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37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3E51FC3" w14:textId="77777777" w:rsidR="00EB4CE1" w:rsidRPr="00EB4CE1" w:rsidRDefault="00EB4CE1" w:rsidP="00EB4CE1">
            <w:pPr>
              <w:spacing w:after="0" w:line="240" w:lineRule="auto"/>
              <w:rPr>
                <w:ins w:id="10372" w:author="Stefanie Lane" w:date="2022-06-23T15:12:00Z"/>
                <w:rFonts w:ascii="Calibri" w:eastAsia="Times New Roman" w:hAnsi="Calibri" w:cs="Calibri"/>
                <w:color w:val="000000"/>
                <w:rPrChange w:id="10373" w:author="Stefanie Lane" w:date="2022-06-23T15:12:00Z">
                  <w:rPr>
                    <w:ins w:id="10374" w:author="Stefanie Lane" w:date="2022-06-23T15:12:00Z"/>
                  </w:rPr>
                </w:rPrChange>
              </w:rPr>
              <w:pPrChange w:id="1037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37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005D05" w14:textId="77777777" w:rsidR="00EB4CE1" w:rsidRPr="00EB4CE1" w:rsidRDefault="00EB4CE1" w:rsidP="00EB4CE1">
            <w:pPr>
              <w:spacing w:after="0" w:line="240" w:lineRule="auto"/>
              <w:rPr>
                <w:ins w:id="10377" w:author="Stefanie Lane" w:date="2022-06-23T15:12:00Z"/>
                <w:rFonts w:ascii="Calibri" w:eastAsia="Times New Roman" w:hAnsi="Calibri" w:cs="Calibri"/>
                <w:color w:val="000000"/>
                <w:rPrChange w:id="10378" w:author="Stefanie Lane" w:date="2022-06-23T15:12:00Z">
                  <w:rPr>
                    <w:ins w:id="10379" w:author="Stefanie Lane" w:date="2022-06-23T15:12:00Z"/>
                  </w:rPr>
                </w:rPrChange>
              </w:rPr>
              <w:pPrChange w:id="1038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38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0FD7935" w14:textId="77777777" w:rsidR="00EB4CE1" w:rsidRPr="00EB4CE1" w:rsidRDefault="00EB4CE1" w:rsidP="00EB4CE1">
            <w:pPr>
              <w:spacing w:after="0" w:line="240" w:lineRule="auto"/>
              <w:rPr>
                <w:ins w:id="10382" w:author="Stefanie Lane" w:date="2022-06-23T15:12:00Z"/>
                <w:rFonts w:ascii="Calibri" w:eastAsia="Times New Roman" w:hAnsi="Calibri" w:cs="Calibri"/>
                <w:i/>
                <w:iCs/>
                <w:color w:val="000000"/>
                <w:rPrChange w:id="10383" w:author="Stefanie Lane" w:date="2022-06-23T15:12:00Z">
                  <w:rPr>
                    <w:ins w:id="10384" w:author="Stefanie Lane" w:date="2022-06-23T15:12:00Z"/>
                  </w:rPr>
                </w:rPrChange>
              </w:rPr>
              <w:pPrChange w:id="10385" w:author="Stefanie Lane" w:date="2022-06-23T15:12:00Z">
                <w:pPr/>
              </w:pPrChange>
            </w:pPr>
            <w:ins w:id="10386" w:author="Stefanie Lane" w:date="2022-06-23T15:12:00Z">
              <w:r w:rsidRPr="00EB4CE1">
                <w:rPr>
                  <w:rFonts w:ascii="Calibri" w:eastAsia="Times New Roman" w:hAnsi="Calibri" w:cs="Calibri"/>
                  <w:i/>
                  <w:iCs/>
                  <w:color w:val="000000"/>
                  <w:rPrChange w:id="10387" w:author="Stefanie Lane" w:date="2022-06-23T15:12:00Z">
                    <w:rPr/>
                  </w:rPrChange>
                </w:rPr>
                <w:t xml:space="preserve">Salix </w:t>
              </w:r>
              <w:proofErr w:type="spellStart"/>
              <w:r w:rsidRPr="00EB4CE1">
                <w:rPr>
                  <w:rFonts w:ascii="Calibri" w:eastAsia="Times New Roman" w:hAnsi="Calibri" w:cs="Calibri"/>
                  <w:i/>
                  <w:iCs/>
                  <w:color w:val="000000"/>
                  <w:rPrChange w:id="10388" w:author="Stefanie Lane" w:date="2022-06-23T15:12:00Z">
                    <w:rPr/>
                  </w:rPrChange>
                </w:rPr>
                <w:t>scouleriana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3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1FD1C7" w14:textId="77777777" w:rsidR="00EB4CE1" w:rsidRPr="00EB4CE1" w:rsidRDefault="00EB4CE1" w:rsidP="00EB4CE1">
            <w:pPr>
              <w:spacing w:after="0" w:line="240" w:lineRule="auto"/>
              <w:jc w:val="center"/>
              <w:rPr>
                <w:ins w:id="10390" w:author="Stefanie Lane" w:date="2022-06-23T15:12:00Z"/>
                <w:rFonts w:ascii="Calibri" w:eastAsia="Times New Roman" w:hAnsi="Calibri" w:cs="Calibri"/>
                <w:color w:val="000000"/>
                <w:rPrChange w:id="10391" w:author="Stefanie Lane" w:date="2022-06-23T15:12:00Z">
                  <w:rPr>
                    <w:ins w:id="10392" w:author="Stefanie Lane" w:date="2022-06-23T15:12:00Z"/>
                  </w:rPr>
                </w:rPrChange>
              </w:rPr>
              <w:pPrChange w:id="10393" w:author="Stefanie Lane" w:date="2022-06-23T15:12:00Z">
                <w:pPr>
                  <w:jc w:val="center"/>
                </w:pPr>
              </w:pPrChange>
            </w:pPr>
            <w:ins w:id="10394" w:author="Stefanie Lane" w:date="2022-06-23T15:12:00Z">
              <w:r w:rsidRPr="00EB4CE1">
                <w:rPr>
                  <w:rFonts w:ascii="Calibri" w:eastAsia="Times New Roman" w:hAnsi="Calibri" w:cs="Calibri"/>
                  <w:color w:val="000000"/>
                  <w:rPrChange w:id="1039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39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ABF8BF2" w14:textId="77777777" w:rsidR="00EB4CE1" w:rsidRPr="00EB4CE1" w:rsidRDefault="00EB4CE1" w:rsidP="00EB4CE1">
            <w:pPr>
              <w:spacing w:after="0" w:line="240" w:lineRule="auto"/>
              <w:jc w:val="center"/>
              <w:rPr>
                <w:ins w:id="10397" w:author="Stefanie Lane" w:date="2022-06-23T15:12:00Z"/>
                <w:rFonts w:ascii="Calibri" w:eastAsia="Times New Roman" w:hAnsi="Calibri" w:cs="Calibri"/>
                <w:color w:val="000000"/>
                <w:rPrChange w:id="10398" w:author="Stefanie Lane" w:date="2022-06-23T15:12:00Z">
                  <w:rPr>
                    <w:ins w:id="10399" w:author="Stefanie Lane" w:date="2022-06-23T15:12:00Z"/>
                  </w:rPr>
                </w:rPrChange>
              </w:rPr>
              <w:pPrChange w:id="10400" w:author="Stefanie Lane" w:date="2022-06-23T15:12:00Z">
                <w:pPr>
                  <w:jc w:val="center"/>
                </w:pPr>
              </w:pPrChange>
            </w:pPr>
            <w:ins w:id="10401" w:author="Stefanie Lane" w:date="2022-06-23T15:12:00Z">
              <w:r w:rsidRPr="00EB4CE1">
                <w:rPr>
                  <w:rFonts w:ascii="Calibri" w:eastAsia="Times New Roman" w:hAnsi="Calibri" w:cs="Calibri"/>
                  <w:color w:val="000000"/>
                  <w:rPrChange w:id="10402"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040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16895CA" w14:textId="77777777" w:rsidR="00EB4CE1" w:rsidRPr="00EB4CE1" w:rsidRDefault="00EB4CE1" w:rsidP="00EB4CE1">
            <w:pPr>
              <w:spacing w:after="0" w:line="240" w:lineRule="auto"/>
              <w:jc w:val="center"/>
              <w:rPr>
                <w:ins w:id="10404" w:author="Stefanie Lane" w:date="2022-06-23T15:12:00Z"/>
                <w:rFonts w:ascii="Calibri" w:eastAsia="Times New Roman" w:hAnsi="Calibri" w:cs="Calibri"/>
                <w:color w:val="000000"/>
                <w:rPrChange w:id="10405" w:author="Stefanie Lane" w:date="2022-06-23T15:12:00Z">
                  <w:rPr>
                    <w:ins w:id="10406" w:author="Stefanie Lane" w:date="2022-06-23T15:12:00Z"/>
                  </w:rPr>
                </w:rPrChange>
              </w:rPr>
              <w:pPrChange w:id="10407" w:author="Stefanie Lane" w:date="2022-06-23T15:12:00Z">
                <w:pPr>
                  <w:jc w:val="center"/>
                </w:pPr>
              </w:pPrChange>
            </w:pPr>
            <w:ins w:id="10408" w:author="Stefanie Lane" w:date="2022-06-23T15:12:00Z">
              <w:r w:rsidRPr="00EB4CE1">
                <w:rPr>
                  <w:rFonts w:ascii="Calibri" w:eastAsia="Times New Roman" w:hAnsi="Calibri" w:cs="Calibri"/>
                  <w:color w:val="000000"/>
                  <w:rPrChange w:id="10409" w:author="Stefanie Lane" w:date="2022-06-23T15:12:00Z">
                    <w:rPr/>
                  </w:rPrChange>
                </w:rPr>
                <w:t>0.17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41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44715CF" w14:textId="77777777" w:rsidR="00EB4CE1" w:rsidRPr="00EB4CE1" w:rsidRDefault="00EB4CE1" w:rsidP="00EB4CE1">
            <w:pPr>
              <w:spacing w:after="0" w:line="240" w:lineRule="auto"/>
              <w:jc w:val="center"/>
              <w:rPr>
                <w:ins w:id="10411" w:author="Stefanie Lane" w:date="2022-06-23T15:12:00Z"/>
                <w:rFonts w:ascii="Calibri" w:eastAsia="Times New Roman" w:hAnsi="Calibri" w:cs="Calibri"/>
                <w:color w:val="000000"/>
                <w:rPrChange w:id="10412" w:author="Stefanie Lane" w:date="2022-06-23T15:12:00Z">
                  <w:rPr>
                    <w:ins w:id="10413" w:author="Stefanie Lane" w:date="2022-06-23T15:12:00Z"/>
                  </w:rPr>
                </w:rPrChange>
              </w:rPr>
              <w:pPrChange w:id="10414" w:author="Stefanie Lane" w:date="2022-06-23T15:12:00Z">
                <w:pPr>
                  <w:jc w:val="center"/>
                </w:pPr>
              </w:pPrChange>
            </w:pPr>
            <w:ins w:id="10415" w:author="Stefanie Lane" w:date="2022-06-23T15:12:00Z">
              <w:r w:rsidRPr="00EB4CE1">
                <w:rPr>
                  <w:rFonts w:ascii="Calibri" w:eastAsia="Times New Roman" w:hAnsi="Calibri" w:cs="Calibri"/>
                  <w:color w:val="000000"/>
                  <w:rPrChange w:id="10416" w:author="Stefanie Lane" w:date="2022-06-23T15:12:00Z">
                    <w:rPr/>
                  </w:rPrChange>
                </w:rPr>
                <w:t>+</w:t>
              </w:r>
            </w:ins>
          </w:p>
        </w:tc>
      </w:tr>
      <w:tr w:rsidR="00EB4CE1" w:rsidRPr="00EB4CE1" w14:paraId="2A13F93D" w14:textId="77777777" w:rsidTr="006F10B7">
        <w:trPr>
          <w:trHeight w:val="290"/>
          <w:ins w:id="10417" w:author="Stefanie Lane" w:date="2022-06-23T15:12:00Z"/>
          <w:trPrChange w:id="1041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41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408F082" w14:textId="77777777" w:rsidR="00EB4CE1" w:rsidRPr="00EB4CE1" w:rsidRDefault="00EB4CE1" w:rsidP="00EB4CE1">
            <w:pPr>
              <w:spacing w:after="0" w:line="240" w:lineRule="auto"/>
              <w:rPr>
                <w:ins w:id="10420" w:author="Stefanie Lane" w:date="2022-06-23T15:12:00Z"/>
                <w:rFonts w:ascii="Calibri" w:eastAsia="Times New Roman" w:hAnsi="Calibri" w:cs="Calibri"/>
                <w:color w:val="000000"/>
                <w:rPrChange w:id="10421" w:author="Stefanie Lane" w:date="2022-06-23T15:12:00Z">
                  <w:rPr>
                    <w:ins w:id="10422" w:author="Stefanie Lane" w:date="2022-06-23T15:12:00Z"/>
                  </w:rPr>
                </w:rPrChange>
              </w:rPr>
              <w:pPrChange w:id="1042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42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5FFB1F3" w14:textId="77777777" w:rsidR="00EB4CE1" w:rsidRPr="00EB4CE1" w:rsidRDefault="00EB4CE1" w:rsidP="00EB4CE1">
            <w:pPr>
              <w:spacing w:after="0" w:line="240" w:lineRule="auto"/>
              <w:rPr>
                <w:ins w:id="10425" w:author="Stefanie Lane" w:date="2022-06-23T15:12:00Z"/>
                <w:rFonts w:ascii="Calibri" w:eastAsia="Times New Roman" w:hAnsi="Calibri" w:cs="Calibri"/>
                <w:color w:val="000000"/>
                <w:rPrChange w:id="10426" w:author="Stefanie Lane" w:date="2022-06-23T15:12:00Z">
                  <w:rPr>
                    <w:ins w:id="10427" w:author="Stefanie Lane" w:date="2022-06-23T15:12:00Z"/>
                  </w:rPr>
                </w:rPrChange>
              </w:rPr>
              <w:pPrChange w:id="10428" w:author="Stefanie Lane" w:date="2022-06-23T15:12:00Z">
                <w:pPr/>
              </w:pPrChange>
            </w:pPr>
          </w:p>
        </w:tc>
        <w:tc>
          <w:tcPr>
            <w:tcW w:w="3320" w:type="dxa"/>
            <w:tcBorders>
              <w:top w:val="nil"/>
              <w:left w:val="nil"/>
              <w:bottom w:val="nil"/>
              <w:right w:val="nil"/>
            </w:tcBorders>
            <w:shd w:val="clear" w:color="auto" w:fill="auto"/>
            <w:noWrap/>
            <w:vAlign w:val="bottom"/>
            <w:hideMark/>
            <w:tcPrChange w:id="10429" w:author="Stefanie Lane" w:date="2022-06-23T15:14:00Z">
              <w:tcPr>
                <w:tcW w:w="3320" w:type="dxa"/>
                <w:tcBorders>
                  <w:top w:val="nil"/>
                  <w:left w:val="nil"/>
                  <w:bottom w:val="nil"/>
                  <w:right w:val="nil"/>
                </w:tcBorders>
                <w:shd w:val="clear" w:color="auto" w:fill="auto"/>
                <w:noWrap/>
                <w:vAlign w:val="bottom"/>
                <w:hideMark/>
              </w:tcPr>
            </w:tcPrChange>
          </w:tcPr>
          <w:p w14:paraId="0D5A8189" w14:textId="77777777" w:rsidR="00EB4CE1" w:rsidRPr="00EB4CE1" w:rsidRDefault="00EB4CE1" w:rsidP="00EB4CE1">
            <w:pPr>
              <w:spacing w:after="0" w:line="240" w:lineRule="auto"/>
              <w:rPr>
                <w:ins w:id="10430" w:author="Stefanie Lane" w:date="2022-06-23T15:12:00Z"/>
                <w:rFonts w:ascii="Calibri" w:eastAsia="Times New Roman" w:hAnsi="Calibri" w:cs="Calibri"/>
                <w:i/>
                <w:iCs/>
                <w:color w:val="000000"/>
                <w:rPrChange w:id="10431" w:author="Stefanie Lane" w:date="2022-06-23T15:12:00Z">
                  <w:rPr>
                    <w:ins w:id="10432" w:author="Stefanie Lane" w:date="2022-06-23T15:12:00Z"/>
                  </w:rPr>
                </w:rPrChange>
              </w:rPr>
              <w:pPrChange w:id="10433" w:author="Stefanie Lane" w:date="2022-06-23T15:12:00Z">
                <w:pPr/>
              </w:pPrChange>
            </w:pPr>
            <w:proofErr w:type="spellStart"/>
            <w:ins w:id="10434" w:author="Stefanie Lane" w:date="2022-06-23T15:12:00Z">
              <w:r w:rsidRPr="00EB4CE1">
                <w:rPr>
                  <w:rFonts w:ascii="Calibri" w:eastAsia="Times New Roman" w:hAnsi="Calibri" w:cs="Calibri"/>
                  <w:i/>
                  <w:iCs/>
                  <w:color w:val="000000"/>
                  <w:rPrChange w:id="10435" w:author="Stefanie Lane" w:date="2022-06-23T15:12:00Z">
                    <w:rPr/>
                  </w:rPrChange>
                </w:rPr>
                <w:t>Asteracea</w:t>
              </w:r>
              <w:proofErr w:type="spellEnd"/>
              <w:r w:rsidRPr="00EB4CE1">
                <w:rPr>
                  <w:rFonts w:ascii="Calibri" w:eastAsia="Times New Roman" w:hAnsi="Calibri" w:cs="Calibri"/>
                  <w:i/>
                  <w:iCs/>
                  <w:color w:val="000000"/>
                  <w:rPrChange w:id="10436" w:author="Stefanie Lane" w:date="2022-06-23T15:12:00Z">
                    <w:rPr/>
                  </w:rPrChange>
                </w:rPr>
                <w:t xml:space="preserve"> sp.</w:t>
              </w:r>
            </w:ins>
          </w:p>
        </w:tc>
        <w:tc>
          <w:tcPr>
            <w:tcW w:w="869" w:type="dxa"/>
            <w:tcBorders>
              <w:top w:val="nil"/>
              <w:left w:val="nil"/>
              <w:bottom w:val="nil"/>
              <w:right w:val="nil"/>
            </w:tcBorders>
            <w:shd w:val="clear" w:color="auto" w:fill="auto"/>
            <w:noWrap/>
            <w:vAlign w:val="bottom"/>
            <w:hideMark/>
            <w:tcPrChange w:id="10437" w:author="Stefanie Lane" w:date="2022-06-23T15:14:00Z">
              <w:tcPr>
                <w:tcW w:w="960" w:type="dxa"/>
                <w:tcBorders>
                  <w:top w:val="nil"/>
                  <w:left w:val="nil"/>
                  <w:bottom w:val="nil"/>
                  <w:right w:val="nil"/>
                </w:tcBorders>
                <w:shd w:val="clear" w:color="auto" w:fill="auto"/>
                <w:noWrap/>
                <w:vAlign w:val="bottom"/>
                <w:hideMark/>
              </w:tcPr>
            </w:tcPrChange>
          </w:tcPr>
          <w:p w14:paraId="64281878" w14:textId="77777777" w:rsidR="00EB4CE1" w:rsidRPr="00EB4CE1" w:rsidRDefault="00EB4CE1" w:rsidP="00EB4CE1">
            <w:pPr>
              <w:spacing w:after="0" w:line="240" w:lineRule="auto"/>
              <w:jc w:val="center"/>
              <w:rPr>
                <w:ins w:id="10438" w:author="Stefanie Lane" w:date="2022-06-23T15:12:00Z"/>
                <w:rFonts w:ascii="Calibri" w:eastAsia="Times New Roman" w:hAnsi="Calibri" w:cs="Calibri"/>
                <w:color w:val="000000"/>
                <w:rPrChange w:id="10439" w:author="Stefanie Lane" w:date="2022-06-23T15:12:00Z">
                  <w:rPr>
                    <w:ins w:id="10440" w:author="Stefanie Lane" w:date="2022-06-23T15:12:00Z"/>
                  </w:rPr>
                </w:rPrChange>
              </w:rPr>
              <w:pPrChange w:id="10441" w:author="Stefanie Lane" w:date="2022-06-23T15:12:00Z">
                <w:pPr>
                  <w:jc w:val="center"/>
                </w:pPr>
              </w:pPrChange>
            </w:pPr>
            <w:ins w:id="10442" w:author="Stefanie Lane" w:date="2022-06-23T15:12:00Z">
              <w:r w:rsidRPr="00EB4CE1">
                <w:rPr>
                  <w:rFonts w:ascii="Calibri" w:eastAsia="Times New Roman" w:hAnsi="Calibri" w:cs="Calibri"/>
                  <w:color w:val="000000"/>
                  <w:rPrChange w:id="10443"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444" w:author="Stefanie Lane" w:date="2022-06-23T15:14:00Z">
              <w:tcPr>
                <w:tcW w:w="960" w:type="dxa"/>
                <w:tcBorders>
                  <w:top w:val="nil"/>
                  <w:left w:val="nil"/>
                  <w:bottom w:val="nil"/>
                  <w:right w:val="nil"/>
                </w:tcBorders>
                <w:shd w:val="clear" w:color="auto" w:fill="auto"/>
                <w:noWrap/>
                <w:vAlign w:val="bottom"/>
                <w:hideMark/>
              </w:tcPr>
            </w:tcPrChange>
          </w:tcPr>
          <w:p w14:paraId="713F9A2B" w14:textId="77777777" w:rsidR="00EB4CE1" w:rsidRPr="00EB4CE1" w:rsidRDefault="00EB4CE1" w:rsidP="00EB4CE1">
            <w:pPr>
              <w:spacing w:after="0" w:line="240" w:lineRule="auto"/>
              <w:jc w:val="center"/>
              <w:rPr>
                <w:ins w:id="10445" w:author="Stefanie Lane" w:date="2022-06-23T15:12:00Z"/>
                <w:rFonts w:ascii="Calibri" w:eastAsia="Times New Roman" w:hAnsi="Calibri" w:cs="Calibri"/>
                <w:color w:val="000000"/>
                <w:rPrChange w:id="10446" w:author="Stefanie Lane" w:date="2022-06-23T15:12:00Z">
                  <w:rPr>
                    <w:ins w:id="10447" w:author="Stefanie Lane" w:date="2022-06-23T15:12:00Z"/>
                  </w:rPr>
                </w:rPrChange>
              </w:rPr>
              <w:pPrChange w:id="10448" w:author="Stefanie Lane" w:date="2022-06-23T15:12:00Z">
                <w:pPr>
                  <w:jc w:val="center"/>
                </w:pPr>
              </w:pPrChange>
            </w:pPr>
            <w:ins w:id="10449" w:author="Stefanie Lane" w:date="2022-06-23T15:12:00Z">
              <w:r w:rsidRPr="00EB4CE1">
                <w:rPr>
                  <w:rFonts w:ascii="Calibri" w:eastAsia="Times New Roman" w:hAnsi="Calibri" w:cs="Calibri"/>
                  <w:color w:val="000000"/>
                  <w:rPrChange w:id="10450"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0451" w:author="Stefanie Lane" w:date="2022-06-23T15:14:00Z">
              <w:tcPr>
                <w:tcW w:w="960" w:type="dxa"/>
                <w:tcBorders>
                  <w:top w:val="nil"/>
                  <w:left w:val="nil"/>
                  <w:bottom w:val="nil"/>
                  <w:right w:val="nil"/>
                </w:tcBorders>
                <w:shd w:val="clear" w:color="auto" w:fill="auto"/>
                <w:noWrap/>
                <w:vAlign w:val="bottom"/>
                <w:hideMark/>
              </w:tcPr>
            </w:tcPrChange>
          </w:tcPr>
          <w:p w14:paraId="300A5703" w14:textId="77777777" w:rsidR="00EB4CE1" w:rsidRPr="00EB4CE1" w:rsidRDefault="00EB4CE1" w:rsidP="00EB4CE1">
            <w:pPr>
              <w:spacing w:after="0" w:line="240" w:lineRule="auto"/>
              <w:jc w:val="center"/>
              <w:rPr>
                <w:ins w:id="10452" w:author="Stefanie Lane" w:date="2022-06-23T15:12:00Z"/>
                <w:rFonts w:ascii="Calibri" w:eastAsia="Times New Roman" w:hAnsi="Calibri" w:cs="Calibri"/>
                <w:color w:val="000000"/>
                <w:rPrChange w:id="10453" w:author="Stefanie Lane" w:date="2022-06-23T15:12:00Z">
                  <w:rPr>
                    <w:ins w:id="10454" w:author="Stefanie Lane" w:date="2022-06-23T15:12:00Z"/>
                  </w:rPr>
                </w:rPrChange>
              </w:rPr>
              <w:pPrChange w:id="10455" w:author="Stefanie Lane" w:date="2022-06-23T15:12:00Z">
                <w:pPr>
                  <w:jc w:val="center"/>
                </w:pPr>
              </w:pPrChange>
            </w:pPr>
            <w:ins w:id="10456" w:author="Stefanie Lane" w:date="2022-06-23T15:12:00Z">
              <w:r w:rsidRPr="00EB4CE1">
                <w:rPr>
                  <w:rFonts w:ascii="Calibri" w:eastAsia="Times New Roman" w:hAnsi="Calibri" w:cs="Calibri"/>
                  <w:color w:val="000000"/>
                  <w:rPrChange w:id="1045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045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7B8DD71" w14:textId="77777777" w:rsidR="00EB4CE1" w:rsidRPr="00EB4CE1" w:rsidRDefault="00EB4CE1" w:rsidP="00EB4CE1">
            <w:pPr>
              <w:spacing w:after="0" w:line="240" w:lineRule="auto"/>
              <w:jc w:val="center"/>
              <w:rPr>
                <w:ins w:id="10459" w:author="Stefanie Lane" w:date="2022-06-23T15:12:00Z"/>
                <w:rFonts w:ascii="Calibri" w:eastAsia="Times New Roman" w:hAnsi="Calibri" w:cs="Calibri"/>
                <w:color w:val="000000"/>
                <w:rPrChange w:id="10460" w:author="Stefanie Lane" w:date="2022-06-23T15:12:00Z">
                  <w:rPr>
                    <w:ins w:id="10461" w:author="Stefanie Lane" w:date="2022-06-23T15:12:00Z"/>
                  </w:rPr>
                </w:rPrChange>
              </w:rPr>
              <w:pPrChange w:id="10462" w:author="Stefanie Lane" w:date="2022-06-23T15:12:00Z">
                <w:pPr>
                  <w:jc w:val="center"/>
                </w:pPr>
              </w:pPrChange>
            </w:pPr>
            <w:ins w:id="10463" w:author="Stefanie Lane" w:date="2022-06-23T15:12:00Z">
              <w:r w:rsidRPr="00EB4CE1">
                <w:rPr>
                  <w:rFonts w:ascii="Calibri" w:eastAsia="Times New Roman" w:hAnsi="Calibri" w:cs="Calibri"/>
                  <w:color w:val="000000"/>
                  <w:rPrChange w:id="10464" w:author="Stefanie Lane" w:date="2022-06-23T15:12:00Z">
                    <w:rPr/>
                  </w:rPrChange>
                </w:rPr>
                <w:t>NA</w:t>
              </w:r>
            </w:ins>
          </w:p>
        </w:tc>
      </w:tr>
      <w:tr w:rsidR="00EB4CE1" w:rsidRPr="00EB4CE1" w14:paraId="58A31154" w14:textId="77777777" w:rsidTr="006F10B7">
        <w:trPr>
          <w:trHeight w:val="290"/>
          <w:ins w:id="10465" w:author="Stefanie Lane" w:date="2022-06-23T15:12:00Z"/>
          <w:trPrChange w:id="1046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46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4D740C" w14:textId="77777777" w:rsidR="00EB4CE1" w:rsidRPr="00EB4CE1" w:rsidRDefault="00EB4CE1" w:rsidP="00EB4CE1">
            <w:pPr>
              <w:spacing w:after="0" w:line="240" w:lineRule="auto"/>
              <w:rPr>
                <w:ins w:id="10468" w:author="Stefanie Lane" w:date="2022-06-23T15:12:00Z"/>
                <w:rFonts w:ascii="Calibri" w:eastAsia="Times New Roman" w:hAnsi="Calibri" w:cs="Calibri"/>
                <w:color w:val="000000"/>
                <w:rPrChange w:id="10469" w:author="Stefanie Lane" w:date="2022-06-23T15:12:00Z">
                  <w:rPr>
                    <w:ins w:id="10470" w:author="Stefanie Lane" w:date="2022-06-23T15:12:00Z"/>
                  </w:rPr>
                </w:rPrChange>
              </w:rPr>
              <w:pPrChange w:id="1047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47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569D6DC" w14:textId="77777777" w:rsidR="00EB4CE1" w:rsidRPr="00EB4CE1" w:rsidRDefault="00EB4CE1" w:rsidP="00EB4CE1">
            <w:pPr>
              <w:spacing w:after="0" w:line="240" w:lineRule="auto"/>
              <w:rPr>
                <w:ins w:id="10473" w:author="Stefanie Lane" w:date="2022-06-23T15:12:00Z"/>
                <w:rFonts w:ascii="Calibri" w:eastAsia="Times New Roman" w:hAnsi="Calibri" w:cs="Calibri"/>
                <w:color w:val="000000"/>
                <w:rPrChange w:id="10474" w:author="Stefanie Lane" w:date="2022-06-23T15:12:00Z">
                  <w:rPr>
                    <w:ins w:id="10475" w:author="Stefanie Lane" w:date="2022-06-23T15:12:00Z"/>
                  </w:rPr>
                </w:rPrChange>
              </w:rPr>
              <w:pPrChange w:id="1047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47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864A259" w14:textId="77777777" w:rsidR="00EB4CE1" w:rsidRPr="00EB4CE1" w:rsidRDefault="00EB4CE1" w:rsidP="00EB4CE1">
            <w:pPr>
              <w:spacing w:after="0" w:line="240" w:lineRule="auto"/>
              <w:rPr>
                <w:ins w:id="10478" w:author="Stefanie Lane" w:date="2022-06-23T15:12:00Z"/>
                <w:rFonts w:ascii="Calibri" w:eastAsia="Times New Roman" w:hAnsi="Calibri" w:cs="Calibri"/>
                <w:i/>
                <w:iCs/>
                <w:color w:val="000000"/>
                <w:rPrChange w:id="10479" w:author="Stefanie Lane" w:date="2022-06-23T15:12:00Z">
                  <w:rPr>
                    <w:ins w:id="10480" w:author="Stefanie Lane" w:date="2022-06-23T15:12:00Z"/>
                  </w:rPr>
                </w:rPrChange>
              </w:rPr>
              <w:pPrChange w:id="10481" w:author="Stefanie Lane" w:date="2022-06-23T15:12:00Z">
                <w:pPr/>
              </w:pPrChange>
            </w:pPr>
            <w:ins w:id="10482" w:author="Stefanie Lane" w:date="2022-06-23T15:12:00Z">
              <w:r w:rsidRPr="00EB4CE1">
                <w:rPr>
                  <w:rFonts w:ascii="Calibri" w:eastAsia="Times New Roman" w:hAnsi="Calibri" w:cs="Calibri"/>
                  <w:i/>
                  <w:iCs/>
                  <w:color w:val="000000"/>
                  <w:rPrChange w:id="10483" w:author="Stefanie Lane" w:date="2022-06-23T15:12:00Z">
                    <w:rPr/>
                  </w:rPrChange>
                </w:rPr>
                <w:t>Carex sp.</w:t>
              </w:r>
            </w:ins>
          </w:p>
        </w:tc>
        <w:tc>
          <w:tcPr>
            <w:tcW w:w="869" w:type="dxa"/>
            <w:tcBorders>
              <w:top w:val="single" w:sz="4" w:space="0" w:color="auto"/>
              <w:left w:val="nil"/>
              <w:bottom w:val="single" w:sz="4" w:space="0" w:color="auto"/>
              <w:right w:val="nil"/>
            </w:tcBorders>
            <w:shd w:val="clear" w:color="auto" w:fill="auto"/>
            <w:noWrap/>
            <w:vAlign w:val="bottom"/>
            <w:hideMark/>
            <w:tcPrChange w:id="104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7B4DD71" w14:textId="77777777" w:rsidR="00EB4CE1" w:rsidRPr="00EB4CE1" w:rsidRDefault="00EB4CE1" w:rsidP="00EB4CE1">
            <w:pPr>
              <w:spacing w:after="0" w:line="240" w:lineRule="auto"/>
              <w:jc w:val="center"/>
              <w:rPr>
                <w:ins w:id="10485" w:author="Stefanie Lane" w:date="2022-06-23T15:12:00Z"/>
                <w:rFonts w:ascii="Calibri" w:eastAsia="Times New Roman" w:hAnsi="Calibri" w:cs="Calibri"/>
                <w:color w:val="000000"/>
                <w:rPrChange w:id="10486" w:author="Stefanie Lane" w:date="2022-06-23T15:12:00Z">
                  <w:rPr>
                    <w:ins w:id="10487" w:author="Stefanie Lane" w:date="2022-06-23T15:12:00Z"/>
                  </w:rPr>
                </w:rPrChange>
              </w:rPr>
              <w:pPrChange w:id="10488" w:author="Stefanie Lane" w:date="2022-06-23T15:12:00Z">
                <w:pPr>
                  <w:jc w:val="center"/>
                </w:pPr>
              </w:pPrChange>
            </w:pPr>
            <w:ins w:id="10489" w:author="Stefanie Lane" w:date="2022-06-23T15:12:00Z">
              <w:r w:rsidRPr="00EB4CE1">
                <w:rPr>
                  <w:rFonts w:ascii="Calibri" w:eastAsia="Times New Roman" w:hAnsi="Calibri" w:cs="Calibri"/>
                  <w:color w:val="000000"/>
                  <w:rPrChange w:id="10490"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4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09FF8DE" w14:textId="77777777" w:rsidR="00EB4CE1" w:rsidRPr="00EB4CE1" w:rsidRDefault="00EB4CE1" w:rsidP="00EB4CE1">
            <w:pPr>
              <w:spacing w:after="0" w:line="240" w:lineRule="auto"/>
              <w:jc w:val="center"/>
              <w:rPr>
                <w:ins w:id="10492" w:author="Stefanie Lane" w:date="2022-06-23T15:12:00Z"/>
                <w:rFonts w:ascii="Calibri" w:eastAsia="Times New Roman" w:hAnsi="Calibri" w:cs="Calibri"/>
                <w:color w:val="000000"/>
                <w:rPrChange w:id="10493" w:author="Stefanie Lane" w:date="2022-06-23T15:12:00Z">
                  <w:rPr>
                    <w:ins w:id="10494" w:author="Stefanie Lane" w:date="2022-06-23T15:12:00Z"/>
                  </w:rPr>
                </w:rPrChange>
              </w:rPr>
              <w:pPrChange w:id="10495" w:author="Stefanie Lane" w:date="2022-06-23T15:12:00Z">
                <w:pPr>
                  <w:jc w:val="center"/>
                </w:pPr>
              </w:pPrChange>
            </w:pPr>
            <w:ins w:id="10496" w:author="Stefanie Lane" w:date="2022-06-23T15:12:00Z">
              <w:r w:rsidRPr="00EB4CE1">
                <w:rPr>
                  <w:rFonts w:ascii="Calibri" w:eastAsia="Times New Roman" w:hAnsi="Calibri" w:cs="Calibri"/>
                  <w:color w:val="000000"/>
                  <w:rPrChange w:id="10497" w:author="Stefanie Lane" w:date="2022-06-23T15:12:00Z">
                    <w:rPr/>
                  </w:rPrChange>
                </w:rPr>
                <w:t>0.06</w:t>
              </w:r>
            </w:ins>
          </w:p>
        </w:tc>
        <w:tc>
          <w:tcPr>
            <w:tcW w:w="810" w:type="dxa"/>
            <w:tcBorders>
              <w:top w:val="single" w:sz="4" w:space="0" w:color="auto"/>
              <w:left w:val="nil"/>
              <w:bottom w:val="single" w:sz="4" w:space="0" w:color="auto"/>
              <w:right w:val="nil"/>
            </w:tcBorders>
            <w:shd w:val="clear" w:color="auto" w:fill="auto"/>
            <w:noWrap/>
            <w:vAlign w:val="bottom"/>
            <w:hideMark/>
            <w:tcPrChange w:id="1049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41B14B1" w14:textId="77777777" w:rsidR="00EB4CE1" w:rsidRPr="00EB4CE1" w:rsidRDefault="00EB4CE1" w:rsidP="00EB4CE1">
            <w:pPr>
              <w:spacing w:after="0" w:line="240" w:lineRule="auto"/>
              <w:jc w:val="center"/>
              <w:rPr>
                <w:ins w:id="10499" w:author="Stefanie Lane" w:date="2022-06-23T15:12:00Z"/>
                <w:rFonts w:ascii="Calibri" w:eastAsia="Times New Roman" w:hAnsi="Calibri" w:cs="Calibri"/>
                <w:color w:val="000000"/>
                <w:rPrChange w:id="10500" w:author="Stefanie Lane" w:date="2022-06-23T15:12:00Z">
                  <w:rPr>
                    <w:ins w:id="10501" w:author="Stefanie Lane" w:date="2022-06-23T15:12:00Z"/>
                  </w:rPr>
                </w:rPrChange>
              </w:rPr>
              <w:pPrChange w:id="10502" w:author="Stefanie Lane" w:date="2022-06-23T15:12:00Z">
                <w:pPr>
                  <w:jc w:val="center"/>
                </w:pPr>
              </w:pPrChange>
            </w:pPr>
            <w:ins w:id="10503" w:author="Stefanie Lane" w:date="2022-06-23T15:12:00Z">
              <w:r w:rsidRPr="00EB4CE1">
                <w:rPr>
                  <w:rFonts w:ascii="Calibri" w:eastAsia="Times New Roman" w:hAnsi="Calibri" w:cs="Calibri"/>
                  <w:color w:val="000000"/>
                  <w:rPrChange w:id="1050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50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DF5C568" w14:textId="77777777" w:rsidR="00EB4CE1" w:rsidRPr="00EB4CE1" w:rsidRDefault="00EB4CE1" w:rsidP="00EB4CE1">
            <w:pPr>
              <w:spacing w:after="0" w:line="240" w:lineRule="auto"/>
              <w:jc w:val="center"/>
              <w:rPr>
                <w:ins w:id="10506" w:author="Stefanie Lane" w:date="2022-06-23T15:12:00Z"/>
                <w:rFonts w:ascii="Calibri" w:eastAsia="Times New Roman" w:hAnsi="Calibri" w:cs="Calibri"/>
                <w:color w:val="000000"/>
                <w:rPrChange w:id="10507" w:author="Stefanie Lane" w:date="2022-06-23T15:12:00Z">
                  <w:rPr>
                    <w:ins w:id="10508" w:author="Stefanie Lane" w:date="2022-06-23T15:12:00Z"/>
                  </w:rPr>
                </w:rPrChange>
              </w:rPr>
              <w:pPrChange w:id="10509" w:author="Stefanie Lane" w:date="2022-06-23T15:12:00Z">
                <w:pPr>
                  <w:jc w:val="center"/>
                </w:pPr>
              </w:pPrChange>
            </w:pPr>
            <w:ins w:id="10510" w:author="Stefanie Lane" w:date="2022-06-23T15:12:00Z">
              <w:r w:rsidRPr="00EB4CE1">
                <w:rPr>
                  <w:rFonts w:ascii="Calibri" w:eastAsia="Times New Roman" w:hAnsi="Calibri" w:cs="Calibri"/>
                  <w:color w:val="000000"/>
                  <w:rPrChange w:id="10511" w:author="Stefanie Lane" w:date="2022-06-23T15:12:00Z">
                    <w:rPr/>
                  </w:rPrChange>
                </w:rPr>
                <w:t>NA</w:t>
              </w:r>
            </w:ins>
          </w:p>
        </w:tc>
      </w:tr>
      <w:tr w:rsidR="00EB4CE1" w:rsidRPr="00EB4CE1" w14:paraId="6F491D76" w14:textId="77777777" w:rsidTr="006F10B7">
        <w:trPr>
          <w:trHeight w:val="290"/>
          <w:ins w:id="10512" w:author="Stefanie Lane" w:date="2022-06-23T15:12:00Z"/>
          <w:trPrChange w:id="1051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51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2DCA8BF" w14:textId="77777777" w:rsidR="00EB4CE1" w:rsidRPr="00EB4CE1" w:rsidRDefault="00EB4CE1" w:rsidP="00EB4CE1">
            <w:pPr>
              <w:spacing w:after="0" w:line="240" w:lineRule="auto"/>
              <w:rPr>
                <w:ins w:id="10515" w:author="Stefanie Lane" w:date="2022-06-23T15:12:00Z"/>
                <w:rFonts w:ascii="Calibri" w:eastAsia="Times New Roman" w:hAnsi="Calibri" w:cs="Calibri"/>
                <w:color w:val="000000"/>
                <w:rPrChange w:id="10516" w:author="Stefanie Lane" w:date="2022-06-23T15:12:00Z">
                  <w:rPr>
                    <w:ins w:id="10517" w:author="Stefanie Lane" w:date="2022-06-23T15:12:00Z"/>
                  </w:rPr>
                </w:rPrChange>
              </w:rPr>
              <w:pPrChange w:id="1051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51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426A12" w14:textId="77777777" w:rsidR="00EB4CE1" w:rsidRPr="00EB4CE1" w:rsidRDefault="00EB4CE1" w:rsidP="00EB4CE1">
            <w:pPr>
              <w:spacing w:after="0" w:line="240" w:lineRule="auto"/>
              <w:rPr>
                <w:ins w:id="10520" w:author="Stefanie Lane" w:date="2022-06-23T15:12:00Z"/>
                <w:rFonts w:ascii="Calibri" w:eastAsia="Times New Roman" w:hAnsi="Calibri" w:cs="Calibri"/>
                <w:color w:val="000000"/>
                <w:rPrChange w:id="10521" w:author="Stefanie Lane" w:date="2022-06-23T15:12:00Z">
                  <w:rPr>
                    <w:ins w:id="10522" w:author="Stefanie Lane" w:date="2022-06-23T15:12:00Z"/>
                  </w:rPr>
                </w:rPrChange>
              </w:rPr>
              <w:pPrChange w:id="10523" w:author="Stefanie Lane" w:date="2022-06-23T15:12:00Z">
                <w:pPr/>
              </w:pPrChange>
            </w:pPr>
          </w:p>
        </w:tc>
        <w:tc>
          <w:tcPr>
            <w:tcW w:w="3320" w:type="dxa"/>
            <w:tcBorders>
              <w:top w:val="nil"/>
              <w:left w:val="nil"/>
              <w:bottom w:val="nil"/>
              <w:right w:val="nil"/>
            </w:tcBorders>
            <w:shd w:val="clear" w:color="auto" w:fill="auto"/>
            <w:noWrap/>
            <w:vAlign w:val="bottom"/>
            <w:hideMark/>
            <w:tcPrChange w:id="10524" w:author="Stefanie Lane" w:date="2022-06-23T15:14:00Z">
              <w:tcPr>
                <w:tcW w:w="3320" w:type="dxa"/>
                <w:tcBorders>
                  <w:top w:val="nil"/>
                  <w:left w:val="nil"/>
                  <w:bottom w:val="nil"/>
                  <w:right w:val="nil"/>
                </w:tcBorders>
                <w:shd w:val="clear" w:color="auto" w:fill="auto"/>
                <w:noWrap/>
                <w:vAlign w:val="bottom"/>
                <w:hideMark/>
              </w:tcPr>
            </w:tcPrChange>
          </w:tcPr>
          <w:p w14:paraId="1CEC27B5" w14:textId="77777777" w:rsidR="00EB4CE1" w:rsidRPr="00EB4CE1" w:rsidRDefault="00EB4CE1" w:rsidP="00EB4CE1">
            <w:pPr>
              <w:spacing w:after="0" w:line="240" w:lineRule="auto"/>
              <w:rPr>
                <w:ins w:id="10525" w:author="Stefanie Lane" w:date="2022-06-23T15:12:00Z"/>
                <w:rFonts w:ascii="Calibri" w:eastAsia="Times New Roman" w:hAnsi="Calibri" w:cs="Calibri"/>
                <w:i/>
                <w:iCs/>
                <w:color w:val="000000"/>
                <w:rPrChange w:id="10526" w:author="Stefanie Lane" w:date="2022-06-23T15:12:00Z">
                  <w:rPr>
                    <w:ins w:id="10527" w:author="Stefanie Lane" w:date="2022-06-23T15:12:00Z"/>
                  </w:rPr>
                </w:rPrChange>
              </w:rPr>
              <w:pPrChange w:id="10528" w:author="Stefanie Lane" w:date="2022-06-23T15:12:00Z">
                <w:pPr/>
              </w:pPrChange>
            </w:pPr>
            <w:ins w:id="10529" w:author="Stefanie Lane" w:date="2022-06-23T15:12:00Z">
              <w:r w:rsidRPr="00EB4CE1">
                <w:rPr>
                  <w:rFonts w:ascii="Calibri" w:eastAsia="Times New Roman" w:hAnsi="Calibri" w:cs="Calibri"/>
                  <w:i/>
                  <w:iCs/>
                  <w:color w:val="000000"/>
                  <w:rPrChange w:id="10530" w:author="Stefanie Lane" w:date="2022-06-23T15:12:00Z">
                    <w:rPr/>
                  </w:rPrChange>
                </w:rPr>
                <w:t>Galium sp.</w:t>
              </w:r>
            </w:ins>
          </w:p>
        </w:tc>
        <w:tc>
          <w:tcPr>
            <w:tcW w:w="869" w:type="dxa"/>
            <w:tcBorders>
              <w:top w:val="nil"/>
              <w:left w:val="nil"/>
              <w:bottom w:val="nil"/>
              <w:right w:val="nil"/>
            </w:tcBorders>
            <w:shd w:val="clear" w:color="auto" w:fill="auto"/>
            <w:noWrap/>
            <w:vAlign w:val="bottom"/>
            <w:hideMark/>
            <w:tcPrChange w:id="10531" w:author="Stefanie Lane" w:date="2022-06-23T15:14:00Z">
              <w:tcPr>
                <w:tcW w:w="960" w:type="dxa"/>
                <w:tcBorders>
                  <w:top w:val="nil"/>
                  <w:left w:val="nil"/>
                  <w:bottom w:val="nil"/>
                  <w:right w:val="nil"/>
                </w:tcBorders>
                <w:shd w:val="clear" w:color="auto" w:fill="auto"/>
                <w:noWrap/>
                <w:vAlign w:val="bottom"/>
                <w:hideMark/>
              </w:tcPr>
            </w:tcPrChange>
          </w:tcPr>
          <w:p w14:paraId="2ABC1C34" w14:textId="77777777" w:rsidR="00EB4CE1" w:rsidRPr="00EB4CE1" w:rsidRDefault="00EB4CE1" w:rsidP="00EB4CE1">
            <w:pPr>
              <w:spacing w:after="0" w:line="240" w:lineRule="auto"/>
              <w:jc w:val="center"/>
              <w:rPr>
                <w:ins w:id="10532" w:author="Stefanie Lane" w:date="2022-06-23T15:12:00Z"/>
                <w:rFonts w:ascii="Calibri" w:eastAsia="Times New Roman" w:hAnsi="Calibri" w:cs="Calibri"/>
                <w:color w:val="000000"/>
                <w:rPrChange w:id="10533" w:author="Stefanie Lane" w:date="2022-06-23T15:12:00Z">
                  <w:rPr>
                    <w:ins w:id="10534" w:author="Stefanie Lane" w:date="2022-06-23T15:12:00Z"/>
                  </w:rPr>
                </w:rPrChange>
              </w:rPr>
              <w:pPrChange w:id="10535" w:author="Stefanie Lane" w:date="2022-06-23T15:12:00Z">
                <w:pPr>
                  <w:jc w:val="center"/>
                </w:pPr>
              </w:pPrChange>
            </w:pPr>
            <w:ins w:id="10536" w:author="Stefanie Lane" w:date="2022-06-23T15:12:00Z">
              <w:r w:rsidRPr="00EB4CE1">
                <w:rPr>
                  <w:rFonts w:ascii="Calibri" w:eastAsia="Times New Roman" w:hAnsi="Calibri" w:cs="Calibri"/>
                  <w:color w:val="000000"/>
                  <w:rPrChange w:id="10537"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0538" w:author="Stefanie Lane" w:date="2022-06-23T15:14:00Z">
              <w:tcPr>
                <w:tcW w:w="960" w:type="dxa"/>
                <w:tcBorders>
                  <w:top w:val="nil"/>
                  <w:left w:val="nil"/>
                  <w:bottom w:val="nil"/>
                  <w:right w:val="nil"/>
                </w:tcBorders>
                <w:shd w:val="clear" w:color="auto" w:fill="auto"/>
                <w:noWrap/>
                <w:vAlign w:val="bottom"/>
                <w:hideMark/>
              </w:tcPr>
            </w:tcPrChange>
          </w:tcPr>
          <w:p w14:paraId="0D92BB61" w14:textId="77777777" w:rsidR="00EB4CE1" w:rsidRPr="00EB4CE1" w:rsidRDefault="00EB4CE1" w:rsidP="00EB4CE1">
            <w:pPr>
              <w:spacing w:after="0" w:line="240" w:lineRule="auto"/>
              <w:jc w:val="center"/>
              <w:rPr>
                <w:ins w:id="10539" w:author="Stefanie Lane" w:date="2022-06-23T15:12:00Z"/>
                <w:rFonts w:ascii="Calibri" w:eastAsia="Times New Roman" w:hAnsi="Calibri" w:cs="Calibri"/>
                <w:color w:val="000000"/>
                <w:rPrChange w:id="10540" w:author="Stefanie Lane" w:date="2022-06-23T15:12:00Z">
                  <w:rPr>
                    <w:ins w:id="10541" w:author="Stefanie Lane" w:date="2022-06-23T15:12:00Z"/>
                  </w:rPr>
                </w:rPrChange>
              </w:rPr>
              <w:pPrChange w:id="10542" w:author="Stefanie Lane" w:date="2022-06-23T15:12:00Z">
                <w:pPr>
                  <w:jc w:val="center"/>
                </w:pPr>
              </w:pPrChange>
            </w:pPr>
            <w:ins w:id="10543" w:author="Stefanie Lane" w:date="2022-06-23T15:12:00Z">
              <w:r w:rsidRPr="00EB4CE1">
                <w:rPr>
                  <w:rFonts w:ascii="Calibri" w:eastAsia="Times New Roman" w:hAnsi="Calibri" w:cs="Calibri"/>
                  <w:color w:val="000000"/>
                  <w:rPrChange w:id="10544"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0545" w:author="Stefanie Lane" w:date="2022-06-23T15:14:00Z">
              <w:tcPr>
                <w:tcW w:w="960" w:type="dxa"/>
                <w:tcBorders>
                  <w:top w:val="nil"/>
                  <w:left w:val="nil"/>
                  <w:bottom w:val="nil"/>
                  <w:right w:val="nil"/>
                </w:tcBorders>
                <w:shd w:val="clear" w:color="auto" w:fill="auto"/>
                <w:noWrap/>
                <w:vAlign w:val="bottom"/>
                <w:hideMark/>
              </w:tcPr>
            </w:tcPrChange>
          </w:tcPr>
          <w:p w14:paraId="512B2C76" w14:textId="77777777" w:rsidR="00EB4CE1" w:rsidRPr="00EB4CE1" w:rsidRDefault="00EB4CE1" w:rsidP="00EB4CE1">
            <w:pPr>
              <w:spacing w:after="0" w:line="240" w:lineRule="auto"/>
              <w:jc w:val="center"/>
              <w:rPr>
                <w:ins w:id="10546" w:author="Stefanie Lane" w:date="2022-06-23T15:12:00Z"/>
                <w:rFonts w:ascii="Calibri" w:eastAsia="Times New Roman" w:hAnsi="Calibri" w:cs="Calibri"/>
                <w:color w:val="000000"/>
                <w:rPrChange w:id="10547" w:author="Stefanie Lane" w:date="2022-06-23T15:12:00Z">
                  <w:rPr>
                    <w:ins w:id="10548" w:author="Stefanie Lane" w:date="2022-06-23T15:12:00Z"/>
                  </w:rPr>
                </w:rPrChange>
              </w:rPr>
              <w:pPrChange w:id="10549" w:author="Stefanie Lane" w:date="2022-06-23T15:12:00Z">
                <w:pPr>
                  <w:jc w:val="center"/>
                </w:pPr>
              </w:pPrChange>
            </w:pPr>
            <w:ins w:id="10550" w:author="Stefanie Lane" w:date="2022-06-23T15:12:00Z">
              <w:r w:rsidRPr="00EB4CE1">
                <w:rPr>
                  <w:rFonts w:ascii="Calibri" w:eastAsia="Times New Roman" w:hAnsi="Calibri" w:cs="Calibri"/>
                  <w:color w:val="000000"/>
                  <w:rPrChange w:id="10551"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055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0559BDD" w14:textId="77777777" w:rsidR="00EB4CE1" w:rsidRPr="00EB4CE1" w:rsidRDefault="00EB4CE1" w:rsidP="00EB4CE1">
            <w:pPr>
              <w:spacing w:after="0" w:line="240" w:lineRule="auto"/>
              <w:jc w:val="center"/>
              <w:rPr>
                <w:ins w:id="10553" w:author="Stefanie Lane" w:date="2022-06-23T15:12:00Z"/>
                <w:rFonts w:ascii="Calibri" w:eastAsia="Times New Roman" w:hAnsi="Calibri" w:cs="Calibri"/>
                <w:color w:val="000000"/>
                <w:rPrChange w:id="10554" w:author="Stefanie Lane" w:date="2022-06-23T15:12:00Z">
                  <w:rPr>
                    <w:ins w:id="10555" w:author="Stefanie Lane" w:date="2022-06-23T15:12:00Z"/>
                  </w:rPr>
                </w:rPrChange>
              </w:rPr>
              <w:pPrChange w:id="10556" w:author="Stefanie Lane" w:date="2022-06-23T15:12:00Z">
                <w:pPr>
                  <w:jc w:val="center"/>
                </w:pPr>
              </w:pPrChange>
            </w:pPr>
            <w:ins w:id="10557" w:author="Stefanie Lane" w:date="2022-06-23T15:12:00Z">
              <w:r w:rsidRPr="00EB4CE1">
                <w:rPr>
                  <w:rFonts w:ascii="Calibri" w:eastAsia="Times New Roman" w:hAnsi="Calibri" w:cs="Calibri"/>
                  <w:color w:val="000000"/>
                  <w:rPrChange w:id="10558" w:author="Stefanie Lane" w:date="2022-06-23T15:12:00Z">
                    <w:rPr/>
                  </w:rPrChange>
                </w:rPr>
                <w:t>NA</w:t>
              </w:r>
            </w:ins>
          </w:p>
        </w:tc>
      </w:tr>
      <w:tr w:rsidR="00EB4CE1" w:rsidRPr="00EB4CE1" w14:paraId="3F10859D" w14:textId="77777777" w:rsidTr="006F10B7">
        <w:trPr>
          <w:trHeight w:val="290"/>
          <w:ins w:id="10559" w:author="Stefanie Lane" w:date="2022-06-23T15:12:00Z"/>
          <w:trPrChange w:id="1056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56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2FC3034" w14:textId="77777777" w:rsidR="00EB4CE1" w:rsidRPr="00EB4CE1" w:rsidRDefault="00EB4CE1" w:rsidP="00EB4CE1">
            <w:pPr>
              <w:spacing w:after="0" w:line="240" w:lineRule="auto"/>
              <w:rPr>
                <w:ins w:id="10562" w:author="Stefanie Lane" w:date="2022-06-23T15:12:00Z"/>
                <w:rFonts w:ascii="Calibri" w:eastAsia="Times New Roman" w:hAnsi="Calibri" w:cs="Calibri"/>
                <w:color w:val="000000"/>
                <w:rPrChange w:id="10563" w:author="Stefanie Lane" w:date="2022-06-23T15:12:00Z">
                  <w:rPr>
                    <w:ins w:id="10564" w:author="Stefanie Lane" w:date="2022-06-23T15:12:00Z"/>
                  </w:rPr>
                </w:rPrChange>
              </w:rPr>
              <w:pPrChange w:id="1056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56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FD2182C" w14:textId="77777777" w:rsidR="00EB4CE1" w:rsidRPr="00EB4CE1" w:rsidRDefault="00EB4CE1" w:rsidP="00EB4CE1">
            <w:pPr>
              <w:spacing w:after="0" w:line="240" w:lineRule="auto"/>
              <w:rPr>
                <w:ins w:id="10567" w:author="Stefanie Lane" w:date="2022-06-23T15:12:00Z"/>
                <w:rFonts w:ascii="Calibri" w:eastAsia="Times New Roman" w:hAnsi="Calibri" w:cs="Calibri"/>
                <w:color w:val="000000"/>
                <w:rPrChange w:id="10568" w:author="Stefanie Lane" w:date="2022-06-23T15:12:00Z">
                  <w:rPr>
                    <w:ins w:id="10569" w:author="Stefanie Lane" w:date="2022-06-23T15:12:00Z"/>
                  </w:rPr>
                </w:rPrChange>
              </w:rPr>
              <w:pPrChange w:id="1057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57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9F655A8" w14:textId="77777777" w:rsidR="00EB4CE1" w:rsidRPr="00EB4CE1" w:rsidRDefault="00EB4CE1" w:rsidP="00EB4CE1">
            <w:pPr>
              <w:spacing w:after="0" w:line="240" w:lineRule="auto"/>
              <w:rPr>
                <w:ins w:id="10572" w:author="Stefanie Lane" w:date="2022-06-23T15:12:00Z"/>
                <w:rFonts w:ascii="Calibri" w:eastAsia="Times New Roman" w:hAnsi="Calibri" w:cs="Calibri"/>
                <w:i/>
                <w:iCs/>
                <w:color w:val="000000"/>
                <w:rPrChange w:id="10573" w:author="Stefanie Lane" w:date="2022-06-23T15:12:00Z">
                  <w:rPr>
                    <w:ins w:id="10574" w:author="Stefanie Lane" w:date="2022-06-23T15:12:00Z"/>
                  </w:rPr>
                </w:rPrChange>
              </w:rPr>
              <w:pPrChange w:id="10575" w:author="Stefanie Lane" w:date="2022-06-23T15:12:00Z">
                <w:pPr/>
              </w:pPrChange>
            </w:pPr>
            <w:ins w:id="10576" w:author="Stefanie Lane" w:date="2022-06-23T15:12:00Z">
              <w:r w:rsidRPr="00EB4CE1">
                <w:rPr>
                  <w:rFonts w:ascii="Calibri" w:eastAsia="Times New Roman" w:hAnsi="Calibri" w:cs="Calibri"/>
                  <w:i/>
                  <w:iCs/>
                  <w:color w:val="000000"/>
                  <w:rPrChange w:id="10577" w:author="Stefanie Lane" w:date="2022-06-23T15:12:00Z">
                    <w:rPr/>
                  </w:rPrChange>
                </w:rPr>
                <w:t xml:space="preserve">Juncus </w:t>
              </w:r>
              <w:proofErr w:type="spellStart"/>
              <w:r w:rsidRPr="00EB4CE1">
                <w:rPr>
                  <w:rFonts w:ascii="Calibri" w:eastAsia="Times New Roman" w:hAnsi="Calibri" w:cs="Calibri"/>
                  <w:i/>
                  <w:iCs/>
                  <w:color w:val="000000"/>
                  <w:rPrChange w:id="10578" w:author="Stefanie Lane" w:date="2022-06-23T15:12:00Z">
                    <w:rPr/>
                  </w:rPrChange>
                </w:rPr>
                <w:t>oxymeris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057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A40E9AB" w14:textId="77777777" w:rsidR="00EB4CE1" w:rsidRPr="00EB4CE1" w:rsidRDefault="00EB4CE1" w:rsidP="00EB4CE1">
            <w:pPr>
              <w:spacing w:after="0" w:line="240" w:lineRule="auto"/>
              <w:jc w:val="center"/>
              <w:rPr>
                <w:ins w:id="10580" w:author="Stefanie Lane" w:date="2022-06-23T15:12:00Z"/>
                <w:rFonts w:ascii="Calibri" w:eastAsia="Times New Roman" w:hAnsi="Calibri" w:cs="Calibri"/>
                <w:color w:val="000000"/>
                <w:rPrChange w:id="10581" w:author="Stefanie Lane" w:date="2022-06-23T15:12:00Z">
                  <w:rPr>
                    <w:ins w:id="10582" w:author="Stefanie Lane" w:date="2022-06-23T15:12:00Z"/>
                  </w:rPr>
                </w:rPrChange>
              </w:rPr>
              <w:pPrChange w:id="10583" w:author="Stefanie Lane" w:date="2022-06-23T15:12:00Z">
                <w:pPr>
                  <w:jc w:val="center"/>
                </w:pPr>
              </w:pPrChange>
            </w:pPr>
            <w:ins w:id="10584" w:author="Stefanie Lane" w:date="2022-06-23T15:12:00Z">
              <w:r w:rsidRPr="00EB4CE1">
                <w:rPr>
                  <w:rFonts w:ascii="Calibri" w:eastAsia="Times New Roman" w:hAnsi="Calibri" w:cs="Calibri"/>
                  <w:color w:val="000000"/>
                  <w:rPrChange w:id="1058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058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7512494" w14:textId="77777777" w:rsidR="00EB4CE1" w:rsidRPr="00EB4CE1" w:rsidRDefault="00EB4CE1" w:rsidP="00EB4CE1">
            <w:pPr>
              <w:spacing w:after="0" w:line="240" w:lineRule="auto"/>
              <w:jc w:val="center"/>
              <w:rPr>
                <w:ins w:id="10587" w:author="Stefanie Lane" w:date="2022-06-23T15:12:00Z"/>
                <w:rFonts w:ascii="Calibri" w:eastAsia="Times New Roman" w:hAnsi="Calibri" w:cs="Calibri"/>
                <w:color w:val="000000"/>
                <w:rPrChange w:id="10588" w:author="Stefanie Lane" w:date="2022-06-23T15:12:00Z">
                  <w:rPr>
                    <w:ins w:id="10589" w:author="Stefanie Lane" w:date="2022-06-23T15:12:00Z"/>
                  </w:rPr>
                </w:rPrChange>
              </w:rPr>
              <w:pPrChange w:id="10590" w:author="Stefanie Lane" w:date="2022-06-23T15:12:00Z">
                <w:pPr>
                  <w:jc w:val="center"/>
                </w:pPr>
              </w:pPrChange>
            </w:pPr>
            <w:ins w:id="10591" w:author="Stefanie Lane" w:date="2022-06-23T15:12:00Z">
              <w:r w:rsidRPr="00EB4CE1">
                <w:rPr>
                  <w:rFonts w:ascii="Calibri" w:eastAsia="Times New Roman" w:hAnsi="Calibri" w:cs="Calibri"/>
                  <w:color w:val="000000"/>
                  <w:rPrChange w:id="10592" w:author="Stefanie Lane" w:date="2022-06-23T15:12:00Z">
                    <w:rPr/>
                  </w:rPrChange>
                </w:rPr>
                <w:t>0.09</w:t>
              </w:r>
            </w:ins>
          </w:p>
        </w:tc>
        <w:tc>
          <w:tcPr>
            <w:tcW w:w="810" w:type="dxa"/>
            <w:tcBorders>
              <w:top w:val="single" w:sz="4" w:space="0" w:color="auto"/>
              <w:left w:val="nil"/>
              <w:bottom w:val="single" w:sz="4" w:space="0" w:color="auto"/>
              <w:right w:val="nil"/>
            </w:tcBorders>
            <w:shd w:val="clear" w:color="auto" w:fill="auto"/>
            <w:noWrap/>
            <w:vAlign w:val="bottom"/>
            <w:hideMark/>
            <w:tcPrChange w:id="105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EF52B57" w14:textId="77777777" w:rsidR="00EB4CE1" w:rsidRPr="00EB4CE1" w:rsidRDefault="00EB4CE1" w:rsidP="00EB4CE1">
            <w:pPr>
              <w:spacing w:after="0" w:line="240" w:lineRule="auto"/>
              <w:jc w:val="center"/>
              <w:rPr>
                <w:ins w:id="10594" w:author="Stefanie Lane" w:date="2022-06-23T15:12:00Z"/>
                <w:rFonts w:ascii="Calibri" w:eastAsia="Times New Roman" w:hAnsi="Calibri" w:cs="Calibri"/>
                <w:color w:val="000000"/>
                <w:rPrChange w:id="10595" w:author="Stefanie Lane" w:date="2022-06-23T15:12:00Z">
                  <w:rPr>
                    <w:ins w:id="10596" w:author="Stefanie Lane" w:date="2022-06-23T15:12:00Z"/>
                  </w:rPr>
                </w:rPrChange>
              </w:rPr>
              <w:pPrChange w:id="10597" w:author="Stefanie Lane" w:date="2022-06-23T15:12:00Z">
                <w:pPr>
                  <w:jc w:val="center"/>
                </w:pPr>
              </w:pPrChange>
            </w:pPr>
            <w:ins w:id="10598" w:author="Stefanie Lane" w:date="2022-06-23T15:12:00Z">
              <w:r w:rsidRPr="00EB4CE1">
                <w:rPr>
                  <w:rFonts w:ascii="Calibri" w:eastAsia="Times New Roman" w:hAnsi="Calibri" w:cs="Calibri"/>
                  <w:color w:val="000000"/>
                  <w:rPrChange w:id="1059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60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E8C7FD3" w14:textId="77777777" w:rsidR="00EB4CE1" w:rsidRPr="00EB4CE1" w:rsidRDefault="00EB4CE1" w:rsidP="00EB4CE1">
            <w:pPr>
              <w:spacing w:after="0" w:line="240" w:lineRule="auto"/>
              <w:jc w:val="center"/>
              <w:rPr>
                <w:ins w:id="10601" w:author="Stefanie Lane" w:date="2022-06-23T15:12:00Z"/>
                <w:rFonts w:ascii="Calibri" w:eastAsia="Times New Roman" w:hAnsi="Calibri" w:cs="Calibri"/>
                <w:color w:val="000000"/>
                <w:rPrChange w:id="10602" w:author="Stefanie Lane" w:date="2022-06-23T15:12:00Z">
                  <w:rPr>
                    <w:ins w:id="10603" w:author="Stefanie Lane" w:date="2022-06-23T15:12:00Z"/>
                  </w:rPr>
                </w:rPrChange>
              </w:rPr>
              <w:pPrChange w:id="10604" w:author="Stefanie Lane" w:date="2022-06-23T15:12:00Z">
                <w:pPr>
                  <w:jc w:val="center"/>
                </w:pPr>
              </w:pPrChange>
            </w:pPr>
            <w:ins w:id="10605" w:author="Stefanie Lane" w:date="2022-06-23T15:12:00Z">
              <w:r w:rsidRPr="00EB4CE1">
                <w:rPr>
                  <w:rFonts w:ascii="Calibri" w:eastAsia="Times New Roman" w:hAnsi="Calibri" w:cs="Calibri"/>
                  <w:color w:val="000000"/>
                  <w:rPrChange w:id="10606" w:author="Stefanie Lane" w:date="2022-06-23T15:12:00Z">
                    <w:rPr/>
                  </w:rPrChange>
                </w:rPr>
                <w:t>NA</w:t>
              </w:r>
            </w:ins>
          </w:p>
        </w:tc>
      </w:tr>
      <w:tr w:rsidR="00EB4CE1" w:rsidRPr="00EB4CE1" w14:paraId="69F2C459" w14:textId="77777777" w:rsidTr="006F10B7">
        <w:trPr>
          <w:trHeight w:val="300"/>
          <w:ins w:id="10607" w:author="Stefanie Lane" w:date="2022-06-23T15:12:00Z"/>
          <w:trPrChange w:id="10608"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060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7E2A835" w14:textId="77777777" w:rsidR="00EB4CE1" w:rsidRPr="00EB4CE1" w:rsidRDefault="00EB4CE1" w:rsidP="00EB4CE1">
            <w:pPr>
              <w:spacing w:after="0" w:line="240" w:lineRule="auto"/>
              <w:rPr>
                <w:ins w:id="10610" w:author="Stefanie Lane" w:date="2022-06-23T15:12:00Z"/>
                <w:rFonts w:ascii="Calibri" w:eastAsia="Times New Roman" w:hAnsi="Calibri" w:cs="Calibri"/>
                <w:color w:val="000000"/>
                <w:rPrChange w:id="10611" w:author="Stefanie Lane" w:date="2022-06-23T15:12:00Z">
                  <w:rPr>
                    <w:ins w:id="10612" w:author="Stefanie Lane" w:date="2022-06-23T15:12:00Z"/>
                  </w:rPr>
                </w:rPrChange>
              </w:rPr>
              <w:pPrChange w:id="1061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61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D5BE0BB" w14:textId="77777777" w:rsidR="00EB4CE1" w:rsidRPr="00EB4CE1" w:rsidRDefault="00EB4CE1" w:rsidP="00EB4CE1">
            <w:pPr>
              <w:spacing w:after="0" w:line="240" w:lineRule="auto"/>
              <w:rPr>
                <w:ins w:id="10615" w:author="Stefanie Lane" w:date="2022-06-23T15:12:00Z"/>
                <w:rFonts w:ascii="Calibri" w:eastAsia="Times New Roman" w:hAnsi="Calibri" w:cs="Calibri"/>
                <w:color w:val="000000"/>
                <w:rPrChange w:id="10616" w:author="Stefanie Lane" w:date="2022-06-23T15:12:00Z">
                  <w:rPr>
                    <w:ins w:id="10617" w:author="Stefanie Lane" w:date="2022-06-23T15:12:00Z"/>
                  </w:rPr>
                </w:rPrChange>
              </w:rPr>
              <w:pPrChange w:id="10618"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0619"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58C939ED" w14:textId="77777777" w:rsidR="00EB4CE1" w:rsidRPr="00EB4CE1" w:rsidRDefault="00EB4CE1" w:rsidP="00EB4CE1">
            <w:pPr>
              <w:spacing w:after="0" w:line="240" w:lineRule="auto"/>
              <w:rPr>
                <w:ins w:id="10620" w:author="Stefanie Lane" w:date="2022-06-23T15:12:00Z"/>
                <w:rFonts w:ascii="Calibri" w:eastAsia="Times New Roman" w:hAnsi="Calibri" w:cs="Calibri"/>
                <w:i/>
                <w:iCs/>
                <w:color w:val="000000"/>
                <w:rPrChange w:id="10621" w:author="Stefanie Lane" w:date="2022-06-23T15:12:00Z">
                  <w:rPr>
                    <w:ins w:id="10622" w:author="Stefanie Lane" w:date="2022-06-23T15:12:00Z"/>
                  </w:rPr>
                </w:rPrChange>
              </w:rPr>
              <w:pPrChange w:id="10623" w:author="Stefanie Lane" w:date="2022-06-23T15:12:00Z">
                <w:pPr/>
              </w:pPrChange>
            </w:pPr>
            <w:ins w:id="10624" w:author="Stefanie Lane" w:date="2022-06-23T15:12:00Z">
              <w:r w:rsidRPr="00EB4CE1">
                <w:rPr>
                  <w:rFonts w:ascii="Calibri" w:eastAsia="Times New Roman" w:hAnsi="Calibri" w:cs="Calibri"/>
                  <w:i/>
                  <w:iCs/>
                  <w:color w:val="000000"/>
                  <w:rPrChange w:id="10625" w:author="Stefanie Lane" w:date="2022-06-23T15:12:00Z">
                    <w:rPr/>
                  </w:rPrChange>
                </w:rPr>
                <w:t xml:space="preserve">Salix </w:t>
              </w:r>
              <w:proofErr w:type="spellStart"/>
              <w:r w:rsidRPr="00EB4CE1">
                <w:rPr>
                  <w:rFonts w:ascii="Calibri" w:eastAsia="Times New Roman" w:hAnsi="Calibri" w:cs="Calibri"/>
                  <w:i/>
                  <w:iCs/>
                  <w:color w:val="000000"/>
                  <w:rPrChange w:id="10626" w:author="Stefanie Lane" w:date="2022-06-23T15:12:00Z">
                    <w:rPr/>
                  </w:rPrChange>
                </w:rPr>
                <w:t>sitchensis</w:t>
              </w:r>
              <w:proofErr w:type="spellEnd"/>
            </w:ins>
          </w:p>
        </w:tc>
        <w:tc>
          <w:tcPr>
            <w:tcW w:w="869" w:type="dxa"/>
            <w:tcBorders>
              <w:top w:val="nil"/>
              <w:left w:val="nil"/>
              <w:bottom w:val="single" w:sz="8" w:space="0" w:color="auto"/>
              <w:right w:val="nil"/>
            </w:tcBorders>
            <w:shd w:val="clear" w:color="auto" w:fill="auto"/>
            <w:noWrap/>
            <w:vAlign w:val="bottom"/>
            <w:hideMark/>
            <w:tcPrChange w:id="1062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AC02AB1" w14:textId="77777777" w:rsidR="00EB4CE1" w:rsidRPr="00EB4CE1" w:rsidRDefault="00EB4CE1" w:rsidP="00EB4CE1">
            <w:pPr>
              <w:spacing w:after="0" w:line="240" w:lineRule="auto"/>
              <w:jc w:val="center"/>
              <w:rPr>
                <w:ins w:id="10628" w:author="Stefanie Lane" w:date="2022-06-23T15:12:00Z"/>
                <w:rFonts w:ascii="Calibri" w:eastAsia="Times New Roman" w:hAnsi="Calibri" w:cs="Calibri"/>
                <w:color w:val="000000"/>
                <w:rPrChange w:id="10629" w:author="Stefanie Lane" w:date="2022-06-23T15:12:00Z">
                  <w:rPr>
                    <w:ins w:id="10630" w:author="Stefanie Lane" w:date="2022-06-23T15:12:00Z"/>
                  </w:rPr>
                </w:rPrChange>
              </w:rPr>
              <w:pPrChange w:id="10631" w:author="Stefanie Lane" w:date="2022-06-23T15:12:00Z">
                <w:pPr>
                  <w:jc w:val="center"/>
                </w:pPr>
              </w:pPrChange>
            </w:pPr>
            <w:ins w:id="10632" w:author="Stefanie Lane" w:date="2022-06-23T15:12:00Z">
              <w:r w:rsidRPr="00EB4CE1">
                <w:rPr>
                  <w:rFonts w:ascii="Calibri" w:eastAsia="Times New Roman" w:hAnsi="Calibri" w:cs="Calibri"/>
                  <w:color w:val="000000"/>
                  <w:rPrChange w:id="10633"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0634"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793289DC" w14:textId="77777777" w:rsidR="00EB4CE1" w:rsidRPr="00EB4CE1" w:rsidRDefault="00EB4CE1" w:rsidP="00EB4CE1">
            <w:pPr>
              <w:spacing w:after="0" w:line="240" w:lineRule="auto"/>
              <w:jc w:val="center"/>
              <w:rPr>
                <w:ins w:id="10635" w:author="Stefanie Lane" w:date="2022-06-23T15:12:00Z"/>
                <w:rFonts w:ascii="Calibri" w:eastAsia="Times New Roman" w:hAnsi="Calibri" w:cs="Calibri"/>
                <w:color w:val="000000"/>
                <w:rPrChange w:id="10636" w:author="Stefanie Lane" w:date="2022-06-23T15:12:00Z">
                  <w:rPr>
                    <w:ins w:id="10637" w:author="Stefanie Lane" w:date="2022-06-23T15:12:00Z"/>
                  </w:rPr>
                </w:rPrChange>
              </w:rPr>
              <w:pPrChange w:id="10638" w:author="Stefanie Lane" w:date="2022-06-23T15:12:00Z">
                <w:pPr>
                  <w:jc w:val="center"/>
                </w:pPr>
              </w:pPrChange>
            </w:pPr>
            <w:ins w:id="10639" w:author="Stefanie Lane" w:date="2022-06-23T15:12:00Z">
              <w:r w:rsidRPr="00EB4CE1">
                <w:rPr>
                  <w:rFonts w:ascii="Calibri" w:eastAsia="Times New Roman" w:hAnsi="Calibri" w:cs="Calibri"/>
                  <w:color w:val="000000"/>
                  <w:rPrChange w:id="10640" w:author="Stefanie Lane" w:date="2022-06-23T15:12:00Z">
                    <w:rPr/>
                  </w:rPrChange>
                </w:rPr>
                <w:t>0.03</w:t>
              </w:r>
            </w:ins>
          </w:p>
        </w:tc>
        <w:tc>
          <w:tcPr>
            <w:tcW w:w="810" w:type="dxa"/>
            <w:tcBorders>
              <w:top w:val="nil"/>
              <w:left w:val="nil"/>
              <w:bottom w:val="single" w:sz="8" w:space="0" w:color="auto"/>
              <w:right w:val="nil"/>
            </w:tcBorders>
            <w:shd w:val="clear" w:color="auto" w:fill="auto"/>
            <w:noWrap/>
            <w:vAlign w:val="bottom"/>
            <w:hideMark/>
            <w:tcPrChange w:id="1064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2DFBAA7" w14:textId="77777777" w:rsidR="00EB4CE1" w:rsidRPr="00EB4CE1" w:rsidRDefault="00EB4CE1" w:rsidP="00EB4CE1">
            <w:pPr>
              <w:spacing w:after="0" w:line="240" w:lineRule="auto"/>
              <w:jc w:val="center"/>
              <w:rPr>
                <w:ins w:id="10642" w:author="Stefanie Lane" w:date="2022-06-23T15:12:00Z"/>
                <w:rFonts w:ascii="Calibri" w:eastAsia="Times New Roman" w:hAnsi="Calibri" w:cs="Calibri"/>
                <w:color w:val="000000"/>
                <w:rPrChange w:id="10643" w:author="Stefanie Lane" w:date="2022-06-23T15:12:00Z">
                  <w:rPr>
                    <w:ins w:id="10644" w:author="Stefanie Lane" w:date="2022-06-23T15:12:00Z"/>
                  </w:rPr>
                </w:rPrChange>
              </w:rPr>
              <w:pPrChange w:id="10645" w:author="Stefanie Lane" w:date="2022-06-23T15:12:00Z">
                <w:pPr>
                  <w:jc w:val="center"/>
                </w:pPr>
              </w:pPrChange>
            </w:pPr>
            <w:ins w:id="10646" w:author="Stefanie Lane" w:date="2022-06-23T15:12:00Z">
              <w:r w:rsidRPr="00EB4CE1">
                <w:rPr>
                  <w:rFonts w:ascii="Calibri" w:eastAsia="Times New Roman" w:hAnsi="Calibri" w:cs="Calibri"/>
                  <w:color w:val="000000"/>
                  <w:rPrChange w:id="10647"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0648"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7C086AB6" w14:textId="77777777" w:rsidR="00EB4CE1" w:rsidRPr="00EB4CE1" w:rsidRDefault="00EB4CE1" w:rsidP="00EB4CE1">
            <w:pPr>
              <w:spacing w:after="0" w:line="240" w:lineRule="auto"/>
              <w:jc w:val="center"/>
              <w:rPr>
                <w:ins w:id="10649" w:author="Stefanie Lane" w:date="2022-06-23T15:12:00Z"/>
                <w:rFonts w:ascii="Calibri" w:eastAsia="Times New Roman" w:hAnsi="Calibri" w:cs="Calibri"/>
                <w:color w:val="000000"/>
                <w:rPrChange w:id="10650" w:author="Stefanie Lane" w:date="2022-06-23T15:12:00Z">
                  <w:rPr>
                    <w:ins w:id="10651" w:author="Stefanie Lane" w:date="2022-06-23T15:12:00Z"/>
                  </w:rPr>
                </w:rPrChange>
              </w:rPr>
              <w:pPrChange w:id="10652" w:author="Stefanie Lane" w:date="2022-06-23T15:12:00Z">
                <w:pPr>
                  <w:jc w:val="center"/>
                </w:pPr>
              </w:pPrChange>
            </w:pPr>
            <w:ins w:id="10653" w:author="Stefanie Lane" w:date="2022-06-23T15:12:00Z">
              <w:r w:rsidRPr="00EB4CE1">
                <w:rPr>
                  <w:rFonts w:ascii="Calibri" w:eastAsia="Times New Roman" w:hAnsi="Calibri" w:cs="Calibri"/>
                  <w:color w:val="000000"/>
                  <w:rPrChange w:id="10654" w:author="Stefanie Lane" w:date="2022-06-23T15:12:00Z">
                    <w:rPr/>
                  </w:rPrChange>
                </w:rPr>
                <w:t>NA</w:t>
              </w:r>
            </w:ins>
          </w:p>
        </w:tc>
      </w:tr>
      <w:tr w:rsidR="00EB4CE1" w:rsidRPr="00EB4CE1" w14:paraId="0CC68DEE" w14:textId="77777777" w:rsidTr="006F10B7">
        <w:trPr>
          <w:trHeight w:val="290"/>
          <w:ins w:id="10655" w:author="Stefanie Lane" w:date="2022-06-23T15:12:00Z"/>
          <w:trPrChange w:id="10656" w:author="Stefanie Lane" w:date="2022-06-23T15:14:00Z">
            <w:trPr>
              <w:trHeight w:val="290"/>
            </w:trPr>
          </w:trPrChange>
        </w:trPr>
        <w:tc>
          <w:tcPr>
            <w:tcW w:w="1311" w:type="dxa"/>
            <w:tcBorders>
              <w:top w:val="nil"/>
              <w:left w:val="nil"/>
              <w:bottom w:val="nil"/>
              <w:right w:val="nil"/>
            </w:tcBorders>
            <w:shd w:val="clear" w:color="auto" w:fill="auto"/>
            <w:noWrap/>
            <w:vAlign w:val="center"/>
            <w:hideMark/>
            <w:tcPrChange w:id="10657" w:author="Stefanie Lane" w:date="2022-06-23T15:14:00Z">
              <w:tcPr>
                <w:tcW w:w="1240" w:type="dxa"/>
                <w:tcBorders>
                  <w:top w:val="nil"/>
                  <w:left w:val="nil"/>
                  <w:bottom w:val="nil"/>
                  <w:right w:val="nil"/>
                </w:tcBorders>
                <w:shd w:val="clear" w:color="auto" w:fill="auto"/>
                <w:noWrap/>
                <w:vAlign w:val="center"/>
                <w:hideMark/>
              </w:tcPr>
            </w:tcPrChange>
          </w:tcPr>
          <w:p w14:paraId="21636A78" w14:textId="77777777" w:rsidR="00EB4CE1" w:rsidRPr="00EB4CE1" w:rsidRDefault="00EB4CE1" w:rsidP="00EB4CE1">
            <w:pPr>
              <w:spacing w:after="0" w:line="240" w:lineRule="auto"/>
              <w:jc w:val="center"/>
              <w:rPr>
                <w:ins w:id="10658" w:author="Stefanie Lane" w:date="2022-06-23T15:12:00Z"/>
                <w:rFonts w:ascii="Calibri" w:eastAsia="Times New Roman" w:hAnsi="Calibri" w:cs="Calibri"/>
                <w:color w:val="000000"/>
                <w:rPrChange w:id="10659" w:author="Stefanie Lane" w:date="2022-06-23T15:12:00Z">
                  <w:rPr>
                    <w:ins w:id="10660" w:author="Stefanie Lane" w:date="2022-06-23T15:12:00Z"/>
                  </w:rPr>
                </w:rPrChange>
              </w:rPr>
              <w:pPrChange w:id="10661" w:author="Stefanie Lane" w:date="2022-06-23T15:12:00Z">
                <w:pPr>
                  <w:jc w:val="center"/>
                </w:pPr>
              </w:pPrChange>
            </w:pPr>
          </w:p>
        </w:tc>
        <w:tc>
          <w:tcPr>
            <w:tcW w:w="1160" w:type="dxa"/>
            <w:tcBorders>
              <w:top w:val="nil"/>
              <w:left w:val="nil"/>
              <w:bottom w:val="nil"/>
              <w:right w:val="nil"/>
            </w:tcBorders>
            <w:shd w:val="clear" w:color="auto" w:fill="auto"/>
            <w:noWrap/>
            <w:vAlign w:val="center"/>
            <w:hideMark/>
            <w:tcPrChange w:id="10662" w:author="Stefanie Lane" w:date="2022-06-23T15:14:00Z">
              <w:tcPr>
                <w:tcW w:w="1160" w:type="dxa"/>
                <w:tcBorders>
                  <w:top w:val="nil"/>
                  <w:left w:val="nil"/>
                  <w:bottom w:val="nil"/>
                  <w:right w:val="nil"/>
                </w:tcBorders>
                <w:shd w:val="clear" w:color="auto" w:fill="auto"/>
                <w:noWrap/>
                <w:vAlign w:val="center"/>
                <w:hideMark/>
              </w:tcPr>
            </w:tcPrChange>
          </w:tcPr>
          <w:p w14:paraId="7DF832CA" w14:textId="77777777" w:rsidR="00EB4CE1" w:rsidRPr="00EB4CE1" w:rsidRDefault="00EB4CE1" w:rsidP="00EB4CE1">
            <w:pPr>
              <w:spacing w:after="0" w:line="240" w:lineRule="auto"/>
              <w:jc w:val="center"/>
              <w:rPr>
                <w:ins w:id="10663" w:author="Stefanie Lane" w:date="2022-06-23T15:12:00Z"/>
                <w:rFonts w:ascii="Times New Roman" w:eastAsia="Times New Roman" w:hAnsi="Times New Roman" w:cs="Times New Roman"/>
                <w:sz w:val="20"/>
                <w:szCs w:val="20"/>
                <w:rPrChange w:id="10664" w:author="Stefanie Lane" w:date="2022-06-23T15:12:00Z">
                  <w:rPr>
                    <w:ins w:id="10665" w:author="Stefanie Lane" w:date="2022-06-23T15:12:00Z"/>
                  </w:rPr>
                </w:rPrChange>
              </w:rPr>
              <w:pPrChange w:id="10666" w:author="Stefanie Lane" w:date="2022-06-23T15:12:00Z">
                <w:pPr>
                  <w:jc w:val="center"/>
                </w:pPr>
              </w:pPrChange>
            </w:pPr>
          </w:p>
        </w:tc>
        <w:tc>
          <w:tcPr>
            <w:tcW w:w="3320" w:type="dxa"/>
            <w:tcBorders>
              <w:top w:val="nil"/>
              <w:left w:val="nil"/>
              <w:bottom w:val="nil"/>
              <w:right w:val="nil"/>
            </w:tcBorders>
            <w:shd w:val="clear" w:color="auto" w:fill="auto"/>
            <w:noWrap/>
            <w:vAlign w:val="bottom"/>
            <w:hideMark/>
            <w:tcPrChange w:id="10667" w:author="Stefanie Lane" w:date="2022-06-23T15:14:00Z">
              <w:tcPr>
                <w:tcW w:w="3320" w:type="dxa"/>
                <w:tcBorders>
                  <w:top w:val="nil"/>
                  <w:left w:val="nil"/>
                  <w:bottom w:val="nil"/>
                  <w:right w:val="nil"/>
                </w:tcBorders>
                <w:shd w:val="clear" w:color="auto" w:fill="auto"/>
                <w:noWrap/>
                <w:vAlign w:val="bottom"/>
                <w:hideMark/>
              </w:tcPr>
            </w:tcPrChange>
          </w:tcPr>
          <w:p w14:paraId="35C16E3D" w14:textId="77777777" w:rsidR="00EB4CE1" w:rsidRPr="00EB4CE1" w:rsidRDefault="00EB4CE1" w:rsidP="00EB4CE1">
            <w:pPr>
              <w:spacing w:after="0" w:line="240" w:lineRule="auto"/>
              <w:jc w:val="center"/>
              <w:rPr>
                <w:ins w:id="10668" w:author="Stefanie Lane" w:date="2022-06-23T15:12:00Z"/>
                <w:rFonts w:ascii="Times New Roman" w:eastAsia="Times New Roman" w:hAnsi="Times New Roman" w:cs="Times New Roman"/>
                <w:sz w:val="20"/>
                <w:szCs w:val="20"/>
                <w:rPrChange w:id="10669" w:author="Stefanie Lane" w:date="2022-06-23T15:12:00Z">
                  <w:rPr>
                    <w:ins w:id="10670" w:author="Stefanie Lane" w:date="2022-06-23T15:12:00Z"/>
                  </w:rPr>
                </w:rPrChange>
              </w:rPr>
              <w:pPrChange w:id="10671" w:author="Stefanie Lane" w:date="2022-06-23T15:12:00Z">
                <w:pPr>
                  <w:jc w:val="center"/>
                </w:pPr>
              </w:pPrChange>
            </w:pPr>
          </w:p>
        </w:tc>
        <w:tc>
          <w:tcPr>
            <w:tcW w:w="869" w:type="dxa"/>
            <w:tcBorders>
              <w:top w:val="nil"/>
              <w:left w:val="nil"/>
              <w:bottom w:val="nil"/>
              <w:right w:val="nil"/>
            </w:tcBorders>
            <w:shd w:val="clear" w:color="auto" w:fill="auto"/>
            <w:noWrap/>
            <w:vAlign w:val="bottom"/>
            <w:hideMark/>
            <w:tcPrChange w:id="10672" w:author="Stefanie Lane" w:date="2022-06-23T15:14:00Z">
              <w:tcPr>
                <w:tcW w:w="960" w:type="dxa"/>
                <w:tcBorders>
                  <w:top w:val="nil"/>
                  <w:left w:val="nil"/>
                  <w:bottom w:val="nil"/>
                  <w:right w:val="nil"/>
                </w:tcBorders>
                <w:shd w:val="clear" w:color="auto" w:fill="auto"/>
                <w:noWrap/>
                <w:vAlign w:val="bottom"/>
                <w:hideMark/>
              </w:tcPr>
            </w:tcPrChange>
          </w:tcPr>
          <w:p w14:paraId="58AEE191" w14:textId="77777777" w:rsidR="00EB4CE1" w:rsidRPr="00EB4CE1" w:rsidRDefault="00EB4CE1" w:rsidP="00EB4CE1">
            <w:pPr>
              <w:spacing w:after="0" w:line="240" w:lineRule="auto"/>
              <w:rPr>
                <w:ins w:id="10673" w:author="Stefanie Lane" w:date="2022-06-23T15:12:00Z"/>
                <w:rFonts w:ascii="Times New Roman" w:eastAsia="Times New Roman" w:hAnsi="Times New Roman" w:cs="Times New Roman"/>
                <w:sz w:val="20"/>
                <w:szCs w:val="20"/>
                <w:rPrChange w:id="10674" w:author="Stefanie Lane" w:date="2022-06-23T15:12:00Z">
                  <w:rPr>
                    <w:ins w:id="10675" w:author="Stefanie Lane" w:date="2022-06-23T15:12:00Z"/>
                  </w:rPr>
                </w:rPrChange>
              </w:rPr>
              <w:pPrChange w:id="10676" w:author="Stefanie Lane" w:date="2022-06-23T15:12:00Z">
                <w:pPr/>
              </w:pPrChange>
            </w:pPr>
          </w:p>
        </w:tc>
        <w:tc>
          <w:tcPr>
            <w:tcW w:w="990" w:type="dxa"/>
            <w:tcBorders>
              <w:top w:val="nil"/>
              <w:left w:val="nil"/>
              <w:bottom w:val="nil"/>
              <w:right w:val="nil"/>
            </w:tcBorders>
            <w:shd w:val="clear" w:color="auto" w:fill="auto"/>
            <w:noWrap/>
            <w:vAlign w:val="bottom"/>
            <w:hideMark/>
            <w:tcPrChange w:id="10677" w:author="Stefanie Lane" w:date="2022-06-23T15:14:00Z">
              <w:tcPr>
                <w:tcW w:w="960" w:type="dxa"/>
                <w:tcBorders>
                  <w:top w:val="nil"/>
                  <w:left w:val="nil"/>
                  <w:bottom w:val="nil"/>
                  <w:right w:val="nil"/>
                </w:tcBorders>
                <w:shd w:val="clear" w:color="auto" w:fill="auto"/>
                <w:noWrap/>
                <w:vAlign w:val="bottom"/>
                <w:hideMark/>
              </w:tcPr>
            </w:tcPrChange>
          </w:tcPr>
          <w:p w14:paraId="4810557C" w14:textId="77777777" w:rsidR="00EB4CE1" w:rsidRPr="00EB4CE1" w:rsidRDefault="00EB4CE1" w:rsidP="00EB4CE1">
            <w:pPr>
              <w:spacing w:after="0" w:line="240" w:lineRule="auto"/>
              <w:jc w:val="center"/>
              <w:rPr>
                <w:ins w:id="10678" w:author="Stefanie Lane" w:date="2022-06-23T15:12:00Z"/>
                <w:rFonts w:ascii="Times New Roman" w:eastAsia="Times New Roman" w:hAnsi="Times New Roman" w:cs="Times New Roman"/>
                <w:sz w:val="20"/>
                <w:szCs w:val="20"/>
                <w:rPrChange w:id="10679" w:author="Stefanie Lane" w:date="2022-06-23T15:12:00Z">
                  <w:rPr>
                    <w:ins w:id="10680" w:author="Stefanie Lane" w:date="2022-06-23T15:12:00Z"/>
                  </w:rPr>
                </w:rPrChange>
              </w:rPr>
              <w:pPrChange w:id="10681" w:author="Stefanie Lane" w:date="2022-06-23T15:12:00Z">
                <w:pPr>
                  <w:jc w:val="center"/>
                </w:pPr>
              </w:pPrChange>
            </w:pPr>
          </w:p>
        </w:tc>
        <w:tc>
          <w:tcPr>
            <w:tcW w:w="810" w:type="dxa"/>
            <w:tcBorders>
              <w:top w:val="nil"/>
              <w:left w:val="nil"/>
              <w:bottom w:val="nil"/>
              <w:right w:val="nil"/>
            </w:tcBorders>
            <w:shd w:val="clear" w:color="auto" w:fill="auto"/>
            <w:noWrap/>
            <w:vAlign w:val="bottom"/>
            <w:hideMark/>
            <w:tcPrChange w:id="10682" w:author="Stefanie Lane" w:date="2022-06-23T15:14:00Z">
              <w:tcPr>
                <w:tcW w:w="960" w:type="dxa"/>
                <w:tcBorders>
                  <w:top w:val="nil"/>
                  <w:left w:val="nil"/>
                  <w:bottom w:val="nil"/>
                  <w:right w:val="nil"/>
                </w:tcBorders>
                <w:shd w:val="clear" w:color="auto" w:fill="auto"/>
                <w:noWrap/>
                <w:vAlign w:val="bottom"/>
                <w:hideMark/>
              </w:tcPr>
            </w:tcPrChange>
          </w:tcPr>
          <w:p w14:paraId="35AC5FC6" w14:textId="77777777" w:rsidR="00EB4CE1" w:rsidRPr="00EB4CE1" w:rsidRDefault="00EB4CE1" w:rsidP="00EB4CE1">
            <w:pPr>
              <w:spacing w:after="0" w:line="240" w:lineRule="auto"/>
              <w:jc w:val="center"/>
              <w:rPr>
                <w:ins w:id="10683" w:author="Stefanie Lane" w:date="2022-06-23T15:12:00Z"/>
                <w:rFonts w:ascii="Times New Roman" w:eastAsia="Times New Roman" w:hAnsi="Times New Roman" w:cs="Times New Roman"/>
                <w:sz w:val="20"/>
                <w:szCs w:val="20"/>
                <w:rPrChange w:id="10684" w:author="Stefanie Lane" w:date="2022-06-23T15:12:00Z">
                  <w:rPr>
                    <w:ins w:id="10685" w:author="Stefanie Lane" w:date="2022-06-23T15:12:00Z"/>
                  </w:rPr>
                </w:rPrChange>
              </w:rPr>
              <w:pPrChange w:id="10686" w:author="Stefanie Lane" w:date="2022-06-23T15:12:00Z">
                <w:pPr>
                  <w:jc w:val="center"/>
                </w:pPr>
              </w:pPrChange>
            </w:pPr>
          </w:p>
        </w:tc>
        <w:tc>
          <w:tcPr>
            <w:tcW w:w="1710" w:type="dxa"/>
            <w:tcBorders>
              <w:top w:val="nil"/>
              <w:left w:val="nil"/>
              <w:bottom w:val="nil"/>
              <w:right w:val="nil"/>
            </w:tcBorders>
            <w:shd w:val="clear" w:color="auto" w:fill="auto"/>
            <w:noWrap/>
            <w:vAlign w:val="bottom"/>
            <w:hideMark/>
            <w:tcPrChange w:id="10687" w:author="Stefanie Lane" w:date="2022-06-23T15:14:00Z">
              <w:tcPr>
                <w:tcW w:w="1560" w:type="dxa"/>
                <w:tcBorders>
                  <w:top w:val="nil"/>
                  <w:left w:val="nil"/>
                  <w:bottom w:val="nil"/>
                  <w:right w:val="nil"/>
                </w:tcBorders>
                <w:shd w:val="clear" w:color="auto" w:fill="auto"/>
                <w:noWrap/>
                <w:vAlign w:val="bottom"/>
                <w:hideMark/>
              </w:tcPr>
            </w:tcPrChange>
          </w:tcPr>
          <w:p w14:paraId="30E2EDB9" w14:textId="77777777" w:rsidR="00EB4CE1" w:rsidRPr="00EB4CE1" w:rsidRDefault="00EB4CE1" w:rsidP="00EB4CE1">
            <w:pPr>
              <w:spacing w:after="0" w:line="240" w:lineRule="auto"/>
              <w:jc w:val="center"/>
              <w:rPr>
                <w:ins w:id="10688" w:author="Stefanie Lane" w:date="2022-06-23T15:12:00Z"/>
                <w:rFonts w:ascii="Times New Roman" w:eastAsia="Times New Roman" w:hAnsi="Times New Roman" w:cs="Times New Roman"/>
                <w:sz w:val="20"/>
                <w:szCs w:val="20"/>
                <w:rPrChange w:id="10689" w:author="Stefanie Lane" w:date="2022-06-23T15:12:00Z">
                  <w:rPr>
                    <w:ins w:id="10690" w:author="Stefanie Lane" w:date="2022-06-23T15:12:00Z"/>
                  </w:rPr>
                </w:rPrChange>
              </w:rPr>
              <w:pPrChange w:id="10691" w:author="Stefanie Lane" w:date="2022-06-23T15:12:00Z">
                <w:pPr>
                  <w:jc w:val="center"/>
                </w:pPr>
              </w:pPrChange>
            </w:pPr>
          </w:p>
        </w:tc>
      </w:tr>
      <w:tr w:rsidR="00EB4CE1" w:rsidRPr="00EB4CE1" w14:paraId="2B003C30" w14:textId="77777777" w:rsidTr="006F10B7">
        <w:trPr>
          <w:trHeight w:val="590"/>
          <w:ins w:id="10692" w:author="Stefanie Lane" w:date="2022-06-23T15:12:00Z"/>
          <w:trPrChange w:id="10693" w:author="Stefanie Lane" w:date="2022-06-23T15:14:00Z">
            <w:trPr>
              <w:trHeight w:val="590"/>
            </w:trPr>
          </w:trPrChange>
        </w:trPr>
        <w:tc>
          <w:tcPr>
            <w:tcW w:w="1311" w:type="dxa"/>
            <w:tcBorders>
              <w:top w:val="single" w:sz="4" w:space="0" w:color="auto"/>
              <w:left w:val="nil"/>
              <w:bottom w:val="single" w:sz="8" w:space="0" w:color="auto"/>
              <w:right w:val="nil"/>
            </w:tcBorders>
            <w:shd w:val="clear" w:color="auto" w:fill="auto"/>
            <w:noWrap/>
            <w:vAlign w:val="center"/>
            <w:hideMark/>
            <w:tcPrChange w:id="10694" w:author="Stefanie Lane" w:date="2022-06-23T15:14:00Z">
              <w:tcPr>
                <w:tcW w:w="1240" w:type="dxa"/>
                <w:tcBorders>
                  <w:top w:val="single" w:sz="4" w:space="0" w:color="auto"/>
                  <w:left w:val="nil"/>
                  <w:bottom w:val="single" w:sz="8" w:space="0" w:color="auto"/>
                  <w:right w:val="nil"/>
                </w:tcBorders>
                <w:shd w:val="clear" w:color="auto" w:fill="auto"/>
                <w:noWrap/>
                <w:vAlign w:val="center"/>
                <w:hideMark/>
              </w:tcPr>
            </w:tcPrChange>
          </w:tcPr>
          <w:p w14:paraId="383F8E05" w14:textId="77777777" w:rsidR="00EB4CE1" w:rsidRPr="00EB4CE1" w:rsidRDefault="00EB4CE1" w:rsidP="00EB4CE1">
            <w:pPr>
              <w:spacing w:after="0" w:line="240" w:lineRule="auto"/>
              <w:jc w:val="center"/>
              <w:rPr>
                <w:ins w:id="10695" w:author="Stefanie Lane" w:date="2022-06-23T15:12:00Z"/>
                <w:rFonts w:ascii="Calibri" w:eastAsia="Times New Roman" w:hAnsi="Calibri" w:cs="Calibri"/>
                <w:b/>
                <w:bCs/>
                <w:color w:val="000000"/>
                <w:rPrChange w:id="10696" w:author="Stefanie Lane" w:date="2022-06-23T15:12:00Z">
                  <w:rPr>
                    <w:ins w:id="10697" w:author="Stefanie Lane" w:date="2022-06-23T15:12:00Z"/>
                  </w:rPr>
                </w:rPrChange>
              </w:rPr>
              <w:pPrChange w:id="10698" w:author="Stefanie Lane" w:date="2022-06-23T15:12:00Z">
                <w:pPr>
                  <w:jc w:val="center"/>
                </w:pPr>
              </w:pPrChange>
            </w:pPr>
            <w:ins w:id="10699" w:author="Stefanie Lane" w:date="2022-06-23T15:12:00Z">
              <w:r w:rsidRPr="00EB4CE1">
                <w:rPr>
                  <w:rFonts w:ascii="Calibri" w:eastAsia="Times New Roman" w:hAnsi="Calibri" w:cs="Calibri"/>
                  <w:b/>
                  <w:bCs/>
                  <w:color w:val="000000"/>
                  <w:rPrChange w:id="10700" w:author="Stefanie Lane" w:date="2022-06-23T15:12:00Z">
                    <w:rPr/>
                  </w:rPrChange>
                </w:rPr>
                <w:t>Assemblage</w:t>
              </w:r>
            </w:ins>
          </w:p>
        </w:tc>
        <w:tc>
          <w:tcPr>
            <w:tcW w:w="1160" w:type="dxa"/>
            <w:tcBorders>
              <w:top w:val="single" w:sz="4" w:space="0" w:color="auto"/>
              <w:left w:val="nil"/>
              <w:bottom w:val="single" w:sz="8" w:space="0" w:color="auto"/>
              <w:right w:val="nil"/>
            </w:tcBorders>
            <w:shd w:val="clear" w:color="auto" w:fill="auto"/>
            <w:noWrap/>
            <w:vAlign w:val="center"/>
            <w:hideMark/>
            <w:tcPrChange w:id="10701" w:author="Stefanie Lane" w:date="2022-06-23T15:14:00Z">
              <w:tcPr>
                <w:tcW w:w="1160" w:type="dxa"/>
                <w:tcBorders>
                  <w:top w:val="single" w:sz="4" w:space="0" w:color="auto"/>
                  <w:left w:val="nil"/>
                  <w:bottom w:val="single" w:sz="8" w:space="0" w:color="auto"/>
                  <w:right w:val="nil"/>
                </w:tcBorders>
                <w:shd w:val="clear" w:color="auto" w:fill="auto"/>
                <w:noWrap/>
                <w:vAlign w:val="center"/>
                <w:hideMark/>
              </w:tcPr>
            </w:tcPrChange>
          </w:tcPr>
          <w:p w14:paraId="7938363F" w14:textId="77777777" w:rsidR="00EB4CE1" w:rsidRPr="00EB4CE1" w:rsidRDefault="00EB4CE1" w:rsidP="00EB4CE1">
            <w:pPr>
              <w:spacing w:after="0" w:line="240" w:lineRule="auto"/>
              <w:jc w:val="center"/>
              <w:rPr>
                <w:ins w:id="10702" w:author="Stefanie Lane" w:date="2022-06-23T15:12:00Z"/>
                <w:rFonts w:ascii="Calibri" w:eastAsia="Times New Roman" w:hAnsi="Calibri" w:cs="Calibri"/>
                <w:b/>
                <w:bCs/>
                <w:color w:val="000000"/>
                <w:rPrChange w:id="10703" w:author="Stefanie Lane" w:date="2022-06-23T15:12:00Z">
                  <w:rPr>
                    <w:ins w:id="10704" w:author="Stefanie Lane" w:date="2022-06-23T15:12:00Z"/>
                  </w:rPr>
                </w:rPrChange>
              </w:rPr>
              <w:pPrChange w:id="10705" w:author="Stefanie Lane" w:date="2022-06-23T15:12:00Z">
                <w:pPr>
                  <w:jc w:val="center"/>
                </w:pPr>
              </w:pPrChange>
            </w:pPr>
            <w:ins w:id="10706" w:author="Stefanie Lane" w:date="2022-06-23T15:12:00Z">
              <w:r w:rsidRPr="00EB4CE1">
                <w:rPr>
                  <w:rFonts w:ascii="Calibri" w:eastAsia="Times New Roman" w:hAnsi="Calibri" w:cs="Calibri"/>
                  <w:b/>
                  <w:bCs/>
                  <w:color w:val="000000"/>
                  <w:rPrChange w:id="10707" w:author="Stefanie Lane" w:date="2022-06-23T15:12:00Z">
                    <w:rPr/>
                  </w:rPrChange>
                </w:rPr>
                <w:t>Status</w:t>
              </w:r>
            </w:ins>
          </w:p>
        </w:tc>
        <w:tc>
          <w:tcPr>
            <w:tcW w:w="3320" w:type="dxa"/>
            <w:tcBorders>
              <w:top w:val="single" w:sz="4" w:space="0" w:color="auto"/>
              <w:left w:val="nil"/>
              <w:bottom w:val="single" w:sz="8" w:space="0" w:color="auto"/>
              <w:right w:val="nil"/>
            </w:tcBorders>
            <w:shd w:val="clear" w:color="auto" w:fill="auto"/>
            <w:noWrap/>
            <w:vAlign w:val="center"/>
            <w:hideMark/>
            <w:tcPrChange w:id="10708" w:author="Stefanie Lane" w:date="2022-06-23T15:14:00Z">
              <w:tcPr>
                <w:tcW w:w="3320" w:type="dxa"/>
                <w:tcBorders>
                  <w:top w:val="single" w:sz="4" w:space="0" w:color="auto"/>
                  <w:left w:val="nil"/>
                  <w:bottom w:val="single" w:sz="8" w:space="0" w:color="auto"/>
                  <w:right w:val="nil"/>
                </w:tcBorders>
                <w:shd w:val="clear" w:color="auto" w:fill="auto"/>
                <w:noWrap/>
                <w:vAlign w:val="center"/>
                <w:hideMark/>
              </w:tcPr>
            </w:tcPrChange>
          </w:tcPr>
          <w:p w14:paraId="7C860652" w14:textId="77777777" w:rsidR="00EB4CE1" w:rsidRPr="00EB4CE1" w:rsidRDefault="00EB4CE1" w:rsidP="00EB4CE1">
            <w:pPr>
              <w:spacing w:after="0" w:line="240" w:lineRule="auto"/>
              <w:jc w:val="center"/>
              <w:rPr>
                <w:ins w:id="10709" w:author="Stefanie Lane" w:date="2022-06-23T15:12:00Z"/>
                <w:rFonts w:ascii="Calibri" w:eastAsia="Times New Roman" w:hAnsi="Calibri" w:cs="Calibri"/>
                <w:b/>
                <w:bCs/>
                <w:color w:val="000000"/>
                <w:rPrChange w:id="10710" w:author="Stefanie Lane" w:date="2022-06-23T15:12:00Z">
                  <w:rPr>
                    <w:ins w:id="10711" w:author="Stefanie Lane" w:date="2022-06-23T15:12:00Z"/>
                  </w:rPr>
                </w:rPrChange>
              </w:rPr>
              <w:pPrChange w:id="10712" w:author="Stefanie Lane" w:date="2022-06-23T15:12:00Z">
                <w:pPr>
                  <w:jc w:val="center"/>
                </w:pPr>
              </w:pPrChange>
            </w:pPr>
            <w:ins w:id="10713" w:author="Stefanie Lane" w:date="2022-06-23T15:12:00Z">
              <w:r w:rsidRPr="00EB4CE1">
                <w:rPr>
                  <w:rFonts w:ascii="Calibri" w:eastAsia="Times New Roman" w:hAnsi="Calibri" w:cs="Calibri"/>
                  <w:b/>
                  <w:bCs/>
                  <w:color w:val="000000"/>
                  <w:rPrChange w:id="10714" w:author="Stefanie Lane" w:date="2022-06-23T15:12:00Z">
                    <w:rPr/>
                  </w:rPrChange>
                </w:rPr>
                <w:t>Species</w:t>
              </w:r>
            </w:ins>
          </w:p>
        </w:tc>
        <w:tc>
          <w:tcPr>
            <w:tcW w:w="869" w:type="dxa"/>
            <w:tcBorders>
              <w:top w:val="single" w:sz="4" w:space="0" w:color="auto"/>
              <w:left w:val="nil"/>
              <w:bottom w:val="single" w:sz="8" w:space="0" w:color="auto"/>
              <w:right w:val="nil"/>
            </w:tcBorders>
            <w:shd w:val="clear" w:color="auto" w:fill="auto"/>
            <w:noWrap/>
            <w:vAlign w:val="center"/>
            <w:hideMark/>
            <w:tcPrChange w:id="10715"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3CAD664F" w14:textId="77777777" w:rsidR="00EB4CE1" w:rsidRPr="00EB4CE1" w:rsidRDefault="00EB4CE1" w:rsidP="00EB4CE1">
            <w:pPr>
              <w:spacing w:after="0" w:line="240" w:lineRule="auto"/>
              <w:jc w:val="center"/>
              <w:rPr>
                <w:ins w:id="10716" w:author="Stefanie Lane" w:date="2022-06-23T15:12:00Z"/>
                <w:rFonts w:ascii="Calibri" w:eastAsia="Times New Roman" w:hAnsi="Calibri" w:cs="Calibri"/>
                <w:b/>
                <w:bCs/>
                <w:color w:val="000000"/>
                <w:rPrChange w:id="10717" w:author="Stefanie Lane" w:date="2022-06-23T15:12:00Z">
                  <w:rPr>
                    <w:ins w:id="10718" w:author="Stefanie Lane" w:date="2022-06-23T15:12:00Z"/>
                  </w:rPr>
                </w:rPrChange>
              </w:rPr>
              <w:pPrChange w:id="10719" w:author="Stefanie Lane" w:date="2022-06-23T15:12:00Z">
                <w:pPr>
                  <w:jc w:val="center"/>
                </w:pPr>
              </w:pPrChange>
            </w:pPr>
            <w:ins w:id="10720" w:author="Stefanie Lane" w:date="2022-06-23T15:12:00Z">
              <w:r w:rsidRPr="00EB4CE1">
                <w:rPr>
                  <w:rFonts w:ascii="Calibri" w:eastAsia="Times New Roman" w:hAnsi="Calibri" w:cs="Calibri"/>
                  <w:b/>
                  <w:bCs/>
                  <w:color w:val="000000"/>
                  <w:rPrChange w:id="10721" w:author="Stefanie Lane" w:date="2022-06-23T15:12:00Z">
                    <w:rPr/>
                  </w:rPrChange>
                </w:rPr>
                <w:t>1979</w:t>
              </w:r>
            </w:ins>
          </w:p>
        </w:tc>
        <w:tc>
          <w:tcPr>
            <w:tcW w:w="990" w:type="dxa"/>
            <w:tcBorders>
              <w:top w:val="single" w:sz="4" w:space="0" w:color="auto"/>
              <w:left w:val="nil"/>
              <w:bottom w:val="single" w:sz="8" w:space="0" w:color="auto"/>
              <w:right w:val="nil"/>
            </w:tcBorders>
            <w:shd w:val="clear" w:color="auto" w:fill="auto"/>
            <w:noWrap/>
            <w:vAlign w:val="center"/>
            <w:hideMark/>
            <w:tcPrChange w:id="10722"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633ABB8A" w14:textId="77777777" w:rsidR="00EB4CE1" w:rsidRPr="00EB4CE1" w:rsidRDefault="00EB4CE1" w:rsidP="00EB4CE1">
            <w:pPr>
              <w:spacing w:after="0" w:line="240" w:lineRule="auto"/>
              <w:jc w:val="center"/>
              <w:rPr>
                <w:ins w:id="10723" w:author="Stefanie Lane" w:date="2022-06-23T15:12:00Z"/>
                <w:rFonts w:ascii="Calibri" w:eastAsia="Times New Roman" w:hAnsi="Calibri" w:cs="Calibri"/>
                <w:b/>
                <w:bCs/>
                <w:color w:val="000000"/>
                <w:rPrChange w:id="10724" w:author="Stefanie Lane" w:date="2022-06-23T15:12:00Z">
                  <w:rPr>
                    <w:ins w:id="10725" w:author="Stefanie Lane" w:date="2022-06-23T15:12:00Z"/>
                  </w:rPr>
                </w:rPrChange>
              </w:rPr>
              <w:pPrChange w:id="10726" w:author="Stefanie Lane" w:date="2022-06-23T15:12:00Z">
                <w:pPr>
                  <w:jc w:val="center"/>
                </w:pPr>
              </w:pPrChange>
            </w:pPr>
            <w:ins w:id="10727" w:author="Stefanie Lane" w:date="2022-06-23T15:12:00Z">
              <w:r w:rsidRPr="00EB4CE1">
                <w:rPr>
                  <w:rFonts w:ascii="Calibri" w:eastAsia="Times New Roman" w:hAnsi="Calibri" w:cs="Calibri"/>
                  <w:b/>
                  <w:bCs/>
                  <w:color w:val="000000"/>
                  <w:rPrChange w:id="10728" w:author="Stefanie Lane" w:date="2022-06-23T15:12:00Z">
                    <w:rPr/>
                  </w:rPrChange>
                </w:rPr>
                <w:t>1999</w:t>
              </w:r>
            </w:ins>
          </w:p>
        </w:tc>
        <w:tc>
          <w:tcPr>
            <w:tcW w:w="810" w:type="dxa"/>
            <w:tcBorders>
              <w:top w:val="single" w:sz="4" w:space="0" w:color="auto"/>
              <w:left w:val="nil"/>
              <w:bottom w:val="single" w:sz="8" w:space="0" w:color="auto"/>
              <w:right w:val="nil"/>
            </w:tcBorders>
            <w:shd w:val="clear" w:color="auto" w:fill="auto"/>
            <w:noWrap/>
            <w:vAlign w:val="center"/>
            <w:hideMark/>
            <w:tcPrChange w:id="10729" w:author="Stefanie Lane" w:date="2022-06-23T15:14:00Z">
              <w:tcPr>
                <w:tcW w:w="960" w:type="dxa"/>
                <w:tcBorders>
                  <w:top w:val="single" w:sz="4" w:space="0" w:color="auto"/>
                  <w:left w:val="nil"/>
                  <w:bottom w:val="single" w:sz="8" w:space="0" w:color="auto"/>
                  <w:right w:val="nil"/>
                </w:tcBorders>
                <w:shd w:val="clear" w:color="auto" w:fill="auto"/>
                <w:noWrap/>
                <w:vAlign w:val="center"/>
                <w:hideMark/>
              </w:tcPr>
            </w:tcPrChange>
          </w:tcPr>
          <w:p w14:paraId="5F398AFA" w14:textId="77777777" w:rsidR="00EB4CE1" w:rsidRPr="00EB4CE1" w:rsidRDefault="00EB4CE1" w:rsidP="00EB4CE1">
            <w:pPr>
              <w:spacing w:after="0" w:line="240" w:lineRule="auto"/>
              <w:jc w:val="center"/>
              <w:rPr>
                <w:ins w:id="10730" w:author="Stefanie Lane" w:date="2022-06-23T15:12:00Z"/>
                <w:rFonts w:ascii="Calibri" w:eastAsia="Times New Roman" w:hAnsi="Calibri" w:cs="Calibri"/>
                <w:b/>
                <w:bCs/>
                <w:color w:val="000000"/>
                <w:rPrChange w:id="10731" w:author="Stefanie Lane" w:date="2022-06-23T15:12:00Z">
                  <w:rPr>
                    <w:ins w:id="10732" w:author="Stefanie Lane" w:date="2022-06-23T15:12:00Z"/>
                  </w:rPr>
                </w:rPrChange>
              </w:rPr>
              <w:pPrChange w:id="10733" w:author="Stefanie Lane" w:date="2022-06-23T15:12:00Z">
                <w:pPr>
                  <w:jc w:val="center"/>
                </w:pPr>
              </w:pPrChange>
            </w:pPr>
            <w:ins w:id="10734" w:author="Stefanie Lane" w:date="2022-06-23T15:12:00Z">
              <w:r w:rsidRPr="00EB4CE1">
                <w:rPr>
                  <w:rFonts w:ascii="Calibri" w:eastAsia="Times New Roman" w:hAnsi="Calibri" w:cs="Calibri"/>
                  <w:b/>
                  <w:bCs/>
                  <w:color w:val="000000"/>
                  <w:rPrChange w:id="10735" w:author="Stefanie Lane" w:date="2022-06-23T15:12:00Z">
                    <w:rPr/>
                  </w:rPrChange>
                </w:rPr>
                <w:t>2019</w:t>
              </w:r>
            </w:ins>
          </w:p>
        </w:tc>
        <w:tc>
          <w:tcPr>
            <w:tcW w:w="1710" w:type="dxa"/>
            <w:tcBorders>
              <w:top w:val="single" w:sz="4" w:space="0" w:color="auto"/>
              <w:left w:val="nil"/>
              <w:bottom w:val="single" w:sz="8" w:space="0" w:color="auto"/>
              <w:right w:val="nil"/>
            </w:tcBorders>
            <w:shd w:val="clear" w:color="auto" w:fill="auto"/>
            <w:vAlign w:val="center"/>
            <w:hideMark/>
            <w:tcPrChange w:id="10736" w:author="Stefanie Lane" w:date="2022-06-23T15:14:00Z">
              <w:tcPr>
                <w:tcW w:w="1560" w:type="dxa"/>
                <w:tcBorders>
                  <w:top w:val="single" w:sz="4" w:space="0" w:color="auto"/>
                  <w:left w:val="nil"/>
                  <w:bottom w:val="single" w:sz="8" w:space="0" w:color="auto"/>
                  <w:right w:val="nil"/>
                </w:tcBorders>
                <w:shd w:val="clear" w:color="auto" w:fill="auto"/>
                <w:vAlign w:val="center"/>
                <w:hideMark/>
              </w:tcPr>
            </w:tcPrChange>
          </w:tcPr>
          <w:p w14:paraId="3D957D99" w14:textId="77777777" w:rsidR="00EB4CE1" w:rsidRPr="00EB4CE1" w:rsidRDefault="00EB4CE1" w:rsidP="00EB4CE1">
            <w:pPr>
              <w:spacing w:after="0" w:line="240" w:lineRule="auto"/>
              <w:jc w:val="center"/>
              <w:rPr>
                <w:ins w:id="10737" w:author="Stefanie Lane" w:date="2022-06-23T15:12:00Z"/>
                <w:rFonts w:ascii="Calibri" w:eastAsia="Times New Roman" w:hAnsi="Calibri" w:cs="Calibri"/>
                <w:b/>
                <w:bCs/>
                <w:color w:val="000000"/>
                <w:rPrChange w:id="10738" w:author="Stefanie Lane" w:date="2022-06-23T15:12:00Z">
                  <w:rPr>
                    <w:ins w:id="10739" w:author="Stefanie Lane" w:date="2022-06-23T15:12:00Z"/>
                  </w:rPr>
                </w:rPrChange>
              </w:rPr>
              <w:pPrChange w:id="10740" w:author="Stefanie Lane" w:date="2022-06-23T15:12:00Z">
                <w:pPr>
                  <w:jc w:val="center"/>
                </w:pPr>
              </w:pPrChange>
            </w:pPr>
            <w:ins w:id="10741" w:author="Stefanie Lane" w:date="2022-06-23T15:12:00Z">
              <w:r w:rsidRPr="00EB4CE1">
                <w:rPr>
                  <w:rFonts w:ascii="Calibri" w:eastAsia="Times New Roman" w:hAnsi="Calibri" w:cs="Calibri"/>
                  <w:b/>
                  <w:bCs/>
                  <w:color w:val="000000"/>
                  <w:rPrChange w:id="10742" w:author="Stefanie Lane" w:date="2022-06-23T15:12:00Z">
                    <w:rPr/>
                  </w:rPrChange>
                </w:rPr>
                <w:t>Percent Change (1979-2019)</w:t>
              </w:r>
            </w:ins>
          </w:p>
        </w:tc>
      </w:tr>
      <w:tr w:rsidR="00EB4CE1" w:rsidRPr="00EB4CE1" w14:paraId="7C89469A" w14:textId="77777777" w:rsidTr="006F10B7">
        <w:trPr>
          <w:trHeight w:val="300"/>
          <w:ins w:id="10743" w:author="Stefanie Lane" w:date="2022-06-23T15:12:00Z"/>
          <w:trPrChange w:id="10744" w:author="Stefanie Lane" w:date="2022-06-23T15:14:00Z">
            <w:trPr>
              <w:trHeight w:val="300"/>
            </w:trPr>
          </w:trPrChange>
        </w:trPr>
        <w:tc>
          <w:tcPr>
            <w:tcW w:w="1311" w:type="dxa"/>
            <w:vMerge w:val="restart"/>
            <w:tcBorders>
              <w:top w:val="nil"/>
              <w:left w:val="single" w:sz="8" w:space="0" w:color="auto"/>
              <w:bottom w:val="single" w:sz="8" w:space="0" w:color="000000"/>
              <w:right w:val="nil"/>
            </w:tcBorders>
            <w:shd w:val="clear" w:color="auto" w:fill="auto"/>
            <w:noWrap/>
            <w:vAlign w:val="center"/>
            <w:hideMark/>
            <w:tcPrChange w:id="10745" w:author="Stefanie Lane" w:date="2022-06-23T15:14:00Z">
              <w:tcPr>
                <w:tcW w:w="1240" w:type="dxa"/>
                <w:vMerge w:val="restart"/>
                <w:tcBorders>
                  <w:top w:val="nil"/>
                  <w:left w:val="single" w:sz="8" w:space="0" w:color="auto"/>
                  <w:bottom w:val="single" w:sz="8" w:space="0" w:color="000000"/>
                  <w:right w:val="nil"/>
                </w:tcBorders>
                <w:shd w:val="clear" w:color="auto" w:fill="auto"/>
                <w:noWrap/>
                <w:vAlign w:val="center"/>
                <w:hideMark/>
              </w:tcPr>
            </w:tcPrChange>
          </w:tcPr>
          <w:p w14:paraId="4311BC9A" w14:textId="77777777" w:rsidR="00EB4CE1" w:rsidRPr="00EB4CE1" w:rsidRDefault="00EB4CE1" w:rsidP="00EB4CE1">
            <w:pPr>
              <w:spacing w:after="0" w:line="240" w:lineRule="auto"/>
              <w:jc w:val="center"/>
              <w:rPr>
                <w:ins w:id="10746" w:author="Stefanie Lane" w:date="2022-06-23T15:12:00Z"/>
                <w:rFonts w:ascii="Calibri" w:eastAsia="Times New Roman" w:hAnsi="Calibri" w:cs="Calibri"/>
                <w:color w:val="000000"/>
                <w:rPrChange w:id="10747" w:author="Stefanie Lane" w:date="2022-06-23T15:12:00Z">
                  <w:rPr>
                    <w:ins w:id="10748" w:author="Stefanie Lane" w:date="2022-06-23T15:12:00Z"/>
                  </w:rPr>
                </w:rPrChange>
              </w:rPr>
              <w:pPrChange w:id="10749" w:author="Stefanie Lane" w:date="2022-06-23T15:12:00Z">
                <w:pPr>
                  <w:jc w:val="center"/>
                </w:pPr>
              </w:pPrChange>
            </w:pPr>
            <w:ins w:id="10750" w:author="Stefanie Lane" w:date="2022-06-23T15:12:00Z">
              <w:r w:rsidRPr="00EB4CE1">
                <w:rPr>
                  <w:rFonts w:ascii="Calibri" w:eastAsia="Times New Roman" w:hAnsi="Calibri" w:cs="Calibri"/>
                  <w:color w:val="000000"/>
                  <w:rPrChange w:id="10751" w:author="Stefanie Lane" w:date="2022-06-23T15:12:00Z">
                    <w:rPr/>
                  </w:rPrChange>
                </w:rPr>
                <w:t>Sedge</w:t>
              </w:r>
            </w:ins>
          </w:p>
        </w:tc>
        <w:tc>
          <w:tcPr>
            <w:tcW w:w="1160" w:type="dxa"/>
            <w:tcBorders>
              <w:top w:val="nil"/>
              <w:left w:val="single" w:sz="8" w:space="0" w:color="auto"/>
              <w:bottom w:val="single" w:sz="8" w:space="0" w:color="auto"/>
              <w:right w:val="nil"/>
            </w:tcBorders>
            <w:shd w:val="clear" w:color="auto" w:fill="auto"/>
            <w:noWrap/>
            <w:vAlign w:val="bottom"/>
            <w:hideMark/>
            <w:tcPrChange w:id="10752" w:author="Stefanie Lane" w:date="2022-06-23T15:14:00Z">
              <w:tcPr>
                <w:tcW w:w="1160" w:type="dxa"/>
                <w:tcBorders>
                  <w:top w:val="nil"/>
                  <w:left w:val="single" w:sz="8" w:space="0" w:color="auto"/>
                  <w:bottom w:val="single" w:sz="8" w:space="0" w:color="auto"/>
                  <w:right w:val="nil"/>
                </w:tcBorders>
                <w:shd w:val="clear" w:color="auto" w:fill="auto"/>
                <w:noWrap/>
                <w:vAlign w:val="bottom"/>
                <w:hideMark/>
              </w:tcPr>
            </w:tcPrChange>
          </w:tcPr>
          <w:p w14:paraId="1A7D3E82" w14:textId="77777777" w:rsidR="00EB4CE1" w:rsidRPr="00EB4CE1" w:rsidRDefault="00EB4CE1" w:rsidP="00EB4CE1">
            <w:pPr>
              <w:spacing w:after="0" w:line="240" w:lineRule="auto"/>
              <w:rPr>
                <w:ins w:id="10753" w:author="Stefanie Lane" w:date="2022-06-23T15:12:00Z"/>
                <w:rFonts w:ascii="Calibri" w:eastAsia="Times New Roman" w:hAnsi="Calibri" w:cs="Calibri"/>
                <w:color w:val="000000"/>
                <w:rPrChange w:id="10754" w:author="Stefanie Lane" w:date="2022-06-23T15:12:00Z">
                  <w:rPr>
                    <w:ins w:id="10755" w:author="Stefanie Lane" w:date="2022-06-23T15:12:00Z"/>
                  </w:rPr>
                </w:rPrChange>
              </w:rPr>
              <w:pPrChange w:id="10756" w:author="Stefanie Lane" w:date="2022-06-23T15:12:00Z">
                <w:pPr/>
              </w:pPrChange>
            </w:pPr>
            <w:ins w:id="10757" w:author="Stefanie Lane" w:date="2022-06-23T15:12:00Z">
              <w:r w:rsidRPr="00EB4CE1">
                <w:rPr>
                  <w:rFonts w:ascii="Calibri" w:eastAsia="Times New Roman" w:hAnsi="Calibri" w:cs="Calibri"/>
                  <w:color w:val="000000"/>
                  <w:rPrChange w:id="10758" w:author="Stefanie Lane" w:date="2022-06-23T15:12:00Z">
                    <w:rPr/>
                  </w:rPrChange>
                </w:rPr>
                <w:t>Unknown</w:t>
              </w:r>
            </w:ins>
          </w:p>
        </w:tc>
        <w:tc>
          <w:tcPr>
            <w:tcW w:w="3320" w:type="dxa"/>
            <w:tcBorders>
              <w:top w:val="nil"/>
              <w:left w:val="nil"/>
              <w:bottom w:val="single" w:sz="8" w:space="0" w:color="auto"/>
              <w:right w:val="nil"/>
            </w:tcBorders>
            <w:shd w:val="clear" w:color="auto" w:fill="auto"/>
            <w:noWrap/>
            <w:vAlign w:val="bottom"/>
            <w:hideMark/>
            <w:tcPrChange w:id="10759"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51D3BD8B" w14:textId="77777777" w:rsidR="00EB4CE1" w:rsidRPr="00EB4CE1" w:rsidRDefault="00EB4CE1" w:rsidP="00EB4CE1">
            <w:pPr>
              <w:spacing w:after="0" w:line="240" w:lineRule="auto"/>
              <w:rPr>
                <w:ins w:id="10760" w:author="Stefanie Lane" w:date="2022-06-23T15:12:00Z"/>
                <w:rFonts w:ascii="Calibri" w:eastAsia="Times New Roman" w:hAnsi="Calibri" w:cs="Calibri"/>
                <w:i/>
                <w:iCs/>
                <w:color w:val="000000"/>
                <w:rPrChange w:id="10761" w:author="Stefanie Lane" w:date="2022-06-23T15:12:00Z">
                  <w:rPr>
                    <w:ins w:id="10762" w:author="Stefanie Lane" w:date="2022-06-23T15:12:00Z"/>
                  </w:rPr>
                </w:rPrChange>
              </w:rPr>
              <w:pPrChange w:id="10763" w:author="Stefanie Lane" w:date="2022-06-23T15:12:00Z">
                <w:pPr/>
              </w:pPrChange>
            </w:pPr>
            <w:ins w:id="10764" w:author="Stefanie Lane" w:date="2022-06-23T15:12:00Z">
              <w:r w:rsidRPr="00EB4CE1">
                <w:rPr>
                  <w:rFonts w:ascii="Calibri" w:eastAsia="Times New Roman" w:hAnsi="Calibri" w:cs="Calibri"/>
                  <w:i/>
                  <w:iCs/>
                  <w:color w:val="000000"/>
                  <w:rPrChange w:id="10765" w:author="Stefanie Lane" w:date="2022-06-23T15:12:00Z">
                    <w:rPr/>
                  </w:rPrChange>
                </w:rPr>
                <w:t>Galium sp.</w:t>
              </w:r>
            </w:ins>
          </w:p>
        </w:tc>
        <w:tc>
          <w:tcPr>
            <w:tcW w:w="869" w:type="dxa"/>
            <w:tcBorders>
              <w:top w:val="nil"/>
              <w:left w:val="nil"/>
              <w:bottom w:val="single" w:sz="8" w:space="0" w:color="auto"/>
              <w:right w:val="nil"/>
            </w:tcBorders>
            <w:shd w:val="clear" w:color="auto" w:fill="auto"/>
            <w:noWrap/>
            <w:vAlign w:val="bottom"/>
            <w:hideMark/>
            <w:tcPrChange w:id="10766"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31B5FCD" w14:textId="77777777" w:rsidR="00EB4CE1" w:rsidRPr="00EB4CE1" w:rsidRDefault="00EB4CE1" w:rsidP="00EB4CE1">
            <w:pPr>
              <w:spacing w:after="0" w:line="240" w:lineRule="auto"/>
              <w:jc w:val="center"/>
              <w:rPr>
                <w:ins w:id="10767" w:author="Stefanie Lane" w:date="2022-06-23T15:12:00Z"/>
                <w:rFonts w:ascii="Calibri" w:eastAsia="Times New Roman" w:hAnsi="Calibri" w:cs="Calibri"/>
                <w:color w:val="000000"/>
                <w:rPrChange w:id="10768" w:author="Stefanie Lane" w:date="2022-06-23T15:12:00Z">
                  <w:rPr>
                    <w:ins w:id="10769" w:author="Stefanie Lane" w:date="2022-06-23T15:12:00Z"/>
                  </w:rPr>
                </w:rPrChange>
              </w:rPr>
              <w:pPrChange w:id="10770" w:author="Stefanie Lane" w:date="2022-06-23T15:12:00Z">
                <w:pPr>
                  <w:jc w:val="center"/>
                </w:pPr>
              </w:pPrChange>
            </w:pPr>
            <w:ins w:id="10771" w:author="Stefanie Lane" w:date="2022-06-23T15:12:00Z">
              <w:r w:rsidRPr="00EB4CE1">
                <w:rPr>
                  <w:rFonts w:ascii="Calibri" w:eastAsia="Times New Roman" w:hAnsi="Calibri" w:cs="Calibri"/>
                  <w:color w:val="000000"/>
                  <w:rPrChange w:id="10772"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0773"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0C37214E" w14:textId="77777777" w:rsidR="00EB4CE1" w:rsidRPr="00EB4CE1" w:rsidRDefault="00EB4CE1" w:rsidP="00EB4CE1">
            <w:pPr>
              <w:spacing w:after="0" w:line="240" w:lineRule="auto"/>
              <w:jc w:val="center"/>
              <w:rPr>
                <w:ins w:id="10774" w:author="Stefanie Lane" w:date="2022-06-23T15:12:00Z"/>
                <w:rFonts w:ascii="Calibri" w:eastAsia="Times New Roman" w:hAnsi="Calibri" w:cs="Calibri"/>
                <w:color w:val="000000"/>
                <w:rPrChange w:id="10775" w:author="Stefanie Lane" w:date="2022-06-23T15:12:00Z">
                  <w:rPr>
                    <w:ins w:id="10776" w:author="Stefanie Lane" w:date="2022-06-23T15:12:00Z"/>
                  </w:rPr>
                </w:rPrChange>
              </w:rPr>
              <w:pPrChange w:id="10777" w:author="Stefanie Lane" w:date="2022-06-23T15:12:00Z">
                <w:pPr>
                  <w:jc w:val="center"/>
                </w:pPr>
              </w:pPrChange>
            </w:pPr>
            <w:ins w:id="10778" w:author="Stefanie Lane" w:date="2022-06-23T15:12:00Z">
              <w:r w:rsidRPr="00EB4CE1">
                <w:rPr>
                  <w:rFonts w:ascii="Calibri" w:eastAsia="Times New Roman" w:hAnsi="Calibri" w:cs="Calibri"/>
                  <w:color w:val="000000"/>
                  <w:rPrChange w:id="10779" w:author="Stefanie Lane" w:date="2022-06-23T15:12:00Z">
                    <w:rPr/>
                  </w:rPrChange>
                </w:rPr>
                <w:t>0.03</w:t>
              </w:r>
            </w:ins>
          </w:p>
        </w:tc>
        <w:tc>
          <w:tcPr>
            <w:tcW w:w="810" w:type="dxa"/>
            <w:tcBorders>
              <w:top w:val="nil"/>
              <w:left w:val="nil"/>
              <w:bottom w:val="single" w:sz="8" w:space="0" w:color="auto"/>
              <w:right w:val="nil"/>
            </w:tcBorders>
            <w:shd w:val="clear" w:color="auto" w:fill="auto"/>
            <w:noWrap/>
            <w:vAlign w:val="bottom"/>
            <w:hideMark/>
            <w:tcPrChange w:id="10780"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A055B0B" w14:textId="77777777" w:rsidR="00EB4CE1" w:rsidRPr="00EB4CE1" w:rsidRDefault="00EB4CE1" w:rsidP="00EB4CE1">
            <w:pPr>
              <w:spacing w:after="0" w:line="240" w:lineRule="auto"/>
              <w:jc w:val="center"/>
              <w:rPr>
                <w:ins w:id="10781" w:author="Stefanie Lane" w:date="2022-06-23T15:12:00Z"/>
                <w:rFonts w:ascii="Calibri" w:eastAsia="Times New Roman" w:hAnsi="Calibri" w:cs="Calibri"/>
                <w:color w:val="000000"/>
                <w:rPrChange w:id="10782" w:author="Stefanie Lane" w:date="2022-06-23T15:12:00Z">
                  <w:rPr>
                    <w:ins w:id="10783" w:author="Stefanie Lane" w:date="2022-06-23T15:12:00Z"/>
                  </w:rPr>
                </w:rPrChange>
              </w:rPr>
              <w:pPrChange w:id="10784" w:author="Stefanie Lane" w:date="2022-06-23T15:12:00Z">
                <w:pPr>
                  <w:jc w:val="center"/>
                </w:pPr>
              </w:pPrChange>
            </w:pPr>
            <w:ins w:id="10785" w:author="Stefanie Lane" w:date="2022-06-23T15:12:00Z">
              <w:r w:rsidRPr="00EB4CE1">
                <w:rPr>
                  <w:rFonts w:ascii="Calibri" w:eastAsia="Times New Roman" w:hAnsi="Calibri" w:cs="Calibri"/>
                  <w:color w:val="000000"/>
                  <w:rPrChange w:id="10786"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0787"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7A828730" w14:textId="77777777" w:rsidR="00EB4CE1" w:rsidRPr="00EB4CE1" w:rsidRDefault="00EB4CE1" w:rsidP="00EB4CE1">
            <w:pPr>
              <w:spacing w:after="0" w:line="240" w:lineRule="auto"/>
              <w:jc w:val="center"/>
              <w:rPr>
                <w:ins w:id="10788" w:author="Stefanie Lane" w:date="2022-06-23T15:12:00Z"/>
                <w:rFonts w:ascii="Calibri" w:eastAsia="Times New Roman" w:hAnsi="Calibri" w:cs="Calibri"/>
                <w:color w:val="000000"/>
                <w:rPrChange w:id="10789" w:author="Stefanie Lane" w:date="2022-06-23T15:12:00Z">
                  <w:rPr>
                    <w:ins w:id="10790" w:author="Stefanie Lane" w:date="2022-06-23T15:12:00Z"/>
                  </w:rPr>
                </w:rPrChange>
              </w:rPr>
              <w:pPrChange w:id="10791" w:author="Stefanie Lane" w:date="2022-06-23T15:12:00Z">
                <w:pPr>
                  <w:jc w:val="center"/>
                </w:pPr>
              </w:pPrChange>
            </w:pPr>
            <w:ins w:id="10792" w:author="Stefanie Lane" w:date="2022-06-23T15:12:00Z">
              <w:r w:rsidRPr="00EB4CE1">
                <w:rPr>
                  <w:rFonts w:ascii="Calibri" w:eastAsia="Times New Roman" w:hAnsi="Calibri" w:cs="Calibri"/>
                  <w:color w:val="000000"/>
                  <w:rPrChange w:id="10793" w:author="Stefanie Lane" w:date="2022-06-23T15:12:00Z">
                    <w:rPr/>
                  </w:rPrChange>
                </w:rPr>
                <w:t>NA</w:t>
              </w:r>
            </w:ins>
          </w:p>
        </w:tc>
      </w:tr>
      <w:tr w:rsidR="00EB4CE1" w:rsidRPr="00EB4CE1" w14:paraId="1FE34AB4" w14:textId="77777777" w:rsidTr="006F10B7">
        <w:trPr>
          <w:trHeight w:val="290"/>
          <w:ins w:id="10794" w:author="Stefanie Lane" w:date="2022-06-23T15:12:00Z"/>
          <w:trPrChange w:id="1079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79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966800D" w14:textId="77777777" w:rsidR="00EB4CE1" w:rsidRPr="00EB4CE1" w:rsidRDefault="00EB4CE1" w:rsidP="00EB4CE1">
            <w:pPr>
              <w:spacing w:after="0" w:line="240" w:lineRule="auto"/>
              <w:rPr>
                <w:ins w:id="10797" w:author="Stefanie Lane" w:date="2022-06-23T15:12:00Z"/>
                <w:rFonts w:ascii="Calibri" w:eastAsia="Times New Roman" w:hAnsi="Calibri" w:cs="Calibri"/>
                <w:color w:val="000000"/>
                <w:rPrChange w:id="10798" w:author="Stefanie Lane" w:date="2022-06-23T15:12:00Z">
                  <w:rPr>
                    <w:ins w:id="10799" w:author="Stefanie Lane" w:date="2022-06-23T15:12:00Z"/>
                  </w:rPr>
                </w:rPrChange>
              </w:rPr>
              <w:pPrChange w:id="10800"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0801"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2C4B412D" w14:textId="77777777" w:rsidR="00EB4CE1" w:rsidRPr="00EB4CE1" w:rsidRDefault="00EB4CE1" w:rsidP="00EB4CE1">
            <w:pPr>
              <w:spacing w:after="0" w:line="240" w:lineRule="auto"/>
              <w:jc w:val="center"/>
              <w:rPr>
                <w:ins w:id="10802" w:author="Stefanie Lane" w:date="2022-06-23T15:12:00Z"/>
                <w:rFonts w:ascii="Calibri" w:eastAsia="Times New Roman" w:hAnsi="Calibri" w:cs="Calibri"/>
                <w:color w:val="000000"/>
                <w:rPrChange w:id="10803" w:author="Stefanie Lane" w:date="2022-06-23T15:12:00Z">
                  <w:rPr>
                    <w:ins w:id="10804" w:author="Stefanie Lane" w:date="2022-06-23T15:12:00Z"/>
                  </w:rPr>
                </w:rPrChange>
              </w:rPr>
              <w:pPrChange w:id="10805" w:author="Stefanie Lane" w:date="2022-06-23T15:12:00Z">
                <w:pPr>
                  <w:jc w:val="center"/>
                </w:pPr>
              </w:pPrChange>
            </w:pPr>
            <w:ins w:id="10806" w:author="Stefanie Lane" w:date="2022-06-23T15:12:00Z">
              <w:r w:rsidRPr="00EB4CE1">
                <w:rPr>
                  <w:rFonts w:ascii="Calibri" w:eastAsia="Times New Roman" w:hAnsi="Calibri" w:cs="Calibri"/>
                  <w:color w:val="000000"/>
                  <w:rPrChange w:id="10807" w:author="Stefanie Lane" w:date="2022-06-23T15:12:00Z">
                    <w:rPr/>
                  </w:rPrChange>
                </w:rPr>
                <w:t>Non-native</w:t>
              </w:r>
            </w:ins>
          </w:p>
        </w:tc>
        <w:tc>
          <w:tcPr>
            <w:tcW w:w="3320" w:type="dxa"/>
            <w:tcBorders>
              <w:top w:val="nil"/>
              <w:left w:val="nil"/>
              <w:bottom w:val="nil"/>
              <w:right w:val="nil"/>
            </w:tcBorders>
            <w:shd w:val="clear" w:color="auto" w:fill="auto"/>
            <w:noWrap/>
            <w:vAlign w:val="bottom"/>
            <w:hideMark/>
            <w:tcPrChange w:id="10808" w:author="Stefanie Lane" w:date="2022-06-23T15:14:00Z">
              <w:tcPr>
                <w:tcW w:w="3320" w:type="dxa"/>
                <w:tcBorders>
                  <w:top w:val="nil"/>
                  <w:left w:val="nil"/>
                  <w:bottom w:val="nil"/>
                  <w:right w:val="nil"/>
                </w:tcBorders>
                <w:shd w:val="clear" w:color="auto" w:fill="auto"/>
                <w:noWrap/>
                <w:vAlign w:val="bottom"/>
                <w:hideMark/>
              </w:tcPr>
            </w:tcPrChange>
          </w:tcPr>
          <w:p w14:paraId="5E1015A4" w14:textId="77777777" w:rsidR="00EB4CE1" w:rsidRPr="00EB4CE1" w:rsidRDefault="00EB4CE1" w:rsidP="00EB4CE1">
            <w:pPr>
              <w:spacing w:after="0" w:line="240" w:lineRule="auto"/>
              <w:rPr>
                <w:ins w:id="10809" w:author="Stefanie Lane" w:date="2022-06-23T15:12:00Z"/>
                <w:rFonts w:ascii="Calibri" w:eastAsia="Times New Roman" w:hAnsi="Calibri" w:cs="Calibri"/>
                <w:i/>
                <w:iCs/>
                <w:color w:val="000000"/>
                <w:rPrChange w:id="10810" w:author="Stefanie Lane" w:date="2022-06-23T15:12:00Z">
                  <w:rPr>
                    <w:ins w:id="10811" w:author="Stefanie Lane" w:date="2022-06-23T15:12:00Z"/>
                  </w:rPr>
                </w:rPrChange>
              </w:rPr>
              <w:pPrChange w:id="10812" w:author="Stefanie Lane" w:date="2022-06-23T15:12:00Z">
                <w:pPr/>
              </w:pPrChange>
            </w:pPr>
            <w:ins w:id="10813" w:author="Stefanie Lane" w:date="2022-06-23T15:12:00Z">
              <w:r w:rsidRPr="00EB4CE1">
                <w:rPr>
                  <w:rFonts w:ascii="Calibri" w:eastAsia="Times New Roman" w:hAnsi="Calibri" w:cs="Calibri"/>
                  <w:i/>
                  <w:iCs/>
                  <w:color w:val="000000"/>
                  <w:rPrChange w:id="10814" w:author="Stefanie Lane" w:date="2022-06-23T15:12:00Z">
                    <w:rPr/>
                  </w:rPrChange>
                </w:rPr>
                <w:t xml:space="preserve">Myosotis </w:t>
              </w:r>
              <w:proofErr w:type="spellStart"/>
              <w:r w:rsidRPr="00EB4CE1">
                <w:rPr>
                  <w:rFonts w:ascii="Calibri" w:eastAsia="Times New Roman" w:hAnsi="Calibri" w:cs="Calibri"/>
                  <w:i/>
                  <w:iCs/>
                  <w:color w:val="000000"/>
                  <w:rPrChange w:id="10815" w:author="Stefanie Lane" w:date="2022-06-23T15:12:00Z">
                    <w:rPr/>
                  </w:rPrChange>
                </w:rPr>
                <w:t>scorpiodes</w:t>
              </w:r>
              <w:proofErr w:type="spellEnd"/>
            </w:ins>
          </w:p>
        </w:tc>
        <w:tc>
          <w:tcPr>
            <w:tcW w:w="869" w:type="dxa"/>
            <w:tcBorders>
              <w:top w:val="nil"/>
              <w:left w:val="nil"/>
              <w:bottom w:val="nil"/>
              <w:right w:val="nil"/>
            </w:tcBorders>
            <w:shd w:val="clear" w:color="auto" w:fill="auto"/>
            <w:noWrap/>
            <w:vAlign w:val="bottom"/>
            <w:hideMark/>
            <w:tcPrChange w:id="10816" w:author="Stefanie Lane" w:date="2022-06-23T15:14:00Z">
              <w:tcPr>
                <w:tcW w:w="960" w:type="dxa"/>
                <w:tcBorders>
                  <w:top w:val="nil"/>
                  <w:left w:val="nil"/>
                  <w:bottom w:val="nil"/>
                  <w:right w:val="nil"/>
                </w:tcBorders>
                <w:shd w:val="clear" w:color="auto" w:fill="auto"/>
                <w:noWrap/>
                <w:vAlign w:val="bottom"/>
                <w:hideMark/>
              </w:tcPr>
            </w:tcPrChange>
          </w:tcPr>
          <w:p w14:paraId="2A1B1A8F" w14:textId="77777777" w:rsidR="00EB4CE1" w:rsidRPr="00EB4CE1" w:rsidRDefault="00EB4CE1" w:rsidP="00EB4CE1">
            <w:pPr>
              <w:spacing w:after="0" w:line="240" w:lineRule="auto"/>
              <w:jc w:val="center"/>
              <w:rPr>
                <w:ins w:id="10817" w:author="Stefanie Lane" w:date="2022-06-23T15:12:00Z"/>
                <w:rFonts w:ascii="Calibri" w:eastAsia="Times New Roman" w:hAnsi="Calibri" w:cs="Calibri"/>
                <w:color w:val="000000"/>
                <w:rPrChange w:id="10818" w:author="Stefanie Lane" w:date="2022-06-23T15:12:00Z">
                  <w:rPr>
                    <w:ins w:id="10819" w:author="Stefanie Lane" w:date="2022-06-23T15:12:00Z"/>
                  </w:rPr>
                </w:rPrChange>
              </w:rPr>
              <w:pPrChange w:id="10820" w:author="Stefanie Lane" w:date="2022-06-23T15:12:00Z">
                <w:pPr>
                  <w:jc w:val="center"/>
                </w:pPr>
              </w:pPrChange>
            </w:pPr>
            <w:ins w:id="10821" w:author="Stefanie Lane" w:date="2022-06-23T15:12:00Z">
              <w:r w:rsidRPr="00EB4CE1">
                <w:rPr>
                  <w:rFonts w:ascii="Calibri" w:eastAsia="Times New Roman" w:hAnsi="Calibri" w:cs="Calibri"/>
                  <w:color w:val="000000"/>
                  <w:rPrChange w:id="10822"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10823" w:author="Stefanie Lane" w:date="2022-06-23T15:14:00Z">
              <w:tcPr>
                <w:tcW w:w="960" w:type="dxa"/>
                <w:tcBorders>
                  <w:top w:val="nil"/>
                  <w:left w:val="nil"/>
                  <w:bottom w:val="nil"/>
                  <w:right w:val="nil"/>
                </w:tcBorders>
                <w:shd w:val="clear" w:color="auto" w:fill="auto"/>
                <w:noWrap/>
                <w:vAlign w:val="bottom"/>
                <w:hideMark/>
              </w:tcPr>
            </w:tcPrChange>
          </w:tcPr>
          <w:p w14:paraId="6CD69B97" w14:textId="77777777" w:rsidR="00EB4CE1" w:rsidRPr="00EB4CE1" w:rsidRDefault="00EB4CE1" w:rsidP="00EB4CE1">
            <w:pPr>
              <w:spacing w:after="0" w:line="240" w:lineRule="auto"/>
              <w:jc w:val="center"/>
              <w:rPr>
                <w:ins w:id="10824" w:author="Stefanie Lane" w:date="2022-06-23T15:12:00Z"/>
                <w:rFonts w:ascii="Calibri" w:eastAsia="Times New Roman" w:hAnsi="Calibri" w:cs="Calibri"/>
                <w:color w:val="000000"/>
                <w:rPrChange w:id="10825" w:author="Stefanie Lane" w:date="2022-06-23T15:12:00Z">
                  <w:rPr>
                    <w:ins w:id="10826" w:author="Stefanie Lane" w:date="2022-06-23T15:12:00Z"/>
                  </w:rPr>
                </w:rPrChange>
              </w:rPr>
              <w:pPrChange w:id="10827" w:author="Stefanie Lane" w:date="2022-06-23T15:12:00Z">
                <w:pPr>
                  <w:jc w:val="center"/>
                </w:pPr>
              </w:pPrChange>
            </w:pPr>
            <w:ins w:id="10828" w:author="Stefanie Lane" w:date="2022-06-23T15:12:00Z">
              <w:r w:rsidRPr="00EB4CE1">
                <w:rPr>
                  <w:rFonts w:ascii="Calibri" w:eastAsia="Times New Roman" w:hAnsi="Calibri" w:cs="Calibri"/>
                  <w:color w:val="000000"/>
                  <w:rPrChange w:id="10829"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0830" w:author="Stefanie Lane" w:date="2022-06-23T15:14:00Z">
              <w:tcPr>
                <w:tcW w:w="960" w:type="dxa"/>
                <w:tcBorders>
                  <w:top w:val="nil"/>
                  <w:left w:val="nil"/>
                  <w:bottom w:val="nil"/>
                  <w:right w:val="nil"/>
                </w:tcBorders>
                <w:shd w:val="clear" w:color="auto" w:fill="auto"/>
                <w:noWrap/>
                <w:vAlign w:val="bottom"/>
                <w:hideMark/>
              </w:tcPr>
            </w:tcPrChange>
          </w:tcPr>
          <w:p w14:paraId="001BE02D" w14:textId="77777777" w:rsidR="00EB4CE1" w:rsidRPr="00EB4CE1" w:rsidRDefault="00EB4CE1" w:rsidP="00EB4CE1">
            <w:pPr>
              <w:spacing w:after="0" w:line="240" w:lineRule="auto"/>
              <w:jc w:val="center"/>
              <w:rPr>
                <w:ins w:id="10831" w:author="Stefanie Lane" w:date="2022-06-23T15:12:00Z"/>
                <w:rFonts w:ascii="Calibri" w:eastAsia="Times New Roman" w:hAnsi="Calibri" w:cs="Calibri"/>
                <w:color w:val="000000"/>
                <w:rPrChange w:id="10832" w:author="Stefanie Lane" w:date="2022-06-23T15:12:00Z">
                  <w:rPr>
                    <w:ins w:id="10833" w:author="Stefanie Lane" w:date="2022-06-23T15:12:00Z"/>
                  </w:rPr>
                </w:rPrChange>
              </w:rPr>
              <w:pPrChange w:id="10834" w:author="Stefanie Lane" w:date="2022-06-23T15:12:00Z">
                <w:pPr>
                  <w:jc w:val="center"/>
                </w:pPr>
              </w:pPrChange>
            </w:pPr>
            <w:ins w:id="10835" w:author="Stefanie Lane" w:date="2022-06-23T15:12:00Z">
              <w:r w:rsidRPr="00EB4CE1">
                <w:rPr>
                  <w:rFonts w:ascii="Calibri" w:eastAsia="Times New Roman" w:hAnsi="Calibri" w:cs="Calibri"/>
                  <w:color w:val="000000"/>
                  <w:rPrChange w:id="10836"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083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873DC9D" w14:textId="77777777" w:rsidR="00EB4CE1" w:rsidRPr="00EB4CE1" w:rsidRDefault="00EB4CE1" w:rsidP="00EB4CE1">
            <w:pPr>
              <w:spacing w:after="0" w:line="240" w:lineRule="auto"/>
              <w:jc w:val="center"/>
              <w:rPr>
                <w:ins w:id="10838" w:author="Stefanie Lane" w:date="2022-06-23T15:12:00Z"/>
                <w:rFonts w:ascii="Calibri" w:eastAsia="Times New Roman" w:hAnsi="Calibri" w:cs="Calibri"/>
                <w:color w:val="000000"/>
                <w:rPrChange w:id="10839" w:author="Stefanie Lane" w:date="2022-06-23T15:12:00Z">
                  <w:rPr>
                    <w:ins w:id="10840" w:author="Stefanie Lane" w:date="2022-06-23T15:12:00Z"/>
                  </w:rPr>
                </w:rPrChange>
              </w:rPr>
              <w:pPrChange w:id="10841" w:author="Stefanie Lane" w:date="2022-06-23T15:12:00Z">
                <w:pPr>
                  <w:jc w:val="center"/>
                </w:pPr>
              </w:pPrChange>
            </w:pPr>
            <w:ins w:id="10842" w:author="Stefanie Lane" w:date="2022-06-23T15:12:00Z">
              <w:r w:rsidRPr="00EB4CE1">
                <w:rPr>
                  <w:rFonts w:ascii="Calibri" w:eastAsia="Times New Roman" w:hAnsi="Calibri" w:cs="Calibri"/>
                  <w:color w:val="000000"/>
                  <w:rPrChange w:id="10843" w:author="Stefanie Lane" w:date="2022-06-23T15:12:00Z">
                    <w:rPr/>
                  </w:rPrChange>
                </w:rPr>
                <w:t>-100.0</w:t>
              </w:r>
            </w:ins>
          </w:p>
        </w:tc>
      </w:tr>
      <w:tr w:rsidR="00EB4CE1" w:rsidRPr="00EB4CE1" w14:paraId="2E979DC5" w14:textId="77777777" w:rsidTr="006F10B7">
        <w:trPr>
          <w:trHeight w:val="290"/>
          <w:ins w:id="10844" w:author="Stefanie Lane" w:date="2022-06-23T15:12:00Z"/>
          <w:trPrChange w:id="1084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84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DB5B12E" w14:textId="77777777" w:rsidR="00EB4CE1" w:rsidRPr="00EB4CE1" w:rsidRDefault="00EB4CE1" w:rsidP="00EB4CE1">
            <w:pPr>
              <w:spacing w:after="0" w:line="240" w:lineRule="auto"/>
              <w:rPr>
                <w:ins w:id="10847" w:author="Stefanie Lane" w:date="2022-06-23T15:12:00Z"/>
                <w:rFonts w:ascii="Calibri" w:eastAsia="Times New Roman" w:hAnsi="Calibri" w:cs="Calibri"/>
                <w:color w:val="000000"/>
                <w:rPrChange w:id="10848" w:author="Stefanie Lane" w:date="2022-06-23T15:12:00Z">
                  <w:rPr>
                    <w:ins w:id="10849" w:author="Stefanie Lane" w:date="2022-06-23T15:12:00Z"/>
                  </w:rPr>
                </w:rPrChange>
              </w:rPr>
              <w:pPrChange w:id="1085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85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E5B3116" w14:textId="77777777" w:rsidR="00EB4CE1" w:rsidRPr="00EB4CE1" w:rsidRDefault="00EB4CE1" w:rsidP="00EB4CE1">
            <w:pPr>
              <w:spacing w:after="0" w:line="240" w:lineRule="auto"/>
              <w:rPr>
                <w:ins w:id="10852" w:author="Stefanie Lane" w:date="2022-06-23T15:12:00Z"/>
                <w:rFonts w:ascii="Calibri" w:eastAsia="Times New Roman" w:hAnsi="Calibri" w:cs="Calibri"/>
                <w:color w:val="000000"/>
                <w:rPrChange w:id="10853" w:author="Stefanie Lane" w:date="2022-06-23T15:12:00Z">
                  <w:rPr>
                    <w:ins w:id="10854" w:author="Stefanie Lane" w:date="2022-06-23T15:12:00Z"/>
                  </w:rPr>
                </w:rPrChange>
              </w:rPr>
              <w:pPrChange w:id="1085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85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B77111A" w14:textId="77777777" w:rsidR="00EB4CE1" w:rsidRPr="00EB4CE1" w:rsidRDefault="00EB4CE1" w:rsidP="00EB4CE1">
            <w:pPr>
              <w:spacing w:after="0" w:line="240" w:lineRule="auto"/>
              <w:rPr>
                <w:ins w:id="10857" w:author="Stefanie Lane" w:date="2022-06-23T15:12:00Z"/>
                <w:rFonts w:ascii="Calibri" w:eastAsia="Times New Roman" w:hAnsi="Calibri" w:cs="Calibri"/>
                <w:i/>
                <w:iCs/>
                <w:color w:val="000000"/>
                <w:rPrChange w:id="10858" w:author="Stefanie Lane" w:date="2022-06-23T15:12:00Z">
                  <w:rPr>
                    <w:ins w:id="10859" w:author="Stefanie Lane" w:date="2022-06-23T15:12:00Z"/>
                  </w:rPr>
                </w:rPrChange>
              </w:rPr>
              <w:pPrChange w:id="10860" w:author="Stefanie Lane" w:date="2022-06-23T15:12:00Z">
                <w:pPr/>
              </w:pPrChange>
            </w:pPr>
            <w:ins w:id="10861" w:author="Stefanie Lane" w:date="2022-06-23T15:12:00Z">
              <w:r w:rsidRPr="00EB4CE1">
                <w:rPr>
                  <w:rFonts w:ascii="Calibri" w:eastAsia="Times New Roman" w:hAnsi="Calibri" w:cs="Calibri"/>
                  <w:i/>
                  <w:iCs/>
                  <w:color w:val="000000"/>
                  <w:rPrChange w:id="10862" w:author="Stefanie Lane" w:date="2022-06-23T15:12:00Z">
                    <w:rPr/>
                  </w:rPrChange>
                </w:rPr>
                <w:t>Mentha arvensis</w:t>
              </w:r>
            </w:ins>
          </w:p>
        </w:tc>
        <w:tc>
          <w:tcPr>
            <w:tcW w:w="869" w:type="dxa"/>
            <w:tcBorders>
              <w:top w:val="single" w:sz="4" w:space="0" w:color="auto"/>
              <w:left w:val="nil"/>
              <w:bottom w:val="single" w:sz="4" w:space="0" w:color="auto"/>
              <w:right w:val="nil"/>
            </w:tcBorders>
            <w:shd w:val="clear" w:color="auto" w:fill="auto"/>
            <w:noWrap/>
            <w:vAlign w:val="bottom"/>
            <w:hideMark/>
            <w:tcPrChange w:id="108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1D7F2E0" w14:textId="77777777" w:rsidR="00EB4CE1" w:rsidRPr="00EB4CE1" w:rsidRDefault="00EB4CE1" w:rsidP="00EB4CE1">
            <w:pPr>
              <w:spacing w:after="0" w:line="240" w:lineRule="auto"/>
              <w:jc w:val="center"/>
              <w:rPr>
                <w:ins w:id="10864" w:author="Stefanie Lane" w:date="2022-06-23T15:12:00Z"/>
                <w:rFonts w:ascii="Calibri" w:eastAsia="Times New Roman" w:hAnsi="Calibri" w:cs="Calibri"/>
                <w:color w:val="000000"/>
                <w:rPrChange w:id="10865" w:author="Stefanie Lane" w:date="2022-06-23T15:12:00Z">
                  <w:rPr>
                    <w:ins w:id="10866" w:author="Stefanie Lane" w:date="2022-06-23T15:12:00Z"/>
                  </w:rPr>
                </w:rPrChange>
              </w:rPr>
              <w:pPrChange w:id="10867" w:author="Stefanie Lane" w:date="2022-06-23T15:12:00Z">
                <w:pPr>
                  <w:jc w:val="center"/>
                </w:pPr>
              </w:pPrChange>
            </w:pPr>
            <w:ins w:id="10868" w:author="Stefanie Lane" w:date="2022-06-23T15:12:00Z">
              <w:r w:rsidRPr="00EB4CE1">
                <w:rPr>
                  <w:rFonts w:ascii="Calibri" w:eastAsia="Times New Roman" w:hAnsi="Calibri" w:cs="Calibri"/>
                  <w:color w:val="000000"/>
                  <w:rPrChange w:id="10869" w:author="Stefanie Lane" w:date="2022-06-23T15:12:00Z">
                    <w:rPr/>
                  </w:rPrChange>
                </w:rPr>
                <w:t>0.29</w:t>
              </w:r>
            </w:ins>
          </w:p>
        </w:tc>
        <w:tc>
          <w:tcPr>
            <w:tcW w:w="990" w:type="dxa"/>
            <w:tcBorders>
              <w:top w:val="single" w:sz="4" w:space="0" w:color="auto"/>
              <w:left w:val="nil"/>
              <w:bottom w:val="single" w:sz="4" w:space="0" w:color="auto"/>
              <w:right w:val="nil"/>
            </w:tcBorders>
            <w:shd w:val="clear" w:color="auto" w:fill="auto"/>
            <w:noWrap/>
            <w:vAlign w:val="bottom"/>
            <w:hideMark/>
            <w:tcPrChange w:id="108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48D72D0" w14:textId="77777777" w:rsidR="00EB4CE1" w:rsidRPr="00EB4CE1" w:rsidRDefault="00EB4CE1" w:rsidP="00EB4CE1">
            <w:pPr>
              <w:spacing w:after="0" w:line="240" w:lineRule="auto"/>
              <w:jc w:val="center"/>
              <w:rPr>
                <w:ins w:id="10871" w:author="Stefanie Lane" w:date="2022-06-23T15:12:00Z"/>
                <w:rFonts w:ascii="Calibri" w:eastAsia="Times New Roman" w:hAnsi="Calibri" w:cs="Calibri"/>
                <w:color w:val="000000"/>
                <w:rPrChange w:id="10872" w:author="Stefanie Lane" w:date="2022-06-23T15:12:00Z">
                  <w:rPr>
                    <w:ins w:id="10873" w:author="Stefanie Lane" w:date="2022-06-23T15:12:00Z"/>
                  </w:rPr>
                </w:rPrChange>
              </w:rPr>
              <w:pPrChange w:id="10874" w:author="Stefanie Lane" w:date="2022-06-23T15:12:00Z">
                <w:pPr>
                  <w:jc w:val="center"/>
                </w:pPr>
              </w:pPrChange>
            </w:pPr>
            <w:ins w:id="10875" w:author="Stefanie Lane" w:date="2022-06-23T15:12:00Z">
              <w:r w:rsidRPr="00EB4CE1">
                <w:rPr>
                  <w:rFonts w:ascii="Calibri" w:eastAsia="Times New Roman" w:hAnsi="Calibri" w:cs="Calibri"/>
                  <w:color w:val="000000"/>
                  <w:rPrChange w:id="10876" w:author="Stefanie Lane" w:date="2022-06-23T15:12: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Change w:id="108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17A5D92" w14:textId="77777777" w:rsidR="00EB4CE1" w:rsidRPr="00EB4CE1" w:rsidRDefault="00EB4CE1" w:rsidP="00EB4CE1">
            <w:pPr>
              <w:spacing w:after="0" w:line="240" w:lineRule="auto"/>
              <w:jc w:val="center"/>
              <w:rPr>
                <w:ins w:id="10878" w:author="Stefanie Lane" w:date="2022-06-23T15:12:00Z"/>
                <w:rFonts w:ascii="Calibri" w:eastAsia="Times New Roman" w:hAnsi="Calibri" w:cs="Calibri"/>
                <w:color w:val="000000"/>
                <w:rPrChange w:id="10879" w:author="Stefanie Lane" w:date="2022-06-23T15:12:00Z">
                  <w:rPr>
                    <w:ins w:id="10880" w:author="Stefanie Lane" w:date="2022-06-23T15:12:00Z"/>
                  </w:rPr>
                </w:rPrChange>
              </w:rPr>
              <w:pPrChange w:id="10881" w:author="Stefanie Lane" w:date="2022-06-23T15:12:00Z">
                <w:pPr>
                  <w:jc w:val="center"/>
                </w:pPr>
              </w:pPrChange>
            </w:pPr>
            <w:ins w:id="10882" w:author="Stefanie Lane" w:date="2022-06-23T15:12:00Z">
              <w:r w:rsidRPr="00EB4CE1">
                <w:rPr>
                  <w:rFonts w:ascii="Calibri" w:eastAsia="Times New Roman" w:hAnsi="Calibri" w:cs="Calibri"/>
                  <w:color w:val="000000"/>
                  <w:rPrChange w:id="10883"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88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E6472DF" w14:textId="77777777" w:rsidR="00EB4CE1" w:rsidRPr="00EB4CE1" w:rsidRDefault="00EB4CE1" w:rsidP="00EB4CE1">
            <w:pPr>
              <w:spacing w:after="0" w:line="240" w:lineRule="auto"/>
              <w:jc w:val="center"/>
              <w:rPr>
                <w:ins w:id="10885" w:author="Stefanie Lane" w:date="2022-06-23T15:12:00Z"/>
                <w:rFonts w:ascii="Calibri" w:eastAsia="Times New Roman" w:hAnsi="Calibri" w:cs="Calibri"/>
                <w:color w:val="000000"/>
                <w:rPrChange w:id="10886" w:author="Stefanie Lane" w:date="2022-06-23T15:12:00Z">
                  <w:rPr>
                    <w:ins w:id="10887" w:author="Stefanie Lane" w:date="2022-06-23T15:12:00Z"/>
                  </w:rPr>
                </w:rPrChange>
              </w:rPr>
              <w:pPrChange w:id="10888" w:author="Stefanie Lane" w:date="2022-06-23T15:12:00Z">
                <w:pPr>
                  <w:jc w:val="center"/>
                </w:pPr>
              </w:pPrChange>
            </w:pPr>
            <w:ins w:id="10889" w:author="Stefanie Lane" w:date="2022-06-23T15:12:00Z">
              <w:r w:rsidRPr="00EB4CE1">
                <w:rPr>
                  <w:rFonts w:ascii="Calibri" w:eastAsia="Times New Roman" w:hAnsi="Calibri" w:cs="Calibri"/>
                  <w:color w:val="000000"/>
                  <w:rPrChange w:id="10890" w:author="Stefanie Lane" w:date="2022-06-23T15:12:00Z">
                    <w:rPr/>
                  </w:rPrChange>
                </w:rPr>
                <w:t>-87.9</w:t>
              </w:r>
            </w:ins>
          </w:p>
        </w:tc>
      </w:tr>
      <w:tr w:rsidR="00EB4CE1" w:rsidRPr="00EB4CE1" w14:paraId="377779EB" w14:textId="77777777" w:rsidTr="006F10B7">
        <w:trPr>
          <w:trHeight w:val="290"/>
          <w:ins w:id="10891" w:author="Stefanie Lane" w:date="2022-06-23T15:12:00Z"/>
          <w:trPrChange w:id="1089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89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98C505B" w14:textId="77777777" w:rsidR="00EB4CE1" w:rsidRPr="00EB4CE1" w:rsidRDefault="00EB4CE1" w:rsidP="00EB4CE1">
            <w:pPr>
              <w:spacing w:after="0" w:line="240" w:lineRule="auto"/>
              <w:rPr>
                <w:ins w:id="10894" w:author="Stefanie Lane" w:date="2022-06-23T15:12:00Z"/>
                <w:rFonts w:ascii="Calibri" w:eastAsia="Times New Roman" w:hAnsi="Calibri" w:cs="Calibri"/>
                <w:color w:val="000000"/>
                <w:rPrChange w:id="10895" w:author="Stefanie Lane" w:date="2022-06-23T15:12:00Z">
                  <w:rPr>
                    <w:ins w:id="10896" w:author="Stefanie Lane" w:date="2022-06-23T15:12:00Z"/>
                  </w:rPr>
                </w:rPrChange>
              </w:rPr>
              <w:pPrChange w:id="1089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89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F378F7" w14:textId="77777777" w:rsidR="00EB4CE1" w:rsidRPr="00EB4CE1" w:rsidRDefault="00EB4CE1" w:rsidP="00EB4CE1">
            <w:pPr>
              <w:spacing w:after="0" w:line="240" w:lineRule="auto"/>
              <w:rPr>
                <w:ins w:id="10899" w:author="Stefanie Lane" w:date="2022-06-23T15:12:00Z"/>
                <w:rFonts w:ascii="Calibri" w:eastAsia="Times New Roman" w:hAnsi="Calibri" w:cs="Calibri"/>
                <w:color w:val="000000"/>
                <w:rPrChange w:id="10900" w:author="Stefanie Lane" w:date="2022-06-23T15:12:00Z">
                  <w:rPr>
                    <w:ins w:id="10901" w:author="Stefanie Lane" w:date="2022-06-23T15:12:00Z"/>
                  </w:rPr>
                </w:rPrChange>
              </w:rPr>
              <w:pPrChange w:id="10902" w:author="Stefanie Lane" w:date="2022-06-23T15:12:00Z">
                <w:pPr/>
              </w:pPrChange>
            </w:pPr>
          </w:p>
        </w:tc>
        <w:tc>
          <w:tcPr>
            <w:tcW w:w="3320" w:type="dxa"/>
            <w:tcBorders>
              <w:top w:val="nil"/>
              <w:left w:val="nil"/>
              <w:bottom w:val="nil"/>
              <w:right w:val="nil"/>
            </w:tcBorders>
            <w:shd w:val="clear" w:color="auto" w:fill="auto"/>
            <w:noWrap/>
            <w:vAlign w:val="bottom"/>
            <w:hideMark/>
            <w:tcPrChange w:id="10903" w:author="Stefanie Lane" w:date="2022-06-23T15:14:00Z">
              <w:tcPr>
                <w:tcW w:w="3320" w:type="dxa"/>
                <w:tcBorders>
                  <w:top w:val="nil"/>
                  <w:left w:val="nil"/>
                  <w:bottom w:val="nil"/>
                  <w:right w:val="nil"/>
                </w:tcBorders>
                <w:shd w:val="clear" w:color="auto" w:fill="auto"/>
                <w:noWrap/>
                <w:vAlign w:val="bottom"/>
                <w:hideMark/>
              </w:tcPr>
            </w:tcPrChange>
          </w:tcPr>
          <w:p w14:paraId="257487A1" w14:textId="77777777" w:rsidR="00EB4CE1" w:rsidRPr="00EB4CE1" w:rsidRDefault="00EB4CE1" w:rsidP="00EB4CE1">
            <w:pPr>
              <w:spacing w:after="0" w:line="240" w:lineRule="auto"/>
              <w:rPr>
                <w:ins w:id="10904" w:author="Stefanie Lane" w:date="2022-06-23T15:12:00Z"/>
                <w:rFonts w:ascii="Calibri" w:eastAsia="Times New Roman" w:hAnsi="Calibri" w:cs="Calibri"/>
                <w:i/>
                <w:iCs/>
                <w:color w:val="000000"/>
                <w:rPrChange w:id="10905" w:author="Stefanie Lane" w:date="2022-06-23T15:12:00Z">
                  <w:rPr>
                    <w:ins w:id="10906" w:author="Stefanie Lane" w:date="2022-06-23T15:12:00Z"/>
                  </w:rPr>
                </w:rPrChange>
              </w:rPr>
              <w:pPrChange w:id="10907" w:author="Stefanie Lane" w:date="2022-06-23T15:12:00Z">
                <w:pPr/>
              </w:pPrChange>
            </w:pPr>
            <w:ins w:id="10908" w:author="Stefanie Lane" w:date="2022-06-23T15:12:00Z">
              <w:r w:rsidRPr="00EB4CE1">
                <w:rPr>
                  <w:rFonts w:ascii="Calibri" w:eastAsia="Times New Roman" w:hAnsi="Calibri" w:cs="Calibri"/>
                  <w:i/>
                  <w:iCs/>
                  <w:color w:val="000000"/>
                  <w:rPrChange w:id="10909" w:author="Stefanie Lane" w:date="2022-06-23T15:12:00Z">
                    <w:rPr/>
                  </w:rPrChange>
                </w:rPr>
                <w:t>Agrostis stolonifera</w:t>
              </w:r>
            </w:ins>
          </w:p>
        </w:tc>
        <w:tc>
          <w:tcPr>
            <w:tcW w:w="869" w:type="dxa"/>
            <w:tcBorders>
              <w:top w:val="nil"/>
              <w:left w:val="nil"/>
              <w:bottom w:val="nil"/>
              <w:right w:val="nil"/>
            </w:tcBorders>
            <w:shd w:val="clear" w:color="auto" w:fill="auto"/>
            <w:noWrap/>
            <w:vAlign w:val="bottom"/>
            <w:hideMark/>
            <w:tcPrChange w:id="10910" w:author="Stefanie Lane" w:date="2022-06-23T15:14:00Z">
              <w:tcPr>
                <w:tcW w:w="960" w:type="dxa"/>
                <w:tcBorders>
                  <w:top w:val="nil"/>
                  <w:left w:val="nil"/>
                  <w:bottom w:val="nil"/>
                  <w:right w:val="nil"/>
                </w:tcBorders>
                <w:shd w:val="clear" w:color="auto" w:fill="auto"/>
                <w:noWrap/>
                <w:vAlign w:val="bottom"/>
                <w:hideMark/>
              </w:tcPr>
            </w:tcPrChange>
          </w:tcPr>
          <w:p w14:paraId="0283F48C" w14:textId="77777777" w:rsidR="00EB4CE1" w:rsidRPr="00EB4CE1" w:rsidRDefault="00EB4CE1" w:rsidP="00EB4CE1">
            <w:pPr>
              <w:spacing w:after="0" w:line="240" w:lineRule="auto"/>
              <w:jc w:val="center"/>
              <w:rPr>
                <w:ins w:id="10911" w:author="Stefanie Lane" w:date="2022-06-23T15:12:00Z"/>
                <w:rFonts w:ascii="Calibri" w:eastAsia="Times New Roman" w:hAnsi="Calibri" w:cs="Calibri"/>
                <w:color w:val="000000"/>
                <w:rPrChange w:id="10912" w:author="Stefanie Lane" w:date="2022-06-23T15:12:00Z">
                  <w:rPr>
                    <w:ins w:id="10913" w:author="Stefanie Lane" w:date="2022-06-23T15:12:00Z"/>
                  </w:rPr>
                </w:rPrChange>
              </w:rPr>
              <w:pPrChange w:id="10914" w:author="Stefanie Lane" w:date="2022-06-23T15:12:00Z">
                <w:pPr>
                  <w:jc w:val="center"/>
                </w:pPr>
              </w:pPrChange>
            </w:pPr>
            <w:ins w:id="10915" w:author="Stefanie Lane" w:date="2022-06-23T15:12:00Z">
              <w:r w:rsidRPr="00EB4CE1">
                <w:rPr>
                  <w:rFonts w:ascii="Calibri" w:eastAsia="Times New Roman" w:hAnsi="Calibri" w:cs="Calibri"/>
                  <w:color w:val="000000"/>
                  <w:rPrChange w:id="10916" w:author="Stefanie Lane" w:date="2022-06-23T15:12:00Z">
                    <w:rPr/>
                  </w:rPrChange>
                </w:rPr>
                <w:t>1.85</w:t>
              </w:r>
            </w:ins>
          </w:p>
        </w:tc>
        <w:tc>
          <w:tcPr>
            <w:tcW w:w="990" w:type="dxa"/>
            <w:tcBorders>
              <w:top w:val="nil"/>
              <w:left w:val="nil"/>
              <w:bottom w:val="nil"/>
              <w:right w:val="nil"/>
            </w:tcBorders>
            <w:shd w:val="clear" w:color="auto" w:fill="auto"/>
            <w:noWrap/>
            <w:vAlign w:val="bottom"/>
            <w:hideMark/>
            <w:tcPrChange w:id="10917" w:author="Stefanie Lane" w:date="2022-06-23T15:14:00Z">
              <w:tcPr>
                <w:tcW w:w="960" w:type="dxa"/>
                <w:tcBorders>
                  <w:top w:val="nil"/>
                  <w:left w:val="nil"/>
                  <w:bottom w:val="nil"/>
                  <w:right w:val="nil"/>
                </w:tcBorders>
                <w:shd w:val="clear" w:color="auto" w:fill="auto"/>
                <w:noWrap/>
                <w:vAlign w:val="bottom"/>
                <w:hideMark/>
              </w:tcPr>
            </w:tcPrChange>
          </w:tcPr>
          <w:p w14:paraId="1B495629" w14:textId="77777777" w:rsidR="00EB4CE1" w:rsidRPr="00EB4CE1" w:rsidRDefault="00EB4CE1" w:rsidP="00EB4CE1">
            <w:pPr>
              <w:spacing w:after="0" w:line="240" w:lineRule="auto"/>
              <w:jc w:val="center"/>
              <w:rPr>
                <w:ins w:id="10918" w:author="Stefanie Lane" w:date="2022-06-23T15:12:00Z"/>
                <w:rFonts w:ascii="Calibri" w:eastAsia="Times New Roman" w:hAnsi="Calibri" w:cs="Calibri"/>
                <w:color w:val="000000"/>
                <w:rPrChange w:id="10919" w:author="Stefanie Lane" w:date="2022-06-23T15:12:00Z">
                  <w:rPr>
                    <w:ins w:id="10920" w:author="Stefanie Lane" w:date="2022-06-23T15:12:00Z"/>
                  </w:rPr>
                </w:rPrChange>
              </w:rPr>
              <w:pPrChange w:id="10921" w:author="Stefanie Lane" w:date="2022-06-23T15:12:00Z">
                <w:pPr>
                  <w:jc w:val="center"/>
                </w:pPr>
              </w:pPrChange>
            </w:pPr>
            <w:ins w:id="10922" w:author="Stefanie Lane" w:date="2022-06-23T15:12:00Z">
              <w:r w:rsidRPr="00EB4CE1">
                <w:rPr>
                  <w:rFonts w:ascii="Calibri" w:eastAsia="Times New Roman" w:hAnsi="Calibri" w:cs="Calibri"/>
                  <w:color w:val="000000"/>
                  <w:rPrChange w:id="10923" w:author="Stefanie Lane" w:date="2022-06-23T15:12:00Z">
                    <w:rPr/>
                  </w:rPrChange>
                </w:rPr>
                <w:t>2.32</w:t>
              </w:r>
            </w:ins>
          </w:p>
        </w:tc>
        <w:tc>
          <w:tcPr>
            <w:tcW w:w="810" w:type="dxa"/>
            <w:tcBorders>
              <w:top w:val="nil"/>
              <w:left w:val="nil"/>
              <w:bottom w:val="nil"/>
              <w:right w:val="nil"/>
            </w:tcBorders>
            <w:shd w:val="clear" w:color="auto" w:fill="auto"/>
            <w:noWrap/>
            <w:vAlign w:val="bottom"/>
            <w:hideMark/>
            <w:tcPrChange w:id="10924" w:author="Stefanie Lane" w:date="2022-06-23T15:14:00Z">
              <w:tcPr>
                <w:tcW w:w="960" w:type="dxa"/>
                <w:tcBorders>
                  <w:top w:val="nil"/>
                  <w:left w:val="nil"/>
                  <w:bottom w:val="nil"/>
                  <w:right w:val="nil"/>
                </w:tcBorders>
                <w:shd w:val="clear" w:color="auto" w:fill="auto"/>
                <w:noWrap/>
                <w:vAlign w:val="bottom"/>
                <w:hideMark/>
              </w:tcPr>
            </w:tcPrChange>
          </w:tcPr>
          <w:p w14:paraId="677B1852" w14:textId="77777777" w:rsidR="00EB4CE1" w:rsidRPr="00EB4CE1" w:rsidRDefault="00EB4CE1" w:rsidP="00EB4CE1">
            <w:pPr>
              <w:spacing w:after="0" w:line="240" w:lineRule="auto"/>
              <w:jc w:val="center"/>
              <w:rPr>
                <w:ins w:id="10925" w:author="Stefanie Lane" w:date="2022-06-23T15:12:00Z"/>
                <w:rFonts w:ascii="Calibri" w:eastAsia="Times New Roman" w:hAnsi="Calibri" w:cs="Calibri"/>
                <w:color w:val="000000"/>
                <w:rPrChange w:id="10926" w:author="Stefanie Lane" w:date="2022-06-23T15:12:00Z">
                  <w:rPr>
                    <w:ins w:id="10927" w:author="Stefanie Lane" w:date="2022-06-23T15:12:00Z"/>
                  </w:rPr>
                </w:rPrChange>
              </w:rPr>
              <w:pPrChange w:id="10928" w:author="Stefanie Lane" w:date="2022-06-23T15:12:00Z">
                <w:pPr>
                  <w:jc w:val="center"/>
                </w:pPr>
              </w:pPrChange>
            </w:pPr>
            <w:ins w:id="10929" w:author="Stefanie Lane" w:date="2022-06-23T15:12:00Z">
              <w:r w:rsidRPr="00EB4CE1">
                <w:rPr>
                  <w:rFonts w:ascii="Calibri" w:eastAsia="Times New Roman" w:hAnsi="Calibri" w:cs="Calibri"/>
                  <w:color w:val="000000"/>
                  <w:rPrChange w:id="10930" w:author="Stefanie Lane" w:date="2022-06-23T15:12:00Z">
                    <w:rPr/>
                  </w:rPrChange>
                </w:rPr>
                <w:t>1.25</w:t>
              </w:r>
            </w:ins>
          </w:p>
        </w:tc>
        <w:tc>
          <w:tcPr>
            <w:tcW w:w="1710" w:type="dxa"/>
            <w:tcBorders>
              <w:top w:val="nil"/>
              <w:left w:val="nil"/>
              <w:bottom w:val="nil"/>
              <w:right w:val="single" w:sz="8" w:space="0" w:color="auto"/>
            </w:tcBorders>
            <w:shd w:val="clear" w:color="auto" w:fill="auto"/>
            <w:noWrap/>
            <w:vAlign w:val="bottom"/>
            <w:hideMark/>
            <w:tcPrChange w:id="1093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860DFD2" w14:textId="77777777" w:rsidR="00EB4CE1" w:rsidRPr="00EB4CE1" w:rsidRDefault="00EB4CE1" w:rsidP="00EB4CE1">
            <w:pPr>
              <w:spacing w:after="0" w:line="240" w:lineRule="auto"/>
              <w:jc w:val="center"/>
              <w:rPr>
                <w:ins w:id="10932" w:author="Stefanie Lane" w:date="2022-06-23T15:12:00Z"/>
                <w:rFonts w:ascii="Calibri" w:eastAsia="Times New Roman" w:hAnsi="Calibri" w:cs="Calibri"/>
                <w:color w:val="000000"/>
                <w:rPrChange w:id="10933" w:author="Stefanie Lane" w:date="2022-06-23T15:12:00Z">
                  <w:rPr>
                    <w:ins w:id="10934" w:author="Stefanie Lane" w:date="2022-06-23T15:12:00Z"/>
                  </w:rPr>
                </w:rPrChange>
              </w:rPr>
              <w:pPrChange w:id="10935" w:author="Stefanie Lane" w:date="2022-06-23T15:12:00Z">
                <w:pPr>
                  <w:jc w:val="center"/>
                </w:pPr>
              </w:pPrChange>
            </w:pPr>
            <w:ins w:id="10936" w:author="Stefanie Lane" w:date="2022-06-23T15:12:00Z">
              <w:r w:rsidRPr="00EB4CE1">
                <w:rPr>
                  <w:rFonts w:ascii="Calibri" w:eastAsia="Times New Roman" w:hAnsi="Calibri" w:cs="Calibri"/>
                  <w:color w:val="000000"/>
                  <w:rPrChange w:id="10937" w:author="Stefanie Lane" w:date="2022-06-23T15:12:00Z">
                    <w:rPr/>
                  </w:rPrChange>
                </w:rPr>
                <w:t>-32.5</w:t>
              </w:r>
            </w:ins>
          </w:p>
        </w:tc>
      </w:tr>
      <w:tr w:rsidR="00EB4CE1" w:rsidRPr="00EB4CE1" w14:paraId="66C32E76" w14:textId="77777777" w:rsidTr="006F10B7">
        <w:trPr>
          <w:trHeight w:val="290"/>
          <w:ins w:id="10938" w:author="Stefanie Lane" w:date="2022-06-23T15:12:00Z"/>
          <w:trPrChange w:id="1093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94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D8D054F" w14:textId="77777777" w:rsidR="00EB4CE1" w:rsidRPr="00EB4CE1" w:rsidRDefault="00EB4CE1" w:rsidP="00EB4CE1">
            <w:pPr>
              <w:spacing w:after="0" w:line="240" w:lineRule="auto"/>
              <w:rPr>
                <w:ins w:id="10941" w:author="Stefanie Lane" w:date="2022-06-23T15:12:00Z"/>
                <w:rFonts w:ascii="Calibri" w:eastAsia="Times New Roman" w:hAnsi="Calibri" w:cs="Calibri"/>
                <w:color w:val="000000"/>
                <w:rPrChange w:id="10942" w:author="Stefanie Lane" w:date="2022-06-23T15:12:00Z">
                  <w:rPr>
                    <w:ins w:id="10943" w:author="Stefanie Lane" w:date="2022-06-23T15:12:00Z"/>
                  </w:rPr>
                </w:rPrChange>
              </w:rPr>
              <w:pPrChange w:id="1094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94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61198D8" w14:textId="77777777" w:rsidR="00EB4CE1" w:rsidRPr="00EB4CE1" w:rsidRDefault="00EB4CE1" w:rsidP="00EB4CE1">
            <w:pPr>
              <w:spacing w:after="0" w:line="240" w:lineRule="auto"/>
              <w:rPr>
                <w:ins w:id="10946" w:author="Stefanie Lane" w:date="2022-06-23T15:12:00Z"/>
                <w:rFonts w:ascii="Calibri" w:eastAsia="Times New Roman" w:hAnsi="Calibri" w:cs="Calibri"/>
                <w:color w:val="000000"/>
                <w:rPrChange w:id="10947" w:author="Stefanie Lane" w:date="2022-06-23T15:12:00Z">
                  <w:rPr>
                    <w:ins w:id="10948" w:author="Stefanie Lane" w:date="2022-06-23T15:12:00Z"/>
                  </w:rPr>
                </w:rPrChange>
              </w:rPr>
              <w:pPrChange w:id="1094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095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0C2154BD" w14:textId="77777777" w:rsidR="00EB4CE1" w:rsidRPr="00EB4CE1" w:rsidRDefault="00EB4CE1" w:rsidP="00EB4CE1">
            <w:pPr>
              <w:spacing w:after="0" w:line="240" w:lineRule="auto"/>
              <w:rPr>
                <w:ins w:id="10951" w:author="Stefanie Lane" w:date="2022-06-23T15:12:00Z"/>
                <w:rFonts w:ascii="Calibri" w:eastAsia="Times New Roman" w:hAnsi="Calibri" w:cs="Calibri"/>
                <w:i/>
                <w:iCs/>
                <w:color w:val="000000"/>
                <w:rPrChange w:id="10952" w:author="Stefanie Lane" w:date="2022-06-23T15:12:00Z">
                  <w:rPr>
                    <w:ins w:id="10953" w:author="Stefanie Lane" w:date="2022-06-23T15:12:00Z"/>
                  </w:rPr>
                </w:rPrChange>
              </w:rPr>
              <w:pPrChange w:id="10954" w:author="Stefanie Lane" w:date="2022-06-23T15:12:00Z">
                <w:pPr/>
              </w:pPrChange>
            </w:pPr>
            <w:ins w:id="10955" w:author="Stefanie Lane" w:date="2022-06-23T15:12:00Z">
              <w:r w:rsidRPr="00EB4CE1">
                <w:rPr>
                  <w:rFonts w:ascii="Calibri" w:eastAsia="Times New Roman" w:hAnsi="Calibri" w:cs="Calibri"/>
                  <w:i/>
                  <w:iCs/>
                  <w:color w:val="000000"/>
                  <w:rPrChange w:id="10956" w:author="Stefanie Lane" w:date="2022-06-23T15:12:00Z">
                    <w:rPr/>
                  </w:rPrChange>
                </w:rPr>
                <w:t>Lythrum salicaria</w:t>
              </w:r>
            </w:ins>
          </w:p>
        </w:tc>
        <w:tc>
          <w:tcPr>
            <w:tcW w:w="869" w:type="dxa"/>
            <w:tcBorders>
              <w:top w:val="single" w:sz="4" w:space="0" w:color="auto"/>
              <w:left w:val="nil"/>
              <w:bottom w:val="single" w:sz="4" w:space="0" w:color="auto"/>
              <w:right w:val="nil"/>
            </w:tcBorders>
            <w:shd w:val="clear" w:color="auto" w:fill="auto"/>
            <w:noWrap/>
            <w:vAlign w:val="bottom"/>
            <w:hideMark/>
            <w:tcPrChange w:id="1095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BC87F6" w14:textId="77777777" w:rsidR="00EB4CE1" w:rsidRPr="00EB4CE1" w:rsidRDefault="00EB4CE1" w:rsidP="00EB4CE1">
            <w:pPr>
              <w:spacing w:after="0" w:line="240" w:lineRule="auto"/>
              <w:jc w:val="center"/>
              <w:rPr>
                <w:ins w:id="10958" w:author="Stefanie Lane" w:date="2022-06-23T15:12:00Z"/>
                <w:rFonts w:ascii="Calibri" w:eastAsia="Times New Roman" w:hAnsi="Calibri" w:cs="Calibri"/>
                <w:color w:val="000000"/>
                <w:rPrChange w:id="10959" w:author="Stefanie Lane" w:date="2022-06-23T15:12:00Z">
                  <w:rPr>
                    <w:ins w:id="10960" w:author="Stefanie Lane" w:date="2022-06-23T15:12:00Z"/>
                  </w:rPr>
                </w:rPrChange>
              </w:rPr>
              <w:pPrChange w:id="10961" w:author="Stefanie Lane" w:date="2022-06-23T15:12:00Z">
                <w:pPr>
                  <w:jc w:val="center"/>
                </w:pPr>
              </w:pPrChange>
            </w:pPr>
            <w:ins w:id="10962" w:author="Stefanie Lane" w:date="2022-06-23T15:12:00Z">
              <w:r w:rsidRPr="00EB4CE1">
                <w:rPr>
                  <w:rFonts w:ascii="Calibri" w:eastAsia="Times New Roman" w:hAnsi="Calibri" w:cs="Calibri"/>
                  <w:color w:val="000000"/>
                  <w:rPrChange w:id="10963" w:author="Stefanie Lane" w:date="2022-06-23T15:12:00Z">
                    <w:rPr/>
                  </w:rPrChange>
                </w:rPr>
                <w:t>0.26</w:t>
              </w:r>
            </w:ins>
          </w:p>
        </w:tc>
        <w:tc>
          <w:tcPr>
            <w:tcW w:w="990" w:type="dxa"/>
            <w:tcBorders>
              <w:top w:val="single" w:sz="4" w:space="0" w:color="auto"/>
              <w:left w:val="nil"/>
              <w:bottom w:val="single" w:sz="4" w:space="0" w:color="auto"/>
              <w:right w:val="nil"/>
            </w:tcBorders>
            <w:shd w:val="clear" w:color="auto" w:fill="auto"/>
            <w:noWrap/>
            <w:vAlign w:val="bottom"/>
            <w:hideMark/>
            <w:tcPrChange w:id="1096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CB8D623" w14:textId="77777777" w:rsidR="00EB4CE1" w:rsidRPr="00EB4CE1" w:rsidRDefault="00EB4CE1" w:rsidP="00EB4CE1">
            <w:pPr>
              <w:spacing w:after="0" w:line="240" w:lineRule="auto"/>
              <w:jc w:val="center"/>
              <w:rPr>
                <w:ins w:id="10965" w:author="Stefanie Lane" w:date="2022-06-23T15:12:00Z"/>
                <w:rFonts w:ascii="Calibri" w:eastAsia="Times New Roman" w:hAnsi="Calibri" w:cs="Calibri"/>
                <w:color w:val="000000"/>
                <w:rPrChange w:id="10966" w:author="Stefanie Lane" w:date="2022-06-23T15:12:00Z">
                  <w:rPr>
                    <w:ins w:id="10967" w:author="Stefanie Lane" w:date="2022-06-23T15:12:00Z"/>
                  </w:rPr>
                </w:rPrChange>
              </w:rPr>
              <w:pPrChange w:id="10968" w:author="Stefanie Lane" w:date="2022-06-23T15:12:00Z">
                <w:pPr>
                  <w:jc w:val="center"/>
                </w:pPr>
              </w:pPrChange>
            </w:pPr>
            <w:ins w:id="10969" w:author="Stefanie Lane" w:date="2022-06-23T15:12:00Z">
              <w:r w:rsidRPr="00EB4CE1">
                <w:rPr>
                  <w:rFonts w:ascii="Calibri" w:eastAsia="Times New Roman" w:hAnsi="Calibri" w:cs="Calibri"/>
                  <w:color w:val="000000"/>
                  <w:rPrChange w:id="10970" w:author="Stefanie Lane" w:date="2022-06-23T15:12:00Z">
                    <w:rPr/>
                  </w:rPrChange>
                </w:rPr>
                <w:t>0.26</w:t>
              </w:r>
            </w:ins>
          </w:p>
        </w:tc>
        <w:tc>
          <w:tcPr>
            <w:tcW w:w="810" w:type="dxa"/>
            <w:tcBorders>
              <w:top w:val="single" w:sz="4" w:space="0" w:color="auto"/>
              <w:left w:val="nil"/>
              <w:bottom w:val="single" w:sz="4" w:space="0" w:color="auto"/>
              <w:right w:val="nil"/>
            </w:tcBorders>
            <w:shd w:val="clear" w:color="auto" w:fill="auto"/>
            <w:noWrap/>
            <w:vAlign w:val="bottom"/>
            <w:hideMark/>
            <w:tcPrChange w:id="1097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9FBDA9A" w14:textId="77777777" w:rsidR="00EB4CE1" w:rsidRPr="00EB4CE1" w:rsidRDefault="00EB4CE1" w:rsidP="00EB4CE1">
            <w:pPr>
              <w:spacing w:after="0" w:line="240" w:lineRule="auto"/>
              <w:jc w:val="center"/>
              <w:rPr>
                <w:ins w:id="10972" w:author="Stefanie Lane" w:date="2022-06-23T15:12:00Z"/>
                <w:rFonts w:ascii="Calibri" w:eastAsia="Times New Roman" w:hAnsi="Calibri" w:cs="Calibri"/>
                <w:color w:val="000000"/>
                <w:rPrChange w:id="10973" w:author="Stefanie Lane" w:date="2022-06-23T15:12:00Z">
                  <w:rPr>
                    <w:ins w:id="10974" w:author="Stefanie Lane" w:date="2022-06-23T15:12:00Z"/>
                  </w:rPr>
                </w:rPrChange>
              </w:rPr>
              <w:pPrChange w:id="10975" w:author="Stefanie Lane" w:date="2022-06-23T15:12:00Z">
                <w:pPr>
                  <w:jc w:val="center"/>
                </w:pPr>
              </w:pPrChange>
            </w:pPr>
            <w:ins w:id="10976" w:author="Stefanie Lane" w:date="2022-06-23T15:12:00Z">
              <w:r w:rsidRPr="00EB4CE1">
                <w:rPr>
                  <w:rFonts w:ascii="Calibri" w:eastAsia="Times New Roman" w:hAnsi="Calibri" w:cs="Calibri"/>
                  <w:color w:val="000000"/>
                  <w:rPrChange w:id="10977" w:author="Stefanie Lane" w:date="2022-06-23T15:12:00Z">
                    <w:rPr/>
                  </w:rPrChange>
                </w:rPr>
                <w:t>0.39</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097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DFE1047" w14:textId="77777777" w:rsidR="00EB4CE1" w:rsidRPr="00EB4CE1" w:rsidRDefault="00EB4CE1" w:rsidP="00EB4CE1">
            <w:pPr>
              <w:spacing w:after="0" w:line="240" w:lineRule="auto"/>
              <w:jc w:val="center"/>
              <w:rPr>
                <w:ins w:id="10979" w:author="Stefanie Lane" w:date="2022-06-23T15:12:00Z"/>
                <w:rFonts w:ascii="Calibri" w:eastAsia="Times New Roman" w:hAnsi="Calibri" w:cs="Calibri"/>
                <w:color w:val="000000"/>
                <w:rPrChange w:id="10980" w:author="Stefanie Lane" w:date="2022-06-23T15:12:00Z">
                  <w:rPr>
                    <w:ins w:id="10981" w:author="Stefanie Lane" w:date="2022-06-23T15:12:00Z"/>
                  </w:rPr>
                </w:rPrChange>
              </w:rPr>
              <w:pPrChange w:id="10982" w:author="Stefanie Lane" w:date="2022-06-23T15:12:00Z">
                <w:pPr>
                  <w:jc w:val="center"/>
                </w:pPr>
              </w:pPrChange>
            </w:pPr>
            <w:ins w:id="10983" w:author="Stefanie Lane" w:date="2022-06-23T15:12:00Z">
              <w:r w:rsidRPr="00EB4CE1">
                <w:rPr>
                  <w:rFonts w:ascii="Calibri" w:eastAsia="Times New Roman" w:hAnsi="Calibri" w:cs="Calibri"/>
                  <w:color w:val="000000"/>
                  <w:rPrChange w:id="10984" w:author="Stefanie Lane" w:date="2022-06-23T15:12:00Z">
                    <w:rPr/>
                  </w:rPrChange>
                </w:rPr>
                <w:t>48.4</w:t>
              </w:r>
            </w:ins>
          </w:p>
        </w:tc>
      </w:tr>
      <w:tr w:rsidR="00EB4CE1" w:rsidRPr="00EB4CE1" w14:paraId="5CBBDB69" w14:textId="77777777" w:rsidTr="006F10B7">
        <w:trPr>
          <w:trHeight w:val="290"/>
          <w:ins w:id="10985" w:author="Stefanie Lane" w:date="2022-06-23T15:12:00Z"/>
          <w:trPrChange w:id="1098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098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DA4752" w14:textId="77777777" w:rsidR="00EB4CE1" w:rsidRPr="00EB4CE1" w:rsidRDefault="00EB4CE1" w:rsidP="00EB4CE1">
            <w:pPr>
              <w:spacing w:after="0" w:line="240" w:lineRule="auto"/>
              <w:rPr>
                <w:ins w:id="10988" w:author="Stefanie Lane" w:date="2022-06-23T15:12:00Z"/>
                <w:rFonts w:ascii="Calibri" w:eastAsia="Times New Roman" w:hAnsi="Calibri" w:cs="Calibri"/>
                <w:color w:val="000000"/>
                <w:rPrChange w:id="10989" w:author="Stefanie Lane" w:date="2022-06-23T15:12:00Z">
                  <w:rPr>
                    <w:ins w:id="10990" w:author="Stefanie Lane" w:date="2022-06-23T15:12:00Z"/>
                  </w:rPr>
                </w:rPrChange>
              </w:rPr>
              <w:pPrChange w:id="1099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099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EF088E" w14:textId="77777777" w:rsidR="00EB4CE1" w:rsidRPr="00EB4CE1" w:rsidRDefault="00EB4CE1" w:rsidP="00EB4CE1">
            <w:pPr>
              <w:spacing w:after="0" w:line="240" w:lineRule="auto"/>
              <w:rPr>
                <w:ins w:id="10993" w:author="Stefanie Lane" w:date="2022-06-23T15:12:00Z"/>
                <w:rFonts w:ascii="Calibri" w:eastAsia="Times New Roman" w:hAnsi="Calibri" w:cs="Calibri"/>
                <w:color w:val="000000"/>
                <w:rPrChange w:id="10994" w:author="Stefanie Lane" w:date="2022-06-23T15:12:00Z">
                  <w:rPr>
                    <w:ins w:id="10995" w:author="Stefanie Lane" w:date="2022-06-23T15:12:00Z"/>
                  </w:rPr>
                </w:rPrChange>
              </w:rPr>
              <w:pPrChange w:id="10996" w:author="Stefanie Lane" w:date="2022-06-23T15:12:00Z">
                <w:pPr/>
              </w:pPrChange>
            </w:pPr>
          </w:p>
        </w:tc>
        <w:tc>
          <w:tcPr>
            <w:tcW w:w="3320" w:type="dxa"/>
            <w:tcBorders>
              <w:top w:val="nil"/>
              <w:left w:val="nil"/>
              <w:bottom w:val="nil"/>
              <w:right w:val="nil"/>
            </w:tcBorders>
            <w:shd w:val="clear" w:color="auto" w:fill="auto"/>
            <w:noWrap/>
            <w:vAlign w:val="bottom"/>
            <w:hideMark/>
            <w:tcPrChange w:id="10997" w:author="Stefanie Lane" w:date="2022-06-23T15:14:00Z">
              <w:tcPr>
                <w:tcW w:w="3320" w:type="dxa"/>
                <w:tcBorders>
                  <w:top w:val="nil"/>
                  <w:left w:val="nil"/>
                  <w:bottom w:val="nil"/>
                  <w:right w:val="nil"/>
                </w:tcBorders>
                <w:shd w:val="clear" w:color="auto" w:fill="auto"/>
                <w:noWrap/>
                <w:vAlign w:val="bottom"/>
                <w:hideMark/>
              </w:tcPr>
            </w:tcPrChange>
          </w:tcPr>
          <w:p w14:paraId="2527FB6A" w14:textId="77777777" w:rsidR="00EB4CE1" w:rsidRPr="00EB4CE1" w:rsidRDefault="00EB4CE1" w:rsidP="00EB4CE1">
            <w:pPr>
              <w:spacing w:after="0" w:line="240" w:lineRule="auto"/>
              <w:rPr>
                <w:ins w:id="10998" w:author="Stefanie Lane" w:date="2022-06-23T15:12:00Z"/>
                <w:rFonts w:ascii="Calibri" w:eastAsia="Times New Roman" w:hAnsi="Calibri" w:cs="Calibri"/>
                <w:i/>
                <w:iCs/>
                <w:color w:val="000000"/>
                <w:rPrChange w:id="10999" w:author="Stefanie Lane" w:date="2022-06-23T15:12:00Z">
                  <w:rPr>
                    <w:ins w:id="11000" w:author="Stefanie Lane" w:date="2022-06-23T15:12:00Z"/>
                  </w:rPr>
                </w:rPrChange>
              </w:rPr>
              <w:pPrChange w:id="11001" w:author="Stefanie Lane" w:date="2022-06-23T15:12:00Z">
                <w:pPr/>
              </w:pPrChange>
            </w:pPr>
            <w:ins w:id="11002" w:author="Stefanie Lane" w:date="2022-06-23T15:12:00Z">
              <w:r w:rsidRPr="00EB4CE1">
                <w:rPr>
                  <w:rFonts w:ascii="Calibri" w:eastAsia="Times New Roman" w:hAnsi="Calibri" w:cs="Calibri"/>
                  <w:i/>
                  <w:iCs/>
                  <w:color w:val="000000"/>
                  <w:rPrChange w:id="11003" w:author="Stefanie Lane" w:date="2022-06-23T15:12:00Z">
                    <w:rPr/>
                  </w:rPrChange>
                </w:rPr>
                <w:t xml:space="preserve">Festuca </w:t>
              </w:r>
              <w:proofErr w:type="spellStart"/>
              <w:r w:rsidRPr="00EB4CE1">
                <w:rPr>
                  <w:rFonts w:ascii="Calibri" w:eastAsia="Times New Roman" w:hAnsi="Calibri" w:cs="Calibri"/>
                  <w:i/>
                  <w:iCs/>
                  <w:color w:val="000000"/>
                  <w:rPrChange w:id="11004" w:author="Stefanie Lane" w:date="2022-06-23T15:12:00Z">
                    <w:rPr/>
                  </w:rPrChange>
                </w:rPr>
                <w:t>arundinacea</w:t>
              </w:r>
              <w:proofErr w:type="spellEnd"/>
            </w:ins>
          </w:p>
        </w:tc>
        <w:tc>
          <w:tcPr>
            <w:tcW w:w="869" w:type="dxa"/>
            <w:tcBorders>
              <w:top w:val="nil"/>
              <w:left w:val="nil"/>
              <w:bottom w:val="nil"/>
              <w:right w:val="nil"/>
            </w:tcBorders>
            <w:shd w:val="clear" w:color="auto" w:fill="auto"/>
            <w:noWrap/>
            <w:vAlign w:val="bottom"/>
            <w:hideMark/>
            <w:tcPrChange w:id="11005" w:author="Stefanie Lane" w:date="2022-06-23T15:14:00Z">
              <w:tcPr>
                <w:tcW w:w="960" w:type="dxa"/>
                <w:tcBorders>
                  <w:top w:val="nil"/>
                  <w:left w:val="nil"/>
                  <w:bottom w:val="nil"/>
                  <w:right w:val="nil"/>
                </w:tcBorders>
                <w:shd w:val="clear" w:color="auto" w:fill="auto"/>
                <w:noWrap/>
                <w:vAlign w:val="bottom"/>
                <w:hideMark/>
              </w:tcPr>
            </w:tcPrChange>
          </w:tcPr>
          <w:p w14:paraId="09E4E475" w14:textId="77777777" w:rsidR="00EB4CE1" w:rsidRPr="00EB4CE1" w:rsidRDefault="00EB4CE1" w:rsidP="00EB4CE1">
            <w:pPr>
              <w:spacing w:after="0" w:line="240" w:lineRule="auto"/>
              <w:jc w:val="center"/>
              <w:rPr>
                <w:ins w:id="11006" w:author="Stefanie Lane" w:date="2022-06-23T15:12:00Z"/>
                <w:rFonts w:ascii="Calibri" w:eastAsia="Times New Roman" w:hAnsi="Calibri" w:cs="Calibri"/>
                <w:color w:val="000000"/>
                <w:rPrChange w:id="11007" w:author="Stefanie Lane" w:date="2022-06-23T15:12:00Z">
                  <w:rPr>
                    <w:ins w:id="11008" w:author="Stefanie Lane" w:date="2022-06-23T15:12:00Z"/>
                  </w:rPr>
                </w:rPrChange>
              </w:rPr>
              <w:pPrChange w:id="11009" w:author="Stefanie Lane" w:date="2022-06-23T15:12:00Z">
                <w:pPr>
                  <w:jc w:val="center"/>
                </w:pPr>
              </w:pPrChange>
            </w:pPr>
            <w:ins w:id="11010" w:author="Stefanie Lane" w:date="2022-06-23T15:12:00Z">
              <w:r w:rsidRPr="00EB4CE1">
                <w:rPr>
                  <w:rFonts w:ascii="Calibri" w:eastAsia="Times New Roman" w:hAnsi="Calibri" w:cs="Calibri"/>
                  <w:color w:val="000000"/>
                  <w:rPrChange w:id="11011"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1012" w:author="Stefanie Lane" w:date="2022-06-23T15:14:00Z">
              <w:tcPr>
                <w:tcW w:w="960" w:type="dxa"/>
                <w:tcBorders>
                  <w:top w:val="nil"/>
                  <w:left w:val="nil"/>
                  <w:bottom w:val="nil"/>
                  <w:right w:val="nil"/>
                </w:tcBorders>
                <w:shd w:val="clear" w:color="auto" w:fill="auto"/>
                <w:noWrap/>
                <w:vAlign w:val="bottom"/>
                <w:hideMark/>
              </w:tcPr>
            </w:tcPrChange>
          </w:tcPr>
          <w:p w14:paraId="2D1D12E7" w14:textId="77777777" w:rsidR="00EB4CE1" w:rsidRPr="00EB4CE1" w:rsidRDefault="00EB4CE1" w:rsidP="00EB4CE1">
            <w:pPr>
              <w:spacing w:after="0" w:line="240" w:lineRule="auto"/>
              <w:jc w:val="center"/>
              <w:rPr>
                <w:ins w:id="11013" w:author="Stefanie Lane" w:date="2022-06-23T15:12:00Z"/>
                <w:rFonts w:ascii="Calibri" w:eastAsia="Times New Roman" w:hAnsi="Calibri" w:cs="Calibri"/>
                <w:color w:val="000000"/>
                <w:rPrChange w:id="11014" w:author="Stefanie Lane" w:date="2022-06-23T15:12:00Z">
                  <w:rPr>
                    <w:ins w:id="11015" w:author="Stefanie Lane" w:date="2022-06-23T15:12:00Z"/>
                  </w:rPr>
                </w:rPrChange>
              </w:rPr>
              <w:pPrChange w:id="11016" w:author="Stefanie Lane" w:date="2022-06-23T15:12:00Z">
                <w:pPr>
                  <w:jc w:val="center"/>
                </w:pPr>
              </w:pPrChange>
            </w:pPr>
            <w:ins w:id="11017" w:author="Stefanie Lane" w:date="2022-06-23T15:12:00Z">
              <w:r w:rsidRPr="00EB4CE1">
                <w:rPr>
                  <w:rFonts w:ascii="Calibri" w:eastAsia="Times New Roman" w:hAnsi="Calibri" w:cs="Calibri"/>
                  <w:color w:val="000000"/>
                  <w:rPrChange w:id="11018" w:author="Stefanie Lane" w:date="2022-06-23T15:12:00Z">
                    <w:rPr/>
                  </w:rPrChange>
                </w:rPr>
                <w:t>0.10</w:t>
              </w:r>
            </w:ins>
          </w:p>
        </w:tc>
        <w:tc>
          <w:tcPr>
            <w:tcW w:w="810" w:type="dxa"/>
            <w:tcBorders>
              <w:top w:val="nil"/>
              <w:left w:val="nil"/>
              <w:bottom w:val="nil"/>
              <w:right w:val="nil"/>
            </w:tcBorders>
            <w:shd w:val="clear" w:color="auto" w:fill="auto"/>
            <w:noWrap/>
            <w:vAlign w:val="bottom"/>
            <w:hideMark/>
            <w:tcPrChange w:id="11019" w:author="Stefanie Lane" w:date="2022-06-23T15:14:00Z">
              <w:tcPr>
                <w:tcW w:w="960" w:type="dxa"/>
                <w:tcBorders>
                  <w:top w:val="nil"/>
                  <w:left w:val="nil"/>
                  <w:bottom w:val="nil"/>
                  <w:right w:val="nil"/>
                </w:tcBorders>
                <w:shd w:val="clear" w:color="auto" w:fill="auto"/>
                <w:noWrap/>
                <w:vAlign w:val="bottom"/>
                <w:hideMark/>
              </w:tcPr>
            </w:tcPrChange>
          </w:tcPr>
          <w:p w14:paraId="4F6AFCD0" w14:textId="77777777" w:rsidR="00EB4CE1" w:rsidRPr="00EB4CE1" w:rsidRDefault="00EB4CE1" w:rsidP="00EB4CE1">
            <w:pPr>
              <w:spacing w:after="0" w:line="240" w:lineRule="auto"/>
              <w:jc w:val="center"/>
              <w:rPr>
                <w:ins w:id="11020" w:author="Stefanie Lane" w:date="2022-06-23T15:12:00Z"/>
                <w:rFonts w:ascii="Calibri" w:eastAsia="Times New Roman" w:hAnsi="Calibri" w:cs="Calibri"/>
                <w:color w:val="000000"/>
                <w:rPrChange w:id="11021" w:author="Stefanie Lane" w:date="2022-06-23T15:12:00Z">
                  <w:rPr>
                    <w:ins w:id="11022" w:author="Stefanie Lane" w:date="2022-06-23T15:12:00Z"/>
                  </w:rPr>
                </w:rPrChange>
              </w:rPr>
              <w:pPrChange w:id="11023" w:author="Stefanie Lane" w:date="2022-06-23T15:12:00Z">
                <w:pPr>
                  <w:jc w:val="center"/>
                </w:pPr>
              </w:pPrChange>
            </w:pPr>
            <w:ins w:id="11024" w:author="Stefanie Lane" w:date="2022-06-23T15:12:00Z">
              <w:r w:rsidRPr="00EB4CE1">
                <w:rPr>
                  <w:rFonts w:ascii="Calibri" w:eastAsia="Times New Roman" w:hAnsi="Calibri" w:cs="Calibri"/>
                  <w:color w:val="000000"/>
                  <w:rPrChange w:id="11025" w:author="Stefanie Lane" w:date="2022-06-23T15:12:00Z">
                    <w:rPr/>
                  </w:rPrChange>
                </w:rPr>
                <w:t>0.18</w:t>
              </w:r>
            </w:ins>
          </w:p>
        </w:tc>
        <w:tc>
          <w:tcPr>
            <w:tcW w:w="1710" w:type="dxa"/>
            <w:tcBorders>
              <w:top w:val="nil"/>
              <w:left w:val="nil"/>
              <w:bottom w:val="nil"/>
              <w:right w:val="single" w:sz="8" w:space="0" w:color="auto"/>
            </w:tcBorders>
            <w:shd w:val="clear" w:color="auto" w:fill="auto"/>
            <w:noWrap/>
            <w:vAlign w:val="bottom"/>
            <w:hideMark/>
            <w:tcPrChange w:id="1102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67189AF" w14:textId="77777777" w:rsidR="00EB4CE1" w:rsidRPr="00EB4CE1" w:rsidRDefault="00EB4CE1" w:rsidP="00EB4CE1">
            <w:pPr>
              <w:spacing w:after="0" w:line="240" w:lineRule="auto"/>
              <w:jc w:val="center"/>
              <w:rPr>
                <w:ins w:id="11027" w:author="Stefanie Lane" w:date="2022-06-23T15:12:00Z"/>
                <w:rFonts w:ascii="Calibri" w:eastAsia="Times New Roman" w:hAnsi="Calibri" w:cs="Calibri"/>
                <w:color w:val="000000"/>
                <w:rPrChange w:id="11028" w:author="Stefanie Lane" w:date="2022-06-23T15:12:00Z">
                  <w:rPr>
                    <w:ins w:id="11029" w:author="Stefanie Lane" w:date="2022-06-23T15:12:00Z"/>
                  </w:rPr>
                </w:rPrChange>
              </w:rPr>
              <w:pPrChange w:id="11030" w:author="Stefanie Lane" w:date="2022-06-23T15:12:00Z">
                <w:pPr>
                  <w:jc w:val="center"/>
                </w:pPr>
              </w:pPrChange>
            </w:pPr>
            <w:ins w:id="11031" w:author="Stefanie Lane" w:date="2022-06-23T15:12:00Z">
              <w:r w:rsidRPr="00EB4CE1">
                <w:rPr>
                  <w:rFonts w:ascii="Calibri" w:eastAsia="Times New Roman" w:hAnsi="Calibri" w:cs="Calibri"/>
                  <w:color w:val="000000"/>
                  <w:rPrChange w:id="11032" w:author="Stefanie Lane" w:date="2022-06-23T15:12:00Z">
                    <w:rPr/>
                  </w:rPrChange>
                </w:rPr>
                <w:t>102.4</w:t>
              </w:r>
            </w:ins>
          </w:p>
        </w:tc>
      </w:tr>
      <w:tr w:rsidR="00EB4CE1" w:rsidRPr="00EB4CE1" w14:paraId="202816F3" w14:textId="77777777" w:rsidTr="006F10B7">
        <w:trPr>
          <w:trHeight w:val="290"/>
          <w:ins w:id="11033" w:author="Stefanie Lane" w:date="2022-06-23T15:12:00Z"/>
          <w:trPrChange w:id="1103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03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DDD2702" w14:textId="77777777" w:rsidR="00EB4CE1" w:rsidRPr="00EB4CE1" w:rsidRDefault="00EB4CE1" w:rsidP="00EB4CE1">
            <w:pPr>
              <w:spacing w:after="0" w:line="240" w:lineRule="auto"/>
              <w:rPr>
                <w:ins w:id="11036" w:author="Stefanie Lane" w:date="2022-06-23T15:12:00Z"/>
                <w:rFonts w:ascii="Calibri" w:eastAsia="Times New Roman" w:hAnsi="Calibri" w:cs="Calibri"/>
                <w:color w:val="000000"/>
                <w:rPrChange w:id="11037" w:author="Stefanie Lane" w:date="2022-06-23T15:12:00Z">
                  <w:rPr>
                    <w:ins w:id="11038" w:author="Stefanie Lane" w:date="2022-06-23T15:12:00Z"/>
                  </w:rPr>
                </w:rPrChange>
              </w:rPr>
              <w:pPrChange w:id="1103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04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82E45BB" w14:textId="77777777" w:rsidR="00EB4CE1" w:rsidRPr="00EB4CE1" w:rsidRDefault="00EB4CE1" w:rsidP="00EB4CE1">
            <w:pPr>
              <w:spacing w:after="0" w:line="240" w:lineRule="auto"/>
              <w:rPr>
                <w:ins w:id="11041" w:author="Stefanie Lane" w:date="2022-06-23T15:12:00Z"/>
                <w:rFonts w:ascii="Calibri" w:eastAsia="Times New Roman" w:hAnsi="Calibri" w:cs="Calibri"/>
                <w:color w:val="000000"/>
                <w:rPrChange w:id="11042" w:author="Stefanie Lane" w:date="2022-06-23T15:12:00Z">
                  <w:rPr>
                    <w:ins w:id="11043" w:author="Stefanie Lane" w:date="2022-06-23T15:12:00Z"/>
                  </w:rPr>
                </w:rPrChange>
              </w:rPr>
              <w:pPrChange w:id="1104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04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235CDC8" w14:textId="77777777" w:rsidR="00EB4CE1" w:rsidRPr="00EB4CE1" w:rsidRDefault="00EB4CE1" w:rsidP="00EB4CE1">
            <w:pPr>
              <w:spacing w:after="0" w:line="240" w:lineRule="auto"/>
              <w:rPr>
                <w:ins w:id="11046" w:author="Stefanie Lane" w:date="2022-06-23T15:12:00Z"/>
                <w:rFonts w:ascii="Calibri" w:eastAsia="Times New Roman" w:hAnsi="Calibri" w:cs="Calibri"/>
                <w:i/>
                <w:iCs/>
                <w:color w:val="000000"/>
                <w:rPrChange w:id="11047" w:author="Stefanie Lane" w:date="2022-06-23T15:12:00Z">
                  <w:rPr>
                    <w:ins w:id="11048" w:author="Stefanie Lane" w:date="2022-06-23T15:12:00Z"/>
                  </w:rPr>
                </w:rPrChange>
              </w:rPr>
              <w:pPrChange w:id="11049" w:author="Stefanie Lane" w:date="2022-06-23T15:12:00Z">
                <w:pPr/>
              </w:pPrChange>
            </w:pPr>
            <w:ins w:id="11050" w:author="Stefanie Lane" w:date="2022-06-23T15:12:00Z">
              <w:r w:rsidRPr="00EB4CE1">
                <w:rPr>
                  <w:rFonts w:ascii="Calibri" w:eastAsia="Times New Roman" w:hAnsi="Calibri" w:cs="Calibri"/>
                  <w:i/>
                  <w:iCs/>
                  <w:color w:val="000000"/>
                  <w:rPrChange w:id="11051" w:author="Stefanie Lane" w:date="2022-06-23T15:12:00Z">
                    <w:rPr/>
                  </w:rPrChange>
                </w:rPr>
                <w:t xml:space="preserve">Iris </w:t>
              </w:r>
              <w:proofErr w:type="spellStart"/>
              <w:r w:rsidRPr="00EB4CE1">
                <w:rPr>
                  <w:rFonts w:ascii="Calibri" w:eastAsia="Times New Roman" w:hAnsi="Calibri" w:cs="Calibri"/>
                  <w:i/>
                  <w:iCs/>
                  <w:color w:val="000000"/>
                  <w:rPrChange w:id="11052" w:author="Stefanie Lane" w:date="2022-06-23T15:12:00Z">
                    <w:rPr/>
                  </w:rPrChange>
                </w:rPr>
                <w:t>pseudocorus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05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5244A00" w14:textId="77777777" w:rsidR="00EB4CE1" w:rsidRPr="00EB4CE1" w:rsidRDefault="00EB4CE1" w:rsidP="00EB4CE1">
            <w:pPr>
              <w:spacing w:after="0" w:line="240" w:lineRule="auto"/>
              <w:jc w:val="center"/>
              <w:rPr>
                <w:ins w:id="11054" w:author="Stefanie Lane" w:date="2022-06-23T15:12:00Z"/>
                <w:rFonts w:ascii="Calibri" w:eastAsia="Times New Roman" w:hAnsi="Calibri" w:cs="Calibri"/>
                <w:color w:val="000000"/>
                <w:rPrChange w:id="11055" w:author="Stefanie Lane" w:date="2022-06-23T15:12:00Z">
                  <w:rPr>
                    <w:ins w:id="11056" w:author="Stefanie Lane" w:date="2022-06-23T15:12:00Z"/>
                  </w:rPr>
                </w:rPrChange>
              </w:rPr>
              <w:pPrChange w:id="11057" w:author="Stefanie Lane" w:date="2022-06-23T15:12:00Z">
                <w:pPr>
                  <w:jc w:val="center"/>
                </w:pPr>
              </w:pPrChange>
            </w:pPr>
            <w:ins w:id="11058" w:author="Stefanie Lane" w:date="2022-06-23T15:12:00Z">
              <w:r w:rsidRPr="00EB4CE1">
                <w:rPr>
                  <w:rFonts w:ascii="Calibri" w:eastAsia="Times New Roman" w:hAnsi="Calibri" w:cs="Calibri"/>
                  <w:color w:val="000000"/>
                  <w:rPrChange w:id="11059"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106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379B64" w14:textId="77777777" w:rsidR="00EB4CE1" w:rsidRPr="00EB4CE1" w:rsidRDefault="00EB4CE1" w:rsidP="00EB4CE1">
            <w:pPr>
              <w:spacing w:after="0" w:line="240" w:lineRule="auto"/>
              <w:jc w:val="center"/>
              <w:rPr>
                <w:ins w:id="11061" w:author="Stefanie Lane" w:date="2022-06-23T15:12:00Z"/>
                <w:rFonts w:ascii="Calibri" w:eastAsia="Times New Roman" w:hAnsi="Calibri" w:cs="Calibri"/>
                <w:color w:val="000000"/>
                <w:rPrChange w:id="11062" w:author="Stefanie Lane" w:date="2022-06-23T15:12:00Z">
                  <w:rPr>
                    <w:ins w:id="11063" w:author="Stefanie Lane" w:date="2022-06-23T15:12:00Z"/>
                  </w:rPr>
                </w:rPrChange>
              </w:rPr>
              <w:pPrChange w:id="11064" w:author="Stefanie Lane" w:date="2022-06-23T15:12:00Z">
                <w:pPr>
                  <w:jc w:val="center"/>
                </w:pPr>
              </w:pPrChange>
            </w:pPr>
            <w:ins w:id="11065" w:author="Stefanie Lane" w:date="2022-06-23T15:12:00Z">
              <w:r w:rsidRPr="00EB4CE1">
                <w:rPr>
                  <w:rFonts w:ascii="Calibri" w:eastAsia="Times New Roman" w:hAnsi="Calibri" w:cs="Calibri"/>
                  <w:color w:val="000000"/>
                  <w:rPrChange w:id="11066" w:author="Stefanie Lane" w:date="2022-06-23T15:12: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Change w:id="1106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C5150C6" w14:textId="77777777" w:rsidR="00EB4CE1" w:rsidRPr="00EB4CE1" w:rsidRDefault="00EB4CE1" w:rsidP="00EB4CE1">
            <w:pPr>
              <w:spacing w:after="0" w:line="240" w:lineRule="auto"/>
              <w:jc w:val="center"/>
              <w:rPr>
                <w:ins w:id="11068" w:author="Stefanie Lane" w:date="2022-06-23T15:12:00Z"/>
                <w:rFonts w:ascii="Calibri" w:eastAsia="Times New Roman" w:hAnsi="Calibri" w:cs="Calibri"/>
                <w:color w:val="000000"/>
                <w:rPrChange w:id="11069" w:author="Stefanie Lane" w:date="2022-06-23T15:12:00Z">
                  <w:rPr>
                    <w:ins w:id="11070" w:author="Stefanie Lane" w:date="2022-06-23T15:12:00Z"/>
                  </w:rPr>
                </w:rPrChange>
              </w:rPr>
              <w:pPrChange w:id="11071" w:author="Stefanie Lane" w:date="2022-06-23T15:12:00Z">
                <w:pPr>
                  <w:jc w:val="center"/>
                </w:pPr>
              </w:pPrChange>
            </w:pPr>
            <w:ins w:id="11072" w:author="Stefanie Lane" w:date="2022-06-23T15:12:00Z">
              <w:r w:rsidRPr="00EB4CE1">
                <w:rPr>
                  <w:rFonts w:ascii="Calibri" w:eastAsia="Times New Roman" w:hAnsi="Calibri" w:cs="Calibri"/>
                  <w:color w:val="000000"/>
                  <w:rPrChange w:id="11073" w:author="Stefanie Lane" w:date="2022-06-23T15:12:00Z">
                    <w:rPr/>
                  </w:rPrChange>
                </w:rPr>
                <w:t>0.25</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07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94A919" w14:textId="77777777" w:rsidR="00EB4CE1" w:rsidRPr="00EB4CE1" w:rsidRDefault="00EB4CE1" w:rsidP="00EB4CE1">
            <w:pPr>
              <w:spacing w:after="0" w:line="240" w:lineRule="auto"/>
              <w:jc w:val="center"/>
              <w:rPr>
                <w:ins w:id="11075" w:author="Stefanie Lane" w:date="2022-06-23T15:12:00Z"/>
                <w:rFonts w:ascii="Calibri" w:eastAsia="Times New Roman" w:hAnsi="Calibri" w:cs="Calibri"/>
                <w:color w:val="000000"/>
                <w:rPrChange w:id="11076" w:author="Stefanie Lane" w:date="2022-06-23T15:12:00Z">
                  <w:rPr>
                    <w:ins w:id="11077" w:author="Stefanie Lane" w:date="2022-06-23T15:12:00Z"/>
                  </w:rPr>
                </w:rPrChange>
              </w:rPr>
              <w:pPrChange w:id="11078" w:author="Stefanie Lane" w:date="2022-06-23T15:12:00Z">
                <w:pPr>
                  <w:jc w:val="center"/>
                </w:pPr>
              </w:pPrChange>
            </w:pPr>
            <w:ins w:id="11079" w:author="Stefanie Lane" w:date="2022-06-23T15:12:00Z">
              <w:r w:rsidRPr="00EB4CE1">
                <w:rPr>
                  <w:rFonts w:ascii="Calibri" w:eastAsia="Times New Roman" w:hAnsi="Calibri" w:cs="Calibri"/>
                  <w:color w:val="000000"/>
                  <w:rPrChange w:id="11080" w:author="Stefanie Lane" w:date="2022-06-23T15:12:00Z">
                    <w:rPr/>
                  </w:rPrChange>
                </w:rPr>
                <w:t>+</w:t>
              </w:r>
            </w:ins>
          </w:p>
        </w:tc>
      </w:tr>
      <w:tr w:rsidR="00EB4CE1" w:rsidRPr="00EB4CE1" w14:paraId="09B34632" w14:textId="77777777" w:rsidTr="006F10B7">
        <w:trPr>
          <w:trHeight w:val="290"/>
          <w:ins w:id="11081" w:author="Stefanie Lane" w:date="2022-06-23T15:12:00Z"/>
          <w:trPrChange w:id="1108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08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D052D36" w14:textId="77777777" w:rsidR="00EB4CE1" w:rsidRPr="00EB4CE1" w:rsidRDefault="00EB4CE1" w:rsidP="00EB4CE1">
            <w:pPr>
              <w:spacing w:after="0" w:line="240" w:lineRule="auto"/>
              <w:rPr>
                <w:ins w:id="11084" w:author="Stefanie Lane" w:date="2022-06-23T15:12:00Z"/>
                <w:rFonts w:ascii="Calibri" w:eastAsia="Times New Roman" w:hAnsi="Calibri" w:cs="Calibri"/>
                <w:color w:val="000000"/>
                <w:rPrChange w:id="11085" w:author="Stefanie Lane" w:date="2022-06-23T15:12:00Z">
                  <w:rPr>
                    <w:ins w:id="11086" w:author="Stefanie Lane" w:date="2022-06-23T15:12:00Z"/>
                  </w:rPr>
                </w:rPrChange>
              </w:rPr>
              <w:pPrChange w:id="1108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08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AA44EA8" w14:textId="77777777" w:rsidR="00EB4CE1" w:rsidRPr="00EB4CE1" w:rsidRDefault="00EB4CE1" w:rsidP="00EB4CE1">
            <w:pPr>
              <w:spacing w:after="0" w:line="240" w:lineRule="auto"/>
              <w:rPr>
                <w:ins w:id="11089" w:author="Stefanie Lane" w:date="2022-06-23T15:12:00Z"/>
                <w:rFonts w:ascii="Calibri" w:eastAsia="Times New Roman" w:hAnsi="Calibri" w:cs="Calibri"/>
                <w:color w:val="000000"/>
                <w:rPrChange w:id="11090" w:author="Stefanie Lane" w:date="2022-06-23T15:12:00Z">
                  <w:rPr>
                    <w:ins w:id="11091" w:author="Stefanie Lane" w:date="2022-06-23T15:12:00Z"/>
                  </w:rPr>
                </w:rPrChange>
              </w:rPr>
              <w:pPrChange w:id="11092" w:author="Stefanie Lane" w:date="2022-06-23T15:12:00Z">
                <w:pPr/>
              </w:pPrChange>
            </w:pPr>
          </w:p>
        </w:tc>
        <w:tc>
          <w:tcPr>
            <w:tcW w:w="3320" w:type="dxa"/>
            <w:tcBorders>
              <w:top w:val="nil"/>
              <w:left w:val="nil"/>
              <w:bottom w:val="nil"/>
              <w:right w:val="nil"/>
            </w:tcBorders>
            <w:shd w:val="clear" w:color="auto" w:fill="auto"/>
            <w:noWrap/>
            <w:vAlign w:val="bottom"/>
            <w:hideMark/>
            <w:tcPrChange w:id="11093" w:author="Stefanie Lane" w:date="2022-06-23T15:14:00Z">
              <w:tcPr>
                <w:tcW w:w="3320" w:type="dxa"/>
                <w:tcBorders>
                  <w:top w:val="nil"/>
                  <w:left w:val="nil"/>
                  <w:bottom w:val="nil"/>
                  <w:right w:val="nil"/>
                </w:tcBorders>
                <w:shd w:val="clear" w:color="auto" w:fill="auto"/>
                <w:noWrap/>
                <w:vAlign w:val="bottom"/>
                <w:hideMark/>
              </w:tcPr>
            </w:tcPrChange>
          </w:tcPr>
          <w:p w14:paraId="5C6A34EF" w14:textId="77777777" w:rsidR="00EB4CE1" w:rsidRPr="00EB4CE1" w:rsidRDefault="00EB4CE1" w:rsidP="00EB4CE1">
            <w:pPr>
              <w:spacing w:after="0" w:line="240" w:lineRule="auto"/>
              <w:rPr>
                <w:ins w:id="11094" w:author="Stefanie Lane" w:date="2022-06-23T15:12:00Z"/>
                <w:rFonts w:ascii="Calibri" w:eastAsia="Times New Roman" w:hAnsi="Calibri" w:cs="Calibri"/>
                <w:i/>
                <w:iCs/>
                <w:color w:val="000000"/>
                <w:rPrChange w:id="11095" w:author="Stefanie Lane" w:date="2022-06-23T15:12:00Z">
                  <w:rPr>
                    <w:ins w:id="11096" w:author="Stefanie Lane" w:date="2022-06-23T15:12:00Z"/>
                  </w:rPr>
                </w:rPrChange>
              </w:rPr>
              <w:pPrChange w:id="11097" w:author="Stefanie Lane" w:date="2022-06-23T15:12:00Z">
                <w:pPr/>
              </w:pPrChange>
            </w:pPr>
            <w:proofErr w:type="spellStart"/>
            <w:ins w:id="11098" w:author="Stefanie Lane" w:date="2022-06-23T15:12:00Z">
              <w:r w:rsidRPr="00EB4CE1">
                <w:rPr>
                  <w:rFonts w:ascii="Calibri" w:eastAsia="Times New Roman" w:hAnsi="Calibri" w:cs="Calibri"/>
                  <w:i/>
                  <w:iCs/>
                  <w:color w:val="000000"/>
                  <w:rPrChange w:id="11099" w:author="Stefanie Lane" w:date="2022-06-23T15:12:00Z">
                    <w:rPr/>
                  </w:rPrChange>
                </w:rPr>
                <w:t>Lycopus</w:t>
              </w:r>
              <w:proofErr w:type="spellEnd"/>
              <w:r w:rsidRPr="00EB4CE1">
                <w:rPr>
                  <w:rFonts w:ascii="Calibri" w:eastAsia="Times New Roman" w:hAnsi="Calibri" w:cs="Calibri"/>
                  <w:i/>
                  <w:iCs/>
                  <w:color w:val="000000"/>
                  <w:rPrChange w:id="11100" w:author="Stefanie Lane" w:date="2022-06-23T15:12:00Z">
                    <w:rPr/>
                  </w:rPrChange>
                </w:rPr>
                <w:t xml:space="preserve"> </w:t>
              </w:r>
              <w:proofErr w:type="spellStart"/>
              <w:r w:rsidRPr="00EB4CE1">
                <w:rPr>
                  <w:rFonts w:ascii="Calibri" w:eastAsia="Times New Roman" w:hAnsi="Calibri" w:cs="Calibri"/>
                  <w:i/>
                  <w:iCs/>
                  <w:color w:val="000000"/>
                  <w:rPrChange w:id="11101" w:author="Stefanie Lane" w:date="2022-06-23T15:12:00Z">
                    <w:rPr/>
                  </w:rPrChange>
                </w:rPr>
                <w:t>europaeus</w:t>
              </w:r>
              <w:proofErr w:type="spellEnd"/>
            </w:ins>
          </w:p>
        </w:tc>
        <w:tc>
          <w:tcPr>
            <w:tcW w:w="869" w:type="dxa"/>
            <w:tcBorders>
              <w:top w:val="nil"/>
              <w:left w:val="nil"/>
              <w:bottom w:val="nil"/>
              <w:right w:val="nil"/>
            </w:tcBorders>
            <w:shd w:val="clear" w:color="auto" w:fill="auto"/>
            <w:noWrap/>
            <w:vAlign w:val="bottom"/>
            <w:hideMark/>
            <w:tcPrChange w:id="11102" w:author="Stefanie Lane" w:date="2022-06-23T15:14:00Z">
              <w:tcPr>
                <w:tcW w:w="960" w:type="dxa"/>
                <w:tcBorders>
                  <w:top w:val="nil"/>
                  <w:left w:val="nil"/>
                  <w:bottom w:val="nil"/>
                  <w:right w:val="nil"/>
                </w:tcBorders>
                <w:shd w:val="clear" w:color="auto" w:fill="auto"/>
                <w:noWrap/>
                <w:vAlign w:val="bottom"/>
                <w:hideMark/>
              </w:tcPr>
            </w:tcPrChange>
          </w:tcPr>
          <w:p w14:paraId="717D8D9D" w14:textId="77777777" w:rsidR="00EB4CE1" w:rsidRPr="00EB4CE1" w:rsidRDefault="00EB4CE1" w:rsidP="00EB4CE1">
            <w:pPr>
              <w:spacing w:after="0" w:line="240" w:lineRule="auto"/>
              <w:jc w:val="center"/>
              <w:rPr>
                <w:ins w:id="11103" w:author="Stefanie Lane" w:date="2022-06-23T15:12:00Z"/>
                <w:rFonts w:ascii="Calibri" w:eastAsia="Times New Roman" w:hAnsi="Calibri" w:cs="Calibri"/>
                <w:color w:val="000000"/>
                <w:rPrChange w:id="11104" w:author="Stefanie Lane" w:date="2022-06-23T15:12:00Z">
                  <w:rPr>
                    <w:ins w:id="11105" w:author="Stefanie Lane" w:date="2022-06-23T15:12:00Z"/>
                  </w:rPr>
                </w:rPrChange>
              </w:rPr>
              <w:pPrChange w:id="11106" w:author="Stefanie Lane" w:date="2022-06-23T15:12:00Z">
                <w:pPr>
                  <w:jc w:val="center"/>
                </w:pPr>
              </w:pPrChange>
            </w:pPr>
            <w:ins w:id="11107" w:author="Stefanie Lane" w:date="2022-06-23T15:12:00Z">
              <w:r w:rsidRPr="00EB4CE1">
                <w:rPr>
                  <w:rFonts w:ascii="Calibri" w:eastAsia="Times New Roman" w:hAnsi="Calibri" w:cs="Calibri"/>
                  <w:color w:val="000000"/>
                  <w:rPrChange w:id="11108"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1109" w:author="Stefanie Lane" w:date="2022-06-23T15:14:00Z">
              <w:tcPr>
                <w:tcW w:w="960" w:type="dxa"/>
                <w:tcBorders>
                  <w:top w:val="nil"/>
                  <w:left w:val="nil"/>
                  <w:bottom w:val="nil"/>
                  <w:right w:val="nil"/>
                </w:tcBorders>
                <w:shd w:val="clear" w:color="auto" w:fill="auto"/>
                <w:noWrap/>
                <w:vAlign w:val="bottom"/>
                <w:hideMark/>
              </w:tcPr>
            </w:tcPrChange>
          </w:tcPr>
          <w:p w14:paraId="78AEA33D" w14:textId="77777777" w:rsidR="00EB4CE1" w:rsidRPr="00EB4CE1" w:rsidRDefault="00EB4CE1" w:rsidP="00EB4CE1">
            <w:pPr>
              <w:spacing w:after="0" w:line="240" w:lineRule="auto"/>
              <w:jc w:val="center"/>
              <w:rPr>
                <w:ins w:id="11110" w:author="Stefanie Lane" w:date="2022-06-23T15:12:00Z"/>
                <w:rFonts w:ascii="Calibri" w:eastAsia="Times New Roman" w:hAnsi="Calibri" w:cs="Calibri"/>
                <w:color w:val="000000"/>
                <w:rPrChange w:id="11111" w:author="Stefanie Lane" w:date="2022-06-23T15:12:00Z">
                  <w:rPr>
                    <w:ins w:id="11112" w:author="Stefanie Lane" w:date="2022-06-23T15:12:00Z"/>
                  </w:rPr>
                </w:rPrChange>
              </w:rPr>
              <w:pPrChange w:id="11113" w:author="Stefanie Lane" w:date="2022-06-23T15:12:00Z">
                <w:pPr>
                  <w:jc w:val="center"/>
                </w:pPr>
              </w:pPrChange>
            </w:pPr>
            <w:ins w:id="11114" w:author="Stefanie Lane" w:date="2022-06-23T15:12:00Z">
              <w:r w:rsidRPr="00EB4CE1">
                <w:rPr>
                  <w:rFonts w:ascii="Calibri" w:eastAsia="Times New Roman" w:hAnsi="Calibri" w:cs="Calibri"/>
                  <w:color w:val="000000"/>
                  <w:rPrChange w:id="11115"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1116" w:author="Stefanie Lane" w:date="2022-06-23T15:14:00Z">
              <w:tcPr>
                <w:tcW w:w="960" w:type="dxa"/>
                <w:tcBorders>
                  <w:top w:val="nil"/>
                  <w:left w:val="nil"/>
                  <w:bottom w:val="nil"/>
                  <w:right w:val="nil"/>
                </w:tcBorders>
                <w:shd w:val="clear" w:color="auto" w:fill="auto"/>
                <w:noWrap/>
                <w:vAlign w:val="bottom"/>
                <w:hideMark/>
              </w:tcPr>
            </w:tcPrChange>
          </w:tcPr>
          <w:p w14:paraId="5EB947E1" w14:textId="77777777" w:rsidR="00EB4CE1" w:rsidRPr="00EB4CE1" w:rsidRDefault="00EB4CE1" w:rsidP="00EB4CE1">
            <w:pPr>
              <w:spacing w:after="0" w:line="240" w:lineRule="auto"/>
              <w:jc w:val="center"/>
              <w:rPr>
                <w:ins w:id="11117" w:author="Stefanie Lane" w:date="2022-06-23T15:12:00Z"/>
                <w:rFonts w:ascii="Calibri" w:eastAsia="Times New Roman" w:hAnsi="Calibri" w:cs="Calibri"/>
                <w:color w:val="000000"/>
                <w:rPrChange w:id="11118" w:author="Stefanie Lane" w:date="2022-06-23T15:12:00Z">
                  <w:rPr>
                    <w:ins w:id="11119" w:author="Stefanie Lane" w:date="2022-06-23T15:12:00Z"/>
                  </w:rPr>
                </w:rPrChange>
              </w:rPr>
              <w:pPrChange w:id="11120" w:author="Stefanie Lane" w:date="2022-06-23T15:12:00Z">
                <w:pPr>
                  <w:jc w:val="center"/>
                </w:pPr>
              </w:pPrChange>
            </w:pPr>
            <w:ins w:id="11121" w:author="Stefanie Lane" w:date="2022-06-23T15:12:00Z">
              <w:r w:rsidRPr="00EB4CE1">
                <w:rPr>
                  <w:rFonts w:ascii="Calibri" w:eastAsia="Times New Roman" w:hAnsi="Calibri" w:cs="Calibri"/>
                  <w:color w:val="000000"/>
                  <w:rPrChange w:id="11122"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1123"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5077229" w14:textId="77777777" w:rsidR="00EB4CE1" w:rsidRPr="00EB4CE1" w:rsidRDefault="00EB4CE1" w:rsidP="00EB4CE1">
            <w:pPr>
              <w:spacing w:after="0" w:line="240" w:lineRule="auto"/>
              <w:jc w:val="center"/>
              <w:rPr>
                <w:ins w:id="11124" w:author="Stefanie Lane" w:date="2022-06-23T15:12:00Z"/>
                <w:rFonts w:ascii="Calibri" w:eastAsia="Times New Roman" w:hAnsi="Calibri" w:cs="Calibri"/>
                <w:color w:val="000000"/>
                <w:rPrChange w:id="11125" w:author="Stefanie Lane" w:date="2022-06-23T15:12:00Z">
                  <w:rPr>
                    <w:ins w:id="11126" w:author="Stefanie Lane" w:date="2022-06-23T15:12:00Z"/>
                  </w:rPr>
                </w:rPrChange>
              </w:rPr>
              <w:pPrChange w:id="11127" w:author="Stefanie Lane" w:date="2022-06-23T15:12:00Z">
                <w:pPr>
                  <w:jc w:val="center"/>
                </w:pPr>
              </w:pPrChange>
            </w:pPr>
            <w:ins w:id="11128" w:author="Stefanie Lane" w:date="2022-06-23T15:12:00Z">
              <w:r w:rsidRPr="00EB4CE1">
                <w:rPr>
                  <w:rFonts w:ascii="Calibri" w:eastAsia="Times New Roman" w:hAnsi="Calibri" w:cs="Calibri"/>
                  <w:color w:val="000000"/>
                  <w:rPrChange w:id="11129" w:author="Stefanie Lane" w:date="2022-06-23T15:12:00Z">
                    <w:rPr/>
                  </w:rPrChange>
                </w:rPr>
                <w:t>+</w:t>
              </w:r>
            </w:ins>
          </w:p>
        </w:tc>
      </w:tr>
      <w:tr w:rsidR="00EB4CE1" w:rsidRPr="00EB4CE1" w14:paraId="365071EF" w14:textId="77777777" w:rsidTr="006F10B7">
        <w:trPr>
          <w:trHeight w:val="290"/>
          <w:ins w:id="11130" w:author="Stefanie Lane" w:date="2022-06-23T15:12:00Z"/>
          <w:trPrChange w:id="1113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13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D98A197" w14:textId="77777777" w:rsidR="00EB4CE1" w:rsidRPr="00EB4CE1" w:rsidRDefault="00EB4CE1" w:rsidP="00EB4CE1">
            <w:pPr>
              <w:spacing w:after="0" w:line="240" w:lineRule="auto"/>
              <w:rPr>
                <w:ins w:id="11133" w:author="Stefanie Lane" w:date="2022-06-23T15:12:00Z"/>
                <w:rFonts w:ascii="Calibri" w:eastAsia="Times New Roman" w:hAnsi="Calibri" w:cs="Calibri"/>
                <w:color w:val="000000"/>
                <w:rPrChange w:id="11134" w:author="Stefanie Lane" w:date="2022-06-23T15:12:00Z">
                  <w:rPr>
                    <w:ins w:id="11135" w:author="Stefanie Lane" w:date="2022-06-23T15:12:00Z"/>
                  </w:rPr>
                </w:rPrChange>
              </w:rPr>
              <w:pPrChange w:id="1113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13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37BE4E4" w14:textId="77777777" w:rsidR="00EB4CE1" w:rsidRPr="00EB4CE1" w:rsidRDefault="00EB4CE1" w:rsidP="00EB4CE1">
            <w:pPr>
              <w:spacing w:after="0" w:line="240" w:lineRule="auto"/>
              <w:rPr>
                <w:ins w:id="11138" w:author="Stefanie Lane" w:date="2022-06-23T15:12:00Z"/>
                <w:rFonts w:ascii="Calibri" w:eastAsia="Times New Roman" w:hAnsi="Calibri" w:cs="Calibri"/>
                <w:color w:val="000000"/>
                <w:rPrChange w:id="11139" w:author="Stefanie Lane" w:date="2022-06-23T15:12:00Z">
                  <w:rPr>
                    <w:ins w:id="11140" w:author="Stefanie Lane" w:date="2022-06-23T15:12:00Z"/>
                  </w:rPr>
                </w:rPrChange>
              </w:rPr>
              <w:pPrChange w:id="11141"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142"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308B9CB" w14:textId="77777777" w:rsidR="00EB4CE1" w:rsidRPr="00EB4CE1" w:rsidRDefault="00EB4CE1" w:rsidP="00EB4CE1">
            <w:pPr>
              <w:spacing w:after="0" w:line="240" w:lineRule="auto"/>
              <w:rPr>
                <w:ins w:id="11143" w:author="Stefanie Lane" w:date="2022-06-23T15:12:00Z"/>
                <w:rFonts w:ascii="Calibri" w:eastAsia="Times New Roman" w:hAnsi="Calibri" w:cs="Calibri"/>
                <w:i/>
                <w:iCs/>
                <w:color w:val="000000"/>
                <w:rPrChange w:id="11144" w:author="Stefanie Lane" w:date="2022-06-23T15:12:00Z">
                  <w:rPr>
                    <w:ins w:id="11145" w:author="Stefanie Lane" w:date="2022-06-23T15:12:00Z"/>
                  </w:rPr>
                </w:rPrChange>
              </w:rPr>
              <w:pPrChange w:id="11146" w:author="Stefanie Lane" w:date="2022-06-23T15:12:00Z">
                <w:pPr/>
              </w:pPrChange>
            </w:pPr>
            <w:ins w:id="11147" w:author="Stefanie Lane" w:date="2022-06-23T15:12:00Z">
              <w:r w:rsidRPr="00EB4CE1">
                <w:rPr>
                  <w:rFonts w:ascii="Calibri" w:eastAsia="Times New Roman" w:hAnsi="Calibri" w:cs="Calibri"/>
                  <w:i/>
                  <w:iCs/>
                  <w:color w:val="000000"/>
                  <w:rPrChange w:id="11148" w:author="Stefanie Lane" w:date="2022-06-23T15:12:00Z">
                    <w:rPr/>
                  </w:rPrChange>
                </w:rPr>
                <w:t>Mentha aquatica</w:t>
              </w:r>
            </w:ins>
          </w:p>
        </w:tc>
        <w:tc>
          <w:tcPr>
            <w:tcW w:w="869" w:type="dxa"/>
            <w:tcBorders>
              <w:top w:val="single" w:sz="4" w:space="0" w:color="auto"/>
              <w:left w:val="nil"/>
              <w:bottom w:val="single" w:sz="4" w:space="0" w:color="auto"/>
              <w:right w:val="nil"/>
            </w:tcBorders>
            <w:shd w:val="clear" w:color="auto" w:fill="auto"/>
            <w:noWrap/>
            <w:vAlign w:val="bottom"/>
            <w:hideMark/>
            <w:tcPrChange w:id="111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0CC9F13" w14:textId="77777777" w:rsidR="00EB4CE1" w:rsidRPr="00EB4CE1" w:rsidRDefault="00EB4CE1" w:rsidP="00EB4CE1">
            <w:pPr>
              <w:spacing w:after="0" w:line="240" w:lineRule="auto"/>
              <w:jc w:val="center"/>
              <w:rPr>
                <w:ins w:id="11150" w:author="Stefanie Lane" w:date="2022-06-23T15:12:00Z"/>
                <w:rFonts w:ascii="Calibri" w:eastAsia="Times New Roman" w:hAnsi="Calibri" w:cs="Calibri"/>
                <w:color w:val="000000"/>
                <w:rPrChange w:id="11151" w:author="Stefanie Lane" w:date="2022-06-23T15:12:00Z">
                  <w:rPr>
                    <w:ins w:id="11152" w:author="Stefanie Lane" w:date="2022-06-23T15:12:00Z"/>
                  </w:rPr>
                </w:rPrChange>
              </w:rPr>
              <w:pPrChange w:id="11153" w:author="Stefanie Lane" w:date="2022-06-23T15:12:00Z">
                <w:pPr>
                  <w:jc w:val="center"/>
                </w:pPr>
              </w:pPrChange>
            </w:pPr>
            <w:ins w:id="11154" w:author="Stefanie Lane" w:date="2022-06-23T15:12:00Z">
              <w:r w:rsidRPr="00EB4CE1">
                <w:rPr>
                  <w:rFonts w:ascii="Calibri" w:eastAsia="Times New Roman" w:hAnsi="Calibri" w:cs="Calibri"/>
                  <w:color w:val="000000"/>
                  <w:rPrChange w:id="1115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115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4FF7F2F" w14:textId="77777777" w:rsidR="00EB4CE1" w:rsidRPr="00EB4CE1" w:rsidRDefault="00EB4CE1" w:rsidP="00EB4CE1">
            <w:pPr>
              <w:spacing w:after="0" w:line="240" w:lineRule="auto"/>
              <w:jc w:val="center"/>
              <w:rPr>
                <w:ins w:id="11157" w:author="Stefanie Lane" w:date="2022-06-23T15:12:00Z"/>
                <w:rFonts w:ascii="Calibri" w:eastAsia="Times New Roman" w:hAnsi="Calibri" w:cs="Calibri"/>
                <w:color w:val="000000"/>
                <w:rPrChange w:id="11158" w:author="Stefanie Lane" w:date="2022-06-23T15:12:00Z">
                  <w:rPr>
                    <w:ins w:id="11159" w:author="Stefanie Lane" w:date="2022-06-23T15:12:00Z"/>
                  </w:rPr>
                </w:rPrChange>
              </w:rPr>
              <w:pPrChange w:id="11160" w:author="Stefanie Lane" w:date="2022-06-23T15:12:00Z">
                <w:pPr>
                  <w:jc w:val="center"/>
                </w:pPr>
              </w:pPrChange>
            </w:pPr>
            <w:ins w:id="11161" w:author="Stefanie Lane" w:date="2022-06-23T15:12:00Z">
              <w:r w:rsidRPr="00EB4CE1">
                <w:rPr>
                  <w:rFonts w:ascii="Calibri" w:eastAsia="Times New Roman" w:hAnsi="Calibri" w:cs="Calibri"/>
                  <w:color w:val="000000"/>
                  <w:rPrChange w:id="11162" w:author="Stefanie Lane" w:date="2022-06-23T15:12: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Change w:id="111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8BEFB66" w14:textId="77777777" w:rsidR="00EB4CE1" w:rsidRPr="00EB4CE1" w:rsidRDefault="00EB4CE1" w:rsidP="00EB4CE1">
            <w:pPr>
              <w:spacing w:after="0" w:line="240" w:lineRule="auto"/>
              <w:jc w:val="center"/>
              <w:rPr>
                <w:ins w:id="11164" w:author="Stefanie Lane" w:date="2022-06-23T15:12:00Z"/>
                <w:rFonts w:ascii="Calibri" w:eastAsia="Times New Roman" w:hAnsi="Calibri" w:cs="Calibri"/>
                <w:color w:val="000000"/>
                <w:rPrChange w:id="11165" w:author="Stefanie Lane" w:date="2022-06-23T15:12:00Z">
                  <w:rPr>
                    <w:ins w:id="11166" w:author="Stefanie Lane" w:date="2022-06-23T15:12:00Z"/>
                  </w:rPr>
                </w:rPrChange>
              </w:rPr>
              <w:pPrChange w:id="11167" w:author="Stefanie Lane" w:date="2022-06-23T15:12:00Z">
                <w:pPr>
                  <w:jc w:val="center"/>
                </w:pPr>
              </w:pPrChange>
            </w:pPr>
            <w:ins w:id="11168" w:author="Stefanie Lane" w:date="2022-06-23T15:12:00Z">
              <w:r w:rsidRPr="00EB4CE1">
                <w:rPr>
                  <w:rFonts w:ascii="Calibri" w:eastAsia="Times New Roman" w:hAnsi="Calibri" w:cs="Calibri"/>
                  <w:color w:val="000000"/>
                  <w:rPrChange w:id="11169" w:author="Stefanie Lane" w:date="2022-06-23T15:12:00Z">
                    <w:rPr/>
                  </w:rPrChange>
                </w:rPr>
                <w:t>0.54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17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1BF6347" w14:textId="77777777" w:rsidR="00EB4CE1" w:rsidRPr="00EB4CE1" w:rsidRDefault="00EB4CE1" w:rsidP="00EB4CE1">
            <w:pPr>
              <w:spacing w:after="0" w:line="240" w:lineRule="auto"/>
              <w:jc w:val="center"/>
              <w:rPr>
                <w:ins w:id="11171" w:author="Stefanie Lane" w:date="2022-06-23T15:12:00Z"/>
                <w:rFonts w:ascii="Calibri" w:eastAsia="Times New Roman" w:hAnsi="Calibri" w:cs="Calibri"/>
                <w:color w:val="000000"/>
                <w:rPrChange w:id="11172" w:author="Stefanie Lane" w:date="2022-06-23T15:12:00Z">
                  <w:rPr>
                    <w:ins w:id="11173" w:author="Stefanie Lane" w:date="2022-06-23T15:12:00Z"/>
                  </w:rPr>
                </w:rPrChange>
              </w:rPr>
              <w:pPrChange w:id="11174" w:author="Stefanie Lane" w:date="2022-06-23T15:12:00Z">
                <w:pPr>
                  <w:jc w:val="center"/>
                </w:pPr>
              </w:pPrChange>
            </w:pPr>
            <w:ins w:id="11175" w:author="Stefanie Lane" w:date="2022-06-23T15:12:00Z">
              <w:r w:rsidRPr="00EB4CE1">
                <w:rPr>
                  <w:rFonts w:ascii="Calibri" w:eastAsia="Times New Roman" w:hAnsi="Calibri" w:cs="Calibri"/>
                  <w:color w:val="000000"/>
                  <w:rPrChange w:id="11176" w:author="Stefanie Lane" w:date="2022-06-23T15:12:00Z">
                    <w:rPr/>
                  </w:rPrChange>
                </w:rPr>
                <w:t>+</w:t>
              </w:r>
            </w:ins>
          </w:p>
        </w:tc>
      </w:tr>
      <w:tr w:rsidR="00EB4CE1" w:rsidRPr="00EB4CE1" w14:paraId="12DE313E" w14:textId="77777777" w:rsidTr="006F10B7">
        <w:trPr>
          <w:trHeight w:val="290"/>
          <w:ins w:id="11177" w:author="Stefanie Lane" w:date="2022-06-23T15:12:00Z"/>
          <w:trPrChange w:id="111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1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72FC12E" w14:textId="77777777" w:rsidR="00EB4CE1" w:rsidRPr="00EB4CE1" w:rsidRDefault="00EB4CE1" w:rsidP="00EB4CE1">
            <w:pPr>
              <w:spacing w:after="0" w:line="240" w:lineRule="auto"/>
              <w:rPr>
                <w:ins w:id="11180" w:author="Stefanie Lane" w:date="2022-06-23T15:12:00Z"/>
                <w:rFonts w:ascii="Calibri" w:eastAsia="Times New Roman" w:hAnsi="Calibri" w:cs="Calibri"/>
                <w:color w:val="000000"/>
                <w:rPrChange w:id="11181" w:author="Stefanie Lane" w:date="2022-06-23T15:12:00Z">
                  <w:rPr>
                    <w:ins w:id="11182" w:author="Stefanie Lane" w:date="2022-06-23T15:12:00Z"/>
                  </w:rPr>
                </w:rPrChange>
              </w:rPr>
              <w:pPrChange w:id="111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1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E12D602" w14:textId="77777777" w:rsidR="00EB4CE1" w:rsidRPr="00EB4CE1" w:rsidRDefault="00EB4CE1" w:rsidP="00EB4CE1">
            <w:pPr>
              <w:spacing w:after="0" w:line="240" w:lineRule="auto"/>
              <w:rPr>
                <w:ins w:id="11185" w:author="Stefanie Lane" w:date="2022-06-23T15:12:00Z"/>
                <w:rFonts w:ascii="Calibri" w:eastAsia="Times New Roman" w:hAnsi="Calibri" w:cs="Calibri"/>
                <w:color w:val="000000"/>
                <w:rPrChange w:id="11186" w:author="Stefanie Lane" w:date="2022-06-23T15:12:00Z">
                  <w:rPr>
                    <w:ins w:id="11187" w:author="Stefanie Lane" w:date="2022-06-23T15:12:00Z"/>
                  </w:rPr>
                </w:rPrChange>
              </w:rPr>
              <w:pPrChange w:id="11188" w:author="Stefanie Lane" w:date="2022-06-23T15:12:00Z">
                <w:pPr/>
              </w:pPrChange>
            </w:pPr>
          </w:p>
        </w:tc>
        <w:tc>
          <w:tcPr>
            <w:tcW w:w="3320" w:type="dxa"/>
            <w:tcBorders>
              <w:top w:val="nil"/>
              <w:left w:val="nil"/>
              <w:bottom w:val="single" w:sz="4" w:space="0" w:color="auto"/>
              <w:right w:val="nil"/>
            </w:tcBorders>
            <w:shd w:val="clear" w:color="auto" w:fill="auto"/>
            <w:noWrap/>
            <w:vAlign w:val="bottom"/>
            <w:hideMark/>
            <w:tcPrChange w:id="11189" w:author="Stefanie Lane" w:date="2022-06-23T15:14:00Z">
              <w:tcPr>
                <w:tcW w:w="3320" w:type="dxa"/>
                <w:tcBorders>
                  <w:top w:val="nil"/>
                  <w:left w:val="nil"/>
                  <w:bottom w:val="single" w:sz="4" w:space="0" w:color="auto"/>
                  <w:right w:val="nil"/>
                </w:tcBorders>
                <w:shd w:val="clear" w:color="auto" w:fill="auto"/>
                <w:noWrap/>
                <w:vAlign w:val="bottom"/>
                <w:hideMark/>
              </w:tcPr>
            </w:tcPrChange>
          </w:tcPr>
          <w:p w14:paraId="03A8CB78" w14:textId="77777777" w:rsidR="00EB4CE1" w:rsidRPr="00EB4CE1" w:rsidRDefault="00EB4CE1" w:rsidP="00EB4CE1">
            <w:pPr>
              <w:spacing w:after="0" w:line="240" w:lineRule="auto"/>
              <w:rPr>
                <w:ins w:id="11190" w:author="Stefanie Lane" w:date="2022-06-23T15:12:00Z"/>
                <w:rFonts w:ascii="Calibri" w:eastAsia="Times New Roman" w:hAnsi="Calibri" w:cs="Calibri"/>
                <w:i/>
                <w:iCs/>
                <w:color w:val="000000"/>
                <w:rPrChange w:id="11191" w:author="Stefanie Lane" w:date="2022-06-23T15:12:00Z">
                  <w:rPr>
                    <w:ins w:id="11192" w:author="Stefanie Lane" w:date="2022-06-23T15:12:00Z"/>
                  </w:rPr>
                </w:rPrChange>
              </w:rPr>
              <w:pPrChange w:id="11193" w:author="Stefanie Lane" w:date="2022-06-23T15:12:00Z">
                <w:pPr/>
              </w:pPrChange>
            </w:pPr>
            <w:ins w:id="11194" w:author="Stefanie Lane" w:date="2022-06-23T15:12:00Z">
              <w:r w:rsidRPr="00EB4CE1">
                <w:rPr>
                  <w:rFonts w:ascii="Calibri" w:eastAsia="Times New Roman" w:hAnsi="Calibri" w:cs="Calibri"/>
                  <w:i/>
                  <w:iCs/>
                  <w:color w:val="000000"/>
                  <w:rPrChange w:id="11195" w:author="Stefanie Lane" w:date="2022-06-23T15:12:00Z">
                    <w:rPr/>
                  </w:rPrChange>
                </w:rPr>
                <w:t xml:space="preserve">Phalaris </w:t>
              </w:r>
              <w:proofErr w:type="spellStart"/>
              <w:r w:rsidRPr="00EB4CE1">
                <w:rPr>
                  <w:rFonts w:ascii="Calibri" w:eastAsia="Times New Roman" w:hAnsi="Calibri" w:cs="Calibri"/>
                  <w:i/>
                  <w:iCs/>
                  <w:color w:val="000000"/>
                  <w:rPrChange w:id="11196" w:author="Stefanie Lane" w:date="2022-06-23T15:12:00Z">
                    <w:rPr/>
                  </w:rPrChange>
                </w:rPr>
                <w:t>arundinacea</w:t>
              </w:r>
              <w:proofErr w:type="spellEnd"/>
            </w:ins>
          </w:p>
        </w:tc>
        <w:tc>
          <w:tcPr>
            <w:tcW w:w="869" w:type="dxa"/>
            <w:tcBorders>
              <w:top w:val="nil"/>
              <w:left w:val="nil"/>
              <w:bottom w:val="single" w:sz="4" w:space="0" w:color="auto"/>
              <w:right w:val="nil"/>
            </w:tcBorders>
            <w:shd w:val="clear" w:color="auto" w:fill="auto"/>
            <w:noWrap/>
            <w:vAlign w:val="bottom"/>
            <w:hideMark/>
            <w:tcPrChange w:id="11197"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7D926BAB" w14:textId="77777777" w:rsidR="00EB4CE1" w:rsidRPr="00EB4CE1" w:rsidRDefault="00EB4CE1" w:rsidP="00EB4CE1">
            <w:pPr>
              <w:spacing w:after="0" w:line="240" w:lineRule="auto"/>
              <w:jc w:val="center"/>
              <w:rPr>
                <w:ins w:id="11198" w:author="Stefanie Lane" w:date="2022-06-23T15:12:00Z"/>
                <w:rFonts w:ascii="Calibri" w:eastAsia="Times New Roman" w:hAnsi="Calibri" w:cs="Calibri"/>
                <w:color w:val="000000"/>
                <w:rPrChange w:id="11199" w:author="Stefanie Lane" w:date="2022-06-23T15:12:00Z">
                  <w:rPr>
                    <w:ins w:id="11200" w:author="Stefanie Lane" w:date="2022-06-23T15:12:00Z"/>
                  </w:rPr>
                </w:rPrChange>
              </w:rPr>
              <w:pPrChange w:id="11201" w:author="Stefanie Lane" w:date="2022-06-23T15:12:00Z">
                <w:pPr>
                  <w:jc w:val="center"/>
                </w:pPr>
              </w:pPrChange>
            </w:pPr>
            <w:ins w:id="11202" w:author="Stefanie Lane" w:date="2022-06-23T15:12:00Z">
              <w:r w:rsidRPr="00EB4CE1">
                <w:rPr>
                  <w:rFonts w:ascii="Calibri" w:eastAsia="Times New Roman" w:hAnsi="Calibri" w:cs="Calibri"/>
                  <w:color w:val="000000"/>
                  <w:rPrChange w:id="11203" w:author="Stefanie Lane" w:date="2022-06-23T15:12:00Z">
                    <w:rPr/>
                  </w:rPrChange>
                </w:rPr>
                <w:t>0.00</w:t>
              </w:r>
            </w:ins>
          </w:p>
        </w:tc>
        <w:tc>
          <w:tcPr>
            <w:tcW w:w="990" w:type="dxa"/>
            <w:tcBorders>
              <w:top w:val="nil"/>
              <w:left w:val="nil"/>
              <w:bottom w:val="single" w:sz="4" w:space="0" w:color="auto"/>
              <w:right w:val="nil"/>
            </w:tcBorders>
            <w:shd w:val="clear" w:color="auto" w:fill="auto"/>
            <w:noWrap/>
            <w:vAlign w:val="bottom"/>
            <w:hideMark/>
            <w:tcPrChange w:id="11204"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75397E59" w14:textId="77777777" w:rsidR="00EB4CE1" w:rsidRPr="00EB4CE1" w:rsidRDefault="00EB4CE1" w:rsidP="00EB4CE1">
            <w:pPr>
              <w:spacing w:after="0" w:line="240" w:lineRule="auto"/>
              <w:jc w:val="center"/>
              <w:rPr>
                <w:ins w:id="11205" w:author="Stefanie Lane" w:date="2022-06-23T15:12:00Z"/>
                <w:rFonts w:ascii="Calibri" w:eastAsia="Times New Roman" w:hAnsi="Calibri" w:cs="Calibri"/>
                <w:color w:val="000000"/>
                <w:rPrChange w:id="11206" w:author="Stefanie Lane" w:date="2022-06-23T15:12:00Z">
                  <w:rPr>
                    <w:ins w:id="11207" w:author="Stefanie Lane" w:date="2022-06-23T15:12:00Z"/>
                  </w:rPr>
                </w:rPrChange>
              </w:rPr>
              <w:pPrChange w:id="11208" w:author="Stefanie Lane" w:date="2022-06-23T15:12:00Z">
                <w:pPr>
                  <w:jc w:val="center"/>
                </w:pPr>
              </w:pPrChange>
            </w:pPr>
            <w:ins w:id="11209" w:author="Stefanie Lane" w:date="2022-06-23T15:12:00Z">
              <w:r w:rsidRPr="00EB4CE1">
                <w:rPr>
                  <w:rFonts w:ascii="Calibri" w:eastAsia="Times New Roman" w:hAnsi="Calibri" w:cs="Calibri"/>
                  <w:color w:val="000000"/>
                  <w:rPrChange w:id="11210" w:author="Stefanie Lane" w:date="2022-06-23T15:12:00Z">
                    <w:rPr/>
                  </w:rPrChange>
                </w:rPr>
                <w:t>0.00</w:t>
              </w:r>
            </w:ins>
          </w:p>
        </w:tc>
        <w:tc>
          <w:tcPr>
            <w:tcW w:w="810" w:type="dxa"/>
            <w:tcBorders>
              <w:top w:val="nil"/>
              <w:left w:val="nil"/>
              <w:bottom w:val="single" w:sz="4" w:space="0" w:color="auto"/>
              <w:right w:val="nil"/>
            </w:tcBorders>
            <w:shd w:val="clear" w:color="auto" w:fill="auto"/>
            <w:noWrap/>
            <w:vAlign w:val="bottom"/>
            <w:hideMark/>
            <w:tcPrChange w:id="11211" w:author="Stefanie Lane" w:date="2022-06-23T15:14:00Z">
              <w:tcPr>
                <w:tcW w:w="960" w:type="dxa"/>
                <w:tcBorders>
                  <w:top w:val="nil"/>
                  <w:left w:val="nil"/>
                  <w:bottom w:val="single" w:sz="4" w:space="0" w:color="auto"/>
                  <w:right w:val="nil"/>
                </w:tcBorders>
                <w:shd w:val="clear" w:color="auto" w:fill="auto"/>
                <w:noWrap/>
                <w:vAlign w:val="bottom"/>
                <w:hideMark/>
              </w:tcPr>
            </w:tcPrChange>
          </w:tcPr>
          <w:p w14:paraId="39B106A8" w14:textId="77777777" w:rsidR="00EB4CE1" w:rsidRPr="00EB4CE1" w:rsidRDefault="00EB4CE1" w:rsidP="00EB4CE1">
            <w:pPr>
              <w:spacing w:after="0" w:line="240" w:lineRule="auto"/>
              <w:jc w:val="center"/>
              <w:rPr>
                <w:ins w:id="11212" w:author="Stefanie Lane" w:date="2022-06-23T15:12:00Z"/>
                <w:rFonts w:ascii="Calibri" w:eastAsia="Times New Roman" w:hAnsi="Calibri" w:cs="Calibri"/>
                <w:color w:val="000000"/>
                <w:rPrChange w:id="11213" w:author="Stefanie Lane" w:date="2022-06-23T15:12:00Z">
                  <w:rPr>
                    <w:ins w:id="11214" w:author="Stefanie Lane" w:date="2022-06-23T15:12:00Z"/>
                  </w:rPr>
                </w:rPrChange>
              </w:rPr>
              <w:pPrChange w:id="11215" w:author="Stefanie Lane" w:date="2022-06-23T15:12:00Z">
                <w:pPr>
                  <w:jc w:val="center"/>
                </w:pPr>
              </w:pPrChange>
            </w:pPr>
            <w:ins w:id="11216" w:author="Stefanie Lane" w:date="2022-06-23T15:12:00Z">
              <w:r w:rsidRPr="00EB4CE1">
                <w:rPr>
                  <w:rFonts w:ascii="Calibri" w:eastAsia="Times New Roman" w:hAnsi="Calibri" w:cs="Calibri"/>
                  <w:color w:val="000000"/>
                  <w:rPrChange w:id="11217" w:author="Stefanie Lane" w:date="2022-06-23T15:12:00Z">
                    <w:rPr/>
                  </w:rPrChange>
                </w:rPr>
                <w:t>0.07</w:t>
              </w:r>
            </w:ins>
          </w:p>
        </w:tc>
        <w:tc>
          <w:tcPr>
            <w:tcW w:w="1710" w:type="dxa"/>
            <w:tcBorders>
              <w:top w:val="nil"/>
              <w:left w:val="nil"/>
              <w:bottom w:val="single" w:sz="4" w:space="0" w:color="auto"/>
              <w:right w:val="single" w:sz="8" w:space="0" w:color="auto"/>
            </w:tcBorders>
            <w:shd w:val="clear" w:color="auto" w:fill="auto"/>
            <w:noWrap/>
            <w:vAlign w:val="bottom"/>
            <w:hideMark/>
            <w:tcPrChange w:id="11218" w:author="Stefanie Lane" w:date="2022-06-23T15:14:00Z">
              <w:tcPr>
                <w:tcW w:w="1560" w:type="dxa"/>
                <w:tcBorders>
                  <w:top w:val="nil"/>
                  <w:left w:val="nil"/>
                  <w:bottom w:val="single" w:sz="4" w:space="0" w:color="auto"/>
                  <w:right w:val="single" w:sz="8" w:space="0" w:color="auto"/>
                </w:tcBorders>
                <w:shd w:val="clear" w:color="auto" w:fill="auto"/>
                <w:noWrap/>
                <w:vAlign w:val="bottom"/>
                <w:hideMark/>
              </w:tcPr>
            </w:tcPrChange>
          </w:tcPr>
          <w:p w14:paraId="57592B47" w14:textId="77777777" w:rsidR="00EB4CE1" w:rsidRPr="00EB4CE1" w:rsidRDefault="00EB4CE1" w:rsidP="00EB4CE1">
            <w:pPr>
              <w:spacing w:after="0" w:line="240" w:lineRule="auto"/>
              <w:jc w:val="center"/>
              <w:rPr>
                <w:ins w:id="11219" w:author="Stefanie Lane" w:date="2022-06-23T15:12:00Z"/>
                <w:rFonts w:ascii="Calibri" w:eastAsia="Times New Roman" w:hAnsi="Calibri" w:cs="Calibri"/>
                <w:color w:val="000000"/>
                <w:rPrChange w:id="11220" w:author="Stefanie Lane" w:date="2022-06-23T15:12:00Z">
                  <w:rPr>
                    <w:ins w:id="11221" w:author="Stefanie Lane" w:date="2022-06-23T15:12:00Z"/>
                  </w:rPr>
                </w:rPrChange>
              </w:rPr>
              <w:pPrChange w:id="11222" w:author="Stefanie Lane" w:date="2022-06-23T15:12:00Z">
                <w:pPr>
                  <w:jc w:val="center"/>
                </w:pPr>
              </w:pPrChange>
            </w:pPr>
            <w:ins w:id="11223" w:author="Stefanie Lane" w:date="2022-06-23T15:12:00Z">
              <w:r w:rsidRPr="00EB4CE1">
                <w:rPr>
                  <w:rFonts w:ascii="Calibri" w:eastAsia="Times New Roman" w:hAnsi="Calibri" w:cs="Calibri"/>
                  <w:color w:val="000000"/>
                  <w:rPrChange w:id="11224" w:author="Stefanie Lane" w:date="2022-06-23T15:12:00Z">
                    <w:rPr/>
                  </w:rPrChange>
                </w:rPr>
                <w:t>+</w:t>
              </w:r>
            </w:ins>
          </w:p>
        </w:tc>
      </w:tr>
      <w:tr w:rsidR="00EB4CE1" w:rsidRPr="00EB4CE1" w14:paraId="7898F11D" w14:textId="77777777" w:rsidTr="006F10B7">
        <w:trPr>
          <w:trHeight w:val="300"/>
          <w:ins w:id="11225" w:author="Stefanie Lane" w:date="2022-06-23T15:12:00Z"/>
          <w:trPrChange w:id="11226"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122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13C0F5" w14:textId="77777777" w:rsidR="00EB4CE1" w:rsidRPr="00EB4CE1" w:rsidRDefault="00EB4CE1" w:rsidP="00EB4CE1">
            <w:pPr>
              <w:spacing w:after="0" w:line="240" w:lineRule="auto"/>
              <w:rPr>
                <w:ins w:id="11228" w:author="Stefanie Lane" w:date="2022-06-23T15:12:00Z"/>
                <w:rFonts w:ascii="Calibri" w:eastAsia="Times New Roman" w:hAnsi="Calibri" w:cs="Calibri"/>
                <w:color w:val="000000"/>
                <w:rPrChange w:id="11229" w:author="Stefanie Lane" w:date="2022-06-23T15:12:00Z">
                  <w:rPr>
                    <w:ins w:id="11230" w:author="Stefanie Lane" w:date="2022-06-23T15:12:00Z"/>
                  </w:rPr>
                </w:rPrChange>
              </w:rPr>
              <w:pPrChange w:id="1123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23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DE6201" w14:textId="77777777" w:rsidR="00EB4CE1" w:rsidRPr="00EB4CE1" w:rsidRDefault="00EB4CE1" w:rsidP="00EB4CE1">
            <w:pPr>
              <w:spacing w:after="0" w:line="240" w:lineRule="auto"/>
              <w:rPr>
                <w:ins w:id="11233" w:author="Stefanie Lane" w:date="2022-06-23T15:12:00Z"/>
                <w:rFonts w:ascii="Calibri" w:eastAsia="Times New Roman" w:hAnsi="Calibri" w:cs="Calibri"/>
                <w:color w:val="000000"/>
                <w:rPrChange w:id="11234" w:author="Stefanie Lane" w:date="2022-06-23T15:12:00Z">
                  <w:rPr>
                    <w:ins w:id="11235" w:author="Stefanie Lane" w:date="2022-06-23T15:12:00Z"/>
                  </w:rPr>
                </w:rPrChange>
              </w:rPr>
              <w:pPrChange w:id="11236"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1237"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77628286" w14:textId="77777777" w:rsidR="00EB4CE1" w:rsidRPr="00EB4CE1" w:rsidRDefault="00EB4CE1" w:rsidP="00EB4CE1">
            <w:pPr>
              <w:spacing w:after="0" w:line="240" w:lineRule="auto"/>
              <w:rPr>
                <w:ins w:id="11238" w:author="Stefanie Lane" w:date="2022-06-23T15:12:00Z"/>
                <w:rFonts w:ascii="Calibri" w:eastAsia="Times New Roman" w:hAnsi="Calibri" w:cs="Calibri"/>
                <w:i/>
                <w:iCs/>
                <w:color w:val="000000"/>
                <w:rPrChange w:id="11239" w:author="Stefanie Lane" w:date="2022-06-23T15:12:00Z">
                  <w:rPr>
                    <w:ins w:id="11240" w:author="Stefanie Lane" w:date="2022-06-23T15:12:00Z"/>
                  </w:rPr>
                </w:rPrChange>
              </w:rPr>
              <w:pPrChange w:id="11241" w:author="Stefanie Lane" w:date="2022-06-23T15:12:00Z">
                <w:pPr/>
              </w:pPrChange>
            </w:pPr>
            <w:ins w:id="11242" w:author="Stefanie Lane" w:date="2022-06-23T15:12:00Z">
              <w:r w:rsidRPr="00EB4CE1">
                <w:rPr>
                  <w:rFonts w:ascii="Calibri" w:eastAsia="Times New Roman" w:hAnsi="Calibri" w:cs="Calibri"/>
                  <w:i/>
                  <w:iCs/>
                  <w:color w:val="000000"/>
                  <w:rPrChange w:id="11243" w:author="Stefanie Lane" w:date="2022-06-23T15:12:00Z">
                    <w:rPr/>
                  </w:rPrChange>
                </w:rPr>
                <w:t xml:space="preserve">Cirsium </w:t>
              </w:r>
              <w:proofErr w:type="spellStart"/>
              <w:r w:rsidRPr="00EB4CE1">
                <w:rPr>
                  <w:rFonts w:ascii="Calibri" w:eastAsia="Times New Roman" w:hAnsi="Calibri" w:cs="Calibri"/>
                  <w:i/>
                  <w:iCs/>
                  <w:color w:val="000000"/>
                  <w:rPrChange w:id="11244" w:author="Stefanie Lane" w:date="2022-06-23T15:12:00Z">
                    <w:rPr/>
                  </w:rPrChange>
                </w:rPr>
                <w:t>arvense</w:t>
              </w:r>
              <w:proofErr w:type="spellEnd"/>
            </w:ins>
          </w:p>
        </w:tc>
        <w:tc>
          <w:tcPr>
            <w:tcW w:w="869" w:type="dxa"/>
            <w:tcBorders>
              <w:top w:val="nil"/>
              <w:left w:val="nil"/>
              <w:bottom w:val="single" w:sz="8" w:space="0" w:color="auto"/>
              <w:right w:val="nil"/>
            </w:tcBorders>
            <w:shd w:val="clear" w:color="auto" w:fill="auto"/>
            <w:noWrap/>
            <w:vAlign w:val="bottom"/>
            <w:hideMark/>
            <w:tcPrChange w:id="11245"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936376F" w14:textId="77777777" w:rsidR="00EB4CE1" w:rsidRPr="00EB4CE1" w:rsidRDefault="00EB4CE1" w:rsidP="00EB4CE1">
            <w:pPr>
              <w:spacing w:after="0" w:line="240" w:lineRule="auto"/>
              <w:jc w:val="center"/>
              <w:rPr>
                <w:ins w:id="11246" w:author="Stefanie Lane" w:date="2022-06-23T15:12:00Z"/>
                <w:rFonts w:ascii="Calibri" w:eastAsia="Times New Roman" w:hAnsi="Calibri" w:cs="Calibri"/>
                <w:color w:val="000000"/>
                <w:rPrChange w:id="11247" w:author="Stefanie Lane" w:date="2022-06-23T15:12:00Z">
                  <w:rPr>
                    <w:ins w:id="11248" w:author="Stefanie Lane" w:date="2022-06-23T15:12:00Z"/>
                  </w:rPr>
                </w:rPrChange>
              </w:rPr>
              <w:pPrChange w:id="11249" w:author="Stefanie Lane" w:date="2022-06-23T15:12:00Z">
                <w:pPr>
                  <w:jc w:val="center"/>
                </w:pPr>
              </w:pPrChange>
            </w:pPr>
            <w:ins w:id="11250" w:author="Stefanie Lane" w:date="2022-06-23T15:12:00Z">
              <w:r w:rsidRPr="00EB4CE1">
                <w:rPr>
                  <w:rFonts w:ascii="Calibri" w:eastAsia="Times New Roman" w:hAnsi="Calibri" w:cs="Calibri"/>
                  <w:color w:val="000000"/>
                  <w:rPrChange w:id="11251"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1252"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FF94E67" w14:textId="77777777" w:rsidR="00EB4CE1" w:rsidRPr="00EB4CE1" w:rsidRDefault="00EB4CE1" w:rsidP="00EB4CE1">
            <w:pPr>
              <w:spacing w:after="0" w:line="240" w:lineRule="auto"/>
              <w:jc w:val="center"/>
              <w:rPr>
                <w:ins w:id="11253" w:author="Stefanie Lane" w:date="2022-06-23T15:12:00Z"/>
                <w:rFonts w:ascii="Calibri" w:eastAsia="Times New Roman" w:hAnsi="Calibri" w:cs="Calibri"/>
                <w:color w:val="000000"/>
                <w:rPrChange w:id="11254" w:author="Stefanie Lane" w:date="2022-06-23T15:12:00Z">
                  <w:rPr>
                    <w:ins w:id="11255" w:author="Stefanie Lane" w:date="2022-06-23T15:12:00Z"/>
                  </w:rPr>
                </w:rPrChange>
              </w:rPr>
              <w:pPrChange w:id="11256" w:author="Stefanie Lane" w:date="2022-06-23T15:12:00Z">
                <w:pPr>
                  <w:jc w:val="center"/>
                </w:pPr>
              </w:pPrChange>
            </w:pPr>
            <w:ins w:id="11257" w:author="Stefanie Lane" w:date="2022-06-23T15:12:00Z">
              <w:r w:rsidRPr="00EB4CE1">
                <w:rPr>
                  <w:rFonts w:ascii="Calibri" w:eastAsia="Times New Roman" w:hAnsi="Calibri" w:cs="Calibri"/>
                  <w:color w:val="000000"/>
                  <w:rPrChange w:id="11258" w:author="Stefanie Lane" w:date="2022-06-23T15:12:00Z">
                    <w:rPr/>
                  </w:rPrChange>
                </w:rPr>
                <w:t>0.03</w:t>
              </w:r>
            </w:ins>
          </w:p>
        </w:tc>
        <w:tc>
          <w:tcPr>
            <w:tcW w:w="810" w:type="dxa"/>
            <w:tcBorders>
              <w:top w:val="nil"/>
              <w:left w:val="nil"/>
              <w:bottom w:val="single" w:sz="8" w:space="0" w:color="auto"/>
              <w:right w:val="nil"/>
            </w:tcBorders>
            <w:shd w:val="clear" w:color="auto" w:fill="auto"/>
            <w:noWrap/>
            <w:vAlign w:val="bottom"/>
            <w:hideMark/>
            <w:tcPrChange w:id="11259"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2A419E49" w14:textId="77777777" w:rsidR="00EB4CE1" w:rsidRPr="00EB4CE1" w:rsidRDefault="00EB4CE1" w:rsidP="00EB4CE1">
            <w:pPr>
              <w:spacing w:after="0" w:line="240" w:lineRule="auto"/>
              <w:jc w:val="center"/>
              <w:rPr>
                <w:ins w:id="11260" w:author="Stefanie Lane" w:date="2022-06-23T15:12:00Z"/>
                <w:rFonts w:ascii="Calibri" w:eastAsia="Times New Roman" w:hAnsi="Calibri" w:cs="Calibri"/>
                <w:color w:val="000000"/>
                <w:rPrChange w:id="11261" w:author="Stefanie Lane" w:date="2022-06-23T15:12:00Z">
                  <w:rPr>
                    <w:ins w:id="11262" w:author="Stefanie Lane" w:date="2022-06-23T15:12:00Z"/>
                  </w:rPr>
                </w:rPrChange>
              </w:rPr>
              <w:pPrChange w:id="11263" w:author="Stefanie Lane" w:date="2022-06-23T15:12:00Z">
                <w:pPr>
                  <w:jc w:val="center"/>
                </w:pPr>
              </w:pPrChange>
            </w:pPr>
            <w:ins w:id="11264" w:author="Stefanie Lane" w:date="2022-06-23T15:12:00Z">
              <w:r w:rsidRPr="00EB4CE1">
                <w:rPr>
                  <w:rFonts w:ascii="Calibri" w:eastAsia="Times New Roman" w:hAnsi="Calibri" w:cs="Calibri"/>
                  <w:color w:val="000000"/>
                  <w:rPrChange w:id="11265"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1266"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32621A55" w14:textId="77777777" w:rsidR="00EB4CE1" w:rsidRPr="00EB4CE1" w:rsidRDefault="00EB4CE1" w:rsidP="00EB4CE1">
            <w:pPr>
              <w:spacing w:after="0" w:line="240" w:lineRule="auto"/>
              <w:jc w:val="center"/>
              <w:rPr>
                <w:ins w:id="11267" w:author="Stefanie Lane" w:date="2022-06-23T15:12:00Z"/>
                <w:rFonts w:ascii="Calibri" w:eastAsia="Times New Roman" w:hAnsi="Calibri" w:cs="Calibri"/>
                <w:color w:val="000000"/>
                <w:rPrChange w:id="11268" w:author="Stefanie Lane" w:date="2022-06-23T15:12:00Z">
                  <w:rPr>
                    <w:ins w:id="11269" w:author="Stefanie Lane" w:date="2022-06-23T15:12:00Z"/>
                  </w:rPr>
                </w:rPrChange>
              </w:rPr>
              <w:pPrChange w:id="11270" w:author="Stefanie Lane" w:date="2022-06-23T15:12:00Z">
                <w:pPr>
                  <w:jc w:val="center"/>
                </w:pPr>
              </w:pPrChange>
            </w:pPr>
            <w:ins w:id="11271" w:author="Stefanie Lane" w:date="2022-06-23T15:12:00Z">
              <w:r w:rsidRPr="00EB4CE1">
                <w:rPr>
                  <w:rFonts w:ascii="Calibri" w:eastAsia="Times New Roman" w:hAnsi="Calibri" w:cs="Calibri"/>
                  <w:color w:val="000000"/>
                  <w:rPrChange w:id="11272" w:author="Stefanie Lane" w:date="2022-06-23T15:12:00Z">
                    <w:rPr/>
                  </w:rPrChange>
                </w:rPr>
                <w:t>NA</w:t>
              </w:r>
            </w:ins>
          </w:p>
        </w:tc>
      </w:tr>
      <w:tr w:rsidR="00EB4CE1" w:rsidRPr="00EB4CE1" w14:paraId="559F4C01" w14:textId="77777777" w:rsidTr="006F10B7">
        <w:trPr>
          <w:trHeight w:val="290"/>
          <w:ins w:id="11273" w:author="Stefanie Lane" w:date="2022-06-23T15:12:00Z"/>
          <w:trPrChange w:id="1127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27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E66D541" w14:textId="77777777" w:rsidR="00EB4CE1" w:rsidRPr="00EB4CE1" w:rsidRDefault="00EB4CE1" w:rsidP="00EB4CE1">
            <w:pPr>
              <w:spacing w:after="0" w:line="240" w:lineRule="auto"/>
              <w:rPr>
                <w:ins w:id="11276" w:author="Stefanie Lane" w:date="2022-06-23T15:12:00Z"/>
                <w:rFonts w:ascii="Calibri" w:eastAsia="Times New Roman" w:hAnsi="Calibri" w:cs="Calibri"/>
                <w:color w:val="000000"/>
                <w:rPrChange w:id="11277" w:author="Stefanie Lane" w:date="2022-06-23T15:12:00Z">
                  <w:rPr>
                    <w:ins w:id="11278" w:author="Stefanie Lane" w:date="2022-06-23T15:12:00Z"/>
                  </w:rPr>
                </w:rPrChange>
              </w:rPr>
              <w:pPrChange w:id="11279" w:author="Stefanie Lane" w:date="2022-06-23T15:12:00Z">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Change w:id="11280" w:author="Stefanie Lane" w:date="2022-06-23T15:14:00Z">
              <w:tcPr>
                <w:tcW w:w="1160" w:type="dxa"/>
                <w:vMerge w:val="restart"/>
                <w:tcBorders>
                  <w:top w:val="nil"/>
                  <w:left w:val="single" w:sz="8" w:space="0" w:color="auto"/>
                  <w:bottom w:val="single" w:sz="8" w:space="0" w:color="000000"/>
                  <w:right w:val="nil"/>
                </w:tcBorders>
                <w:shd w:val="clear" w:color="auto" w:fill="auto"/>
                <w:noWrap/>
                <w:vAlign w:val="center"/>
                <w:hideMark/>
              </w:tcPr>
            </w:tcPrChange>
          </w:tcPr>
          <w:p w14:paraId="6A0FF1DB" w14:textId="77777777" w:rsidR="00EB4CE1" w:rsidRPr="00EB4CE1" w:rsidRDefault="00EB4CE1" w:rsidP="00EB4CE1">
            <w:pPr>
              <w:spacing w:after="0" w:line="240" w:lineRule="auto"/>
              <w:jc w:val="center"/>
              <w:rPr>
                <w:ins w:id="11281" w:author="Stefanie Lane" w:date="2022-06-23T15:12:00Z"/>
                <w:rFonts w:ascii="Calibri" w:eastAsia="Times New Roman" w:hAnsi="Calibri" w:cs="Calibri"/>
                <w:color w:val="000000"/>
                <w:rPrChange w:id="11282" w:author="Stefanie Lane" w:date="2022-06-23T15:12:00Z">
                  <w:rPr>
                    <w:ins w:id="11283" w:author="Stefanie Lane" w:date="2022-06-23T15:12:00Z"/>
                  </w:rPr>
                </w:rPrChange>
              </w:rPr>
              <w:pPrChange w:id="11284" w:author="Stefanie Lane" w:date="2022-06-23T15:12:00Z">
                <w:pPr>
                  <w:jc w:val="center"/>
                </w:pPr>
              </w:pPrChange>
            </w:pPr>
            <w:ins w:id="11285" w:author="Stefanie Lane" w:date="2022-06-23T15:12:00Z">
              <w:r w:rsidRPr="00EB4CE1">
                <w:rPr>
                  <w:rFonts w:ascii="Calibri" w:eastAsia="Times New Roman" w:hAnsi="Calibri" w:cs="Calibri"/>
                  <w:color w:val="000000"/>
                  <w:rPrChange w:id="11286" w:author="Stefanie Lane" w:date="2022-06-23T15:12:00Z">
                    <w:rPr/>
                  </w:rPrChange>
                </w:rPr>
                <w:t>Native</w:t>
              </w:r>
            </w:ins>
          </w:p>
        </w:tc>
        <w:tc>
          <w:tcPr>
            <w:tcW w:w="3320" w:type="dxa"/>
            <w:tcBorders>
              <w:top w:val="nil"/>
              <w:left w:val="nil"/>
              <w:bottom w:val="nil"/>
              <w:right w:val="nil"/>
            </w:tcBorders>
            <w:shd w:val="clear" w:color="auto" w:fill="auto"/>
            <w:noWrap/>
            <w:vAlign w:val="bottom"/>
            <w:hideMark/>
            <w:tcPrChange w:id="11287" w:author="Stefanie Lane" w:date="2022-06-23T15:14:00Z">
              <w:tcPr>
                <w:tcW w:w="3320" w:type="dxa"/>
                <w:tcBorders>
                  <w:top w:val="nil"/>
                  <w:left w:val="nil"/>
                  <w:bottom w:val="nil"/>
                  <w:right w:val="nil"/>
                </w:tcBorders>
                <w:shd w:val="clear" w:color="auto" w:fill="auto"/>
                <w:noWrap/>
                <w:vAlign w:val="bottom"/>
                <w:hideMark/>
              </w:tcPr>
            </w:tcPrChange>
          </w:tcPr>
          <w:p w14:paraId="00BE5733" w14:textId="77777777" w:rsidR="00EB4CE1" w:rsidRPr="00EB4CE1" w:rsidRDefault="00EB4CE1" w:rsidP="00EB4CE1">
            <w:pPr>
              <w:spacing w:after="0" w:line="240" w:lineRule="auto"/>
              <w:rPr>
                <w:ins w:id="11288" w:author="Stefanie Lane" w:date="2022-06-23T15:12:00Z"/>
                <w:rFonts w:ascii="Calibri" w:eastAsia="Times New Roman" w:hAnsi="Calibri" w:cs="Calibri"/>
                <w:i/>
                <w:iCs/>
                <w:color w:val="000000"/>
                <w:rPrChange w:id="11289" w:author="Stefanie Lane" w:date="2022-06-23T15:12:00Z">
                  <w:rPr>
                    <w:ins w:id="11290" w:author="Stefanie Lane" w:date="2022-06-23T15:12:00Z"/>
                  </w:rPr>
                </w:rPrChange>
              </w:rPr>
              <w:pPrChange w:id="11291" w:author="Stefanie Lane" w:date="2022-06-23T15:12:00Z">
                <w:pPr/>
              </w:pPrChange>
            </w:pPr>
            <w:proofErr w:type="spellStart"/>
            <w:ins w:id="11292" w:author="Stefanie Lane" w:date="2022-06-23T15:12:00Z">
              <w:r w:rsidRPr="00EB4CE1">
                <w:rPr>
                  <w:rFonts w:ascii="Calibri" w:eastAsia="Times New Roman" w:hAnsi="Calibri" w:cs="Calibri"/>
                  <w:i/>
                  <w:iCs/>
                  <w:color w:val="000000"/>
                  <w:rPrChange w:id="11293" w:author="Stefanie Lane" w:date="2022-06-23T15:12:00Z">
                    <w:rPr/>
                  </w:rPrChange>
                </w:rPr>
                <w:t>Alisma</w:t>
              </w:r>
              <w:proofErr w:type="spellEnd"/>
              <w:r w:rsidRPr="00EB4CE1">
                <w:rPr>
                  <w:rFonts w:ascii="Calibri" w:eastAsia="Times New Roman" w:hAnsi="Calibri" w:cs="Calibri"/>
                  <w:i/>
                  <w:iCs/>
                  <w:color w:val="000000"/>
                  <w:rPrChange w:id="11294" w:author="Stefanie Lane" w:date="2022-06-23T15:12:00Z">
                    <w:rPr/>
                  </w:rPrChange>
                </w:rPr>
                <w:t xml:space="preserve"> </w:t>
              </w:r>
              <w:proofErr w:type="spellStart"/>
              <w:r w:rsidRPr="00EB4CE1">
                <w:rPr>
                  <w:rFonts w:ascii="Calibri" w:eastAsia="Times New Roman" w:hAnsi="Calibri" w:cs="Calibri"/>
                  <w:i/>
                  <w:iCs/>
                  <w:color w:val="000000"/>
                  <w:rPrChange w:id="11295" w:author="Stefanie Lane" w:date="2022-06-23T15:12:00Z">
                    <w:rPr/>
                  </w:rPrChange>
                </w:rPr>
                <w:t>plantago</w:t>
              </w:r>
              <w:proofErr w:type="spellEnd"/>
              <w:r w:rsidRPr="00EB4CE1">
                <w:rPr>
                  <w:rFonts w:ascii="Calibri" w:eastAsia="Times New Roman" w:hAnsi="Calibri" w:cs="Calibri"/>
                  <w:i/>
                  <w:iCs/>
                  <w:color w:val="000000"/>
                  <w:rPrChange w:id="11296" w:author="Stefanie Lane" w:date="2022-06-23T15:12:00Z">
                    <w:rPr/>
                  </w:rPrChange>
                </w:rPr>
                <w:t xml:space="preserve"> aquatica</w:t>
              </w:r>
            </w:ins>
          </w:p>
        </w:tc>
        <w:tc>
          <w:tcPr>
            <w:tcW w:w="869" w:type="dxa"/>
            <w:tcBorders>
              <w:top w:val="nil"/>
              <w:left w:val="nil"/>
              <w:bottom w:val="nil"/>
              <w:right w:val="nil"/>
            </w:tcBorders>
            <w:shd w:val="clear" w:color="auto" w:fill="auto"/>
            <w:noWrap/>
            <w:vAlign w:val="bottom"/>
            <w:hideMark/>
            <w:tcPrChange w:id="11297" w:author="Stefanie Lane" w:date="2022-06-23T15:14:00Z">
              <w:tcPr>
                <w:tcW w:w="960" w:type="dxa"/>
                <w:tcBorders>
                  <w:top w:val="nil"/>
                  <w:left w:val="nil"/>
                  <w:bottom w:val="nil"/>
                  <w:right w:val="nil"/>
                </w:tcBorders>
                <w:shd w:val="clear" w:color="auto" w:fill="auto"/>
                <w:noWrap/>
                <w:vAlign w:val="bottom"/>
                <w:hideMark/>
              </w:tcPr>
            </w:tcPrChange>
          </w:tcPr>
          <w:p w14:paraId="2123DD93" w14:textId="77777777" w:rsidR="00EB4CE1" w:rsidRPr="00EB4CE1" w:rsidRDefault="00EB4CE1" w:rsidP="00EB4CE1">
            <w:pPr>
              <w:spacing w:after="0" w:line="240" w:lineRule="auto"/>
              <w:jc w:val="center"/>
              <w:rPr>
                <w:ins w:id="11298" w:author="Stefanie Lane" w:date="2022-06-23T15:12:00Z"/>
                <w:rFonts w:ascii="Calibri" w:eastAsia="Times New Roman" w:hAnsi="Calibri" w:cs="Calibri"/>
                <w:color w:val="000000"/>
                <w:rPrChange w:id="11299" w:author="Stefanie Lane" w:date="2022-06-23T15:12:00Z">
                  <w:rPr>
                    <w:ins w:id="11300" w:author="Stefanie Lane" w:date="2022-06-23T15:12:00Z"/>
                  </w:rPr>
                </w:rPrChange>
              </w:rPr>
              <w:pPrChange w:id="11301" w:author="Stefanie Lane" w:date="2022-06-23T15:12:00Z">
                <w:pPr>
                  <w:jc w:val="center"/>
                </w:pPr>
              </w:pPrChange>
            </w:pPr>
            <w:ins w:id="11302" w:author="Stefanie Lane" w:date="2022-06-23T15:12:00Z">
              <w:r w:rsidRPr="00EB4CE1">
                <w:rPr>
                  <w:rFonts w:ascii="Calibri" w:eastAsia="Times New Roman" w:hAnsi="Calibri" w:cs="Calibri"/>
                  <w:color w:val="000000"/>
                  <w:rPrChange w:id="11303" w:author="Stefanie Lane" w:date="2022-06-23T15:12:00Z">
                    <w:rPr/>
                  </w:rPrChange>
                </w:rPr>
                <w:t>0.35</w:t>
              </w:r>
            </w:ins>
          </w:p>
        </w:tc>
        <w:tc>
          <w:tcPr>
            <w:tcW w:w="990" w:type="dxa"/>
            <w:tcBorders>
              <w:top w:val="nil"/>
              <w:left w:val="nil"/>
              <w:bottom w:val="nil"/>
              <w:right w:val="nil"/>
            </w:tcBorders>
            <w:shd w:val="clear" w:color="auto" w:fill="auto"/>
            <w:noWrap/>
            <w:vAlign w:val="bottom"/>
            <w:hideMark/>
            <w:tcPrChange w:id="11304" w:author="Stefanie Lane" w:date="2022-06-23T15:14:00Z">
              <w:tcPr>
                <w:tcW w:w="960" w:type="dxa"/>
                <w:tcBorders>
                  <w:top w:val="nil"/>
                  <w:left w:val="nil"/>
                  <w:bottom w:val="nil"/>
                  <w:right w:val="nil"/>
                </w:tcBorders>
                <w:shd w:val="clear" w:color="auto" w:fill="auto"/>
                <w:noWrap/>
                <w:vAlign w:val="bottom"/>
                <w:hideMark/>
              </w:tcPr>
            </w:tcPrChange>
          </w:tcPr>
          <w:p w14:paraId="77F82405" w14:textId="77777777" w:rsidR="00EB4CE1" w:rsidRPr="00EB4CE1" w:rsidRDefault="00EB4CE1" w:rsidP="00EB4CE1">
            <w:pPr>
              <w:spacing w:after="0" w:line="240" w:lineRule="auto"/>
              <w:jc w:val="center"/>
              <w:rPr>
                <w:ins w:id="11305" w:author="Stefanie Lane" w:date="2022-06-23T15:12:00Z"/>
                <w:rFonts w:ascii="Calibri" w:eastAsia="Times New Roman" w:hAnsi="Calibri" w:cs="Calibri"/>
                <w:color w:val="000000"/>
                <w:rPrChange w:id="11306" w:author="Stefanie Lane" w:date="2022-06-23T15:12:00Z">
                  <w:rPr>
                    <w:ins w:id="11307" w:author="Stefanie Lane" w:date="2022-06-23T15:12:00Z"/>
                  </w:rPr>
                </w:rPrChange>
              </w:rPr>
              <w:pPrChange w:id="11308" w:author="Stefanie Lane" w:date="2022-06-23T15:12:00Z">
                <w:pPr>
                  <w:jc w:val="center"/>
                </w:pPr>
              </w:pPrChange>
            </w:pPr>
            <w:ins w:id="11309" w:author="Stefanie Lane" w:date="2022-06-23T15:12:00Z">
              <w:r w:rsidRPr="00EB4CE1">
                <w:rPr>
                  <w:rFonts w:ascii="Calibri" w:eastAsia="Times New Roman" w:hAnsi="Calibri" w:cs="Calibri"/>
                  <w:color w:val="000000"/>
                  <w:rPrChange w:id="11310" w:author="Stefanie Lane" w:date="2022-06-23T15:12:00Z">
                    <w:rPr/>
                  </w:rPrChange>
                </w:rPr>
                <w:t>0.06</w:t>
              </w:r>
            </w:ins>
          </w:p>
        </w:tc>
        <w:tc>
          <w:tcPr>
            <w:tcW w:w="810" w:type="dxa"/>
            <w:tcBorders>
              <w:top w:val="nil"/>
              <w:left w:val="nil"/>
              <w:bottom w:val="nil"/>
              <w:right w:val="nil"/>
            </w:tcBorders>
            <w:shd w:val="clear" w:color="auto" w:fill="auto"/>
            <w:noWrap/>
            <w:vAlign w:val="bottom"/>
            <w:hideMark/>
            <w:tcPrChange w:id="11311" w:author="Stefanie Lane" w:date="2022-06-23T15:14:00Z">
              <w:tcPr>
                <w:tcW w:w="960" w:type="dxa"/>
                <w:tcBorders>
                  <w:top w:val="nil"/>
                  <w:left w:val="nil"/>
                  <w:bottom w:val="nil"/>
                  <w:right w:val="nil"/>
                </w:tcBorders>
                <w:shd w:val="clear" w:color="auto" w:fill="auto"/>
                <w:noWrap/>
                <w:vAlign w:val="bottom"/>
                <w:hideMark/>
              </w:tcPr>
            </w:tcPrChange>
          </w:tcPr>
          <w:p w14:paraId="058AD46F" w14:textId="77777777" w:rsidR="00EB4CE1" w:rsidRPr="00EB4CE1" w:rsidRDefault="00EB4CE1" w:rsidP="00EB4CE1">
            <w:pPr>
              <w:spacing w:after="0" w:line="240" w:lineRule="auto"/>
              <w:jc w:val="center"/>
              <w:rPr>
                <w:ins w:id="11312" w:author="Stefanie Lane" w:date="2022-06-23T15:12:00Z"/>
                <w:rFonts w:ascii="Calibri" w:eastAsia="Times New Roman" w:hAnsi="Calibri" w:cs="Calibri"/>
                <w:color w:val="000000"/>
                <w:rPrChange w:id="11313" w:author="Stefanie Lane" w:date="2022-06-23T15:12:00Z">
                  <w:rPr>
                    <w:ins w:id="11314" w:author="Stefanie Lane" w:date="2022-06-23T15:12:00Z"/>
                  </w:rPr>
                </w:rPrChange>
              </w:rPr>
              <w:pPrChange w:id="11315" w:author="Stefanie Lane" w:date="2022-06-23T15:12:00Z">
                <w:pPr>
                  <w:jc w:val="center"/>
                </w:pPr>
              </w:pPrChange>
            </w:pPr>
            <w:ins w:id="11316" w:author="Stefanie Lane" w:date="2022-06-23T15:12:00Z">
              <w:r w:rsidRPr="00EB4CE1">
                <w:rPr>
                  <w:rFonts w:ascii="Calibri" w:eastAsia="Times New Roman" w:hAnsi="Calibri" w:cs="Calibri"/>
                  <w:color w:val="000000"/>
                  <w:rPrChange w:id="1131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31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A0464E4" w14:textId="77777777" w:rsidR="00EB4CE1" w:rsidRPr="00EB4CE1" w:rsidRDefault="00EB4CE1" w:rsidP="00EB4CE1">
            <w:pPr>
              <w:spacing w:after="0" w:line="240" w:lineRule="auto"/>
              <w:jc w:val="center"/>
              <w:rPr>
                <w:ins w:id="11319" w:author="Stefanie Lane" w:date="2022-06-23T15:12:00Z"/>
                <w:rFonts w:ascii="Calibri" w:eastAsia="Times New Roman" w:hAnsi="Calibri" w:cs="Calibri"/>
                <w:color w:val="000000"/>
                <w:rPrChange w:id="11320" w:author="Stefanie Lane" w:date="2022-06-23T15:12:00Z">
                  <w:rPr>
                    <w:ins w:id="11321" w:author="Stefanie Lane" w:date="2022-06-23T15:12:00Z"/>
                  </w:rPr>
                </w:rPrChange>
              </w:rPr>
              <w:pPrChange w:id="11322" w:author="Stefanie Lane" w:date="2022-06-23T15:12:00Z">
                <w:pPr>
                  <w:jc w:val="center"/>
                </w:pPr>
              </w:pPrChange>
            </w:pPr>
            <w:ins w:id="11323" w:author="Stefanie Lane" w:date="2022-06-23T15:12:00Z">
              <w:r w:rsidRPr="00EB4CE1">
                <w:rPr>
                  <w:rFonts w:ascii="Calibri" w:eastAsia="Times New Roman" w:hAnsi="Calibri" w:cs="Calibri"/>
                  <w:color w:val="000000"/>
                  <w:rPrChange w:id="11324" w:author="Stefanie Lane" w:date="2022-06-23T15:12:00Z">
                    <w:rPr/>
                  </w:rPrChange>
                </w:rPr>
                <w:t>-100.0</w:t>
              </w:r>
            </w:ins>
          </w:p>
        </w:tc>
      </w:tr>
      <w:tr w:rsidR="00EB4CE1" w:rsidRPr="00EB4CE1" w14:paraId="33C9BC8A" w14:textId="77777777" w:rsidTr="006F10B7">
        <w:trPr>
          <w:trHeight w:val="290"/>
          <w:ins w:id="11325" w:author="Stefanie Lane" w:date="2022-06-23T15:12:00Z"/>
          <w:trPrChange w:id="1132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32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B339FA6" w14:textId="77777777" w:rsidR="00EB4CE1" w:rsidRPr="00EB4CE1" w:rsidRDefault="00EB4CE1" w:rsidP="00EB4CE1">
            <w:pPr>
              <w:spacing w:after="0" w:line="240" w:lineRule="auto"/>
              <w:rPr>
                <w:ins w:id="11328" w:author="Stefanie Lane" w:date="2022-06-23T15:12:00Z"/>
                <w:rFonts w:ascii="Calibri" w:eastAsia="Times New Roman" w:hAnsi="Calibri" w:cs="Calibri"/>
                <w:color w:val="000000"/>
                <w:rPrChange w:id="11329" w:author="Stefanie Lane" w:date="2022-06-23T15:12:00Z">
                  <w:rPr>
                    <w:ins w:id="11330" w:author="Stefanie Lane" w:date="2022-06-23T15:12:00Z"/>
                  </w:rPr>
                </w:rPrChange>
              </w:rPr>
              <w:pPrChange w:id="1133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33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680829D" w14:textId="77777777" w:rsidR="00EB4CE1" w:rsidRPr="00EB4CE1" w:rsidRDefault="00EB4CE1" w:rsidP="00EB4CE1">
            <w:pPr>
              <w:spacing w:after="0" w:line="240" w:lineRule="auto"/>
              <w:rPr>
                <w:ins w:id="11333" w:author="Stefanie Lane" w:date="2022-06-23T15:12:00Z"/>
                <w:rFonts w:ascii="Calibri" w:eastAsia="Times New Roman" w:hAnsi="Calibri" w:cs="Calibri"/>
                <w:color w:val="000000"/>
                <w:rPrChange w:id="11334" w:author="Stefanie Lane" w:date="2022-06-23T15:12:00Z">
                  <w:rPr>
                    <w:ins w:id="11335" w:author="Stefanie Lane" w:date="2022-06-23T15:12:00Z"/>
                  </w:rPr>
                </w:rPrChange>
              </w:rPr>
              <w:pPrChange w:id="1133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33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B1F9CAC" w14:textId="77777777" w:rsidR="00EB4CE1" w:rsidRPr="00EB4CE1" w:rsidRDefault="00EB4CE1" w:rsidP="00EB4CE1">
            <w:pPr>
              <w:spacing w:after="0" w:line="240" w:lineRule="auto"/>
              <w:rPr>
                <w:ins w:id="11338" w:author="Stefanie Lane" w:date="2022-06-23T15:12:00Z"/>
                <w:rFonts w:ascii="Calibri" w:eastAsia="Times New Roman" w:hAnsi="Calibri" w:cs="Calibri"/>
                <w:i/>
                <w:iCs/>
                <w:color w:val="000000"/>
                <w:rPrChange w:id="11339" w:author="Stefanie Lane" w:date="2022-06-23T15:12:00Z">
                  <w:rPr>
                    <w:ins w:id="11340" w:author="Stefanie Lane" w:date="2022-06-23T15:12:00Z"/>
                  </w:rPr>
                </w:rPrChange>
              </w:rPr>
              <w:pPrChange w:id="11341" w:author="Stefanie Lane" w:date="2022-06-23T15:12:00Z">
                <w:pPr/>
              </w:pPrChange>
            </w:pPr>
            <w:ins w:id="11342" w:author="Stefanie Lane" w:date="2022-06-23T15:12:00Z">
              <w:r w:rsidRPr="00EB4CE1">
                <w:rPr>
                  <w:rFonts w:ascii="Calibri" w:eastAsia="Times New Roman" w:hAnsi="Calibri" w:cs="Calibri"/>
                  <w:i/>
                  <w:iCs/>
                  <w:color w:val="000000"/>
                  <w:rPrChange w:id="11343" w:author="Stefanie Lane" w:date="2022-06-23T15:12:00Z">
                    <w:rPr/>
                  </w:rPrChange>
                </w:rPr>
                <w:t>Deschampsia caespitosa</w:t>
              </w:r>
            </w:ins>
          </w:p>
        </w:tc>
        <w:tc>
          <w:tcPr>
            <w:tcW w:w="869" w:type="dxa"/>
            <w:tcBorders>
              <w:top w:val="single" w:sz="4" w:space="0" w:color="auto"/>
              <w:left w:val="nil"/>
              <w:bottom w:val="single" w:sz="4" w:space="0" w:color="auto"/>
              <w:right w:val="nil"/>
            </w:tcBorders>
            <w:shd w:val="clear" w:color="auto" w:fill="auto"/>
            <w:noWrap/>
            <w:vAlign w:val="bottom"/>
            <w:hideMark/>
            <w:tcPrChange w:id="113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6CA51F2" w14:textId="77777777" w:rsidR="00EB4CE1" w:rsidRPr="00EB4CE1" w:rsidRDefault="00EB4CE1" w:rsidP="00EB4CE1">
            <w:pPr>
              <w:spacing w:after="0" w:line="240" w:lineRule="auto"/>
              <w:jc w:val="center"/>
              <w:rPr>
                <w:ins w:id="11345" w:author="Stefanie Lane" w:date="2022-06-23T15:12:00Z"/>
                <w:rFonts w:ascii="Calibri" w:eastAsia="Times New Roman" w:hAnsi="Calibri" w:cs="Calibri"/>
                <w:color w:val="000000"/>
                <w:rPrChange w:id="11346" w:author="Stefanie Lane" w:date="2022-06-23T15:12:00Z">
                  <w:rPr>
                    <w:ins w:id="11347" w:author="Stefanie Lane" w:date="2022-06-23T15:12:00Z"/>
                  </w:rPr>
                </w:rPrChange>
              </w:rPr>
              <w:pPrChange w:id="11348" w:author="Stefanie Lane" w:date="2022-06-23T15:12:00Z">
                <w:pPr>
                  <w:jc w:val="center"/>
                </w:pPr>
              </w:pPrChange>
            </w:pPr>
            <w:ins w:id="11349" w:author="Stefanie Lane" w:date="2022-06-23T15:12:00Z">
              <w:r w:rsidRPr="00EB4CE1">
                <w:rPr>
                  <w:rFonts w:ascii="Calibri" w:eastAsia="Times New Roman" w:hAnsi="Calibri" w:cs="Calibri"/>
                  <w:color w:val="000000"/>
                  <w:rPrChange w:id="11350" w:author="Stefanie Lane" w:date="2022-06-23T15:12:00Z">
                    <w:rPr/>
                  </w:rPrChange>
                </w:rPr>
                <w:t>0.21</w:t>
              </w:r>
            </w:ins>
          </w:p>
        </w:tc>
        <w:tc>
          <w:tcPr>
            <w:tcW w:w="990" w:type="dxa"/>
            <w:tcBorders>
              <w:top w:val="single" w:sz="4" w:space="0" w:color="auto"/>
              <w:left w:val="nil"/>
              <w:bottom w:val="single" w:sz="4" w:space="0" w:color="auto"/>
              <w:right w:val="nil"/>
            </w:tcBorders>
            <w:shd w:val="clear" w:color="auto" w:fill="auto"/>
            <w:noWrap/>
            <w:vAlign w:val="bottom"/>
            <w:hideMark/>
            <w:tcPrChange w:id="1135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AB67447" w14:textId="77777777" w:rsidR="00EB4CE1" w:rsidRPr="00EB4CE1" w:rsidRDefault="00EB4CE1" w:rsidP="00EB4CE1">
            <w:pPr>
              <w:spacing w:after="0" w:line="240" w:lineRule="auto"/>
              <w:jc w:val="center"/>
              <w:rPr>
                <w:ins w:id="11352" w:author="Stefanie Lane" w:date="2022-06-23T15:12:00Z"/>
                <w:rFonts w:ascii="Calibri" w:eastAsia="Times New Roman" w:hAnsi="Calibri" w:cs="Calibri"/>
                <w:color w:val="000000"/>
                <w:rPrChange w:id="11353" w:author="Stefanie Lane" w:date="2022-06-23T15:12:00Z">
                  <w:rPr>
                    <w:ins w:id="11354" w:author="Stefanie Lane" w:date="2022-06-23T15:12:00Z"/>
                  </w:rPr>
                </w:rPrChange>
              </w:rPr>
              <w:pPrChange w:id="11355" w:author="Stefanie Lane" w:date="2022-06-23T15:12:00Z">
                <w:pPr>
                  <w:jc w:val="center"/>
                </w:pPr>
              </w:pPrChange>
            </w:pPr>
            <w:ins w:id="11356" w:author="Stefanie Lane" w:date="2022-06-23T15:12:00Z">
              <w:r w:rsidRPr="00EB4CE1">
                <w:rPr>
                  <w:rFonts w:ascii="Calibri" w:eastAsia="Times New Roman" w:hAnsi="Calibri" w:cs="Calibri"/>
                  <w:color w:val="000000"/>
                  <w:rPrChange w:id="11357"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135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4978696" w14:textId="77777777" w:rsidR="00EB4CE1" w:rsidRPr="00EB4CE1" w:rsidRDefault="00EB4CE1" w:rsidP="00EB4CE1">
            <w:pPr>
              <w:spacing w:after="0" w:line="240" w:lineRule="auto"/>
              <w:jc w:val="center"/>
              <w:rPr>
                <w:ins w:id="11359" w:author="Stefanie Lane" w:date="2022-06-23T15:12:00Z"/>
                <w:rFonts w:ascii="Calibri" w:eastAsia="Times New Roman" w:hAnsi="Calibri" w:cs="Calibri"/>
                <w:color w:val="000000"/>
                <w:rPrChange w:id="11360" w:author="Stefanie Lane" w:date="2022-06-23T15:12:00Z">
                  <w:rPr>
                    <w:ins w:id="11361" w:author="Stefanie Lane" w:date="2022-06-23T15:12:00Z"/>
                  </w:rPr>
                </w:rPrChange>
              </w:rPr>
              <w:pPrChange w:id="11362" w:author="Stefanie Lane" w:date="2022-06-23T15:12:00Z">
                <w:pPr>
                  <w:jc w:val="center"/>
                </w:pPr>
              </w:pPrChange>
            </w:pPr>
            <w:ins w:id="11363" w:author="Stefanie Lane" w:date="2022-06-23T15:12:00Z">
              <w:r w:rsidRPr="00EB4CE1">
                <w:rPr>
                  <w:rFonts w:ascii="Calibri" w:eastAsia="Times New Roman" w:hAnsi="Calibri" w:cs="Calibri"/>
                  <w:color w:val="000000"/>
                  <w:rPrChange w:id="1136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36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412E437" w14:textId="77777777" w:rsidR="00EB4CE1" w:rsidRPr="00EB4CE1" w:rsidRDefault="00EB4CE1" w:rsidP="00EB4CE1">
            <w:pPr>
              <w:spacing w:after="0" w:line="240" w:lineRule="auto"/>
              <w:jc w:val="center"/>
              <w:rPr>
                <w:ins w:id="11366" w:author="Stefanie Lane" w:date="2022-06-23T15:12:00Z"/>
                <w:rFonts w:ascii="Calibri" w:eastAsia="Times New Roman" w:hAnsi="Calibri" w:cs="Calibri"/>
                <w:color w:val="000000"/>
                <w:rPrChange w:id="11367" w:author="Stefanie Lane" w:date="2022-06-23T15:12:00Z">
                  <w:rPr>
                    <w:ins w:id="11368" w:author="Stefanie Lane" w:date="2022-06-23T15:12:00Z"/>
                  </w:rPr>
                </w:rPrChange>
              </w:rPr>
              <w:pPrChange w:id="11369" w:author="Stefanie Lane" w:date="2022-06-23T15:12:00Z">
                <w:pPr>
                  <w:jc w:val="center"/>
                </w:pPr>
              </w:pPrChange>
            </w:pPr>
            <w:ins w:id="11370" w:author="Stefanie Lane" w:date="2022-06-23T15:12:00Z">
              <w:r w:rsidRPr="00EB4CE1">
                <w:rPr>
                  <w:rFonts w:ascii="Calibri" w:eastAsia="Times New Roman" w:hAnsi="Calibri" w:cs="Calibri"/>
                  <w:color w:val="000000"/>
                  <w:rPrChange w:id="11371" w:author="Stefanie Lane" w:date="2022-06-23T15:12:00Z">
                    <w:rPr/>
                  </w:rPrChange>
                </w:rPr>
                <w:t>-100.0</w:t>
              </w:r>
            </w:ins>
          </w:p>
        </w:tc>
      </w:tr>
      <w:tr w:rsidR="00EB4CE1" w:rsidRPr="00EB4CE1" w14:paraId="3C08D911" w14:textId="77777777" w:rsidTr="006F10B7">
        <w:trPr>
          <w:trHeight w:val="290"/>
          <w:ins w:id="11372" w:author="Stefanie Lane" w:date="2022-06-23T15:12:00Z"/>
          <w:trPrChange w:id="1137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37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52DA90" w14:textId="77777777" w:rsidR="00EB4CE1" w:rsidRPr="00EB4CE1" w:rsidRDefault="00EB4CE1" w:rsidP="00EB4CE1">
            <w:pPr>
              <w:spacing w:after="0" w:line="240" w:lineRule="auto"/>
              <w:rPr>
                <w:ins w:id="11375" w:author="Stefanie Lane" w:date="2022-06-23T15:12:00Z"/>
                <w:rFonts w:ascii="Calibri" w:eastAsia="Times New Roman" w:hAnsi="Calibri" w:cs="Calibri"/>
                <w:color w:val="000000"/>
                <w:rPrChange w:id="11376" w:author="Stefanie Lane" w:date="2022-06-23T15:12:00Z">
                  <w:rPr>
                    <w:ins w:id="11377" w:author="Stefanie Lane" w:date="2022-06-23T15:12:00Z"/>
                  </w:rPr>
                </w:rPrChange>
              </w:rPr>
              <w:pPrChange w:id="1137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37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E97BDBF" w14:textId="77777777" w:rsidR="00EB4CE1" w:rsidRPr="00EB4CE1" w:rsidRDefault="00EB4CE1" w:rsidP="00EB4CE1">
            <w:pPr>
              <w:spacing w:after="0" w:line="240" w:lineRule="auto"/>
              <w:rPr>
                <w:ins w:id="11380" w:author="Stefanie Lane" w:date="2022-06-23T15:12:00Z"/>
                <w:rFonts w:ascii="Calibri" w:eastAsia="Times New Roman" w:hAnsi="Calibri" w:cs="Calibri"/>
                <w:color w:val="000000"/>
                <w:rPrChange w:id="11381" w:author="Stefanie Lane" w:date="2022-06-23T15:12:00Z">
                  <w:rPr>
                    <w:ins w:id="11382" w:author="Stefanie Lane" w:date="2022-06-23T15:12:00Z"/>
                  </w:rPr>
                </w:rPrChange>
              </w:rPr>
              <w:pPrChange w:id="11383" w:author="Stefanie Lane" w:date="2022-06-23T15:12:00Z">
                <w:pPr/>
              </w:pPrChange>
            </w:pPr>
          </w:p>
        </w:tc>
        <w:tc>
          <w:tcPr>
            <w:tcW w:w="3320" w:type="dxa"/>
            <w:tcBorders>
              <w:top w:val="nil"/>
              <w:left w:val="nil"/>
              <w:bottom w:val="nil"/>
              <w:right w:val="nil"/>
            </w:tcBorders>
            <w:shd w:val="clear" w:color="auto" w:fill="auto"/>
            <w:noWrap/>
            <w:vAlign w:val="bottom"/>
            <w:hideMark/>
            <w:tcPrChange w:id="11384" w:author="Stefanie Lane" w:date="2022-06-23T15:14:00Z">
              <w:tcPr>
                <w:tcW w:w="3320" w:type="dxa"/>
                <w:tcBorders>
                  <w:top w:val="nil"/>
                  <w:left w:val="nil"/>
                  <w:bottom w:val="nil"/>
                  <w:right w:val="nil"/>
                </w:tcBorders>
                <w:shd w:val="clear" w:color="auto" w:fill="auto"/>
                <w:noWrap/>
                <w:vAlign w:val="bottom"/>
                <w:hideMark/>
              </w:tcPr>
            </w:tcPrChange>
          </w:tcPr>
          <w:p w14:paraId="2E5736C2" w14:textId="77777777" w:rsidR="00EB4CE1" w:rsidRPr="00EB4CE1" w:rsidRDefault="00EB4CE1" w:rsidP="00EB4CE1">
            <w:pPr>
              <w:spacing w:after="0" w:line="240" w:lineRule="auto"/>
              <w:rPr>
                <w:ins w:id="11385" w:author="Stefanie Lane" w:date="2022-06-23T15:12:00Z"/>
                <w:rFonts w:ascii="Calibri" w:eastAsia="Times New Roman" w:hAnsi="Calibri" w:cs="Calibri"/>
                <w:i/>
                <w:iCs/>
                <w:color w:val="000000"/>
                <w:rPrChange w:id="11386" w:author="Stefanie Lane" w:date="2022-06-23T15:12:00Z">
                  <w:rPr>
                    <w:ins w:id="11387" w:author="Stefanie Lane" w:date="2022-06-23T15:12:00Z"/>
                  </w:rPr>
                </w:rPrChange>
              </w:rPr>
              <w:pPrChange w:id="11388" w:author="Stefanie Lane" w:date="2022-06-23T15:12:00Z">
                <w:pPr/>
              </w:pPrChange>
            </w:pPr>
            <w:proofErr w:type="spellStart"/>
            <w:ins w:id="11389" w:author="Stefanie Lane" w:date="2022-06-23T15:12:00Z">
              <w:r w:rsidRPr="00EB4CE1">
                <w:rPr>
                  <w:rFonts w:ascii="Calibri" w:eastAsia="Times New Roman" w:hAnsi="Calibri" w:cs="Calibri"/>
                  <w:i/>
                  <w:iCs/>
                  <w:color w:val="000000"/>
                  <w:rPrChange w:id="11390" w:author="Stefanie Lane" w:date="2022-06-23T15:12:00Z">
                    <w:rPr/>
                  </w:rPrChange>
                </w:rPr>
                <w:t>Leersia</w:t>
              </w:r>
              <w:proofErr w:type="spellEnd"/>
              <w:r w:rsidRPr="00EB4CE1">
                <w:rPr>
                  <w:rFonts w:ascii="Calibri" w:eastAsia="Times New Roman" w:hAnsi="Calibri" w:cs="Calibri"/>
                  <w:i/>
                  <w:iCs/>
                  <w:color w:val="000000"/>
                  <w:rPrChange w:id="11391" w:author="Stefanie Lane" w:date="2022-06-23T15:12:00Z">
                    <w:rPr/>
                  </w:rPrChange>
                </w:rPr>
                <w:t xml:space="preserve"> </w:t>
              </w:r>
              <w:proofErr w:type="spellStart"/>
              <w:r w:rsidRPr="00EB4CE1">
                <w:rPr>
                  <w:rFonts w:ascii="Calibri" w:eastAsia="Times New Roman" w:hAnsi="Calibri" w:cs="Calibri"/>
                  <w:i/>
                  <w:iCs/>
                  <w:color w:val="000000"/>
                  <w:rPrChange w:id="11392" w:author="Stefanie Lane" w:date="2022-06-23T15:12:00Z">
                    <w:rPr/>
                  </w:rPrChange>
                </w:rPr>
                <w:t>oryzoides</w:t>
              </w:r>
              <w:proofErr w:type="spellEnd"/>
            </w:ins>
          </w:p>
        </w:tc>
        <w:tc>
          <w:tcPr>
            <w:tcW w:w="869" w:type="dxa"/>
            <w:tcBorders>
              <w:top w:val="nil"/>
              <w:left w:val="nil"/>
              <w:bottom w:val="nil"/>
              <w:right w:val="nil"/>
            </w:tcBorders>
            <w:shd w:val="clear" w:color="auto" w:fill="auto"/>
            <w:noWrap/>
            <w:vAlign w:val="bottom"/>
            <w:hideMark/>
            <w:tcPrChange w:id="11393" w:author="Stefanie Lane" w:date="2022-06-23T15:14:00Z">
              <w:tcPr>
                <w:tcW w:w="960" w:type="dxa"/>
                <w:tcBorders>
                  <w:top w:val="nil"/>
                  <w:left w:val="nil"/>
                  <w:bottom w:val="nil"/>
                  <w:right w:val="nil"/>
                </w:tcBorders>
                <w:shd w:val="clear" w:color="auto" w:fill="auto"/>
                <w:noWrap/>
                <w:vAlign w:val="bottom"/>
                <w:hideMark/>
              </w:tcPr>
            </w:tcPrChange>
          </w:tcPr>
          <w:p w14:paraId="62DC794E" w14:textId="77777777" w:rsidR="00EB4CE1" w:rsidRPr="00EB4CE1" w:rsidRDefault="00EB4CE1" w:rsidP="00EB4CE1">
            <w:pPr>
              <w:spacing w:after="0" w:line="240" w:lineRule="auto"/>
              <w:jc w:val="center"/>
              <w:rPr>
                <w:ins w:id="11394" w:author="Stefanie Lane" w:date="2022-06-23T15:12:00Z"/>
                <w:rFonts w:ascii="Calibri" w:eastAsia="Times New Roman" w:hAnsi="Calibri" w:cs="Calibri"/>
                <w:color w:val="000000"/>
                <w:rPrChange w:id="11395" w:author="Stefanie Lane" w:date="2022-06-23T15:12:00Z">
                  <w:rPr>
                    <w:ins w:id="11396" w:author="Stefanie Lane" w:date="2022-06-23T15:12:00Z"/>
                  </w:rPr>
                </w:rPrChange>
              </w:rPr>
              <w:pPrChange w:id="11397" w:author="Stefanie Lane" w:date="2022-06-23T15:12:00Z">
                <w:pPr>
                  <w:jc w:val="center"/>
                </w:pPr>
              </w:pPrChange>
            </w:pPr>
            <w:ins w:id="11398" w:author="Stefanie Lane" w:date="2022-06-23T15:12:00Z">
              <w:r w:rsidRPr="00EB4CE1">
                <w:rPr>
                  <w:rFonts w:ascii="Calibri" w:eastAsia="Times New Roman" w:hAnsi="Calibri" w:cs="Calibri"/>
                  <w:color w:val="000000"/>
                  <w:rPrChange w:id="11399" w:author="Stefanie Lane" w:date="2022-06-23T15:12:00Z">
                    <w:rPr/>
                  </w:rPrChange>
                </w:rPr>
                <w:t>0.18</w:t>
              </w:r>
            </w:ins>
          </w:p>
        </w:tc>
        <w:tc>
          <w:tcPr>
            <w:tcW w:w="990" w:type="dxa"/>
            <w:tcBorders>
              <w:top w:val="nil"/>
              <w:left w:val="nil"/>
              <w:bottom w:val="nil"/>
              <w:right w:val="nil"/>
            </w:tcBorders>
            <w:shd w:val="clear" w:color="auto" w:fill="auto"/>
            <w:noWrap/>
            <w:vAlign w:val="bottom"/>
            <w:hideMark/>
            <w:tcPrChange w:id="11400" w:author="Stefanie Lane" w:date="2022-06-23T15:14:00Z">
              <w:tcPr>
                <w:tcW w:w="960" w:type="dxa"/>
                <w:tcBorders>
                  <w:top w:val="nil"/>
                  <w:left w:val="nil"/>
                  <w:bottom w:val="nil"/>
                  <w:right w:val="nil"/>
                </w:tcBorders>
                <w:shd w:val="clear" w:color="auto" w:fill="auto"/>
                <w:noWrap/>
                <w:vAlign w:val="bottom"/>
                <w:hideMark/>
              </w:tcPr>
            </w:tcPrChange>
          </w:tcPr>
          <w:p w14:paraId="3F269474" w14:textId="77777777" w:rsidR="00EB4CE1" w:rsidRPr="00EB4CE1" w:rsidRDefault="00EB4CE1" w:rsidP="00EB4CE1">
            <w:pPr>
              <w:spacing w:after="0" w:line="240" w:lineRule="auto"/>
              <w:jc w:val="center"/>
              <w:rPr>
                <w:ins w:id="11401" w:author="Stefanie Lane" w:date="2022-06-23T15:12:00Z"/>
                <w:rFonts w:ascii="Calibri" w:eastAsia="Times New Roman" w:hAnsi="Calibri" w:cs="Calibri"/>
                <w:color w:val="000000"/>
                <w:rPrChange w:id="11402" w:author="Stefanie Lane" w:date="2022-06-23T15:12:00Z">
                  <w:rPr>
                    <w:ins w:id="11403" w:author="Stefanie Lane" w:date="2022-06-23T15:12:00Z"/>
                  </w:rPr>
                </w:rPrChange>
              </w:rPr>
              <w:pPrChange w:id="11404" w:author="Stefanie Lane" w:date="2022-06-23T15:12:00Z">
                <w:pPr>
                  <w:jc w:val="center"/>
                </w:pPr>
              </w:pPrChange>
            </w:pPr>
            <w:ins w:id="11405" w:author="Stefanie Lane" w:date="2022-06-23T15:12:00Z">
              <w:r w:rsidRPr="00EB4CE1">
                <w:rPr>
                  <w:rFonts w:ascii="Calibri" w:eastAsia="Times New Roman" w:hAnsi="Calibri" w:cs="Calibri"/>
                  <w:color w:val="000000"/>
                  <w:rPrChange w:id="11406" w:author="Stefanie Lane" w:date="2022-06-23T15:12:00Z">
                    <w:rPr/>
                  </w:rPrChange>
                </w:rPr>
                <w:t>0.19</w:t>
              </w:r>
            </w:ins>
          </w:p>
        </w:tc>
        <w:tc>
          <w:tcPr>
            <w:tcW w:w="810" w:type="dxa"/>
            <w:tcBorders>
              <w:top w:val="nil"/>
              <w:left w:val="nil"/>
              <w:bottom w:val="nil"/>
              <w:right w:val="nil"/>
            </w:tcBorders>
            <w:shd w:val="clear" w:color="auto" w:fill="auto"/>
            <w:noWrap/>
            <w:vAlign w:val="bottom"/>
            <w:hideMark/>
            <w:tcPrChange w:id="11407" w:author="Stefanie Lane" w:date="2022-06-23T15:14:00Z">
              <w:tcPr>
                <w:tcW w:w="960" w:type="dxa"/>
                <w:tcBorders>
                  <w:top w:val="nil"/>
                  <w:left w:val="nil"/>
                  <w:bottom w:val="nil"/>
                  <w:right w:val="nil"/>
                </w:tcBorders>
                <w:shd w:val="clear" w:color="auto" w:fill="auto"/>
                <w:noWrap/>
                <w:vAlign w:val="bottom"/>
                <w:hideMark/>
              </w:tcPr>
            </w:tcPrChange>
          </w:tcPr>
          <w:p w14:paraId="461A0E4A" w14:textId="77777777" w:rsidR="00EB4CE1" w:rsidRPr="00EB4CE1" w:rsidRDefault="00EB4CE1" w:rsidP="00EB4CE1">
            <w:pPr>
              <w:spacing w:after="0" w:line="240" w:lineRule="auto"/>
              <w:jc w:val="center"/>
              <w:rPr>
                <w:ins w:id="11408" w:author="Stefanie Lane" w:date="2022-06-23T15:12:00Z"/>
                <w:rFonts w:ascii="Calibri" w:eastAsia="Times New Roman" w:hAnsi="Calibri" w:cs="Calibri"/>
                <w:color w:val="000000"/>
                <w:rPrChange w:id="11409" w:author="Stefanie Lane" w:date="2022-06-23T15:12:00Z">
                  <w:rPr>
                    <w:ins w:id="11410" w:author="Stefanie Lane" w:date="2022-06-23T15:12:00Z"/>
                  </w:rPr>
                </w:rPrChange>
              </w:rPr>
              <w:pPrChange w:id="11411" w:author="Stefanie Lane" w:date="2022-06-23T15:12:00Z">
                <w:pPr>
                  <w:jc w:val="center"/>
                </w:pPr>
              </w:pPrChange>
            </w:pPr>
            <w:ins w:id="11412" w:author="Stefanie Lane" w:date="2022-06-23T15:12:00Z">
              <w:r w:rsidRPr="00EB4CE1">
                <w:rPr>
                  <w:rFonts w:ascii="Calibri" w:eastAsia="Times New Roman" w:hAnsi="Calibri" w:cs="Calibri"/>
                  <w:color w:val="000000"/>
                  <w:rPrChange w:id="1141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41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70A31927" w14:textId="77777777" w:rsidR="00EB4CE1" w:rsidRPr="00EB4CE1" w:rsidRDefault="00EB4CE1" w:rsidP="00EB4CE1">
            <w:pPr>
              <w:spacing w:after="0" w:line="240" w:lineRule="auto"/>
              <w:jc w:val="center"/>
              <w:rPr>
                <w:ins w:id="11415" w:author="Stefanie Lane" w:date="2022-06-23T15:12:00Z"/>
                <w:rFonts w:ascii="Calibri" w:eastAsia="Times New Roman" w:hAnsi="Calibri" w:cs="Calibri"/>
                <w:color w:val="000000"/>
                <w:rPrChange w:id="11416" w:author="Stefanie Lane" w:date="2022-06-23T15:12:00Z">
                  <w:rPr>
                    <w:ins w:id="11417" w:author="Stefanie Lane" w:date="2022-06-23T15:12:00Z"/>
                  </w:rPr>
                </w:rPrChange>
              </w:rPr>
              <w:pPrChange w:id="11418" w:author="Stefanie Lane" w:date="2022-06-23T15:12:00Z">
                <w:pPr>
                  <w:jc w:val="center"/>
                </w:pPr>
              </w:pPrChange>
            </w:pPr>
            <w:ins w:id="11419" w:author="Stefanie Lane" w:date="2022-06-23T15:12:00Z">
              <w:r w:rsidRPr="00EB4CE1">
                <w:rPr>
                  <w:rFonts w:ascii="Calibri" w:eastAsia="Times New Roman" w:hAnsi="Calibri" w:cs="Calibri"/>
                  <w:color w:val="000000"/>
                  <w:rPrChange w:id="11420" w:author="Stefanie Lane" w:date="2022-06-23T15:12:00Z">
                    <w:rPr/>
                  </w:rPrChange>
                </w:rPr>
                <w:t>-100.0</w:t>
              </w:r>
            </w:ins>
          </w:p>
        </w:tc>
      </w:tr>
      <w:tr w:rsidR="00EB4CE1" w:rsidRPr="00EB4CE1" w14:paraId="62E65BD9" w14:textId="77777777" w:rsidTr="006F10B7">
        <w:trPr>
          <w:trHeight w:val="290"/>
          <w:ins w:id="11421" w:author="Stefanie Lane" w:date="2022-06-23T15:12:00Z"/>
          <w:trPrChange w:id="114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4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7C2A3B" w14:textId="77777777" w:rsidR="00EB4CE1" w:rsidRPr="00EB4CE1" w:rsidRDefault="00EB4CE1" w:rsidP="00EB4CE1">
            <w:pPr>
              <w:spacing w:after="0" w:line="240" w:lineRule="auto"/>
              <w:rPr>
                <w:ins w:id="11424" w:author="Stefanie Lane" w:date="2022-06-23T15:12:00Z"/>
                <w:rFonts w:ascii="Calibri" w:eastAsia="Times New Roman" w:hAnsi="Calibri" w:cs="Calibri"/>
                <w:color w:val="000000"/>
                <w:rPrChange w:id="11425" w:author="Stefanie Lane" w:date="2022-06-23T15:12:00Z">
                  <w:rPr>
                    <w:ins w:id="11426" w:author="Stefanie Lane" w:date="2022-06-23T15:12:00Z"/>
                  </w:rPr>
                </w:rPrChange>
              </w:rPr>
              <w:pPrChange w:id="114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4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86CF718" w14:textId="77777777" w:rsidR="00EB4CE1" w:rsidRPr="00EB4CE1" w:rsidRDefault="00EB4CE1" w:rsidP="00EB4CE1">
            <w:pPr>
              <w:spacing w:after="0" w:line="240" w:lineRule="auto"/>
              <w:rPr>
                <w:ins w:id="11429" w:author="Stefanie Lane" w:date="2022-06-23T15:12:00Z"/>
                <w:rFonts w:ascii="Calibri" w:eastAsia="Times New Roman" w:hAnsi="Calibri" w:cs="Calibri"/>
                <w:color w:val="000000"/>
                <w:rPrChange w:id="11430" w:author="Stefanie Lane" w:date="2022-06-23T15:12:00Z">
                  <w:rPr>
                    <w:ins w:id="11431" w:author="Stefanie Lane" w:date="2022-06-23T15:12:00Z"/>
                  </w:rPr>
                </w:rPrChange>
              </w:rPr>
              <w:pPrChange w:id="1143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43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7502F82" w14:textId="77777777" w:rsidR="00EB4CE1" w:rsidRPr="00EB4CE1" w:rsidRDefault="00EB4CE1" w:rsidP="00EB4CE1">
            <w:pPr>
              <w:spacing w:after="0" w:line="240" w:lineRule="auto"/>
              <w:rPr>
                <w:ins w:id="11434" w:author="Stefanie Lane" w:date="2022-06-23T15:12:00Z"/>
                <w:rFonts w:ascii="Calibri" w:eastAsia="Times New Roman" w:hAnsi="Calibri" w:cs="Calibri"/>
                <w:i/>
                <w:iCs/>
                <w:color w:val="000000"/>
                <w:rPrChange w:id="11435" w:author="Stefanie Lane" w:date="2022-06-23T15:12:00Z">
                  <w:rPr>
                    <w:ins w:id="11436" w:author="Stefanie Lane" w:date="2022-06-23T15:12:00Z"/>
                  </w:rPr>
                </w:rPrChange>
              </w:rPr>
              <w:pPrChange w:id="11437" w:author="Stefanie Lane" w:date="2022-06-23T15:12:00Z">
                <w:pPr/>
              </w:pPrChange>
            </w:pPr>
            <w:proofErr w:type="spellStart"/>
            <w:ins w:id="11438" w:author="Stefanie Lane" w:date="2022-06-23T15:12:00Z">
              <w:r w:rsidRPr="00EB4CE1">
                <w:rPr>
                  <w:rFonts w:ascii="Calibri" w:eastAsia="Times New Roman" w:hAnsi="Calibri" w:cs="Calibri"/>
                  <w:i/>
                  <w:iCs/>
                  <w:color w:val="000000"/>
                  <w:rPrChange w:id="11439" w:author="Stefanie Lane" w:date="2022-06-23T15:12:00Z">
                    <w:rPr/>
                  </w:rPrChange>
                </w:rPr>
                <w:t>Lilaeopsis</w:t>
              </w:r>
              <w:proofErr w:type="spellEnd"/>
              <w:r w:rsidRPr="00EB4CE1">
                <w:rPr>
                  <w:rFonts w:ascii="Calibri" w:eastAsia="Times New Roman" w:hAnsi="Calibri" w:cs="Calibri"/>
                  <w:i/>
                  <w:iCs/>
                  <w:color w:val="000000"/>
                  <w:rPrChange w:id="11440" w:author="Stefanie Lane" w:date="2022-06-23T15:12:00Z">
                    <w:rPr/>
                  </w:rPrChange>
                </w:rPr>
                <w:t xml:space="preserve"> </w:t>
              </w:r>
              <w:proofErr w:type="spellStart"/>
              <w:r w:rsidRPr="00EB4CE1">
                <w:rPr>
                  <w:rFonts w:ascii="Calibri" w:eastAsia="Times New Roman" w:hAnsi="Calibri" w:cs="Calibri"/>
                  <w:i/>
                  <w:iCs/>
                  <w:color w:val="000000"/>
                  <w:rPrChange w:id="11441"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44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A3B5541" w14:textId="77777777" w:rsidR="00EB4CE1" w:rsidRPr="00EB4CE1" w:rsidRDefault="00EB4CE1" w:rsidP="00EB4CE1">
            <w:pPr>
              <w:spacing w:after="0" w:line="240" w:lineRule="auto"/>
              <w:jc w:val="center"/>
              <w:rPr>
                <w:ins w:id="11443" w:author="Stefanie Lane" w:date="2022-06-23T15:12:00Z"/>
                <w:rFonts w:ascii="Calibri" w:eastAsia="Times New Roman" w:hAnsi="Calibri" w:cs="Calibri"/>
                <w:color w:val="000000"/>
                <w:rPrChange w:id="11444" w:author="Stefanie Lane" w:date="2022-06-23T15:12:00Z">
                  <w:rPr>
                    <w:ins w:id="11445" w:author="Stefanie Lane" w:date="2022-06-23T15:12:00Z"/>
                  </w:rPr>
                </w:rPrChange>
              </w:rPr>
              <w:pPrChange w:id="11446" w:author="Stefanie Lane" w:date="2022-06-23T15:12:00Z">
                <w:pPr>
                  <w:jc w:val="center"/>
                </w:pPr>
              </w:pPrChange>
            </w:pPr>
            <w:ins w:id="11447" w:author="Stefanie Lane" w:date="2022-06-23T15:12:00Z">
              <w:r w:rsidRPr="00EB4CE1">
                <w:rPr>
                  <w:rFonts w:ascii="Calibri" w:eastAsia="Times New Roman" w:hAnsi="Calibri" w:cs="Calibri"/>
                  <w:color w:val="000000"/>
                  <w:rPrChange w:id="11448" w:author="Stefanie Lane" w:date="2022-06-23T15:12:00Z">
                    <w:rPr/>
                  </w:rPrChange>
                </w:rPr>
                <w:t>0.06</w:t>
              </w:r>
            </w:ins>
          </w:p>
        </w:tc>
        <w:tc>
          <w:tcPr>
            <w:tcW w:w="990" w:type="dxa"/>
            <w:tcBorders>
              <w:top w:val="single" w:sz="4" w:space="0" w:color="auto"/>
              <w:left w:val="nil"/>
              <w:bottom w:val="single" w:sz="4" w:space="0" w:color="auto"/>
              <w:right w:val="nil"/>
            </w:tcBorders>
            <w:shd w:val="clear" w:color="auto" w:fill="auto"/>
            <w:noWrap/>
            <w:vAlign w:val="bottom"/>
            <w:hideMark/>
            <w:tcPrChange w:id="1144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142A64F" w14:textId="77777777" w:rsidR="00EB4CE1" w:rsidRPr="00EB4CE1" w:rsidRDefault="00EB4CE1" w:rsidP="00EB4CE1">
            <w:pPr>
              <w:spacing w:after="0" w:line="240" w:lineRule="auto"/>
              <w:jc w:val="center"/>
              <w:rPr>
                <w:ins w:id="11450" w:author="Stefanie Lane" w:date="2022-06-23T15:12:00Z"/>
                <w:rFonts w:ascii="Calibri" w:eastAsia="Times New Roman" w:hAnsi="Calibri" w:cs="Calibri"/>
                <w:color w:val="000000"/>
                <w:rPrChange w:id="11451" w:author="Stefanie Lane" w:date="2022-06-23T15:12:00Z">
                  <w:rPr>
                    <w:ins w:id="11452" w:author="Stefanie Lane" w:date="2022-06-23T15:12:00Z"/>
                  </w:rPr>
                </w:rPrChange>
              </w:rPr>
              <w:pPrChange w:id="11453" w:author="Stefanie Lane" w:date="2022-06-23T15:12:00Z">
                <w:pPr>
                  <w:jc w:val="center"/>
                </w:pPr>
              </w:pPrChange>
            </w:pPr>
            <w:ins w:id="11454" w:author="Stefanie Lane" w:date="2022-06-23T15:12:00Z">
              <w:r w:rsidRPr="00EB4CE1">
                <w:rPr>
                  <w:rFonts w:ascii="Calibri" w:eastAsia="Times New Roman" w:hAnsi="Calibri" w:cs="Calibri"/>
                  <w:color w:val="000000"/>
                  <w:rPrChange w:id="11455" w:author="Stefanie Lane" w:date="2022-06-23T15:12:00Z">
                    <w:rPr/>
                  </w:rPrChange>
                </w:rPr>
                <w:t>0.10</w:t>
              </w:r>
            </w:ins>
          </w:p>
        </w:tc>
        <w:tc>
          <w:tcPr>
            <w:tcW w:w="810" w:type="dxa"/>
            <w:tcBorders>
              <w:top w:val="single" w:sz="4" w:space="0" w:color="auto"/>
              <w:left w:val="nil"/>
              <w:bottom w:val="single" w:sz="4" w:space="0" w:color="auto"/>
              <w:right w:val="nil"/>
            </w:tcBorders>
            <w:shd w:val="clear" w:color="auto" w:fill="auto"/>
            <w:noWrap/>
            <w:vAlign w:val="bottom"/>
            <w:hideMark/>
            <w:tcPrChange w:id="1145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4F2FCBE" w14:textId="77777777" w:rsidR="00EB4CE1" w:rsidRPr="00EB4CE1" w:rsidRDefault="00EB4CE1" w:rsidP="00EB4CE1">
            <w:pPr>
              <w:spacing w:after="0" w:line="240" w:lineRule="auto"/>
              <w:jc w:val="center"/>
              <w:rPr>
                <w:ins w:id="11457" w:author="Stefanie Lane" w:date="2022-06-23T15:12:00Z"/>
                <w:rFonts w:ascii="Calibri" w:eastAsia="Times New Roman" w:hAnsi="Calibri" w:cs="Calibri"/>
                <w:color w:val="000000"/>
                <w:rPrChange w:id="11458" w:author="Stefanie Lane" w:date="2022-06-23T15:12:00Z">
                  <w:rPr>
                    <w:ins w:id="11459" w:author="Stefanie Lane" w:date="2022-06-23T15:12:00Z"/>
                  </w:rPr>
                </w:rPrChange>
              </w:rPr>
              <w:pPrChange w:id="11460" w:author="Stefanie Lane" w:date="2022-06-23T15:12:00Z">
                <w:pPr>
                  <w:jc w:val="center"/>
                </w:pPr>
              </w:pPrChange>
            </w:pPr>
            <w:ins w:id="11461" w:author="Stefanie Lane" w:date="2022-06-23T15:12:00Z">
              <w:r w:rsidRPr="00EB4CE1">
                <w:rPr>
                  <w:rFonts w:ascii="Calibri" w:eastAsia="Times New Roman" w:hAnsi="Calibri" w:cs="Calibri"/>
                  <w:color w:val="000000"/>
                  <w:rPrChange w:id="11462"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46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8D6C8E8" w14:textId="77777777" w:rsidR="00EB4CE1" w:rsidRPr="00EB4CE1" w:rsidRDefault="00EB4CE1" w:rsidP="00EB4CE1">
            <w:pPr>
              <w:spacing w:after="0" w:line="240" w:lineRule="auto"/>
              <w:jc w:val="center"/>
              <w:rPr>
                <w:ins w:id="11464" w:author="Stefanie Lane" w:date="2022-06-23T15:12:00Z"/>
                <w:rFonts w:ascii="Calibri" w:eastAsia="Times New Roman" w:hAnsi="Calibri" w:cs="Calibri"/>
                <w:color w:val="000000"/>
                <w:rPrChange w:id="11465" w:author="Stefanie Lane" w:date="2022-06-23T15:12:00Z">
                  <w:rPr>
                    <w:ins w:id="11466" w:author="Stefanie Lane" w:date="2022-06-23T15:12:00Z"/>
                  </w:rPr>
                </w:rPrChange>
              </w:rPr>
              <w:pPrChange w:id="11467" w:author="Stefanie Lane" w:date="2022-06-23T15:12:00Z">
                <w:pPr>
                  <w:jc w:val="center"/>
                </w:pPr>
              </w:pPrChange>
            </w:pPr>
            <w:ins w:id="11468" w:author="Stefanie Lane" w:date="2022-06-23T15:12:00Z">
              <w:r w:rsidRPr="00EB4CE1">
                <w:rPr>
                  <w:rFonts w:ascii="Calibri" w:eastAsia="Times New Roman" w:hAnsi="Calibri" w:cs="Calibri"/>
                  <w:color w:val="000000"/>
                  <w:rPrChange w:id="11469" w:author="Stefanie Lane" w:date="2022-06-23T15:12:00Z">
                    <w:rPr/>
                  </w:rPrChange>
                </w:rPr>
                <w:t>-100.0</w:t>
              </w:r>
            </w:ins>
          </w:p>
        </w:tc>
      </w:tr>
      <w:tr w:rsidR="00EB4CE1" w:rsidRPr="00EB4CE1" w14:paraId="721A0436" w14:textId="77777777" w:rsidTr="006F10B7">
        <w:trPr>
          <w:trHeight w:val="290"/>
          <w:ins w:id="11470" w:author="Stefanie Lane" w:date="2022-06-23T15:12:00Z"/>
          <w:trPrChange w:id="1147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47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A5E7F81" w14:textId="77777777" w:rsidR="00EB4CE1" w:rsidRPr="00EB4CE1" w:rsidRDefault="00EB4CE1" w:rsidP="00EB4CE1">
            <w:pPr>
              <w:spacing w:after="0" w:line="240" w:lineRule="auto"/>
              <w:rPr>
                <w:ins w:id="11473" w:author="Stefanie Lane" w:date="2022-06-23T15:12:00Z"/>
                <w:rFonts w:ascii="Calibri" w:eastAsia="Times New Roman" w:hAnsi="Calibri" w:cs="Calibri"/>
                <w:color w:val="000000"/>
                <w:rPrChange w:id="11474" w:author="Stefanie Lane" w:date="2022-06-23T15:12:00Z">
                  <w:rPr>
                    <w:ins w:id="11475" w:author="Stefanie Lane" w:date="2022-06-23T15:12:00Z"/>
                  </w:rPr>
                </w:rPrChange>
              </w:rPr>
              <w:pPrChange w:id="1147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47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64E5260" w14:textId="77777777" w:rsidR="00EB4CE1" w:rsidRPr="00EB4CE1" w:rsidRDefault="00EB4CE1" w:rsidP="00EB4CE1">
            <w:pPr>
              <w:spacing w:after="0" w:line="240" w:lineRule="auto"/>
              <w:rPr>
                <w:ins w:id="11478" w:author="Stefanie Lane" w:date="2022-06-23T15:12:00Z"/>
                <w:rFonts w:ascii="Calibri" w:eastAsia="Times New Roman" w:hAnsi="Calibri" w:cs="Calibri"/>
                <w:color w:val="000000"/>
                <w:rPrChange w:id="11479" w:author="Stefanie Lane" w:date="2022-06-23T15:12:00Z">
                  <w:rPr>
                    <w:ins w:id="11480" w:author="Stefanie Lane" w:date="2022-06-23T15:12:00Z"/>
                  </w:rPr>
                </w:rPrChange>
              </w:rPr>
              <w:pPrChange w:id="11481" w:author="Stefanie Lane" w:date="2022-06-23T15:12:00Z">
                <w:pPr/>
              </w:pPrChange>
            </w:pPr>
          </w:p>
        </w:tc>
        <w:tc>
          <w:tcPr>
            <w:tcW w:w="3320" w:type="dxa"/>
            <w:tcBorders>
              <w:top w:val="nil"/>
              <w:left w:val="nil"/>
              <w:bottom w:val="nil"/>
              <w:right w:val="nil"/>
            </w:tcBorders>
            <w:shd w:val="clear" w:color="auto" w:fill="auto"/>
            <w:noWrap/>
            <w:vAlign w:val="bottom"/>
            <w:hideMark/>
            <w:tcPrChange w:id="11482" w:author="Stefanie Lane" w:date="2022-06-23T15:14:00Z">
              <w:tcPr>
                <w:tcW w:w="3320" w:type="dxa"/>
                <w:tcBorders>
                  <w:top w:val="nil"/>
                  <w:left w:val="nil"/>
                  <w:bottom w:val="nil"/>
                  <w:right w:val="nil"/>
                </w:tcBorders>
                <w:shd w:val="clear" w:color="auto" w:fill="auto"/>
                <w:noWrap/>
                <w:vAlign w:val="bottom"/>
                <w:hideMark/>
              </w:tcPr>
            </w:tcPrChange>
          </w:tcPr>
          <w:p w14:paraId="15BB16E7" w14:textId="77777777" w:rsidR="00EB4CE1" w:rsidRPr="00EB4CE1" w:rsidRDefault="00EB4CE1" w:rsidP="00EB4CE1">
            <w:pPr>
              <w:spacing w:after="0" w:line="240" w:lineRule="auto"/>
              <w:rPr>
                <w:ins w:id="11483" w:author="Stefanie Lane" w:date="2022-06-23T15:12:00Z"/>
                <w:rFonts w:ascii="Calibri" w:eastAsia="Times New Roman" w:hAnsi="Calibri" w:cs="Calibri"/>
                <w:i/>
                <w:iCs/>
                <w:color w:val="000000"/>
                <w:rPrChange w:id="11484" w:author="Stefanie Lane" w:date="2022-06-23T15:12:00Z">
                  <w:rPr>
                    <w:ins w:id="11485" w:author="Stefanie Lane" w:date="2022-06-23T15:12:00Z"/>
                  </w:rPr>
                </w:rPrChange>
              </w:rPr>
              <w:pPrChange w:id="11486" w:author="Stefanie Lane" w:date="2022-06-23T15:12:00Z">
                <w:pPr/>
              </w:pPrChange>
            </w:pPr>
            <w:ins w:id="11487" w:author="Stefanie Lane" w:date="2022-06-23T15:12:00Z">
              <w:r w:rsidRPr="00EB4CE1">
                <w:rPr>
                  <w:rFonts w:ascii="Calibri" w:eastAsia="Times New Roman" w:hAnsi="Calibri" w:cs="Calibri"/>
                  <w:i/>
                  <w:iCs/>
                  <w:color w:val="000000"/>
                  <w:rPrChange w:id="11488" w:author="Stefanie Lane" w:date="2022-06-23T15:12:00Z">
                    <w:rPr/>
                  </w:rPrChange>
                </w:rPr>
                <w:t xml:space="preserve">Mimulus </w:t>
              </w:r>
              <w:proofErr w:type="spellStart"/>
              <w:r w:rsidRPr="00EB4CE1">
                <w:rPr>
                  <w:rFonts w:ascii="Calibri" w:eastAsia="Times New Roman" w:hAnsi="Calibri" w:cs="Calibri"/>
                  <w:i/>
                  <w:iCs/>
                  <w:color w:val="000000"/>
                  <w:rPrChange w:id="11489" w:author="Stefanie Lane" w:date="2022-06-23T15:12:00Z">
                    <w:rPr/>
                  </w:rPrChange>
                </w:rPr>
                <w:t>guttatus</w:t>
              </w:r>
              <w:proofErr w:type="spellEnd"/>
            </w:ins>
          </w:p>
        </w:tc>
        <w:tc>
          <w:tcPr>
            <w:tcW w:w="869" w:type="dxa"/>
            <w:tcBorders>
              <w:top w:val="nil"/>
              <w:left w:val="nil"/>
              <w:bottom w:val="nil"/>
              <w:right w:val="nil"/>
            </w:tcBorders>
            <w:shd w:val="clear" w:color="auto" w:fill="auto"/>
            <w:noWrap/>
            <w:vAlign w:val="bottom"/>
            <w:hideMark/>
            <w:tcPrChange w:id="11490" w:author="Stefanie Lane" w:date="2022-06-23T15:14:00Z">
              <w:tcPr>
                <w:tcW w:w="960" w:type="dxa"/>
                <w:tcBorders>
                  <w:top w:val="nil"/>
                  <w:left w:val="nil"/>
                  <w:bottom w:val="nil"/>
                  <w:right w:val="nil"/>
                </w:tcBorders>
                <w:shd w:val="clear" w:color="auto" w:fill="auto"/>
                <w:noWrap/>
                <w:vAlign w:val="bottom"/>
                <w:hideMark/>
              </w:tcPr>
            </w:tcPrChange>
          </w:tcPr>
          <w:p w14:paraId="456A5038" w14:textId="77777777" w:rsidR="00EB4CE1" w:rsidRPr="00EB4CE1" w:rsidRDefault="00EB4CE1" w:rsidP="00EB4CE1">
            <w:pPr>
              <w:spacing w:after="0" w:line="240" w:lineRule="auto"/>
              <w:jc w:val="center"/>
              <w:rPr>
                <w:ins w:id="11491" w:author="Stefanie Lane" w:date="2022-06-23T15:12:00Z"/>
                <w:rFonts w:ascii="Calibri" w:eastAsia="Times New Roman" w:hAnsi="Calibri" w:cs="Calibri"/>
                <w:color w:val="000000"/>
                <w:rPrChange w:id="11492" w:author="Stefanie Lane" w:date="2022-06-23T15:12:00Z">
                  <w:rPr>
                    <w:ins w:id="11493" w:author="Stefanie Lane" w:date="2022-06-23T15:12:00Z"/>
                  </w:rPr>
                </w:rPrChange>
              </w:rPr>
              <w:pPrChange w:id="11494" w:author="Stefanie Lane" w:date="2022-06-23T15:12:00Z">
                <w:pPr>
                  <w:jc w:val="center"/>
                </w:pPr>
              </w:pPrChange>
            </w:pPr>
            <w:ins w:id="11495" w:author="Stefanie Lane" w:date="2022-06-23T15:12:00Z">
              <w:r w:rsidRPr="00EB4CE1">
                <w:rPr>
                  <w:rFonts w:ascii="Calibri" w:eastAsia="Times New Roman" w:hAnsi="Calibri" w:cs="Calibri"/>
                  <w:color w:val="000000"/>
                  <w:rPrChange w:id="11496"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1497" w:author="Stefanie Lane" w:date="2022-06-23T15:14:00Z">
              <w:tcPr>
                <w:tcW w:w="960" w:type="dxa"/>
                <w:tcBorders>
                  <w:top w:val="nil"/>
                  <w:left w:val="nil"/>
                  <w:bottom w:val="nil"/>
                  <w:right w:val="nil"/>
                </w:tcBorders>
                <w:shd w:val="clear" w:color="auto" w:fill="auto"/>
                <w:noWrap/>
                <w:vAlign w:val="bottom"/>
                <w:hideMark/>
              </w:tcPr>
            </w:tcPrChange>
          </w:tcPr>
          <w:p w14:paraId="1A9445F1" w14:textId="77777777" w:rsidR="00EB4CE1" w:rsidRPr="00EB4CE1" w:rsidRDefault="00EB4CE1" w:rsidP="00EB4CE1">
            <w:pPr>
              <w:spacing w:after="0" w:line="240" w:lineRule="auto"/>
              <w:jc w:val="center"/>
              <w:rPr>
                <w:ins w:id="11498" w:author="Stefanie Lane" w:date="2022-06-23T15:12:00Z"/>
                <w:rFonts w:ascii="Calibri" w:eastAsia="Times New Roman" w:hAnsi="Calibri" w:cs="Calibri"/>
                <w:color w:val="000000"/>
                <w:rPrChange w:id="11499" w:author="Stefanie Lane" w:date="2022-06-23T15:12:00Z">
                  <w:rPr>
                    <w:ins w:id="11500" w:author="Stefanie Lane" w:date="2022-06-23T15:12:00Z"/>
                  </w:rPr>
                </w:rPrChange>
              </w:rPr>
              <w:pPrChange w:id="11501" w:author="Stefanie Lane" w:date="2022-06-23T15:12:00Z">
                <w:pPr>
                  <w:jc w:val="center"/>
                </w:pPr>
              </w:pPrChange>
            </w:pPr>
            <w:ins w:id="11502" w:author="Stefanie Lane" w:date="2022-06-23T15:12:00Z">
              <w:r w:rsidRPr="00EB4CE1">
                <w:rPr>
                  <w:rFonts w:ascii="Calibri" w:eastAsia="Times New Roman" w:hAnsi="Calibri" w:cs="Calibri"/>
                  <w:color w:val="000000"/>
                  <w:rPrChange w:id="11503"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1504" w:author="Stefanie Lane" w:date="2022-06-23T15:14:00Z">
              <w:tcPr>
                <w:tcW w:w="960" w:type="dxa"/>
                <w:tcBorders>
                  <w:top w:val="nil"/>
                  <w:left w:val="nil"/>
                  <w:bottom w:val="nil"/>
                  <w:right w:val="nil"/>
                </w:tcBorders>
                <w:shd w:val="clear" w:color="auto" w:fill="auto"/>
                <w:noWrap/>
                <w:vAlign w:val="bottom"/>
                <w:hideMark/>
              </w:tcPr>
            </w:tcPrChange>
          </w:tcPr>
          <w:p w14:paraId="454C00F9" w14:textId="77777777" w:rsidR="00EB4CE1" w:rsidRPr="00EB4CE1" w:rsidRDefault="00EB4CE1" w:rsidP="00EB4CE1">
            <w:pPr>
              <w:spacing w:after="0" w:line="240" w:lineRule="auto"/>
              <w:jc w:val="center"/>
              <w:rPr>
                <w:ins w:id="11505" w:author="Stefanie Lane" w:date="2022-06-23T15:12:00Z"/>
                <w:rFonts w:ascii="Calibri" w:eastAsia="Times New Roman" w:hAnsi="Calibri" w:cs="Calibri"/>
                <w:color w:val="000000"/>
                <w:rPrChange w:id="11506" w:author="Stefanie Lane" w:date="2022-06-23T15:12:00Z">
                  <w:rPr>
                    <w:ins w:id="11507" w:author="Stefanie Lane" w:date="2022-06-23T15:12:00Z"/>
                  </w:rPr>
                </w:rPrChange>
              </w:rPr>
              <w:pPrChange w:id="11508" w:author="Stefanie Lane" w:date="2022-06-23T15:12:00Z">
                <w:pPr>
                  <w:jc w:val="center"/>
                </w:pPr>
              </w:pPrChange>
            </w:pPr>
            <w:ins w:id="11509" w:author="Stefanie Lane" w:date="2022-06-23T15:12:00Z">
              <w:r w:rsidRPr="00EB4CE1">
                <w:rPr>
                  <w:rFonts w:ascii="Calibri" w:eastAsia="Times New Roman" w:hAnsi="Calibri" w:cs="Calibri"/>
                  <w:color w:val="000000"/>
                  <w:rPrChange w:id="11510"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51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FCE22CE" w14:textId="77777777" w:rsidR="00EB4CE1" w:rsidRPr="00EB4CE1" w:rsidRDefault="00EB4CE1" w:rsidP="00EB4CE1">
            <w:pPr>
              <w:spacing w:after="0" w:line="240" w:lineRule="auto"/>
              <w:jc w:val="center"/>
              <w:rPr>
                <w:ins w:id="11512" w:author="Stefanie Lane" w:date="2022-06-23T15:12:00Z"/>
                <w:rFonts w:ascii="Calibri" w:eastAsia="Times New Roman" w:hAnsi="Calibri" w:cs="Calibri"/>
                <w:color w:val="000000"/>
                <w:rPrChange w:id="11513" w:author="Stefanie Lane" w:date="2022-06-23T15:12:00Z">
                  <w:rPr>
                    <w:ins w:id="11514" w:author="Stefanie Lane" w:date="2022-06-23T15:12:00Z"/>
                  </w:rPr>
                </w:rPrChange>
              </w:rPr>
              <w:pPrChange w:id="11515" w:author="Stefanie Lane" w:date="2022-06-23T15:12:00Z">
                <w:pPr>
                  <w:jc w:val="center"/>
                </w:pPr>
              </w:pPrChange>
            </w:pPr>
            <w:ins w:id="11516" w:author="Stefanie Lane" w:date="2022-06-23T15:12:00Z">
              <w:r w:rsidRPr="00EB4CE1">
                <w:rPr>
                  <w:rFonts w:ascii="Calibri" w:eastAsia="Times New Roman" w:hAnsi="Calibri" w:cs="Calibri"/>
                  <w:color w:val="000000"/>
                  <w:rPrChange w:id="11517" w:author="Stefanie Lane" w:date="2022-06-23T15:12:00Z">
                    <w:rPr/>
                  </w:rPrChange>
                </w:rPr>
                <w:t>-100.0</w:t>
              </w:r>
            </w:ins>
          </w:p>
        </w:tc>
      </w:tr>
      <w:tr w:rsidR="00EB4CE1" w:rsidRPr="00EB4CE1" w14:paraId="06C93F4F" w14:textId="77777777" w:rsidTr="006F10B7">
        <w:trPr>
          <w:trHeight w:val="290"/>
          <w:ins w:id="11518" w:author="Stefanie Lane" w:date="2022-06-23T15:12:00Z"/>
          <w:trPrChange w:id="1151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52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B20817A" w14:textId="77777777" w:rsidR="00EB4CE1" w:rsidRPr="00EB4CE1" w:rsidRDefault="00EB4CE1" w:rsidP="00EB4CE1">
            <w:pPr>
              <w:spacing w:after="0" w:line="240" w:lineRule="auto"/>
              <w:rPr>
                <w:ins w:id="11521" w:author="Stefanie Lane" w:date="2022-06-23T15:12:00Z"/>
                <w:rFonts w:ascii="Calibri" w:eastAsia="Times New Roman" w:hAnsi="Calibri" w:cs="Calibri"/>
                <w:color w:val="000000"/>
                <w:rPrChange w:id="11522" w:author="Stefanie Lane" w:date="2022-06-23T15:12:00Z">
                  <w:rPr>
                    <w:ins w:id="11523" w:author="Stefanie Lane" w:date="2022-06-23T15:12:00Z"/>
                  </w:rPr>
                </w:rPrChange>
              </w:rPr>
              <w:pPrChange w:id="1152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52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9141AE2" w14:textId="77777777" w:rsidR="00EB4CE1" w:rsidRPr="00EB4CE1" w:rsidRDefault="00EB4CE1" w:rsidP="00EB4CE1">
            <w:pPr>
              <w:spacing w:after="0" w:line="240" w:lineRule="auto"/>
              <w:rPr>
                <w:ins w:id="11526" w:author="Stefanie Lane" w:date="2022-06-23T15:12:00Z"/>
                <w:rFonts w:ascii="Calibri" w:eastAsia="Times New Roman" w:hAnsi="Calibri" w:cs="Calibri"/>
                <w:color w:val="000000"/>
                <w:rPrChange w:id="11527" w:author="Stefanie Lane" w:date="2022-06-23T15:12:00Z">
                  <w:rPr>
                    <w:ins w:id="11528" w:author="Stefanie Lane" w:date="2022-06-23T15:12:00Z"/>
                  </w:rPr>
                </w:rPrChange>
              </w:rPr>
              <w:pPrChange w:id="1152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53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35829CA" w14:textId="77777777" w:rsidR="00EB4CE1" w:rsidRPr="00EB4CE1" w:rsidRDefault="00EB4CE1" w:rsidP="00EB4CE1">
            <w:pPr>
              <w:spacing w:after="0" w:line="240" w:lineRule="auto"/>
              <w:rPr>
                <w:ins w:id="11531" w:author="Stefanie Lane" w:date="2022-06-23T15:12:00Z"/>
                <w:rFonts w:ascii="Calibri" w:eastAsia="Times New Roman" w:hAnsi="Calibri" w:cs="Calibri"/>
                <w:i/>
                <w:iCs/>
                <w:color w:val="000000"/>
                <w:rPrChange w:id="11532" w:author="Stefanie Lane" w:date="2022-06-23T15:12:00Z">
                  <w:rPr>
                    <w:ins w:id="11533" w:author="Stefanie Lane" w:date="2022-06-23T15:12:00Z"/>
                  </w:rPr>
                </w:rPrChange>
              </w:rPr>
              <w:pPrChange w:id="11534" w:author="Stefanie Lane" w:date="2022-06-23T15:12:00Z">
                <w:pPr/>
              </w:pPrChange>
            </w:pPr>
            <w:ins w:id="11535" w:author="Stefanie Lane" w:date="2022-06-23T15:12:00Z">
              <w:r w:rsidRPr="00EB4CE1">
                <w:rPr>
                  <w:rFonts w:ascii="Calibri" w:eastAsia="Times New Roman" w:hAnsi="Calibri" w:cs="Calibri"/>
                  <w:i/>
                  <w:iCs/>
                  <w:color w:val="000000"/>
                  <w:rPrChange w:id="11536" w:author="Stefanie Lane" w:date="2022-06-23T15:12:00Z">
                    <w:rPr/>
                  </w:rPrChange>
                </w:rPr>
                <w:t xml:space="preserve">Oenanthe </w:t>
              </w:r>
              <w:proofErr w:type="spellStart"/>
              <w:r w:rsidRPr="00EB4CE1">
                <w:rPr>
                  <w:rFonts w:ascii="Calibri" w:eastAsia="Times New Roman" w:hAnsi="Calibri" w:cs="Calibri"/>
                  <w:i/>
                  <w:iCs/>
                  <w:color w:val="000000"/>
                  <w:rPrChange w:id="11537" w:author="Stefanie Lane" w:date="2022-06-23T15:12:00Z">
                    <w:rPr/>
                  </w:rPrChange>
                </w:rPr>
                <w:t>sarmentosa</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5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848147C" w14:textId="77777777" w:rsidR="00EB4CE1" w:rsidRPr="00EB4CE1" w:rsidRDefault="00EB4CE1" w:rsidP="00EB4CE1">
            <w:pPr>
              <w:spacing w:after="0" w:line="240" w:lineRule="auto"/>
              <w:jc w:val="center"/>
              <w:rPr>
                <w:ins w:id="11539" w:author="Stefanie Lane" w:date="2022-06-23T15:12:00Z"/>
                <w:rFonts w:ascii="Calibri" w:eastAsia="Times New Roman" w:hAnsi="Calibri" w:cs="Calibri"/>
                <w:color w:val="000000"/>
                <w:rPrChange w:id="11540" w:author="Stefanie Lane" w:date="2022-06-23T15:12:00Z">
                  <w:rPr>
                    <w:ins w:id="11541" w:author="Stefanie Lane" w:date="2022-06-23T15:12:00Z"/>
                  </w:rPr>
                </w:rPrChange>
              </w:rPr>
              <w:pPrChange w:id="11542" w:author="Stefanie Lane" w:date="2022-06-23T15:12:00Z">
                <w:pPr>
                  <w:jc w:val="center"/>
                </w:pPr>
              </w:pPrChange>
            </w:pPr>
            <w:ins w:id="11543" w:author="Stefanie Lane" w:date="2022-06-23T15:12:00Z">
              <w:r w:rsidRPr="00EB4CE1">
                <w:rPr>
                  <w:rFonts w:ascii="Calibri" w:eastAsia="Times New Roman" w:hAnsi="Calibri" w:cs="Calibri"/>
                  <w:color w:val="000000"/>
                  <w:rPrChange w:id="11544" w:author="Stefanie Lane" w:date="2022-06-23T15:12:00Z">
                    <w:rPr/>
                  </w:rPrChange>
                </w:rPr>
                <w:t>0.71</w:t>
              </w:r>
            </w:ins>
          </w:p>
        </w:tc>
        <w:tc>
          <w:tcPr>
            <w:tcW w:w="990" w:type="dxa"/>
            <w:tcBorders>
              <w:top w:val="single" w:sz="4" w:space="0" w:color="auto"/>
              <w:left w:val="nil"/>
              <w:bottom w:val="single" w:sz="4" w:space="0" w:color="auto"/>
              <w:right w:val="nil"/>
            </w:tcBorders>
            <w:shd w:val="clear" w:color="auto" w:fill="auto"/>
            <w:noWrap/>
            <w:vAlign w:val="bottom"/>
            <w:hideMark/>
            <w:tcPrChange w:id="1154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0469451" w14:textId="77777777" w:rsidR="00EB4CE1" w:rsidRPr="00EB4CE1" w:rsidRDefault="00EB4CE1" w:rsidP="00EB4CE1">
            <w:pPr>
              <w:spacing w:after="0" w:line="240" w:lineRule="auto"/>
              <w:jc w:val="center"/>
              <w:rPr>
                <w:ins w:id="11546" w:author="Stefanie Lane" w:date="2022-06-23T15:12:00Z"/>
                <w:rFonts w:ascii="Calibri" w:eastAsia="Times New Roman" w:hAnsi="Calibri" w:cs="Calibri"/>
                <w:color w:val="000000"/>
                <w:rPrChange w:id="11547" w:author="Stefanie Lane" w:date="2022-06-23T15:12:00Z">
                  <w:rPr>
                    <w:ins w:id="11548" w:author="Stefanie Lane" w:date="2022-06-23T15:12:00Z"/>
                  </w:rPr>
                </w:rPrChange>
              </w:rPr>
              <w:pPrChange w:id="11549" w:author="Stefanie Lane" w:date="2022-06-23T15:12:00Z">
                <w:pPr>
                  <w:jc w:val="center"/>
                </w:pPr>
              </w:pPrChange>
            </w:pPr>
            <w:ins w:id="11550" w:author="Stefanie Lane" w:date="2022-06-23T15:12:00Z">
              <w:r w:rsidRPr="00EB4CE1">
                <w:rPr>
                  <w:rFonts w:ascii="Calibri" w:eastAsia="Times New Roman" w:hAnsi="Calibri" w:cs="Calibri"/>
                  <w:color w:val="000000"/>
                  <w:rPrChange w:id="11551" w:author="Stefanie Lane" w:date="2022-06-23T15:12:00Z">
                    <w:rPr/>
                  </w:rPrChange>
                </w:rPr>
                <w:t>0.39</w:t>
              </w:r>
            </w:ins>
          </w:p>
        </w:tc>
        <w:tc>
          <w:tcPr>
            <w:tcW w:w="810" w:type="dxa"/>
            <w:tcBorders>
              <w:top w:val="single" w:sz="4" w:space="0" w:color="auto"/>
              <w:left w:val="nil"/>
              <w:bottom w:val="single" w:sz="4" w:space="0" w:color="auto"/>
              <w:right w:val="nil"/>
            </w:tcBorders>
            <w:shd w:val="clear" w:color="auto" w:fill="auto"/>
            <w:noWrap/>
            <w:vAlign w:val="bottom"/>
            <w:hideMark/>
            <w:tcPrChange w:id="1155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EB4B4E7" w14:textId="77777777" w:rsidR="00EB4CE1" w:rsidRPr="00EB4CE1" w:rsidRDefault="00EB4CE1" w:rsidP="00EB4CE1">
            <w:pPr>
              <w:spacing w:after="0" w:line="240" w:lineRule="auto"/>
              <w:jc w:val="center"/>
              <w:rPr>
                <w:ins w:id="11553" w:author="Stefanie Lane" w:date="2022-06-23T15:12:00Z"/>
                <w:rFonts w:ascii="Calibri" w:eastAsia="Times New Roman" w:hAnsi="Calibri" w:cs="Calibri"/>
                <w:color w:val="000000"/>
                <w:rPrChange w:id="11554" w:author="Stefanie Lane" w:date="2022-06-23T15:12:00Z">
                  <w:rPr>
                    <w:ins w:id="11555" w:author="Stefanie Lane" w:date="2022-06-23T15:12:00Z"/>
                  </w:rPr>
                </w:rPrChange>
              </w:rPr>
              <w:pPrChange w:id="11556" w:author="Stefanie Lane" w:date="2022-06-23T15:12:00Z">
                <w:pPr>
                  <w:jc w:val="center"/>
                </w:pPr>
              </w:pPrChange>
            </w:pPr>
            <w:ins w:id="11557" w:author="Stefanie Lane" w:date="2022-06-23T15:12:00Z">
              <w:r w:rsidRPr="00EB4CE1">
                <w:rPr>
                  <w:rFonts w:ascii="Calibri" w:eastAsia="Times New Roman" w:hAnsi="Calibri" w:cs="Calibri"/>
                  <w:color w:val="000000"/>
                  <w:rPrChange w:id="11558"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55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58CD4B8" w14:textId="77777777" w:rsidR="00EB4CE1" w:rsidRPr="00EB4CE1" w:rsidRDefault="00EB4CE1" w:rsidP="00EB4CE1">
            <w:pPr>
              <w:spacing w:after="0" w:line="240" w:lineRule="auto"/>
              <w:jc w:val="center"/>
              <w:rPr>
                <w:ins w:id="11560" w:author="Stefanie Lane" w:date="2022-06-23T15:12:00Z"/>
                <w:rFonts w:ascii="Calibri" w:eastAsia="Times New Roman" w:hAnsi="Calibri" w:cs="Calibri"/>
                <w:color w:val="000000"/>
                <w:rPrChange w:id="11561" w:author="Stefanie Lane" w:date="2022-06-23T15:12:00Z">
                  <w:rPr>
                    <w:ins w:id="11562" w:author="Stefanie Lane" w:date="2022-06-23T15:12:00Z"/>
                  </w:rPr>
                </w:rPrChange>
              </w:rPr>
              <w:pPrChange w:id="11563" w:author="Stefanie Lane" w:date="2022-06-23T15:12:00Z">
                <w:pPr>
                  <w:jc w:val="center"/>
                </w:pPr>
              </w:pPrChange>
            </w:pPr>
            <w:ins w:id="11564" w:author="Stefanie Lane" w:date="2022-06-23T15:12:00Z">
              <w:r w:rsidRPr="00EB4CE1">
                <w:rPr>
                  <w:rFonts w:ascii="Calibri" w:eastAsia="Times New Roman" w:hAnsi="Calibri" w:cs="Calibri"/>
                  <w:color w:val="000000"/>
                  <w:rPrChange w:id="11565" w:author="Stefanie Lane" w:date="2022-06-23T15:12:00Z">
                    <w:rPr/>
                  </w:rPrChange>
                </w:rPr>
                <w:t>-100.0</w:t>
              </w:r>
            </w:ins>
          </w:p>
        </w:tc>
      </w:tr>
      <w:tr w:rsidR="00EB4CE1" w:rsidRPr="00EB4CE1" w14:paraId="4B7CECA5" w14:textId="77777777" w:rsidTr="006F10B7">
        <w:trPr>
          <w:trHeight w:val="290"/>
          <w:ins w:id="11566" w:author="Stefanie Lane" w:date="2022-06-23T15:12:00Z"/>
          <w:trPrChange w:id="1156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56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18E7078" w14:textId="77777777" w:rsidR="00EB4CE1" w:rsidRPr="00EB4CE1" w:rsidRDefault="00EB4CE1" w:rsidP="00EB4CE1">
            <w:pPr>
              <w:spacing w:after="0" w:line="240" w:lineRule="auto"/>
              <w:rPr>
                <w:ins w:id="11569" w:author="Stefanie Lane" w:date="2022-06-23T15:12:00Z"/>
                <w:rFonts w:ascii="Calibri" w:eastAsia="Times New Roman" w:hAnsi="Calibri" w:cs="Calibri"/>
                <w:color w:val="000000"/>
                <w:rPrChange w:id="11570" w:author="Stefanie Lane" w:date="2022-06-23T15:12:00Z">
                  <w:rPr>
                    <w:ins w:id="11571" w:author="Stefanie Lane" w:date="2022-06-23T15:12:00Z"/>
                  </w:rPr>
                </w:rPrChange>
              </w:rPr>
              <w:pPrChange w:id="1157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57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07DA355" w14:textId="77777777" w:rsidR="00EB4CE1" w:rsidRPr="00EB4CE1" w:rsidRDefault="00EB4CE1" w:rsidP="00EB4CE1">
            <w:pPr>
              <w:spacing w:after="0" w:line="240" w:lineRule="auto"/>
              <w:rPr>
                <w:ins w:id="11574" w:author="Stefanie Lane" w:date="2022-06-23T15:12:00Z"/>
                <w:rFonts w:ascii="Calibri" w:eastAsia="Times New Roman" w:hAnsi="Calibri" w:cs="Calibri"/>
                <w:color w:val="000000"/>
                <w:rPrChange w:id="11575" w:author="Stefanie Lane" w:date="2022-06-23T15:12:00Z">
                  <w:rPr>
                    <w:ins w:id="11576" w:author="Stefanie Lane" w:date="2022-06-23T15:12:00Z"/>
                  </w:rPr>
                </w:rPrChange>
              </w:rPr>
              <w:pPrChange w:id="11577" w:author="Stefanie Lane" w:date="2022-06-23T15:12:00Z">
                <w:pPr/>
              </w:pPrChange>
            </w:pPr>
          </w:p>
        </w:tc>
        <w:tc>
          <w:tcPr>
            <w:tcW w:w="3320" w:type="dxa"/>
            <w:tcBorders>
              <w:top w:val="nil"/>
              <w:left w:val="nil"/>
              <w:bottom w:val="nil"/>
              <w:right w:val="nil"/>
            </w:tcBorders>
            <w:shd w:val="clear" w:color="auto" w:fill="auto"/>
            <w:noWrap/>
            <w:vAlign w:val="bottom"/>
            <w:hideMark/>
            <w:tcPrChange w:id="11578" w:author="Stefanie Lane" w:date="2022-06-23T15:14:00Z">
              <w:tcPr>
                <w:tcW w:w="3320" w:type="dxa"/>
                <w:tcBorders>
                  <w:top w:val="nil"/>
                  <w:left w:val="nil"/>
                  <w:bottom w:val="nil"/>
                  <w:right w:val="nil"/>
                </w:tcBorders>
                <w:shd w:val="clear" w:color="auto" w:fill="auto"/>
                <w:noWrap/>
                <w:vAlign w:val="bottom"/>
                <w:hideMark/>
              </w:tcPr>
            </w:tcPrChange>
          </w:tcPr>
          <w:p w14:paraId="6EEFB18B" w14:textId="77777777" w:rsidR="00EB4CE1" w:rsidRPr="00EB4CE1" w:rsidRDefault="00EB4CE1" w:rsidP="00EB4CE1">
            <w:pPr>
              <w:spacing w:after="0" w:line="240" w:lineRule="auto"/>
              <w:rPr>
                <w:ins w:id="11579" w:author="Stefanie Lane" w:date="2022-06-23T15:12:00Z"/>
                <w:rFonts w:ascii="Calibri" w:eastAsia="Times New Roman" w:hAnsi="Calibri" w:cs="Calibri"/>
                <w:i/>
                <w:iCs/>
                <w:color w:val="000000"/>
                <w:rPrChange w:id="11580" w:author="Stefanie Lane" w:date="2022-06-23T15:12:00Z">
                  <w:rPr>
                    <w:ins w:id="11581" w:author="Stefanie Lane" w:date="2022-06-23T15:12:00Z"/>
                  </w:rPr>
                </w:rPrChange>
              </w:rPr>
              <w:pPrChange w:id="11582" w:author="Stefanie Lane" w:date="2022-06-23T15:12:00Z">
                <w:pPr/>
              </w:pPrChange>
            </w:pPr>
            <w:proofErr w:type="spellStart"/>
            <w:ins w:id="11583" w:author="Stefanie Lane" w:date="2022-06-23T15:12:00Z">
              <w:r w:rsidRPr="00EB4CE1">
                <w:rPr>
                  <w:rFonts w:ascii="Calibri" w:eastAsia="Times New Roman" w:hAnsi="Calibri" w:cs="Calibri"/>
                  <w:i/>
                  <w:iCs/>
                  <w:color w:val="000000"/>
                  <w:rPrChange w:id="11584" w:author="Stefanie Lane" w:date="2022-06-23T15:12:00Z">
                    <w:rPr/>
                  </w:rPrChange>
                </w:rPr>
                <w:t>Platanthera</w:t>
              </w:r>
              <w:proofErr w:type="spellEnd"/>
              <w:r w:rsidRPr="00EB4CE1">
                <w:rPr>
                  <w:rFonts w:ascii="Calibri" w:eastAsia="Times New Roman" w:hAnsi="Calibri" w:cs="Calibri"/>
                  <w:i/>
                  <w:iCs/>
                  <w:color w:val="000000"/>
                  <w:rPrChange w:id="11585" w:author="Stefanie Lane" w:date="2022-06-23T15:12:00Z">
                    <w:rPr/>
                  </w:rPrChange>
                </w:rPr>
                <w:t xml:space="preserve"> </w:t>
              </w:r>
              <w:proofErr w:type="spellStart"/>
              <w:r w:rsidRPr="00EB4CE1">
                <w:rPr>
                  <w:rFonts w:ascii="Calibri" w:eastAsia="Times New Roman" w:hAnsi="Calibri" w:cs="Calibri"/>
                  <w:i/>
                  <w:iCs/>
                  <w:color w:val="000000"/>
                  <w:rPrChange w:id="11586" w:author="Stefanie Lane" w:date="2022-06-23T15:12:00Z">
                    <w:rPr/>
                  </w:rPrChange>
                </w:rPr>
                <w:t>dilatata</w:t>
              </w:r>
              <w:proofErr w:type="spellEnd"/>
            </w:ins>
          </w:p>
        </w:tc>
        <w:tc>
          <w:tcPr>
            <w:tcW w:w="869" w:type="dxa"/>
            <w:tcBorders>
              <w:top w:val="nil"/>
              <w:left w:val="nil"/>
              <w:bottom w:val="nil"/>
              <w:right w:val="nil"/>
            </w:tcBorders>
            <w:shd w:val="clear" w:color="auto" w:fill="auto"/>
            <w:noWrap/>
            <w:vAlign w:val="bottom"/>
            <w:hideMark/>
            <w:tcPrChange w:id="11587" w:author="Stefanie Lane" w:date="2022-06-23T15:14:00Z">
              <w:tcPr>
                <w:tcW w:w="960" w:type="dxa"/>
                <w:tcBorders>
                  <w:top w:val="nil"/>
                  <w:left w:val="nil"/>
                  <w:bottom w:val="nil"/>
                  <w:right w:val="nil"/>
                </w:tcBorders>
                <w:shd w:val="clear" w:color="auto" w:fill="auto"/>
                <w:noWrap/>
                <w:vAlign w:val="bottom"/>
                <w:hideMark/>
              </w:tcPr>
            </w:tcPrChange>
          </w:tcPr>
          <w:p w14:paraId="7C7B0E24" w14:textId="77777777" w:rsidR="00EB4CE1" w:rsidRPr="00EB4CE1" w:rsidRDefault="00EB4CE1" w:rsidP="00EB4CE1">
            <w:pPr>
              <w:spacing w:after="0" w:line="240" w:lineRule="auto"/>
              <w:jc w:val="center"/>
              <w:rPr>
                <w:ins w:id="11588" w:author="Stefanie Lane" w:date="2022-06-23T15:12:00Z"/>
                <w:rFonts w:ascii="Calibri" w:eastAsia="Times New Roman" w:hAnsi="Calibri" w:cs="Calibri"/>
                <w:color w:val="000000"/>
                <w:rPrChange w:id="11589" w:author="Stefanie Lane" w:date="2022-06-23T15:12:00Z">
                  <w:rPr>
                    <w:ins w:id="11590" w:author="Stefanie Lane" w:date="2022-06-23T15:12:00Z"/>
                  </w:rPr>
                </w:rPrChange>
              </w:rPr>
              <w:pPrChange w:id="11591" w:author="Stefanie Lane" w:date="2022-06-23T15:12:00Z">
                <w:pPr>
                  <w:jc w:val="center"/>
                </w:pPr>
              </w:pPrChange>
            </w:pPr>
            <w:ins w:id="11592" w:author="Stefanie Lane" w:date="2022-06-23T15:12:00Z">
              <w:r w:rsidRPr="00EB4CE1">
                <w:rPr>
                  <w:rFonts w:ascii="Calibri" w:eastAsia="Times New Roman" w:hAnsi="Calibri" w:cs="Calibri"/>
                  <w:color w:val="000000"/>
                  <w:rPrChange w:id="11593"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1594" w:author="Stefanie Lane" w:date="2022-06-23T15:14:00Z">
              <w:tcPr>
                <w:tcW w:w="960" w:type="dxa"/>
                <w:tcBorders>
                  <w:top w:val="nil"/>
                  <w:left w:val="nil"/>
                  <w:bottom w:val="nil"/>
                  <w:right w:val="nil"/>
                </w:tcBorders>
                <w:shd w:val="clear" w:color="auto" w:fill="auto"/>
                <w:noWrap/>
                <w:vAlign w:val="bottom"/>
                <w:hideMark/>
              </w:tcPr>
            </w:tcPrChange>
          </w:tcPr>
          <w:p w14:paraId="17DA6EFF" w14:textId="77777777" w:rsidR="00EB4CE1" w:rsidRPr="00EB4CE1" w:rsidRDefault="00EB4CE1" w:rsidP="00EB4CE1">
            <w:pPr>
              <w:spacing w:after="0" w:line="240" w:lineRule="auto"/>
              <w:jc w:val="center"/>
              <w:rPr>
                <w:ins w:id="11595" w:author="Stefanie Lane" w:date="2022-06-23T15:12:00Z"/>
                <w:rFonts w:ascii="Calibri" w:eastAsia="Times New Roman" w:hAnsi="Calibri" w:cs="Calibri"/>
                <w:color w:val="000000"/>
                <w:rPrChange w:id="11596" w:author="Stefanie Lane" w:date="2022-06-23T15:12:00Z">
                  <w:rPr>
                    <w:ins w:id="11597" w:author="Stefanie Lane" w:date="2022-06-23T15:12:00Z"/>
                  </w:rPr>
                </w:rPrChange>
              </w:rPr>
              <w:pPrChange w:id="11598" w:author="Stefanie Lane" w:date="2022-06-23T15:12:00Z">
                <w:pPr>
                  <w:jc w:val="center"/>
                </w:pPr>
              </w:pPrChange>
            </w:pPr>
            <w:ins w:id="11599" w:author="Stefanie Lane" w:date="2022-06-23T15:12:00Z">
              <w:r w:rsidRPr="00EB4CE1">
                <w:rPr>
                  <w:rFonts w:ascii="Calibri" w:eastAsia="Times New Roman" w:hAnsi="Calibri" w:cs="Calibri"/>
                  <w:color w:val="000000"/>
                  <w:rPrChange w:id="11600"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1601" w:author="Stefanie Lane" w:date="2022-06-23T15:14:00Z">
              <w:tcPr>
                <w:tcW w:w="960" w:type="dxa"/>
                <w:tcBorders>
                  <w:top w:val="nil"/>
                  <w:left w:val="nil"/>
                  <w:bottom w:val="nil"/>
                  <w:right w:val="nil"/>
                </w:tcBorders>
                <w:shd w:val="clear" w:color="auto" w:fill="auto"/>
                <w:noWrap/>
                <w:vAlign w:val="bottom"/>
                <w:hideMark/>
              </w:tcPr>
            </w:tcPrChange>
          </w:tcPr>
          <w:p w14:paraId="31E0E01D" w14:textId="77777777" w:rsidR="00EB4CE1" w:rsidRPr="00EB4CE1" w:rsidRDefault="00EB4CE1" w:rsidP="00EB4CE1">
            <w:pPr>
              <w:spacing w:after="0" w:line="240" w:lineRule="auto"/>
              <w:jc w:val="center"/>
              <w:rPr>
                <w:ins w:id="11602" w:author="Stefanie Lane" w:date="2022-06-23T15:12:00Z"/>
                <w:rFonts w:ascii="Calibri" w:eastAsia="Times New Roman" w:hAnsi="Calibri" w:cs="Calibri"/>
                <w:color w:val="000000"/>
                <w:rPrChange w:id="11603" w:author="Stefanie Lane" w:date="2022-06-23T15:12:00Z">
                  <w:rPr>
                    <w:ins w:id="11604" w:author="Stefanie Lane" w:date="2022-06-23T15:12:00Z"/>
                  </w:rPr>
                </w:rPrChange>
              </w:rPr>
              <w:pPrChange w:id="11605" w:author="Stefanie Lane" w:date="2022-06-23T15:12:00Z">
                <w:pPr>
                  <w:jc w:val="center"/>
                </w:pPr>
              </w:pPrChange>
            </w:pPr>
            <w:ins w:id="11606" w:author="Stefanie Lane" w:date="2022-06-23T15:12:00Z">
              <w:r w:rsidRPr="00EB4CE1">
                <w:rPr>
                  <w:rFonts w:ascii="Calibri" w:eastAsia="Times New Roman" w:hAnsi="Calibri" w:cs="Calibri"/>
                  <w:color w:val="000000"/>
                  <w:rPrChange w:id="11607"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60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B028A36" w14:textId="77777777" w:rsidR="00EB4CE1" w:rsidRPr="00EB4CE1" w:rsidRDefault="00EB4CE1" w:rsidP="00EB4CE1">
            <w:pPr>
              <w:spacing w:after="0" w:line="240" w:lineRule="auto"/>
              <w:jc w:val="center"/>
              <w:rPr>
                <w:ins w:id="11609" w:author="Stefanie Lane" w:date="2022-06-23T15:12:00Z"/>
                <w:rFonts w:ascii="Calibri" w:eastAsia="Times New Roman" w:hAnsi="Calibri" w:cs="Calibri"/>
                <w:color w:val="000000"/>
                <w:rPrChange w:id="11610" w:author="Stefanie Lane" w:date="2022-06-23T15:12:00Z">
                  <w:rPr>
                    <w:ins w:id="11611" w:author="Stefanie Lane" w:date="2022-06-23T15:12:00Z"/>
                  </w:rPr>
                </w:rPrChange>
              </w:rPr>
              <w:pPrChange w:id="11612" w:author="Stefanie Lane" w:date="2022-06-23T15:12:00Z">
                <w:pPr>
                  <w:jc w:val="center"/>
                </w:pPr>
              </w:pPrChange>
            </w:pPr>
            <w:ins w:id="11613" w:author="Stefanie Lane" w:date="2022-06-23T15:12:00Z">
              <w:r w:rsidRPr="00EB4CE1">
                <w:rPr>
                  <w:rFonts w:ascii="Calibri" w:eastAsia="Times New Roman" w:hAnsi="Calibri" w:cs="Calibri"/>
                  <w:color w:val="000000"/>
                  <w:rPrChange w:id="11614" w:author="Stefanie Lane" w:date="2022-06-23T15:12:00Z">
                    <w:rPr/>
                  </w:rPrChange>
                </w:rPr>
                <w:t>-100.0</w:t>
              </w:r>
            </w:ins>
          </w:p>
        </w:tc>
      </w:tr>
      <w:tr w:rsidR="00EB4CE1" w:rsidRPr="00EB4CE1" w14:paraId="12D2BDE2" w14:textId="77777777" w:rsidTr="006F10B7">
        <w:trPr>
          <w:trHeight w:val="290"/>
          <w:ins w:id="11615" w:author="Stefanie Lane" w:date="2022-06-23T15:12:00Z"/>
          <w:trPrChange w:id="1161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61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28F442B" w14:textId="77777777" w:rsidR="00EB4CE1" w:rsidRPr="00EB4CE1" w:rsidRDefault="00EB4CE1" w:rsidP="00EB4CE1">
            <w:pPr>
              <w:spacing w:after="0" w:line="240" w:lineRule="auto"/>
              <w:rPr>
                <w:ins w:id="11618" w:author="Stefanie Lane" w:date="2022-06-23T15:12:00Z"/>
                <w:rFonts w:ascii="Calibri" w:eastAsia="Times New Roman" w:hAnsi="Calibri" w:cs="Calibri"/>
                <w:color w:val="000000"/>
                <w:rPrChange w:id="11619" w:author="Stefanie Lane" w:date="2022-06-23T15:12:00Z">
                  <w:rPr>
                    <w:ins w:id="11620" w:author="Stefanie Lane" w:date="2022-06-23T15:12:00Z"/>
                  </w:rPr>
                </w:rPrChange>
              </w:rPr>
              <w:pPrChange w:id="1162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62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36F160" w14:textId="77777777" w:rsidR="00EB4CE1" w:rsidRPr="00EB4CE1" w:rsidRDefault="00EB4CE1" w:rsidP="00EB4CE1">
            <w:pPr>
              <w:spacing w:after="0" w:line="240" w:lineRule="auto"/>
              <w:rPr>
                <w:ins w:id="11623" w:author="Stefanie Lane" w:date="2022-06-23T15:12:00Z"/>
                <w:rFonts w:ascii="Calibri" w:eastAsia="Times New Roman" w:hAnsi="Calibri" w:cs="Calibri"/>
                <w:color w:val="000000"/>
                <w:rPrChange w:id="11624" w:author="Stefanie Lane" w:date="2022-06-23T15:12:00Z">
                  <w:rPr>
                    <w:ins w:id="11625" w:author="Stefanie Lane" w:date="2022-06-23T15:12:00Z"/>
                  </w:rPr>
                </w:rPrChange>
              </w:rPr>
              <w:pPrChange w:id="1162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62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FD6BBDA" w14:textId="77777777" w:rsidR="00EB4CE1" w:rsidRPr="00EB4CE1" w:rsidRDefault="00EB4CE1" w:rsidP="00EB4CE1">
            <w:pPr>
              <w:spacing w:after="0" w:line="240" w:lineRule="auto"/>
              <w:rPr>
                <w:ins w:id="11628" w:author="Stefanie Lane" w:date="2022-06-23T15:12:00Z"/>
                <w:rFonts w:ascii="Calibri" w:eastAsia="Times New Roman" w:hAnsi="Calibri" w:cs="Calibri"/>
                <w:i/>
                <w:iCs/>
                <w:color w:val="000000"/>
                <w:rPrChange w:id="11629" w:author="Stefanie Lane" w:date="2022-06-23T15:12:00Z">
                  <w:rPr>
                    <w:ins w:id="11630" w:author="Stefanie Lane" w:date="2022-06-23T15:12:00Z"/>
                  </w:rPr>
                </w:rPrChange>
              </w:rPr>
              <w:pPrChange w:id="11631" w:author="Stefanie Lane" w:date="2022-06-23T15:12:00Z">
                <w:pPr/>
              </w:pPrChange>
            </w:pPr>
            <w:ins w:id="11632" w:author="Stefanie Lane" w:date="2022-06-23T15:12:00Z">
              <w:r w:rsidRPr="00EB4CE1">
                <w:rPr>
                  <w:rFonts w:ascii="Calibri" w:eastAsia="Times New Roman" w:hAnsi="Calibri" w:cs="Calibri"/>
                  <w:i/>
                  <w:iCs/>
                  <w:color w:val="000000"/>
                  <w:rPrChange w:id="11633" w:author="Stefanie Lane" w:date="2022-06-23T15:12:00Z">
                    <w:rPr/>
                  </w:rPrChange>
                </w:rPr>
                <w:t>Poa palustris</w:t>
              </w:r>
            </w:ins>
          </w:p>
        </w:tc>
        <w:tc>
          <w:tcPr>
            <w:tcW w:w="869" w:type="dxa"/>
            <w:tcBorders>
              <w:top w:val="single" w:sz="4" w:space="0" w:color="auto"/>
              <w:left w:val="nil"/>
              <w:bottom w:val="single" w:sz="4" w:space="0" w:color="auto"/>
              <w:right w:val="nil"/>
            </w:tcBorders>
            <w:shd w:val="clear" w:color="auto" w:fill="auto"/>
            <w:noWrap/>
            <w:vAlign w:val="bottom"/>
            <w:hideMark/>
            <w:tcPrChange w:id="1163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BF17B14" w14:textId="77777777" w:rsidR="00EB4CE1" w:rsidRPr="00EB4CE1" w:rsidRDefault="00EB4CE1" w:rsidP="00EB4CE1">
            <w:pPr>
              <w:spacing w:after="0" w:line="240" w:lineRule="auto"/>
              <w:jc w:val="center"/>
              <w:rPr>
                <w:ins w:id="11635" w:author="Stefanie Lane" w:date="2022-06-23T15:12:00Z"/>
                <w:rFonts w:ascii="Calibri" w:eastAsia="Times New Roman" w:hAnsi="Calibri" w:cs="Calibri"/>
                <w:color w:val="000000"/>
                <w:rPrChange w:id="11636" w:author="Stefanie Lane" w:date="2022-06-23T15:12:00Z">
                  <w:rPr>
                    <w:ins w:id="11637" w:author="Stefanie Lane" w:date="2022-06-23T15:12:00Z"/>
                  </w:rPr>
                </w:rPrChange>
              </w:rPr>
              <w:pPrChange w:id="11638" w:author="Stefanie Lane" w:date="2022-06-23T15:12:00Z">
                <w:pPr>
                  <w:jc w:val="center"/>
                </w:pPr>
              </w:pPrChange>
            </w:pPr>
            <w:ins w:id="11639" w:author="Stefanie Lane" w:date="2022-06-23T15:12:00Z">
              <w:r w:rsidRPr="00EB4CE1">
                <w:rPr>
                  <w:rFonts w:ascii="Calibri" w:eastAsia="Times New Roman" w:hAnsi="Calibri" w:cs="Calibri"/>
                  <w:color w:val="000000"/>
                  <w:rPrChange w:id="11640" w:author="Stefanie Lane" w:date="2022-06-23T15:12:00Z">
                    <w:rPr/>
                  </w:rPrChange>
                </w:rPr>
                <w:t>1.00</w:t>
              </w:r>
            </w:ins>
          </w:p>
        </w:tc>
        <w:tc>
          <w:tcPr>
            <w:tcW w:w="990" w:type="dxa"/>
            <w:tcBorders>
              <w:top w:val="single" w:sz="4" w:space="0" w:color="auto"/>
              <w:left w:val="nil"/>
              <w:bottom w:val="single" w:sz="4" w:space="0" w:color="auto"/>
              <w:right w:val="nil"/>
            </w:tcBorders>
            <w:shd w:val="clear" w:color="auto" w:fill="auto"/>
            <w:noWrap/>
            <w:vAlign w:val="bottom"/>
            <w:hideMark/>
            <w:tcPrChange w:id="1164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A0B82CA" w14:textId="77777777" w:rsidR="00EB4CE1" w:rsidRPr="00EB4CE1" w:rsidRDefault="00EB4CE1" w:rsidP="00EB4CE1">
            <w:pPr>
              <w:spacing w:after="0" w:line="240" w:lineRule="auto"/>
              <w:jc w:val="center"/>
              <w:rPr>
                <w:ins w:id="11642" w:author="Stefanie Lane" w:date="2022-06-23T15:12:00Z"/>
                <w:rFonts w:ascii="Calibri" w:eastAsia="Times New Roman" w:hAnsi="Calibri" w:cs="Calibri"/>
                <w:color w:val="000000"/>
                <w:rPrChange w:id="11643" w:author="Stefanie Lane" w:date="2022-06-23T15:12:00Z">
                  <w:rPr>
                    <w:ins w:id="11644" w:author="Stefanie Lane" w:date="2022-06-23T15:12:00Z"/>
                  </w:rPr>
                </w:rPrChange>
              </w:rPr>
              <w:pPrChange w:id="11645" w:author="Stefanie Lane" w:date="2022-06-23T15:12:00Z">
                <w:pPr>
                  <w:jc w:val="center"/>
                </w:pPr>
              </w:pPrChange>
            </w:pPr>
            <w:ins w:id="11646" w:author="Stefanie Lane" w:date="2022-06-23T15:12:00Z">
              <w:r w:rsidRPr="00EB4CE1">
                <w:rPr>
                  <w:rFonts w:ascii="Calibri" w:eastAsia="Times New Roman" w:hAnsi="Calibri" w:cs="Calibri"/>
                  <w:color w:val="000000"/>
                  <w:rPrChange w:id="11647" w:author="Stefanie Lane" w:date="2022-06-23T15:12:00Z">
                    <w:rPr/>
                  </w:rPrChange>
                </w:rPr>
                <w:t>0.23</w:t>
              </w:r>
            </w:ins>
          </w:p>
        </w:tc>
        <w:tc>
          <w:tcPr>
            <w:tcW w:w="810" w:type="dxa"/>
            <w:tcBorders>
              <w:top w:val="single" w:sz="4" w:space="0" w:color="auto"/>
              <w:left w:val="nil"/>
              <w:bottom w:val="single" w:sz="4" w:space="0" w:color="auto"/>
              <w:right w:val="nil"/>
            </w:tcBorders>
            <w:shd w:val="clear" w:color="auto" w:fill="auto"/>
            <w:noWrap/>
            <w:vAlign w:val="bottom"/>
            <w:hideMark/>
            <w:tcPrChange w:id="1164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6A52EA9" w14:textId="77777777" w:rsidR="00EB4CE1" w:rsidRPr="00EB4CE1" w:rsidRDefault="00EB4CE1" w:rsidP="00EB4CE1">
            <w:pPr>
              <w:spacing w:after="0" w:line="240" w:lineRule="auto"/>
              <w:jc w:val="center"/>
              <w:rPr>
                <w:ins w:id="11649" w:author="Stefanie Lane" w:date="2022-06-23T15:12:00Z"/>
                <w:rFonts w:ascii="Calibri" w:eastAsia="Times New Roman" w:hAnsi="Calibri" w:cs="Calibri"/>
                <w:color w:val="000000"/>
                <w:rPrChange w:id="11650" w:author="Stefanie Lane" w:date="2022-06-23T15:12:00Z">
                  <w:rPr>
                    <w:ins w:id="11651" w:author="Stefanie Lane" w:date="2022-06-23T15:12:00Z"/>
                  </w:rPr>
                </w:rPrChange>
              </w:rPr>
              <w:pPrChange w:id="11652" w:author="Stefanie Lane" w:date="2022-06-23T15:12:00Z">
                <w:pPr>
                  <w:jc w:val="center"/>
                </w:pPr>
              </w:pPrChange>
            </w:pPr>
            <w:ins w:id="11653" w:author="Stefanie Lane" w:date="2022-06-23T15:12:00Z">
              <w:r w:rsidRPr="00EB4CE1">
                <w:rPr>
                  <w:rFonts w:ascii="Calibri" w:eastAsia="Times New Roman" w:hAnsi="Calibri" w:cs="Calibri"/>
                  <w:color w:val="000000"/>
                  <w:rPrChange w:id="11654"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65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9FBFAD6" w14:textId="77777777" w:rsidR="00EB4CE1" w:rsidRPr="00EB4CE1" w:rsidRDefault="00EB4CE1" w:rsidP="00EB4CE1">
            <w:pPr>
              <w:spacing w:after="0" w:line="240" w:lineRule="auto"/>
              <w:jc w:val="center"/>
              <w:rPr>
                <w:ins w:id="11656" w:author="Stefanie Lane" w:date="2022-06-23T15:12:00Z"/>
                <w:rFonts w:ascii="Calibri" w:eastAsia="Times New Roman" w:hAnsi="Calibri" w:cs="Calibri"/>
                <w:color w:val="000000"/>
                <w:rPrChange w:id="11657" w:author="Stefanie Lane" w:date="2022-06-23T15:12:00Z">
                  <w:rPr>
                    <w:ins w:id="11658" w:author="Stefanie Lane" w:date="2022-06-23T15:12:00Z"/>
                  </w:rPr>
                </w:rPrChange>
              </w:rPr>
              <w:pPrChange w:id="11659" w:author="Stefanie Lane" w:date="2022-06-23T15:12:00Z">
                <w:pPr>
                  <w:jc w:val="center"/>
                </w:pPr>
              </w:pPrChange>
            </w:pPr>
            <w:ins w:id="11660" w:author="Stefanie Lane" w:date="2022-06-23T15:12:00Z">
              <w:r w:rsidRPr="00EB4CE1">
                <w:rPr>
                  <w:rFonts w:ascii="Calibri" w:eastAsia="Times New Roman" w:hAnsi="Calibri" w:cs="Calibri"/>
                  <w:color w:val="000000"/>
                  <w:rPrChange w:id="11661" w:author="Stefanie Lane" w:date="2022-06-23T15:12:00Z">
                    <w:rPr/>
                  </w:rPrChange>
                </w:rPr>
                <w:t>-100.0</w:t>
              </w:r>
            </w:ins>
          </w:p>
        </w:tc>
      </w:tr>
      <w:tr w:rsidR="00EB4CE1" w:rsidRPr="00EB4CE1" w14:paraId="69CA4E52" w14:textId="77777777" w:rsidTr="006F10B7">
        <w:trPr>
          <w:trHeight w:val="290"/>
          <w:ins w:id="11662" w:author="Stefanie Lane" w:date="2022-06-23T15:12:00Z"/>
          <w:trPrChange w:id="1166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66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9CB4E49" w14:textId="77777777" w:rsidR="00EB4CE1" w:rsidRPr="00EB4CE1" w:rsidRDefault="00EB4CE1" w:rsidP="00EB4CE1">
            <w:pPr>
              <w:spacing w:after="0" w:line="240" w:lineRule="auto"/>
              <w:rPr>
                <w:ins w:id="11665" w:author="Stefanie Lane" w:date="2022-06-23T15:12:00Z"/>
                <w:rFonts w:ascii="Calibri" w:eastAsia="Times New Roman" w:hAnsi="Calibri" w:cs="Calibri"/>
                <w:color w:val="000000"/>
                <w:rPrChange w:id="11666" w:author="Stefanie Lane" w:date="2022-06-23T15:12:00Z">
                  <w:rPr>
                    <w:ins w:id="11667" w:author="Stefanie Lane" w:date="2022-06-23T15:12:00Z"/>
                  </w:rPr>
                </w:rPrChange>
              </w:rPr>
              <w:pPrChange w:id="1166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66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7870F6D" w14:textId="77777777" w:rsidR="00EB4CE1" w:rsidRPr="00EB4CE1" w:rsidRDefault="00EB4CE1" w:rsidP="00EB4CE1">
            <w:pPr>
              <w:spacing w:after="0" w:line="240" w:lineRule="auto"/>
              <w:rPr>
                <w:ins w:id="11670" w:author="Stefanie Lane" w:date="2022-06-23T15:12:00Z"/>
                <w:rFonts w:ascii="Calibri" w:eastAsia="Times New Roman" w:hAnsi="Calibri" w:cs="Calibri"/>
                <w:color w:val="000000"/>
                <w:rPrChange w:id="11671" w:author="Stefanie Lane" w:date="2022-06-23T15:12:00Z">
                  <w:rPr>
                    <w:ins w:id="11672" w:author="Stefanie Lane" w:date="2022-06-23T15:12:00Z"/>
                  </w:rPr>
                </w:rPrChange>
              </w:rPr>
              <w:pPrChange w:id="11673" w:author="Stefanie Lane" w:date="2022-06-23T15:12:00Z">
                <w:pPr/>
              </w:pPrChange>
            </w:pPr>
          </w:p>
        </w:tc>
        <w:tc>
          <w:tcPr>
            <w:tcW w:w="3320" w:type="dxa"/>
            <w:tcBorders>
              <w:top w:val="nil"/>
              <w:left w:val="nil"/>
              <w:bottom w:val="nil"/>
              <w:right w:val="nil"/>
            </w:tcBorders>
            <w:shd w:val="clear" w:color="auto" w:fill="auto"/>
            <w:noWrap/>
            <w:vAlign w:val="bottom"/>
            <w:hideMark/>
            <w:tcPrChange w:id="11674" w:author="Stefanie Lane" w:date="2022-06-23T15:14:00Z">
              <w:tcPr>
                <w:tcW w:w="3320" w:type="dxa"/>
                <w:tcBorders>
                  <w:top w:val="nil"/>
                  <w:left w:val="nil"/>
                  <w:bottom w:val="nil"/>
                  <w:right w:val="nil"/>
                </w:tcBorders>
                <w:shd w:val="clear" w:color="auto" w:fill="auto"/>
                <w:noWrap/>
                <w:vAlign w:val="bottom"/>
                <w:hideMark/>
              </w:tcPr>
            </w:tcPrChange>
          </w:tcPr>
          <w:p w14:paraId="23679853" w14:textId="77777777" w:rsidR="00EB4CE1" w:rsidRPr="00EB4CE1" w:rsidRDefault="00EB4CE1" w:rsidP="00EB4CE1">
            <w:pPr>
              <w:spacing w:after="0" w:line="240" w:lineRule="auto"/>
              <w:rPr>
                <w:ins w:id="11675" w:author="Stefanie Lane" w:date="2022-06-23T15:12:00Z"/>
                <w:rFonts w:ascii="Calibri" w:eastAsia="Times New Roman" w:hAnsi="Calibri" w:cs="Calibri"/>
                <w:i/>
                <w:iCs/>
                <w:color w:val="000000"/>
                <w:rPrChange w:id="11676" w:author="Stefanie Lane" w:date="2022-06-23T15:12:00Z">
                  <w:rPr>
                    <w:ins w:id="11677" w:author="Stefanie Lane" w:date="2022-06-23T15:12:00Z"/>
                  </w:rPr>
                </w:rPrChange>
              </w:rPr>
              <w:pPrChange w:id="11678" w:author="Stefanie Lane" w:date="2022-06-23T15:12:00Z">
                <w:pPr/>
              </w:pPrChange>
            </w:pPr>
            <w:proofErr w:type="spellStart"/>
            <w:ins w:id="11679" w:author="Stefanie Lane" w:date="2022-06-23T15:12:00Z">
              <w:r w:rsidRPr="00EB4CE1">
                <w:rPr>
                  <w:rFonts w:ascii="Calibri" w:eastAsia="Times New Roman" w:hAnsi="Calibri" w:cs="Calibri"/>
                  <w:i/>
                  <w:iCs/>
                  <w:color w:val="000000"/>
                  <w:rPrChange w:id="11680" w:author="Stefanie Lane" w:date="2022-06-23T15:12:00Z">
                    <w:rPr/>
                  </w:rPrChange>
                </w:rPr>
                <w:t>Puccinella</w:t>
              </w:r>
              <w:proofErr w:type="spellEnd"/>
              <w:r w:rsidRPr="00EB4CE1">
                <w:rPr>
                  <w:rFonts w:ascii="Calibri" w:eastAsia="Times New Roman" w:hAnsi="Calibri" w:cs="Calibri"/>
                  <w:i/>
                  <w:iCs/>
                  <w:color w:val="000000"/>
                  <w:rPrChange w:id="11681" w:author="Stefanie Lane" w:date="2022-06-23T15:12:00Z">
                    <w:rPr/>
                  </w:rPrChange>
                </w:rPr>
                <w:t xml:space="preserve"> </w:t>
              </w:r>
              <w:proofErr w:type="spellStart"/>
              <w:r w:rsidRPr="00EB4CE1">
                <w:rPr>
                  <w:rFonts w:ascii="Calibri" w:eastAsia="Times New Roman" w:hAnsi="Calibri" w:cs="Calibri"/>
                  <w:i/>
                  <w:iCs/>
                  <w:color w:val="000000"/>
                  <w:rPrChange w:id="11682" w:author="Stefanie Lane" w:date="2022-06-23T15:12:00Z">
                    <w:rPr/>
                  </w:rPrChange>
                </w:rPr>
                <w:t>pauciflora</w:t>
              </w:r>
              <w:proofErr w:type="spellEnd"/>
            </w:ins>
          </w:p>
        </w:tc>
        <w:tc>
          <w:tcPr>
            <w:tcW w:w="869" w:type="dxa"/>
            <w:tcBorders>
              <w:top w:val="nil"/>
              <w:left w:val="nil"/>
              <w:bottom w:val="nil"/>
              <w:right w:val="nil"/>
            </w:tcBorders>
            <w:shd w:val="clear" w:color="auto" w:fill="auto"/>
            <w:noWrap/>
            <w:vAlign w:val="bottom"/>
            <w:hideMark/>
            <w:tcPrChange w:id="11683" w:author="Stefanie Lane" w:date="2022-06-23T15:14:00Z">
              <w:tcPr>
                <w:tcW w:w="960" w:type="dxa"/>
                <w:tcBorders>
                  <w:top w:val="nil"/>
                  <w:left w:val="nil"/>
                  <w:bottom w:val="nil"/>
                  <w:right w:val="nil"/>
                </w:tcBorders>
                <w:shd w:val="clear" w:color="auto" w:fill="auto"/>
                <w:noWrap/>
                <w:vAlign w:val="bottom"/>
                <w:hideMark/>
              </w:tcPr>
            </w:tcPrChange>
          </w:tcPr>
          <w:p w14:paraId="584B65D1" w14:textId="77777777" w:rsidR="00EB4CE1" w:rsidRPr="00EB4CE1" w:rsidRDefault="00EB4CE1" w:rsidP="00EB4CE1">
            <w:pPr>
              <w:spacing w:after="0" w:line="240" w:lineRule="auto"/>
              <w:jc w:val="center"/>
              <w:rPr>
                <w:ins w:id="11684" w:author="Stefanie Lane" w:date="2022-06-23T15:12:00Z"/>
                <w:rFonts w:ascii="Calibri" w:eastAsia="Times New Roman" w:hAnsi="Calibri" w:cs="Calibri"/>
                <w:color w:val="000000"/>
                <w:rPrChange w:id="11685" w:author="Stefanie Lane" w:date="2022-06-23T15:12:00Z">
                  <w:rPr>
                    <w:ins w:id="11686" w:author="Stefanie Lane" w:date="2022-06-23T15:12:00Z"/>
                  </w:rPr>
                </w:rPrChange>
              </w:rPr>
              <w:pPrChange w:id="11687" w:author="Stefanie Lane" w:date="2022-06-23T15:12:00Z">
                <w:pPr>
                  <w:jc w:val="center"/>
                </w:pPr>
              </w:pPrChange>
            </w:pPr>
            <w:ins w:id="11688" w:author="Stefanie Lane" w:date="2022-06-23T15:12:00Z">
              <w:r w:rsidRPr="00EB4CE1">
                <w:rPr>
                  <w:rFonts w:ascii="Calibri" w:eastAsia="Times New Roman" w:hAnsi="Calibri" w:cs="Calibri"/>
                  <w:color w:val="000000"/>
                  <w:rPrChange w:id="11689"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11690" w:author="Stefanie Lane" w:date="2022-06-23T15:14:00Z">
              <w:tcPr>
                <w:tcW w:w="960" w:type="dxa"/>
                <w:tcBorders>
                  <w:top w:val="nil"/>
                  <w:left w:val="nil"/>
                  <w:bottom w:val="nil"/>
                  <w:right w:val="nil"/>
                </w:tcBorders>
                <w:shd w:val="clear" w:color="auto" w:fill="auto"/>
                <w:noWrap/>
                <w:vAlign w:val="bottom"/>
                <w:hideMark/>
              </w:tcPr>
            </w:tcPrChange>
          </w:tcPr>
          <w:p w14:paraId="5F8DEF92" w14:textId="77777777" w:rsidR="00EB4CE1" w:rsidRPr="00EB4CE1" w:rsidRDefault="00EB4CE1" w:rsidP="00EB4CE1">
            <w:pPr>
              <w:spacing w:after="0" w:line="240" w:lineRule="auto"/>
              <w:jc w:val="center"/>
              <w:rPr>
                <w:ins w:id="11691" w:author="Stefanie Lane" w:date="2022-06-23T15:12:00Z"/>
                <w:rFonts w:ascii="Calibri" w:eastAsia="Times New Roman" w:hAnsi="Calibri" w:cs="Calibri"/>
                <w:color w:val="000000"/>
                <w:rPrChange w:id="11692" w:author="Stefanie Lane" w:date="2022-06-23T15:12:00Z">
                  <w:rPr>
                    <w:ins w:id="11693" w:author="Stefanie Lane" w:date="2022-06-23T15:12:00Z"/>
                  </w:rPr>
                </w:rPrChange>
              </w:rPr>
              <w:pPrChange w:id="11694" w:author="Stefanie Lane" w:date="2022-06-23T15:12:00Z">
                <w:pPr>
                  <w:jc w:val="center"/>
                </w:pPr>
              </w:pPrChange>
            </w:pPr>
            <w:ins w:id="11695" w:author="Stefanie Lane" w:date="2022-06-23T15:12:00Z">
              <w:r w:rsidRPr="00EB4CE1">
                <w:rPr>
                  <w:rFonts w:ascii="Calibri" w:eastAsia="Times New Roman" w:hAnsi="Calibri" w:cs="Calibri"/>
                  <w:color w:val="000000"/>
                  <w:rPrChange w:id="11696"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1697" w:author="Stefanie Lane" w:date="2022-06-23T15:14:00Z">
              <w:tcPr>
                <w:tcW w:w="960" w:type="dxa"/>
                <w:tcBorders>
                  <w:top w:val="nil"/>
                  <w:left w:val="nil"/>
                  <w:bottom w:val="nil"/>
                  <w:right w:val="nil"/>
                </w:tcBorders>
                <w:shd w:val="clear" w:color="auto" w:fill="auto"/>
                <w:noWrap/>
                <w:vAlign w:val="bottom"/>
                <w:hideMark/>
              </w:tcPr>
            </w:tcPrChange>
          </w:tcPr>
          <w:p w14:paraId="632C9C6A" w14:textId="77777777" w:rsidR="00EB4CE1" w:rsidRPr="00EB4CE1" w:rsidRDefault="00EB4CE1" w:rsidP="00EB4CE1">
            <w:pPr>
              <w:spacing w:after="0" w:line="240" w:lineRule="auto"/>
              <w:jc w:val="center"/>
              <w:rPr>
                <w:ins w:id="11698" w:author="Stefanie Lane" w:date="2022-06-23T15:12:00Z"/>
                <w:rFonts w:ascii="Calibri" w:eastAsia="Times New Roman" w:hAnsi="Calibri" w:cs="Calibri"/>
                <w:color w:val="000000"/>
                <w:rPrChange w:id="11699" w:author="Stefanie Lane" w:date="2022-06-23T15:12:00Z">
                  <w:rPr>
                    <w:ins w:id="11700" w:author="Stefanie Lane" w:date="2022-06-23T15:12:00Z"/>
                  </w:rPr>
                </w:rPrChange>
              </w:rPr>
              <w:pPrChange w:id="11701" w:author="Stefanie Lane" w:date="2022-06-23T15:12:00Z">
                <w:pPr>
                  <w:jc w:val="center"/>
                </w:pPr>
              </w:pPrChange>
            </w:pPr>
            <w:ins w:id="11702" w:author="Stefanie Lane" w:date="2022-06-23T15:12:00Z">
              <w:r w:rsidRPr="00EB4CE1">
                <w:rPr>
                  <w:rFonts w:ascii="Calibri" w:eastAsia="Times New Roman" w:hAnsi="Calibri" w:cs="Calibri"/>
                  <w:color w:val="000000"/>
                  <w:rPrChange w:id="11703"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1704"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1796952" w14:textId="77777777" w:rsidR="00EB4CE1" w:rsidRPr="00EB4CE1" w:rsidRDefault="00EB4CE1" w:rsidP="00EB4CE1">
            <w:pPr>
              <w:spacing w:after="0" w:line="240" w:lineRule="auto"/>
              <w:jc w:val="center"/>
              <w:rPr>
                <w:ins w:id="11705" w:author="Stefanie Lane" w:date="2022-06-23T15:12:00Z"/>
                <w:rFonts w:ascii="Calibri" w:eastAsia="Times New Roman" w:hAnsi="Calibri" w:cs="Calibri"/>
                <w:color w:val="000000"/>
                <w:rPrChange w:id="11706" w:author="Stefanie Lane" w:date="2022-06-23T15:12:00Z">
                  <w:rPr>
                    <w:ins w:id="11707" w:author="Stefanie Lane" w:date="2022-06-23T15:12:00Z"/>
                  </w:rPr>
                </w:rPrChange>
              </w:rPr>
              <w:pPrChange w:id="11708" w:author="Stefanie Lane" w:date="2022-06-23T15:12:00Z">
                <w:pPr>
                  <w:jc w:val="center"/>
                </w:pPr>
              </w:pPrChange>
            </w:pPr>
            <w:ins w:id="11709" w:author="Stefanie Lane" w:date="2022-06-23T15:12:00Z">
              <w:r w:rsidRPr="00EB4CE1">
                <w:rPr>
                  <w:rFonts w:ascii="Calibri" w:eastAsia="Times New Roman" w:hAnsi="Calibri" w:cs="Calibri"/>
                  <w:color w:val="000000"/>
                  <w:rPrChange w:id="11710" w:author="Stefanie Lane" w:date="2022-06-23T15:12:00Z">
                    <w:rPr/>
                  </w:rPrChange>
                </w:rPr>
                <w:t>-100.0</w:t>
              </w:r>
            </w:ins>
          </w:p>
        </w:tc>
      </w:tr>
      <w:tr w:rsidR="00EB4CE1" w:rsidRPr="00EB4CE1" w14:paraId="1E178251" w14:textId="77777777" w:rsidTr="006F10B7">
        <w:trPr>
          <w:trHeight w:val="290"/>
          <w:ins w:id="11711" w:author="Stefanie Lane" w:date="2022-06-23T15:12:00Z"/>
          <w:trPrChange w:id="1171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71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12B9056" w14:textId="77777777" w:rsidR="00EB4CE1" w:rsidRPr="00EB4CE1" w:rsidRDefault="00EB4CE1" w:rsidP="00EB4CE1">
            <w:pPr>
              <w:spacing w:after="0" w:line="240" w:lineRule="auto"/>
              <w:rPr>
                <w:ins w:id="11714" w:author="Stefanie Lane" w:date="2022-06-23T15:12:00Z"/>
                <w:rFonts w:ascii="Calibri" w:eastAsia="Times New Roman" w:hAnsi="Calibri" w:cs="Calibri"/>
                <w:color w:val="000000"/>
                <w:rPrChange w:id="11715" w:author="Stefanie Lane" w:date="2022-06-23T15:12:00Z">
                  <w:rPr>
                    <w:ins w:id="11716" w:author="Stefanie Lane" w:date="2022-06-23T15:12:00Z"/>
                  </w:rPr>
                </w:rPrChange>
              </w:rPr>
              <w:pPrChange w:id="1171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71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F4CDFF9" w14:textId="77777777" w:rsidR="00EB4CE1" w:rsidRPr="00EB4CE1" w:rsidRDefault="00EB4CE1" w:rsidP="00EB4CE1">
            <w:pPr>
              <w:spacing w:after="0" w:line="240" w:lineRule="auto"/>
              <w:rPr>
                <w:ins w:id="11719" w:author="Stefanie Lane" w:date="2022-06-23T15:12:00Z"/>
                <w:rFonts w:ascii="Calibri" w:eastAsia="Times New Roman" w:hAnsi="Calibri" w:cs="Calibri"/>
                <w:color w:val="000000"/>
                <w:rPrChange w:id="11720" w:author="Stefanie Lane" w:date="2022-06-23T15:12:00Z">
                  <w:rPr>
                    <w:ins w:id="11721" w:author="Stefanie Lane" w:date="2022-06-23T15:12:00Z"/>
                  </w:rPr>
                </w:rPrChange>
              </w:rPr>
              <w:pPrChange w:id="11722"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723"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3393E27" w14:textId="77777777" w:rsidR="00EB4CE1" w:rsidRPr="00EB4CE1" w:rsidRDefault="00EB4CE1" w:rsidP="00EB4CE1">
            <w:pPr>
              <w:spacing w:after="0" w:line="240" w:lineRule="auto"/>
              <w:rPr>
                <w:ins w:id="11724" w:author="Stefanie Lane" w:date="2022-06-23T15:12:00Z"/>
                <w:rFonts w:ascii="Calibri" w:eastAsia="Times New Roman" w:hAnsi="Calibri" w:cs="Calibri"/>
                <w:i/>
                <w:iCs/>
                <w:color w:val="000000"/>
                <w:rPrChange w:id="11725" w:author="Stefanie Lane" w:date="2022-06-23T15:12:00Z">
                  <w:rPr>
                    <w:ins w:id="11726" w:author="Stefanie Lane" w:date="2022-06-23T15:12:00Z"/>
                  </w:rPr>
                </w:rPrChange>
              </w:rPr>
              <w:pPrChange w:id="11727" w:author="Stefanie Lane" w:date="2022-06-23T15:12:00Z">
                <w:pPr/>
              </w:pPrChange>
            </w:pPr>
            <w:ins w:id="11728" w:author="Stefanie Lane" w:date="2022-06-23T15:12:00Z">
              <w:r w:rsidRPr="00EB4CE1">
                <w:rPr>
                  <w:rFonts w:ascii="Calibri" w:eastAsia="Times New Roman" w:hAnsi="Calibri" w:cs="Calibri"/>
                  <w:i/>
                  <w:iCs/>
                  <w:color w:val="000000"/>
                  <w:rPrChange w:id="11729" w:author="Stefanie Lane" w:date="2022-06-23T15:12:00Z">
                    <w:rPr/>
                  </w:rPrChange>
                </w:rPr>
                <w:t>Sium suave</w:t>
              </w:r>
            </w:ins>
          </w:p>
        </w:tc>
        <w:tc>
          <w:tcPr>
            <w:tcW w:w="869" w:type="dxa"/>
            <w:tcBorders>
              <w:top w:val="single" w:sz="4" w:space="0" w:color="auto"/>
              <w:left w:val="nil"/>
              <w:bottom w:val="single" w:sz="4" w:space="0" w:color="auto"/>
              <w:right w:val="nil"/>
            </w:tcBorders>
            <w:shd w:val="clear" w:color="auto" w:fill="auto"/>
            <w:noWrap/>
            <w:vAlign w:val="bottom"/>
            <w:hideMark/>
            <w:tcPrChange w:id="1173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612512F" w14:textId="77777777" w:rsidR="00EB4CE1" w:rsidRPr="00EB4CE1" w:rsidRDefault="00EB4CE1" w:rsidP="00EB4CE1">
            <w:pPr>
              <w:spacing w:after="0" w:line="240" w:lineRule="auto"/>
              <w:jc w:val="center"/>
              <w:rPr>
                <w:ins w:id="11731" w:author="Stefanie Lane" w:date="2022-06-23T15:12:00Z"/>
                <w:rFonts w:ascii="Calibri" w:eastAsia="Times New Roman" w:hAnsi="Calibri" w:cs="Calibri"/>
                <w:color w:val="000000"/>
                <w:rPrChange w:id="11732" w:author="Stefanie Lane" w:date="2022-06-23T15:12:00Z">
                  <w:rPr>
                    <w:ins w:id="11733" w:author="Stefanie Lane" w:date="2022-06-23T15:12:00Z"/>
                  </w:rPr>
                </w:rPrChange>
              </w:rPr>
              <w:pPrChange w:id="11734" w:author="Stefanie Lane" w:date="2022-06-23T15:12:00Z">
                <w:pPr>
                  <w:jc w:val="center"/>
                </w:pPr>
              </w:pPrChange>
            </w:pPr>
            <w:ins w:id="11735" w:author="Stefanie Lane" w:date="2022-06-23T15:12:00Z">
              <w:r w:rsidRPr="00EB4CE1">
                <w:rPr>
                  <w:rFonts w:ascii="Calibri" w:eastAsia="Times New Roman" w:hAnsi="Calibri" w:cs="Calibri"/>
                  <w:color w:val="000000"/>
                  <w:rPrChange w:id="11736" w:author="Stefanie Lane" w:date="2022-06-23T15:12: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Change w:id="1173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7C14AF3" w14:textId="77777777" w:rsidR="00EB4CE1" w:rsidRPr="00EB4CE1" w:rsidRDefault="00EB4CE1" w:rsidP="00EB4CE1">
            <w:pPr>
              <w:spacing w:after="0" w:line="240" w:lineRule="auto"/>
              <w:jc w:val="center"/>
              <w:rPr>
                <w:ins w:id="11738" w:author="Stefanie Lane" w:date="2022-06-23T15:12:00Z"/>
                <w:rFonts w:ascii="Calibri" w:eastAsia="Times New Roman" w:hAnsi="Calibri" w:cs="Calibri"/>
                <w:color w:val="000000"/>
                <w:rPrChange w:id="11739" w:author="Stefanie Lane" w:date="2022-06-23T15:12:00Z">
                  <w:rPr>
                    <w:ins w:id="11740" w:author="Stefanie Lane" w:date="2022-06-23T15:12:00Z"/>
                  </w:rPr>
                </w:rPrChange>
              </w:rPr>
              <w:pPrChange w:id="11741" w:author="Stefanie Lane" w:date="2022-06-23T15:12:00Z">
                <w:pPr>
                  <w:jc w:val="center"/>
                </w:pPr>
              </w:pPrChange>
            </w:pPr>
            <w:ins w:id="11742" w:author="Stefanie Lane" w:date="2022-06-23T15:12:00Z">
              <w:r w:rsidRPr="00EB4CE1">
                <w:rPr>
                  <w:rFonts w:ascii="Calibri" w:eastAsia="Times New Roman" w:hAnsi="Calibri" w:cs="Calibri"/>
                  <w:color w:val="000000"/>
                  <w:rPrChange w:id="11743" w:author="Stefanie Lane" w:date="2022-06-23T15:12:00Z">
                    <w:rPr/>
                  </w:rPrChange>
                </w:rPr>
                <w:t>0.19</w:t>
              </w:r>
            </w:ins>
          </w:p>
        </w:tc>
        <w:tc>
          <w:tcPr>
            <w:tcW w:w="810" w:type="dxa"/>
            <w:tcBorders>
              <w:top w:val="single" w:sz="4" w:space="0" w:color="auto"/>
              <w:left w:val="nil"/>
              <w:bottom w:val="single" w:sz="4" w:space="0" w:color="auto"/>
              <w:right w:val="nil"/>
            </w:tcBorders>
            <w:shd w:val="clear" w:color="auto" w:fill="auto"/>
            <w:noWrap/>
            <w:vAlign w:val="bottom"/>
            <w:hideMark/>
            <w:tcPrChange w:id="1174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D64FBB4" w14:textId="77777777" w:rsidR="00EB4CE1" w:rsidRPr="00EB4CE1" w:rsidRDefault="00EB4CE1" w:rsidP="00EB4CE1">
            <w:pPr>
              <w:spacing w:after="0" w:line="240" w:lineRule="auto"/>
              <w:jc w:val="center"/>
              <w:rPr>
                <w:ins w:id="11745" w:author="Stefanie Lane" w:date="2022-06-23T15:12:00Z"/>
                <w:rFonts w:ascii="Calibri" w:eastAsia="Times New Roman" w:hAnsi="Calibri" w:cs="Calibri"/>
                <w:color w:val="000000"/>
                <w:rPrChange w:id="11746" w:author="Stefanie Lane" w:date="2022-06-23T15:12:00Z">
                  <w:rPr>
                    <w:ins w:id="11747" w:author="Stefanie Lane" w:date="2022-06-23T15:12:00Z"/>
                  </w:rPr>
                </w:rPrChange>
              </w:rPr>
              <w:pPrChange w:id="11748" w:author="Stefanie Lane" w:date="2022-06-23T15:12:00Z">
                <w:pPr>
                  <w:jc w:val="center"/>
                </w:pPr>
              </w:pPrChange>
            </w:pPr>
            <w:ins w:id="11749" w:author="Stefanie Lane" w:date="2022-06-23T15:12:00Z">
              <w:r w:rsidRPr="00EB4CE1">
                <w:rPr>
                  <w:rFonts w:ascii="Calibri" w:eastAsia="Times New Roman" w:hAnsi="Calibri" w:cs="Calibri"/>
                  <w:color w:val="000000"/>
                  <w:rPrChange w:id="11750"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751"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61927C5" w14:textId="77777777" w:rsidR="00EB4CE1" w:rsidRPr="00EB4CE1" w:rsidRDefault="00EB4CE1" w:rsidP="00EB4CE1">
            <w:pPr>
              <w:spacing w:after="0" w:line="240" w:lineRule="auto"/>
              <w:jc w:val="center"/>
              <w:rPr>
                <w:ins w:id="11752" w:author="Stefanie Lane" w:date="2022-06-23T15:12:00Z"/>
                <w:rFonts w:ascii="Calibri" w:eastAsia="Times New Roman" w:hAnsi="Calibri" w:cs="Calibri"/>
                <w:color w:val="000000"/>
                <w:rPrChange w:id="11753" w:author="Stefanie Lane" w:date="2022-06-23T15:12:00Z">
                  <w:rPr>
                    <w:ins w:id="11754" w:author="Stefanie Lane" w:date="2022-06-23T15:12:00Z"/>
                  </w:rPr>
                </w:rPrChange>
              </w:rPr>
              <w:pPrChange w:id="11755" w:author="Stefanie Lane" w:date="2022-06-23T15:12:00Z">
                <w:pPr>
                  <w:jc w:val="center"/>
                </w:pPr>
              </w:pPrChange>
            </w:pPr>
            <w:ins w:id="11756" w:author="Stefanie Lane" w:date="2022-06-23T15:12:00Z">
              <w:r w:rsidRPr="00EB4CE1">
                <w:rPr>
                  <w:rFonts w:ascii="Calibri" w:eastAsia="Times New Roman" w:hAnsi="Calibri" w:cs="Calibri"/>
                  <w:color w:val="000000"/>
                  <w:rPrChange w:id="11757" w:author="Stefanie Lane" w:date="2022-06-23T15:12:00Z">
                    <w:rPr/>
                  </w:rPrChange>
                </w:rPr>
                <w:t>-100.0</w:t>
              </w:r>
            </w:ins>
          </w:p>
        </w:tc>
      </w:tr>
      <w:tr w:rsidR="00EB4CE1" w:rsidRPr="00EB4CE1" w14:paraId="269A7D8A" w14:textId="77777777" w:rsidTr="006F10B7">
        <w:trPr>
          <w:trHeight w:val="290"/>
          <w:ins w:id="11758" w:author="Stefanie Lane" w:date="2022-06-23T15:12:00Z"/>
          <w:trPrChange w:id="1175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76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6EF176D" w14:textId="77777777" w:rsidR="00EB4CE1" w:rsidRPr="00EB4CE1" w:rsidRDefault="00EB4CE1" w:rsidP="00EB4CE1">
            <w:pPr>
              <w:spacing w:after="0" w:line="240" w:lineRule="auto"/>
              <w:rPr>
                <w:ins w:id="11761" w:author="Stefanie Lane" w:date="2022-06-23T15:12:00Z"/>
                <w:rFonts w:ascii="Calibri" w:eastAsia="Times New Roman" w:hAnsi="Calibri" w:cs="Calibri"/>
                <w:color w:val="000000"/>
                <w:rPrChange w:id="11762" w:author="Stefanie Lane" w:date="2022-06-23T15:12:00Z">
                  <w:rPr>
                    <w:ins w:id="11763" w:author="Stefanie Lane" w:date="2022-06-23T15:12:00Z"/>
                  </w:rPr>
                </w:rPrChange>
              </w:rPr>
              <w:pPrChange w:id="1176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76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D625457" w14:textId="77777777" w:rsidR="00EB4CE1" w:rsidRPr="00EB4CE1" w:rsidRDefault="00EB4CE1" w:rsidP="00EB4CE1">
            <w:pPr>
              <w:spacing w:after="0" w:line="240" w:lineRule="auto"/>
              <w:rPr>
                <w:ins w:id="11766" w:author="Stefanie Lane" w:date="2022-06-23T15:12:00Z"/>
                <w:rFonts w:ascii="Calibri" w:eastAsia="Times New Roman" w:hAnsi="Calibri" w:cs="Calibri"/>
                <w:color w:val="000000"/>
                <w:rPrChange w:id="11767" w:author="Stefanie Lane" w:date="2022-06-23T15:12:00Z">
                  <w:rPr>
                    <w:ins w:id="11768" w:author="Stefanie Lane" w:date="2022-06-23T15:12:00Z"/>
                  </w:rPr>
                </w:rPrChange>
              </w:rPr>
              <w:pPrChange w:id="11769" w:author="Stefanie Lane" w:date="2022-06-23T15:12:00Z">
                <w:pPr/>
              </w:pPrChange>
            </w:pPr>
          </w:p>
        </w:tc>
        <w:tc>
          <w:tcPr>
            <w:tcW w:w="3320" w:type="dxa"/>
            <w:tcBorders>
              <w:top w:val="nil"/>
              <w:left w:val="nil"/>
              <w:bottom w:val="nil"/>
              <w:right w:val="nil"/>
            </w:tcBorders>
            <w:shd w:val="clear" w:color="auto" w:fill="auto"/>
            <w:noWrap/>
            <w:vAlign w:val="bottom"/>
            <w:hideMark/>
            <w:tcPrChange w:id="11770" w:author="Stefanie Lane" w:date="2022-06-23T15:14:00Z">
              <w:tcPr>
                <w:tcW w:w="3320" w:type="dxa"/>
                <w:tcBorders>
                  <w:top w:val="nil"/>
                  <w:left w:val="nil"/>
                  <w:bottom w:val="nil"/>
                  <w:right w:val="nil"/>
                </w:tcBorders>
                <w:shd w:val="clear" w:color="auto" w:fill="auto"/>
                <w:noWrap/>
                <w:vAlign w:val="bottom"/>
                <w:hideMark/>
              </w:tcPr>
            </w:tcPrChange>
          </w:tcPr>
          <w:p w14:paraId="604A59BB" w14:textId="77777777" w:rsidR="00EB4CE1" w:rsidRPr="00EB4CE1" w:rsidRDefault="00EB4CE1" w:rsidP="00EB4CE1">
            <w:pPr>
              <w:spacing w:after="0" w:line="240" w:lineRule="auto"/>
              <w:rPr>
                <w:ins w:id="11771" w:author="Stefanie Lane" w:date="2022-06-23T15:12:00Z"/>
                <w:rFonts w:ascii="Calibri" w:eastAsia="Times New Roman" w:hAnsi="Calibri" w:cs="Calibri"/>
                <w:i/>
                <w:iCs/>
                <w:color w:val="000000"/>
                <w:rPrChange w:id="11772" w:author="Stefanie Lane" w:date="2022-06-23T15:12:00Z">
                  <w:rPr>
                    <w:ins w:id="11773" w:author="Stefanie Lane" w:date="2022-06-23T15:12:00Z"/>
                  </w:rPr>
                </w:rPrChange>
              </w:rPr>
              <w:pPrChange w:id="11774" w:author="Stefanie Lane" w:date="2022-06-23T15:12:00Z">
                <w:pPr/>
              </w:pPrChange>
            </w:pPr>
            <w:ins w:id="11775" w:author="Stefanie Lane" w:date="2022-06-23T15:12:00Z">
              <w:r w:rsidRPr="00EB4CE1">
                <w:rPr>
                  <w:rFonts w:ascii="Calibri" w:eastAsia="Times New Roman" w:hAnsi="Calibri" w:cs="Calibri"/>
                  <w:i/>
                  <w:iCs/>
                  <w:color w:val="000000"/>
                  <w:rPrChange w:id="11776" w:author="Stefanie Lane" w:date="2022-06-23T15:12:00Z">
                    <w:rPr/>
                  </w:rPrChange>
                </w:rPr>
                <w:t>Caltha palustris</w:t>
              </w:r>
            </w:ins>
          </w:p>
        </w:tc>
        <w:tc>
          <w:tcPr>
            <w:tcW w:w="869" w:type="dxa"/>
            <w:tcBorders>
              <w:top w:val="nil"/>
              <w:left w:val="nil"/>
              <w:bottom w:val="nil"/>
              <w:right w:val="nil"/>
            </w:tcBorders>
            <w:shd w:val="clear" w:color="auto" w:fill="auto"/>
            <w:noWrap/>
            <w:vAlign w:val="bottom"/>
            <w:hideMark/>
            <w:tcPrChange w:id="11777" w:author="Stefanie Lane" w:date="2022-06-23T15:14:00Z">
              <w:tcPr>
                <w:tcW w:w="960" w:type="dxa"/>
                <w:tcBorders>
                  <w:top w:val="nil"/>
                  <w:left w:val="nil"/>
                  <w:bottom w:val="nil"/>
                  <w:right w:val="nil"/>
                </w:tcBorders>
                <w:shd w:val="clear" w:color="auto" w:fill="auto"/>
                <w:noWrap/>
                <w:vAlign w:val="bottom"/>
                <w:hideMark/>
              </w:tcPr>
            </w:tcPrChange>
          </w:tcPr>
          <w:p w14:paraId="1F6149C1" w14:textId="77777777" w:rsidR="00EB4CE1" w:rsidRPr="00EB4CE1" w:rsidRDefault="00EB4CE1" w:rsidP="00EB4CE1">
            <w:pPr>
              <w:spacing w:after="0" w:line="240" w:lineRule="auto"/>
              <w:jc w:val="center"/>
              <w:rPr>
                <w:ins w:id="11778" w:author="Stefanie Lane" w:date="2022-06-23T15:12:00Z"/>
                <w:rFonts w:ascii="Calibri" w:eastAsia="Times New Roman" w:hAnsi="Calibri" w:cs="Calibri"/>
                <w:color w:val="000000"/>
                <w:rPrChange w:id="11779" w:author="Stefanie Lane" w:date="2022-06-23T15:12:00Z">
                  <w:rPr>
                    <w:ins w:id="11780" w:author="Stefanie Lane" w:date="2022-06-23T15:12:00Z"/>
                  </w:rPr>
                </w:rPrChange>
              </w:rPr>
              <w:pPrChange w:id="11781" w:author="Stefanie Lane" w:date="2022-06-23T15:12:00Z">
                <w:pPr>
                  <w:jc w:val="center"/>
                </w:pPr>
              </w:pPrChange>
            </w:pPr>
            <w:ins w:id="11782" w:author="Stefanie Lane" w:date="2022-06-23T15:12:00Z">
              <w:r w:rsidRPr="00EB4CE1">
                <w:rPr>
                  <w:rFonts w:ascii="Calibri" w:eastAsia="Times New Roman" w:hAnsi="Calibri" w:cs="Calibri"/>
                  <w:color w:val="000000"/>
                  <w:rPrChange w:id="11783" w:author="Stefanie Lane" w:date="2022-06-23T15:12:00Z">
                    <w:rPr/>
                  </w:rPrChange>
                </w:rPr>
                <w:t>1.09</w:t>
              </w:r>
            </w:ins>
          </w:p>
        </w:tc>
        <w:tc>
          <w:tcPr>
            <w:tcW w:w="990" w:type="dxa"/>
            <w:tcBorders>
              <w:top w:val="nil"/>
              <w:left w:val="nil"/>
              <w:bottom w:val="nil"/>
              <w:right w:val="nil"/>
            </w:tcBorders>
            <w:shd w:val="clear" w:color="auto" w:fill="auto"/>
            <w:noWrap/>
            <w:vAlign w:val="bottom"/>
            <w:hideMark/>
            <w:tcPrChange w:id="11784" w:author="Stefanie Lane" w:date="2022-06-23T15:14:00Z">
              <w:tcPr>
                <w:tcW w:w="960" w:type="dxa"/>
                <w:tcBorders>
                  <w:top w:val="nil"/>
                  <w:left w:val="nil"/>
                  <w:bottom w:val="nil"/>
                  <w:right w:val="nil"/>
                </w:tcBorders>
                <w:shd w:val="clear" w:color="auto" w:fill="auto"/>
                <w:noWrap/>
                <w:vAlign w:val="bottom"/>
                <w:hideMark/>
              </w:tcPr>
            </w:tcPrChange>
          </w:tcPr>
          <w:p w14:paraId="72573D63" w14:textId="77777777" w:rsidR="00EB4CE1" w:rsidRPr="00EB4CE1" w:rsidRDefault="00EB4CE1" w:rsidP="00EB4CE1">
            <w:pPr>
              <w:spacing w:after="0" w:line="240" w:lineRule="auto"/>
              <w:jc w:val="center"/>
              <w:rPr>
                <w:ins w:id="11785" w:author="Stefanie Lane" w:date="2022-06-23T15:12:00Z"/>
                <w:rFonts w:ascii="Calibri" w:eastAsia="Times New Roman" w:hAnsi="Calibri" w:cs="Calibri"/>
                <w:color w:val="000000"/>
                <w:rPrChange w:id="11786" w:author="Stefanie Lane" w:date="2022-06-23T15:12:00Z">
                  <w:rPr>
                    <w:ins w:id="11787" w:author="Stefanie Lane" w:date="2022-06-23T15:12:00Z"/>
                  </w:rPr>
                </w:rPrChange>
              </w:rPr>
              <w:pPrChange w:id="11788" w:author="Stefanie Lane" w:date="2022-06-23T15:12:00Z">
                <w:pPr>
                  <w:jc w:val="center"/>
                </w:pPr>
              </w:pPrChange>
            </w:pPr>
            <w:ins w:id="11789" w:author="Stefanie Lane" w:date="2022-06-23T15:12:00Z">
              <w:r w:rsidRPr="00EB4CE1">
                <w:rPr>
                  <w:rFonts w:ascii="Calibri" w:eastAsia="Times New Roman" w:hAnsi="Calibri" w:cs="Calibri"/>
                  <w:color w:val="000000"/>
                  <w:rPrChange w:id="11790" w:author="Stefanie Lane" w:date="2022-06-23T15:12:00Z">
                    <w:rPr/>
                  </w:rPrChange>
                </w:rPr>
                <w:t>0.48</w:t>
              </w:r>
            </w:ins>
          </w:p>
        </w:tc>
        <w:tc>
          <w:tcPr>
            <w:tcW w:w="810" w:type="dxa"/>
            <w:tcBorders>
              <w:top w:val="nil"/>
              <w:left w:val="nil"/>
              <w:bottom w:val="nil"/>
              <w:right w:val="nil"/>
            </w:tcBorders>
            <w:shd w:val="clear" w:color="auto" w:fill="auto"/>
            <w:noWrap/>
            <w:vAlign w:val="bottom"/>
            <w:hideMark/>
            <w:tcPrChange w:id="11791" w:author="Stefanie Lane" w:date="2022-06-23T15:14:00Z">
              <w:tcPr>
                <w:tcW w:w="960" w:type="dxa"/>
                <w:tcBorders>
                  <w:top w:val="nil"/>
                  <w:left w:val="nil"/>
                  <w:bottom w:val="nil"/>
                  <w:right w:val="nil"/>
                </w:tcBorders>
                <w:shd w:val="clear" w:color="auto" w:fill="auto"/>
                <w:noWrap/>
                <w:vAlign w:val="bottom"/>
                <w:hideMark/>
              </w:tcPr>
            </w:tcPrChange>
          </w:tcPr>
          <w:p w14:paraId="17DAFBB9" w14:textId="77777777" w:rsidR="00EB4CE1" w:rsidRPr="00EB4CE1" w:rsidRDefault="00EB4CE1" w:rsidP="00EB4CE1">
            <w:pPr>
              <w:spacing w:after="0" w:line="240" w:lineRule="auto"/>
              <w:jc w:val="center"/>
              <w:rPr>
                <w:ins w:id="11792" w:author="Stefanie Lane" w:date="2022-06-23T15:12:00Z"/>
                <w:rFonts w:ascii="Calibri" w:eastAsia="Times New Roman" w:hAnsi="Calibri" w:cs="Calibri"/>
                <w:color w:val="000000"/>
                <w:rPrChange w:id="11793" w:author="Stefanie Lane" w:date="2022-06-23T15:12:00Z">
                  <w:rPr>
                    <w:ins w:id="11794" w:author="Stefanie Lane" w:date="2022-06-23T15:12:00Z"/>
                  </w:rPr>
                </w:rPrChange>
              </w:rPr>
              <w:pPrChange w:id="11795" w:author="Stefanie Lane" w:date="2022-06-23T15:12:00Z">
                <w:pPr>
                  <w:jc w:val="center"/>
                </w:pPr>
              </w:pPrChange>
            </w:pPr>
            <w:ins w:id="11796" w:author="Stefanie Lane" w:date="2022-06-23T15:12:00Z">
              <w:r w:rsidRPr="00EB4CE1">
                <w:rPr>
                  <w:rFonts w:ascii="Calibri" w:eastAsia="Times New Roman" w:hAnsi="Calibri" w:cs="Calibri"/>
                  <w:color w:val="000000"/>
                  <w:rPrChange w:id="11797"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11798"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6F7AC51" w14:textId="77777777" w:rsidR="00EB4CE1" w:rsidRPr="00EB4CE1" w:rsidRDefault="00EB4CE1" w:rsidP="00EB4CE1">
            <w:pPr>
              <w:spacing w:after="0" w:line="240" w:lineRule="auto"/>
              <w:jc w:val="center"/>
              <w:rPr>
                <w:ins w:id="11799" w:author="Stefanie Lane" w:date="2022-06-23T15:12:00Z"/>
                <w:rFonts w:ascii="Calibri" w:eastAsia="Times New Roman" w:hAnsi="Calibri" w:cs="Calibri"/>
                <w:color w:val="000000"/>
                <w:rPrChange w:id="11800" w:author="Stefanie Lane" w:date="2022-06-23T15:12:00Z">
                  <w:rPr>
                    <w:ins w:id="11801" w:author="Stefanie Lane" w:date="2022-06-23T15:12:00Z"/>
                  </w:rPr>
                </w:rPrChange>
              </w:rPr>
              <w:pPrChange w:id="11802" w:author="Stefanie Lane" w:date="2022-06-23T15:12:00Z">
                <w:pPr>
                  <w:jc w:val="center"/>
                </w:pPr>
              </w:pPrChange>
            </w:pPr>
            <w:ins w:id="11803" w:author="Stefanie Lane" w:date="2022-06-23T15:12:00Z">
              <w:r w:rsidRPr="00EB4CE1">
                <w:rPr>
                  <w:rFonts w:ascii="Calibri" w:eastAsia="Times New Roman" w:hAnsi="Calibri" w:cs="Calibri"/>
                  <w:color w:val="000000"/>
                  <w:rPrChange w:id="11804" w:author="Stefanie Lane" w:date="2022-06-23T15:12:00Z">
                    <w:rPr/>
                  </w:rPrChange>
                </w:rPr>
                <w:t>-96.7</w:t>
              </w:r>
            </w:ins>
          </w:p>
        </w:tc>
      </w:tr>
      <w:tr w:rsidR="00EB4CE1" w:rsidRPr="00EB4CE1" w14:paraId="4B1BFC8E" w14:textId="77777777" w:rsidTr="006F10B7">
        <w:trPr>
          <w:trHeight w:val="290"/>
          <w:ins w:id="11805" w:author="Stefanie Lane" w:date="2022-06-23T15:12:00Z"/>
          <w:trPrChange w:id="1180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80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FCED002" w14:textId="77777777" w:rsidR="00EB4CE1" w:rsidRPr="00EB4CE1" w:rsidRDefault="00EB4CE1" w:rsidP="00EB4CE1">
            <w:pPr>
              <w:spacing w:after="0" w:line="240" w:lineRule="auto"/>
              <w:rPr>
                <w:ins w:id="11808" w:author="Stefanie Lane" w:date="2022-06-23T15:12:00Z"/>
                <w:rFonts w:ascii="Calibri" w:eastAsia="Times New Roman" w:hAnsi="Calibri" w:cs="Calibri"/>
                <w:color w:val="000000"/>
                <w:rPrChange w:id="11809" w:author="Stefanie Lane" w:date="2022-06-23T15:12:00Z">
                  <w:rPr>
                    <w:ins w:id="11810" w:author="Stefanie Lane" w:date="2022-06-23T15:12:00Z"/>
                  </w:rPr>
                </w:rPrChange>
              </w:rPr>
              <w:pPrChange w:id="118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8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C0E8B09" w14:textId="77777777" w:rsidR="00EB4CE1" w:rsidRPr="00EB4CE1" w:rsidRDefault="00EB4CE1" w:rsidP="00EB4CE1">
            <w:pPr>
              <w:spacing w:after="0" w:line="240" w:lineRule="auto"/>
              <w:rPr>
                <w:ins w:id="11813" w:author="Stefanie Lane" w:date="2022-06-23T15:12:00Z"/>
                <w:rFonts w:ascii="Calibri" w:eastAsia="Times New Roman" w:hAnsi="Calibri" w:cs="Calibri"/>
                <w:color w:val="000000"/>
                <w:rPrChange w:id="11814" w:author="Stefanie Lane" w:date="2022-06-23T15:12:00Z">
                  <w:rPr>
                    <w:ins w:id="11815" w:author="Stefanie Lane" w:date="2022-06-23T15:12:00Z"/>
                  </w:rPr>
                </w:rPrChange>
              </w:rPr>
              <w:pPrChange w:id="11816"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817"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4F8957D" w14:textId="77777777" w:rsidR="00EB4CE1" w:rsidRPr="00EB4CE1" w:rsidRDefault="00EB4CE1" w:rsidP="00EB4CE1">
            <w:pPr>
              <w:spacing w:after="0" w:line="240" w:lineRule="auto"/>
              <w:rPr>
                <w:ins w:id="11818" w:author="Stefanie Lane" w:date="2022-06-23T15:12:00Z"/>
                <w:rFonts w:ascii="Calibri" w:eastAsia="Times New Roman" w:hAnsi="Calibri" w:cs="Calibri"/>
                <w:i/>
                <w:iCs/>
                <w:color w:val="000000"/>
                <w:rPrChange w:id="11819" w:author="Stefanie Lane" w:date="2022-06-23T15:12:00Z">
                  <w:rPr>
                    <w:ins w:id="11820" w:author="Stefanie Lane" w:date="2022-06-23T15:12:00Z"/>
                  </w:rPr>
                </w:rPrChange>
              </w:rPr>
              <w:pPrChange w:id="11821" w:author="Stefanie Lane" w:date="2022-06-23T15:12:00Z">
                <w:pPr/>
              </w:pPrChange>
            </w:pPr>
            <w:ins w:id="11822" w:author="Stefanie Lane" w:date="2022-06-23T15:12:00Z">
              <w:r w:rsidRPr="00EB4CE1">
                <w:rPr>
                  <w:rFonts w:ascii="Calibri" w:eastAsia="Times New Roman" w:hAnsi="Calibri" w:cs="Calibri"/>
                  <w:i/>
                  <w:iCs/>
                  <w:color w:val="000000"/>
                  <w:rPrChange w:id="11823" w:author="Stefanie Lane" w:date="2022-06-23T15:12:00Z">
                    <w:rPr/>
                  </w:rPrChange>
                </w:rPr>
                <w:t>Equisetum fluviatile</w:t>
              </w:r>
            </w:ins>
          </w:p>
        </w:tc>
        <w:tc>
          <w:tcPr>
            <w:tcW w:w="869" w:type="dxa"/>
            <w:tcBorders>
              <w:top w:val="single" w:sz="4" w:space="0" w:color="auto"/>
              <w:left w:val="nil"/>
              <w:bottom w:val="single" w:sz="4" w:space="0" w:color="auto"/>
              <w:right w:val="nil"/>
            </w:tcBorders>
            <w:shd w:val="clear" w:color="auto" w:fill="auto"/>
            <w:noWrap/>
            <w:vAlign w:val="bottom"/>
            <w:hideMark/>
            <w:tcPrChange w:id="1182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F8B9F3E" w14:textId="77777777" w:rsidR="00EB4CE1" w:rsidRPr="00EB4CE1" w:rsidRDefault="00EB4CE1" w:rsidP="00EB4CE1">
            <w:pPr>
              <w:spacing w:after="0" w:line="240" w:lineRule="auto"/>
              <w:jc w:val="center"/>
              <w:rPr>
                <w:ins w:id="11825" w:author="Stefanie Lane" w:date="2022-06-23T15:12:00Z"/>
                <w:rFonts w:ascii="Calibri" w:eastAsia="Times New Roman" w:hAnsi="Calibri" w:cs="Calibri"/>
                <w:color w:val="000000"/>
                <w:rPrChange w:id="11826" w:author="Stefanie Lane" w:date="2022-06-23T15:12:00Z">
                  <w:rPr>
                    <w:ins w:id="11827" w:author="Stefanie Lane" w:date="2022-06-23T15:12:00Z"/>
                  </w:rPr>
                </w:rPrChange>
              </w:rPr>
              <w:pPrChange w:id="11828" w:author="Stefanie Lane" w:date="2022-06-23T15:12:00Z">
                <w:pPr>
                  <w:jc w:val="center"/>
                </w:pPr>
              </w:pPrChange>
            </w:pPr>
            <w:ins w:id="11829" w:author="Stefanie Lane" w:date="2022-06-23T15:12:00Z">
              <w:r w:rsidRPr="00EB4CE1">
                <w:rPr>
                  <w:rFonts w:ascii="Calibri" w:eastAsia="Times New Roman" w:hAnsi="Calibri" w:cs="Calibri"/>
                  <w:color w:val="000000"/>
                  <w:rPrChange w:id="11830" w:author="Stefanie Lane" w:date="2022-06-23T15:12:00Z">
                    <w:rPr/>
                  </w:rPrChange>
                </w:rPr>
                <w:t>0.88</w:t>
              </w:r>
            </w:ins>
          </w:p>
        </w:tc>
        <w:tc>
          <w:tcPr>
            <w:tcW w:w="990" w:type="dxa"/>
            <w:tcBorders>
              <w:top w:val="single" w:sz="4" w:space="0" w:color="auto"/>
              <w:left w:val="nil"/>
              <w:bottom w:val="single" w:sz="4" w:space="0" w:color="auto"/>
              <w:right w:val="nil"/>
            </w:tcBorders>
            <w:shd w:val="clear" w:color="auto" w:fill="auto"/>
            <w:noWrap/>
            <w:vAlign w:val="bottom"/>
            <w:hideMark/>
            <w:tcPrChange w:id="1183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A690EA0" w14:textId="77777777" w:rsidR="00EB4CE1" w:rsidRPr="00EB4CE1" w:rsidRDefault="00EB4CE1" w:rsidP="00EB4CE1">
            <w:pPr>
              <w:spacing w:after="0" w:line="240" w:lineRule="auto"/>
              <w:jc w:val="center"/>
              <w:rPr>
                <w:ins w:id="11832" w:author="Stefanie Lane" w:date="2022-06-23T15:12:00Z"/>
                <w:rFonts w:ascii="Calibri" w:eastAsia="Times New Roman" w:hAnsi="Calibri" w:cs="Calibri"/>
                <w:color w:val="000000"/>
                <w:rPrChange w:id="11833" w:author="Stefanie Lane" w:date="2022-06-23T15:12:00Z">
                  <w:rPr>
                    <w:ins w:id="11834" w:author="Stefanie Lane" w:date="2022-06-23T15:12:00Z"/>
                  </w:rPr>
                </w:rPrChange>
              </w:rPr>
              <w:pPrChange w:id="11835" w:author="Stefanie Lane" w:date="2022-06-23T15:12:00Z">
                <w:pPr>
                  <w:jc w:val="center"/>
                </w:pPr>
              </w:pPrChange>
            </w:pPr>
            <w:ins w:id="11836" w:author="Stefanie Lane" w:date="2022-06-23T15:12:00Z">
              <w:r w:rsidRPr="00EB4CE1">
                <w:rPr>
                  <w:rFonts w:ascii="Calibri" w:eastAsia="Times New Roman" w:hAnsi="Calibri" w:cs="Calibri"/>
                  <w:color w:val="000000"/>
                  <w:rPrChange w:id="11837" w:author="Stefanie Lane" w:date="2022-06-23T15:12:00Z">
                    <w:rPr/>
                  </w:rPrChange>
                </w:rPr>
                <w:t>0.58</w:t>
              </w:r>
            </w:ins>
          </w:p>
        </w:tc>
        <w:tc>
          <w:tcPr>
            <w:tcW w:w="810" w:type="dxa"/>
            <w:tcBorders>
              <w:top w:val="single" w:sz="4" w:space="0" w:color="auto"/>
              <w:left w:val="nil"/>
              <w:bottom w:val="single" w:sz="4" w:space="0" w:color="auto"/>
              <w:right w:val="nil"/>
            </w:tcBorders>
            <w:shd w:val="clear" w:color="auto" w:fill="auto"/>
            <w:noWrap/>
            <w:vAlign w:val="bottom"/>
            <w:hideMark/>
            <w:tcPrChange w:id="1183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B62E8C5" w14:textId="77777777" w:rsidR="00EB4CE1" w:rsidRPr="00EB4CE1" w:rsidRDefault="00EB4CE1" w:rsidP="00EB4CE1">
            <w:pPr>
              <w:spacing w:after="0" w:line="240" w:lineRule="auto"/>
              <w:jc w:val="center"/>
              <w:rPr>
                <w:ins w:id="11839" w:author="Stefanie Lane" w:date="2022-06-23T15:12:00Z"/>
                <w:rFonts w:ascii="Calibri" w:eastAsia="Times New Roman" w:hAnsi="Calibri" w:cs="Calibri"/>
                <w:color w:val="000000"/>
                <w:rPrChange w:id="11840" w:author="Stefanie Lane" w:date="2022-06-23T15:12:00Z">
                  <w:rPr>
                    <w:ins w:id="11841" w:author="Stefanie Lane" w:date="2022-06-23T15:12:00Z"/>
                  </w:rPr>
                </w:rPrChange>
              </w:rPr>
              <w:pPrChange w:id="11842" w:author="Stefanie Lane" w:date="2022-06-23T15:12:00Z">
                <w:pPr>
                  <w:jc w:val="center"/>
                </w:pPr>
              </w:pPrChange>
            </w:pPr>
            <w:ins w:id="11843" w:author="Stefanie Lane" w:date="2022-06-23T15:12:00Z">
              <w:r w:rsidRPr="00EB4CE1">
                <w:rPr>
                  <w:rFonts w:ascii="Calibri" w:eastAsia="Times New Roman" w:hAnsi="Calibri" w:cs="Calibri"/>
                  <w:color w:val="000000"/>
                  <w:rPrChange w:id="11844"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845"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C887C78" w14:textId="77777777" w:rsidR="00EB4CE1" w:rsidRPr="00EB4CE1" w:rsidRDefault="00EB4CE1" w:rsidP="00EB4CE1">
            <w:pPr>
              <w:spacing w:after="0" w:line="240" w:lineRule="auto"/>
              <w:jc w:val="center"/>
              <w:rPr>
                <w:ins w:id="11846" w:author="Stefanie Lane" w:date="2022-06-23T15:12:00Z"/>
                <w:rFonts w:ascii="Calibri" w:eastAsia="Times New Roman" w:hAnsi="Calibri" w:cs="Calibri"/>
                <w:color w:val="000000"/>
                <w:rPrChange w:id="11847" w:author="Stefanie Lane" w:date="2022-06-23T15:12:00Z">
                  <w:rPr>
                    <w:ins w:id="11848" w:author="Stefanie Lane" w:date="2022-06-23T15:12:00Z"/>
                  </w:rPr>
                </w:rPrChange>
              </w:rPr>
              <w:pPrChange w:id="11849" w:author="Stefanie Lane" w:date="2022-06-23T15:12:00Z">
                <w:pPr>
                  <w:jc w:val="center"/>
                </w:pPr>
              </w:pPrChange>
            </w:pPr>
            <w:ins w:id="11850" w:author="Stefanie Lane" w:date="2022-06-23T15:12:00Z">
              <w:r w:rsidRPr="00EB4CE1">
                <w:rPr>
                  <w:rFonts w:ascii="Calibri" w:eastAsia="Times New Roman" w:hAnsi="Calibri" w:cs="Calibri"/>
                  <w:color w:val="000000"/>
                  <w:rPrChange w:id="11851" w:author="Stefanie Lane" w:date="2022-06-23T15:12:00Z">
                    <w:rPr/>
                  </w:rPrChange>
                </w:rPr>
                <w:t>-96.0</w:t>
              </w:r>
            </w:ins>
          </w:p>
        </w:tc>
      </w:tr>
      <w:tr w:rsidR="00EB4CE1" w:rsidRPr="00EB4CE1" w14:paraId="3FCCD2F8" w14:textId="77777777" w:rsidTr="006F10B7">
        <w:trPr>
          <w:trHeight w:val="290"/>
          <w:ins w:id="11852" w:author="Stefanie Lane" w:date="2022-06-23T15:12:00Z"/>
          <w:trPrChange w:id="1185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85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BB4C242" w14:textId="77777777" w:rsidR="00EB4CE1" w:rsidRPr="00EB4CE1" w:rsidRDefault="00EB4CE1" w:rsidP="00EB4CE1">
            <w:pPr>
              <w:spacing w:after="0" w:line="240" w:lineRule="auto"/>
              <w:rPr>
                <w:ins w:id="11855" w:author="Stefanie Lane" w:date="2022-06-23T15:12:00Z"/>
                <w:rFonts w:ascii="Calibri" w:eastAsia="Times New Roman" w:hAnsi="Calibri" w:cs="Calibri"/>
                <w:color w:val="000000"/>
                <w:rPrChange w:id="11856" w:author="Stefanie Lane" w:date="2022-06-23T15:12:00Z">
                  <w:rPr>
                    <w:ins w:id="11857" w:author="Stefanie Lane" w:date="2022-06-23T15:12:00Z"/>
                  </w:rPr>
                </w:rPrChange>
              </w:rPr>
              <w:pPrChange w:id="1185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85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08D1C51" w14:textId="77777777" w:rsidR="00EB4CE1" w:rsidRPr="00EB4CE1" w:rsidRDefault="00EB4CE1" w:rsidP="00EB4CE1">
            <w:pPr>
              <w:spacing w:after="0" w:line="240" w:lineRule="auto"/>
              <w:rPr>
                <w:ins w:id="11860" w:author="Stefanie Lane" w:date="2022-06-23T15:12:00Z"/>
                <w:rFonts w:ascii="Calibri" w:eastAsia="Times New Roman" w:hAnsi="Calibri" w:cs="Calibri"/>
                <w:color w:val="000000"/>
                <w:rPrChange w:id="11861" w:author="Stefanie Lane" w:date="2022-06-23T15:12:00Z">
                  <w:rPr>
                    <w:ins w:id="11862" w:author="Stefanie Lane" w:date="2022-06-23T15:12:00Z"/>
                  </w:rPr>
                </w:rPrChange>
              </w:rPr>
              <w:pPrChange w:id="11863" w:author="Stefanie Lane" w:date="2022-06-23T15:12:00Z">
                <w:pPr/>
              </w:pPrChange>
            </w:pPr>
          </w:p>
        </w:tc>
        <w:tc>
          <w:tcPr>
            <w:tcW w:w="3320" w:type="dxa"/>
            <w:tcBorders>
              <w:top w:val="nil"/>
              <w:left w:val="nil"/>
              <w:bottom w:val="nil"/>
              <w:right w:val="nil"/>
            </w:tcBorders>
            <w:shd w:val="clear" w:color="auto" w:fill="auto"/>
            <w:noWrap/>
            <w:vAlign w:val="bottom"/>
            <w:hideMark/>
            <w:tcPrChange w:id="11864" w:author="Stefanie Lane" w:date="2022-06-23T15:14:00Z">
              <w:tcPr>
                <w:tcW w:w="3320" w:type="dxa"/>
                <w:tcBorders>
                  <w:top w:val="nil"/>
                  <w:left w:val="nil"/>
                  <w:bottom w:val="nil"/>
                  <w:right w:val="nil"/>
                </w:tcBorders>
                <w:shd w:val="clear" w:color="auto" w:fill="auto"/>
                <w:noWrap/>
                <w:vAlign w:val="bottom"/>
                <w:hideMark/>
              </w:tcPr>
            </w:tcPrChange>
          </w:tcPr>
          <w:p w14:paraId="30842E10" w14:textId="77777777" w:rsidR="00EB4CE1" w:rsidRPr="00EB4CE1" w:rsidRDefault="00EB4CE1" w:rsidP="00EB4CE1">
            <w:pPr>
              <w:spacing w:after="0" w:line="240" w:lineRule="auto"/>
              <w:rPr>
                <w:ins w:id="11865" w:author="Stefanie Lane" w:date="2022-06-23T15:12:00Z"/>
                <w:rFonts w:ascii="Calibri" w:eastAsia="Times New Roman" w:hAnsi="Calibri" w:cs="Calibri"/>
                <w:i/>
                <w:iCs/>
                <w:color w:val="000000"/>
                <w:rPrChange w:id="11866" w:author="Stefanie Lane" w:date="2022-06-23T15:12:00Z">
                  <w:rPr>
                    <w:ins w:id="11867" w:author="Stefanie Lane" w:date="2022-06-23T15:12:00Z"/>
                  </w:rPr>
                </w:rPrChange>
              </w:rPr>
              <w:pPrChange w:id="11868" w:author="Stefanie Lane" w:date="2022-06-23T15:12:00Z">
                <w:pPr/>
              </w:pPrChange>
            </w:pPr>
            <w:ins w:id="11869" w:author="Stefanie Lane" w:date="2022-06-23T15:12:00Z">
              <w:r w:rsidRPr="00EB4CE1">
                <w:rPr>
                  <w:rFonts w:ascii="Calibri" w:eastAsia="Times New Roman" w:hAnsi="Calibri" w:cs="Calibri"/>
                  <w:i/>
                  <w:iCs/>
                  <w:color w:val="000000"/>
                  <w:rPrChange w:id="11870" w:author="Stefanie Lane" w:date="2022-06-23T15:12:00Z">
                    <w:rPr/>
                  </w:rPrChange>
                </w:rPr>
                <w:t>Schoenoplectus tabernaemontani</w:t>
              </w:r>
            </w:ins>
          </w:p>
        </w:tc>
        <w:tc>
          <w:tcPr>
            <w:tcW w:w="869" w:type="dxa"/>
            <w:tcBorders>
              <w:top w:val="nil"/>
              <w:left w:val="nil"/>
              <w:bottom w:val="nil"/>
              <w:right w:val="nil"/>
            </w:tcBorders>
            <w:shd w:val="clear" w:color="auto" w:fill="auto"/>
            <w:noWrap/>
            <w:vAlign w:val="bottom"/>
            <w:hideMark/>
            <w:tcPrChange w:id="11871" w:author="Stefanie Lane" w:date="2022-06-23T15:14:00Z">
              <w:tcPr>
                <w:tcW w:w="960" w:type="dxa"/>
                <w:tcBorders>
                  <w:top w:val="nil"/>
                  <w:left w:val="nil"/>
                  <w:bottom w:val="nil"/>
                  <w:right w:val="nil"/>
                </w:tcBorders>
                <w:shd w:val="clear" w:color="auto" w:fill="auto"/>
                <w:noWrap/>
                <w:vAlign w:val="bottom"/>
                <w:hideMark/>
              </w:tcPr>
            </w:tcPrChange>
          </w:tcPr>
          <w:p w14:paraId="59E7DF19" w14:textId="77777777" w:rsidR="00EB4CE1" w:rsidRPr="00EB4CE1" w:rsidRDefault="00EB4CE1" w:rsidP="00EB4CE1">
            <w:pPr>
              <w:spacing w:after="0" w:line="240" w:lineRule="auto"/>
              <w:jc w:val="center"/>
              <w:rPr>
                <w:ins w:id="11872" w:author="Stefanie Lane" w:date="2022-06-23T15:12:00Z"/>
                <w:rFonts w:ascii="Calibri" w:eastAsia="Times New Roman" w:hAnsi="Calibri" w:cs="Calibri"/>
                <w:color w:val="000000"/>
                <w:rPrChange w:id="11873" w:author="Stefanie Lane" w:date="2022-06-23T15:12:00Z">
                  <w:rPr>
                    <w:ins w:id="11874" w:author="Stefanie Lane" w:date="2022-06-23T15:12:00Z"/>
                  </w:rPr>
                </w:rPrChange>
              </w:rPr>
              <w:pPrChange w:id="11875" w:author="Stefanie Lane" w:date="2022-06-23T15:12:00Z">
                <w:pPr>
                  <w:jc w:val="center"/>
                </w:pPr>
              </w:pPrChange>
            </w:pPr>
            <w:ins w:id="11876" w:author="Stefanie Lane" w:date="2022-06-23T15:12:00Z">
              <w:r w:rsidRPr="00EB4CE1">
                <w:rPr>
                  <w:rFonts w:ascii="Calibri" w:eastAsia="Times New Roman" w:hAnsi="Calibri" w:cs="Calibri"/>
                  <w:color w:val="000000"/>
                  <w:rPrChange w:id="11877" w:author="Stefanie Lane" w:date="2022-06-23T15:12:00Z">
                    <w:rPr/>
                  </w:rPrChange>
                </w:rPr>
                <w:t>0.71</w:t>
              </w:r>
            </w:ins>
          </w:p>
        </w:tc>
        <w:tc>
          <w:tcPr>
            <w:tcW w:w="990" w:type="dxa"/>
            <w:tcBorders>
              <w:top w:val="nil"/>
              <w:left w:val="nil"/>
              <w:bottom w:val="nil"/>
              <w:right w:val="nil"/>
            </w:tcBorders>
            <w:shd w:val="clear" w:color="auto" w:fill="auto"/>
            <w:noWrap/>
            <w:vAlign w:val="bottom"/>
            <w:hideMark/>
            <w:tcPrChange w:id="11878" w:author="Stefanie Lane" w:date="2022-06-23T15:14:00Z">
              <w:tcPr>
                <w:tcW w:w="960" w:type="dxa"/>
                <w:tcBorders>
                  <w:top w:val="nil"/>
                  <w:left w:val="nil"/>
                  <w:bottom w:val="nil"/>
                  <w:right w:val="nil"/>
                </w:tcBorders>
                <w:shd w:val="clear" w:color="auto" w:fill="auto"/>
                <w:noWrap/>
                <w:vAlign w:val="bottom"/>
                <w:hideMark/>
              </w:tcPr>
            </w:tcPrChange>
          </w:tcPr>
          <w:p w14:paraId="2F66A045" w14:textId="77777777" w:rsidR="00EB4CE1" w:rsidRPr="00EB4CE1" w:rsidRDefault="00EB4CE1" w:rsidP="00EB4CE1">
            <w:pPr>
              <w:spacing w:after="0" w:line="240" w:lineRule="auto"/>
              <w:jc w:val="center"/>
              <w:rPr>
                <w:ins w:id="11879" w:author="Stefanie Lane" w:date="2022-06-23T15:12:00Z"/>
                <w:rFonts w:ascii="Calibri" w:eastAsia="Times New Roman" w:hAnsi="Calibri" w:cs="Calibri"/>
                <w:color w:val="000000"/>
                <w:rPrChange w:id="11880" w:author="Stefanie Lane" w:date="2022-06-23T15:12:00Z">
                  <w:rPr>
                    <w:ins w:id="11881" w:author="Stefanie Lane" w:date="2022-06-23T15:12:00Z"/>
                  </w:rPr>
                </w:rPrChange>
              </w:rPr>
              <w:pPrChange w:id="11882" w:author="Stefanie Lane" w:date="2022-06-23T15:12:00Z">
                <w:pPr>
                  <w:jc w:val="center"/>
                </w:pPr>
              </w:pPrChange>
            </w:pPr>
            <w:ins w:id="11883" w:author="Stefanie Lane" w:date="2022-06-23T15:12:00Z">
              <w:r w:rsidRPr="00EB4CE1">
                <w:rPr>
                  <w:rFonts w:ascii="Calibri" w:eastAsia="Times New Roman" w:hAnsi="Calibri" w:cs="Calibri"/>
                  <w:color w:val="000000"/>
                  <w:rPrChange w:id="11884" w:author="Stefanie Lane" w:date="2022-06-23T15:12:00Z">
                    <w:rPr/>
                  </w:rPrChange>
                </w:rPr>
                <w:t>0.10</w:t>
              </w:r>
            </w:ins>
          </w:p>
        </w:tc>
        <w:tc>
          <w:tcPr>
            <w:tcW w:w="810" w:type="dxa"/>
            <w:tcBorders>
              <w:top w:val="nil"/>
              <w:left w:val="nil"/>
              <w:bottom w:val="nil"/>
              <w:right w:val="nil"/>
            </w:tcBorders>
            <w:shd w:val="clear" w:color="auto" w:fill="auto"/>
            <w:noWrap/>
            <w:vAlign w:val="bottom"/>
            <w:hideMark/>
            <w:tcPrChange w:id="11885" w:author="Stefanie Lane" w:date="2022-06-23T15:14:00Z">
              <w:tcPr>
                <w:tcW w:w="960" w:type="dxa"/>
                <w:tcBorders>
                  <w:top w:val="nil"/>
                  <w:left w:val="nil"/>
                  <w:bottom w:val="nil"/>
                  <w:right w:val="nil"/>
                </w:tcBorders>
                <w:shd w:val="clear" w:color="auto" w:fill="auto"/>
                <w:noWrap/>
                <w:vAlign w:val="bottom"/>
                <w:hideMark/>
              </w:tcPr>
            </w:tcPrChange>
          </w:tcPr>
          <w:p w14:paraId="0F1F36E9" w14:textId="77777777" w:rsidR="00EB4CE1" w:rsidRPr="00EB4CE1" w:rsidRDefault="00EB4CE1" w:rsidP="00EB4CE1">
            <w:pPr>
              <w:spacing w:after="0" w:line="240" w:lineRule="auto"/>
              <w:jc w:val="center"/>
              <w:rPr>
                <w:ins w:id="11886" w:author="Stefanie Lane" w:date="2022-06-23T15:12:00Z"/>
                <w:rFonts w:ascii="Calibri" w:eastAsia="Times New Roman" w:hAnsi="Calibri" w:cs="Calibri"/>
                <w:color w:val="000000"/>
                <w:rPrChange w:id="11887" w:author="Stefanie Lane" w:date="2022-06-23T15:12:00Z">
                  <w:rPr>
                    <w:ins w:id="11888" w:author="Stefanie Lane" w:date="2022-06-23T15:12:00Z"/>
                  </w:rPr>
                </w:rPrChange>
              </w:rPr>
              <w:pPrChange w:id="11889" w:author="Stefanie Lane" w:date="2022-06-23T15:12:00Z">
                <w:pPr>
                  <w:jc w:val="center"/>
                </w:pPr>
              </w:pPrChange>
            </w:pPr>
            <w:ins w:id="11890" w:author="Stefanie Lane" w:date="2022-06-23T15:12:00Z">
              <w:r w:rsidRPr="00EB4CE1">
                <w:rPr>
                  <w:rFonts w:ascii="Calibri" w:eastAsia="Times New Roman" w:hAnsi="Calibri" w:cs="Calibri"/>
                  <w:color w:val="000000"/>
                  <w:rPrChange w:id="11891"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189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3B8A32D4" w14:textId="77777777" w:rsidR="00EB4CE1" w:rsidRPr="00EB4CE1" w:rsidRDefault="00EB4CE1" w:rsidP="00EB4CE1">
            <w:pPr>
              <w:spacing w:after="0" w:line="240" w:lineRule="auto"/>
              <w:jc w:val="center"/>
              <w:rPr>
                <w:ins w:id="11893" w:author="Stefanie Lane" w:date="2022-06-23T15:12:00Z"/>
                <w:rFonts w:ascii="Calibri" w:eastAsia="Times New Roman" w:hAnsi="Calibri" w:cs="Calibri"/>
                <w:color w:val="000000"/>
                <w:rPrChange w:id="11894" w:author="Stefanie Lane" w:date="2022-06-23T15:12:00Z">
                  <w:rPr>
                    <w:ins w:id="11895" w:author="Stefanie Lane" w:date="2022-06-23T15:12:00Z"/>
                  </w:rPr>
                </w:rPrChange>
              </w:rPr>
              <w:pPrChange w:id="11896" w:author="Stefanie Lane" w:date="2022-06-23T15:12:00Z">
                <w:pPr>
                  <w:jc w:val="center"/>
                </w:pPr>
              </w:pPrChange>
            </w:pPr>
            <w:ins w:id="11897" w:author="Stefanie Lane" w:date="2022-06-23T15:12:00Z">
              <w:r w:rsidRPr="00EB4CE1">
                <w:rPr>
                  <w:rFonts w:ascii="Calibri" w:eastAsia="Times New Roman" w:hAnsi="Calibri" w:cs="Calibri"/>
                  <w:color w:val="000000"/>
                  <w:rPrChange w:id="11898" w:author="Stefanie Lane" w:date="2022-06-23T15:12:00Z">
                    <w:rPr/>
                  </w:rPrChange>
                </w:rPr>
                <w:t>-84.8</w:t>
              </w:r>
            </w:ins>
          </w:p>
        </w:tc>
      </w:tr>
      <w:tr w:rsidR="00EB4CE1" w:rsidRPr="00EB4CE1" w14:paraId="096E0CDE" w14:textId="77777777" w:rsidTr="006F10B7">
        <w:trPr>
          <w:trHeight w:val="290"/>
          <w:ins w:id="11899" w:author="Stefanie Lane" w:date="2022-06-23T15:12:00Z"/>
          <w:trPrChange w:id="1190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90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FC659C6" w14:textId="77777777" w:rsidR="00EB4CE1" w:rsidRPr="00EB4CE1" w:rsidRDefault="00EB4CE1" w:rsidP="00EB4CE1">
            <w:pPr>
              <w:spacing w:after="0" w:line="240" w:lineRule="auto"/>
              <w:rPr>
                <w:ins w:id="11902" w:author="Stefanie Lane" w:date="2022-06-23T15:12:00Z"/>
                <w:rFonts w:ascii="Calibri" w:eastAsia="Times New Roman" w:hAnsi="Calibri" w:cs="Calibri"/>
                <w:color w:val="000000"/>
                <w:rPrChange w:id="11903" w:author="Stefanie Lane" w:date="2022-06-23T15:12:00Z">
                  <w:rPr>
                    <w:ins w:id="11904" w:author="Stefanie Lane" w:date="2022-06-23T15:12:00Z"/>
                  </w:rPr>
                </w:rPrChange>
              </w:rPr>
              <w:pPrChange w:id="1190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90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76EC70F" w14:textId="77777777" w:rsidR="00EB4CE1" w:rsidRPr="00EB4CE1" w:rsidRDefault="00EB4CE1" w:rsidP="00EB4CE1">
            <w:pPr>
              <w:spacing w:after="0" w:line="240" w:lineRule="auto"/>
              <w:rPr>
                <w:ins w:id="11907" w:author="Stefanie Lane" w:date="2022-06-23T15:12:00Z"/>
                <w:rFonts w:ascii="Calibri" w:eastAsia="Times New Roman" w:hAnsi="Calibri" w:cs="Calibri"/>
                <w:color w:val="000000"/>
                <w:rPrChange w:id="11908" w:author="Stefanie Lane" w:date="2022-06-23T15:12:00Z">
                  <w:rPr>
                    <w:ins w:id="11909" w:author="Stefanie Lane" w:date="2022-06-23T15:12:00Z"/>
                  </w:rPr>
                </w:rPrChange>
              </w:rPr>
              <w:pPrChange w:id="1191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191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1FD78B41" w14:textId="77777777" w:rsidR="00EB4CE1" w:rsidRPr="00EB4CE1" w:rsidRDefault="00EB4CE1" w:rsidP="00EB4CE1">
            <w:pPr>
              <w:spacing w:after="0" w:line="240" w:lineRule="auto"/>
              <w:rPr>
                <w:ins w:id="11912" w:author="Stefanie Lane" w:date="2022-06-23T15:12:00Z"/>
                <w:rFonts w:ascii="Calibri" w:eastAsia="Times New Roman" w:hAnsi="Calibri" w:cs="Calibri"/>
                <w:i/>
                <w:iCs/>
                <w:color w:val="000000"/>
                <w:rPrChange w:id="11913" w:author="Stefanie Lane" w:date="2022-06-23T15:12:00Z">
                  <w:rPr>
                    <w:ins w:id="11914" w:author="Stefanie Lane" w:date="2022-06-23T15:12:00Z"/>
                  </w:rPr>
                </w:rPrChange>
              </w:rPr>
              <w:pPrChange w:id="11915" w:author="Stefanie Lane" w:date="2022-06-23T15:12:00Z">
                <w:pPr/>
              </w:pPrChange>
            </w:pPr>
            <w:ins w:id="11916" w:author="Stefanie Lane" w:date="2022-06-23T15:12:00Z">
              <w:r w:rsidRPr="00EB4CE1">
                <w:rPr>
                  <w:rFonts w:ascii="Calibri" w:eastAsia="Times New Roman" w:hAnsi="Calibri" w:cs="Calibri"/>
                  <w:i/>
                  <w:iCs/>
                  <w:color w:val="000000"/>
                  <w:rPrChange w:id="11917" w:author="Stefanie Lane" w:date="2022-06-23T15:12:00Z">
                    <w:rPr/>
                  </w:rPrChange>
                </w:rPr>
                <w:t xml:space="preserve">Trifolium </w:t>
              </w:r>
              <w:proofErr w:type="spellStart"/>
              <w:r w:rsidRPr="00EB4CE1">
                <w:rPr>
                  <w:rFonts w:ascii="Calibri" w:eastAsia="Times New Roman" w:hAnsi="Calibri" w:cs="Calibri"/>
                  <w:i/>
                  <w:iCs/>
                  <w:color w:val="000000"/>
                  <w:rPrChange w:id="11918" w:author="Stefanie Lane" w:date="2022-06-23T15:12:00Z">
                    <w:rPr/>
                  </w:rPrChange>
                </w:rPr>
                <w:t>wormskjoldii</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191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B05F94F" w14:textId="77777777" w:rsidR="00EB4CE1" w:rsidRPr="00EB4CE1" w:rsidRDefault="00EB4CE1" w:rsidP="00EB4CE1">
            <w:pPr>
              <w:spacing w:after="0" w:line="240" w:lineRule="auto"/>
              <w:jc w:val="center"/>
              <w:rPr>
                <w:ins w:id="11920" w:author="Stefanie Lane" w:date="2022-06-23T15:12:00Z"/>
                <w:rFonts w:ascii="Calibri" w:eastAsia="Times New Roman" w:hAnsi="Calibri" w:cs="Calibri"/>
                <w:color w:val="000000"/>
                <w:rPrChange w:id="11921" w:author="Stefanie Lane" w:date="2022-06-23T15:12:00Z">
                  <w:rPr>
                    <w:ins w:id="11922" w:author="Stefanie Lane" w:date="2022-06-23T15:12:00Z"/>
                  </w:rPr>
                </w:rPrChange>
              </w:rPr>
              <w:pPrChange w:id="11923" w:author="Stefanie Lane" w:date="2022-06-23T15:12:00Z">
                <w:pPr>
                  <w:jc w:val="center"/>
                </w:pPr>
              </w:pPrChange>
            </w:pPr>
            <w:ins w:id="11924" w:author="Stefanie Lane" w:date="2022-06-23T15:12:00Z">
              <w:r w:rsidRPr="00EB4CE1">
                <w:rPr>
                  <w:rFonts w:ascii="Calibri" w:eastAsia="Times New Roman" w:hAnsi="Calibri" w:cs="Calibri"/>
                  <w:color w:val="000000"/>
                  <w:rPrChange w:id="11925" w:author="Stefanie Lane" w:date="2022-06-23T15:12:00Z">
                    <w:rPr/>
                  </w:rPrChange>
                </w:rPr>
                <w:t>0.41</w:t>
              </w:r>
            </w:ins>
          </w:p>
        </w:tc>
        <w:tc>
          <w:tcPr>
            <w:tcW w:w="990" w:type="dxa"/>
            <w:tcBorders>
              <w:top w:val="single" w:sz="4" w:space="0" w:color="auto"/>
              <w:left w:val="nil"/>
              <w:bottom w:val="single" w:sz="4" w:space="0" w:color="auto"/>
              <w:right w:val="nil"/>
            </w:tcBorders>
            <w:shd w:val="clear" w:color="auto" w:fill="auto"/>
            <w:noWrap/>
            <w:vAlign w:val="bottom"/>
            <w:hideMark/>
            <w:tcPrChange w:id="1192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3A041F" w14:textId="77777777" w:rsidR="00EB4CE1" w:rsidRPr="00EB4CE1" w:rsidRDefault="00EB4CE1" w:rsidP="00EB4CE1">
            <w:pPr>
              <w:spacing w:after="0" w:line="240" w:lineRule="auto"/>
              <w:jc w:val="center"/>
              <w:rPr>
                <w:ins w:id="11927" w:author="Stefanie Lane" w:date="2022-06-23T15:12:00Z"/>
                <w:rFonts w:ascii="Calibri" w:eastAsia="Times New Roman" w:hAnsi="Calibri" w:cs="Calibri"/>
                <w:color w:val="000000"/>
                <w:rPrChange w:id="11928" w:author="Stefanie Lane" w:date="2022-06-23T15:12:00Z">
                  <w:rPr>
                    <w:ins w:id="11929" w:author="Stefanie Lane" w:date="2022-06-23T15:12:00Z"/>
                  </w:rPr>
                </w:rPrChange>
              </w:rPr>
              <w:pPrChange w:id="11930" w:author="Stefanie Lane" w:date="2022-06-23T15:12:00Z">
                <w:pPr>
                  <w:jc w:val="center"/>
                </w:pPr>
              </w:pPrChange>
            </w:pPr>
            <w:ins w:id="11931" w:author="Stefanie Lane" w:date="2022-06-23T15:12:00Z">
              <w:r w:rsidRPr="00EB4CE1">
                <w:rPr>
                  <w:rFonts w:ascii="Calibri" w:eastAsia="Times New Roman" w:hAnsi="Calibri" w:cs="Calibri"/>
                  <w:color w:val="000000"/>
                  <w:rPrChange w:id="11932" w:author="Stefanie Lane" w:date="2022-06-23T15:12: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Change w:id="1193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BCEA7D" w14:textId="77777777" w:rsidR="00EB4CE1" w:rsidRPr="00EB4CE1" w:rsidRDefault="00EB4CE1" w:rsidP="00EB4CE1">
            <w:pPr>
              <w:spacing w:after="0" w:line="240" w:lineRule="auto"/>
              <w:jc w:val="center"/>
              <w:rPr>
                <w:ins w:id="11934" w:author="Stefanie Lane" w:date="2022-06-23T15:12:00Z"/>
                <w:rFonts w:ascii="Calibri" w:eastAsia="Times New Roman" w:hAnsi="Calibri" w:cs="Calibri"/>
                <w:color w:val="000000"/>
                <w:rPrChange w:id="11935" w:author="Stefanie Lane" w:date="2022-06-23T15:12:00Z">
                  <w:rPr>
                    <w:ins w:id="11936" w:author="Stefanie Lane" w:date="2022-06-23T15:12:00Z"/>
                  </w:rPr>
                </w:rPrChange>
              </w:rPr>
              <w:pPrChange w:id="11937" w:author="Stefanie Lane" w:date="2022-06-23T15:12:00Z">
                <w:pPr>
                  <w:jc w:val="center"/>
                </w:pPr>
              </w:pPrChange>
            </w:pPr>
            <w:ins w:id="11938" w:author="Stefanie Lane" w:date="2022-06-23T15:12:00Z">
              <w:r w:rsidRPr="00EB4CE1">
                <w:rPr>
                  <w:rFonts w:ascii="Calibri" w:eastAsia="Times New Roman" w:hAnsi="Calibri" w:cs="Calibri"/>
                  <w:color w:val="000000"/>
                  <w:rPrChange w:id="11939"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194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D7C6CFD" w14:textId="77777777" w:rsidR="00EB4CE1" w:rsidRPr="00EB4CE1" w:rsidRDefault="00EB4CE1" w:rsidP="00EB4CE1">
            <w:pPr>
              <w:spacing w:after="0" w:line="240" w:lineRule="auto"/>
              <w:jc w:val="center"/>
              <w:rPr>
                <w:ins w:id="11941" w:author="Stefanie Lane" w:date="2022-06-23T15:12:00Z"/>
                <w:rFonts w:ascii="Calibri" w:eastAsia="Times New Roman" w:hAnsi="Calibri" w:cs="Calibri"/>
                <w:color w:val="000000"/>
                <w:rPrChange w:id="11942" w:author="Stefanie Lane" w:date="2022-06-23T15:12:00Z">
                  <w:rPr>
                    <w:ins w:id="11943" w:author="Stefanie Lane" w:date="2022-06-23T15:12:00Z"/>
                  </w:rPr>
                </w:rPrChange>
              </w:rPr>
              <w:pPrChange w:id="11944" w:author="Stefanie Lane" w:date="2022-06-23T15:12:00Z">
                <w:pPr>
                  <w:jc w:val="center"/>
                </w:pPr>
              </w:pPrChange>
            </w:pPr>
            <w:ins w:id="11945" w:author="Stefanie Lane" w:date="2022-06-23T15:12:00Z">
              <w:r w:rsidRPr="00EB4CE1">
                <w:rPr>
                  <w:rFonts w:ascii="Calibri" w:eastAsia="Times New Roman" w:hAnsi="Calibri" w:cs="Calibri"/>
                  <w:color w:val="000000"/>
                  <w:rPrChange w:id="11946" w:author="Stefanie Lane" w:date="2022-06-23T15:12:00Z">
                    <w:rPr/>
                  </w:rPrChange>
                </w:rPr>
                <w:t>-82.7</w:t>
              </w:r>
            </w:ins>
          </w:p>
        </w:tc>
      </w:tr>
      <w:tr w:rsidR="00EB4CE1" w:rsidRPr="00EB4CE1" w14:paraId="41E8AFCB" w14:textId="77777777" w:rsidTr="006F10B7">
        <w:trPr>
          <w:trHeight w:val="290"/>
          <w:ins w:id="11947" w:author="Stefanie Lane" w:date="2022-06-23T15:12:00Z"/>
          <w:trPrChange w:id="1194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94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DF043CA" w14:textId="77777777" w:rsidR="00EB4CE1" w:rsidRPr="00EB4CE1" w:rsidRDefault="00EB4CE1" w:rsidP="00EB4CE1">
            <w:pPr>
              <w:spacing w:after="0" w:line="240" w:lineRule="auto"/>
              <w:rPr>
                <w:ins w:id="11950" w:author="Stefanie Lane" w:date="2022-06-23T15:12:00Z"/>
                <w:rFonts w:ascii="Calibri" w:eastAsia="Times New Roman" w:hAnsi="Calibri" w:cs="Calibri"/>
                <w:color w:val="000000"/>
                <w:rPrChange w:id="11951" w:author="Stefanie Lane" w:date="2022-06-23T15:12:00Z">
                  <w:rPr>
                    <w:ins w:id="11952" w:author="Stefanie Lane" w:date="2022-06-23T15:12:00Z"/>
                  </w:rPr>
                </w:rPrChange>
              </w:rPr>
              <w:pPrChange w:id="1195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195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5657D7D" w14:textId="77777777" w:rsidR="00EB4CE1" w:rsidRPr="00EB4CE1" w:rsidRDefault="00EB4CE1" w:rsidP="00EB4CE1">
            <w:pPr>
              <w:spacing w:after="0" w:line="240" w:lineRule="auto"/>
              <w:rPr>
                <w:ins w:id="11955" w:author="Stefanie Lane" w:date="2022-06-23T15:12:00Z"/>
                <w:rFonts w:ascii="Calibri" w:eastAsia="Times New Roman" w:hAnsi="Calibri" w:cs="Calibri"/>
                <w:color w:val="000000"/>
                <w:rPrChange w:id="11956" w:author="Stefanie Lane" w:date="2022-06-23T15:12:00Z">
                  <w:rPr>
                    <w:ins w:id="11957" w:author="Stefanie Lane" w:date="2022-06-23T15:12:00Z"/>
                  </w:rPr>
                </w:rPrChange>
              </w:rPr>
              <w:pPrChange w:id="11958" w:author="Stefanie Lane" w:date="2022-06-23T15:12:00Z">
                <w:pPr/>
              </w:pPrChange>
            </w:pPr>
          </w:p>
        </w:tc>
        <w:tc>
          <w:tcPr>
            <w:tcW w:w="3320" w:type="dxa"/>
            <w:tcBorders>
              <w:top w:val="nil"/>
              <w:left w:val="nil"/>
              <w:bottom w:val="nil"/>
              <w:right w:val="nil"/>
            </w:tcBorders>
            <w:shd w:val="clear" w:color="auto" w:fill="auto"/>
            <w:noWrap/>
            <w:vAlign w:val="bottom"/>
            <w:hideMark/>
            <w:tcPrChange w:id="11959" w:author="Stefanie Lane" w:date="2022-06-23T15:14:00Z">
              <w:tcPr>
                <w:tcW w:w="3320" w:type="dxa"/>
                <w:tcBorders>
                  <w:top w:val="nil"/>
                  <w:left w:val="nil"/>
                  <w:bottom w:val="nil"/>
                  <w:right w:val="nil"/>
                </w:tcBorders>
                <w:shd w:val="clear" w:color="auto" w:fill="auto"/>
                <w:noWrap/>
                <w:vAlign w:val="bottom"/>
                <w:hideMark/>
              </w:tcPr>
            </w:tcPrChange>
          </w:tcPr>
          <w:p w14:paraId="018C0DD7" w14:textId="77777777" w:rsidR="00EB4CE1" w:rsidRPr="00EB4CE1" w:rsidRDefault="00EB4CE1" w:rsidP="00EB4CE1">
            <w:pPr>
              <w:spacing w:after="0" w:line="240" w:lineRule="auto"/>
              <w:rPr>
                <w:ins w:id="11960" w:author="Stefanie Lane" w:date="2022-06-23T15:12:00Z"/>
                <w:rFonts w:ascii="Calibri" w:eastAsia="Times New Roman" w:hAnsi="Calibri" w:cs="Calibri"/>
                <w:i/>
                <w:iCs/>
                <w:color w:val="000000"/>
                <w:rPrChange w:id="11961" w:author="Stefanie Lane" w:date="2022-06-23T15:12:00Z">
                  <w:rPr>
                    <w:ins w:id="11962" w:author="Stefanie Lane" w:date="2022-06-23T15:12:00Z"/>
                  </w:rPr>
                </w:rPrChange>
              </w:rPr>
              <w:pPrChange w:id="11963" w:author="Stefanie Lane" w:date="2022-06-23T15:12:00Z">
                <w:pPr/>
              </w:pPrChange>
            </w:pPr>
            <w:ins w:id="11964" w:author="Stefanie Lane" w:date="2022-06-23T15:12:00Z">
              <w:r w:rsidRPr="00EB4CE1">
                <w:rPr>
                  <w:rFonts w:ascii="Calibri" w:eastAsia="Times New Roman" w:hAnsi="Calibri" w:cs="Calibri"/>
                  <w:i/>
                  <w:iCs/>
                  <w:color w:val="000000"/>
                  <w:rPrChange w:id="11965" w:author="Stefanie Lane" w:date="2022-06-23T15:12:00Z">
                    <w:rPr/>
                  </w:rPrChange>
                </w:rPr>
                <w:t>Sagittaria latifolia</w:t>
              </w:r>
            </w:ins>
          </w:p>
        </w:tc>
        <w:tc>
          <w:tcPr>
            <w:tcW w:w="869" w:type="dxa"/>
            <w:tcBorders>
              <w:top w:val="nil"/>
              <w:left w:val="nil"/>
              <w:bottom w:val="nil"/>
              <w:right w:val="nil"/>
            </w:tcBorders>
            <w:shd w:val="clear" w:color="auto" w:fill="auto"/>
            <w:noWrap/>
            <w:vAlign w:val="bottom"/>
            <w:hideMark/>
            <w:tcPrChange w:id="11966" w:author="Stefanie Lane" w:date="2022-06-23T15:14:00Z">
              <w:tcPr>
                <w:tcW w:w="960" w:type="dxa"/>
                <w:tcBorders>
                  <w:top w:val="nil"/>
                  <w:left w:val="nil"/>
                  <w:bottom w:val="nil"/>
                  <w:right w:val="nil"/>
                </w:tcBorders>
                <w:shd w:val="clear" w:color="auto" w:fill="auto"/>
                <w:noWrap/>
                <w:vAlign w:val="bottom"/>
                <w:hideMark/>
              </w:tcPr>
            </w:tcPrChange>
          </w:tcPr>
          <w:p w14:paraId="74FB9405" w14:textId="77777777" w:rsidR="00EB4CE1" w:rsidRPr="00EB4CE1" w:rsidRDefault="00EB4CE1" w:rsidP="00EB4CE1">
            <w:pPr>
              <w:spacing w:after="0" w:line="240" w:lineRule="auto"/>
              <w:jc w:val="center"/>
              <w:rPr>
                <w:ins w:id="11967" w:author="Stefanie Lane" w:date="2022-06-23T15:12:00Z"/>
                <w:rFonts w:ascii="Calibri" w:eastAsia="Times New Roman" w:hAnsi="Calibri" w:cs="Calibri"/>
                <w:color w:val="000000"/>
                <w:rPrChange w:id="11968" w:author="Stefanie Lane" w:date="2022-06-23T15:12:00Z">
                  <w:rPr>
                    <w:ins w:id="11969" w:author="Stefanie Lane" w:date="2022-06-23T15:12:00Z"/>
                  </w:rPr>
                </w:rPrChange>
              </w:rPr>
              <w:pPrChange w:id="11970" w:author="Stefanie Lane" w:date="2022-06-23T15:12:00Z">
                <w:pPr>
                  <w:jc w:val="center"/>
                </w:pPr>
              </w:pPrChange>
            </w:pPr>
            <w:ins w:id="11971" w:author="Stefanie Lane" w:date="2022-06-23T15:12:00Z">
              <w:r w:rsidRPr="00EB4CE1">
                <w:rPr>
                  <w:rFonts w:ascii="Calibri" w:eastAsia="Times New Roman" w:hAnsi="Calibri" w:cs="Calibri"/>
                  <w:color w:val="000000"/>
                  <w:rPrChange w:id="11972" w:author="Stefanie Lane" w:date="2022-06-23T15:12:00Z">
                    <w:rPr/>
                  </w:rPrChange>
                </w:rPr>
                <w:t>0.41</w:t>
              </w:r>
            </w:ins>
          </w:p>
        </w:tc>
        <w:tc>
          <w:tcPr>
            <w:tcW w:w="990" w:type="dxa"/>
            <w:tcBorders>
              <w:top w:val="nil"/>
              <w:left w:val="nil"/>
              <w:bottom w:val="nil"/>
              <w:right w:val="nil"/>
            </w:tcBorders>
            <w:shd w:val="clear" w:color="auto" w:fill="auto"/>
            <w:noWrap/>
            <w:vAlign w:val="bottom"/>
            <w:hideMark/>
            <w:tcPrChange w:id="11973" w:author="Stefanie Lane" w:date="2022-06-23T15:14:00Z">
              <w:tcPr>
                <w:tcW w:w="960" w:type="dxa"/>
                <w:tcBorders>
                  <w:top w:val="nil"/>
                  <w:left w:val="nil"/>
                  <w:bottom w:val="nil"/>
                  <w:right w:val="nil"/>
                </w:tcBorders>
                <w:shd w:val="clear" w:color="auto" w:fill="auto"/>
                <w:noWrap/>
                <w:vAlign w:val="bottom"/>
                <w:hideMark/>
              </w:tcPr>
            </w:tcPrChange>
          </w:tcPr>
          <w:p w14:paraId="726A7661" w14:textId="77777777" w:rsidR="00EB4CE1" w:rsidRPr="00EB4CE1" w:rsidRDefault="00EB4CE1" w:rsidP="00EB4CE1">
            <w:pPr>
              <w:spacing w:after="0" w:line="240" w:lineRule="auto"/>
              <w:jc w:val="center"/>
              <w:rPr>
                <w:ins w:id="11974" w:author="Stefanie Lane" w:date="2022-06-23T15:12:00Z"/>
                <w:rFonts w:ascii="Calibri" w:eastAsia="Times New Roman" w:hAnsi="Calibri" w:cs="Calibri"/>
                <w:color w:val="000000"/>
                <w:rPrChange w:id="11975" w:author="Stefanie Lane" w:date="2022-06-23T15:12:00Z">
                  <w:rPr>
                    <w:ins w:id="11976" w:author="Stefanie Lane" w:date="2022-06-23T15:12:00Z"/>
                  </w:rPr>
                </w:rPrChange>
              </w:rPr>
              <w:pPrChange w:id="11977" w:author="Stefanie Lane" w:date="2022-06-23T15:12:00Z">
                <w:pPr>
                  <w:jc w:val="center"/>
                </w:pPr>
              </w:pPrChange>
            </w:pPr>
            <w:ins w:id="11978" w:author="Stefanie Lane" w:date="2022-06-23T15:12:00Z">
              <w:r w:rsidRPr="00EB4CE1">
                <w:rPr>
                  <w:rFonts w:ascii="Calibri" w:eastAsia="Times New Roman" w:hAnsi="Calibri" w:cs="Calibri"/>
                  <w:color w:val="000000"/>
                  <w:rPrChange w:id="11979" w:author="Stefanie Lane" w:date="2022-06-23T15:12:00Z">
                    <w:rPr/>
                  </w:rPrChange>
                </w:rPr>
                <w:t>0.10</w:t>
              </w:r>
            </w:ins>
          </w:p>
        </w:tc>
        <w:tc>
          <w:tcPr>
            <w:tcW w:w="810" w:type="dxa"/>
            <w:tcBorders>
              <w:top w:val="nil"/>
              <w:left w:val="nil"/>
              <w:bottom w:val="nil"/>
              <w:right w:val="nil"/>
            </w:tcBorders>
            <w:shd w:val="clear" w:color="auto" w:fill="auto"/>
            <w:noWrap/>
            <w:vAlign w:val="bottom"/>
            <w:hideMark/>
            <w:tcPrChange w:id="11980" w:author="Stefanie Lane" w:date="2022-06-23T15:14:00Z">
              <w:tcPr>
                <w:tcW w:w="960" w:type="dxa"/>
                <w:tcBorders>
                  <w:top w:val="nil"/>
                  <w:left w:val="nil"/>
                  <w:bottom w:val="nil"/>
                  <w:right w:val="nil"/>
                </w:tcBorders>
                <w:shd w:val="clear" w:color="auto" w:fill="auto"/>
                <w:noWrap/>
                <w:vAlign w:val="bottom"/>
                <w:hideMark/>
              </w:tcPr>
            </w:tcPrChange>
          </w:tcPr>
          <w:p w14:paraId="794C68A3" w14:textId="77777777" w:rsidR="00EB4CE1" w:rsidRPr="00EB4CE1" w:rsidRDefault="00EB4CE1" w:rsidP="00EB4CE1">
            <w:pPr>
              <w:spacing w:after="0" w:line="240" w:lineRule="auto"/>
              <w:jc w:val="center"/>
              <w:rPr>
                <w:ins w:id="11981" w:author="Stefanie Lane" w:date="2022-06-23T15:12:00Z"/>
                <w:rFonts w:ascii="Calibri" w:eastAsia="Times New Roman" w:hAnsi="Calibri" w:cs="Calibri"/>
                <w:color w:val="000000"/>
                <w:rPrChange w:id="11982" w:author="Stefanie Lane" w:date="2022-06-23T15:12:00Z">
                  <w:rPr>
                    <w:ins w:id="11983" w:author="Stefanie Lane" w:date="2022-06-23T15:12:00Z"/>
                  </w:rPr>
                </w:rPrChange>
              </w:rPr>
              <w:pPrChange w:id="11984" w:author="Stefanie Lane" w:date="2022-06-23T15:12:00Z">
                <w:pPr>
                  <w:jc w:val="center"/>
                </w:pPr>
              </w:pPrChange>
            </w:pPr>
            <w:ins w:id="11985" w:author="Stefanie Lane" w:date="2022-06-23T15:12:00Z">
              <w:r w:rsidRPr="00EB4CE1">
                <w:rPr>
                  <w:rFonts w:ascii="Calibri" w:eastAsia="Times New Roman" w:hAnsi="Calibri" w:cs="Calibri"/>
                  <w:color w:val="000000"/>
                  <w:rPrChange w:id="11986"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1987"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35729BB" w14:textId="77777777" w:rsidR="00EB4CE1" w:rsidRPr="00EB4CE1" w:rsidRDefault="00EB4CE1" w:rsidP="00EB4CE1">
            <w:pPr>
              <w:spacing w:after="0" w:line="240" w:lineRule="auto"/>
              <w:jc w:val="center"/>
              <w:rPr>
                <w:ins w:id="11988" w:author="Stefanie Lane" w:date="2022-06-23T15:12:00Z"/>
                <w:rFonts w:ascii="Calibri" w:eastAsia="Times New Roman" w:hAnsi="Calibri" w:cs="Calibri"/>
                <w:color w:val="000000"/>
                <w:rPrChange w:id="11989" w:author="Stefanie Lane" w:date="2022-06-23T15:12:00Z">
                  <w:rPr>
                    <w:ins w:id="11990" w:author="Stefanie Lane" w:date="2022-06-23T15:12:00Z"/>
                  </w:rPr>
                </w:rPrChange>
              </w:rPr>
              <w:pPrChange w:id="11991" w:author="Stefanie Lane" w:date="2022-06-23T15:12:00Z">
                <w:pPr>
                  <w:jc w:val="center"/>
                </w:pPr>
              </w:pPrChange>
            </w:pPr>
            <w:ins w:id="11992" w:author="Stefanie Lane" w:date="2022-06-23T15:12:00Z">
              <w:r w:rsidRPr="00EB4CE1">
                <w:rPr>
                  <w:rFonts w:ascii="Calibri" w:eastAsia="Times New Roman" w:hAnsi="Calibri" w:cs="Calibri"/>
                  <w:color w:val="000000"/>
                  <w:rPrChange w:id="11993" w:author="Stefanie Lane" w:date="2022-06-23T15:12:00Z">
                    <w:rPr/>
                  </w:rPrChange>
                </w:rPr>
                <w:t>-74.0</w:t>
              </w:r>
            </w:ins>
          </w:p>
        </w:tc>
      </w:tr>
      <w:tr w:rsidR="00EB4CE1" w:rsidRPr="00EB4CE1" w14:paraId="04B03D8F" w14:textId="77777777" w:rsidTr="006F10B7">
        <w:trPr>
          <w:trHeight w:val="290"/>
          <w:ins w:id="11994" w:author="Stefanie Lane" w:date="2022-06-23T15:12:00Z"/>
          <w:trPrChange w:id="1199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199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6ACD5D1" w14:textId="77777777" w:rsidR="00EB4CE1" w:rsidRPr="00EB4CE1" w:rsidRDefault="00EB4CE1" w:rsidP="00EB4CE1">
            <w:pPr>
              <w:spacing w:after="0" w:line="240" w:lineRule="auto"/>
              <w:rPr>
                <w:ins w:id="11997" w:author="Stefanie Lane" w:date="2022-06-23T15:12:00Z"/>
                <w:rFonts w:ascii="Calibri" w:eastAsia="Times New Roman" w:hAnsi="Calibri" w:cs="Calibri"/>
                <w:color w:val="000000"/>
                <w:rPrChange w:id="11998" w:author="Stefanie Lane" w:date="2022-06-23T15:12:00Z">
                  <w:rPr>
                    <w:ins w:id="11999" w:author="Stefanie Lane" w:date="2022-06-23T15:12:00Z"/>
                  </w:rPr>
                </w:rPrChange>
              </w:rPr>
              <w:pPrChange w:id="1200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00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F9368F2" w14:textId="77777777" w:rsidR="00EB4CE1" w:rsidRPr="00EB4CE1" w:rsidRDefault="00EB4CE1" w:rsidP="00EB4CE1">
            <w:pPr>
              <w:spacing w:after="0" w:line="240" w:lineRule="auto"/>
              <w:rPr>
                <w:ins w:id="12002" w:author="Stefanie Lane" w:date="2022-06-23T15:12:00Z"/>
                <w:rFonts w:ascii="Calibri" w:eastAsia="Times New Roman" w:hAnsi="Calibri" w:cs="Calibri"/>
                <w:color w:val="000000"/>
                <w:rPrChange w:id="12003" w:author="Stefanie Lane" w:date="2022-06-23T15:12:00Z">
                  <w:rPr>
                    <w:ins w:id="12004" w:author="Stefanie Lane" w:date="2022-06-23T15:12:00Z"/>
                  </w:rPr>
                </w:rPrChange>
              </w:rPr>
              <w:pPrChange w:id="12005"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006"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52E0AB1" w14:textId="77777777" w:rsidR="00EB4CE1" w:rsidRPr="00EB4CE1" w:rsidRDefault="00EB4CE1" w:rsidP="00EB4CE1">
            <w:pPr>
              <w:spacing w:after="0" w:line="240" w:lineRule="auto"/>
              <w:rPr>
                <w:ins w:id="12007" w:author="Stefanie Lane" w:date="2022-06-23T15:12:00Z"/>
                <w:rFonts w:ascii="Calibri" w:eastAsia="Times New Roman" w:hAnsi="Calibri" w:cs="Calibri"/>
                <w:i/>
                <w:iCs/>
                <w:color w:val="000000"/>
                <w:rPrChange w:id="12008" w:author="Stefanie Lane" w:date="2022-06-23T15:12:00Z">
                  <w:rPr>
                    <w:ins w:id="12009" w:author="Stefanie Lane" w:date="2022-06-23T15:12:00Z"/>
                  </w:rPr>
                </w:rPrChange>
              </w:rPr>
              <w:pPrChange w:id="12010" w:author="Stefanie Lane" w:date="2022-06-23T15:12:00Z">
                <w:pPr/>
              </w:pPrChange>
            </w:pPr>
            <w:ins w:id="12011" w:author="Stefanie Lane" w:date="2022-06-23T15:12:00Z">
              <w:r w:rsidRPr="00EB4CE1">
                <w:rPr>
                  <w:rFonts w:ascii="Calibri" w:eastAsia="Times New Roman" w:hAnsi="Calibri" w:cs="Calibri"/>
                  <w:i/>
                  <w:iCs/>
                  <w:color w:val="000000"/>
                  <w:rPrChange w:id="12012" w:author="Stefanie Lane" w:date="2022-06-23T15:12:00Z">
                    <w:rPr/>
                  </w:rPrChange>
                </w:rPr>
                <w:t>Bidens cernua</w:t>
              </w:r>
            </w:ins>
          </w:p>
        </w:tc>
        <w:tc>
          <w:tcPr>
            <w:tcW w:w="869" w:type="dxa"/>
            <w:tcBorders>
              <w:top w:val="single" w:sz="4" w:space="0" w:color="auto"/>
              <w:left w:val="nil"/>
              <w:bottom w:val="single" w:sz="4" w:space="0" w:color="auto"/>
              <w:right w:val="nil"/>
            </w:tcBorders>
            <w:shd w:val="clear" w:color="auto" w:fill="auto"/>
            <w:noWrap/>
            <w:vAlign w:val="bottom"/>
            <w:hideMark/>
            <w:tcPrChange w:id="1201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25D0F07" w14:textId="77777777" w:rsidR="00EB4CE1" w:rsidRPr="00EB4CE1" w:rsidRDefault="00EB4CE1" w:rsidP="00EB4CE1">
            <w:pPr>
              <w:spacing w:after="0" w:line="240" w:lineRule="auto"/>
              <w:jc w:val="center"/>
              <w:rPr>
                <w:ins w:id="12014" w:author="Stefanie Lane" w:date="2022-06-23T15:12:00Z"/>
                <w:rFonts w:ascii="Calibri" w:eastAsia="Times New Roman" w:hAnsi="Calibri" w:cs="Calibri"/>
                <w:color w:val="000000"/>
                <w:rPrChange w:id="12015" w:author="Stefanie Lane" w:date="2022-06-23T15:12:00Z">
                  <w:rPr>
                    <w:ins w:id="12016" w:author="Stefanie Lane" w:date="2022-06-23T15:12:00Z"/>
                  </w:rPr>
                </w:rPrChange>
              </w:rPr>
              <w:pPrChange w:id="12017" w:author="Stefanie Lane" w:date="2022-06-23T15:12:00Z">
                <w:pPr>
                  <w:jc w:val="center"/>
                </w:pPr>
              </w:pPrChange>
            </w:pPr>
            <w:ins w:id="12018" w:author="Stefanie Lane" w:date="2022-06-23T15:12:00Z">
              <w:r w:rsidRPr="00EB4CE1">
                <w:rPr>
                  <w:rFonts w:ascii="Calibri" w:eastAsia="Times New Roman" w:hAnsi="Calibri" w:cs="Calibri"/>
                  <w:color w:val="000000"/>
                  <w:rPrChange w:id="12019" w:author="Stefanie Lane" w:date="2022-06-23T15:12:00Z">
                    <w:rPr/>
                  </w:rPrChange>
                </w:rPr>
                <w:t>0.47</w:t>
              </w:r>
            </w:ins>
          </w:p>
        </w:tc>
        <w:tc>
          <w:tcPr>
            <w:tcW w:w="990" w:type="dxa"/>
            <w:tcBorders>
              <w:top w:val="single" w:sz="4" w:space="0" w:color="auto"/>
              <w:left w:val="nil"/>
              <w:bottom w:val="single" w:sz="4" w:space="0" w:color="auto"/>
              <w:right w:val="nil"/>
            </w:tcBorders>
            <w:shd w:val="clear" w:color="auto" w:fill="auto"/>
            <w:noWrap/>
            <w:vAlign w:val="bottom"/>
            <w:hideMark/>
            <w:tcPrChange w:id="1202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7165A82" w14:textId="77777777" w:rsidR="00EB4CE1" w:rsidRPr="00EB4CE1" w:rsidRDefault="00EB4CE1" w:rsidP="00EB4CE1">
            <w:pPr>
              <w:spacing w:after="0" w:line="240" w:lineRule="auto"/>
              <w:jc w:val="center"/>
              <w:rPr>
                <w:ins w:id="12021" w:author="Stefanie Lane" w:date="2022-06-23T15:12:00Z"/>
                <w:rFonts w:ascii="Calibri" w:eastAsia="Times New Roman" w:hAnsi="Calibri" w:cs="Calibri"/>
                <w:color w:val="000000"/>
                <w:rPrChange w:id="12022" w:author="Stefanie Lane" w:date="2022-06-23T15:12:00Z">
                  <w:rPr>
                    <w:ins w:id="12023" w:author="Stefanie Lane" w:date="2022-06-23T15:12:00Z"/>
                  </w:rPr>
                </w:rPrChange>
              </w:rPr>
              <w:pPrChange w:id="12024" w:author="Stefanie Lane" w:date="2022-06-23T15:12:00Z">
                <w:pPr>
                  <w:jc w:val="center"/>
                </w:pPr>
              </w:pPrChange>
            </w:pPr>
            <w:ins w:id="12025" w:author="Stefanie Lane" w:date="2022-06-23T15:12:00Z">
              <w:r w:rsidRPr="00EB4CE1">
                <w:rPr>
                  <w:rFonts w:ascii="Calibri" w:eastAsia="Times New Roman" w:hAnsi="Calibri" w:cs="Calibri"/>
                  <w:color w:val="000000"/>
                  <w:rPrChange w:id="12026" w:author="Stefanie Lane" w:date="2022-06-23T15:12:00Z">
                    <w:rPr/>
                  </w:rPrChange>
                </w:rPr>
                <w:t>0.13</w:t>
              </w:r>
            </w:ins>
          </w:p>
        </w:tc>
        <w:tc>
          <w:tcPr>
            <w:tcW w:w="810" w:type="dxa"/>
            <w:tcBorders>
              <w:top w:val="single" w:sz="4" w:space="0" w:color="auto"/>
              <w:left w:val="nil"/>
              <w:bottom w:val="single" w:sz="4" w:space="0" w:color="auto"/>
              <w:right w:val="nil"/>
            </w:tcBorders>
            <w:shd w:val="clear" w:color="auto" w:fill="auto"/>
            <w:noWrap/>
            <w:vAlign w:val="bottom"/>
            <w:hideMark/>
            <w:tcPrChange w:id="1202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9AF456" w14:textId="77777777" w:rsidR="00EB4CE1" w:rsidRPr="00EB4CE1" w:rsidRDefault="00EB4CE1" w:rsidP="00EB4CE1">
            <w:pPr>
              <w:spacing w:after="0" w:line="240" w:lineRule="auto"/>
              <w:jc w:val="center"/>
              <w:rPr>
                <w:ins w:id="12028" w:author="Stefanie Lane" w:date="2022-06-23T15:12:00Z"/>
                <w:rFonts w:ascii="Calibri" w:eastAsia="Times New Roman" w:hAnsi="Calibri" w:cs="Calibri"/>
                <w:color w:val="000000"/>
                <w:rPrChange w:id="12029" w:author="Stefanie Lane" w:date="2022-06-23T15:12:00Z">
                  <w:rPr>
                    <w:ins w:id="12030" w:author="Stefanie Lane" w:date="2022-06-23T15:12:00Z"/>
                  </w:rPr>
                </w:rPrChange>
              </w:rPr>
              <w:pPrChange w:id="12031" w:author="Stefanie Lane" w:date="2022-06-23T15:12:00Z">
                <w:pPr>
                  <w:jc w:val="center"/>
                </w:pPr>
              </w:pPrChange>
            </w:pPr>
            <w:ins w:id="12032" w:author="Stefanie Lane" w:date="2022-06-23T15:12:00Z">
              <w:r w:rsidRPr="00EB4CE1">
                <w:rPr>
                  <w:rFonts w:ascii="Calibri" w:eastAsia="Times New Roman" w:hAnsi="Calibri" w:cs="Calibri"/>
                  <w:color w:val="000000"/>
                  <w:rPrChange w:id="12033" w:author="Stefanie Lane" w:date="2022-06-23T15:12: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03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69C492F" w14:textId="77777777" w:rsidR="00EB4CE1" w:rsidRPr="00EB4CE1" w:rsidRDefault="00EB4CE1" w:rsidP="00EB4CE1">
            <w:pPr>
              <w:spacing w:after="0" w:line="240" w:lineRule="auto"/>
              <w:jc w:val="center"/>
              <w:rPr>
                <w:ins w:id="12035" w:author="Stefanie Lane" w:date="2022-06-23T15:12:00Z"/>
                <w:rFonts w:ascii="Calibri" w:eastAsia="Times New Roman" w:hAnsi="Calibri" w:cs="Calibri"/>
                <w:color w:val="000000"/>
                <w:rPrChange w:id="12036" w:author="Stefanie Lane" w:date="2022-06-23T15:12:00Z">
                  <w:rPr>
                    <w:ins w:id="12037" w:author="Stefanie Lane" w:date="2022-06-23T15:12:00Z"/>
                  </w:rPr>
                </w:rPrChange>
              </w:rPr>
              <w:pPrChange w:id="12038" w:author="Stefanie Lane" w:date="2022-06-23T15:12:00Z">
                <w:pPr>
                  <w:jc w:val="center"/>
                </w:pPr>
              </w:pPrChange>
            </w:pPr>
            <w:ins w:id="12039" w:author="Stefanie Lane" w:date="2022-06-23T15:12:00Z">
              <w:r w:rsidRPr="00EB4CE1">
                <w:rPr>
                  <w:rFonts w:ascii="Calibri" w:eastAsia="Times New Roman" w:hAnsi="Calibri" w:cs="Calibri"/>
                  <w:color w:val="000000"/>
                  <w:rPrChange w:id="12040" w:author="Stefanie Lane" w:date="2022-06-23T15:12:00Z">
                    <w:rPr/>
                  </w:rPrChange>
                </w:rPr>
                <w:t>-54.5</w:t>
              </w:r>
            </w:ins>
          </w:p>
        </w:tc>
      </w:tr>
      <w:tr w:rsidR="00EB4CE1" w:rsidRPr="00EB4CE1" w14:paraId="5447AB2E" w14:textId="77777777" w:rsidTr="006F10B7">
        <w:trPr>
          <w:trHeight w:val="290"/>
          <w:ins w:id="12041" w:author="Stefanie Lane" w:date="2022-06-23T15:12:00Z"/>
          <w:trPrChange w:id="1204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04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836543D" w14:textId="77777777" w:rsidR="00EB4CE1" w:rsidRPr="00EB4CE1" w:rsidRDefault="00EB4CE1" w:rsidP="00EB4CE1">
            <w:pPr>
              <w:spacing w:after="0" w:line="240" w:lineRule="auto"/>
              <w:rPr>
                <w:ins w:id="12044" w:author="Stefanie Lane" w:date="2022-06-23T15:12:00Z"/>
                <w:rFonts w:ascii="Calibri" w:eastAsia="Times New Roman" w:hAnsi="Calibri" w:cs="Calibri"/>
                <w:color w:val="000000"/>
                <w:rPrChange w:id="12045" w:author="Stefanie Lane" w:date="2022-06-23T15:12:00Z">
                  <w:rPr>
                    <w:ins w:id="12046" w:author="Stefanie Lane" w:date="2022-06-23T15:12:00Z"/>
                  </w:rPr>
                </w:rPrChange>
              </w:rPr>
              <w:pPrChange w:id="1204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04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4A9854" w14:textId="77777777" w:rsidR="00EB4CE1" w:rsidRPr="00EB4CE1" w:rsidRDefault="00EB4CE1" w:rsidP="00EB4CE1">
            <w:pPr>
              <w:spacing w:after="0" w:line="240" w:lineRule="auto"/>
              <w:rPr>
                <w:ins w:id="12049" w:author="Stefanie Lane" w:date="2022-06-23T15:12:00Z"/>
                <w:rFonts w:ascii="Calibri" w:eastAsia="Times New Roman" w:hAnsi="Calibri" w:cs="Calibri"/>
                <w:color w:val="000000"/>
                <w:rPrChange w:id="12050" w:author="Stefanie Lane" w:date="2022-06-23T15:12:00Z">
                  <w:rPr>
                    <w:ins w:id="12051" w:author="Stefanie Lane" w:date="2022-06-23T15:12:00Z"/>
                  </w:rPr>
                </w:rPrChange>
              </w:rPr>
              <w:pPrChange w:id="12052" w:author="Stefanie Lane" w:date="2022-06-23T15:12:00Z">
                <w:pPr/>
              </w:pPrChange>
            </w:pPr>
          </w:p>
        </w:tc>
        <w:tc>
          <w:tcPr>
            <w:tcW w:w="3320" w:type="dxa"/>
            <w:tcBorders>
              <w:top w:val="nil"/>
              <w:left w:val="nil"/>
              <w:bottom w:val="nil"/>
              <w:right w:val="nil"/>
            </w:tcBorders>
            <w:shd w:val="clear" w:color="auto" w:fill="auto"/>
            <w:noWrap/>
            <w:vAlign w:val="bottom"/>
            <w:hideMark/>
            <w:tcPrChange w:id="12053" w:author="Stefanie Lane" w:date="2022-06-23T15:14:00Z">
              <w:tcPr>
                <w:tcW w:w="3320" w:type="dxa"/>
                <w:tcBorders>
                  <w:top w:val="nil"/>
                  <w:left w:val="nil"/>
                  <w:bottom w:val="nil"/>
                  <w:right w:val="nil"/>
                </w:tcBorders>
                <w:shd w:val="clear" w:color="auto" w:fill="auto"/>
                <w:noWrap/>
                <w:vAlign w:val="bottom"/>
                <w:hideMark/>
              </w:tcPr>
            </w:tcPrChange>
          </w:tcPr>
          <w:p w14:paraId="63C2A535" w14:textId="77777777" w:rsidR="00EB4CE1" w:rsidRPr="00EB4CE1" w:rsidRDefault="00EB4CE1" w:rsidP="00EB4CE1">
            <w:pPr>
              <w:spacing w:after="0" w:line="240" w:lineRule="auto"/>
              <w:rPr>
                <w:ins w:id="12054" w:author="Stefanie Lane" w:date="2022-06-23T15:12:00Z"/>
                <w:rFonts w:ascii="Calibri" w:eastAsia="Times New Roman" w:hAnsi="Calibri" w:cs="Calibri"/>
                <w:i/>
                <w:iCs/>
                <w:color w:val="000000"/>
                <w:rPrChange w:id="12055" w:author="Stefanie Lane" w:date="2022-06-23T15:12:00Z">
                  <w:rPr>
                    <w:ins w:id="12056" w:author="Stefanie Lane" w:date="2022-06-23T15:12:00Z"/>
                  </w:rPr>
                </w:rPrChange>
              </w:rPr>
              <w:pPrChange w:id="12057" w:author="Stefanie Lane" w:date="2022-06-23T15:12:00Z">
                <w:pPr/>
              </w:pPrChange>
            </w:pPr>
            <w:ins w:id="12058" w:author="Stefanie Lane" w:date="2022-06-23T15:12:00Z">
              <w:r w:rsidRPr="00EB4CE1">
                <w:rPr>
                  <w:rFonts w:ascii="Calibri" w:eastAsia="Times New Roman" w:hAnsi="Calibri" w:cs="Calibri"/>
                  <w:i/>
                  <w:iCs/>
                  <w:color w:val="000000"/>
                  <w:rPrChange w:id="12059" w:author="Stefanie Lane" w:date="2022-06-23T15:12:00Z">
                    <w:rPr/>
                  </w:rPrChange>
                </w:rPr>
                <w:t>Eleocharis palustris</w:t>
              </w:r>
            </w:ins>
          </w:p>
        </w:tc>
        <w:tc>
          <w:tcPr>
            <w:tcW w:w="869" w:type="dxa"/>
            <w:tcBorders>
              <w:top w:val="nil"/>
              <w:left w:val="nil"/>
              <w:bottom w:val="nil"/>
              <w:right w:val="nil"/>
            </w:tcBorders>
            <w:shd w:val="clear" w:color="auto" w:fill="auto"/>
            <w:noWrap/>
            <w:vAlign w:val="bottom"/>
            <w:hideMark/>
            <w:tcPrChange w:id="12060" w:author="Stefanie Lane" w:date="2022-06-23T15:14:00Z">
              <w:tcPr>
                <w:tcW w:w="960" w:type="dxa"/>
                <w:tcBorders>
                  <w:top w:val="nil"/>
                  <w:left w:val="nil"/>
                  <w:bottom w:val="nil"/>
                  <w:right w:val="nil"/>
                </w:tcBorders>
                <w:shd w:val="clear" w:color="auto" w:fill="auto"/>
                <w:noWrap/>
                <w:vAlign w:val="bottom"/>
                <w:hideMark/>
              </w:tcPr>
            </w:tcPrChange>
          </w:tcPr>
          <w:p w14:paraId="3D48C22A" w14:textId="77777777" w:rsidR="00EB4CE1" w:rsidRPr="00EB4CE1" w:rsidRDefault="00EB4CE1" w:rsidP="00EB4CE1">
            <w:pPr>
              <w:spacing w:after="0" w:line="240" w:lineRule="auto"/>
              <w:jc w:val="center"/>
              <w:rPr>
                <w:ins w:id="12061" w:author="Stefanie Lane" w:date="2022-06-23T15:12:00Z"/>
                <w:rFonts w:ascii="Calibri" w:eastAsia="Times New Roman" w:hAnsi="Calibri" w:cs="Calibri"/>
                <w:color w:val="000000"/>
                <w:rPrChange w:id="12062" w:author="Stefanie Lane" w:date="2022-06-23T15:12:00Z">
                  <w:rPr>
                    <w:ins w:id="12063" w:author="Stefanie Lane" w:date="2022-06-23T15:12:00Z"/>
                  </w:rPr>
                </w:rPrChange>
              </w:rPr>
              <w:pPrChange w:id="12064" w:author="Stefanie Lane" w:date="2022-06-23T15:12:00Z">
                <w:pPr>
                  <w:jc w:val="center"/>
                </w:pPr>
              </w:pPrChange>
            </w:pPr>
            <w:ins w:id="12065" w:author="Stefanie Lane" w:date="2022-06-23T15:12:00Z">
              <w:r w:rsidRPr="00EB4CE1">
                <w:rPr>
                  <w:rFonts w:ascii="Calibri" w:eastAsia="Times New Roman" w:hAnsi="Calibri" w:cs="Calibri"/>
                  <w:color w:val="000000"/>
                  <w:rPrChange w:id="12066" w:author="Stefanie Lane" w:date="2022-06-23T15:12:00Z">
                    <w:rPr/>
                  </w:rPrChange>
                </w:rPr>
                <w:t>0.79</w:t>
              </w:r>
            </w:ins>
          </w:p>
        </w:tc>
        <w:tc>
          <w:tcPr>
            <w:tcW w:w="990" w:type="dxa"/>
            <w:tcBorders>
              <w:top w:val="nil"/>
              <w:left w:val="nil"/>
              <w:bottom w:val="nil"/>
              <w:right w:val="nil"/>
            </w:tcBorders>
            <w:shd w:val="clear" w:color="auto" w:fill="auto"/>
            <w:noWrap/>
            <w:vAlign w:val="bottom"/>
            <w:hideMark/>
            <w:tcPrChange w:id="12067" w:author="Stefanie Lane" w:date="2022-06-23T15:14:00Z">
              <w:tcPr>
                <w:tcW w:w="960" w:type="dxa"/>
                <w:tcBorders>
                  <w:top w:val="nil"/>
                  <w:left w:val="nil"/>
                  <w:bottom w:val="nil"/>
                  <w:right w:val="nil"/>
                </w:tcBorders>
                <w:shd w:val="clear" w:color="auto" w:fill="auto"/>
                <w:noWrap/>
                <w:vAlign w:val="bottom"/>
                <w:hideMark/>
              </w:tcPr>
            </w:tcPrChange>
          </w:tcPr>
          <w:p w14:paraId="2B4D8BEB" w14:textId="77777777" w:rsidR="00EB4CE1" w:rsidRPr="00EB4CE1" w:rsidRDefault="00EB4CE1" w:rsidP="00EB4CE1">
            <w:pPr>
              <w:spacing w:after="0" w:line="240" w:lineRule="auto"/>
              <w:jc w:val="center"/>
              <w:rPr>
                <w:ins w:id="12068" w:author="Stefanie Lane" w:date="2022-06-23T15:12:00Z"/>
                <w:rFonts w:ascii="Calibri" w:eastAsia="Times New Roman" w:hAnsi="Calibri" w:cs="Calibri"/>
                <w:color w:val="000000"/>
                <w:rPrChange w:id="12069" w:author="Stefanie Lane" w:date="2022-06-23T15:12:00Z">
                  <w:rPr>
                    <w:ins w:id="12070" w:author="Stefanie Lane" w:date="2022-06-23T15:12:00Z"/>
                  </w:rPr>
                </w:rPrChange>
              </w:rPr>
              <w:pPrChange w:id="12071" w:author="Stefanie Lane" w:date="2022-06-23T15:12:00Z">
                <w:pPr>
                  <w:jc w:val="center"/>
                </w:pPr>
              </w:pPrChange>
            </w:pPr>
            <w:ins w:id="12072" w:author="Stefanie Lane" w:date="2022-06-23T15:12:00Z">
              <w:r w:rsidRPr="00EB4CE1">
                <w:rPr>
                  <w:rFonts w:ascii="Calibri" w:eastAsia="Times New Roman" w:hAnsi="Calibri" w:cs="Calibri"/>
                  <w:color w:val="000000"/>
                  <w:rPrChange w:id="12073" w:author="Stefanie Lane" w:date="2022-06-23T15:12:00Z">
                    <w:rPr/>
                  </w:rPrChange>
                </w:rPr>
                <w:t>0.35</w:t>
              </w:r>
            </w:ins>
          </w:p>
        </w:tc>
        <w:tc>
          <w:tcPr>
            <w:tcW w:w="810" w:type="dxa"/>
            <w:tcBorders>
              <w:top w:val="nil"/>
              <w:left w:val="nil"/>
              <w:bottom w:val="nil"/>
              <w:right w:val="nil"/>
            </w:tcBorders>
            <w:shd w:val="clear" w:color="auto" w:fill="auto"/>
            <w:noWrap/>
            <w:vAlign w:val="bottom"/>
            <w:hideMark/>
            <w:tcPrChange w:id="12074" w:author="Stefanie Lane" w:date="2022-06-23T15:14:00Z">
              <w:tcPr>
                <w:tcW w:w="960" w:type="dxa"/>
                <w:tcBorders>
                  <w:top w:val="nil"/>
                  <w:left w:val="nil"/>
                  <w:bottom w:val="nil"/>
                  <w:right w:val="nil"/>
                </w:tcBorders>
                <w:shd w:val="clear" w:color="auto" w:fill="auto"/>
                <w:noWrap/>
                <w:vAlign w:val="bottom"/>
                <w:hideMark/>
              </w:tcPr>
            </w:tcPrChange>
          </w:tcPr>
          <w:p w14:paraId="58FD74DC" w14:textId="77777777" w:rsidR="00EB4CE1" w:rsidRPr="00EB4CE1" w:rsidRDefault="00EB4CE1" w:rsidP="00EB4CE1">
            <w:pPr>
              <w:spacing w:after="0" w:line="240" w:lineRule="auto"/>
              <w:jc w:val="center"/>
              <w:rPr>
                <w:ins w:id="12075" w:author="Stefanie Lane" w:date="2022-06-23T15:12:00Z"/>
                <w:rFonts w:ascii="Calibri" w:eastAsia="Times New Roman" w:hAnsi="Calibri" w:cs="Calibri"/>
                <w:color w:val="000000"/>
                <w:rPrChange w:id="12076" w:author="Stefanie Lane" w:date="2022-06-23T15:12:00Z">
                  <w:rPr>
                    <w:ins w:id="12077" w:author="Stefanie Lane" w:date="2022-06-23T15:12:00Z"/>
                  </w:rPr>
                </w:rPrChange>
              </w:rPr>
              <w:pPrChange w:id="12078" w:author="Stefanie Lane" w:date="2022-06-23T15:12:00Z">
                <w:pPr>
                  <w:jc w:val="center"/>
                </w:pPr>
              </w:pPrChange>
            </w:pPr>
            <w:ins w:id="12079" w:author="Stefanie Lane" w:date="2022-06-23T15:12:00Z">
              <w:r w:rsidRPr="00EB4CE1">
                <w:rPr>
                  <w:rFonts w:ascii="Calibri" w:eastAsia="Times New Roman" w:hAnsi="Calibri" w:cs="Calibri"/>
                  <w:color w:val="000000"/>
                  <w:rPrChange w:id="12080" w:author="Stefanie Lane" w:date="2022-06-23T15:12:00Z">
                    <w:rPr/>
                  </w:rPrChange>
                </w:rPr>
                <w:t>0.39</w:t>
              </w:r>
            </w:ins>
          </w:p>
        </w:tc>
        <w:tc>
          <w:tcPr>
            <w:tcW w:w="1710" w:type="dxa"/>
            <w:tcBorders>
              <w:top w:val="nil"/>
              <w:left w:val="nil"/>
              <w:bottom w:val="nil"/>
              <w:right w:val="single" w:sz="8" w:space="0" w:color="auto"/>
            </w:tcBorders>
            <w:shd w:val="clear" w:color="auto" w:fill="auto"/>
            <w:noWrap/>
            <w:vAlign w:val="bottom"/>
            <w:hideMark/>
            <w:tcPrChange w:id="1208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E79087F" w14:textId="77777777" w:rsidR="00EB4CE1" w:rsidRPr="00EB4CE1" w:rsidRDefault="00EB4CE1" w:rsidP="00EB4CE1">
            <w:pPr>
              <w:spacing w:after="0" w:line="240" w:lineRule="auto"/>
              <w:jc w:val="center"/>
              <w:rPr>
                <w:ins w:id="12082" w:author="Stefanie Lane" w:date="2022-06-23T15:12:00Z"/>
                <w:rFonts w:ascii="Calibri" w:eastAsia="Times New Roman" w:hAnsi="Calibri" w:cs="Calibri"/>
                <w:color w:val="000000"/>
                <w:rPrChange w:id="12083" w:author="Stefanie Lane" w:date="2022-06-23T15:12:00Z">
                  <w:rPr>
                    <w:ins w:id="12084" w:author="Stefanie Lane" w:date="2022-06-23T15:12:00Z"/>
                  </w:rPr>
                </w:rPrChange>
              </w:rPr>
              <w:pPrChange w:id="12085" w:author="Stefanie Lane" w:date="2022-06-23T15:12:00Z">
                <w:pPr>
                  <w:jc w:val="center"/>
                </w:pPr>
              </w:pPrChange>
            </w:pPr>
            <w:ins w:id="12086" w:author="Stefanie Lane" w:date="2022-06-23T15:12:00Z">
              <w:r w:rsidRPr="00EB4CE1">
                <w:rPr>
                  <w:rFonts w:ascii="Calibri" w:eastAsia="Times New Roman" w:hAnsi="Calibri" w:cs="Calibri"/>
                  <w:color w:val="000000"/>
                  <w:rPrChange w:id="12087" w:author="Stefanie Lane" w:date="2022-06-23T15:12:00Z">
                    <w:rPr/>
                  </w:rPrChange>
                </w:rPr>
                <w:t>-50.5</w:t>
              </w:r>
            </w:ins>
          </w:p>
        </w:tc>
      </w:tr>
      <w:tr w:rsidR="00EB4CE1" w:rsidRPr="00EB4CE1" w14:paraId="6260CBBE" w14:textId="77777777" w:rsidTr="006F10B7">
        <w:trPr>
          <w:trHeight w:val="290"/>
          <w:ins w:id="12088" w:author="Stefanie Lane" w:date="2022-06-23T15:12:00Z"/>
          <w:trPrChange w:id="1208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09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5C7EE2A5" w14:textId="77777777" w:rsidR="00EB4CE1" w:rsidRPr="00EB4CE1" w:rsidRDefault="00EB4CE1" w:rsidP="00EB4CE1">
            <w:pPr>
              <w:spacing w:after="0" w:line="240" w:lineRule="auto"/>
              <w:rPr>
                <w:ins w:id="12091" w:author="Stefanie Lane" w:date="2022-06-23T15:12:00Z"/>
                <w:rFonts w:ascii="Calibri" w:eastAsia="Times New Roman" w:hAnsi="Calibri" w:cs="Calibri"/>
                <w:color w:val="000000"/>
                <w:rPrChange w:id="12092" w:author="Stefanie Lane" w:date="2022-06-23T15:12:00Z">
                  <w:rPr>
                    <w:ins w:id="12093" w:author="Stefanie Lane" w:date="2022-06-23T15:12:00Z"/>
                  </w:rPr>
                </w:rPrChange>
              </w:rPr>
              <w:pPrChange w:id="1209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09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AC9B31B" w14:textId="77777777" w:rsidR="00EB4CE1" w:rsidRPr="00EB4CE1" w:rsidRDefault="00EB4CE1" w:rsidP="00EB4CE1">
            <w:pPr>
              <w:spacing w:after="0" w:line="240" w:lineRule="auto"/>
              <w:rPr>
                <w:ins w:id="12096" w:author="Stefanie Lane" w:date="2022-06-23T15:12:00Z"/>
                <w:rFonts w:ascii="Calibri" w:eastAsia="Times New Roman" w:hAnsi="Calibri" w:cs="Calibri"/>
                <w:color w:val="000000"/>
                <w:rPrChange w:id="12097" w:author="Stefanie Lane" w:date="2022-06-23T15:12:00Z">
                  <w:rPr>
                    <w:ins w:id="12098" w:author="Stefanie Lane" w:date="2022-06-23T15:12:00Z"/>
                  </w:rPr>
                </w:rPrChange>
              </w:rPr>
              <w:pPrChange w:id="1209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10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6E8BA25" w14:textId="77777777" w:rsidR="00EB4CE1" w:rsidRPr="00EB4CE1" w:rsidRDefault="00EB4CE1" w:rsidP="00EB4CE1">
            <w:pPr>
              <w:spacing w:after="0" w:line="240" w:lineRule="auto"/>
              <w:rPr>
                <w:ins w:id="12101" w:author="Stefanie Lane" w:date="2022-06-23T15:12:00Z"/>
                <w:rFonts w:ascii="Calibri" w:eastAsia="Times New Roman" w:hAnsi="Calibri" w:cs="Calibri"/>
                <w:i/>
                <w:iCs/>
                <w:color w:val="000000"/>
                <w:rPrChange w:id="12102" w:author="Stefanie Lane" w:date="2022-06-23T15:12:00Z">
                  <w:rPr>
                    <w:ins w:id="12103" w:author="Stefanie Lane" w:date="2022-06-23T15:12:00Z"/>
                  </w:rPr>
                </w:rPrChange>
              </w:rPr>
              <w:pPrChange w:id="12104" w:author="Stefanie Lane" w:date="2022-06-23T15:12:00Z">
                <w:pPr/>
              </w:pPrChange>
            </w:pPr>
            <w:ins w:id="12105" w:author="Stefanie Lane" w:date="2022-06-23T15:12:00Z">
              <w:r w:rsidRPr="00EB4CE1">
                <w:rPr>
                  <w:rFonts w:ascii="Calibri" w:eastAsia="Times New Roman" w:hAnsi="Calibri" w:cs="Calibri"/>
                  <w:i/>
                  <w:iCs/>
                  <w:color w:val="000000"/>
                  <w:rPrChange w:id="12106" w:author="Stefanie Lane" w:date="2022-06-23T15:12:00Z">
                    <w:rPr/>
                  </w:rPrChange>
                </w:rPr>
                <w:t>Menyanthes trifoliata</w:t>
              </w:r>
            </w:ins>
          </w:p>
        </w:tc>
        <w:tc>
          <w:tcPr>
            <w:tcW w:w="869" w:type="dxa"/>
            <w:tcBorders>
              <w:top w:val="single" w:sz="4" w:space="0" w:color="auto"/>
              <w:left w:val="nil"/>
              <w:bottom w:val="single" w:sz="4" w:space="0" w:color="auto"/>
              <w:right w:val="nil"/>
            </w:tcBorders>
            <w:shd w:val="clear" w:color="auto" w:fill="auto"/>
            <w:noWrap/>
            <w:vAlign w:val="bottom"/>
            <w:hideMark/>
            <w:tcPrChange w:id="121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93A0524" w14:textId="77777777" w:rsidR="00EB4CE1" w:rsidRPr="00EB4CE1" w:rsidRDefault="00EB4CE1" w:rsidP="00EB4CE1">
            <w:pPr>
              <w:spacing w:after="0" w:line="240" w:lineRule="auto"/>
              <w:jc w:val="center"/>
              <w:rPr>
                <w:ins w:id="12108" w:author="Stefanie Lane" w:date="2022-06-23T15:12:00Z"/>
                <w:rFonts w:ascii="Calibri" w:eastAsia="Times New Roman" w:hAnsi="Calibri" w:cs="Calibri"/>
                <w:color w:val="000000"/>
                <w:rPrChange w:id="12109" w:author="Stefanie Lane" w:date="2022-06-23T15:12:00Z">
                  <w:rPr>
                    <w:ins w:id="12110" w:author="Stefanie Lane" w:date="2022-06-23T15:12:00Z"/>
                  </w:rPr>
                </w:rPrChange>
              </w:rPr>
              <w:pPrChange w:id="12111" w:author="Stefanie Lane" w:date="2022-06-23T15:12:00Z">
                <w:pPr>
                  <w:jc w:val="center"/>
                </w:pPr>
              </w:pPrChange>
            </w:pPr>
            <w:ins w:id="12112" w:author="Stefanie Lane" w:date="2022-06-23T15:12:00Z">
              <w:r w:rsidRPr="00EB4CE1">
                <w:rPr>
                  <w:rFonts w:ascii="Calibri" w:eastAsia="Times New Roman" w:hAnsi="Calibri" w:cs="Calibri"/>
                  <w:color w:val="000000"/>
                  <w:rPrChange w:id="12113" w:author="Stefanie Lane" w:date="2022-06-23T15:12:00Z">
                    <w:rPr/>
                  </w:rPrChange>
                </w:rPr>
                <w:t>0.32</w:t>
              </w:r>
            </w:ins>
          </w:p>
        </w:tc>
        <w:tc>
          <w:tcPr>
            <w:tcW w:w="990" w:type="dxa"/>
            <w:tcBorders>
              <w:top w:val="single" w:sz="4" w:space="0" w:color="auto"/>
              <w:left w:val="nil"/>
              <w:bottom w:val="single" w:sz="4" w:space="0" w:color="auto"/>
              <w:right w:val="nil"/>
            </w:tcBorders>
            <w:shd w:val="clear" w:color="auto" w:fill="auto"/>
            <w:noWrap/>
            <w:vAlign w:val="bottom"/>
            <w:hideMark/>
            <w:tcPrChange w:id="1211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1E41EE8" w14:textId="77777777" w:rsidR="00EB4CE1" w:rsidRPr="00EB4CE1" w:rsidRDefault="00EB4CE1" w:rsidP="00EB4CE1">
            <w:pPr>
              <w:spacing w:after="0" w:line="240" w:lineRule="auto"/>
              <w:jc w:val="center"/>
              <w:rPr>
                <w:ins w:id="12115" w:author="Stefanie Lane" w:date="2022-06-23T15:12:00Z"/>
                <w:rFonts w:ascii="Calibri" w:eastAsia="Times New Roman" w:hAnsi="Calibri" w:cs="Calibri"/>
                <w:color w:val="000000"/>
                <w:rPrChange w:id="12116" w:author="Stefanie Lane" w:date="2022-06-23T15:12:00Z">
                  <w:rPr>
                    <w:ins w:id="12117" w:author="Stefanie Lane" w:date="2022-06-23T15:12:00Z"/>
                  </w:rPr>
                </w:rPrChange>
              </w:rPr>
              <w:pPrChange w:id="12118" w:author="Stefanie Lane" w:date="2022-06-23T15:12:00Z">
                <w:pPr>
                  <w:jc w:val="center"/>
                </w:pPr>
              </w:pPrChange>
            </w:pPr>
            <w:ins w:id="12119" w:author="Stefanie Lane" w:date="2022-06-23T15:12:00Z">
              <w:r w:rsidRPr="00EB4CE1">
                <w:rPr>
                  <w:rFonts w:ascii="Calibri" w:eastAsia="Times New Roman" w:hAnsi="Calibri" w:cs="Calibri"/>
                  <w:color w:val="000000"/>
                  <w:rPrChange w:id="12120" w:author="Stefanie Lane" w:date="2022-06-23T15:12:00Z">
                    <w:rPr/>
                  </w:rPrChange>
                </w:rPr>
                <w:t>0.68</w:t>
              </w:r>
            </w:ins>
          </w:p>
        </w:tc>
        <w:tc>
          <w:tcPr>
            <w:tcW w:w="810" w:type="dxa"/>
            <w:tcBorders>
              <w:top w:val="single" w:sz="4" w:space="0" w:color="auto"/>
              <w:left w:val="nil"/>
              <w:bottom w:val="single" w:sz="4" w:space="0" w:color="auto"/>
              <w:right w:val="nil"/>
            </w:tcBorders>
            <w:shd w:val="clear" w:color="auto" w:fill="auto"/>
            <w:noWrap/>
            <w:vAlign w:val="bottom"/>
            <w:hideMark/>
            <w:tcPrChange w:id="1212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4782622D" w14:textId="77777777" w:rsidR="00EB4CE1" w:rsidRPr="00EB4CE1" w:rsidRDefault="00EB4CE1" w:rsidP="00EB4CE1">
            <w:pPr>
              <w:spacing w:after="0" w:line="240" w:lineRule="auto"/>
              <w:jc w:val="center"/>
              <w:rPr>
                <w:ins w:id="12122" w:author="Stefanie Lane" w:date="2022-06-23T15:12:00Z"/>
                <w:rFonts w:ascii="Calibri" w:eastAsia="Times New Roman" w:hAnsi="Calibri" w:cs="Calibri"/>
                <w:color w:val="000000"/>
                <w:rPrChange w:id="12123" w:author="Stefanie Lane" w:date="2022-06-23T15:12:00Z">
                  <w:rPr>
                    <w:ins w:id="12124" w:author="Stefanie Lane" w:date="2022-06-23T15:12:00Z"/>
                  </w:rPr>
                </w:rPrChange>
              </w:rPr>
              <w:pPrChange w:id="12125" w:author="Stefanie Lane" w:date="2022-06-23T15:12:00Z">
                <w:pPr>
                  <w:jc w:val="center"/>
                </w:pPr>
              </w:pPrChange>
            </w:pPr>
            <w:ins w:id="12126" w:author="Stefanie Lane" w:date="2022-06-23T15:12:00Z">
              <w:r w:rsidRPr="00EB4CE1">
                <w:rPr>
                  <w:rFonts w:ascii="Calibri" w:eastAsia="Times New Roman" w:hAnsi="Calibri" w:cs="Calibri"/>
                  <w:color w:val="000000"/>
                  <w:rPrChange w:id="12127" w:author="Stefanie Lane" w:date="2022-06-23T15:12:00Z">
                    <w:rPr/>
                  </w:rPrChange>
                </w:rPr>
                <w:t>0.18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12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FFD4584" w14:textId="77777777" w:rsidR="00EB4CE1" w:rsidRPr="00EB4CE1" w:rsidRDefault="00EB4CE1" w:rsidP="00EB4CE1">
            <w:pPr>
              <w:spacing w:after="0" w:line="240" w:lineRule="auto"/>
              <w:jc w:val="center"/>
              <w:rPr>
                <w:ins w:id="12129" w:author="Stefanie Lane" w:date="2022-06-23T15:12:00Z"/>
                <w:rFonts w:ascii="Calibri" w:eastAsia="Times New Roman" w:hAnsi="Calibri" w:cs="Calibri"/>
                <w:color w:val="000000"/>
                <w:rPrChange w:id="12130" w:author="Stefanie Lane" w:date="2022-06-23T15:12:00Z">
                  <w:rPr>
                    <w:ins w:id="12131" w:author="Stefanie Lane" w:date="2022-06-23T15:12:00Z"/>
                  </w:rPr>
                </w:rPrChange>
              </w:rPr>
              <w:pPrChange w:id="12132" w:author="Stefanie Lane" w:date="2022-06-23T15:12:00Z">
                <w:pPr>
                  <w:jc w:val="center"/>
                </w:pPr>
              </w:pPrChange>
            </w:pPr>
            <w:ins w:id="12133" w:author="Stefanie Lane" w:date="2022-06-23T15:12:00Z">
              <w:r w:rsidRPr="00EB4CE1">
                <w:rPr>
                  <w:rFonts w:ascii="Calibri" w:eastAsia="Times New Roman" w:hAnsi="Calibri" w:cs="Calibri"/>
                  <w:color w:val="000000"/>
                  <w:rPrChange w:id="12134" w:author="Stefanie Lane" w:date="2022-06-23T15:12:00Z">
                    <w:rPr/>
                  </w:rPrChange>
                </w:rPr>
                <w:t>-44.8</w:t>
              </w:r>
            </w:ins>
          </w:p>
        </w:tc>
      </w:tr>
      <w:tr w:rsidR="00EB4CE1" w:rsidRPr="00EB4CE1" w14:paraId="522068C5" w14:textId="77777777" w:rsidTr="006F10B7">
        <w:trPr>
          <w:trHeight w:val="290"/>
          <w:ins w:id="12135" w:author="Stefanie Lane" w:date="2022-06-23T15:12:00Z"/>
          <w:trPrChange w:id="1213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13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6751C5A" w14:textId="77777777" w:rsidR="00EB4CE1" w:rsidRPr="00EB4CE1" w:rsidRDefault="00EB4CE1" w:rsidP="00EB4CE1">
            <w:pPr>
              <w:spacing w:after="0" w:line="240" w:lineRule="auto"/>
              <w:rPr>
                <w:ins w:id="12138" w:author="Stefanie Lane" w:date="2022-06-23T15:12:00Z"/>
                <w:rFonts w:ascii="Calibri" w:eastAsia="Times New Roman" w:hAnsi="Calibri" w:cs="Calibri"/>
                <w:color w:val="000000"/>
                <w:rPrChange w:id="12139" w:author="Stefanie Lane" w:date="2022-06-23T15:12:00Z">
                  <w:rPr>
                    <w:ins w:id="12140" w:author="Stefanie Lane" w:date="2022-06-23T15:12:00Z"/>
                  </w:rPr>
                </w:rPrChange>
              </w:rPr>
              <w:pPrChange w:id="1214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4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5CD8ADA" w14:textId="77777777" w:rsidR="00EB4CE1" w:rsidRPr="00EB4CE1" w:rsidRDefault="00EB4CE1" w:rsidP="00EB4CE1">
            <w:pPr>
              <w:spacing w:after="0" w:line="240" w:lineRule="auto"/>
              <w:rPr>
                <w:ins w:id="12143" w:author="Stefanie Lane" w:date="2022-06-23T15:12:00Z"/>
                <w:rFonts w:ascii="Calibri" w:eastAsia="Times New Roman" w:hAnsi="Calibri" w:cs="Calibri"/>
                <w:color w:val="000000"/>
                <w:rPrChange w:id="12144" w:author="Stefanie Lane" w:date="2022-06-23T15:12:00Z">
                  <w:rPr>
                    <w:ins w:id="12145" w:author="Stefanie Lane" w:date="2022-06-23T15:12:00Z"/>
                  </w:rPr>
                </w:rPrChange>
              </w:rPr>
              <w:pPrChange w:id="12146" w:author="Stefanie Lane" w:date="2022-06-23T15:12:00Z">
                <w:pPr/>
              </w:pPrChange>
            </w:pPr>
          </w:p>
        </w:tc>
        <w:tc>
          <w:tcPr>
            <w:tcW w:w="3320" w:type="dxa"/>
            <w:tcBorders>
              <w:top w:val="nil"/>
              <w:left w:val="nil"/>
              <w:bottom w:val="nil"/>
              <w:right w:val="nil"/>
            </w:tcBorders>
            <w:shd w:val="clear" w:color="auto" w:fill="auto"/>
            <w:noWrap/>
            <w:vAlign w:val="bottom"/>
            <w:hideMark/>
            <w:tcPrChange w:id="12147" w:author="Stefanie Lane" w:date="2022-06-23T15:14:00Z">
              <w:tcPr>
                <w:tcW w:w="3320" w:type="dxa"/>
                <w:tcBorders>
                  <w:top w:val="nil"/>
                  <w:left w:val="nil"/>
                  <w:bottom w:val="nil"/>
                  <w:right w:val="nil"/>
                </w:tcBorders>
                <w:shd w:val="clear" w:color="auto" w:fill="auto"/>
                <w:noWrap/>
                <w:vAlign w:val="bottom"/>
                <w:hideMark/>
              </w:tcPr>
            </w:tcPrChange>
          </w:tcPr>
          <w:p w14:paraId="7954A515" w14:textId="77777777" w:rsidR="00EB4CE1" w:rsidRPr="00EB4CE1" w:rsidRDefault="00EB4CE1" w:rsidP="00EB4CE1">
            <w:pPr>
              <w:spacing w:after="0" w:line="240" w:lineRule="auto"/>
              <w:rPr>
                <w:ins w:id="12148" w:author="Stefanie Lane" w:date="2022-06-23T15:12:00Z"/>
                <w:rFonts w:ascii="Calibri" w:eastAsia="Times New Roman" w:hAnsi="Calibri" w:cs="Calibri"/>
                <w:i/>
                <w:iCs/>
                <w:color w:val="000000"/>
                <w:rPrChange w:id="12149" w:author="Stefanie Lane" w:date="2022-06-23T15:12:00Z">
                  <w:rPr>
                    <w:ins w:id="12150" w:author="Stefanie Lane" w:date="2022-06-23T15:12:00Z"/>
                  </w:rPr>
                </w:rPrChange>
              </w:rPr>
              <w:pPrChange w:id="12151" w:author="Stefanie Lane" w:date="2022-06-23T15:12:00Z">
                <w:pPr/>
              </w:pPrChange>
            </w:pPr>
            <w:ins w:id="12152" w:author="Stefanie Lane" w:date="2022-06-23T15:12:00Z">
              <w:r w:rsidRPr="00EB4CE1">
                <w:rPr>
                  <w:rFonts w:ascii="Calibri" w:eastAsia="Times New Roman" w:hAnsi="Calibri" w:cs="Calibri"/>
                  <w:i/>
                  <w:iCs/>
                  <w:color w:val="000000"/>
                  <w:rPrChange w:id="12153" w:author="Stefanie Lane" w:date="2022-06-23T15:12:00Z">
                    <w:rPr/>
                  </w:rPrChange>
                </w:rPr>
                <w:t>Carex lyngbyei</w:t>
              </w:r>
            </w:ins>
          </w:p>
        </w:tc>
        <w:tc>
          <w:tcPr>
            <w:tcW w:w="869" w:type="dxa"/>
            <w:tcBorders>
              <w:top w:val="nil"/>
              <w:left w:val="nil"/>
              <w:bottom w:val="nil"/>
              <w:right w:val="nil"/>
            </w:tcBorders>
            <w:shd w:val="clear" w:color="auto" w:fill="auto"/>
            <w:noWrap/>
            <w:vAlign w:val="bottom"/>
            <w:hideMark/>
            <w:tcPrChange w:id="12154" w:author="Stefanie Lane" w:date="2022-06-23T15:14:00Z">
              <w:tcPr>
                <w:tcW w:w="960" w:type="dxa"/>
                <w:tcBorders>
                  <w:top w:val="nil"/>
                  <w:left w:val="nil"/>
                  <w:bottom w:val="nil"/>
                  <w:right w:val="nil"/>
                </w:tcBorders>
                <w:shd w:val="clear" w:color="auto" w:fill="auto"/>
                <w:noWrap/>
                <w:vAlign w:val="bottom"/>
                <w:hideMark/>
              </w:tcPr>
            </w:tcPrChange>
          </w:tcPr>
          <w:p w14:paraId="3F4E194E" w14:textId="77777777" w:rsidR="00EB4CE1" w:rsidRPr="00EB4CE1" w:rsidRDefault="00EB4CE1" w:rsidP="00EB4CE1">
            <w:pPr>
              <w:spacing w:after="0" w:line="240" w:lineRule="auto"/>
              <w:jc w:val="center"/>
              <w:rPr>
                <w:ins w:id="12155" w:author="Stefanie Lane" w:date="2022-06-23T15:12:00Z"/>
                <w:rFonts w:ascii="Calibri" w:eastAsia="Times New Roman" w:hAnsi="Calibri" w:cs="Calibri"/>
                <w:color w:val="000000"/>
                <w:rPrChange w:id="12156" w:author="Stefanie Lane" w:date="2022-06-23T15:12:00Z">
                  <w:rPr>
                    <w:ins w:id="12157" w:author="Stefanie Lane" w:date="2022-06-23T15:12:00Z"/>
                  </w:rPr>
                </w:rPrChange>
              </w:rPr>
              <w:pPrChange w:id="12158" w:author="Stefanie Lane" w:date="2022-06-23T15:12:00Z">
                <w:pPr>
                  <w:jc w:val="center"/>
                </w:pPr>
              </w:pPrChange>
            </w:pPr>
            <w:ins w:id="12159" w:author="Stefanie Lane" w:date="2022-06-23T15:12:00Z">
              <w:r w:rsidRPr="00EB4CE1">
                <w:rPr>
                  <w:rFonts w:ascii="Calibri" w:eastAsia="Times New Roman" w:hAnsi="Calibri" w:cs="Calibri"/>
                  <w:color w:val="000000"/>
                  <w:rPrChange w:id="12160" w:author="Stefanie Lane" w:date="2022-06-23T15:12:00Z">
                    <w:rPr/>
                  </w:rPrChange>
                </w:rPr>
                <w:t>2.97</w:t>
              </w:r>
            </w:ins>
          </w:p>
        </w:tc>
        <w:tc>
          <w:tcPr>
            <w:tcW w:w="990" w:type="dxa"/>
            <w:tcBorders>
              <w:top w:val="nil"/>
              <w:left w:val="nil"/>
              <w:bottom w:val="nil"/>
              <w:right w:val="nil"/>
            </w:tcBorders>
            <w:shd w:val="clear" w:color="auto" w:fill="auto"/>
            <w:noWrap/>
            <w:vAlign w:val="bottom"/>
            <w:hideMark/>
            <w:tcPrChange w:id="12161" w:author="Stefanie Lane" w:date="2022-06-23T15:14:00Z">
              <w:tcPr>
                <w:tcW w:w="960" w:type="dxa"/>
                <w:tcBorders>
                  <w:top w:val="nil"/>
                  <w:left w:val="nil"/>
                  <w:bottom w:val="nil"/>
                  <w:right w:val="nil"/>
                </w:tcBorders>
                <w:shd w:val="clear" w:color="auto" w:fill="auto"/>
                <w:noWrap/>
                <w:vAlign w:val="bottom"/>
                <w:hideMark/>
              </w:tcPr>
            </w:tcPrChange>
          </w:tcPr>
          <w:p w14:paraId="322D96C9" w14:textId="77777777" w:rsidR="00EB4CE1" w:rsidRPr="00EB4CE1" w:rsidRDefault="00EB4CE1" w:rsidP="00EB4CE1">
            <w:pPr>
              <w:spacing w:after="0" w:line="240" w:lineRule="auto"/>
              <w:jc w:val="center"/>
              <w:rPr>
                <w:ins w:id="12162" w:author="Stefanie Lane" w:date="2022-06-23T15:12:00Z"/>
                <w:rFonts w:ascii="Calibri" w:eastAsia="Times New Roman" w:hAnsi="Calibri" w:cs="Calibri"/>
                <w:color w:val="000000"/>
                <w:rPrChange w:id="12163" w:author="Stefanie Lane" w:date="2022-06-23T15:12:00Z">
                  <w:rPr>
                    <w:ins w:id="12164" w:author="Stefanie Lane" w:date="2022-06-23T15:12:00Z"/>
                  </w:rPr>
                </w:rPrChange>
              </w:rPr>
              <w:pPrChange w:id="12165" w:author="Stefanie Lane" w:date="2022-06-23T15:12:00Z">
                <w:pPr>
                  <w:jc w:val="center"/>
                </w:pPr>
              </w:pPrChange>
            </w:pPr>
            <w:ins w:id="12166" w:author="Stefanie Lane" w:date="2022-06-23T15:12:00Z">
              <w:r w:rsidRPr="00EB4CE1">
                <w:rPr>
                  <w:rFonts w:ascii="Calibri" w:eastAsia="Times New Roman" w:hAnsi="Calibri" w:cs="Calibri"/>
                  <w:color w:val="000000"/>
                  <w:rPrChange w:id="12167" w:author="Stefanie Lane" w:date="2022-06-23T15:12:00Z">
                    <w:rPr/>
                  </w:rPrChange>
                </w:rPr>
                <w:t>3.03</w:t>
              </w:r>
            </w:ins>
          </w:p>
        </w:tc>
        <w:tc>
          <w:tcPr>
            <w:tcW w:w="810" w:type="dxa"/>
            <w:tcBorders>
              <w:top w:val="nil"/>
              <w:left w:val="nil"/>
              <w:bottom w:val="nil"/>
              <w:right w:val="nil"/>
            </w:tcBorders>
            <w:shd w:val="clear" w:color="auto" w:fill="auto"/>
            <w:noWrap/>
            <w:vAlign w:val="bottom"/>
            <w:hideMark/>
            <w:tcPrChange w:id="12168" w:author="Stefanie Lane" w:date="2022-06-23T15:14:00Z">
              <w:tcPr>
                <w:tcW w:w="960" w:type="dxa"/>
                <w:tcBorders>
                  <w:top w:val="nil"/>
                  <w:left w:val="nil"/>
                  <w:bottom w:val="nil"/>
                  <w:right w:val="nil"/>
                </w:tcBorders>
                <w:shd w:val="clear" w:color="auto" w:fill="auto"/>
                <w:noWrap/>
                <w:vAlign w:val="bottom"/>
                <w:hideMark/>
              </w:tcPr>
            </w:tcPrChange>
          </w:tcPr>
          <w:p w14:paraId="19FE6182" w14:textId="77777777" w:rsidR="00EB4CE1" w:rsidRPr="00EB4CE1" w:rsidRDefault="00EB4CE1" w:rsidP="00EB4CE1">
            <w:pPr>
              <w:spacing w:after="0" w:line="240" w:lineRule="auto"/>
              <w:jc w:val="center"/>
              <w:rPr>
                <w:ins w:id="12169" w:author="Stefanie Lane" w:date="2022-06-23T15:12:00Z"/>
                <w:rFonts w:ascii="Calibri" w:eastAsia="Times New Roman" w:hAnsi="Calibri" w:cs="Calibri"/>
                <w:color w:val="000000"/>
                <w:rPrChange w:id="12170" w:author="Stefanie Lane" w:date="2022-06-23T15:12:00Z">
                  <w:rPr>
                    <w:ins w:id="12171" w:author="Stefanie Lane" w:date="2022-06-23T15:12:00Z"/>
                  </w:rPr>
                </w:rPrChange>
              </w:rPr>
              <w:pPrChange w:id="12172" w:author="Stefanie Lane" w:date="2022-06-23T15:12:00Z">
                <w:pPr>
                  <w:jc w:val="center"/>
                </w:pPr>
              </w:pPrChange>
            </w:pPr>
            <w:ins w:id="12173" w:author="Stefanie Lane" w:date="2022-06-23T15:12:00Z">
              <w:r w:rsidRPr="00EB4CE1">
                <w:rPr>
                  <w:rFonts w:ascii="Calibri" w:eastAsia="Times New Roman" w:hAnsi="Calibri" w:cs="Calibri"/>
                  <w:color w:val="000000"/>
                  <w:rPrChange w:id="12174" w:author="Stefanie Lane" w:date="2022-06-23T15:12:00Z">
                    <w:rPr/>
                  </w:rPrChange>
                </w:rPr>
                <w:t>1.93</w:t>
              </w:r>
            </w:ins>
          </w:p>
        </w:tc>
        <w:tc>
          <w:tcPr>
            <w:tcW w:w="1710" w:type="dxa"/>
            <w:tcBorders>
              <w:top w:val="nil"/>
              <w:left w:val="nil"/>
              <w:bottom w:val="nil"/>
              <w:right w:val="single" w:sz="8" w:space="0" w:color="auto"/>
            </w:tcBorders>
            <w:shd w:val="clear" w:color="auto" w:fill="auto"/>
            <w:noWrap/>
            <w:vAlign w:val="bottom"/>
            <w:hideMark/>
            <w:tcPrChange w:id="1217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EEF6C73" w14:textId="77777777" w:rsidR="00EB4CE1" w:rsidRPr="00EB4CE1" w:rsidRDefault="00EB4CE1" w:rsidP="00EB4CE1">
            <w:pPr>
              <w:spacing w:after="0" w:line="240" w:lineRule="auto"/>
              <w:jc w:val="center"/>
              <w:rPr>
                <w:ins w:id="12176" w:author="Stefanie Lane" w:date="2022-06-23T15:12:00Z"/>
                <w:rFonts w:ascii="Calibri" w:eastAsia="Times New Roman" w:hAnsi="Calibri" w:cs="Calibri"/>
                <w:color w:val="000000"/>
                <w:rPrChange w:id="12177" w:author="Stefanie Lane" w:date="2022-06-23T15:12:00Z">
                  <w:rPr>
                    <w:ins w:id="12178" w:author="Stefanie Lane" w:date="2022-06-23T15:12:00Z"/>
                  </w:rPr>
                </w:rPrChange>
              </w:rPr>
              <w:pPrChange w:id="12179" w:author="Stefanie Lane" w:date="2022-06-23T15:12:00Z">
                <w:pPr>
                  <w:jc w:val="center"/>
                </w:pPr>
              </w:pPrChange>
            </w:pPr>
            <w:ins w:id="12180" w:author="Stefanie Lane" w:date="2022-06-23T15:12:00Z">
              <w:r w:rsidRPr="00EB4CE1">
                <w:rPr>
                  <w:rFonts w:ascii="Calibri" w:eastAsia="Times New Roman" w:hAnsi="Calibri" w:cs="Calibri"/>
                  <w:color w:val="000000"/>
                  <w:rPrChange w:id="12181" w:author="Stefanie Lane" w:date="2022-06-23T15:12:00Z">
                    <w:rPr/>
                  </w:rPrChange>
                </w:rPr>
                <w:t>-35.1</w:t>
              </w:r>
            </w:ins>
          </w:p>
        </w:tc>
      </w:tr>
      <w:tr w:rsidR="00EB4CE1" w:rsidRPr="00EB4CE1" w14:paraId="45040482" w14:textId="77777777" w:rsidTr="006F10B7">
        <w:trPr>
          <w:trHeight w:val="290"/>
          <w:ins w:id="12182" w:author="Stefanie Lane" w:date="2022-06-23T15:12:00Z"/>
          <w:trPrChange w:id="1218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18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060241C" w14:textId="77777777" w:rsidR="00EB4CE1" w:rsidRPr="00EB4CE1" w:rsidRDefault="00EB4CE1" w:rsidP="00EB4CE1">
            <w:pPr>
              <w:spacing w:after="0" w:line="240" w:lineRule="auto"/>
              <w:rPr>
                <w:ins w:id="12185" w:author="Stefanie Lane" w:date="2022-06-23T15:12:00Z"/>
                <w:rFonts w:ascii="Calibri" w:eastAsia="Times New Roman" w:hAnsi="Calibri" w:cs="Calibri"/>
                <w:color w:val="000000"/>
                <w:rPrChange w:id="12186" w:author="Stefanie Lane" w:date="2022-06-23T15:12:00Z">
                  <w:rPr>
                    <w:ins w:id="12187" w:author="Stefanie Lane" w:date="2022-06-23T15:12:00Z"/>
                  </w:rPr>
                </w:rPrChange>
              </w:rPr>
              <w:pPrChange w:id="1218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18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43561825" w14:textId="77777777" w:rsidR="00EB4CE1" w:rsidRPr="00EB4CE1" w:rsidRDefault="00EB4CE1" w:rsidP="00EB4CE1">
            <w:pPr>
              <w:spacing w:after="0" w:line="240" w:lineRule="auto"/>
              <w:rPr>
                <w:ins w:id="12190" w:author="Stefanie Lane" w:date="2022-06-23T15:12:00Z"/>
                <w:rFonts w:ascii="Calibri" w:eastAsia="Times New Roman" w:hAnsi="Calibri" w:cs="Calibri"/>
                <w:color w:val="000000"/>
                <w:rPrChange w:id="12191" w:author="Stefanie Lane" w:date="2022-06-23T15:12:00Z">
                  <w:rPr>
                    <w:ins w:id="12192" w:author="Stefanie Lane" w:date="2022-06-23T15:12:00Z"/>
                  </w:rPr>
                </w:rPrChange>
              </w:rPr>
              <w:pPrChange w:id="1219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19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58E91257" w14:textId="77777777" w:rsidR="00EB4CE1" w:rsidRPr="00EB4CE1" w:rsidRDefault="00EB4CE1" w:rsidP="00EB4CE1">
            <w:pPr>
              <w:spacing w:after="0" w:line="240" w:lineRule="auto"/>
              <w:rPr>
                <w:ins w:id="12195" w:author="Stefanie Lane" w:date="2022-06-23T15:12:00Z"/>
                <w:rFonts w:ascii="Calibri" w:eastAsia="Times New Roman" w:hAnsi="Calibri" w:cs="Calibri"/>
                <w:i/>
                <w:iCs/>
                <w:color w:val="000000"/>
                <w:rPrChange w:id="12196" w:author="Stefanie Lane" w:date="2022-06-23T15:12:00Z">
                  <w:rPr>
                    <w:ins w:id="12197" w:author="Stefanie Lane" w:date="2022-06-23T15:12:00Z"/>
                  </w:rPr>
                </w:rPrChange>
              </w:rPr>
              <w:pPrChange w:id="12198" w:author="Stefanie Lane" w:date="2022-06-23T15:12:00Z">
                <w:pPr/>
              </w:pPrChange>
            </w:pPr>
            <w:ins w:id="12199" w:author="Stefanie Lane" w:date="2022-06-23T15:12:00Z">
              <w:r w:rsidRPr="00EB4CE1">
                <w:rPr>
                  <w:rFonts w:ascii="Calibri" w:eastAsia="Times New Roman" w:hAnsi="Calibri" w:cs="Calibri"/>
                  <w:i/>
                  <w:iCs/>
                  <w:color w:val="000000"/>
                  <w:rPrChange w:id="12200" w:author="Stefanie Lane" w:date="2022-06-23T15:12:00Z">
                    <w:rPr/>
                  </w:rPrChange>
                </w:rPr>
                <w:t>Typha latifolia</w:t>
              </w:r>
            </w:ins>
          </w:p>
        </w:tc>
        <w:tc>
          <w:tcPr>
            <w:tcW w:w="869" w:type="dxa"/>
            <w:tcBorders>
              <w:top w:val="single" w:sz="4" w:space="0" w:color="auto"/>
              <w:left w:val="nil"/>
              <w:bottom w:val="single" w:sz="4" w:space="0" w:color="auto"/>
              <w:right w:val="nil"/>
            </w:tcBorders>
            <w:shd w:val="clear" w:color="auto" w:fill="auto"/>
            <w:noWrap/>
            <w:vAlign w:val="bottom"/>
            <w:hideMark/>
            <w:tcPrChange w:id="1220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07177B7" w14:textId="77777777" w:rsidR="00EB4CE1" w:rsidRPr="00EB4CE1" w:rsidRDefault="00EB4CE1" w:rsidP="00EB4CE1">
            <w:pPr>
              <w:spacing w:after="0" w:line="240" w:lineRule="auto"/>
              <w:jc w:val="center"/>
              <w:rPr>
                <w:ins w:id="12202" w:author="Stefanie Lane" w:date="2022-06-23T15:12:00Z"/>
                <w:rFonts w:ascii="Calibri" w:eastAsia="Times New Roman" w:hAnsi="Calibri" w:cs="Calibri"/>
                <w:color w:val="000000"/>
                <w:rPrChange w:id="12203" w:author="Stefanie Lane" w:date="2022-06-23T15:12:00Z">
                  <w:rPr>
                    <w:ins w:id="12204" w:author="Stefanie Lane" w:date="2022-06-23T15:12:00Z"/>
                  </w:rPr>
                </w:rPrChange>
              </w:rPr>
              <w:pPrChange w:id="12205" w:author="Stefanie Lane" w:date="2022-06-23T15:12:00Z">
                <w:pPr>
                  <w:jc w:val="center"/>
                </w:pPr>
              </w:pPrChange>
            </w:pPr>
            <w:ins w:id="12206" w:author="Stefanie Lane" w:date="2022-06-23T15:12:00Z">
              <w:r w:rsidRPr="00EB4CE1">
                <w:rPr>
                  <w:rFonts w:ascii="Calibri" w:eastAsia="Times New Roman" w:hAnsi="Calibri" w:cs="Calibri"/>
                  <w:color w:val="000000"/>
                  <w:rPrChange w:id="12207" w:author="Stefanie Lane" w:date="2022-06-23T15:12:00Z">
                    <w:rPr/>
                  </w:rPrChange>
                </w:rPr>
                <w:t>0.59</w:t>
              </w:r>
            </w:ins>
          </w:p>
        </w:tc>
        <w:tc>
          <w:tcPr>
            <w:tcW w:w="990" w:type="dxa"/>
            <w:tcBorders>
              <w:top w:val="single" w:sz="4" w:space="0" w:color="auto"/>
              <w:left w:val="nil"/>
              <w:bottom w:val="single" w:sz="4" w:space="0" w:color="auto"/>
              <w:right w:val="nil"/>
            </w:tcBorders>
            <w:shd w:val="clear" w:color="auto" w:fill="auto"/>
            <w:noWrap/>
            <w:vAlign w:val="bottom"/>
            <w:hideMark/>
            <w:tcPrChange w:id="1220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C0A4E5F" w14:textId="77777777" w:rsidR="00EB4CE1" w:rsidRPr="00EB4CE1" w:rsidRDefault="00EB4CE1" w:rsidP="00EB4CE1">
            <w:pPr>
              <w:spacing w:after="0" w:line="240" w:lineRule="auto"/>
              <w:jc w:val="center"/>
              <w:rPr>
                <w:ins w:id="12209" w:author="Stefanie Lane" w:date="2022-06-23T15:12:00Z"/>
                <w:rFonts w:ascii="Calibri" w:eastAsia="Times New Roman" w:hAnsi="Calibri" w:cs="Calibri"/>
                <w:color w:val="000000"/>
                <w:rPrChange w:id="12210" w:author="Stefanie Lane" w:date="2022-06-23T15:12:00Z">
                  <w:rPr>
                    <w:ins w:id="12211" w:author="Stefanie Lane" w:date="2022-06-23T15:12:00Z"/>
                  </w:rPr>
                </w:rPrChange>
              </w:rPr>
              <w:pPrChange w:id="12212" w:author="Stefanie Lane" w:date="2022-06-23T15:12:00Z">
                <w:pPr>
                  <w:jc w:val="center"/>
                </w:pPr>
              </w:pPrChange>
            </w:pPr>
            <w:ins w:id="12213" w:author="Stefanie Lane" w:date="2022-06-23T15:12:00Z">
              <w:r w:rsidRPr="00EB4CE1">
                <w:rPr>
                  <w:rFonts w:ascii="Calibri" w:eastAsia="Times New Roman" w:hAnsi="Calibri" w:cs="Calibri"/>
                  <w:color w:val="000000"/>
                  <w:rPrChange w:id="12214" w:author="Stefanie Lane" w:date="2022-06-23T15:12:00Z">
                    <w:rPr/>
                  </w:rPrChange>
                </w:rPr>
                <w:t>0.35</w:t>
              </w:r>
            </w:ins>
          </w:p>
        </w:tc>
        <w:tc>
          <w:tcPr>
            <w:tcW w:w="810" w:type="dxa"/>
            <w:tcBorders>
              <w:top w:val="single" w:sz="4" w:space="0" w:color="auto"/>
              <w:left w:val="nil"/>
              <w:bottom w:val="single" w:sz="4" w:space="0" w:color="auto"/>
              <w:right w:val="nil"/>
            </w:tcBorders>
            <w:shd w:val="clear" w:color="auto" w:fill="auto"/>
            <w:noWrap/>
            <w:vAlign w:val="bottom"/>
            <w:hideMark/>
            <w:tcPrChange w:id="1221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26D5067" w14:textId="77777777" w:rsidR="00EB4CE1" w:rsidRPr="00EB4CE1" w:rsidRDefault="00EB4CE1" w:rsidP="00EB4CE1">
            <w:pPr>
              <w:spacing w:after="0" w:line="240" w:lineRule="auto"/>
              <w:jc w:val="center"/>
              <w:rPr>
                <w:ins w:id="12216" w:author="Stefanie Lane" w:date="2022-06-23T15:12:00Z"/>
                <w:rFonts w:ascii="Calibri" w:eastAsia="Times New Roman" w:hAnsi="Calibri" w:cs="Calibri"/>
                <w:color w:val="000000"/>
                <w:rPrChange w:id="12217" w:author="Stefanie Lane" w:date="2022-06-23T15:12:00Z">
                  <w:rPr>
                    <w:ins w:id="12218" w:author="Stefanie Lane" w:date="2022-06-23T15:12:00Z"/>
                  </w:rPr>
                </w:rPrChange>
              </w:rPr>
              <w:pPrChange w:id="12219" w:author="Stefanie Lane" w:date="2022-06-23T15:12:00Z">
                <w:pPr>
                  <w:jc w:val="center"/>
                </w:pPr>
              </w:pPrChange>
            </w:pPr>
            <w:ins w:id="12220" w:author="Stefanie Lane" w:date="2022-06-23T15:12:00Z">
              <w:r w:rsidRPr="00EB4CE1">
                <w:rPr>
                  <w:rFonts w:ascii="Calibri" w:eastAsia="Times New Roman" w:hAnsi="Calibri" w:cs="Calibri"/>
                  <w:color w:val="000000"/>
                  <w:rPrChange w:id="12221" w:author="Stefanie Lane" w:date="2022-06-23T15:12:00Z">
                    <w:rPr/>
                  </w:rPrChange>
                </w:rPr>
                <w:t>0.43</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22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6B2661B" w14:textId="77777777" w:rsidR="00EB4CE1" w:rsidRPr="00EB4CE1" w:rsidRDefault="00EB4CE1" w:rsidP="00EB4CE1">
            <w:pPr>
              <w:spacing w:after="0" w:line="240" w:lineRule="auto"/>
              <w:jc w:val="center"/>
              <w:rPr>
                <w:ins w:id="12223" w:author="Stefanie Lane" w:date="2022-06-23T15:12:00Z"/>
                <w:rFonts w:ascii="Calibri" w:eastAsia="Times New Roman" w:hAnsi="Calibri" w:cs="Calibri"/>
                <w:color w:val="000000"/>
                <w:rPrChange w:id="12224" w:author="Stefanie Lane" w:date="2022-06-23T15:12:00Z">
                  <w:rPr>
                    <w:ins w:id="12225" w:author="Stefanie Lane" w:date="2022-06-23T15:12:00Z"/>
                  </w:rPr>
                </w:rPrChange>
              </w:rPr>
              <w:pPrChange w:id="12226" w:author="Stefanie Lane" w:date="2022-06-23T15:12:00Z">
                <w:pPr>
                  <w:jc w:val="center"/>
                </w:pPr>
              </w:pPrChange>
            </w:pPr>
            <w:ins w:id="12227" w:author="Stefanie Lane" w:date="2022-06-23T15:12:00Z">
              <w:r w:rsidRPr="00EB4CE1">
                <w:rPr>
                  <w:rFonts w:ascii="Calibri" w:eastAsia="Times New Roman" w:hAnsi="Calibri" w:cs="Calibri"/>
                  <w:color w:val="000000"/>
                  <w:rPrChange w:id="12228" w:author="Stefanie Lane" w:date="2022-06-23T15:12:00Z">
                    <w:rPr/>
                  </w:rPrChange>
                </w:rPr>
                <w:t>-27.1</w:t>
              </w:r>
            </w:ins>
          </w:p>
        </w:tc>
      </w:tr>
      <w:tr w:rsidR="00EB4CE1" w:rsidRPr="00EB4CE1" w14:paraId="63770855" w14:textId="77777777" w:rsidTr="006F10B7">
        <w:trPr>
          <w:trHeight w:val="290"/>
          <w:ins w:id="12229" w:author="Stefanie Lane" w:date="2022-06-23T15:12:00Z"/>
          <w:trPrChange w:id="1223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23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62DBBE1" w14:textId="77777777" w:rsidR="00EB4CE1" w:rsidRPr="00EB4CE1" w:rsidRDefault="00EB4CE1" w:rsidP="00EB4CE1">
            <w:pPr>
              <w:spacing w:after="0" w:line="240" w:lineRule="auto"/>
              <w:rPr>
                <w:ins w:id="12232" w:author="Stefanie Lane" w:date="2022-06-23T15:12:00Z"/>
                <w:rFonts w:ascii="Calibri" w:eastAsia="Times New Roman" w:hAnsi="Calibri" w:cs="Calibri"/>
                <w:color w:val="000000"/>
                <w:rPrChange w:id="12233" w:author="Stefanie Lane" w:date="2022-06-23T15:12:00Z">
                  <w:rPr>
                    <w:ins w:id="12234" w:author="Stefanie Lane" w:date="2022-06-23T15:12:00Z"/>
                  </w:rPr>
                </w:rPrChange>
              </w:rPr>
              <w:pPrChange w:id="1223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23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38D799B" w14:textId="77777777" w:rsidR="00EB4CE1" w:rsidRPr="00EB4CE1" w:rsidRDefault="00EB4CE1" w:rsidP="00EB4CE1">
            <w:pPr>
              <w:spacing w:after="0" w:line="240" w:lineRule="auto"/>
              <w:rPr>
                <w:ins w:id="12237" w:author="Stefanie Lane" w:date="2022-06-23T15:12:00Z"/>
                <w:rFonts w:ascii="Calibri" w:eastAsia="Times New Roman" w:hAnsi="Calibri" w:cs="Calibri"/>
                <w:color w:val="000000"/>
                <w:rPrChange w:id="12238" w:author="Stefanie Lane" w:date="2022-06-23T15:12:00Z">
                  <w:rPr>
                    <w:ins w:id="12239" w:author="Stefanie Lane" w:date="2022-06-23T15:12:00Z"/>
                  </w:rPr>
                </w:rPrChange>
              </w:rPr>
              <w:pPrChange w:id="12240" w:author="Stefanie Lane" w:date="2022-06-23T15:12:00Z">
                <w:pPr/>
              </w:pPrChange>
            </w:pPr>
          </w:p>
        </w:tc>
        <w:tc>
          <w:tcPr>
            <w:tcW w:w="3320" w:type="dxa"/>
            <w:tcBorders>
              <w:top w:val="nil"/>
              <w:left w:val="nil"/>
              <w:bottom w:val="nil"/>
              <w:right w:val="nil"/>
            </w:tcBorders>
            <w:shd w:val="clear" w:color="auto" w:fill="auto"/>
            <w:noWrap/>
            <w:vAlign w:val="bottom"/>
            <w:hideMark/>
            <w:tcPrChange w:id="12241" w:author="Stefanie Lane" w:date="2022-06-23T15:14:00Z">
              <w:tcPr>
                <w:tcW w:w="3320" w:type="dxa"/>
                <w:tcBorders>
                  <w:top w:val="nil"/>
                  <w:left w:val="nil"/>
                  <w:bottom w:val="nil"/>
                  <w:right w:val="nil"/>
                </w:tcBorders>
                <w:shd w:val="clear" w:color="auto" w:fill="auto"/>
                <w:noWrap/>
                <w:vAlign w:val="bottom"/>
                <w:hideMark/>
              </w:tcPr>
            </w:tcPrChange>
          </w:tcPr>
          <w:p w14:paraId="457F2B77" w14:textId="1F9AFB26" w:rsidR="00EB4CE1" w:rsidRPr="00EB4CE1" w:rsidRDefault="00D5247D" w:rsidP="00EB4CE1">
            <w:pPr>
              <w:spacing w:after="0" w:line="240" w:lineRule="auto"/>
              <w:rPr>
                <w:ins w:id="12242" w:author="Stefanie Lane" w:date="2022-06-23T15:12:00Z"/>
                <w:rFonts w:ascii="Calibri" w:eastAsia="Times New Roman" w:hAnsi="Calibri" w:cs="Calibri"/>
                <w:i/>
                <w:iCs/>
                <w:color w:val="000000"/>
                <w:rPrChange w:id="12243" w:author="Stefanie Lane" w:date="2022-06-23T15:12:00Z">
                  <w:rPr>
                    <w:ins w:id="12244" w:author="Stefanie Lane" w:date="2022-06-23T15:12:00Z"/>
                  </w:rPr>
                </w:rPrChange>
              </w:rPr>
              <w:pPrChange w:id="12245" w:author="Stefanie Lane" w:date="2022-06-23T15:12:00Z">
                <w:pPr/>
              </w:pPrChange>
            </w:pPr>
            <w:proofErr w:type="spellStart"/>
            <w:ins w:id="12246" w:author="Stefanie Lane" w:date="2022-06-23T15:19:00Z">
              <w:r>
                <w:rPr>
                  <w:rStyle w:val="Emphasis"/>
                </w:rPr>
                <w:t>Symphyotrichum</w:t>
              </w:r>
              <w:proofErr w:type="spellEnd"/>
              <w:r>
                <w:rPr>
                  <w:rStyle w:val="Emphasis"/>
                </w:rPr>
                <w:t xml:space="preserve"> </w:t>
              </w:r>
            </w:ins>
            <w:ins w:id="12247" w:author="Stefanie Lane" w:date="2022-06-23T15:12:00Z">
              <w:r w:rsidR="00EB4CE1" w:rsidRPr="00EB4CE1">
                <w:rPr>
                  <w:rFonts w:ascii="Calibri" w:eastAsia="Times New Roman" w:hAnsi="Calibri" w:cs="Calibri"/>
                  <w:i/>
                  <w:iCs/>
                  <w:color w:val="000000"/>
                  <w:rPrChange w:id="12248" w:author="Stefanie Lane" w:date="2022-06-23T15:12:00Z">
                    <w:rPr/>
                  </w:rPrChange>
                </w:rPr>
                <w:t>subspicatum</w:t>
              </w:r>
            </w:ins>
          </w:p>
        </w:tc>
        <w:tc>
          <w:tcPr>
            <w:tcW w:w="869" w:type="dxa"/>
            <w:tcBorders>
              <w:top w:val="nil"/>
              <w:left w:val="nil"/>
              <w:bottom w:val="nil"/>
              <w:right w:val="nil"/>
            </w:tcBorders>
            <w:shd w:val="clear" w:color="auto" w:fill="auto"/>
            <w:noWrap/>
            <w:vAlign w:val="bottom"/>
            <w:hideMark/>
            <w:tcPrChange w:id="12249" w:author="Stefanie Lane" w:date="2022-06-23T15:14:00Z">
              <w:tcPr>
                <w:tcW w:w="960" w:type="dxa"/>
                <w:tcBorders>
                  <w:top w:val="nil"/>
                  <w:left w:val="nil"/>
                  <w:bottom w:val="nil"/>
                  <w:right w:val="nil"/>
                </w:tcBorders>
                <w:shd w:val="clear" w:color="auto" w:fill="auto"/>
                <w:noWrap/>
                <w:vAlign w:val="bottom"/>
                <w:hideMark/>
              </w:tcPr>
            </w:tcPrChange>
          </w:tcPr>
          <w:p w14:paraId="3AB34D3F" w14:textId="77777777" w:rsidR="00EB4CE1" w:rsidRPr="00EB4CE1" w:rsidRDefault="00EB4CE1" w:rsidP="00EB4CE1">
            <w:pPr>
              <w:spacing w:after="0" w:line="240" w:lineRule="auto"/>
              <w:jc w:val="center"/>
              <w:rPr>
                <w:ins w:id="12250" w:author="Stefanie Lane" w:date="2022-06-23T15:12:00Z"/>
                <w:rFonts w:ascii="Calibri" w:eastAsia="Times New Roman" w:hAnsi="Calibri" w:cs="Calibri"/>
                <w:color w:val="000000"/>
                <w:rPrChange w:id="12251" w:author="Stefanie Lane" w:date="2022-06-23T15:12:00Z">
                  <w:rPr>
                    <w:ins w:id="12252" w:author="Stefanie Lane" w:date="2022-06-23T15:12:00Z"/>
                  </w:rPr>
                </w:rPrChange>
              </w:rPr>
              <w:pPrChange w:id="12253" w:author="Stefanie Lane" w:date="2022-06-23T15:12:00Z">
                <w:pPr>
                  <w:jc w:val="center"/>
                </w:pPr>
              </w:pPrChange>
            </w:pPr>
            <w:ins w:id="12254" w:author="Stefanie Lane" w:date="2022-06-23T15:12:00Z">
              <w:r w:rsidRPr="00EB4CE1">
                <w:rPr>
                  <w:rFonts w:ascii="Calibri" w:eastAsia="Times New Roman" w:hAnsi="Calibri" w:cs="Calibri"/>
                  <w:color w:val="000000"/>
                  <w:rPrChange w:id="12255" w:author="Stefanie Lane" w:date="2022-06-23T15:12:00Z">
                    <w:rPr/>
                  </w:rPrChange>
                </w:rPr>
                <w:t>0.29</w:t>
              </w:r>
            </w:ins>
          </w:p>
        </w:tc>
        <w:tc>
          <w:tcPr>
            <w:tcW w:w="990" w:type="dxa"/>
            <w:tcBorders>
              <w:top w:val="nil"/>
              <w:left w:val="nil"/>
              <w:bottom w:val="nil"/>
              <w:right w:val="nil"/>
            </w:tcBorders>
            <w:shd w:val="clear" w:color="auto" w:fill="auto"/>
            <w:noWrap/>
            <w:vAlign w:val="bottom"/>
            <w:hideMark/>
            <w:tcPrChange w:id="12256" w:author="Stefanie Lane" w:date="2022-06-23T15:14:00Z">
              <w:tcPr>
                <w:tcW w:w="960" w:type="dxa"/>
                <w:tcBorders>
                  <w:top w:val="nil"/>
                  <w:left w:val="nil"/>
                  <w:bottom w:val="nil"/>
                  <w:right w:val="nil"/>
                </w:tcBorders>
                <w:shd w:val="clear" w:color="auto" w:fill="auto"/>
                <w:noWrap/>
                <w:vAlign w:val="bottom"/>
                <w:hideMark/>
              </w:tcPr>
            </w:tcPrChange>
          </w:tcPr>
          <w:p w14:paraId="0BA73BA3" w14:textId="77777777" w:rsidR="00EB4CE1" w:rsidRPr="00EB4CE1" w:rsidRDefault="00EB4CE1" w:rsidP="00EB4CE1">
            <w:pPr>
              <w:spacing w:after="0" w:line="240" w:lineRule="auto"/>
              <w:jc w:val="center"/>
              <w:rPr>
                <w:ins w:id="12257" w:author="Stefanie Lane" w:date="2022-06-23T15:12:00Z"/>
                <w:rFonts w:ascii="Calibri" w:eastAsia="Times New Roman" w:hAnsi="Calibri" w:cs="Calibri"/>
                <w:color w:val="000000"/>
                <w:rPrChange w:id="12258" w:author="Stefanie Lane" w:date="2022-06-23T15:12:00Z">
                  <w:rPr>
                    <w:ins w:id="12259" w:author="Stefanie Lane" w:date="2022-06-23T15:12:00Z"/>
                  </w:rPr>
                </w:rPrChange>
              </w:rPr>
              <w:pPrChange w:id="12260" w:author="Stefanie Lane" w:date="2022-06-23T15:12:00Z">
                <w:pPr>
                  <w:jc w:val="center"/>
                </w:pPr>
              </w:pPrChange>
            </w:pPr>
            <w:ins w:id="12261" w:author="Stefanie Lane" w:date="2022-06-23T15:12:00Z">
              <w:r w:rsidRPr="00EB4CE1">
                <w:rPr>
                  <w:rFonts w:ascii="Calibri" w:eastAsia="Times New Roman" w:hAnsi="Calibri" w:cs="Calibri"/>
                  <w:color w:val="000000"/>
                  <w:rPrChange w:id="12262" w:author="Stefanie Lane" w:date="2022-06-23T15:12:00Z">
                    <w:rPr/>
                  </w:rPrChange>
                </w:rPr>
                <w:t>0.13</w:t>
              </w:r>
            </w:ins>
          </w:p>
        </w:tc>
        <w:tc>
          <w:tcPr>
            <w:tcW w:w="810" w:type="dxa"/>
            <w:tcBorders>
              <w:top w:val="nil"/>
              <w:left w:val="nil"/>
              <w:bottom w:val="nil"/>
              <w:right w:val="nil"/>
            </w:tcBorders>
            <w:shd w:val="clear" w:color="auto" w:fill="auto"/>
            <w:noWrap/>
            <w:vAlign w:val="bottom"/>
            <w:hideMark/>
            <w:tcPrChange w:id="12263" w:author="Stefanie Lane" w:date="2022-06-23T15:14:00Z">
              <w:tcPr>
                <w:tcW w:w="960" w:type="dxa"/>
                <w:tcBorders>
                  <w:top w:val="nil"/>
                  <w:left w:val="nil"/>
                  <w:bottom w:val="nil"/>
                  <w:right w:val="nil"/>
                </w:tcBorders>
                <w:shd w:val="clear" w:color="auto" w:fill="auto"/>
                <w:noWrap/>
                <w:vAlign w:val="bottom"/>
                <w:hideMark/>
              </w:tcPr>
            </w:tcPrChange>
          </w:tcPr>
          <w:p w14:paraId="29A79636" w14:textId="77777777" w:rsidR="00EB4CE1" w:rsidRPr="00EB4CE1" w:rsidRDefault="00EB4CE1" w:rsidP="00EB4CE1">
            <w:pPr>
              <w:spacing w:after="0" w:line="240" w:lineRule="auto"/>
              <w:jc w:val="center"/>
              <w:rPr>
                <w:ins w:id="12264" w:author="Stefanie Lane" w:date="2022-06-23T15:12:00Z"/>
                <w:rFonts w:ascii="Calibri" w:eastAsia="Times New Roman" w:hAnsi="Calibri" w:cs="Calibri"/>
                <w:color w:val="000000"/>
                <w:rPrChange w:id="12265" w:author="Stefanie Lane" w:date="2022-06-23T15:12:00Z">
                  <w:rPr>
                    <w:ins w:id="12266" w:author="Stefanie Lane" w:date="2022-06-23T15:12:00Z"/>
                  </w:rPr>
                </w:rPrChange>
              </w:rPr>
              <w:pPrChange w:id="12267" w:author="Stefanie Lane" w:date="2022-06-23T15:12:00Z">
                <w:pPr>
                  <w:jc w:val="center"/>
                </w:pPr>
              </w:pPrChange>
            </w:pPr>
            <w:ins w:id="12268" w:author="Stefanie Lane" w:date="2022-06-23T15:12:00Z">
              <w:r w:rsidRPr="00EB4CE1">
                <w:rPr>
                  <w:rFonts w:ascii="Calibri" w:eastAsia="Times New Roman" w:hAnsi="Calibri" w:cs="Calibri"/>
                  <w:color w:val="000000"/>
                  <w:rPrChange w:id="12269" w:author="Stefanie Lane" w:date="2022-06-23T15:12:00Z">
                    <w:rPr/>
                  </w:rPrChange>
                </w:rPr>
                <w:t>0.25</w:t>
              </w:r>
            </w:ins>
          </w:p>
        </w:tc>
        <w:tc>
          <w:tcPr>
            <w:tcW w:w="1710" w:type="dxa"/>
            <w:tcBorders>
              <w:top w:val="nil"/>
              <w:left w:val="nil"/>
              <w:bottom w:val="nil"/>
              <w:right w:val="single" w:sz="8" w:space="0" w:color="auto"/>
            </w:tcBorders>
            <w:shd w:val="clear" w:color="auto" w:fill="auto"/>
            <w:noWrap/>
            <w:vAlign w:val="bottom"/>
            <w:hideMark/>
            <w:tcPrChange w:id="1227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D3A5FB9" w14:textId="77777777" w:rsidR="00EB4CE1" w:rsidRPr="00EB4CE1" w:rsidRDefault="00EB4CE1" w:rsidP="00EB4CE1">
            <w:pPr>
              <w:spacing w:after="0" w:line="240" w:lineRule="auto"/>
              <w:jc w:val="center"/>
              <w:rPr>
                <w:ins w:id="12271" w:author="Stefanie Lane" w:date="2022-06-23T15:12:00Z"/>
                <w:rFonts w:ascii="Calibri" w:eastAsia="Times New Roman" w:hAnsi="Calibri" w:cs="Calibri"/>
                <w:color w:val="000000"/>
                <w:rPrChange w:id="12272" w:author="Stefanie Lane" w:date="2022-06-23T15:12:00Z">
                  <w:rPr>
                    <w:ins w:id="12273" w:author="Stefanie Lane" w:date="2022-06-23T15:12:00Z"/>
                  </w:rPr>
                </w:rPrChange>
              </w:rPr>
              <w:pPrChange w:id="12274" w:author="Stefanie Lane" w:date="2022-06-23T15:12:00Z">
                <w:pPr>
                  <w:jc w:val="center"/>
                </w:pPr>
              </w:pPrChange>
            </w:pPr>
            <w:ins w:id="12275" w:author="Stefanie Lane" w:date="2022-06-23T15:12:00Z">
              <w:r w:rsidRPr="00EB4CE1">
                <w:rPr>
                  <w:rFonts w:ascii="Calibri" w:eastAsia="Times New Roman" w:hAnsi="Calibri" w:cs="Calibri"/>
                  <w:color w:val="000000"/>
                  <w:rPrChange w:id="12276" w:author="Stefanie Lane" w:date="2022-06-23T15:12:00Z">
                    <w:rPr/>
                  </w:rPrChange>
                </w:rPr>
                <w:t>-15.0</w:t>
              </w:r>
            </w:ins>
          </w:p>
        </w:tc>
      </w:tr>
      <w:tr w:rsidR="00EB4CE1" w:rsidRPr="00EB4CE1" w14:paraId="2A4D7CF8" w14:textId="77777777" w:rsidTr="006F10B7">
        <w:trPr>
          <w:trHeight w:val="290"/>
          <w:ins w:id="12277" w:author="Stefanie Lane" w:date="2022-06-23T15:12:00Z"/>
          <w:trPrChange w:id="1227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27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8793B2" w14:textId="77777777" w:rsidR="00EB4CE1" w:rsidRPr="00EB4CE1" w:rsidRDefault="00EB4CE1" w:rsidP="00EB4CE1">
            <w:pPr>
              <w:spacing w:after="0" w:line="240" w:lineRule="auto"/>
              <w:rPr>
                <w:ins w:id="12280" w:author="Stefanie Lane" w:date="2022-06-23T15:12:00Z"/>
                <w:rFonts w:ascii="Calibri" w:eastAsia="Times New Roman" w:hAnsi="Calibri" w:cs="Calibri"/>
                <w:color w:val="000000"/>
                <w:rPrChange w:id="12281" w:author="Stefanie Lane" w:date="2022-06-23T15:12:00Z">
                  <w:rPr>
                    <w:ins w:id="12282" w:author="Stefanie Lane" w:date="2022-06-23T15:12:00Z"/>
                  </w:rPr>
                </w:rPrChange>
              </w:rPr>
              <w:pPrChange w:id="1228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28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43A064E" w14:textId="77777777" w:rsidR="00EB4CE1" w:rsidRPr="00EB4CE1" w:rsidRDefault="00EB4CE1" w:rsidP="00EB4CE1">
            <w:pPr>
              <w:spacing w:after="0" w:line="240" w:lineRule="auto"/>
              <w:rPr>
                <w:ins w:id="12285" w:author="Stefanie Lane" w:date="2022-06-23T15:12:00Z"/>
                <w:rFonts w:ascii="Calibri" w:eastAsia="Times New Roman" w:hAnsi="Calibri" w:cs="Calibri"/>
                <w:color w:val="000000"/>
                <w:rPrChange w:id="12286" w:author="Stefanie Lane" w:date="2022-06-23T15:12:00Z">
                  <w:rPr>
                    <w:ins w:id="12287" w:author="Stefanie Lane" w:date="2022-06-23T15:12:00Z"/>
                  </w:rPr>
                </w:rPrChange>
              </w:rPr>
              <w:pPrChange w:id="1228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28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110B4BB" w14:textId="77777777" w:rsidR="00EB4CE1" w:rsidRPr="00EB4CE1" w:rsidRDefault="00EB4CE1" w:rsidP="00EB4CE1">
            <w:pPr>
              <w:spacing w:after="0" w:line="240" w:lineRule="auto"/>
              <w:rPr>
                <w:ins w:id="12290" w:author="Stefanie Lane" w:date="2022-06-23T15:12:00Z"/>
                <w:rFonts w:ascii="Calibri" w:eastAsia="Times New Roman" w:hAnsi="Calibri" w:cs="Calibri"/>
                <w:i/>
                <w:iCs/>
                <w:color w:val="000000"/>
                <w:rPrChange w:id="12291" w:author="Stefanie Lane" w:date="2022-06-23T15:12:00Z">
                  <w:rPr>
                    <w:ins w:id="12292" w:author="Stefanie Lane" w:date="2022-06-23T15:12:00Z"/>
                  </w:rPr>
                </w:rPrChange>
              </w:rPr>
              <w:pPrChange w:id="12293" w:author="Stefanie Lane" w:date="2022-06-23T15:12:00Z">
                <w:pPr/>
              </w:pPrChange>
            </w:pPr>
            <w:proofErr w:type="spellStart"/>
            <w:ins w:id="12294" w:author="Stefanie Lane" w:date="2022-06-23T15:12:00Z">
              <w:r w:rsidRPr="00EB4CE1">
                <w:rPr>
                  <w:rFonts w:ascii="Calibri" w:eastAsia="Times New Roman" w:hAnsi="Calibri" w:cs="Calibri"/>
                  <w:i/>
                  <w:iCs/>
                  <w:color w:val="000000"/>
                  <w:rPrChange w:id="12295" w:author="Stefanie Lane" w:date="2022-06-23T15:12:00Z">
                    <w:rPr/>
                  </w:rPrChange>
                </w:rPr>
                <w:t>Rumex</w:t>
              </w:r>
              <w:proofErr w:type="spellEnd"/>
              <w:r w:rsidRPr="00EB4CE1">
                <w:rPr>
                  <w:rFonts w:ascii="Calibri" w:eastAsia="Times New Roman" w:hAnsi="Calibri" w:cs="Calibri"/>
                  <w:i/>
                  <w:iCs/>
                  <w:color w:val="000000"/>
                  <w:rPrChange w:id="12296" w:author="Stefanie Lane" w:date="2022-06-23T15:12:00Z">
                    <w:rPr/>
                  </w:rPrChange>
                </w:rPr>
                <w:t xml:space="preserve"> </w:t>
              </w:r>
              <w:proofErr w:type="spellStart"/>
              <w:r w:rsidRPr="00EB4CE1">
                <w:rPr>
                  <w:rFonts w:ascii="Calibri" w:eastAsia="Times New Roman" w:hAnsi="Calibri" w:cs="Calibri"/>
                  <w:i/>
                  <w:iCs/>
                  <w:color w:val="000000"/>
                  <w:rPrChange w:id="12297" w:author="Stefanie Lane" w:date="2022-06-23T15:12:00Z">
                    <w:rPr/>
                  </w:rPrChange>
                </w:rPr>
                <w:t>occidentalis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29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F22DF7" w14:textId="77777777" w:rsidR="00EB4CE1" w:rsidRPr="00EB4CE1" w:rsidRDefault="00EB4CE1" w:rsidP="00EB4CE1">
            <w:pPr>
              <w:spacing w:after="0" w:line="240" w:lineRule="auto"/>
              <w:jc w:val="center"/>
              <w:rPr>
                <w:ins w:id="12299" w:author="Stefanie Lane" w:date="2022-06-23T15:12:00Z"/>
                <w:rFonts w:ascii="Calibri" w:eastAsia="Times New Roman" w:hAnsi="Calibri" w:cs="Calibri"/>
                <w:color w:val="000000"/>
                <w:rPrChange w:id="12300" w:author="Stefanie Lane" w:date="2022-06-23T15:12:00Z">
                  <w:rPr>
                    <w:ins w:id="12301" w:author="Stefanie Lane" w:date="2022-06-23T15:12:00Z"/>
                  </w:rPr>
                </w:rPrChange>
              </w:rPr>
              <w:pPrChange w:id="12302" w:author="Stefanie Lane" w:date="2022-06-23T15:12:00Z">
                <w:pPr>
                  <w:jc w:val="center"/>
                </w:pPr>
              </w:pPrChange>
            </w:pPr>
            <w:ins w:id="12303" w:author="Stefanie Lane" w:date="2022-06-23T15:12:00Z">
              <w:r w:rsidRPr="00EB4CE1">
                <w:rPr>
                  <w:rFonts w:ascii="Calibri" w:eastAsia="Times New Roman" w:hAnsi="Calibri" w:cs="Calibri"/>
                  <w:color w:val="000000"/>
                  <w:rPrChange w:id="12304" w:author="Stefanie Lane" w:date="2022-06-23T15:12:00Z">
                    <w:rPr/>
                  </w:rPrChange>
                </w:rPr>
                <w:t>0.12</w:t>
              </w:r>
            </w:ins>
          </w:p>
        </w:tc>
        <w:tc>
          <w:tcPr>
            <w:tcW w:w="990" w:type="dxa"/>
            <w:tcBorders>
              <w:top w:val="single" w:sz="4" w:space="0" w:color="auto"/>
              <w:left w:val="nil"/>
              <w:bottom w:val="single" w:sz="4" w:space="0" w:color="auto"/>
              <w:right w:val="nil"/>
            </w:tcBorders>
            <w:shd w:val="clear" w:color="auto" w:fill="auto"/>
            <w:noWrap/>
            <w:vAlign w:val="bottom"/>
            <w:hideMark/>
            <w:tcPrChange w:id="1230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DDA5A3D" w14:textId="77777777" w:rsidR="00EB4CE1" w:rsidRPr="00EB4CE1" w:rsidRDefault="00EB4CE1" w:rsidP="00EB4CE1">
            <w:pPr>
              <w:spacing w:after="0" w:line="240" w:lineRule="auto"/>
              <w:jc w:val="center"/>
              <w:rPr>
                <w:ins w:id="12306" w:author="Stefanie Lane" w:date="2022-06-23T15:12:00Z"/>
                <w:rFonts w:ascii="Calibri" w:eastAsia="Times New Roman" w:hAnsi="Calibri" w:cs="Calibri"/>
                <w:color w:val="000000"/>
                <w:rPrChange w:id="12307" w:author="Stefanie Lane" w:date="2022-06-23T15:12:00Z">
                  <w:rPr>
                    <w:ins w:id="12308" w:author="Stefanie Lane" w:date="2022-06-23T15:12:00Z"/>
                  </w:rPr>
                </w:rPrChange>
              </w:rPr>
              <w:pPrChange w:id="12309" w:author="Stefanie Lane" w:date="2022-06-23T15:12:00Z">
                <w:pPr>
                  <w:jc w:val="center"/>
                </w:pPr>
              </w:pPrChange>
            </w:pPr>
            <w:ins w:id="12310" w:author="Stefanie Lane" w:date="2022-06-23T15:12:00Z">
              <w:r w:rsidRPr="00EB4CE1">
                <w:rPr>
                  <w:rFonts w:ascii="Calibri" w:eastAsia="Times New Roman" w:hAnsi="Calibri" w:cs="Calibri"/>
                  <w:color w:val="000000"/>
                  <w:rPrChange w:id="12311" w:author="Stefanie Lane" w:date="2022-06-23T15:12:00Z">
                    <w:rPr/>
                  </w:rPrChange>
                </w:rPr>
                <w:t>0.16</w:t>
              </w:r>
            </w:ins>
          </w:p>
        </w:tc>
        <w:tc>
          <w:tcPr>
            <w:tcW w:w="810" w:type="dxa"/>
            <w:tcBorders>
              <w:top w:val="single" w:sz="4" w:space="0" w:color="auto"/>
              <w:left w:val="nil"/>
              <w:bottom w:val="single" w:sz="4" w:space="0" w:color="auto"/>
              <w:right w:val="nil"/>
            </w:tcBorders>
            <w:shd w:val="clear" w:color="auto" w:fill="auto"/>
            <w:noWrap/>
            <w:vAlign w:val="bottom"/>
            <w:hideMark/>
            <w:tcPrChange w:id="1231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CC49327" w14:textId="77777777" w:rsidR="00EB4CE1" w:rsidRPr="00EB4CE1" w:rsidRDefault="00EB4CE1" w:rsidP="00EB4CE1">
            <w:pPr>
              <w:spacing w:after="0" w:line="240" w:lineRule="auto"/>
              <w:jc w:val="center"/>
              <w:rPr>
                <w:ins w:id="12313" w:author="Stefanie Lane" w:date="2022-06-23T15:12:00Z"/>
                <w:rFonts w:ascii="Calibri" w:eastAsia="Times New Roman" w:hAnsi="Calibri" w:cs="Calibri"/>
                <w:color w:val="000000"/>
                <w:rPrChange w:id="12314" w:author="Stefanie Lane" w:date="2022-06-23T15:12:00Z">
                  <w:rPr>
                    <w:ins w:id="12315" w:author="Stefanie Lane" w:date="2022-06-23T15:12:00Z"/>
                  </w:rPr>
                </w:rPrChange>
              </w:rPr>
              <w:pPrChange w:id="12316" w:author="Stefanie Lane" w:date="2022-06-23T15:12:00Z">
                <w:pPr>
                  <w:jc w:val="center"/>
                </w:pPr>
              </w:pPrChange>
            </w:pPr>
            <w:ins w:id="12317" w:author="Stefanie Lane" w:date="2022-06-23T15:12:00Z">
              <w:r w:rsidRPr="00EB4CE1">
                <w:rPr>
                  <w:rFonts w:ascii="Calibri" w:eastAsia="Times New Roman" w:hAnsi="Calibri" w:cs="Calibri"/>
                  <w:color w:val="000000"/>
                  <w:rPrChange w:id="12318"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31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0C4E1377" w14:textId="77777777" w:rsidR="00EB4CE1" w:rsidRPr="00EB4CE1" w:rsidRDefault="00EB4CE1" w:rsidP="00EB4CE1">
            <w:pPr>
              <w:spacing w:after="0" w:line="240" w:lineRule="auto"/>
              <w:jc w:val="center"/>
              <w:rPr>
                <w:ins w:id="12320" w:author="Stefanie Lane" w:date="2022-06-23T15:12:00Z"/>
                <w:rFonts w:ascii="Calibri" w:eastAsia="Times New Roman" w:hAnsi="Calibri" w:cs="Calibri"/>
                <w:color w:val="000000"/>
                <w:rPrChange w:id="12321" w:author="Stefanie Lane" w:date="2022-06-23T15:12:00Z">
                  <w:rPr>
                    <w:ins w:id="12322" w:author="Stefanie Lane" w:date="2022-06-23T15:12:00Z"/>
                  </w:rPr>
                </w:rPrChange>
              </w:rPr>
              <w:pPrChange w:id="12323" w:author="Stefanie Lane" w:date="2022-06-23T15:12:00Z">
                <w:pPr>
                  <w:jc w:val="center"/>
                </w:pPr>
              </w:pPrChange>
            </w:pPr>
            <w:ins w:id="12324" w:author="Stefanie Lane" w:date="2022-06-23T15:12:00Z">
              <w:r w:rsidRPr="00EB4CE1">
                <w:rPr>
                  <w:rFonts w:ascii="Calibri" w:eastAsia="Times New Roman" w:hAnsi="Calibri" w:cs="Calibri"/>
                  <w:color w:val="000000"/>
                  <w:rPrChange w:id="12325" w:author="Stefanie Lane" w:date="2022-06-23T15:12:00Z">
                    <w:rPr/>
                  </w:rPrChange>
                </w:rPr>
                <w:t>-8.9</w:t>
              </w:r>
            </w:ins>
          </w:p>
        </w:tc>
      </w:tr>
      <w:tr w:rsidR="00EB4CE1" w:rsidRPr="00EB4CE1" w14:paraId="0F8BC5B2" w14:textId="77777777" w:rsidTr="006F10B7">
        <w:trPr>
          <w:trHeight w:val="290"/>
          <w:ins w:id="12326" w:author="Stefanie Lane" w:date="2022-06-23T15:12:00Z"/>
          <w:trPrChange w:id="1232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32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79C00D88" w14:textId="77777777" w:rsidR="00EB4CE1" w:rsidRPr="00EB4CE1" w:rsidRDefault="00EB4CE1" w:rsidP="00EB4CE1">
            <w:pPr>
              <w:spacing w:after="0" w:line="240" w:lineRule="auto"/>
              <w:rPr>
                <w:ins w:id="12329" w:author="Stefanie Lane" w:date="2022-06-23T15:12:00Z"/>
                <w:rFonts w:ascii="Calibri" w:eastAsia="Times New Roman" w:hAnsi="Calibri" w:cs="Calibri"/>
                <w:color w:val="000000"/>
                <w:rPrChange w:id="12330" w:author="Stefanie Lane" w:date="2022-06-23T15:12:00Z">
                  <w:rPr>
                    <w:ins w:id="12331" w:author="Stefanie Lane" w:date="2022-06-23T15:12:00Z"/>
                  </w:rPr>
                </w:rPrChange>
              </w:rPr>
              <w:pPrChange w:id="1233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33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7D419A2" w14:textId="77777777" w:rsidR="00EB4CE1" w:rsidRPr="00EB4CE1" w:rsidRDefault="00EB4CE1" w:rsidP="00EB4CE1">
            <w:pPr>
              <w:spacing w:after="0" w:line="240" w:lineRule="auto"/>
              <w:rPr>
                <w:ins w:id="12334" w:author="Stefanie Lane" w:date="2022-06-23T15:12:00Z"/>
                <w:rFonts w:ascii="Calibri" w:eastAsia="Times New Roman" w:hAnsi="Calibri" w:cs="Calibri"/>
                <w:color w:val="000000"/>
                <w:rPrChange w:id="12335" w:author="Stefanie Lane" w:date="2022-06-23T15:12:00Z">
                  <w:rPr>
                    <w:ins w:id="12336" w:author="Stefanie Lane" w:date="2022-06-23T15:12:00Z"/>
                  </w:rPr>
                </w:rPrChange>
              </w:rPr>
              <w:pPrChange w:id="12337" w:author="Stefanie Lane" w:date="2022-06-23T15:12:00Z">
                <w:pPr/>
              </w:pPrChange>
            </w:pPr>
          </w:p>
        </w:tc>
        <w:tc>
          <w:tcPr>
            <w:tcW w:w="3320" w:type="dxa"/>
            <w:tcBorders>
              <w:top w:val="nil"/>
              <w:left w:val="nil"/>
              <w:bottom w:val="nil"/>
              <w:right w:val="nil"/>
            </w:tcBorders>
            <w:shd w:val="clear" w:color="auto" w:fill="auto"/>
            <w:noWrap/>
            <w:vAlign w:val="bottom"/>
            <w:hideMark/>
            <w:tcPrChange w:id="12338" w:author="Stefanie Lane" w:date="2022-06-23T15:14:00Z">
              <w:tcPr>
                <w:tcW w:w="3320" w:type="dxa"/>
                <w:tcBorders>
                  <w:top w:val="nil"/>
                  <w:left w:val="nil"/>
                  <w:bottom w:val="nil"/>
                  <w:right w:val="nil"/>
                </w:tcBorders>
                <w:shd w:val="clear" w:color="auto" w:fill="auto"/>
                <w:noWrap/>
                <w:vAlign w:val="bottom"/>
                <w:hideMark/>
              </w:tcPr>
            </w:tcPrChange>
          </w:tcPr>
          <w:p w14:paraId="7EE8462C" w14:textId="77777777" w:rsidR="00EB4CE1" w:rsidRPr="00EB4CE1" w:rsidRDefault="00EB4CE1" w:rsidP="00EB4CE1">
            <w:pPr>
              <w:spacing w:after="0" w:line="240" w:lineRule="auto"/>
              <w:rPr>
                <w:ins w:id="12339" w:author="Stefanie Lane" w:date="2022-06-23T15:12:00Z"/>
                <w:rFonts w:ascii="Calibri" w:eastAsia="Times New Roman" w:hAnsi="Calibri" w:cs="Calibri"/>
                <w:i/>
                <w:iCs/>
                <w:color w:val="000000"/>
                <w:rPrChange w:id="12340" w:author="Stefanie Lane" w:date="2022-06-23T15:12:00Z">
                  <w:rPr>
                    <w:ins w:id="12341" w:author="Stefanie Lane" w:date="2022-06-23T15:12:00Z"/>
                  </w:rPr>
                </w:rPrChange>
              </w:rPr>
              <w:pPrChange w:id="12342" w:author="Stefanie Lane" w:date="2022-06-23T15:12:00Z">
                <w:pPr/>
              </w:pPrChange>
            </w:pPr>
            <w:ins w:id="12343" w:author="Stefanie Lane" w:date="2022-06-23T15:12:00Z">
              <w:r w:rsidRPr="00EB4CE1">
                <w:rPr>
                  <w:rFonts w:ascii="Calibri" w:eastAsia="Times New Roman" w:hAnsi="Calibri" w:cs="Calibri"/>
                  <w:i/>
                  <w:iCs/>
                  <w:color w:val="000000"/>
                  <w:rPrChange w:id="12344" w:author="Stefanie Lane" w:date="2022-06-23T15:12:00Z">
                    <w:rPr/>
                  </w:rPrChange>
                </w:rPr>
                <w:t>Lysimachia thyrsiflora</w:t>
              </w:r>
            </w:ins>
          </w:p>
        </w:tc>
        <w:tc>
          <w:tcPr>
            <w:tcW w:w="869" w:type="dxa"/>
            <w:tcBorders>
              <w:top w:val="nil"/>
              <w:left w:val="nil"/>
              <w:bottom w:val="nil"/>
              <w:right w:val="nil"/>
            </w:tcBorders>
            <w:shd w:val="clear" w:color="auto" w:fill="auto"/>
            <w:noWrap/>
            <w:vAlign w:val="bottom"/>
            <w:hideMark/>
            <w:tcPrChange w:id="12345" w:author="Stefanie Lane" w:date="2022-06-23T15:14:00Z">
              <w:tcPr>
                <w:tcW w:w="960" w:type="dxa"/>
                <w:tcBorders>
                  <w:top w:val="nil"/>
                  <w:left w:val="nil"/>
                  <w:bottom w:val="nil"/>
                  <w:right w:val="nil"/>
                </w:tcBorders>
                <w:shd w:val="clear" w:color="auto" w:fill="auto"/>
                <w:noWrap/>
                <w:vAlign w:val="bottom"/>
                <w:hideMark/>
              </w:tcPr>
            </w:tcPrChange>
          </w:tcPr>
          <w:p w14:paraId="2FD8FC86" w14:textId="77777777" w:rsidR="00EB4CE1" w:rsidRPr="00EB4CE1" w:rsidRDefault="00EB4CE1" w:rsidP="00EB4CE1">
            <w:pPr>
              <w:spacing w:after="0" w:line="240" w:lineRule="auto"/>
              <w:jc w:val="center"/>
              <w:rPr>
                <w:ins w:id="12346" w:author="Stefanie Lane" w:date="2022-06-23T15:12:00Z"/>
                <w:rFonts w:ascii="Calibri" w:eastAsia="Times New Roman" w:hAnsi="Calibri" w:cs="Calibri"/>
                <w:color w:val="000000"/>
                <w:rPrChange w:id="12347" w:author="Stefanie Lane" w:date="2022-06-23T15:12:00Z">
                  <w:rPr>
                    <w:ins w:id="12348" w:author="Stefanie Lane" w:date="2022-06-23T15:12:00Z"/>
                  </w:rPr>
                </w:rPrChange>
              </w:rPr>
              <w:pPrChange w:id="12349" w:author="Stefanie Lane" w:date="2022-06-23T15:12:00Z">
                <w:pPr>
                  <w:jc w:val="center"/>
                </w:pPr>
              </w:pPrChange>
            </w:pPr>
            <w:ins w:id="12350" w:author="Stefanie Lane" w:date="2022-06-23T15:12:00Z">
              <w:r w:rsidRPr="00EB4CE1">
                <w:rPr>
                  <w:rFonts w:ascii="Calibri" w:eastAsia="Times New Roman" w:hAnsi="Calibri" w:cs="Calibri"/>
                  <w:color w:val="000000"/>
                  <w:rPrChange w:id="12351"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2352" w:author="Stefanie Lane" w:date="2022-06-23T15:14:00Z">
              <w:tcPr>
                <w:tcW w:w="960" w:type="dxa"/>
                <w:tcBorders>
                  <w:top w:val="nil"/>
                  <w:left w:val="nil"/>
                  <w:bottom w:val="nil"/>
                  <w:right w:val="nil"/>
                </w:tcBorders>
                <w:shd w:val="clear" w:color="auto" w:fill="auto"/>
                <w:noWrap/>
                <w:vAlign w:val="bottom"/>
                <w:hideMark/>
              </w:tcPr>
            </w:tcPrChange>
          </w:tcPr>
          <w:p w14:paraId="325C61F2" w14:textId="77777777" w:rsidR="00EB4CE1" w:rsidRPr="00EB4CE1" w:rsidRDefault="00EB4CE1" w:rsidP="00EB4CE1">
            <w:pPr>
              <w:spacing w:after="0" w:line="240" w:lineRule="auto"/>
              <w:jc w:val="center"/>
              <w:rPr>
                <w:ins w:id="12353" w:author="Stefanie Lane" w:date="2022-06-23T15:12:00Z"/>
                <w:rFonts w:ascii="Calibri" w:eastAsia="Times New Roman" w:hAnsi="Calibri" w:cs="Calibri"/>
                <w:color w:val="000000"/>
                <w:rPrChange w:id="12354" w:author="Stefanie Lane" w:date="2022-06-23T15:12:00Z">
                  <w:rPr>
                    <w:ins w:id="12355" w:author="Stefanie Lane" w:date="2022-06-23T15:12:00Z"/>
                  </w:rPr>
                </w:rPrChange>
              </w:rPr>
              <w:pPrChange w:id="12356" w:author="Stefanie Lane" w:date="2022-06-23T15:12:00Z">
                <w:pPr>
                  <w:jc w:val="center"/>
                </w:pPr>
              </w:pPrChange>
            </w:pPr>
            <w:ins w:id="12357" w:author="Stefanie Lane" w:date="2022-06-23T15:12:00Z">
              <w:r w:rsidRPr="00EB4CE1">
                <w:rPr>
                  <w:rFonts w:ascii="Calibri" w:eastAsia="Times New Roman" w:hAnsi="Calibri" w:cs="Calibri"/>
                  <w:color w:val="000000"/>
                  <w:rPrChange w:id="12358"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359" w:author="Stefanie Lane" w:date="2022-06-23T15:14:00Z">
              <w:tcPr>
                <w:tcW w:w="960" w:type="dxa"/>
                <w:tcBorders>
                  <w:top w:val="nil"/>
                  <w:left w:val="nil"/>
                  <w:bottom w:val="nil"/>
                  <w:right w:val="nil"/>
                </w:tcBorders>
                <w:shd w:val="clear" w:color="auto" w:fill="auto"/>
                <w:noWrap/>
                <w:vAlign w:val="bottom"/>
                <w:hideMark/>
              </w:tcPr>
            </w:tcPrChange>
          </w:tcPr>
          <w:p w14:paraId="1D263C69" w14:textId="77777777" w:rsidR="00EB4CE1" w:rsidRPr="00EB4CE1" w:rsidRDefault="00EB4CE1" w:rsidP="00EB4CE1">
            <w:pPr>
              <w:spacing w:after="0" w:line="240" w:lineRule="auto"/>
              <w:jc w:val="center"/>
              <w:rPr>
                <w:ins w:id="12360" w:author="Stefanie Lane" w:date="2022-06-23T15:12:00Z"/>
                <w:rFonts w:ascii="Calibri" w:eastAsia="Times New Roman" w:hAnsi="Calibri" w:cs="Calibri"/>
                <w:color w:val="000000"/>
                <w:rPrChange w:id="12361" w:author="Stefanie Lane" w:date="2022-06-23T15:12:00Z">
                  <w:rPr>
                    <w:ins w:id="12362" w:author="Stefanie Lane" w:date="2022-06-23T15:12:00Z"/>
                  </w:rPr>
                </w:rPrChange>
              </w:rPr>
              <w:pPrChange w:id="12363" w:author="Stefanie Lane" w:date="2022-06-23T15:12:00Z">
                <w:pPr>
                  <w:jc w:val="center"/>
                </w:pPr>
              </w:pPrChange>
            </w:pPr>
            <w:ins w:id="12364" w:author="Stefanie Lane" w:date="2022-06-23T15:12:00Z">
              <w:r w:rsidRPr="00EB4CE1">
                <w:rPr>
                  <w:rFonts w:ascii="Calibri" w:eastAsia="Times New Roman" w:hAnsi="Calibri" w:cs="Calibri"/>
                  <w:color w:val="000000"/>
                  <w:rPrChange w:id="12365" w:author="Stefanie Lane" w:date="2022-06-23T15:12:00Z">
                    <w:rPr/>
                  </w:rPrChange>
                </w:rPr>
                <w:t>0.11</w:t>
              </w:r>
            </w:ins>
          </w:p>
        </w:tc>
        <w:tc>
          <w:tcPr>
            <w:tcW w:w="1710" w:type="dxa"/>
            <w:tcBorders>
              <w:top w:val="nil"/>
              <w:left w:val="nil"/>
              <w:bottom w:val="nil"/>
              <w:right w:val="single" w:sz="8" w:space="0" w:color="auto"/>
            </w:tcBorders>
            <w:shd w:val="clear" w:color="auto" w:fill="auto"/>
            <w:noWrap/>
            <w:vAlign w:val="bottom"/>
            <w:hideMark/>
            <w:tcPrChange w:id="1236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EE84429" w14:textId="77777777" w:rsidR="00EB4CE1" w:rsidRPr="00EB4CE1" w:rsidRDefault="00EB4CE1" w:rsidP="00EB4CE1">
            <w:pPr>
              <w:spacing w:after="0" w:line="240" w:lineRule="auto"/>
              <w:jc w:val="center"/>
              <w:rPr>
                <w:ins w:id="12367" w:author="Stefanie Lane" w:date="2022-06-23T15:12:00Z"/>
                <w:rFonts w:ascii="Calibri" w:eastAsia="Times New Roman" w:hAnsi="Calibri" w:cs="Calibri"/>
                <w:color w:val="000000"/>
                <w:rPrChange w:id="12368" w:author="Stefanie Lane" w:date="2022-06-23T15:12:00Z">
                  <w:rPr>
                    <w:ins w:id="12369" w:author="Stefanie Lane" w:date="2022-06-23T15:12:00Z"/>
                  </w:rPr>
                </w:rPrChange>
              </w:rPr>
              <w:pPrChange w:id="12370" w:author="Stefanie Lane" w:date="2022-06-23T15:12:00Z">
                <w:pPr>
                  <w:jc w:val="center"/>
                </w:pPr>
              </w:pPrChange>
            </w:pPr>
            <w:ins w:id="12371" w:author="Stefanie Lane" w:date="2022-06-23T15:12:00Z">
              <w:r w:rsidRPr="00EB4CE1">
                <w:rPr>
                  <w:rFonts w:ascii="Calibri" w:eastAsia="Times New Roman" w:hAnsi="Calibri" w:cs="Calibri"/>
                  <w:color w:val="000000"/>
                  <w:rPrChange w:id="12372" w:author="Stefanie Lane" w:date="2022-06-23T15:12:00Z">
                    <w:rPr/>
                  </w:rPrChange>
                </w:rPr>
                <w:t>21.4</w:t>
              </w:r>
            </w:ins>
          </w:p>
        </w:tc>
      </w:tr>
      <w:tr w:rsidR="00EB4CE1" w:rsidRPr="00EB4CE1" w14:paraId="07816E5C" w14:textId="77777777" w:rsidTr="006F10B7">
        <w:trPr>
          <w:trHeight w:val="290"/>
          <w:ins w:id="12373" w:author="Stefanie Lane" w:date="2022-06-23T15:12:00Z"/>
          <w:trPrChange w:id="1237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37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02BE741" w14:textId="77777777" w:rsidR="00EB4CE1" w:rsidRPr="00EB4CE1" w:rsidRDefault="00EB4CE1" w:rsidP="00EB4CE1">
            <w:pPr>
              <w:spacing w:after="0" w:line="240" w:lineRule="auto"/>
              <w:rPr>
                <w:ins w:id="12376" w:author="Stefanie Lane" w:date="2022-06-23T15:12:00Z"/>
                <w:rFonts w:ascii="Calibri" w:eastAsia="Times New Roman" w:hAnsi="Calibri" w:cs="Calibri"/>
                <w:color w:val="000000"/>
                <w:rPrChange w:id="12377" w:author="Stefanie Lane" w:date="2022-06-23T15:12:00Z">
                  <w:rPr>
                    <w:ins w:id="12378" w:author="Stefanie Lane" w:date="2022-06-23T15:12:00Z"/>
                  </w:rPr>
                </w:rPrChange>
              </w:rPr>
              <w:pPrChange w:id="1237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38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F5354D3" w14:textId="77777777" w:rsidR="00EB4CE1" w:rsidRPr="00EB4CE1" w:rsidRDefault="00EB4CE1" w:rsidP="00EB4CE1">
            <w:pPr>
              <w:spacing w:after="0" w:line="240" w:lineRule="auto"/>
              <w:rPr>
                <w:ins w:id="12381" w:author="Stefanie Lane" w:date="2022-06-23T15:12:00Z"/>
                <w:rFonts w:ascii="Calibri" w:eastAsia="Times New Roman" w:hAnsi="Calibri" w:cs="Calibri"/>
                <w:color w:val="000000"/>
                <w:rPrChange w:id="12382" w:author="Stefanie Lane" w:date="2022-06-23T15:12:00Z">
                  <w:rPr>
                    <w:ins w:id="12383" w:author="Stefanie Lane" w:date="2022-06-23T15:12:00Z"/>
                  </w:rPr>
                </w:rPrChange>
              </w:rPr>
              <w:pPrChange w:id="1238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38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AE9DC93" w14:textId="77777777" w:rsidR="00EB4CE1" w:rsidRPr="00EB4CE1" w:rsidRDefault="00EB4CE1" w:rsidP="00EB4CE1">
            <w:pPr>
              <w:spacing w:after="0" w:line="240" w:lineRule="auto"/>
              <w:rPr>
                <w:ins w:id="12386" w:author="Stefanie Lane" w:date="2022-06-23T15:12:00Z"/>
                <w:rFonts w:ascii="Calibri" w:eastAsia="Times New Roman" w:hAnsi="Calibri" w:cs="Calibri"/>
                <w:i/>
                <w:iCs/>
                <w:color w:val="000000"/>
                <w:rPrChange w:id="12387" w:author="Stefanie Lane" w:date="2022-06-23T15:12:00Z">
                  <w:rPr>
                    <w:ins w:id="12388" w:author="Stefanie Lane" w:date="2022-06-23T15:12:00Z"/>
                  </w:rPr>
                </w:rPrChange>
              </w:rPr>
              <w:pPrChange w:id="12389" w:author="Stefanie Lane" w:date="2022-06-23T15:12:00Z">
                <w:pPr/>
              </w:pPrChange>
            </w:pPr>
            <w:proofErr w:type="spellStart"/>
            <w:ins w:id="12390" w:author="Stefanie Lane" w:date="2022-06-23T15:12:00Z">
              <w:r w:rsidRPr="00EB4CE1">
                <w:rPr>
                  <w:rFonts w:ascii="Calibri" w:eastAsia="Times New Roman" w:hAnsi="Calibri" w:cs="Calibri"/>
                  <w:i/>
                  <w:iCs/>
                  <w:color w:val="000000"/>
                  <w:rPrChange w:id="12391" w:author="Stefanie Lane" w:date="2022-06-23T15:12:00Z">
                    <w:rPr/>
                  </w:rPrChange>
                </w:rPr>
                <w:t>Sidalcia</w:t>
              </w:r>
              <w:proofErr w:type="spellEnd"/>
              <w:r w:rsidRPr="00EB4CE1">
                <w:rPr>
                  <w:rFonts w:ascii="Calibri" w:eastAsia="Times New Roman" w:hAnsi="Calibri" w:cs="Calibri"/>
                  <w:i/>
                  <w:iCs/>
                  <w:color w:val="000000"/>
                  <w:rPrChange w:id="12392" w:author="Stefanie Lane" w:date="2022-06-23T15:12:00Z">
                    <w:rPr/>
                  </w:rPrChange>
                </w:rPr>
                <w:t xml:space="preserve"> hendersonii</w:t>
              </w:r>
            </w:ins>
          </w:p>
        </w:tc>
        <w:tc>
          <w:tcPr>
            <w:tcW w:w="869" w:type="dxa"/>
            <w:tcBorders>
              <w:top w:val="single" w:sz="4" w:space="0" w:color="auto"/>
              <w:left w:val="nil"/>
              <w:bottom w:val="single" w:sz="4" w:space="0" w:color="auto"/>
              <w:right w:val="nil"/>
            </w:tcBorders>
            <w:shd w:val="clear" w:color="auto" w:fill="auto"/>
            <w:noWrap/>
            <w:vAlign w:val="bottom"/>
            <w:hideMark/>
            <w:tcPrChange w:id="1239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8BFC4EC" w14:textId="77777777" w:rsidR="00EB4CE1" w:rsidRPr="00EB4CE1" w:rsidRDefault="00EB4CE1" w:rsidP="00EB4CE1">
            <w:pPr>
              <w:spacing w:after="0" w:line="240" w:lineRule="auto"/>
              <w:jc w:val="center"/>
              <w:rPr>
                <w:ins w:id="12394" w:author="Stefanie Lane" w:date="2022-06-23T15:12:00Z"/>
                <w:rFonts w:ascii="Calibri" w:eastAsia="Times New Roman" w:hAnsi="Calibri" w:cs="Calibri"/>
                <w:color w:val="000000"/>
                <w:rPrChange w:id="12395" w:author="Stefanie Lane" w:date="2022-06-23T15:12:00Z">
                  <w:rPr>
                    <w:ins w:id="12396" w:author="Stefanie Lane" w:date="2022-06-23T15:12:00Z"/>
                  </w:rPr>
                </w:rPrChange>
              </w:rPr>
              <w:pPrChange w:id="12397" w:author="Stefanie Lane" w:date="2022-06-23T15:12:00Z">
                <w:pPr>
                  <w:jc w:val="center"/>
                </w:pPr>
              </w:pPrChange>
            </w:pPr>
            <w:ins w:id="12398" w:author="Stefanie Lane" w:date="2022-06-23T15:12:00Z">
              <w:r w:rsidRPr="00EB4CE1">
                <w:rPr>
                  <w:rFonts w:ascii="Calibri" w:eastAsia="Times New Roman" w:hAnsi="Calibri" w:cs="Calibri"/>
                  <w:color w:val="000000"/>
                  <w:rPrChange w:id="12399" w:author="Stefanie Lane" w:date="2022-06-23T15:12:00Z">
                    <w:rPr/>
                  </w:rPrChange>
                </w:rPr>
                <w:t>0.09</w:t>
              </w:r>
            </w:ins>
          </w:p>
        </w:tc>
        <w:tc>
          <w:tcPr>
            <w:tcW w:w="990" w:type="dxa"/>
            <w:tcBorders>
              <w:top w:val="single" w:sz="4" w:space="0" w:color="auto"/>
              <w:left w:val="nil"/>
              <w:bottom w:val="single" w:sz="4" w:space="0" w:color="auto"/>
              <w:right w:val="nil"/>
            </w:tcBorders>
            <w:shd w:val="clear" w:color="auto" w:fill="auto"/>
            <w:noWrap/>
            <w:vAlign w:val="bottom"/>
            <w:hideMark/>
            <w:tcPrChange w:id="1240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FF2838D" w14:textId="77777777" w:rsidR="00EB4CE1" w:rsidRPr="00EB4CE1" w:rsidRDefault="00EB4CE1" w:rsidP="00EB4CE1">
            <w:pPr>
              <w:spacing w:after="0" w:line="240" w:lineRule="auto"/>
              <w:jc w:val="center"/>
              <w:rPr>
                <w:ins w:id="12401" w:author="Stefanie Lane" w:date="2022-06-23T15:12:00Z"/>
                <w:rFonts w:ascii="Calibri" w:eastAsia="Times New Roman" w:hAnsi="Calibri" w:cs="Calibri"/>
                <w:color w:val="000000"/>
                <w:rPrChange w:id="12402" w:author="Stefanie Lane" w:date="2022-06-23T15:12:00Z">
                  <w:rPr>
                    <w:ins w:id="12403" w:author="Stefanie Lane" w:date="2022-06-23T15:12:00Z"/>
                  </w:rPr>
                </w:rPrChange>
              </w:rPr>
              <w:pPrChange w:id="12404" w:author="Stefanie Lane" w:date="2022-06-23T15:12:00Z">
                <w:pPr>
                  <w:jc w:val="center"/>
                </w:pPr>
              </w:pPrChange>
            </w:pPr>
            <w:ins w:id="12405" w:author="Stefanie Lane" w:date="2022-06-23T15:12:00Z">
              <w:r w:rsidRPr="00EB4CE1">
                <w:rPr>
                  <w:rFonts w:ascii="Calibri" w:eastAsia="Times New Roman" w:hAnsi="Calibri" w:cs="Calibri"/>
                  <w:color w:val="000000"/>
                  <w:rPrChange w:id="12406" w:author="Stefanie Lane" w:date="2022-06-23T15:12:00Z">
                    <w:rPr/>
                  </w:rPrChange>
                </w:rPr>
                <w:t>0.10</w:t>
              </w:r>
            </w:ins>
          </w:p>
        </w:tc>
        <w:tc>
          <w:tcPr>
            <w:tcW w:w="810" w:type="dxa"/>
            <w:tcBorders>
              <w:top w:val="single" w:sz="4" w:space="0" w:color="auto"/>
              <w:left w:val="nil"/>
              <w:bottom w:val="single" w:sz="4" w:space="0" w:color="auto"/>
              <w:right w:val="nil"/>
            </w:tcBorders>
            <w:shd w:val="clear" w:color="auto" w:fill="auto"/>
            <w:noWrap/>
            <w:vAlign w:val="bottom"/>
            <w:hideMark/>
            <w:tcPrChange w:id="1240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AD8EB1" w14:textId="77777777" w:rsidR="00EB4CE1" w:rsidRPr="00EB4CE1" w:rsidRDefault="00EB4CE1" w:rsidP="00EB4CE1">
            <w:pPr>
              <w:spacing w:after="0" w:line="240" w:lineRule="auto"/>
              <w:jc w:val="center"/>
              <w:rPr>
                <w:ins w:id="12408" w:author="Stefanie Lane" w:date="2022-06-23T15:12:00Z"/>
                <w:rFonts w:ascii="Calibri" w:eastAsia="Times New Roman" w:hAnsi="Calibri" w:cs="Calibri"/>
                <w:color w:val="000000"/>
                <w:rPrChange w:id="12409" w:author="Stefanie Lane" w:date="2022-06-23T15:12:00Z">
                  <w:rPr>
                    <w:ins w:id="12410" w:author="Stefanie Lane" w:date="2022-06-23T15:12:00Z"/>
                  </w:rPr>
                </w:rPrChange>
              </w:rPr>
              <w:pPrChange w:id="12411" w:author="Stefanie Lane" w:date="2022-06-23T15:12:00Z">
                <w:pPr>
                  <w:jc w:val="center"/>
                </w:pPr>
              </w:pPrChange>
            </w:pPr>
            <w:ins w:id="12412" w:author="Stefanie Lane" w:date="2022-06-23T15:12:00Z">
              <w:r w:rsidRPr="00EB4CE1">
                <w:rPr>
                  <w:rFonts w:ascii="Calibri" w:eastAsia="Times New Roman" w:hAnsi="Calibri" w:cs="Calibri"/>
                  <w:color w:val="000000"/>
                  <w:rPrChange w:id="12413" w:author="Stefanie Lane" w:date="2022-06-23T15:12:00Z">
                    <w:rPr/>
                  </w:rPrChange>
                </w:rPr>
                <w:t>0.21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41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E47E74D" w14:textId="77777777" w:rsidR="00EB4CE1" w:rsidRPr="00EB4CE1" w:rsidRDefault="00EB4CE1" w:rsidP="00EB4CE1">
            <w:pPr>
              <w:spacing w:after="0" w:line="240" w:lineRule="auto"/>
              <w:jc w:val="center"/>
              <w:rPr>
                <w:ins w:id="12415" w:author="Stefanie Lane" w:date="2022-06-23T15:12:00Z"/>
                <w:rFonts w:ascii="Calibri" w:eastAsia="Times New Roman" w:hAnsi="Calibri" w:cs="Calibri"/>
                <w:color w:val="000000"/>
                <w:rPrChange w:id="12416" w:author="Stefanie Lane" w:date="2022-06-23T15:12:00Z">
                  <w:rPr>
                    <w:ins w:id="12417" w:author="Stefanie Lane" w:date="2022-06-23T15:12:00Z"/>
                  </w:rPr>
                </w:rPrChange>
              </w:rPr>
              <w:pPrChange w:id="12418" w:author="Stefanie Lane" w:date="2022-06-23T15:12:00Z">
                <w:pPr>
                  <w:jc w:val="center"/>
                </w:pPr>
              </w:pPrChange>
            </w:pPr>
            <w:ins w:id="12419" w:author="Stefanie Lane" w:date="2022-06-23T15:12:00Z">
              <w:r w:rsidRPr="00EB4CE1">
                <w:rPr>
                  <w:rFonts w:ascii="Calibri" w:eastAsia="Times New Roman" w:hAnsi="Calibri" w:cs="Calibri"/>
                  <w:color w:val="000000"/>
                  <w:rPrChange w:id="12420" w:author="Stefanie Lane" w:date="2022-06-23T15:12:00Z">
                    <w:rPr/>
                  </w:rPrChange>
                </w:rPr>
                <w:t>142.9</w:t>
              </w:r>
            </w:ins>
          </w:p>
        </w:tc>
      </w:tr>
      <w:tr w:rsidR="00EB4CE1" w:rsidRPr="00EB4CE1" w14:paraId="56392803" w14:textId="77777777" w:rsidTr="006F10B7">
        <w:trPr>
          <w:trHeight w:val="290"/>
          <w:ins w:id="12421" w:author="Stefanie Lane" w:date="2022-06-23T15:12:00Z"/>
          <w:trPrChange w:id="1242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42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0B737CCB" w14:textId="77777777" w:rsidR="00EB4CE1" w:rsidRPr="00EB4CE1" w:rsidRDefault="00EB4CE1" w:rsidP="00EB4CE1">
            <w:pPr>
              <w:spacing w:after="0" w:line="240" w:lineRule="auto"/>
              <w:rPr>
                <w:ins w:id="12424" w:author="Stefanie Lane" w:date="2022-06-23T15:12:00Z"/>
                <w:rFonts w:ascii="Calibri" w:eastAsia="Times New Roman" w:hAnsi="Calibri" w:cs="Calibri"/>
                <w:color w:val="000000"/>
                <w:rPrChange w:id="12425" w:author="Stefanie Lane" w:date="2022-06-23T15:12:00Z">
                  <w:rPr>
                    <w:ins w:id="12426" w:author="Stefanie Lane" w:date="2022-06-23T15:12:00Z"/>
                  </w:rPr>
                </w:rPrChange>
              </w:rPr>
              <w:pPrChange w:id="1242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42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8872227" w14:textId="77777777" w:rsidR="00EB4CE1" w:rsidRPr="00EB4CE1" w:rsidRDefault="00EB4CE1" w:rsidP="00EB4CE1">
            <w:pPr>
              <w:spacing w:after="0" w:line="240" w:lineRule="auto"/>
              <w:rPr>
                <w:ins w:id="12429" w:author="Stefanie Lane" w:date="2022-06-23T15:12:00Z"/>
                <w:rFonts w:ascii="Calibri" w:eastAsia="Times New Roman" w:hAnsi="Calibri" w:cs="Calibri"/>
                <w:color w:val="000000"/>
                <w:rPrChange w:id="12430" w:author="Stefanie Lane" w:date="2022-06-23T15:12:00Z">
                  <w:rPr>
                    <w:ins w:id="12431" w:author="Stefanie Lane" w:date="2022-06-23T15:12:00Z"/>
                  </w:rPr>
                </w:rPrChange>
              </w:rPr>
              <w:pPrChange w:id="12432" w:author="Stefanie Lane" w:date="2022-06-23T15:12:00Z">
                <w:pPr/>
              </w:pPrChange>
            </w:pPr>
          </w:p>
        </w:tc>
        <w:tc>
          <w:tcPr>
            <w:tcW w:w="3320" w:type="dxa"/>
            <w:tcBorders>
              <w:top w:val="nil"/>
              <w:left w:val="nil"/>
              <w:bottom w:val="nil"/>
              <w:right w:val="nil"/>
            </w:tcBorders>
            <w:shd w:val="clear" w:color="auto" w:fill="auto"/>
            <w:noWrap/>
            <w:vAlign w:val="bottom"/>
            <w:hideMark/>
            <w:tcPrChange w:id="12433" w:author="Stefanie Lane" w:date="2022-06-23T15:14:00Z">
              <w:tcPr>
                <w:tcW w:w="3320" w:type="dxa"/>
                <w:tcBorders>
                  <w:top w:val="nil"/>
                  <w:left w:val="nil"/>
                  <w:bottom w:val="nil"/>
                  <w:right w:val="nil"/>
                </w:tcBorders>
                <w:shd w:val="clear" w:color="auto" w:fill="auto"/>
                <w:noWrap/>
                <w:vAlign w:val="bottom"/>
                <w:hideMark/>
              </w:tcPr>
            </w:tcPrChange>
          </w:tcPr>
          <w:p w14:paraId="23362B08" w14:textId="77777777" w:rsidR="00EB4CE1" w:rsidRPr="00EB4CE1" w:rsidRDefault="00EB4CE1" w:rsidP="00EB4CE1">
            <w:pPr>
              <w:spacing w:after="0" w:line="240" w:lineRule="auto"/>
              <w:rPr>
                <w:ins w:id="12434" w:author="Stefanie Lane" w:date="2022-06-23T15:12:00Z"/>
                <w:rFonts w:ascii="Calibri" w:eastAsia="Times New Roman" w:hAnsi="Calibri" w:cs="Calibri"/>
                <w:i/>
                <w:iCs/>
                <w:color w:val="000000"/>
                <w:rPrChange w:id="12435" w:author="Stefanie Lane" w:date="2022-06-23T15:12:00Z">
                  <w:rPr>
                    <w:ins w:id="12436" w:author="Stefanie Lane" w:date="2022-06-23T15:12:00Z"/>
                  </w:rPr>
                </w:rPrChange>
              </w:rPr>
              <w:pPrChange w:id="12437" w:author="Stefanie Lane" w:date="2022-06-23T15:12:00Z">
                <w:pPr/>
              </w:pPrChange>
            </w:pPr>
            <w:ins w:id="12438" w:author="Stefanie Lane" w:date="2022-06-23T15:12:00Z">
              <w:r w:rsidRPr="00EB4CE1">
                <w:rPr>
                  <w:rFonts w:ascii="Calibri" w:eastAsia="Times New Roman" w:hAnsi="Calibri" w:cs="Calibri"/>
                  <w:i/>
                  <w:iCs/>
                  <w:color w:val="000000"/>
                  <w:rPrChange w:id="12439" w:author="Stefanie Lane" w:date="2022-06-23T15:12:00Z">
                    <w:rPr/>
                  </w:rPrChange>
                </w:rPr>
                <w:t xml:space="preserve">Potentilla </w:t>
              </w:r>
              <w:proofErr w:type="spellStart"/>
              <w:r w:rsidRPr="00EB4CE1">
                <w:rPr>
                  <w:rFonts w:ascii="Calibri" w:eastAsia="Times New Roman" w:hAnsi="Calibri" w:cs="Calibri"/>
                  <w:i/>
                  <w:iCs/>
                  <w:color w:val="000000"/>
                  <w:rPrChange w:id="12440" w:author="Stefanie Lane" w:date="2022-06-23T15:12:00Z">
                    <w:rPr/>
                  </w:rPrChange>
                </w:rPr>
                <w:t>anserina-pacifica</w:t>
              </w:r>
              <w:proofErr w:type="spellEnd"/>
            </w:ins>
          </w:p>
        </w:tc>
        <w:tc>
          <w:tcPr>
            <w:tcW w:w="869" w:type="dxa"/>
            <w:tcBorders>
              <w:top w:val="nil"/>
              <w:left w:val="nil"/>
              <w:bottom w:val="nil"/>
              <w:right w:val="nil"/>
            </w:tcBorders>
            <w:shd w:val="clear" w:color="auto" w:fill="auto"/>
            <w:noWrap/>
            <w:vAlign w:val="bottom"/>
            <w:hideMark/>
            <w:tcPrChange w:id="12441" w:author="Stefanie Lane" w:date="2022-06-23T15:14:00Z">
              <w:tcPr>
                <w:tcW w:w="960" w:type="dxa"/>
                <w:tcBorders>
                  <w:top w:val="nil"/>
                  <w:left w:val="nil"/>
                  <w:bottom w:val="nil"/>
                  <w:right w:val="nil"/>
                </w:tcBorders>
                <w:shd w:val="clear" w:color="auto" w:fill="auto"/>
                <w:noWrap/>
                <w:vAlign w:val="bottom"/>
                <w:hideMark/>
              </w:tcPr>
            </w:tcPrChange>
          </w:tcPr>
          <w:p w14:paraId="701D84DB" w14:textId="77777777" w:rsidR="00EB4CE1" w:rsidRPr="00EB4CE1" w:rsidRDefault="00EB4CE1" w:rsidP="00EB4CE1">
            <w:pPr>
              <w:spacing w:after="0" w:line="240" w:lineRule="auto"/>
              <w:jc w:val="center"/>
              <w:rPr>
                <w:ins w:id="12442" w:author="Stefanie Lane" w:date="2022-06-23T15:12:00Z"/>
                <w:rFonts w:ascii="Calibri" w:eastAsia="Times New Roman" w:hAnsi="Calibri" w:cs="Calibri"/>
                <w:color w:val="000000"/>
                <w:rPrChange w:id="12443" w:author="Stefanie Lane" w:date="2022-06-23T15:12:00Z">
                  <w:rPr>
                    <w:ins w:id="12444" w:author="Stefanie Lane" w:date="2022-06-23T15:12:00Z"/>
                  </w:rPr>
                </w:rPrChange>
              </w:rPr>
              <w:pPrChange w:id="12445" w:author="Stefanie Lane" w:date="2022-06-23T15:12:00Z">
                <w:pPr>
                  <w:jc w:val="center"/>
                </w:pPr>
              </w:pPrChange>
            </w:pPr>
            <w:ins w:id="12446" w:author="Stefanie Lane" w:date="2022-06-23T15:12:00Z">
              <w:r w:rsidRPr="00EB4CE1">
                <w:rPr>
                  <w:rFonts w:ascii="Calibri" w:eastAsia="Times New Roman" w:hAnsi="Calibri" w:cs="Calibri"/>
                  <w:color w:val="000000"/>
                  <w:rPrChange w:id="12447" w:author="Stefanie Lane" w:date="2022-06-23T15:12:00Z">
                    <w:rPr/>
                  </w:rPrChange>
                </w:rPr>
                <w:t>0.29</w:t>
              </w:r>
            </w:ins>
          </w:p>
        </w:tc>
        <w:tc>
          <w:tcPr>
            <w:tcW w:w="990" w:type="dxa"/>
            <w:tcBorders>
              <w:top w:val="nil"/>
              <w:left w:val="nil"/>
              <w:bottom w:val="nil"/>
              <w:right w:val="nil"/>
            </w:tcBorders>
            <w:shd w:val="clear" w:color="auto" w:fill="auto"/>
            <w:noWrap/>
            <w:vAlign w:val="bottom"/>
            <w:hideMark/>
            <w:tcPrChange w:id="12448" w:author="Stefanie Lane" w:date="2022-06-23T15:14:00Z">
              <w:tcPr>
                <w:tcW w:w="960" w:type="dxa"/>
                <w:tcBorders>
                  <w:top w:val="nil"/>
                  <w:left w:val="nil"/>
                  <w:bottom w:val="nil"/>
                  <w:right w:val="nil"/>
                </w:tcBorders>
                <w:shd w:val="clear" w:color="auto" w:fill="auto"/>
                <w:noWrap/>
                <w:vAlign w:val="bottom"/>
                <w:hideMark/>
              </w:tcPr>
            </w:tcPrChange>
          </w:tcPr>
          <w:p w14:paraId="377EB32E" w14:textId="77777777" w:rsidR="00EB4CE1" w:rsidRPr="00EB4CE1" w:rsidRDefault="00EB4CE1" w:rsidP="00EB4CE1">
            <w:pPr>
              <w:spacing w:after="0" w:line="240" w:lineRule="auto"/>
              <w:jc w:val="center"/>
              <w:rPr>
                <w:ins w:id="12449" w:author="Stefanie Lane" w:date="2022-06-23T15:12:00Z"/>
                <w:rFonts w:ascii="Calibri" w:eastAsia="Times New Roman" w:hAnsi="Calibri" w:cs="Calibri"/>
                <w:color w:val="000000"/>
                <w:rPrChange w:id="12450" w:author="Stefanie Lane" w:date="2022-06-23T15:12:00Z">
                  <w:rPr>
                    <w:ins w:id="12451" w:author="Stefanie Lane" w:date="2022-06-23T15:12:00Z"/>
                  </w:rPr>
                </w:rPrChange>
              </w:rPr>
              <w:pPrChange w:id="12452" w:author="Stefanie Lane" w:date="2022-06-23T15:12:00Z">
                <w:pPr>
                  <w:jc w:val="center"/>
                </w:pPr>
              </w:pPrChange>
            </w:pPr>
            <w:ins w:id="12453" w:author="Stefanie Lane" w:date="2022-06-23T15:12:00Z">
              <w:r w:rsidRPr="00EB4CE1">
                <w:rPr>
                  <w:rFonts w:ascii="Calibri" w:eastAsia="Times New Roman" w:hAnsi="Calibri" w:cs="Calibri"/>
                  <w:color w:val="000000"/>
                  <w:rPrChange w:id="12454" w:author="Stefanie Lane" w:date="2022-06-23T15:12:00Z">
                    <w:rPr/>
                  </w:rPrChange>
                </w:rPr>
                <w:t>0.74</w:t>
              </w:r>
            </w:ins>
          </w:p>
        </w:tc>
        <w:tc>
          <w:tcPr>
            <w:tcW w:w="810" w:type="dxa"/>
            <w:tcBorders>
              <w:top w:val="nil"/>
              <w:left w:val="nil"/>
              <w:bottom w:val="nil"/>
              <w:right w:val="nil"/>
            </w:tcBorders>
            <w:shd w:val="clear" w:color="auto" w:fill="auto"/>
            <w:noWrap/>
            <w:vAlign w:val="bottom"/>
            <w:hideMark/>
            <w:tcPrChange w:id="12455" w:author="Stefanie Lane" w:date="2022-06-23T15:14:00Z">
              <w:tcPr>
                <w:tcW w:w="960" w:type="dxa"/>
                <w:tcBorders>
                  <w:top w:val="nil"/>
                  <w:left w:val="nil"/>
                  <w:bottom w:val="nil"/>
                  <w:right w:val="nil"/>
                </w:tcBorders>
                <w:shd w:val="clear" w:color="auto" w:fill="auto"/>
                <w:noWrap/>
                <w:vAlign w:val="bottom"/>
                <w:hideMark/>
              </w:tcPr>
            </w:tcPrChange>
          </w:tcPr>
          <w:p w14:paraId="12ACBBAA" w14:textId="77777777" w:rsidR="00EB4CE1" w:rsidRPr="00EB4CE1" w:rsidRDefault="00EB4CE1" w:rsidP="00EB4CE1">
            <w:pPr>
              <w:spacing w:after="0" w:line="240" w:lineRule="auto"/>
              <w:jc w:val="center"/>
              <w:rPr>
                <w:ins w:id="12456" w:author="Stefanie Lane" w:date="2022-06-23T15:12:00Z"/>
                <w:rFonts w:ascii="Calibri" w:eastAsia="Times New Roman" w:hAnsi="Calibri" w:cs="Calibri"/>
                <w:color w:val="000000"/>
                <w:rPrChange w:id="12457" w:author="Stefanie Lane" w:date="2022-06-23T15:12:00Z">
                  <w:rPr>
                    <w:ins w:id="12458" w:author="Stefanie Lane" w:date="2022-06-23T15:12:00Z"/>
                  </w:rPr>
                </w:rPrChange>
              </w:rPr>
              <w:pPrChange w:id="12459" w:author="Stefanie Lane" w:date="2022-06-23T15:12:00Z">
                <w:pPr>
                  <w:jc w:val="center"/>
                </w:pPr>
              </w:pPrChange>
            </w:pPr>
            <w:ins w:id="12460" w:author="Stefanie Lane" w:date="2022-06-23T15:12:00Z">
              <w:r w:rsidRPr="00EB4CE1">
                <w:rPr>
                  <w:rFonts w:ascii="Calibri" w:eastAsia="Times New Roman" w:hAnsi="Calibri" w:cs="Calibri"/>
                  <w:color w:val="000000"/>
                  <w:rPrChange w:id="12461" w:author="Stefanie Lane" w:date="2022-06-23T15:12:00Z">
                    <w:rPr/>
                  </w:rPrChange>
                </w:rPr>
                <w:t>0.79</w:t>
              </w:r>
            </w:ins>
          </w:p>
        </w:tc>
        <w:tc>
          <w:tcPr>
            <w:tcW w:w="1710" w:type="dxa"/>
            <w:tcBorders>
              <w:top w:val="nil"/>
              <w:left w:val="nil"/>
              <w:bottom w:val="nil"/>
              <w:right w:val="single" w:sz="8" w:space="0" w:color="auto"/>
            </w:tcBorders>
            <w:shd w:val="clear" w:color="auto" w:fill="auto"/>
            <w:noWrap/>
            <w:vAlign w:val="bottom"/>
            <w:hideMark/>
            <w:tcPrChange w:id="12462"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7A814F8" w14:textId="77777777" w:rsidR="00EB4CE1" w:rsidRPr="00EB4CE1" w:rsidRDefault="00EB4CE1" w:rsidP="00EB4CE1">
            <w:pPr>
              <w:spacing w:after="0" w:line="240" w:lineRule="auto"/>
              <w:jc w:val="center"/>
              <w:rPr>
                <w:ins w:id="12463" w:author="Stefanie Lane" w:date="2022-06-23T15:12:00Z"/>
                <w:rFonts w:ascii="Calibri" w:eastAsia="Times New Roman" w:hAnsi="Calibri" w:cs="Calibri"/>
                <w:color w:val="000000"/>
                <w:rPrChange w:id="12464" w:author="Stefanie Lane" w:date="2022-06-23T15:12:00Z">
                  <w:rPr>
                    <w:ins w:id="12465" w:author="Stefanie Lane" w:date="2022-06-23T15:12:00Z"/>
                  </w:rPr>
                </w:rPrChange>
              </w:rPr>
              <w:pPrChange w:id="12466" w:author="Stefanie Lane" w:date="2022-06-23T15:12:00Z">
                <w:pPr>
                  <w:jc w:val="center"/>
                </w:pPr>
              </w:pPrChange>
            </w:pPr>
            <w:ins w:id="12467" w:author="Stefanie Lane" w:date="2022-06-23T15:12:00Z">
              <w:r w:rsidRPr="00EB4CE1">
                <w:rPr>
                  <w:rFonts w:ascii="Calibri" w:eastAsia="Times New Roman" w:hAnsi="Calibri" w:cs="Calibri"/>
                  <w:color w:val="000000"/>
                  <w:rPrChange w:id="12468" w:author="Stefanie Lane" w:date="2022-06-23T15:12:00Z">
                    <w:rPr/>
                  </w:rPrChange>
                </w:rPr>
                <w:t>167.1</w:t>
              </w:r>
            </w:ins>
          </w:p>
        </w:tc>
      </w:tr>
      <w:tr w:rsidR="00EB4CE1" w:rsidRPr="00EB4CE1" w14:paraId="654343DB" w14:textId="77777777" w:rsidTr="006F10B7">
        <w:trPr>
          <w:trHeight w:val="290"/>
          <w:ins w:id="12469" w:author="Stefanie Lane" w:date="2022-06-23T15:12:00Z"/>
          <w:trPrChange w:id="1247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47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9C0E496" w14:textId="77777777" w:rsidR="00EB4CE1" w:rsidRPr="00EB4CE1" w:rsidRDefault="00EB4CE1" w:rsidP="00EB4CE1">
            <w:pPr>
              <w:spacing w:after="0" w:line="240" w:lineRule="auto"/>
              <w:rPr>
                <w:ins w:id="12472" w:author="Stefanie Lane" w:date="2022-06-23T15:12:00Z"/>
                <w:rFonts w:ascii="Calibri" w:eastAsia="Times New Roman" w:hAnsi="Calibri" w:cs="Calibri"/>
                <w:color w:val="000000"/>
                <w:rPrChange w:id="12473" w:author="Stefanie Lane" w:date="2022-06-23T15:12:00Z">
                  <w:rPr>
                    <w:ins w:id="12474" w:author="Stefanie Lane" w:date="2022-06-23T15:12:00Z"/>
                  </w:rPr>
                </w:rPrChange>
              </w:rPr>
              <w:pPrChange w:id="1247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47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80E451B" w14:textId="77777777" w:rsidR="00EB4CE1" w:rsidRPr="00EB4CE1" w:rsidRDefault="00EB4CE1" w:rsidP="00EB4CE1">
            <w:pPr>
              <w:spacing w:after="0" w:line="240" w:lineRule="auto"/>
              <w:rPr>
                <w:ins w:id="12477" w:author="Stefanie Lane" w:date="2022-06-23T15:12:00Z"/>
                <w:rFonts w:ascii="Calibri" w:eastAsia="Times New Roman" w:hAnsi="Calibri" w:cs="Calibri"/>
                <w:color w:val="000000"/>
                <w:rPrChange w:id="12478" w:author="Stefanie Lane" w:date="2022-06-23T15:12:00Z">
                  <w:rPr>
                    <w:ins w:id="12479" w:author="Stefanie Lane" w:date="2022-06-23T15:12:00Z"/>
                  </w:rPr>
                </w:rPrChange>
              </w:rPr>
              <w:pPrChange w:id="12480"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481"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467DE4E4" w14:textId="77777777" w:rsidR="00EB4CE1" w:rsidRPr="00EB4CE1" w:rsidRDefault="00EB4CE1" w:rsidP="00EB4CE1">
            <w:pPr>
              <w:spacing w:after="0" w:line="240" w:lineRule="auto"/>
              <w:rPr>
                <w:ins w:id="12482" w:author="Stefanie Lane" w:date="2022-06-23T15:12:00Z"/>
                <w:rFonts w:ascii="Calibri" w:eastAsia="Times New Roman" w:hAnsi="Calibri" w:cs="Calibri"/>
                <w:i/>
                <w:iCs/>
                <w:color w:val="000000"/>
                <w:rPrChange w:id="12483" w:author="Stefanie Lane" w:date="2022-06-23T15:12:00Z">
                  <w:rPr>
                    <w:ins w:id="12484" w:author="Stefanie Lane" w:date="2022-06-23T15:12:00Z"/>
                  </w:rPr>
                </w:rPrChange>
              </w:rPr>
              <w:pPrChange w:id="12485" w:author="Stefanie Lane" w:date="2022-06-23T15:12:00Z">
                <w:pPr/>
              </w:pPrChange>
            </w:pPr>
            <w:proofErr w:type="spellStart"/>
            <w:ins w:id="12486" w:author="Stefanie Lane" w:date="2022-06-23T15:12:00Z">
              <w:r w:rsidRPr="00EB4CE1">
                <w:rPr>
                  <w:rFonts w:ascii="Calibri" w:eastAsia="Times New Roman" w:hAnsi="Calibri" w:cs="Calibri"/>
                  <w:i/>
                  <w:iCs/>
                  <w:color w:val="000000"/>
                  <w:rPrChange w:id="12487" w:author="Stefanie Lane" w:date="2022-06-23T15:12:00Z">
                    <w:rPr/>
                  </w:rPrChange>
                </w:rPr>
                <w:t>Rumex_conglomeratus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48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C2CEA0" w14:textId="77777777" w:rsidR="00EB4CE1" w:rsidRPr="00EB4CE1" w:rsidRDefault="00EB4CE1" w:rsidP="00EB4CE1">
            <w:pPr>
              <w:spacing w:after="0" w:line="240" w:lineRule="auto"/>
              <w:jc w:val="center"/>
              <w:rPr>
                <w:ins w:id="12489" w:author="Stefanie Lane" w:date="2022-06-23T15:12:00Z"/>
                <w:rFonts w:ascii="Calibri" w:eastAsia="Times New Roman" w:hAnsi="Calibri" w:cs="Calibri"/>
                <w:color w:val="000000"/>
                <w:rPrChange w:id="12490" w:author="Stefanie Lane" w:date="2022-06-23T15:12:00Z">
                  <w:rPr>
                    <w:ins w:id="12491" w:author="Stefanie Lane" w:date="2022-06-23T15:12:00Z"/>
                  </w:rPr>
                </w:rPrChange>
              </w:rPr>
              <w:pPrChange w:id="12492" w:author="Stefanie Lane" w:date="2022-06-23T15:12:00Z">
                <w:pPr>
                  <w:jc w:val="center"/>
                </w:pPr>
              </w:pPrChange>
            </w:pPr>
            <w:ins w:id="12493" w:author="Stefanie Lane" w:date="2022-06-23T15:12:00Z">
              <w:r w:rsidRPr="00EB4CE1">
                <w:rPr>
                  <w:rFonts w:ascii="Calibri" w:eastAsia="Times New Roman" w:hAnsi="Calibri" w:cs="Calibri"/>
                  <w:color w:val="000000"/>
                  <w:rPrChange w:id="12494" w:author="Stefanie Lane" w:date="2022-06-23T15:12:00Z">
                    <w:rPr/>
                  </w:rPrChange>
                </w:rPr>
                <w:t>0.03</w:t>
              </w:r>
            </w:ins>
          </w:p>
        </w:tc>
        <w:tc>
          <w:tcPr>
            <w:tcW w:w="990" w:type="dxa"/>
            <w:tcBorders>
              <w:top w:val="single" w:sz="4" w:space="0" w:color="auto"/>
              <w:left w:val="nil"/>
              <w:bottom w:val="single" w:sz="4" w:space="0" w:color="auto"/>
              <w:right w:val="nil"/>
            </w:tcBorders>
            <w:shd w:val="clear" w:color="auto" w:fill="auto"/>
            <w:noWrap/>
            <w:vAlign w:val="bottom"/>
            <w:hideMark/>
            <w:tcPrChange w:id="1249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A7DBB1F" w14:textId="77777777" w:rsidR="00EB4CE1" w:rsidRPr="00EB4CE1" w:rsidRDefault="00EB4CE1" w:rsidP="00EB4CE1">
            <w:pPr>
              <w:spacing w:after="0" w:line="240" w:lineRule="auto"/>
              <w:jc w:val="center"/>
              <w:rPr>
                <w:ins w:id="12496" w:author="Stefanie Lane" w:date="2022-06-23T15:12:00Z"/>
                <w:rFonts w:ascii="Calibri" w:eastAsia="Times New Roman" w:hAnsi="Calibri" w:cs="Calibri"/>
                <w:color w:val="000000"/>
                <w:rPrChange w:id="12497" w:author="Stefanie Lane" w:date="2022-06-23T15:12:00Z">
                  <w:rPr>
                    <w:ins w:id="12498" w:author="Stefanie Lane" w:date="2022-06-23T15:12:00Z"/>
                  </w:rPr>
                </w:rPrChange>
              </w:rPr>
              <w:pPrChange w:id="12499" w:author="Stefanie Lane" w:date="2022-06-23T15:12:00Z">
                <w:pPr>
                  <w:jc w:val="center"/>
                </w:pPr>
              </w:pPrChange>
            </w:pPr>
            <w:ins w:id="12500" w:author="Stefanie Lane" w:date="2022-06-23T15:12:00Z">
              <w:r w:rsidRPr="00EB4CE1">
                <w:rPr>
                  <w:rFonts w:ascii="Calibri" w:eastAsia="Times New Roman" w:hAnsi="Calibri" w:cs="Calibri"/>
                  <w:color w:val="000000"/>
                  <w:rPrChange w:id="12501"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50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4807CCA" w14:textId="77777777" w:rsidR="00EB4CE1" w:rsidRPr="00EB4CE1" w:rsidRDefault="00EB4CE1" w:rsidP="00EB4CE1">
            <w:pPr>
              <w:spacing w:after="0" w:line="240" w:lineRule="auto"/>
              <w:jc w:val="center"/>
              <w:rPr>
                <w:ins w:id="12503" w:author="Stefanie Lane" w:date="2022-06-23T15:12:00Z"/>
                <w:rFonts w:ascii="Calibri" w:eastAsia="Times New Roman" w:hAnsi="Calibri" w:cs="Calibri"/>
                <w:color w:val="000000"/>
                <w:rPrChange w:id="12504" w:author="Stefanie Lane" w:date="2022-06-23T15:12:00Z">
                  <w:rPr>
                    <w:ins w:id="12505" w:author="Stefanie Lane" w:date="2022-06-23T15:12:00Z"/>
                  </w:rPr>
                </w:rPrChange>
              </w:rPr>
              <w:pPrChange w:id="12506" w:author="Stefanie Lane" w:date="2022-06-23T15:12:00Z">
                <w:pPr>
                  <w:jc w:val="center"/>
                </w:pPr>
              </w:pPrChange>
            </w:pPr>
            <w:ins w:id="12507" w:author="Stefanie Lane" w:date="2022-06-23T15:12:00Z">
              <w:r w:rsidRPr="00EB4CE1">
                <w:rPr>
                  <w:rFonts w:ascii="Calibri" w:eastAsia="Times New Roman" w:hAnsi="Calibri" w:cs="Calibri"/>
                  <w:color w:val="000000"/>
                  <w:rPrChange w:id="12508" w:author="Stefanie Lane" w:date="2022-06-23T15:12:00Z">
                    <w:rPr/>
                  </w:rPrChange>
                </w:rPr>
                <w:t>0.11</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509"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04013C4" w14:textId="77777777" w:rsidR="00EB4CE1" w:rsidRPr="00EB4CE1" w:rsidRDefault="00EB4CE1" w:rsidP="00EB4CE1">
            <w:pPr>
              <w:spacing w:after="0" w:line="240" w:lineRule="auto"/>
              <w:jc w:val="center"/>
              <w:rPr>
                <w:ins w:id="12510" w:author="Stefanie Lane" w:date="2022-06-23T15:12:00Z"/>
                <w:rFonts w:ascii="Calibri" w:eastAsia="Times New Roman" w:hAnsi="Calibri" w:cs="Calibri"/>
                <w:color w:val="000000"/>
                <w:rPrChange w:id="12511" w:author="Stefanie Lane" w:date="2022-06-23T15:12:00Z">
                  <w:rPr>
                    <w:ins w:id="12512" w:author="Stefanie Lane" w:date="2022-06-23T15:12:00Z"/>
                  </w:rPr>
                </w:rPrChange>
              </w:rPr>
              <w:pPrChange w:id="12513" w:author="Stefanie Lane" w:date="2022-06-23T15:12:00Z">
                <w:pPr>
                  <w:jc w:val="center"/>
                </w:pPr>
              </w:pPrChange>
            </w:pPr>
            <w:ins w:id="12514" w:author="Stefanie Lane" w:date="2022-06-23T15:12:00Z">
              <w:r w:rsidRPr="00EB4CE1">
                <w:rPr>
                  <w:rFonts w:ascii="Calibri" w:eastAsia="Times New Roman" w:hAnsi="Calibri" w:cs="Calibri"/>
                  <w:color w:val="000000"/>
                  <w:rPrChange w:id="12515" w:author="Stefanie Lane" w:date="2022-06-23T15:12:00Z">
                    <w:rPr/>
                  </w:rPrChange>
                </w:rPr>
                <w:t>264.3</w:t>
              </w:r>
            </w:ins>
          </w:p>
        </w:tc>
      </w:tr>
      <w:tr w:rsidR="00EB4CE1" w:rsidRPr="00EB4CE1" w14:paraId="0843CB00" w14:textId="77777777" w:rsidTr="006F10B7">
        <w:trPr>
          <w:trHeight w:val="290"/>
          <w:ins w:id="12516" w:author="Stefanie Lane" w:date="2022-06-23T15:12:00Z"/>
          <w:trPrChange w:id="12517"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518"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08F19EC" w14:textId="77777777" w:rsidR="00EB4CE1" w:rsidRPr="00EB4CE1" w:rsidRDefault="00EB4CE1" w:rsidP="00EB4CE1">
            <w:pPr>
              <w:spacing w:after="0" w:line="240" w:lineRule="auto"/>
              <w:rPr>
                <w:ins w:id="12519" w:author="Stefanie Lane" w:date="2022-06-23T15:12:00Z"/>
                <w:rFonts w:ascii="Calibri" w:eastAsia="Times New Roman" w:hAnsi="Calibri" w:cs="Calibri"/>
                <w:color w:val="000000"/>
                <w:rPrChange w:id="12520" w:author="Stefanie Lane" w:date="2022-06-23T15:12:00Z">
                  <w:rPr>
                    <w:ins w:id="12521" w:author="Stefanie Lane" w:date="2022-06-23T15:12:00Z"/>
                  </w:rPr>
                </w:rPrChange>
              </w:rPr>
              <w:pPrChange w:id="12522"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523"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6CE26C1E" w14:textId="77777777" w:rsidR="00EB4CE1" w:rsidRPr="00EB4CE1" w:rsidRDefault="00EB4CE1" w:rsidP="00EB4CE1">
            <w:pPr>
              <w:spacing w:after="0" w:line="240" w:lineRule="auto"/>
              <w:rPr>
                <w:ins w:id="12524" w:author="Stefanie Lane" w:date="2022-06-23T15:12:00Z"/>
                <w:rFonts w:ascii="Calibri" w:eastAsia="Times New Roman" w:hAnsi="Calibri" w:cs="Calibri"/>
                <w:color w:val="000000"/>
                <w:rPrChange w:id="12525" w:author="Stefanie Lane" w:date="2022-06-23T15:12:00Z">
                  <w:rPr>
                    <w:ins w:id="12526" w:author="Stefanie Lane" w:date="2022-06-23T15:12:00Z"/>
                  </w:rPr>
                </w:rPrChange>
              </w:rPr>
              <w:pPrChange w:id="12527" w:author="Stefanie Lane" w:date="2022-06-23T15:12:00Z">
                <w:pPr/>
              </w:pPrChange>
            </w:pPr>
          </w:p>
        </w:tc>
        <w:tc>
          <w:tcPr>
            <w:tcW w:w="3320" w:type="dxa"/>
            <w:tcBorders>
              <w:top w:val="nil"/>
              <w:left w:val="nil"/>
              <w:bottom w:val="nil"/>
              <w:right w:val="nil"/>
            </w:tcBorders>
            <w:shd w:val="clear" w:color="auto" w:fill="auto"/>
            <w:noWrap/>
            <w:vAlign w:val="bottom"/>
            <w:hideMark/>
            <w:tcPrChange w:id="12528" w:author="Stefanie Lane" w:date="2022-06-23T15:14:00Z">
              <w:tcPr>
                <w:tcW w:w="3320" w:type="dxa"/>
                <w:tcBorders>
                  <w:top w:val="nil"/>
                  <w:left w:val="nil"/>
                  <w:bottom w:val="nil"/>
                  <w:right w:val="nil"/>
                </w:tcBorders>
                <w:shd w:val="clear" w:color="auto" w:fill="auto"/>
                <w:noWrap/>
                <w:vAlign w:val="bottom"/>
                <w:hideMark/>
              </w:tcPr>
            </w:tcPrChange>
          </w:tcPr>
          <w:p w14:paraId="455A9EA1" w14:textId="77777777" w:rsidR="00EB4CE1" w:rsidRPr="00EB4CE1" w:rsidRDefault="00EB4CE1" w:rsidP="00EB4CE1">
            <w:pPr>
              <w:spacing w:after="0" w:line="240" w:lineRule="auto"/>
              <w:rPr>
                <w:ins w:id="12529" w:author="Stefanie Lane" w:date="2022-06-23T15:12:00Z"/>
                <w:rFonts w:ascii="Calibri" w:eastAsia="Times New Roman" w:hAnsi="Calibri" w:cs="Calibri"/>
                <w:i/>
                <w:iCs/>
                <w:color w:val="000000"/>
                <w:rPrChange w:id="12530" w:author="Stefanie Lane" w:date="2022-06-23T15:12:00Z">
                  <w:rPr>
                    <w:ins w:id="12531" w:author="Stefanie Lane" w:date="2022-06-23T15:12:00Z"/>
                  </w:rPr>
                </w:rPrChange>
              </w:rPr>
              <w:pPrChange w:id="12532" w:author="Stefanie Lane" w:date="2022-06-23T15:12:00Z">
                <w:pPr/>
              </w:pPrChange>
            </w:pPr>
            <w:ins w:id="12533" w:author="Stefanie Lane" w:date="2022-06-23T15:12:00Z">
              <w:r w:rsidRPr="00EB4CE1">
                <w:rPr>
                  <w:rFonts w:ascii="Calibri" w:eastAsia="Times New Roman" w:hAnsi="Calibri" w:cs="Calibri"/>
                  <w:i/>
                  <w:iCs/>
                  <w:color w:val="000000"/>
                  <w:rPrChange w:id="12534" w:author="Stefanie Lane" w:date="2022-06-23T15:12:00Z">
                    <w:rPr/>
                  </w:rPrChange>
                </w:rPr>
                <w:t>Lathyrus palustris</w:t>
              </w:r>
            </w:ins>
          </w:p>
        </w:tc>
        <w:tc>
          <w:tcPr>
            <w:tcW w:w="869" w:type="dxa"/>
            <w:tcBorders>
              <w:top w:val="nil"/>
              <w:left w:val="nil"/>
              <w:bottom w:val="nil"/>
              <w:right w:val="nil"/>
            </w:tcBorders>
            <w:shd w:val="clear" w:color="auto" w:fill="auto"/>
            <w:noWrap/>
            <w:vAlign w:val="bottom"/>
            <w:hideMark/>
            <w:tcPrChange w:id="12535" w:author="Stefanie Lane" w:date="2022-06-23T15:14:00Z">
              <w:tcPr>
                <w:tcW w:w="960" w:type="dxa"/>
                <w:tcBorders>
                  <w:top w:val="nil"/>
                  <w:left w:val="nil"/>
                  <w:bottom w:val="nil"/>
                  <w:right w:val="nil"/>
                </w:tcBorders>
                <w:shd w:val="clear" w:color="auto" w:fill="auto"/>
                <w:noWrap/>
                <w:vAlign w:val="bottom"/>
                <w:hideMark/>
              </w:tcPr>
            </w:tcPrChange>
          </w:tcPr>
          <w:p w14:paraId="40845756" w14:textId="77777777" w:rsidR="00EB4CE1" w:rsidRPr="00EB4CE1" w:rsidRDefault="00EB4CE1" w:rsidP="00EB4CE1">
            <w:pPr>
              <w:spacing w:after="0" w:line="240" w:lineRule="auto"/>
              <w:jc w:val="center"/>
              <w:rPr>
                <w:ins w:id="12536" w:author="Stefanie Lane" w:date="2022-06-23T15:12:00Z"/>
                <w:rFonts w:ascii="Calibri" w:eastAsia="Times New Roman" w:hAnsi="Calibri" w:cs="Calibri"/>
                <w:color w:val="000000"/>
                <w:rPrChange w:id="12537" w:author="Stefanie Lane" w:date="2022-06-23T15:12:00Z">
                  <w:rPr>
                    <w:ins w:id="12538" w:author="Stefanie Lane" w:date="2022-06-23T15:12:00Z"/>
                  </w:rPr>
                </w:rPrChange>
              </w:rPr>
              <w:pPrChange w:id="12539" w:author="Stefanie Lane" w:date="2022-06-23T15:12:00Z">
                <w:pPr>
                  <w:jc w:val="center"/>
                </w:pPr>
              </w:pPrChange>
            </w:pPr>
            <w:ins w:id="12540" w:author="Stefanie Lane" w:date="2022-06-23T15:12:00Z">
              <w:r w:rsidRPr="00EB4CE1">
                <w:rPr>
                  <w:rFonts w:ascii="Calibri" w:eastAsia="Times New Roman" w:hAnsi="Calibri" w:cs="Calibri"/>
                  <w:color w:val="000000"/>
                  <w:rPrChange w:id="12541" w:author="Stefanie Lane" w:date="2022-06-23T15:12:00Z">
                    <w:rPr/>
                  </w:rPrChange>
                </w:rPr>
                <w:t>0.09</w:t>
              </w:r>
            </w:ins>
          </w:p>
        </w:tc>
        <w:tc>
          <w:tcPr>
            <w:tcW w:w="990" w:type="dxa"/>
            <w:tcBorders>
              <w:top w:val="nil"/>
              <w:left w:val="nil"/>
              <w:bottom w:val="nil"/>
              <w:right w:val="nil"/>
            </w:tcBorders>
            <w:shd w:val="clear" w:color="auto" w:fill="auto"/>
            <w:noWrap/>
            <w:vAlign w:val="bottom"/>
            <w:hideMark/>
            <w:tcPrChange w:id="12542" w:author="Stefanie Lane" w:date="2022-06-23T15:14:00Z">
              <w:tcPr>
                <w:tcW w:w="960" w:type="dxa"/>
                <w:tcBorders>
                  <w:top w:val="nil"/>
                  <w:left w:val="nil"/>
                  <w:bottom w:val="nil"/>
                  <w:right w:val="nil"/>
                </w:tcBorders>
                <w:shd w:val="clear" w:color="auto" w:fill="auto"/>
                <w:noWrap/>
                <w:vAlign w:val="bottom"/>
                <w:hideMark/>
              </w:tcPr>
            </w:tcPrChange>
          </w:tcPr>
          <w:p w14:paraId="301757B5" w14:textId="77777777" w:rsidR="00EB4CE1" w:rsidRPr="00EB4CE1" w:rsidRDefault="00EB4CE1" w:rsidP="00EB4CE1">
            <w:pPr>
              <w:spacing w:after="0" w:line="240" w:lineRule="auto"/>
              <w:jc w:val="center"/>
              <w:rPr>
                <w:ins w:id="12543" w:author="Stefanie Lane" w:date="2022-06-23T15:12:00Z"/>
                <w:rFonts w:ascii="Calibri" w:eastAsia="Times New Roman" w:hAnsi="Calibri" w:cs="Calibri"/>
                <w:color w:val="000000"/>
                <w:rPrChange w:id="12544" w:author="Stefanie Lane" w:date="2022-06-23T15:12:00Z">
                  <w:rPr>
                    <w:ins w:id="12545" w:author="Stefanie Lane" w:date="2022-06-23T15:12:00Z"/>
                  </w:rPr>
                </w:rPrChange>
              </w:rPr>
              <w:pPrChange w:id="12546" w:author="Stefanie Lane" w:date="2022-06-23T15:12:00Z">
                <w:pPr>
                  <w:jc w:val="center"/>
                </w:pPr>
              </w:pPrChange>
            </w:pPr>
            <w:ins w:id="12547" w:author="Stefanie Lane" w:date="2022-06-23T15:12:00Z">
              <w:r w:rsidRPr="00EB4CE1">
                <w:rPr>
                  <w:rFonts w:ascii="Calibri" w:eastAsia="Times New Roman" w:hAnsi="Calibri" w:cs="Calibri"/>
                  <w:color w:val="000000"/>
                  <w:rPrChange w:id="12548" w:author="Stefanie Lane" w:date="2022-06-23T15:12:00Z">
                    <w:rPr/>
                  </w:rPrChange>
                </w:rPr>
                <w:t>0.26</w:t>
              </w:r>
            </w:ins>
          </w:p>
        </w:tc>
        <w:tc>
          <w:tcPr>
            <w:tcW w:w="810" w:type="dxa"/>
            <w:tcBorders>
              <w:top w:val="nil"/>
              <w:left w:val="nil"/>
              <w:bottom w:val="nil"/>
              <w:right w:val="nil"/>
            </w:tcBorders>
            <w:shd w:val="clear" w:color="auto" w:fill="auto"/>
            <w:noWrap/>
            <w:vAlign w:val="bottom"/>
            <w:hideMark/>
            <w:tcPrChange w:id="12549" w:author="Stefanie Lane" w:date="2022-06-23T15:14:00Z">
              <w:tcPr>
                <w:tcW w:w="960" w:type="dxa"/>
                <w:tcBorders>
                  <w:top w:val="nil"/>
                  <w:left w:val="nil"/>
                  <w:bottom w:val="nil"/>
                  <w:right w:val="nil"/>
                </w:tcBorders>
                <w:shd w:val="clear" w:color="auto" w:fill="auto"/>
                <w:noWrap/>
                <w:vAlign w:val="bottom"/>
                <w:hideMark/>
              </w:tcPr>
            </w:tcPrChange>
          </w:tcPr>
          <w:p w14:paraId="0A8C8FF3" w14:textId="77777777" w:rsidR="00EB4CE1" w:rsidRPr="00EB4CE1" w:rsidRDefault="00EB4CE1" w:rsidP="00EB4CE1">
            <w:pPr>
              <w:spacing w:after="0" w:line="240" w:lineRule="auto"/>
              <w:jc w:val="center"/>
              <w:rPr>
                <w:ins w:id="12550" w:author="Stefanie Lane" w:date="2022-06-23T15:12:00Z"/>
                <w:rFonts w:ascii="Calibri" w:eastAsia="Times New Roman" w:hAnsi="Calibri" w:cs="Calibri"/>
                <w:color w:val="000000"/>
                <w:rPrChange w:id="12551" w:author="Stefanie Lane" w:date="2022-06-23T15:12:00Z">
                  <w:rPr>
                    <w:ins w:id="12552" w:author="Stefanie Lane" w:date="2022-06-23T15:12:00Z"/>
                  </w:rPr>
                </w:rPrChange>
              </w:rPr>
              <w:pPrChange w:id="12553" w:author="Stefanie Lane" w:date="2022-06-23T15:12:00Z">
                <w:pPr>
                  <w:jc w:val="center"/>
                </w:pPr>
              </w:pPrChange>
            </w:pPr>
            <w:ins w:id="12554" w:author="Stefanie Lane" w:date="2022-06-23T15:12:00Z">
              <w:r w:rsidRPr="00EB4CE1">
                <w:rPr>
                  <w:rFonts w:ascii="Calibri" w:eastAsia="Times New Roman" w:hAnsi="Calibri" w:cs="Calibri"/>
                  <w:color w:val="000000"/>
                  <w:rPrChange w:id="12555" w:author="Stefanie Lane" w:date="2022-06-23T15:12:00Z">
                    <w:rPr/>
                  </w:rPrChange>
                </w:rPr>
                <w:t>0.46</w:t>
              </w:r>
            </w:ins>
          </w:p>
        </w:tc>
        <w:tc>
          <w:tcPr>
            <w:tcW w:w="1710" w:type="dxa"/>
            <w:tcBorders>
              <w:top w:val="nil"/>
              <w:left w:val="nil"/>
              <w:bottom w:val="nil"/>
              <w:right w:val="single" w:sz="8" w:space="0" w:color="auto"/>
            </w:tcBorders>
            <w:shd w:val="clear" w:color="auto" w:fill="auto"/>
            <w:noWrap/>
            <w:vAlign w:val="bottom"/>
            <w:hideMark/>
            <w:tcPrChange w:id="12556"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4D7B24E9" w14:textId="77777777" w:rsidR="00EB4CE1" w:rsidRPr="00EB4CE1" w:rsidRDefault="00EB4CE1" w:rsidP="00EB4CE1">
            <w:pPr>
              <w:spacing w:after="0" w:line="240" w:lineRule="auto"/>
              <w:jc w:val="center"/>
              <w:rPr>
                <w:ins w:id="12557" w:author="Stefanie Lane" w:date="2022-06-23T15:12:00Z"/>
                <w:rFonts w:ascii="Calibri" w:eastAsia="Times New Roman" w:hAnsi="Calibri" w:cs="Calibri"/>
                <w:color w:val="000000"/>
                <w:rPrChange w:id="12558" w:author="Stefanie Lane" w:date="2022-06-23T15:12:00Z">
                  <w:rPr>
                    <w:ins w:id="12559" w:author="Stefanie Lane" w:date="2022-06-23T15:12:00Z"/>
                  </w:rPr>
                </w:rPrChange>
              </w:rPr>
              <w:pPrChange w:id="12560" w:author="Stefanie Lane" w:date="2022-06-23T15:12:00Z">
                <w:pPr>
                  <w:jc w:val="center"/>
                </w:pPr>
              </w:pPrChange>
            </w:pPr>
            <w:ins w:id="12561" w:author="Stefanie Lane" w:date="2022-06-23T15:12:00Z">
              <w:r w:rsidRPr="00EB4CE1">
                <w:rPr>
                  <w:rFonts w:ascii="Calibri" w:eastAsia="Times New Roman" w:hAnsi="Calibri" w:cs="Calibri"/>
                  <w:color w:val="000000"/>
                  <w:rPrChange w:id="12562" w:author="Stefanie Lane" w:date="2022-06-23T15:12:00Z">
                    <w:rPr/>
                  </w:rPrChange>
                </w:rPr>
                <w:t>426.2</w:t>
              </w:r>
            </w:ins>
          </w:p>
        </w:tc>
      </w:tr>
      <w:tr w:rsidR="00EB4CE1" w:rsidRPr="00EB4CE1" w14:paraId="76BBB0E4" w14:textId="77777777" w:rsidTr="006F10B7">
        <w:trPr>
          <w:trHeight w:val="290"/>
          <w:ins w:id="12563" w:author="Stefanie Lane" w:date="2022-06-23T15:12:00Z"/>
          <w:trPrChange w:id="12564"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565"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BCF7600" w14:textId="77777777" w:rsidR="00EB4CE1" w:rsidRPr="00EB4CE1" w:rsidRDefault="00EB4CE1" w:rsidP="00EB4CE1">
            <w:pPr>
              <w:spacing w:after="0" w:line="240" w:lineRule="auto"/>
              <w:rPr>
                <w:ins w:id="12566" w:author="Stefanie Lane" w:date="2022-06-23T15:12:00Z"/>
                <w:rFonts w:ascii="Calibri" w:eastAsia="Times New Roman" w:hAnsi="Calibri" w:cs="Calibri"/>
                <w:color w:val="000000"/>
                <w:rPrChange w:id="12567" w:author="Stefanie Lane" w:date="2022-06-23T15:12:00Z">
                  <w:rPr>
                    <w:ins w:id="12568" w:author="Stefanie Lane" w:date="2022-06-23T15:12:00Z"/>
                  </w:rPr>
                </w:rPrChange>
              </w:rPr>
              <w:pPrChange w:id="12569"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570"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0EE9DEA" w14:textId="77777777" w:rsidR="00EB4CE1" w:rsidRPr="00EB4CE1" w:rsidRDefault="00EB4CE1" w:rsidP="00EB4CE1">
            <w:pPr>
              <w:spacing w:after="0" w:line="240" w:lineRule="auto"/>
              <w:rPr>
                <w:ins w:id="12571" w:author="Stefanie Lane" w:date="2022-06-23T15:12:00Z"/>
                <w:rFonts w:ascii="Calibri" w:eastAsia="Times New Roman" w:hAnsi="Calibri" w:cs="Calibri"/>
                <w:color w:val="000000"/>
                <w:rPrChange w:id="12572" w:author="Stefanie Lane" w:date="2022-06-23T15:12:00Z">
                  <w:rPr>
                    <w:ins w:id="12573" w:author="Stefanie Lane" w:date="2022-06-23T15:12:00Z"/>
                  </w:rPr>
                </w:rPrChange>
              </w:rPr>
              <w:pPrChange w:id="12574"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575"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6D2CF186" w14:textId="77777777" w:rsidR="00EB4CE1" w:rsidRPr="00EB4CE1" w:rsidRDefault="00EB4CE1" w:rsidP="00EB4CE1">
            <w:pPr>
              <w:spacing w:after="0" w:line="240" w:lineRule="auto"/>
              <w:rPr>
                <w:ins w:id="12576" w:author="Stefanie Lane" w:date="2022-06-23T15:12:00Z"/>
                <w:rFonts w:ascii="Calibri" w:eastAsia="Times New Roman" w:hAnsi="Calibri" w:cs="Calibri"/>
                <w:i/>
                <w:iCs/>
                <w:color w:val="000000"/>
                <w:rPrChange w:id="12577" w:author="Stefanie Lane" w:date="2022-06-23T15:12:00Z">
                  <w:rPr>
                    <w:ins w:id="12578" w:author="Stefanie Lane" w:date="2022-06-23T15:12:00Z"/>
                  </w:rPr>
                </w:rPrChange>
              </w:rPr>
              <w:pPrChange w:id="12579" w:author="Stefanie Lane" w:date="2022-06-23T15:12:00Z">
                <w:pPr/>
              </w:pPrChange>
            </w:pPr>
            <w:ins w:id="12580" w:author="Stefanie Lane" w:date="2022-06-23T15:12:00Z">
              <w:r w:rsidRPr="00EB4CE1">
                <w:rPr>
                  <w:rFonts w:ascii="Calibri" w:eastAsia="Times New Roman" w:hAnsi="Calibri" w:cs="Calibri"/>
                  <w:i/>
                  <w:iCs/>
                  <w:color w:val="000000"/>
                  <w:rPrChange w:id="12581" w:author="Stefanie Lane" w:date="2022-06-23T15:12:00Z">
                    <w:rPr/>
                  </w:rPrChange>
                </w:rPr>
                <w:t>Impatiens capensis</w:t>
              </w:r>
            </w:ins>
          </w:p>
        </w:tc>
        <w:tc>
          <w:tcPr>
            <w:tcW w:w="869" w:type="dxa"/>
            <w:tcBorders>
              <w:top w:val="single" w:sz="4" w:space="0" w:color="auto"/>
              <w:left w:val="nil"/>
              <w:bottom w:val="single" w:sz="4" w:space="0" w:color="auto"/>
              <w:right w:val="nil"/>
            </w:tcBorders>
            <w:shd w:val="clear" w:color="auto" w:fill="auto"/>
            <w:noWrap/>
            <w:vAlign w:val="bottom"/>
            <w:hideMark/>
            <w:tcPrChange w:id="12582"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03A8183" w14:textId="77777777" w:rsidR="00EB4CE1" w:rsidRPr="00EB4CE1" w:rsidRDefault="00EB4CE1" w:rsidP="00EB4CE1">
            <w:pPr>
              <w:spacing w:after="0" w:line="240" w:lineRule="auto"/>
              <w:jc w:val="center"/>
              <w:rPr>
                <w:ins w:id="12583" w:author="Stefanie Lane" w:date="2022-06-23T15:12:00Z"/>
                <w:rFonts w:ascii="Calibri" w:eastAsia="Times New Roman" w:hAnsi="Calibri" w:cs="Calibri"/>
                <w:color w:val="000000"/>
                <w:rPrChange w:id="12584" w:author="Stefanie Lane" w:date="2022-06-23T15:12:00Z">
                  <w:rPr>
                    <w:ins w:id="12585" w:author="Stefanie Lane" w:date="2022-06-23T15:12:00Z"/>
                  </w:rPr>
                </w:rPrChange>
              </w:rPr>
              <w:pPrChange w:id="12586" w:author="Stefanie Lane" w:date="2022-06-23T15:12:00Z">
                <w:pPr>
                  <w:jc w:val="center"/>
                </w:pPr>
              </w:pPrChange>
            </w:pPr>
            <w:ins w:id="12587" w:author="Stefanie Lane" w:date="2022-06-23T15:12:00Z">
              <w:r w:rsidRPr="00EB4CE1">
                <w:rPr>
                  <w:rFonts w:ascii="Calibri" w:eastAsia="Times New Roman" w:hAnsi="Calibri" w:cs="Calibri"/>
                  <w:color w:val="000000"/>
                  <w:rPrChange w:id="12588" w:author="Stefanie Lane" w:date="2022-06-23T15:12:00Z">
                    <w:rPr/>
                  </w:rPrChange>
                </w:rPr>
                <w:t>0.15</w:t>
              </w:r>
            </w:ins>
          </w:p>
        </w:tc>
        <w:tc>
          <w:tcPr>
            <w:tcW w:w="990" w:type="dxa"/>
            <w:tcBorders>
              <w:top w:val="single" w:sz="4" w:space="0" w:color="auto"/>
              <w:left w:val="nil"/>
              <w:bottom w:val="single" w:sz="4" w:space="0" w:color="auto"/>
              <w:right w:val="nil"/>
            </w:tcBorders>
            <w:shd w:val="clear" w:color="auto" w:fill="auto"/>
            <w:noWrap/>
            <w:vAlign w:val="bottom"/>
            <w:hideMark/>
            <w:tcPrChange w:id="1258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F8764B8" w14:textId="77777777" w:rsidR="00EB4CE1" w:rsidRPr="00EB4CE1" w:rsidRDefault="00EB4CE1" w:rsidP="00EB4CE1">
            <w:pPr>
              <w:spacing w:after="0" w:line="240" w:lineRule="auto"/>
              <w:jc w:val="center"/>
              <w:rPr>
                <w:ins w:id="12590" w:author="Stefanie Lane" w:date="2022-06-23T15:12:00Z"/>
                <w:rFonts w:ascii="Calibri" w:eastAsia="Times New Roman" w:hAnsi="Calibri" w:cs="Calibri"/>
                <w:color w:val="000000"/>
                <w:rPrChange w:id="12591" w:author="Stefanie Lane" w:date="2022-06-23T15:12:00Z">
                  <w:rPr>
                    <w:ins w:id="12592" w:author="Stefanie Lane" w:date="2022-06-23T15:12:00Z"/>
                  </w:rPr>
                </w:rPrChange>
              </w:rPr>
              <w:pPrChange w:id="12593" w:author="Stefanie Lane" w:date="2022-06-23T15:12:00Z">
                <w:pPr>
                  <w:jc w:val="center"/>
                </w:pPr>
              </w:pPrChange>
            </w:pPr>
            <w:ins w:id="12594" w:author="Stefanie Lane" w:date="2022-06-23T15:12:00Z">
              <w:r w:rsidRPr="00EB4CE1">
                <w:rPr>
                  <w:rFonts w:ascii="Calibri" w:eastAsia="Times New Roman" w:hAnsi="Calibri" w:cs="Calibri"/>
                  <w:color w:val="000000"/>
                  <w:rPrChange w:id="12595" w:author="Stefanie Lane" w:date="2022-06-23T15:12:00Z">
                    <w:rPr/>
                  </w:rPrChange>
                </w:rPr>
                <w:t>1.06</w:t>
              </w:r>
            </w:ins>
          </w:p>
        </w:tc>
        <w:tc>
          <w:tcPr>
            <w:tcW w:w="810" w:type="dxa"/>
            <w:tcBorders>
              <w:top w:val="single" w:sz="4" w:space="0" w:color="auto"/>
              <w:left w:val="nil"/>
              <w:bottom w:val="single" w:sz="4" w:space="0" w:color="auto"/>
              <w:right w:val="nil"/>
            </w:tcBorders>
            <w:shd w:val="clear" w:color="auto" w:fill="auto"/>
            <w:noWrap/>
            <w:vAlign w:val="bottom"/>
            <w:hideMark/>
            <w:tcPrChange w:id="1259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82FB07F" w14:textId="77777777" w:rsidR="00EB4CE1" w:rsidRPr="00EB4CE1" w:rsidRDefault="00EB4CE1" w:rsidP="00EB4CE1">
            <w:pPr>
              <w:spacing w:after="0" w:line="240" w:lineRule="auto"/>
              <w:jc w:val="center"/>
              <w:rPr>
                <w:ins w:id="12597" w:author="Stefanie Lane" w:date="2022-06-23T15:12:00Z"/>
                <w:rFonts w:ascii="Calibri" w:eastAsia="Times New Roman" w:hAnsi="Calibri" w:cs="Calibri"/>
                <w:color w:val="000000"/>
                <w:rPrChange w:id="12598" w:author="Stefanie Lane" w:date="2022-06-23T15:12:00Z">
                  <w:rPr>
                    <w:ins w:id="12599" w:author="Stefanie Lane" w:date="2022-06-23T15:12:00Z"/>
                  </w:rPr>
                </w:rPrChange>
              </w:rPr>
              <w:pPrChange w:id="12600" w:author="Stefanie Lane" w:date="2022-06-23T15:12:00Z">
                <w:pPr>
                  <w:jc w:val="center"/>
                </w:pPr>
              </w:pPrChange>
            </w:pPr>
            <w:ins w:id="12601" w:author="Stefanie Lane" w:date="2022-06-23T15:12:00Z">
              <w:r w:rsidRPr="00EB4CE1">
                <w:rPr>
                  <w:rFonts w:ascii="Calibri" w:eastAsia="Times New Roman" w:hAnsi="Calibri" w:cs="Calibri"/>
                  <w:color w:val="000000"/>
                  <w:rPrChange w:id="12602" w:author="Stefanie Lane" w:date="2022-06-23T15:12:00Z">
                    <w:rPr/>
                  </w:rPrChange>
                </w:rPr>
                <w:t>0.86</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603"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3892E72E" w14:textId="77777777" w:rsidR="00EB4CE1" w:rsidRPr="00EB4CE1" w:rsidRDefault="00EB4CE1" w:rsidP="00EB4CE1">
            <w:pPr>
              <w:spacing w:after="0" w:line="240" w:lineRule="auto"/>
              <w:jc w:val="center"/>
              <w:rPr>
                <w:ins w:id="12604" w:author="Stefanie Lane" w:date="2022-06-23T15:12:00Z"/>
                <w:rFonts w:ascii="Calibri" w:eastAsia="Times New Roman" w:hAnsi="Calibri" w:cs="Calibri"/>
                <w:color w:val="000000"/>
                <w:rPrChange w:id="12605" w:author="Stefanie Lane" w:date="2022-06-23T15:12:00Z">
                  <w:rPr>
                    <w:ins w:id="12606" w:author="Stefanie Lane" w:date="2022-06-23T15:12:00Z"/>
                  </w:rPr>
                </w:rPrChange>
              </w:rPr>
              <w:pPrChange w:id="12607" w:author="Stefanie Lane" w:date="2022-06-23T15:12:00Z">
                <w:pPr>
                  <w:jc w:val="center"/>
                </w:pPr>
              </w:pPrChange>
            </w:pPr>
            <w:ins w:id="12608" w:author="Stefanie Lane" w:date="2022-06-23T15:12:00Z">
              <w:r w:rsidRPr="00EB4CE1">
                <w:rPr>
                  <w:rFonts w:ascii="Calibri" w:eastAsia="Times New Roman" w:hAnsi="Calibri" w:cs="Calibri"/>
                  <w:color w:val="000000"/>
                  <w:rPrChange w:id="12609" w:author="Stefanie Lane" w:date="2022-06-23T15:12:00Z">
                    <w:rPr/>
                  </w:rPrChange>
                </w:rPr>
                <w:t>482.9</w:t>
              </w:r>
            </w:ins>
          </w:p>
        </w:tc>
      </w:tr>
      <w:tr w:rsidR="00EB4CE1" w:rsidRPr="00EB4CE1" w14:paraId="49B45649" w14:textId="77777777" w:rsidTr="006F10B7">
        <w:trPr>
          <w:trHeight w:val="290"/>
          <w:ins w:id="12610" w:author="Stefanie Lane" w:date="2022-06-23T15:12:00Z"/>
          <w:trPrChange w:id="12611"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612"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197E0B39" w14:textId="77777777" w:rsidR="00EB4CE1" w:rsidRPr="00EB4CE1" w:rsidRDefault="00EB4CE1" w:rsidP="00EB4CE1">
            <w:pPr>
              <w:spacing w:after="0" w:line="240" w:lineRule="auto"/>
              <w:rPr>
                <w:ins w:id="12613" w:author="Stefanie Lane" w:date="2022-06-23T15:12:00Z"/>
                <w:rFonts w:ascii="Calibri" w:eastAsia="Times New Roman" w:hAnsi="Calibri" w:cs="Calibri"/>
                <w:color w:val="000000"/>
                <w:rPrChange w:id="12614" w:author="Stefanie Lane" w:date="2022-06-23T15:12:00Z">
                  <w:rPr>
                    <w:ins w:id="12615" w:author="Stefanie Lane" w:date="2022-06-23T15:12:00Z"/>
                  </w:rPr>
                </w:rPrChange>
              </w:rPr>
              <w:pPrChange w:id="12616"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617"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3814EDE" w14:textId="77777777" w:rsidR="00EB4CE1" w:rsidRPr="00EB4CE1" w:rsidRDefault="00EB4CE1" w:rsidP="00EB4CE1">
            <w:pPr>
              <w:spacing w:after="0" w:line="240" w:lineRule="auto"/>
              <w:rPr>
                <w:ins w:id="12618" w:author="Stefanie Lane" w:date="2022-06-23T15:12:00Z"/>
                <w:rFonts w:ascii="Calibri" w:eastAsia="Times New Roman" w:hAnsi="Calibri" w:cs="Calibri"/>
                <w:color w:val="000000"/>
                <w:rPrChange w:id="12619" w:author="Stefanie Lane" w:date="2022-06-23T15:12:00Z">
                  <w:rPr>
                    <w:ins w:id="12620" w:author="Stefanie Lane" w:date="2022-06-23T15:12:00Z"/>
                  </w:rPr>
                </w:rPrChange>
              </w:rPr>
              <w:pPrChange w:id="12621" w:author="Stefanie Lane" w:date="2022-06-23T15:12:00Z">
                <w:pPr/>
              </w:pPrChange>
            </w:pPr>
          </w:p>
        </w:tc>
        <w:tc>
          <w:tcPr>
            <w:tcW w:w="3320" w:type="dxa"/>
            <w:tcBorders>
              <w:top w:val="nil"/>
              <w:left w:val="nil"/>
              <w:bottom w:val="nil"/>
              <w:right w:val="nil"/>
            </w:tcBorders>
            <w:shd w:val="clear" w:color="auto" w:fill="auto"/>
            <w:noWrap/>
            <w:vAlign w:val="bottom"/>
            <w:hideMark/>
            <w:tcPrChange w:id="12622" w:author="Stefanie Lane" w:date="2022-06-23T15:14:00Z">
              <w:tcPr>
                <w:tcW w:w="3320" w:type="dxa"/>
                <w:tcBorders>
                  <w:top w:val="nil"/>
                  <w:left w:val="nil"/>
                  <w:bottom w:val="nil"/>
                  <w:right w:val="nil"/>
                </w:tcBorders>
                <w:shd w:val="clear" w:color="auto" w:fill="auto"/>
                <w:noWrap/>
                <w:vAlign w:val="bottom"/>
                <w:hideMark/>
              </w:tcPr>
            </w:tcPrChange>
          </w:tcPr>
          <w:p w14:paraId="62BB6739" w14:textId="77777777" w:rsidR="00EB4CE1" w:rsidRPr="00EB4CE1" w:rsidRDefault="00EB4CE1" w:rsidP="00EB4CE1">
            <w:pPr>
              <w:spacing w:after="0" w:line="240" w:lineRule="auto"/>
              <w:rPr>
                <w:ins w:id="12623" w:author="Stefanie Lane" w:date="2022-06-23T15:12:00Z"/>
                <w:rFonts w:ascii="Calibri" w:eastAsia="Times New Roman" w:hAnsi="Calibri" w:cs="Calibri"/>
                <w:i/>
                <w:iCs/>
                <w:color w:val="000000"/>
                <w:rPrChange w:id="12624" w:author="Stefanie Lane" w:date="2022-06-23T15:12:00Z">
                  <w:rPr>
                    <w:ins w:id="12625" w:author="Stefanie Lane" w:date="2022-06-23T15:12:00Z"/>
                  </w:rPr>
                </w:rPrChange>
              </w:rPr>
              <w:pPrChange w:id="12626" w:author="Stefanie Lane" w:date="2022-06-23T15:12:00Z">
                <w:pPr/>
              </w:pPrChange>
            </w:pPr>
            <w:ins w:id="12627" w:author="Stefanie Lane" w:date="2022-06-23T15:12:00Z">
              <w:r w:rsidRPr="00EB4CE1">
                <w:rPr>
                  <w:rFonts w:ascii="Calibri" w:eastAsia="Times New Roman" w:hAnsi="Calibri" w:cs="Calibri"/>
                  <w:i/>
                  <w:iCs/>
                  <w:color w:val="000000"/>
                  <w:rPrChange w:id="12628" w:author="Stefanie Lane" w:date="2022-06-23T15:12:00Z">
                    <w:rPr/>
                  </w:rPrChange>
                </w:rPr>
                <w:t>Salix lasiandra</w:t>
              </w:r>
            </w:ins>
          </w:p>
        </w:tc>
        <w:tc>
          <w:tcPr>
            <w:tcW w:w="869" w:type="dxa"/>
            <w:tcBorders>
              <w:top w:val="nil"/>
              <w:left w:val="nil"/>
              <w:bottom w:val="nil"/>
              <w:right w:val="nil"/>
            </w:tcBorders>
            <w:shd w:val="clear" w:color="auto" w:fill="auto"/>
            <w:noWrap/>
            <w:vAlign w:val="bottom"/>
            <w:hideMark/>
            <w:tcPrChange w:id="12629" w:author="Stefanie Lane" w:date="2022-06-23T15:14:00Z">
              <w:tcPr>
                <w:tcW w:w="960" w:type="dxa"/>
                <w:tcBorders>
                  <w:top w:val="nil"/>
                  <w:left w:val="nil"/>
                  <w:bottom w:val="nil"/>
                  <w:right w:val="nil"/>
                </w:tcBorders>
                <w:shd w:val="clear" w:color="auto" w:fill="auto"/>
                <w:noWrap/>
                <w:vAlign w:val="bottom"/>
                <w:hideMark/>
              </w:tcPr>
            </w:tcPrChange>
          </w:tcPr>
          <w:p w14:paraId="4A73E7F9" w14:textId="77777777" w:rsidR="00EB4CE1" w:rsidRPr="00EB4CE1" w:rsidRDefault="00EB4CE1" w:rsidP="00EB4CE1">
            <w:pPr>
              <w:spacing w:after="0" w:line="240" w:lineRule="auto"/>
              <w:jc w:val="center"/>
              <w:rPr>
                <w:ins w:id="12630" w:author="Stefanie Lane" w:date="2022-06-23T15:12:00Z"/>
                <w:rFonts w:ascii="Calibri" w:eastAsia="Times New Roman" w:hAnsi="Calibri" w:cs="Calibri"/>
                <w:color w:val="000000"/>
                <w:rPrChange w:id="12631" w:author="Stefanie Lane" w:date="2022-06-23T15:12:00Z">
                  <w:rPr>
                    <w:ins w:id="12632" w:author="Stefanie Lane" w:date="2022-06-23T15:12:00Z"/>
                  </w:rPr>
                </w:rPrChange>
              </w:rPr>
              <w:pPrChange w:id="12633" w:author="Stefanie Lane" w:date="2022-06-23T15:12:00Z">
                <w:pPr>
                  <w:jc w:val="center"/>
                </w:pPr>
              </w:pPrChange>
            </w:pPr>
            <w:ins w:id="12634" w:author="Stefanie Lane" w:date="2022-06-23T15:12:00Z">
              <w:r w:rsidRPr="00EB4CE1">
                <w:rPr>
                  <w:rFonts w:ascii="Calibri" w:eastAsia="Times New Roman" w:hAnsi="Calibri" w:cs="Calibri"/>
                  <w:color w:val="000000"/>
                  <w:rPrChange w:id="12635" w:author="Stefanie Lane" w:date="2022-06-23T15:12:00Z">
                    <w:rPr/>
                  </w:rPrChange>
                </w:rPr>
                <w:t>0.03</w:t>
              </w:r>
            </w:ins>
          </w:p>
        </w:tc>
        <w:tc>
          <w:tcPr>
            <w:tcW w:w="990" w:type="dxa"/>
            <w:tcBorders>
              <w:top w:val="nil"/>
              <w:left w:val="nil"/>
              <w:bottom w:val="nil"/>
              <w:right w:val="nil"/>
            </w:tcBorders>
            <w:shd w:val="clear" w:color="auto" w:fill="auto"/>
            <w:noWrap/>
            <w:vAlign w:val="bottom"/>
            <w:hideMark/>
            <w:tcPrChange w:id="12636" w:author="Stefanie Lane" w:date="2022-06-23T15:14:00Z">
              <w:tcPr>
                <w:tcW w:w="960" w:type="dxa"/>
                <w:tcBorders>
                  <w:top w:val="nil"/>
                  <w:left w:val="nil"/>
                  <w:bottom w:val="nil"/>
                  <w:right w:val="nil"/>
                </w:tcBorders>
                <w:shd w:val="clear" w:color="auto" w:fill="auto"/>
                <w:noWrap/>
                <w:vAlign w:val="bottom"/>
                <w:hideMark/>
              </w:tcPr>
            </w:tcPrChange>
          </w:tcPr>
          <w:p w14:paraId="5B97155F" w14:textId="77777777" w:rsidR="00EB4CE1" w:rsidRPr="00EB4CE1" w:rsidRDefault="00EB4CE1" w:rsidP="00EB4CE1">
            <w:pPr>
              <w:spacing w:after="0" w:line="240" w:lineRule="auto"/>
              <w:jc w:val="center"/>
              <w:rPr>
                <w:ins w:id="12637" w:author="Stefanie Lane" w:date="2022-06-23T15:12:00Z"/>
                <w:rFonts w:ascii="Calibri" w:eastAsia="Times New Roman" w:hAnsi="Calibri" w:cs="Calibri"/>
                <w:color w:val="000000"/>
                <w:rPrChange w:id="12638" w:author="Stefanie Lane" w:date="2022-06-23T15:12:00Z">
                  <w:rPr>
                    <w:ins w:id="12639" w:author="Stefanie Lane" w:date="2022-06-23T15:12:00Z"/>
                  </w:rPr>
                </w:rPrChange>
              </w:rPr>
              <w:pPrChange w:id="12640" w:author="Stefanie Lane" w:date="2022-06-23T15:12:00Z">
                <w:pPr>
                  <w:jc w:val="center"/>
                </w:pPr>
              </w:pPrChange>
            </w:pPr>
            <w:ins w:id="12641" w:author="Stefanie Lane" w:date="2022-06-23T15:12:00Z">
              <w:r w:rsidRPr="00EB4CE1">
                <w:rPr>
                  <w:rFonts w:ascii="Calibri" w:eastAsia="Times New Roman" w:hAnsi="Calibri" w:cs="Calibri"/>
                  <w:color w:val="000000"/>
                  <w:rPrChange w:id="12642" w:author="Stefanie Lane" w:date="2022-06-23T15:12:00Z">
                    <w:rPr/>
                  </w:rPrChange>
                </w:rPr>
                <w:t>0.03</w:t>
              </w:r>
            </w:ins>
          </w:p>
        </w:tc>
        <w:tc>
          <w:tcPr>
            <w:tcW w:w="810" w:type="dxa"/>
            <w:tcBorders>
              <w:top w:val="nil"/>
              <w:left w:val="nil"/>
              <w:bottom w:val="nil"/>
              <w:right w:val="nil"/>
            </w:tcBorders>
            <w:shd w:val="clear" w:color="auto" w:fill="auto"/>
            <w:noWrap/>
            <w:vAlign w:val="bottom"/>
            <w:hideMark/>
            <w:tcPrChange w:id="12643" w:author="Stefanie Lane" w:date="2022-06-23T15:14:00Z">
              <w:tcPr>
                <w:tcW w:w="960" w:type="dxa"/>
                <w:tcBorders>
                  <w:top w:val="nil"/>
                  <w:left w:val="nil"/>
                  <w:bottom w:val="nil"/>
                  <w:right w:val="nil"/>
                </w:tcBorders>
                <w:shd w:val="clear" w:color="auto" w:fill="auto"/>
                <w:noWrap/>
                <w:vAlign w:val="bottom"/>
                <w:hideMark/>
              </w:tcPr>
            </w:tcPrChange>
          </w:tcPr>
          <w:p w14:paraId="4E1BB627" w14:textId="77777777" w:rsidR="00EB4CE1" w:rsidRPr="00EB4CE1" w:rsidRDefault="00EB4CE1" w:rsidP="00EB4CE1">
            <w:pPr>
              <w:spacing w:after="0" w:line="240" w:lineRule="auto"/>
              <w:jc w:val="center"/>
              <w:rPr>
                <w:ins w:id="12644" w:author="Stefanie Lane" w:date="2022-06-23T15:12:00Z"/>
                <w:rFonts w:ascii="Calibri" w:eastAsia="Times New Roman" w:hAnsi="Calibri" w:cs="Calibri"/>
                <w:color w:val="000000"/>
                <w:rPrChange w:id="12645" w:author="Stefanie Lane" w:date="2022-06-23T15:12:00Z">
                  <w:rPr>
                    <w:ins w:id="12646" w:author="Stefanie Lane" w:date="2022-06-23T15:12:00Z"/>
                  </w:rPr>
                </w:rPrChange>
              </w:rPr>
              <w:pPrChange w:id="12647" w:author="Stefanie Lane" w:date="2022-06-23T15:12:00Z">
                <w:pPr>
                  <w:jc w:val="center"/>
                </w:pPr>
              </w:pPrChange>
            </w:pPr>
            <w:ins w:id="12648" w:author="Stefanie Lane" w:date="2022-06-23T15:12:00Z">
              <w:r w:rsidRPr="00EB4CE1">
                <w:rPr>
                  <w:rFonts w:ascii="Calibri" w:eastAsia="Times New Roman" w:hAnsi="Calibri" w:cs="Calibri"/>
                  <w:color w:val="000000"/>
                  <w:rPrChange w:id="12649" w:author="Stefanie Lane" w:date="2022-06-23T15:12:00Z">
                    <w:rPr/>
                  </w:rPrChange>
                </w:rPr>
                <w:t>0.29</w:t>
              </w:r>
            </w:ins>
          </w:p>
        </w:tc>
        <w:tc>
          <w:tcPr>
            <w:tcW w:w="1710" w:type="dxa"/>
            <w:tcBorders>
              <w:top w:val="nil"/>
              <w:left w:val="nil"/>
              <w:bottom w:val="nil"/>
              <w:right w:val="single" w:sz="8" w:space="0" w:color="auto"/>
            </w:tcBorders>
            <w:shd w:val="clear" w:color="auto" w:fill="auto"/>
            <w:noWrap/>
            <w:vAlign w:val="bottom"/>
            <w:hideMark/>
            <w:tcPrChange w:id="1265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827CB70" w14:textId="77777777" w:rsidR="00EB4CE1" w:rsidRPr="00EB4CE1" w:rsidRDefault="00EB4CE1" w:rsidP="00EB4CE1">
            <w:pPr>
              <w:spacing w:after="0" w:line="240" w:lineRule="auto"/>
              <w:jc w:val="center"/>
              <w:rPr>
                <w:ins w:id="12651" w:author="Stefanie Lane" w:date="2022-06-23T15:12:00Z"/>
                <w:rFonts w:ascii="Calibri" w:eastAsia="Times New Roman" w:hAnsi="Calibri" w:cs="Calibri"/>
                <w:color w:val="000000"/>
                <w:rPrChange w:id="12652" w:author="Stefanie Lane" w:date="2022-06-23T15:12:00Z">
                  <w:rPr>
                    <w:ins w:id="12653" w:author="Stefanie Lane" w:date="2022-06-23T15:12:00Z"/>
                  </w:rPr>
                </w:rPrChange>
              </w:rPr>
              <w:pPrChange w:id="12654" w:author="Stefanie Lane" w:date="2022-06-23T15:12:00Z">
                <w:pPr>
                  <w:jc w:val="center"/>
                </w:pPr>
              </w:pPrChange>
            </w:pPr>
            <w:ins w:id="12655" w:author="Stefanie Lane" w:date="2022-06-23T15:12:00Z">
              <w:r w:rsidRPr="00EB4CE1">
                <w:rPr>
                  <w:rFonts w:ascii="Calibri" w:eastAsia="Times New Roman" w:hAnsi="Calibri" w:cs="Calibri"/>
                  <w:color w:val="000000"/>
                  <w:rPrChange w:id="12656" w:author="Stefanie Lane" w:date="2022-06-23T15:12:00Z">
                    <w:rPr/>
                  </w:rPrChange>
                </w:rPr>
                <w:t>871.4</w:t>
              </w:r>
            </w:ins>
          </w:p>
        </w:tc>
      </w:tr>
      <w:tr w:rsidR="00EB4CE1" w:rsidRPr="00EB4CE1" w14:paraId="7892ACDA" w14:textId="77777777" w:rsidTr="006F10B7">
        <w:trPr>
          <w:trHeight w:val="290"/>
          <w:ins w:id="12657" w:author="Stefanie Lane" w:date="2022-06-23T15:12:00Z"/>
          <w:trPrChange w:id="1265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65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65F1D1E" w14:textId="77777777" w:rsidR="00EB4CE1" w:rsidRPr="00EB4CE1" w:rsidRDefault="00EB4CE1" w:rsidP="00EB4CE1">
            <w:pPr>
              <w:spacing w:after="0" w:line="240" w:lineRule="auto"/>
              <w:rPr>
                <w:ins w:id="12660" w:author="Stefanie Lane" w:date="2022-06-23T15:12:00Z"/>
                <w:rFonts w:ascii="Calibri" w:eastAsia="Times New Roman" w:hAnsi="Calibri" w:cs="Calibri"/>
                <w:color w:val="000000"/>
                <w:rPrChange w:id="12661" w:author="Stefanie Lane" w:date="2022-06-23T15:12:00Z">
                  <w:rPr>
                    <w:ins w:id="12662" w:author="Stefanie Lane" w:date="2022-06-23T15:12:00Z"/>
                  </w:rPr>
                </w:rPrChange>
              </w:rPr>
              <w:pPrChange w:id="1266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66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9ECBF46" w14:textId="77777777" w:rsidR="00EB4CE1" w:rsidRPr="00EB4CE1" w:rsidRDefault="00EB4CE1" w:rsidP="00EB4CE1">
            <w:pPr>
              <w:spacing w:after="0" w:line="240" w:lineRule="auto"/>
              <w:rPr>
                <w:ins w:id="12665" w:author="Stefanie Lane" w:date="2022-06-23T15:12:00Z"/>
                <w:rFonts w:ascii="Calibri" w:eastAsia="Times New Roman" w:hAnsi="Calibri" w:cs="Calibri"/>
                <w:color w:val="000000"/>
                <w:rPrChange w:id="12666" w:author="Stefanie Lane" w:date="2022-06-23T15:12:00Z">
                  <w:rPr>
                    <w:ins w:id="12667" w:author="Stefanie Lane" w:date="2022-06-23T15:12:00Z"/>
                  </w:rPr>
                </w:rPrChange>
              </w:rPr>
              <w:pPrChange w:id="1266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66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A729CD2" w14:textId="77777777" w:rsidR="00EB4CE1" w:rsidRPr="00EB4CE1" w:rsidRDefault="00EB4CE1" w:rsidP="00EB4CE1">
            <w:pPr>
              <w:spacing w:after="0" w:line="240" w:lineRule="auto"/>
              <w:rPr>
                <w:ins w:id="12670" w:author="Stefanie Lane" w:date="2022-06-23T15:12:00Z"/>
                <w:rFonts w:ascii="Calibri" w:eastAsia="Times New Roman" w:hAnsi="Calibri" w:cs="Calibri"/>
                <w:i/>
                <w:iCs/>
                <w:color w:val="000000"/>
                <w:rPrChange w:id="12671" w:author="Stefanie Lane" w:date="2022-06-23T15:12:00Z">
                  <w:rPr>
                    <w:ins w:id="12672" w:author="Stefanie Lane" w:date="2022-06-23T15:12:00Z"/>
                  </w:rPr>
                </w:rPrChange>
              </w:rPr>
              <w:pPrChange w:id="12673" w:author="Stefanie Lane" w:date="2022-06-23T15:12:00Z">
                <w:pPr/>
              </w:pPrChange>
            </w:pPr>
            <w:ins w:id="12674" w:author="Stefanie Lane" w:date="2022-06-23T15:12:00Z">
              <w:r w:rsidRPr="00EB4CE1">
                <w:rPr>
                  <w:rFonts w:ascii="Calibri" w:eastAsia="Times New Roman" w:hAnsi="Calibri" w:cs="Calibri"/>
                  <w:i/>
                  <w:iCs/>
                  <w:color w:val="000000"/>
                  <w:rPrChange w:id="12675" w:author="Stefanie Lane" w:date="2022-06-23T15:12:00Z">
                    <w:rPr/>
                  </w:rPrChange>
                </w:rPr>
                <w:t xml:space="preserve">Equisetum </w:t>
              </w:r>
              <w:proofErr w:type="spellStart"/>
              <w:r w:rsidRPr="00EB4CE1">
                <w:rPr>
                  <w:rFonts w:ascii="Calibri" w:eastAsia="Times New Roman" w:hAnsi="Calibri" w:cs="Calibri"/>
                  <w:i/>
                  <w:iCs/>
                  <w:color w:val="000000"/>
                  <w:rPrChange w:id="12676" w:author="Stefanie Lane" w:date="2022-06-23T15:12:00Z">
                    <w:rPr/>
                  </w:rPrChange>
                </w:rPr>
                <w:t>arvense</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6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19F70D91" w14:textId="77777777" w:rsidR="00EB4CE1" w:rsidRPr="00EB4CE1" w:rsidRDefault="00EB4CE1" w:rsidP="00EB4CE1">
            <w:pPr>
              <w:spacing w:after="0" w:line="240" w:lineRule="auto"/>
              <w:jc w:val="center"/>
              <w:rPr>
                <w:ins w:id="12678" w:author="Stefanie Lane" w:date="2022-06-23T15:12:00Z"/>
                <w:rFonts w:ascii="Calibri" w:eastAsia="Times New Roman" w:hAnsi="Calibri" w:cs="Calibri"/>
                <w:color w:val="000000"/>
                <w:rPrChange w:id="12679" w:author="Stefanie Lane" w:date="2022-06-23T15:12:00Z">
                  <w:rPr>
                    <w:ins w:id="12680" w:author="Stefanie Lane" w:date="2022-06-23T15:12:00Z"/>
                  </w:rPr>
                </w:rPrChange>
              </w:rPr>
              <w:pPrChange w:id="12681" w:author="Stefanie Lane" w:date="2022-06-23T15:12:00Z">
                <w:pPr>
                  <w:jc w:val="center"/>
                </w:pPr>
              </w:pPrChange>
            </w:pPr>
            <w:ins w:id="12682" w:author="Stefanie Lane" w:date="2022-06-23T15:12:00Z">
              <w:r w:rsidRPr="00EB4CE1">
                <w:rPr>
                  <w:rFonts w:ascii="Calibri" w:eastAsia="Times New Roman" w:hAnsi="Calibri" w:cs="Calibri"/>
                  <w:color w:val="000000"/>
                  <w:rPrChange w:id="12683"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2684"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D02F18" w14:textId="77777777" w:rsidR="00EB4CE1" w:rsidRPr="00EB4CE1" w:rsidRDefault="00EB4CE1" w:rsidP="00EB4CE1">
            <w:pPr>
              <w:spacing w:after="0" w:line="240" w:lineRule="auto"/>
              <w:jc w:val="center"/>
              <w:rPr>
                <w:ins w:id="12685" w:author="Stefanie Lane" w:date="2022-06-23T15:12:00Z"/>
                <w:rFonts w:ascii="Calibri" w:eastAsia="Times New Roman" w:hAnsi="Calibri" w:cs="Calibri"/>
                <w:color w:val="000000"/>
                <w:rPrChange w:id="12686" w:author="Stefanie Lane" w:date="2022-06-23T15:12:00Z">
                  <w:rPr>
                    <w:ins w:id="12687" w:author="Stefanie Lane" w:date="2022-06-23T15:12:00Z"/>
                  </w:rPr>
                </w:rPrChange>
              </w:rPr>
              <w:pPrChange w:id="12688" w:author="Stefanie Lane" w:date="2022-06-23T15:12:00Z">
                <w:pPr>
                  <w:jc w:val="center"/>
                </w:pPr>
              </w:pPrChange>
            </w:pPr>
            <w:ins w:id="12689" w:author="Stefanie Lane" w:date="2022-06-23T15:12:00Z">
              <w:r w:rsidRPr="00EB4CE1">
                <w:rPr>
                  <w:rFonts w:ascii="Calibri" w:eastAsia="Times New Roman" w:hAnsi="Calibri" w:cs="Calibri"/>
                  <w:color w:val="000000"/>
                  <w:rPrChange w:id="12690"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69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0EAB8722" w14:textId="77777777" w:rsidR="00EB4CE1" w:rsidRPr="00EB4CE1" w:rsidRDefault="00EB4CE1" w:rsidP="00EB4CE1">
            <w:pPr>
              <w:spacing w:after="0" w:line="240" w:lineRule="auto"/>
              <w:jc w:val="center"/>
              <w:rPr>
                <w:ins w:id="12692" w:author="Stefanie Lane" w:date="2022-06-23T15:12:00Z"/>
                <w:rFonts w:ascii="Calibri" w:eastAsia="Times New Roman" w:hAnsi="Calibri" w:cs="Calibri"/>
                <w:color w:val="000000"/>
                <w:rPrChange w:id="12693" w:author="Stefanie Lane" w:date="2022-06-23T15:12:00Z">
                  <w:rPr>
                    <w:ins w:id="12694" w:author="Stefanie Lane" w:date="2022-06-23T15:12:00Z"/>
                  </w:rPr>
                </w:rPrChange>
              </w:rPr>
              <w:pPrChange w:id="12695" w:author="Stefanie Lane" w:date="2022-06-23T15:12:00Z">
                <w:pPr>
                  <w:jc w:val="center"/>
                </w:pPr>
              </w:pPrChange>
            </w:pPr>
            <w:ins w:id="12696" w:author="Stefanie Lane" w:date="2022-06-23T15:12:00Z">
              <w:r w:rsidRPr="00EB4CE1">
                <w:rPr>
                  <w:rFonts w:ascii="Calibri" w:eastAsia="Times New Roman" w:hAnsi="Calibri" w:cs="Calibri"/>
                  <w:color w:val="000000"/>
                  <w:rPrChange w:id="12697" w:author="Stefanie Lane" w:date="2022-06-23T15:12:00Z">
                    <w:rPr/>
                  </w:rPrChange>
                </w:rPr>
                <w:t>0.68</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698"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656BEDE7" w14:textId="77777777" w:rsidR="00EB4CE1" w:rsidRPr="00EB4CE1" w:rsidRDefault="00EB4CE1" w:rsidP="00EB4CE1">
            <w:pPr>
              <w:spacing w:after="0" w:line="240" w:lineRule="auto"/>
              <w:jc w:val="center"/>
              <w:rPr>
                <w:ins w:id="12699" w:author="Stefanie Lane" w:date="2022-06-23T15:12:00Z"/>
                <w:rFonts w:ascii="Calibri" w:eastAsia="Times New Roman" w:hAnsi="Calibri" w:cs="Calibri"/>
                <w:color w:val="000000"/>
                <w:rPrChange w:id="12700" w:author="Stefanie Lane" w:date="2022-06-23T15:12:00Z">
                  <w:rPr>
                    <w:ins w:id="12701" w:author="Stefanie Lane" w:date="2022-06-23T15:12:00Z"/>
                  </w:rPr>
                </w:rPrChange>
              </w:rPr>
              <w:pPrChange w:id="12702" w:author="Stefanie Lane" w:date="2022-06-23T15:12:00Z">
                <w:pPr>
                  <w:jc w:val="center"/>
                </w:pPr>
              </w:pPrChange>
            </w:pPr>
            <w:ins w:id="12703" w:author="Stefanie Lane" w:date="2022-06-23T15:12:00Z">
              <w:r w:rsidRPr="00EB4CE1">
                <w:rPr>
                  <w:rFonts w:ascii="Calibri" w:eastAsia="Times New Roman" w:hAnsi="Calibri" w:cs="Calibri"/>
                  <w:color w:val="000000"/>
                  <w:rPrChange w:id="12704" w:author="Stefanie Lane" w:date="2022-06-23T15:12:00Z">
                    <w:rPr/>
                  </w:rPrChange>
                </w:rPr>
                <w:t>+</w:t>
              </w:r>
            </w:ins>
          </w:p>
        </w:tc>
      </w:tr>
      <w:tr w:rsidR="00EB4CE1" w:rsidRPr="00EB4CE1" w14:paraId="6C432CF9" w14:textId="77777777" w:rsidTr="006F10B7">
        <w:trPr>
          <w:trHeight w:val="290"/>
          <w:ins w:id="12705" w:author="Stefanie Lane" w:date="2022-06-23T15:12:00Z"/>
          <w:trPrChange w:id="12706"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707"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DFE23A7" w14:textId="77777777" w:rsidR="00EB4CE1" w:rsidRPr="00EB4CE1" w:rsidRDefault="00EB4CE1" w:rsidP="00EB4CE1">
            <w:pPr>
              <w:spacing w:after="0" w:line="240" w:lineRule="auto"/>
              <w:rPr>
                <w:ins w:id="12708" w:author="Stefanie Lane" w:date="2022-06-23T15:12:00Z"/>
                <w:rFonts w:ascii="Calibri" w:eastAsia="Times New Roman" w:hAnsi="Calibri" w:cs="Calibri"/>
                <w:color w:val="000000"/>
                <w:rPrChange w:id="12709" w:author="Stefanie Lane" w:date="2022-06-23T15:12:00Z">
                  <w:rPr>
                    <w:ins w:id="12710" w:author="Stefanie Lane" w:date="2022-06-23T15:12:00Z"/>
                  </w:rPr>
                </w:rPrChange>
              </w:rPr>
              <w:pPrChange w:id="12711"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712"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09AA8C45" w14:textId="77777777" w:rsidR="00EB4CE1" w:rsidRPr="00EB4CE1" w:rsidRDefault="00EB4CE1" w:rsidP="00EB4CE1">
            <w:pPr>
              <w:spacing w:after="0" w:line="240" w:lineRule="auto"/>
              <w:rPr>
                <w:ins w:id="12713" w:author="Stefanie Lane" w:date="2022-06-23T15:12:00Z"/>
                <w:rFonts w:ascii="Calibri" w:eastAsia="Times New Roman" w:hAnsi="Calibri" w:cs="Calibri"/>
                <w:color w:val="000000"/>
                <w:rPrChange w:id="12714" w:author="Stefanie Lane" w:date="2022-06-23T15:12:00Z">
                  <w:rPr>
                    <w:ins w:id="12715" w:author="Stefanie Lane" w:date="2022-06-23T15:12:00Z"/>
                  </w:rPr>
                </w:rPrChange>
              </w:rPr>
              <w:pPrChange w:id="12716" w:author="Stefanie Lane" w:date="2022-06-23T15:12:00Z">
                <w:pPr/>
              </w:pPrChange>
            </w:pPr>
          </w:p>
        </w:tc>
        <w:tc>
          <w:tcPr>
            <w:tcW w:w="3320" w:type="dxa"/>
            <w:tcBorders>
              <w:top w:val="nil"/>
              <w:left w:val="nil"/>
              <w:bottom w:val="nil"/>
              <w:right w:val="nil"/>
            </w:tcBorders>
            <w:shd w:val="clear" w:color="auto" w:fill="auto"/>
            <w:noWrap/>
            <w:vAlign w:val="bottom"/>
            <w:hideMark/>
            <w:tcPrChange w:id="12717" w:author="Stefanie Lane" w:date="2022-06-23T15:14:00Z">
              <w:tcPr>
                <w:tcW w:w="3320" w:type="dxa"/>
                <w:tcBorders>
                  <w:top w:val="nil"/>
                  <w:left w:val="nil"/>
                  <w:bottom w:val="nil"/>
                  <w:right w:val="nil"/>
                </w:tcBorders>
                <w:shd w:val="clear" w:color="auto" w:fill="auto"/>
                <w:noWrap/>
                <w:vAlign w:val="bottom"/>
                <w:hideMark/>
              </w:tcPr>
            </w:tcPrChange>
          </w:tcPr>
          <w:p w14:paraId="6ED3FB4B" w14:textId="77777777" w:rsidR="00EB4CE1" w:rsidRPr="00EB4CE1" w:rsidRDefault="00EB4CE1" w:rsidP="00EB4CE1">
            <w:pPr>
              <w:spacing w:after="0" w:line="240" w:lineRule="auto"/>
              <w:rPr>
                <w:ins w:id="12718" w:author="Stefanie Lane" w:date="2022-06-23T15:12:00Z"/>
                <w:rFonts w:ascii="Calibri" w:eastAsia="Times New Roman" w:hAnsi="Calibri" w:cs="Calibri"/>
                <w:i/>
                <w:iCs/>
                <w:color w:val="000000"/>
                <w:rPrChange w:id="12719" w:author="Stefanie Lane" w:date="2022-06-23T15:12:00Z">
                  <w:rPr>
                    <w:ins w:id="12720" w:author="Stefanie Lane" w:date="2022-06-23T15:12:00Z"/>
                  </w:rPr>
                </w:rPrChange>
              </w:rPr>
              <w:pPrChange w:id="12721" w:author="Stefanie Lane" w:date="2022-06-23T15:12:00Z">
                <w:pPr/>
              </w:pPrChange>
            </w:pPr>
            <w:ins w:id="12722" w:author="Stefanie Lane" w:date="2022-06-23T15:12:00Z">
              <w:r w:rsidRPr="00EB4CE1">
                <w:rPr>
                  <w:rFonts w:ascii="Calibri" w:eastAsia="Times New Roman" w:hAnsi="Calibri" w:cs="Calibri"/>
                  <w:i/>
                  <w:iCs/>
                  <w:color w:val="000000"/>
                  <w:rPrChange w:id="12723" w:author="Stefanie Lane" w:date="2022-06-23T15:12:00Z">
                    <w:rPr/>
                  </w:rPrChange>
                </w:rPr>
                <w:t>Galium palustre</w:t>
              </w:r>
            </w:ins>
          </w:p>
        </w:tc>
        <w:tc>
          <w:tcPr>
            <w:tcW w:w="869" w:type="dxa"/>
            <w:tcBorders>
              <w:top w:val="nil"/>
              <w:left w:val="nil"/>
              <w:bottom w:val="nil"/>
              <w:right w:val="nil"/>
            </w:tcBorders>
            <w:shd w:val="clear" w:color="auto" w:fill="auto"/>
            <w:noWrap/>
            <w:vAlign w:val="bottom"/>
            <w:hideMark/>
            <w:tcPrChange w:id="12724" w:author="Stefanie Lane" w:date="2022-06-23T15:14:00Z">
              <w:tcPr>
                <w:tcW w:w="960" w:type="dxa"/>
                <w:tcBorders>
                  <w:top w:val="nil"/>
                  <w:left w:val="nil"/>
                  <w:bottom w:val="nil"/>
                  <w:right w:val="nil"/>
                </w:tcBorders>
                <w:shd w:val="clear" w:color="auto" w:fill="auto"/>
                <w:noWrap/>
                <w:vAlign w:val="bottom"/>
                <w:hideMark/>
              </w:tcPr>
            </w:tcPrChange>
          </w:tcPr>
          <w:p w14:paraId="555C7058" w14:textId="77777777" w:rsidR="00EB4CE1" w:rsidRPr="00EB4CE1" w:rsidRDefault="00EB4CE1" w:rsidP="00EB4CE1">
            <w:pPr>
              <w:spacing w:after="0" w:line="240" w:lineRule="auto"/>
              <w:jc w:val="center"/>
              <w:rPr>
                <w:ins w:id="12725" w:author="Stefanie Lane" w:date="2022-06-23T15:12:00Z"/>
                <w:rFonts w:ascii="Calibri" w:eastAsia="Times New Roman" w:hAnsi="Calibri" w:cs="Calibri"/>
                <w:color w:val="000000"/>
                <w:rPrChange w:id="12726" w:author="Stefanie Lane" w:date="2022-06-23T15:12:00Z">
                  <w:rPr>
                    <w:ins w:id="12727" w:author="Stefanie Lane" w:date="2022-06-23T15:12:00Z"/>
                  </w:rPr>
                </w:rPrChange>
              </w:rPr>
              <w:pPrChange w:id="12728" w:author="Stefanie Lane" w:date="2022-06-23T15:12:00Z">
                <w:pPr>
                  <w:jc w:val="center"/>
                </w:pPr>
              </w:pPrChange>
            </w:pPr>
            <w:ins w:id="12729" w:author="Stefanie Lane" w:date="2022-06-23T15:12:00Z">
              <w:r w:rsidRPr="00EB4CE1">
                <w:rPr>
                  <w:rFonts w:ascii="Calibri" w:eastAsia="Times New Roman" w:hAnsi="Calibri" w:cs="Calibri"/>
                  <w:color w:val="000000"/>
                  <w:rPrChange w:id="12730"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2731" w:author="Stefanie Lane" w:date="2022-06-23T15:14:00Z">
              <w:tcPr>
                <w:tcW w:w="960" w:type="dxa"/>
                <w:tcBorders>
                  <w:top w:val="nil"/>
                  <w:left w:val="nil"/>
                  <w:bottom w:val="nil"/>
                  <w:right w:val="nil"/>
                </w:tcBorders>
                <w:shd w:val="clear" w:color="auto" w:fill="auto"/>
                <w:noWrap/>
                <w:vAlign w:val="bottom"/>
                <w:hideMark/>
              </w:tcPr>
            </w:tcPrChange>
          </w:tcPr>
          <w:p w14:paraId="564EC2CC" w14:textId="77777777" w:rsidR="00EB4CE1" w:rsidRPr="00EB4CE1" w:rsidRDefault="00EB4CE1" w:rsidP="00EB4CE1">
            <w:pPr>
              <w:spacing w:after="0" w:line="240" w:lineRule="auto"/>
              <w:jc w:val="center"/>
              <w:rPr>
                <w:ins w:id="12732" w:author="Stefanie Lane" w:date="2022-06-23T15:12:00Z"/>
                <w:rFonts w:ascii="Calibri" w:eastAsia="Times New Roman" w:hAnsi="Calibri" w:cs="Calibri"/>
                <w:color w:val="000000"/>
                <w:rPrChange w:id="12733" w:author="Stefanie Lane" w:date="2022-06-23T15:12:00Z">
                  <w:rPr>
                    <w:ins w:id="12734" w:author="Stefanie Lane" w:date="2022-06-23T15:12:00Z"/>
                  </w:rPr>
                </w:rPrChange>
              </w:rPr>
              <w:pPrChange w:id="12735" w:author="Stefanie Lane" w:date="2022-06-23T15:12:00Z">
                <w:pPr>
                  <w:jc w:val="center"/>
                </w:pPr>
              </w:pPrChange>
            </w:pPr>
            <w:ins w:id="12736" w:author="Stefanie Lane" w:date="2022-06-23T15:12:00Z">
              <w:r w:rsidRPr="00EB4CE1">
                <w:rPr>
                  <w:rFonts w:ascii="Calibri" w:eastAsia="Times New Roman" w:hAnsi="Calibri" w:cs="Calibri"/>
                  <w:color w:val="000000"/>
                  <w:rPrChange w:id="1273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738" w:author="Stefanie Lane" w:date="2022-06-23T15:14:00Z">
              <w:tcPr>
                <w:tcW w:w="960" w:type="dxa"/>
                <w:tcBorders>
                  <w:top w:val="nil"/>
                  <w:left w:val="nil"/>
                  <w:bottom w:val="nil"/>
                  <w:right w:val="nil"/>
                </w:tcBorders>
                <w:shd w:val="clear" w:color="auto" w:fill="auto"/>
                <w:noWrap/>
                <w:vAlign w:val="bottom"/>
                <w:hideMark/>
              </w:tcPr>
            </w:tcPrChange>
          </w:tcPr>
          <w:p w14:paraId="2693FC5B" w14:textId="77777777" w:rsidR="00EB4CE1" w:rsidRPr="00EB4CE1" w:rsidRDefault="00EB4CE1" w:rsidP="00EB4CE1">
            <w:pPr>
              <w:spacing w:after="0" w:line="240" w:lineRule="auto"/>
              <w:jc w:val="center"/>
              <w:rPr>
                <w:ins w:id="12739" w:author="Stefanie Lane" w:date="2022-06-23T15:12:00Z"/>
                <w:rFonts w:ascii="Calibri" w:eastAsia="Times New Roman" w:hAnsi="Calibri" w:cs="Calibri"/>
                <w:color w:val="000000"/>
                <w:rPrChange w:id="12740" w:author="Stefanie Lane" w:date="2022-06-23T15:12:00Z">
                  <w:rPr>
                    <w:ins w:id="12741" w:author="Stefanie Lane" w:date="2022-06-23T15:12:00Z"/>
                  </w:rPr>
                </w:rPrChange>
              </w:rPr>
              <w:pPrChange w:id="12742" w:author="Stefanie Lane" w:date="2022-06-23T15:12:00Z">
                <w:pPr>
                  <w:jc w:val="center"/>
                </w:pPr>
              </w:pPrChange>
            </w:pPr>
            <w:ins w:id="12743" w:author="Stefanie Lane" w:date="2022-06-23T15:12:00Z">
              <w:r w:rsidRPr="00EB4CE1">
                <w:rPr>
                  <w:rFonts w:ascii="Calibri" w:eastAsia="Times New Roman" w:hAnsi="Calibri" w:cs="Calibri"/>
                  <w:color w:val="000000"/>
                  <w:rPrChange w:id="12744"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1274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644E649" w14:textId="77777777" w:rsidR="00EB4CE1" w:rsidRPr="00EB4CE1" w:rsidRDefault="00EB4CE1" w:rsidP="00EB4CE1">
            <w:pPr>
              <w:spacing w:after="0" w:line="240" w:lineRule="auto"/>
              <w:jc w:val="center"/>
              <w:rPr>
                <w:ins w:id="12746" w:author="Stefanie Lane" w:date="2022-06-23T15:12:00Z"/>
                <w:rFonts w:ascii="Calibri" w:eastAsia="Times New Roman" w:hAnsi="Calibri" w:cs="Calibri"/>
                <w:color w:val="000000"/>
                <w:rPrChange w:id="12747" w:author="Stefanie Lane" w:date="2022-06-23T15:12:00Z">
                  <w:rPr>
                    <w:ins w:id="12748" w:author="Stefanie Lane" w:date="2022-06-23T15:12:00Z"/>
                  </w:rPr>
                </w:rPrChange>
              </w:rPr>
              <w:pPrChange w:id="12749" w:author="Stefanie Lane" w:date="2022-06-23T15:12:00Z">
                <w:pPr>
                  <w:jc w:val="center"/>
                </w:pPr>
              </w:pPrChange>
            </w:pPr>
            <w:ins w:id="12750" w:author="Stefanie Lane" w:date="2022-06-23T15:12:00Z">
              <w:r w:rsidRPr="00EB4CE1">
                <w:rPr>
                  <w:rFonts w:ascii="Calibri" w:eastAsia="Times New Roman" w:hAnsi="Calibri" w:cs="Calibri"/>
                  <w:color w:val="000000"/>
                  <w:rPrChange w:id="12751" w:author="Stefanie Lane" w:date="2022-06-23T15:12:00Z">
                    <w:rPr/>
                  </w:rPrChange>
                </w:rPr>
                <w:t>+</w:t>
              </w:r>
            </w:ins>
          </w:p>
        </w:tc>
      </w:tr>
      <w:tr w:rsidR="00EB4CE1" w:rsidRPr="00EB4CE1" w14:paraId="13E7F980" w14:textId="77777777" w:rsidTr="006F10B7">
        <w:trPr>
          <w:trHeight w:val="290"/>
          <w:ins w:id="12752" w:author="Stefanie Lane" w:date="2022-06-23T15:12:00Z"/>
          <w:trPrChange w:id="1275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75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8213DF9" w14:textId="77777777" w:rsidR="00EB4CE1" w:rsidRPr="00EB4CE1" w:rsidRDefault="00EB4CE1" w:rsidP="00EB4CE1">
            <w:pPr>
              <w:spacing w:after="0" w:line="240" w:lineRule="auto"/>
              <w:rPr>
                <w:ins w:id="12755" w:author="Stefanie Lane" w:date="2022-06-23T15:12:00Z"/>
                <w:rFonts w:ascii="Calibri" w:eastAsia="Times New Roman" w:hAnsi="Calibri" w:cs="Calibri"/>
                <w:color w:val="000000"/>
                <w:rPrChange w:id="12756" w:author="Stefanie Lane" w:date="2022-06-23T15:12:00Z">
                  <w:rPr>
                    <w:ins w:id="12757" w:author="Stefanie Lane" w:date="2022-06-23T15:12:00Z"/>
                  </w:rPr>
                </w:rPrChange>
              </w:rPr>
              <w:pPrChange w:id="1275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75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E535A7D" w14:textId="77777777" w:rsidR="00EB4CE1" w:rsidRPr="00EB4CE1" w:rsidRDefault="00EB4CE1" w:rsidP="00EB4CE1">
            <w:pPr>
              <w:spacing w:after="0" w:line="240" w:lineRule="auto"/>
              <w:rPr>
                <w:ins w:id="12760" w:author="Stefanie Lane" w:date="2022-06-23T15:12:00Z"/>
                <w:rFonts w:ascii="Calibri" w:eastAsia="Times New Roman" w:hAnsi="Calibri" w:cs="Calibri"/>
                <w:color w:val="000000"/>
                <w:rPrChange w:id="12761" w:author="Stefanie Lane" w:date="2022-06-23T15:12:00Z">
                  <w:rPr>
                    <w:ins w:id="12762" w:author="Stefanie Lane" w:date="2022-06-23T15:12:00Z"/>
                  </w:rPr>
                </w:rPrChange>
              </w:rPr>
              <w:pPrChange w:id="1276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76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C34FDE" w14:textId="77777777" w:rsidR="00EB4CE1" w:rsidRPr="00EB4CE1" w:rsidRDefault="00EB4CE1" w:rsidP="00EB4CE1">
            <w:pPr>
              <w:spacing w:after="0" w:line="240" w:lineRule="auto"/>
              <w:rPr>
                <w:ins w:id="12765" w:author="Stefanie Lane" w:date="2022-06-23T15:12:00Z"/>
                <w:rFonts w:ascii="Calibri" w:eastAsia="Times New Roman" w:hAnsi="Calibri" w:cs="Calibri"/>
                <w:i/>
                <w:iCs/>
                <w:color w:val="000000"/>
                <w:rPrChange w:id="12766" w:author="Stefanie Lane" w:date="2022-06-23T15:12:00Z">
                  <w:rPr>
                    <w:ins w:id="12767" w:author="Stefanie Lane" w:date="2022-06-23T15:12:00Z"/>
                  </w:rPr>
                </w:rPrChange>
              </w:rPr>
              <w:pPrChange w:id="12768" w:author="Stefanie Lane" w:date="2022-06-23T15:12:00Z">
                <w:pPr/>
              </w:pPrChange>
            </w:pPr>
            <w:ins w:id="12769" w:author="Stefanie Lane" w:date="2022-06-23T15:12:00Z">
              <w:r w:rsidRPr="00EB4CE1">
                <w:rPr>
                  <w:rFonts w:ascii="Calibri" w:eastAsia="Times New Roman" w:hAnsi="Calibri" w:cs="Calibri"/>
                  <w:i/>
                  <w:iCs/>
                  <w:color w:val="000000"/>
                  <w:rPrChange w:id="12770" w:author="Stefanie Lane" w:date="2022-06-23T15:12:00Z">
                    <w:rPr/>
                  </w:rPrChange>
                </w:rPr>
                <w:t>Galium trifidum</w:t>
              </w:r>
            </w:ins>
          </w:p>
        </w:tc>
        <w:tc>
          <w:tcPr>
            <w:tcW w:w="869" w:type="dxa"/>
            <w:tcBorders>
              <w:top w:val="single" w:sz="4" w:space="0" w:color="auto"/>
              <w:left w:val="nil"/>
              <w:bottom w:val="single" w:sz="4" w:space="0" w:color="auto"/>
              <w:right w:val="nil"/>
            </w:tcBorders>
            <w:shd w:val="clear" w:color="auto" w:fill="auto"/>
            <w:noWrap/>
            <w:vAlign w:val="bottom"/>
            <w:hideMark/>
            <w:tcPrChange w:id="12771"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5DBC50C" w14:textId="77777777" w:rsidR="00EB4CE1" w:rsidRPr="00EB4CE1" w:rsidRDefault="00EB4CE1" w:rsidP="00EB4CE1">
            <w:pPr>
              <w:spacing w:after="0" w:line="240" w:lineRule="auto"/>
              <w:jc w:val="center"/>
              <w:rPr>
                <w:ins w:id="12772" w:author="Stefanie Lane" w:date="2022-06-23T15:12:00Z"/>
                <w:rFonts w:ascii="Calibri" w:eastAsia="Times New Roman" w:hAnsi="Calibri" w:cs="Calibri"/>
                <w:color w:val="000000"/>
                <w:rPrChange w:id="12773" w:author="Stefanie Lane" w:date="2022-06-23T15:12:00Z">
                  <w:rPr>
                    <w:ins w:id="12774" w:author="Stefanie Lane" w:date="2022-06-23T15:12:00Z"/>
                  </w:rPr>
                </w:rPrChange>
              </w:rPr>
              <w:pPrChange w:id="12775" w:author="Stefanie Lane" w:date="2022-06-23T15:12:00Z">
                <w:pPr>
                  <w:jc w:val="center"/>
                </w:pPr>
              </w:pPrChange>
            </w:pPr>
            <w:ins w:id="12776" w:author="Stefanie Lane" w:date="2022-06-23T15:12:00Z">
              <w:r w:rsidRPr="00EB4CE1">
                <w:rPr>
                  <w:rFonts w:ascii="Calibri" w:eastAsia="Times New Roman" w:hAnsi="Calibri" w:cs="Calibri"/>
                  <w:color w:val="000000"/>
                  <w:rPrChange w:id="12777"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2778"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B234F8D" w14:textId="77777777" w:rsidR="00EB4CE1" w:rsidRPr="00EB4CE1" w:rsidRDefault="00EB4CE1" w:rsidP="00EB4CE1">
            <w:pPr>
              <w:spacing w:after="0" w:line="240" w:lineRule="auto"/>
              <w:jc w:val="center"/>
              <w:rPr>
                <w:ins w:id="12779" w:author="Stefanie Lane" w:date="2022-06-23T15:12:00Z"/>
                <w:rFonts w:ascii="Calibri" w:eastAsia="Times New Roman" w:hAnsi="Calibri" w:cs="Calibri"/>
                <w:color w:val="000000"/>
                <w:rPrChange w:id="12780" w:author="Stefanie Lane" w:date="2022-06-23T15:12:00Z">
                  <w:rPr>
                    <w:ins w:id="12781" w:author="Stefanie Lane" w:date="2022-06-23T15:12:00Z"/>
                  </w:rPr>
                </w:rPrChange>
              </w:rPr>
              <w:pPrChange w:id="12782" w:author="Stefanie Lane" w:date="2022-06-23T15:12:00Z">
                <w:pPr>
                  <w:jc w:val="center"/>
                </w:pPr>
              </w:pPrChange>
            </w:pPr>
            <w:ins w:id="12783" w:author="Stefanie Lane" w:date="2022-06-23T15:12:00Z">
              <w:r w:rsidRPr="00EB4CE1">
                <w:rPr>
                  <w:rFonts w:ascii="Calibri" w:eastAsia="Times New Roman" w:hAnsi="Calibri" w:cs="Calibri"/>
                  <w:color w:val="000000"/>
                  <w:rPrChange w:id="12784"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785"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4AFA72B" w14:textId="77777777" w:rsidR="00EB4CE1" w:rsidRPr="00EB4CE1" w:rsidRDefault="00EB4CE1" w:rsidP="00EB4CE1">
            <w:pPr>
              <w:spacing w:after="0" w:line="240" w:lineRule="auto"/>
              <w:jc w:val="center"/>
              <w:rPr>
                <w:ins w:id="12786" w:author="Stefanie Lane" w:date="2022-06-23T15:12:00Z"/>
                <w:rFonts w:ascii="Calibri" w:eastAsia="Times New Roman" w:hAnsi="Calibri" w:cs="Calibri"/>
                <w:color w:val="000000"/>
                <w:rPrChange w:id="12787" w:author="Stefanie Lane" w:date="2022-06-23T15:12:00Z">
                  <w:rPr>
                    <w:ins w:id="12788" w:author="Stefanie Lane" w:date="2022-06-23T15:12:00Z"/>
                  </w:rPr>
                </w:rPrChange>
              </w:rPr>
              <w:pPrChange w:id="12789" w:author="Stefanie Lane" w:date="2022-06-23T15:12:00Z">
                <w:pPr>
                  <w:jc w:val="center"/>
                </w:pPr>
              </w:pPrChange>
            </w:pPr>
            <w:ins w:id="12790" w:author="Stefanie Lane" w:date="2022-06-23T15:12:00Z">
              <w:r w:rsidRPr="00EB4CE1">
                <w:rPr>
                  <w:rFonts w:ascii="Calibri" w:eastAsia="Times New Roman" w:hAnsi="Calibri" w:cs="Calibri"/>
                  <w:color w:val="000000"/>
                  <w:rPrChange w:id="12791"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792"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1ACF961" w14:textId="77777777" w:rsidR="00EB4CE1" w:rsidRPr="00EB4CE1" w:rsidRDefault="00EB4CE1" w:rsidP="00EB4CE1">
            <w:pPr>
              <w:spacing w:after="0" w:line="240" w:lineRule="auto"/>
              <w:jc w:val="center"/>
              <w:rPr>
                <w:ins w:id="12793" w:author="Stefanie Lane" w:date="2022-06-23T15:12:00Z"/>
                <w:rFonts w:ascii="Calibri" w:eastAsia="Times New Roman" w:hAnsi="Calibri" w:cs="Calibri"/>
                <w:color w:val="000000"/>
                <w:rPrChange w:id="12794" w:author="Stefanie Lane" w:date="2022-06-23T15:12:00Z">
                  <w:rPr>
                    <w:ins w:id="12795" w:author="Stefanie Lane" w:date="2022-06-23T15:12:00Z"/>
                  </w:rPr>
                </w:rPrChange>
              </w:rPr>
              <w:pPrChange w:id="12796" w:author="Stefanie Lane" w:date="2022-06-23T15:12:00Z">
                <w:pPr>
                  <w:jc w:val="center"/>
                </w:pPr>
              </w:pPrChange>
            </w:pPr>
            <w:ins w:id="12797" w:author="Stefanie Lane" w:date="2022-06-23T15:12:00Z">
              <w:r w:rsidRPr="00EB4CE1">
                <w:rPr>
                  <w:rFonts w:ascii="Calibri" w:eastAsia="Times New Roman" w:hAnsi="Calibri" w:cs="Calibri"/>
                  <w:color w:val="000000"/>
                  <w:rPrChange w:id="12798" w:author="Stefanie Lane" w:date="2022-06-23T15:12:00Z">
                    <w:rPr/>
                  </w:rPrChange>
                </w:rPr>
                <w:t>+</w:t>
              </w:r>
            </w:ins>
          </w:p>
        </w:tc>
      </w:tr>
      <w:tr w:rsidR="00EB4CE1" w:rsidRPr="00EB4CE1" w14:paraId="59068FC2" w14:textId="77777777" w:rsidTr="006F10B7">
        <w:trPr>
          <w:trHeight w:val="290"/>
          <w:ins w:id="12799" w:author="Stefanie Lane" w:date="2022-06-23T15:12:00Z"/>
          <w:trPrChange w:id="12800"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801"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55B4F55" w14:textId="77777777" w:rsidR="00EB4CE1" w:rsidRPr="00EB4CE1" w:rsidRDefault="00EB4CE1" w:rsidP="00EB4CE1">
            <w:pPr>
              <w:spacing w:after="0" w:line="240" w:lineRule="auto"/>
              <w:rPr>
                <w:ins w:id="12802" w:author="Stefanie Lane" w:date="2022-06-23T15:12:00Z"/>
                <w:rFonts w:ascii="Calibri" w:eastAsia="Times New Roman" w:hAnsi="Calibri" w:cs="Calibri"/>
                <w:color w:val="000000"/>
                <w:rPrChange w:id="12803" w:author="Stefanie Lane" w:date="2022-06-23T15:12:00Z">
                  <w:rPr>
                    <w:ins w:id="12804" w:author="Stefanie Lane" w:date="2022-06-23T15:12:00Z"/>
                  </w:rPr>
                </w:rPrChange>
              </w:rPr>
              <w:pPrChange w:id="12805"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806"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5AFF53AF" w14:textId="77777777" w:rsidR="00EB4CE1" w:rsidRPr="00EB4CE1" w:rsidRDefault="00EB4CE1" w:rsidP="00EB4CE1">
            <w:pPr>
              <w:spacing w:after="0" w:line="240" w:lineRule="auto"/>
              <w:rPr>
                <w:ins w:id="12807" w:author="Stefanie Lane" w:date="2022-06-23T15:12:00Z"/>
                <w:rFonts w:ascii="Calibri" w:eastAsia="Times New Roman" w:hAnsi="Calibri" w:cs="Calibri"/>
                <w:color w:val="000000"/>
                <w:rPrChange w:id="12808" w:author="Stefanie Lane" w:date="2022-06-23T15:12:00Z">
                  <w:rPr>
                    <w:ins w:id="12809" w:author="Stefanie Lane" w:date="2022-06-23T15:12:00Z"/>
                  </w:rPr>
                </w:rPrChange>
              </w:rPr>
              <w:pPrChange w:id="12810" w:author="Stefanie Lane" w:date="2022-06-23T15:12:00Z">
                <w:pPr/>
              </w:pPrChange>
            </w:pPr>
          </w:p>
        </w:tc>
        <w:tc>
          <w:tcPr>
            <w:tcW w:w="3320" w:type="dxa"/>
            <w:tcBorders>
              <w:top w:val="nil"/>
              <w:left w:val="nil"/>
              <w:bottom w:val="nil"/>
              <w:right w:val="nil"/>
            </w:tcBorders>
            <w:shd w:val="clear" w:color="auto" w:fill="auto"/>
            <w:noWrap/>
            <w:vAlign w:val="bottom"/>
            <w:hideMark/>
            <w:tcPrChange w:id="12811" w:author="Stefanie Lane" w:date="2022-06-23T15:14:00Z">
              <w:tcPr>
                <w:tcW w:w="3320" w:type="dxa"/>
                <w:tcBorders>
                  <w:top w:val="nil"/>
                  <w:left w:val="nil"/>
                  <w:bottom w:val="nil"/>
                  <w:right w:val="nil"/>
                </w:tcBorders>
                <w:shd w:val="clear" w:color="auto" w:fill="auto"/>
                <w:noWrap/>
                <w:vAlign w:val="bottom"/>
                <w:hideMark/>
              </w:tcPr>
            </w:tcPrChange>
          </w:tcPr>
          <w:p w14:paraId="103A3852" w14:textId="77777777" w:rsidR="00EB4CE1" w:rsidRPr="00EB4CE1" w:rsidRDefault="00EB4CE1" w:rsidP="00EB4CE1">
            <w:pPr>
              <w:spacing w:after="0" w:line="240" w:lineRule="auto"/>
              <w:rPr>
                <w:ins w:id="12812" w:author="Stefanie Lane" w:date="2022-06-23T15:12:00Z"/>
                <w:rFonts w:ascii="Calibri" w:eastAsia="Times New Roman" w:hAnsi="Calibri" w:cs="Calibri"/>
                <w:i/>
                <w:iCs/>
                <w:color w:val="000000"/>
                <w:rPrChange w:id="12813" w:author="Stefanie Lane" w:date="2022-06-23T15:12:00Z">
                  <w:rPr>
                    <w:ins w:id="12814" w:author="Stefanie Lane" w:date="2022-06-23T15:12:00Z"/>
                  </w:rPr>
                </w:rPrChange>
              </w:rPr>
              <w:pPrChange w:id="12815" w:author="Stefanie Lane" w:date="2022-06-23T15:12:00Z">
                <w:pPr/>
              </w:pPrChange>
            </w:pPr>
            <w:ins w:id="12816" w:author="Stefanie Lane" w:date="2022-06-23T15:12:00Z">
              <w:r w:rsidRPr="00EB4CE1">
                <w:rPr>
                  <w:rFonts w:ascii="Calibri" w:eastAsia="Times New Roman" w:hAnsi="Calibri" w:cs="Calibri"/>
                  <w:i/>
                  <w:iCs/>
                  <w:color w:val="000000"/>
                  <w:rPrChange w:id="12817" w:author="Stefanie Lane" w:date="2022-06-23T15:12:00Z">
                    <w:rPr/>
                  </w:rPrChange>
                </w:rPr>
                <w:t xml:space="preserve">Hypericum </w:t>
              </w:r>
              <w:proofErr w:type="spellStart"/>
              <w:r w:rsidRPr="00EB4CE1">
                <w:rPr>
                  <w:rFonts w:ascii="Calibri" w:eastAsia="Times New Roman" w:hAnsi="Calibri" w:cs="Calibri"/>
                  <w:i/>
                  <w:iCs/>
                  <w:color w:val="000000"/>
                  <w:rPrChange w:id="12818" w:author="Stefanie Lane" w:date="2022-06-23T15:12:00Z">
                    <w:rPr/>
                  </w:rPrChange>
                </w:rPr>
                <w:t>scouleri</w:t>
              </w:r>
              <w:proofErr w:type="spellEnd"/>
            </w:ins>
          </w:p>
        </w:tc>
        <w:tc>
          <w:tcPr>
            <w:tcW w:w="869" w:type="dxa"/>
            <w:tcBorders>
              <w:top w:val="nil"/>
              <w:left w:val="nil"/>
              <w:bottom w:val="nil"/>
              <w:right w:val="nil"/>
            </w:tcBorders>
            <w:shd w:val="clear" w:color="auto" w:fill="auto"/>
            <w:noWrap/>
            <w:vAlign w:val="bottom"/>
            <w:hideMark/>
            <w:tcPrChange w:id="12819" w:author="Stefanie Lane" w:date="2022-06-23T15:14:00Z">
              <w:tcPr>
                <w:tcW w:w="960" w:type="dxa"/>
                <w:tcBorders>
                  <w:top w:val="nil"/>
                  <w:left w:val="nil"/>
                  <w:bottom w:val="nil"/>
                  <w:right w:val="nil"/>
                </w:tcBorders>
                <w:shd w:val="clear" w:color="auto" w:fill="auto"/>
                <w:noWrap/>
                <w:vAlign w:val="bottom"/>
                <w:hideMark/>
              </w:tcPr>
            </w:tcPrChange>
          </w:tcPr>
          <w:p w14:paraId="248F49CE" w14:textId="77777777" w:rsidR="00EB4CE1" w:rsidRPr="00EB4CE1" w:rsidRDefault="00EB4CE1" w:rsidP="00EB4CE1">
            <w:pPr>
              <w:spacing w:after="0" w:line="240" w:lineRule="auto"/>
              <w:jc w:val="center"/>
              <w:rPr>
                <w:ins w:id="12820" w:author="Stefanie Lane" w:date="2022-06-23T15:12:00Z"/>
                <w:rFonts w:ascii="Calibri" w:eastAsia="Times New Roman" w:hAnsi="Calibri" w:cs="Calibri"/>
                <w:color w:val="000000"/>
                <w:rPrChange w:id="12821" w:author="Stefanie Lane" w:date="2022-06-23T15:12:00Z">
                  <w:rPr>
                    <w:ins w:id="12822" w:author="Stefanie Lane" w:date="2022-06-23T15:12:00Z"/>
                  </w:rPr>
                </w:rPrChange>
              </w:rPr>
              <w:pPrChange w:id="12823" w:author="Stefanie Lane" w:date="2022-06-23T15:12:00Z">
                <w:pPr>
                  <w:jc w:val="center"/>
                </w:pPr>
              </w:pPrChange>
            </w:pPr>
            <w:ins w:id="12824" w:author="Stefanie Lane" w:date="2022-06-23T15:12:00Z">
              <w:r w:rsidRPr="00EB4CE1">
                <w:rPr>
                  <w:rFonts w:ascii="Calibri" w:eastAsia="Times New Roman" w:hAnsi="Calibri" w:cs="Calibri"/>
                  <w:color w:val="000000"/>
                  <w:rPrChange w:id="12825"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2826" w:author="Stefanie Lane" w:date="2022-06-23T15:14:00Z">
              <w:tcPr>
                <w:tcW w:w="960" w:type="dxa"/>
                <w:tcBorders>
                  <w:top w:val="nil"/>
                  <w:left w:val="nil"/>
                  <w:bottom w:val="nil"/>
                  <w:right w:val="nil"/>
                </w:tcBorders>
                <w:shd w:val="clear" w:color="auto" w:fill="auto"/>
                <w:noWrap/>
                <w:vAlign w:val="bottom"/>
                <w:hideMark/>
              </w:tcPr>
            </w:tcPrChange>
          </w:tcPr>
          <w:p w14:paraId="280F172A" w14:textId="77777777" w:rsidR="00EB4CE1" w:rsidRPr="00EB4CE1" w:rsidRDefault="00EB4CE1" w:rsidP="00EB4CE1">
            <w:pPr>
              <w:spacing w:after="0" w:line="240" w:lineRule="auto"/>
              <w:jc w:val="center"/>
              <w:rPr>
                <w:ins w:id="12827" w:author="Stefanie Lane" w:date="2022-06-23T15:12:00Z"/>
                <w:rFonts w:ascii="Calibri" w:eastAsia="Times New Roman" w:hAnsi="Calibri" w:cs="Calibri"/>
                <w:color w:val="000000"/>
                <w:rPrChange w:id="12828" w:author="Stefanie Lane" w:date="2022-06-23T15:12:00Z">
                  <w:rPr>
                    <w:ins w:id="12829" w:author="Stefanie Lane" w:date="2022-06-23T15:12:00Z"/>
                  </w:rPr>
                </w:rPrChange>
              </w:rPr>
              <w:pPrChange w:id="12830" w:author="Stefanie Lane" w:date="2022-06-23T15:12:00Z">
                <w:pPr>
                  <w:jc w:val="center"/>
                </w:pPr>
              </w:pPrChange>
            </w:pPr>
            <w:ins w:id="12831" w:author="Stefanie Lane" w:date="2022-06-23T15:12:00Z">
              <w:r w:rsidRPr="00EB4CE1">
                <w:rPr>
                  <w:rFonts w:ascii="Calibri" w:eastAsia="Times New Roman" w:hAnsi="Calibri" w:cs="Calibri"/>
                  <w:color w:val="000000"/>
                  <w:rPrChange w:id="12832"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833" w:author="Stefanie Lane" w:date="2022-06-23T15:14:00Z">
              <w:tcPr>
                <w:tcW w:w="960" w:type="dxa"/>
                <w:tcBorders>
                  <w:top w:val="nil"/>
                  <w:left w:val="nil"/>
                  <w:bottom w:val="nil"/>
                  <w:right w:val="nil"/>
                </w:tcBorders>
                <w:shd w:val="clear" w:color="auto" w:fill="auto"/>
                <w:noWrap/>
                <w:vAlign w:val="bottom"/>
                <w:hideMark/>
              </w:tcPr>
            </w:tcPrChange>
          </w:tcPr>
          <w:p w14:paraId="65F869FE" w14:textId="77777777" w:rsidR="00EB4CE1" w:rsidRPr="00EB4CE1" w:rsidRDefault="00EB4CE1" w:rsidP="00EB4CE1">
            <w:pPr>
              <w:spacing w:after="0" w:line="240" w:lineRule="auto"/>
              <w:jc w:val="center"/>
              <w:rPr>
                <w:ins w:id="12834" w:author="Stefanie Lane" w:date="2022-06-23T15:12:00Z"/>
                <w:rFonts w:ascii="Calibri" w:eastAsia="Times New Roman" w:hAnsi="Calibri" w:cs="Calibri"/>
                <w:color w:val="000000"/>
                <w:rPrChange w:id="12835" w:author="Stefanie Lane" w:date="2022-06-23T15:12:00Z">
                  <w:rPr>
                    <w:ins w:id="12836" w:author="Stefanie Lane" w:date="2022-06-23T15:12:00Z"/>
                  </w:rPr>
                </w:rPrChange>
              </w:rPr>
              <w:pPrChange w:id="12837" w:author="Stefanie Lane" w:date="2022-06-23T15:12:00Z">
                <w:pPr>
                  <w:jc w:val="center"/>
                </w:pPr>
              </w:pPrChange>
            </w:pPr>
            <w:ins w:id="12838" w:author="Stefanie Lane" w:date="2022-06-23T15:12:00Z">
              <w:r w:rsidRPr="00EB4CE1">
                <w:rPr>
                  <w:rFonts w:ascii="Calibri" w:eastAsia="Times New Roman" w:hAnsi="Calibri" w:cs="Calibri"/>
                  <w:color w:val="000000"/>
                  <w:rPrChange w:id="12839" w:author="Stefanie Lane" w:date="2022-06-23T15:12:00Z">
                    <w:rPr/>
                  </w:rPrChange>
                </w:rPr>
                <w:t>0.07</w:t>
              </w:r>
            </w:ins>
          </w:p>
        </w:tc>
        <w:tc>
          <w:tcPr>
            <w:tcW w:w="1710" w:type="dxa"/>
            <w:tcBorders>
              <w:top w:val="nil"/>
              <w:left w:val="nil"/>
              <w:bottom w:val="nil"/>
              <w:right w:val="single" w:sz="8" w:space="0" w:color="auto"/>
            </w:tcBorders>
            <w:shd w:val="clear" w:color="auto" w:fill="auto"/>
            <w:noWrap/>
            <w:vAlign w:val="bottom"/>
            <w:hideMark/>
            <w:tcPrChange w:id="12840"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060716E9" w14:textId="77777777" w:rsidR="00EB4CE1" w:rsidRPr="00EB4CE1" w:rsidRDefault="00EB4CE1" w:rsidP="00EB4CE1">
            <w:pPr>
              <w:spacing w:after="0" w:line="240" w:lineRule="auto"/>
              <w:jc w:val="center"/>
              <w:rPr>
                <w:ins w:id="12841" w:author="Stefanie Lane" w:date="2022-06-23T15:12:00Z"/>
                <w:rFonts w:ascii="Calibri" w:eastAsia="Times New Roman" w:hAnsi="Calibri" w:cs="Calibri"/>
                <w:color w:val="000000"/>
                <w:rPrChange w:id="12842" w:author="Stefanie Lane" w:date="2022-06-23T15:12:00Z">
                  <w:rPr>
                    <w:ins w:id="12843" w:author="Stefanie Lane" w:date="2022-06-23T15:12:00Z"/>
                  </w:rPr>
                </w:rPrChange>
              </w:rPr>
              <w:pPrChange w:id="12844" w:author="Stefanie Lane" w:date="2022-06-23T15:12:00Z">
                <w:pPr>
                  <w:jc w:val="center"/>
                </w:pPr>
              </w:pPrChange>
            </w:pPr>
            <w:ins w:id="12845" w:author="Stefanie Lane" w:date="2022-06-23T15:12:00Z">
              <w:r w:rsidRPr="00EB4CE1">
                <w:rPr>
                  <w:rFonts w:ascii="Calibri" w:eastAsia="Times New Roman" w:hAnsi="Calibri" w:cs="Calibri"/>
                  <w:color w:val="000000"/>
                  <w:rPrChange w:id="12846" w:author="Stefanie Lane" w:date="2022-06-23T15:12:00Z">
                    <w:rPr/>
                  </w:rPrChange>
                </w:rPr>
                <w:t>+</w:t>
              </w:r>
            </w:ins>
          </w:p>
        </w:tc>
      </w:tr>
      <w:tr w:rsidR="00EB4CE1" w:rsidRPr="00EB4CE1" w14:paraId="52D3FF47" w14:textId="77777777" w:rsidTr="006F10B7">
        <w:trPr>
          <w:trHeight w:val="290"/>
          <w:ins w:id="12847" w:author="Stefanie Lane" w:date="2022-06-23T15:12:00Z"/>
          <w:trPrChange w:id="12848"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84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6BC5D845" w14:textId="77777777" w:rsidR="00EB4CE1" w:rsidRPr="00EB4CE1" w:rsidRDefault="00EB4CE1" w:rsidP="00EB4CE1">
            <w:pPr>
              <w:spacing w:after="0" w:line="240" w:lineRule="auto"/>
              <w:rPr>
                <w:ins w:id="12850" w:author="Stefanie Lane" w:date="2022-06-23T15:12:00Z"/>
                <w:rFonts w:ascii="Calibri" w:eastAsia="Times New Roman" w:hAnsi="Calibri" w:cs="Calibri"/>
                <w:color w:val="000000"/>
                <w:rPrChange w:id="12851" w:author="Stefanie Lane" w:date="2022-06-23T15:12:00Z">
                  <w:rPr>
                    <w:ins w:id="12852" w:author="Stefanie Lane" w:date="2022-06-23T15:12:00Z"/>
                  </w:rPr>
                </w:rPrChange>
              </w:rPr>
              <w:pPrChange w:id="1285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85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2006C442" w14:textId="77777777" w:rsidR="00EB4CE1" w:rsidRPr="00EB4CE1" w:rsidRDefault="00EB4CE1" w:rsidP="00EB4CE1">
            <w:pPr>
              <w:spacing w:after="0" w:line="240" w:lineRule="auto"/>
              <w:rPr>
                <w:ins w:id="12855" w:author="Stefanie Lane" w:date="2022-06-23T15:12:00Z"/>
                <w:rFonts w:ascii="Calibri" w:eastAsia="Times New Roman" w:hAnsi="Calibri" w:cs="Calibri"/>
                <w:color w:val="000000"/>
                <w:rPrChange w:id="12856" w:author="Stefanie Lane" w:date="2022-06-23T15:12:00Z">
                  <w:rPr>
                    <w:ins w:id="12857" w:author="Stefanie Lane" w:date="2022-06-23T15:12:00Z"/>
                  </w:rPr>
                </w:rPrChange>
              </w:rPr>
              <w:pPrChange w:id="12858"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859"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3EA3CEC0" w14:textId="77777777" w:rsidR="00EB4CE1" w:rsidRPr="00EB4CE1" w:rsidRDefault="00EB4CE1" w:rsidP="00EB4CE1">
            <w:pPr>
              <w:spacing w:after="0" w:line="240" w:lineRule="auto"/>
              <w:rPr>
                <w:ins w:id="12860" w:author="Stefanie Lane" w:date="2022-06-23T15:12:00Z"/>
                <w:rFonts w:ascii="Calibri" w:eastAsia="Times New Roman" w:hAnsi="Calibri" w:cs="Calibri"/>
                <w:i/>
                <w:iCs/>
                <w:color w:val="000000"/>
                <w:rPrChange w:id="12861" w:author="Stefanie Lane" w:date="2022-06-23T15:12:00Z">
                  <w:rPr>
                    <w:ins w:id="12862" w:author="Stefanie Lane" w:date="2022-06-23T15:12:00Z"/>
                  </w:rPr>
                </w:rPrChange>
              </w:rPr>
              <w:pPrChange w:id="12863" w:author="Stefanie Lane" w:date="2022-06-23T15:12:00Z">
                <w:pPr/>
              </w:pPrChange>
            </w:pPr>
            <w:ins w:id="12864" w:author="Stefanie Lane" w:date="2022-06-23T15:12:00Z">
              <w:r w:rsidRPr="00EB4CE1">
                <w:rPr>
                  <w:rFonts w:ascii="Calibri" w:eastAsia="Times New Roman" w:hAnsi="Calibri" w:cs="Calibri"/>
                  <w:i/>
                  <w:iCs/>
                  <w:color w:val="000000"/>
                  <w:rPrChange w:id="12865" w:author="Stefanie Lane" w:date="2022-06-23T15:12:00Z">
                    <w:rPr/>
                  </w:rPrChange>
                </w:rPr>
                <w:t>Juncus articulatus</w:t>
              </w:r>
            </w:ins>
          </w:p>
        </w:tc>
        <w:tc>
          <w:tcPr>
            <w:tcW w:w="869" w:type="dxa"/>
            <w:tcBorders>
              <w:top w:val="single" w:sz="4" w:space="0" w:color="auto"/>
              <w:left w:val="nil"/>
              <w:bottom w:val="single" w:sz="4" w:space="0" w:color="auto"/>
              <w:right w:val="nil"/>
            </w:tcBorders>
            <w:shd w:val="clear" w:color="auto" w:fill="auto"/>
            <w:noWrap/>
            <w:vAlign w:val="bottom"/>
            <w:hideMark/>
            <w:tcPrChange w:id="128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D3F6D20" w14:textId="77777777" w:rsidR="00EB4CE1" w:rsidRPr="00EB4CE1" w:rsidRDefault="00EB4CE1" w:rsidP="00EB4CE1">
            <w:pPr>
              <w:spacing w:after="0" w:line="240" w:lineRule="auto"/>
              <w:jc w:val="center"/>
              <w:rPr>
                <w:ins w:id="12867" w:author="Stefanie Lane" w:date="2022-06-23T15:12:00Z"/>
                <w:rFonts w:ascii="Calibri" w:eastAsia="Times New Roman" w:hAnsi="Calibri" w:cs="Calibri"/>
                <w:color w:val="000000"/>
                <w:rPrChange w:id="12868" w:author="Stefanie Lane" w:date="2022-06-23T15:12:00Z">
                  <w:rPr>
                    <w:ins w:id="12869" w:author="Stefanie Lane" w:date="2022-06-23T15:12:00Z"/>
                  </w:rPr>
                </w:rPrChange>
              </w:rPr>
              <w:pPrChange w:id="12870" w:author="Stefanie Lane" w:date="2022-06-23T15:12:00Z">
                <w:pPr>
                  <w:jc w:val="center"/>
                </w:pPr>
              </w:pPrChange>
            </w:pPr>
            <w:ins w:id="12871" w:author="Stefanie Lane" w:date="2022-06-23T15:12:00Z">
              <w:r w:rsidRPr="00EB4CE1">
                <w:rPr>
                  <w:rFonts w:ascii="Calibri" w:eastAsia="Times New Roman" w:hAnsi="Calibri" w:cs="Calibri"/>
                  <w:color w:val="000000"/>
                  <w:rPrChange w:id="12872"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28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54A2223" w14:textId="77777777" w:rsidR="00EB4CE1" w:rsidRPr="00EB4CE1" w:rsidRDefault="00EB4CE1" w:rsidP="00EB4CE1">
            <w:pPr>
              <w:spacing w:after="0" w:line="240" w:lineRule="auto"/>
              <w:jc w:val="center"/>
              <w:rPr>
                <w:ins w:id="12874" w:author="Stefanie Lane" w:date="2022-06-23T15:12:00Z"/>
                <w:rFonts w:ascii="Calibri" w:eastAsia="Times New Roman" w:hAnsi="Calibri" w:cs="Calibri"/>
                <w:color w:val="000000"/>
                <w:rPrChange w:id="12875" w:author="Stefanie Lane" w:date="2022-06-23T15:12:00Z">
                  <w:rPr>
                    <w:ins w:id="12876" w:author="Stefanie Lane" w:date="2022-06-23T15:12:00Z"/>
                  </w:rPr>
                </w:rPrChange>
              </w:rPr>
              <w:pPrChange w:id="12877" w:author="Stefanie Lane" w:date="2022-06-23T15:12:00Z">
                <w:pPr>
                  <w:jc w:val="center"/>
                </w:pPr>
              </w:pPrChange>
            </w:pPr>
            <w:ins w:id="12878" w:author="Stefanie Lane" w:date="2022-06-23T15:12:00Z">
              <w:r w:rsidRPr="00EB4CE1">
                <w:rPr>
                  <w:rFonts w:ascii="Calibri" w:eastAsia="Times New Roman" w:hAnsi="Calibri" w:cs="Calibri"/>
                  <w:color w:val="000000"/>
                  <w:rPrChange w:id="12879"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88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80C9DCA" w14:textId="77777777" w:rsidR="00EB4CE1" w:rsidRPr="00EB4CE1" w:rsidRDefault="00EB4CE1" w:rsidP="00EB4CE1">
            <w:pPr>
              <w:spacing w:after="0" w:line="240" w:lineRule="auto"/>
              <w:jc w:val="center"/>
              <w:rPr>
                <w:ins w:id="12881" w:author="Stefanie Lane" w:date="2022-06-23T15:12:00Z"/>
                <w:rFonts w:ascii="Calibri" w:eastAsia="Times New Roman" w:hAnsi="Calibri" w:cs="Calibri"/>
                <w:color w:val="000000"/>
                <w:rPrChange w:id="12882" w:author="Stefanie Lane" w:date="2022-06-23T15:12:00Z">
                  <w:rPr>
                    <w:ins w:id="12883" w:author="Stefanie Lane" w:date="2022-06-23T15:12:00Z"/>
                  </w:rPr>
                </w:rPrChange>
              </w:rPr>
              <w:pPrChange w:id="12884" w:author="Stefanie Lane" w:date="2022-06-23T15:12:00Z">
                <w:pPr>
                  <w:jc w:val="center"/>
                </w:pPr>
              </w:pPrChange>
            </w:pPr>
            <w:ins w:id="12885" w:author="Stefanie Lane" w:date="2022-06-23T15:12:00Z">
              <w:r w:rsidRPr="00EB4CE1">
                <w:rPr>
                  <w:rFonts w:ascii="Calibri" w:eastAsia="Times New Roman" w:hAnsi="Calibri" w:cs="Calibri"/>
                  <w:color w:val="000000"/>
                  <w:rPrChange w:id="12886" w:author="Stefanie Lane" w:date="2022-06-23T15:12:00Z">
                    <w:rPr/>
                  </w:rPrChange>
                </w:rPr>
                <w:t>0.04</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887"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570E18A3" w14:textId="77777777" w:rsidR="00EB4CE1" w:rsidRPr="00EB4CE1" w:rsidRDefault="00EB4CE1" w:rsidP="00EB4CE1">
            <w:pPr>
              <w:spacing w:after="0" w:line="240" w:lineRule="auto"/>
              <w:jc w:val="center"/>
              <w:rPr>
                <w:ins w:id="12888" w:author="Stefanie Lane" w:date="2022-06-23T15:12:00Z"/>
                <w:rFonts w:ascii="Calibri" w:eastAsia="Times New Roman" w:hAnsi="Calibri" w:cs="Calibri"/>
                <w:color w:val="000000"/>
                <w:rPrChange w:id="12889" w:author="Stefanie Lane" w:date="2022-06-23T15:12:00Z">
                  <w:rPr>
                    <w:ins w:id="12890" w:author="Stefanie Lane" w:date="2022-06-23T15:12:00Z"/>
                  </w:rPr>
                </w:rPrChange>
              </w:rPr>
              <w:pPrChange w:id="12891" w:author="Stefanie Lane" w:date="2022-06-23T15:12:00Z">
                <w:pPr>
                  <w:jc w:val="center"/>
                </w:pPr>
              </w:pPrChange>
            </w:pPr>
            <w:ins w:id="12892" w:author="Stefanie Lane" w:date="2022-06-23T15:12:00Z">
              <w:r w:rsidRPr="00EB4CE1">
                <w:rPr>
                  <w:rFonts w:ascii="Calibri" w:eastAsia="Times New Roman" w:hAnsi="Calibri" w:cs="Calibri"/>
                  <w:color w:val="000000"/>
                  <w:rPrChange w:id="12893" w:author="Stefanie Lane" w:date="2022-06-23T15:12:00Z">
                    <w:rPr/>
                  </w:rPrChange>
                </w:rPr>
                <w:t>+</w:t>
              </w:r>
            </w:ins>
          </w:p>
        </w:tc>
      </w:tr>
      <w:tr w:rsidR="00EB4CE1" w:rsidRPr="00EB4CE1" w14:paraId="12250DC6" w14:textId="77777777" w:rsidTr="006F10B7">
        <w:trPr>
          <w:trHeight w:val="290"/>
          <w:ins w:id="12894" w:author="Stefanie Lane" w:date="2022-06-23T15:12:00Z"/>
          <w:trPrChange w:id="12895"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896"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29F52D5F" w14:textId="77777777" w:rsidR="00EB4CE1" w:rsidRPr="00EB4CE1" w:rsidRDefault="00EB4CE1" w:rsidP="00EB4CE1">
            <w:pPr>
              <w:spacing w:after="0" w:line="240" w:lineRule="auto"/>
              <w:rPr>
                <w:ins w:id="12897" w:author="Stefanie Lane" w:date="2022-06-23T15:12:00Z"/>
                <w:rFonts w:ascii="Calibri" w:eastAsia="Times New Roman" w:hAnsi="Calibri" w:cs="Calibri"/>
                <w:color w:val="000000"/>
                <w:rPrChange w:id="12898" w:author="Stefanie Lane" w:date="2022-06-23T15:12:00Z">
                  <w:rPr>
                    <w:ins w:id="12899" w:author="Stefanie Lane" w:date="2022-06-23T15:12:00Z"/>
                  </w:rPr>
                </w:rPrChange>
              </w:rPr>
              <w:pPrChange w:id="12900"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01"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DDA628A" w14:textId="77777777" w:rsidR="00EB4CE1" w:rsidRPr="00EB4CE1" w:rsidRDefault="00EB4CE1" w:rsidP="00EB4CE1">
            <w:pPr>
              <w:spacing w:after="0" w:line="240" w:lineRule="auto"/>
              <w:rPr>
                <w:ins w:id="12902" w:author="Stefanie Lane" w:date="2022-06-23T15:12:00Z"/>
                <w:rFonts w:ascii="Calibri" w:eastAsia="Times New Roman" w:hAnsi="Calibri" w:cs="Calibri"/>
                <w:color w:val="000000"/>
                <w:rPrChange w:id="12903" w:author="Stefanie Lane" w:date="2022-06-23T15:12:00Z">
                  <w:rPr>
                    <w:ins w:id="12904" w:author="Stefanie Lane" w:date="2022-06-23T15:12:00Z"/>
                  </w:rPr>
                </w:rPrChange>
              </w:rPr>
              <w:pPrChange w:id="12905" w:author="Stefanie Lane" w:date="2022-06-23T15:12:00Z">
                <w:pPr/>
              </w:pPrChange>
            </w:pPr>
          </w:p>
        </w:tc>
        <w:tc>
          <w:tcPr>
            <w:tcW w:w="3320" w:type="dxa"/>
            <w:tcBorders>
              <w:top w:val="nil"/>
              <w:left w:val="nil"/>
              <w:bottom w:val="nil"/>
              <w:right w:val="nil"/>
            </w:tcBorders>
            <w:shd w:val="clear" w:color="auto" w:fill="auto"/>
            <w:noWrap/>
            <w:vAlign w:val="bottom"/>
            <w:hideMark/>
            <w:tcPrChange w:id="12906" w:author="Stefanie Lane" w:date="2022-06-23T15:14:00Z">
              <w:tcPr>
                <w:tcW w:w="3320" w:type="dxa"/>
                <w:tcBorders>
                  <w:top w:val="nil"/>
                  <w:left w:val="nil"/>
                  <w:bottom w:val="nil"/>
                  <w:right w:val="nil"/>
                </w:tcBorders>
                <w:shd w:val="clear" w:color="auto" w:fill="auto"/>
                <w:noWrap/>
                <w:vAlign w:val="bottom"/>
                <w:hideMark/>
              </w:tcPr>
            </w:tcPrChange>
          </w:tcPr>
          <w:p w14:paraId="7E03177A" w14:textId="77777777" w:rsidR="00EB4CE1" w:rsidRPr="00EB4CE1" w:rsidRDefault="00EB4CE1" w:rsidP="00EB4CE1">
            <w:pPr>
              <w:spacing w:after="0" w:line="240" w:lineRule="auto"/>
              <w:rPr>
                <w:ins w:id="12907" w:author="Stefanie Lane" w:date="2022-06-23T15:12:00Z"/>
                <w:rFonts w:ascii="Calibri" w:eastAsia="Times New Roman" w:hAnsi="Calibri" w:cs="Calibri"/>
                <w:i/>
                <w:iCs/>
                <w:color w:val="000000"/>
                <w:rPrChange w:id="12908" w:author="Stefanie Lane" w:date="2022-06-23T15:12:00Z">
                  <w:rPr>
                    <w:ins w:id="12909" w:author="Stefanie Lane" w:date="2022-06-23T15:12:00Z"/>
                  </w:rPr>
                </w:rPrChange>
              </w:rPr>
              <w:pPrChange w:id="12910" w:author="Stefanie Lane" w:date="2022-06-23T15:12:00Z">
                <w:pPr/>
              </w:pPrChange>
            </w:pPr>
            <w:ins w:id="12911" w:author="Stefanie Lane" w:date="2022-06-23T15:12:00Z">
              <w:r w:rsidRPr="00EB4CE1">
                <w:rPr>
                  <w:rFonts w:ascii="Calibri" w:eastAsia="Times New Roman" w:hAnsi="Calibri" w:cs="Calibri"/>
                  <w:i/>
                  <w:iCs/>
                  <w:color w:val="000000"/>
                  <w:rPrChange w:id="12912" w:author="Stefanie Lane" w:date="2022-06-23T15:12:00Z">
                    <w:rPr/>
                  </w:rPrChange>
                </w:rPr>
                <w:t xml:space="preserve">Juncus </w:t>
              </w:r>
              <w:proofErr w:type="spellStart"/>
              <w:r w:rsidRPr="00EB4CE1">
                <w:rPr>
                  <w:rFonts w:ascii="Calibri" w:eastAsia="Times New Roman" w:hAnsi="Calibri" w:cs="Calibri"/>
                  <w:i/>
                  <w:iCs/>
                  <w:color w:val="000000"/>
                  <w:rPrChange w:id="12913" w:author="Stefanie Lane" w:date="2022-06-23T15:12:00Z">
                    <w:rPr/>
                  </w:rPrChange>
                </w:rPr>
                <w:t>oxymeris</w:t>
              </w:r>
              <w:proofErr w:type="spellEnd"/>
            </w:ins>
          </w:p>
        </w:tc>
        <w:tc>
          <w:tcPr>
            <w:tcW w:w="869" w:type="dxa"/>
            <w:tcBorders>
              <w:top w:val="nil"/>
              <w:left w:val="nil"/>
              <w:bottom w:val="nil"/>
              <w:right w:val="nil"/>
            </w:tcBorders>
            <w:shd w:val="clear" w:color="auto" w:fill="auto"/>
            <w:noWrap/>
            <w:vAlign w:val="bottom"/>
            <w:hideMark/>
            <w:tcPrChange w:id="12914" w:author="Stefanie Lane" w:date="2022-06-23T15:14:00Z">
              <w:tcPr>
                <w:tcW w:w="960" w:type="dxa"/>
                <w:tcBorders>
                  <w:top w:val="nil"/>
                  <w:left w:val="nil"/>
                  <w:bottom w:val="nil"/>
                  <w:right w:val="nil"/>
                </w:tcBorders>
                <w:shd w:val="clear" w:color="auto" w:fill="auto"/>
                <w:noWrap/>
                <w:vAlign w:val="bottom"/>
                <w:hideMark/>
              </w:tcPr>
            </w:tcPrChange>
          </w:tcPr>
          <w:p w14:paraId="57A8B13C" w14:textId="77777777" w:rsidR="00EB4CE1" w:rsidRPr="00EB4CE1" w:rsidRDefault="00EB4CE1" w:rsidP="00EB4CE1">
            <w:pPr>
              <w:spacing w:after="0" w:line="240" w:lineRule="auto"/>
              <w:jc w:val="center"/>
              <w:rPr>
                <w:ins w:id="12915" w:author="Stefanie Lane" w:date="2022-06-23T15:12:00Z"/>
                <w:rFonts w:ascii="Calibri" w:eastAsia="Times New Roman" w:hAnsi="Calibri" w:cs="Calibri"/>
                <w:color w:val="000000"/>
                <w:rPrChange w:id="12916" w:author="Stefanie Lane" w:date="2022-06-23T15:12:00Z">
                  <w:rPr>
                    <w:ins w:id="12917" w:author="Stefanie Lane" w:date="2022-06-23T15:12:00Z"/>
                  </w:rPr>
                </w:rPrChange>
              </w:rPr>
              <w:pPrChange w:id="12918" w:author="Stefanie Lane" w:date="2022-06-23T15:12:00Z">
                <w:pPr>
                  <w:jc w:val="center"/>
                </w:pPr>
              </w:pPrChange>
            </w:pPr>
            <w:ins w:id="12919" w:author="Stefanie Lane" w:date="2022-06-23T15:12:00Z">
              <w:r w:rsidRPr="00EB4CE1">
                <w:rPr>
                  <w:rFonts w:ascii="Calibri" w:eastAsia="Times New Roman" w:hAnsi="Calibri" w:cs="Calibri"/>
                  <w:color w:val="000000"/>
                  <w:rPrChange w:id="12920"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2921" w:author="Stefanie Lane" w:date="2022-06-23T15:14:00Z">
              <w:tcPr>
                <w:tcW w:w="960" w:type="dxa"/>
                <w:tcBorders>
                  <w:top w:val="nil"/>
                  <w:left w:val="nil"/>
                  <w:bottom w:val="nil"/>
                  <w:right w:val="nil"/>
                </w:tcBorders>
                <w:shd w:val="clear" w:color="auto" w:fill="auto"/>
                <w:noWrap/>
                <w:vAlign w:val="bottom"/>
                <w:hideMark/>
              </w:tcPr>
            </w:tcPrChange>
          </w:tcPr>
          <w:p w14:paraId="7DA425D5" w14:textId="77777777" w:rsidR="00EB4CE1" w:rsidRPr="00EB4CE1" w:rsidRDefault="00EB4CE1" w:rsidP="00EB4CE1">
            <w:pPr>
              <w:spacing w:after="0" w:line="240" w:lineRule="auto"/>
              <w:jc w:val="center"/>
              <w:rPr>
                <w:ins w:id="12922" w:author="Stefanie Lane" w:date="2022-06-23T15:12:00Z"/>
                <w:rFonts w:ascii="Calibri" w:eastAsia="Times New Roman" w:hAnsi="Calibri" w:cs="Calibri"/>
                <w:color w:val="000000"/>
                <w:rPrChange w:id="12923" w:author="Stefanie Lane" w:date="2022-06-23T15:12:00Z">
                  <w:rPr>
                    <w:ins w:id="12924" w:author="Stefanie Lane" w:date="2022-06-23T15:12:00Z"/>
                  </w:rPr>
                </w:rPrChange>
              </w:rPr>
              <w:pPrChange w:id="12925" w:author="Stefanie Lane" w:date="2022-06-23T15:12:00Z">
                <w:pPr>
                  <w:jc w:val="center"/>
                </w:pPr>
              </w:pPrChange>
            </w:pPr>
            <w:ins w:id="12926" w:author="Stefanie Lane" w:date="2022-06-23T15:12:00Z">
              <w:r w:rsidRPr="00EB4CE1">
                <w:rPr>
                  <w:rFonts w:ascii="Calibri" w:eastAsia="Times New Roman" w:hAnsi="Calibri" w:cs="Calibri"/>
                  <w:color w:val="000000"/>
                  <w:rPrChange w:id="12927" w:author="Stefanie Lane" w:date="2022-06-23T15:12:00Z">
                    <w:rPr/>
                  </w:rPrChange>
                </w:rPr>
                <w:t>0.00</w:t>
              </w:r>
            </w:ins>
          </w:p>
        </w:tc>
        <w:tc>
          <w:tcPr>
            <w:tcW w:w="810" w:type="dxa"/>
            <w:tcBorders>
              <w:top w:val="nil"/>
              <w:left w:val="nil"/>
              <w:bottom w:val="nil"/>
              <w:right w:val="nil"/>
            </w:tcBorders>
            <w:shd w:val="clear" w:color="auto" w:fill="auto"/>
            <w:noWrap/>
            <w:vAlign w:val="bottom"/>
            <w:hideMark/>
            <w:tcPrChange w:id="12928" w:author="Stefanie Lane" w:date="2022-06-23T15:14:00Z">
              <w:tcPr>
                <w:tcW w:w="960" w:type="dxa"/>
                <w:tcBorders>
                  <w:top w:val="nil"/>
                  <w:left w:val="nil"/>
                  <w:bottom w:val="nil"/>
                  <w:right w:val="nil"/>
                </w:tcBorders>
                <w:shd w:val="clear" w:color="auto" w:fill="auto"/>
                <w:noWrap/>
                <w:vAlign w:val="bottom"/>
                <w:hideMark/>
              </w:tcPr>
            </w:tcPrChange>
          </w:tcPr>
          <w:p w14:paraId="1D4C50D2" w14:textId="77777777" w:rsidR="00EB4CE1" w:rsidRPr="00EB4CE1" w:rsidRDefault="00EB4CE1" w:rsidP="00EB4CE1">
            <w:pPr>
              <w:spacing w:after="0" w:line="240" w:lineRule="auto"/>
              <w:jc w:val="center"/>
              <w:rPr>
                <w:ins w:id="12929" w:author="Stefanie Lane" w:date="2022-06-23T15:12:00Z"/>
                <w:rFonts w:ascii="Calibri" w:eastAsia="Times New Roman" w:hAnsi="Calibri" w:cs="Calibri"/>
                <w:color w:val="000000"/>
                <w:rPrChange w:id="12930" w:author="Stefanie Lane" w:date="2022-06-23T15:12:00Z">
                  <w:rPr>
                    <w:ins w:id="12931" w:author="Stefanie Lane" w:date="2022-06-23T15:12:00Z"/>
                  </w:rPr>
                </w:rPrChange>
              </w:rPr>
              <w:pPrChange w:id="12932" w:author="Stefanie Lane" w:date="2022-06-23T15:12:00Z">
                <w:pPr>
                  <w:jc w:val="center"/>
                </w:pPr>
              </w:pPrChange>
            </w:pPr>
            <w:ins w:id="12933" w:author="Stefanie Lane" w:date="2022-06-23T15:12:00Z">
              <w:r w:rsidRPr="00EB4CE1">
                <w:rPr>
                  <w:rFonts w:ascii="Calibri" w:eastAsia="Times New Roman" w:hAnsi="Calibri" w:cs="Calibri"/>
                  <w:color w:val="000000"/>
                  <w:rPrChange w:id="12934" w:author="Stefanie Lane" w:date="2022-06-23T15:12:00Z">
                    <w:rPr/>
                  </w:rPrChange>
                </w:rPr>
                <w:t>0.04</w:t>
              </w:r>
            </w:ins>
          </w:p>
        </w:tc>
        <w:tc>
          <w:tcPr>
            <w:tcW w:w="1710" w:type="dxa"/>
            <w:tcBorders>
              <w:top w:val="nil"/>
              <w:left w:val="nil"/>
              <w:bottom w:val="nil"/>
              <w:right w:val="single" w:sz="8" w:space="0" w:color="auto"/>
            </w:tcBorders>
            <w:shd w:val="clear" w:color="auto" w:fill="auto"/>
            <w:noWrap/>
            <w:vAlign w:val="bottom"/>
            <w:hideMark/>
            <w:tcPrChange w:id="12935"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13C54642" w14:textId="77777777" w:rsidR="00EB4CE1" w:rsidRPr="00EB4CE1" w:rsidRDefault="00EB4CE1" w:rsidP="00EB4CE1">
            <w:pPr>
              <w:spacing w:after="0" w:line="240" w:lineRule="auto"/>
              <w:jc w:val="center"/>
              <w:rPr>
                <w:ins w:id="12936" w:author="Stefanie Lane" w:date="2022-06-23T15:12:00Z"/>
                <w:rFonts w:ascii="Calibri" w:eastAsia="Times New Roman" w:hAnsi="Calibri" w:cs="Calibri"/>
                <w:color w:val="000000"/>
                <w:rPrChange w:id="12937" w:author="Stefanie Lane" w:date="2022-06-23T15:12:00Z">
                  <w:rPr>
                    <w:ins w:id="12938" w:author="Stefanie Lane" w:date="2022-06-23T15:12:00Z"/>
                  </w:rPr>
                </w:rPrChange>
              </w:rPr>
              <w:pPrChange w:id="12939" w:author="Stefanie Lane" w:date="2022-06-23T15:12:00Z">
                <w:pPr>
                  <w:jc w:val="center"/>
                </w:pPr>
              </w:pPrChange>
            </w:pPr>
            <w:ins w:id="12940" w:author="Stefanie Lane" w:date="2022-06-23T15:12:00Z">
              <w:r w:rsidRPr="00EB4CE1">
                <w:rPr>
                  <w:rFonts w:ascii="Calibri" w:eastAsia="Times New Roman" w:hAnsi="Calibri" w:cs="Calibri"/>
                  <w:color w:val="000000"/>
                  <w:rPrChange w:id="12941" w:author="Stefanie Lane" w:date="2022-06-23T15:12:00Z">
                    <w:rPr/>
                  </w:rPrChange>
                </w:rPr>
                <w:t>+</w:t>
              </w:r>
            </w:ins>
          </w:p>
        </w:tc>
      </w:tr>
      <w:tr w:rsidR="00EB4CE1" w:rsidRPr="00EB4CE1" w14:paraId="0A67C03C" w14:textId="77777777" w:rsidTr="006F10B7">
        <w:trPr>
          <w:trHeight w:val="290"/>
          <w:ins w:id="12942" w:author="Stefanie Lane" w:date="2022-06-23T15:12:00Z"/>
          <w:trPrChange w:id="12943"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44"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28E1675" w14:textId="77777777" w:rsidR="00EB4CE1" w:rsidRPr="00EB4CE1" w:rsidRDefault="00EB4CE1" w:rsidP="00EB4CE1">
            <w:pPr>
              <w:spacing w:after="0" w:line="240" w:lineRule="auto"/>
              <w:rPr>
                <w:ins w:id="12945" w:author="Stefanie Lane" w:date="2022-06-23T15:12:00Z"/>
                <w:rFonts w:ascii="Calibri" w:eastAsia="Times New Roman" w:hAnsi="Calibri" w:cs="Calibri"/>
                <w:color w:val="000000"/>
                <w:rPrChange w:id="12946" w:author="Stefanie Lane" w:date="2022-06-23T15:12:00Z">
                  <w:rPr>
                    <w:ins w:id="12947" w:author="Stefanie Lane" w:date="2022-06-23T15:12:00Z"/>
                  </w:rPr>
                </w:rPrChange>
              </w:rPr>
              <w:pPrChange w:id="12948"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49"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100062D2" w14:textId="77777777" w:rsidR="00EB4CE1" w:rsidRPr="00EB4CE1" w:rsidRDefault="00EB4CE1" w:rsidP="00EB4CE1">
            <w:pPr>
              <w:spacing w:after="0" w:line="240" w:lineRule="auto"/>
              <w:rPr>
                <w:ins w:id="12950" w:author="Stefanie Lane" w:date="2022-06-23T15:12:00Z"/>
                <w:rFonts w:ascii="Calibri" w:eastAsia="Times New Roman" w:hAnsi="Calibri" w:cs="Calibri"/>
                <w:color w:val="000000"/>
                <w:rPrChange w:id="12951" w:author="Stefanie Lane" w:date="2022-06-23T15:12:00Z">
                  <w:rPr>
                    <w:ins w:id="12952" w:author="Stefanie Lane" w:date="2022-06-23T15:12:00Z"/>
                  </w:rPr>
                </w:rPrChange>
              </w:rPr>
              <w:pPrChange w:id="12953"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2954"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79DBBD5F" w14:textId="77777777" w:rsidR="00EB4CE1" w:rsidRPr="00EB4CE1" w:rsidRDefault="00EB4CE1" w:rsidP="00EB4CE1">
            <w:pPr>
              <w:spacing w:after="0" w:line="240" w:lineRule="auto"/>
              <w:rPr>
                <w:ins w:id="12955" w:author="Stefanie Lane" w:date="2022-06-23T15:12:00Z"/>
                <w:rFonts w:ascii="Calibri" w:eastAsia="Times New Roman" w:hAnsi="Calibri" w:cs="Calibri"/>
                <w:i/>
                <w:iCs/>
                <w:color w:val="000000"/>
                <w:rPrChange w:id="12956" w:author="Stefanie Lane" w:date="2022-06-23T15:12:00Z">
                  <w:rPr>
                    <w:ins w:id="12957" w:author="Stefanie Lane" w:date="2022-06-23T15:12:00Z"/>
                  </w:rPr>
                </w:rPrChange>
              </w:rPr>
              <w:pPrChange w:id="12958" w:author="Stefanie Lane" w:date="2022-06-23T15:12:00Z">
                <w:pPr/>
              </w:pPrChange>
            </w:pPr>
            <w:proofErr w:type="spellStart"/>
            <w:ins w:id="12959" w:author="Stefanie Lane" w:date="2022-06-23T15:12:00Z">
              <w:r w:rsidRPr="00EB4CE1">
                <w:rPr>
                  <w:rFonts w:ascii="Calibri" w:eastAsia="Times New Roman" w:hAnsi="Calibri" w:cs="Calibri"/>
                  <w:i/>
                  <w:iCs/>
                  <w:color w:val="000000"/>
                  <w:rPrChange w:id="12960" w:author="Stefanie Lane" w:date="2022-06-23T15:12:00Z">
                    <w:rPr/>
                  </w:rPrChange>
                </w:rPr>
                <w:t>Scirpus</w:t>
              </w:r>
              <w:proofErr w:type="spellEnd"/>
              <w:r w:rsidRPr="00EB4CE1">
                <w:rPr>
                  <w:rFonts w:ascii="Calibri" w:eastAsia="Times New Roman" w:hAnsi="Calibri" w:cs="Calibri"/>
                  <w:i/>
                  <w:iCs/>
                  <w:color w:val="000000"/>
                  <w:rPrChange w:id="12961" w:author="Stefanie Lane" w:date="2022-06-23T15:12:00Z">
                    <w:rPr/>
                  </w:rPrChange>
                </w:rPr>
                <w:t xml:space="preserve"> </w:t>
              </w:r>
              <w:proofErr w:type="spellStart"/>
              <w:r w:rsidRPr="00EB4CE1">
                <w:rPr>
                  <w:rFonts w:ascii="Calibri" w:eastAsia="Times New Roman" w:hAnsi="Calibri" w:cs="Calibri"/>
                  <w:i/>
                  <w:iCs/>
                  <w:color w:val="000000"/>
                  <w:rPrChange w:id="12962" w:author="Stefanie Lane" w:date="2022-06-23T15:12:00Z">
                    <w:rPr/>
                  </w:rPrChange>
                </w:rPr>
                <w:t>microcarpus</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296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7DFCD05B" w14:textId="77777777" w:rsidR="00EB4CE1" w:rsidRPr="00EB4CE1" w:rsidRDefault="00EB4CE1" w:rsidP="00EB4CE1">
            <w:pPr>
              <w:spacing w:after="0" w:line="240" w:lineRule="auto"/>
              <w:jc w:val="center"/>
              <w:rPr>
                <w:ins w:id="12964" w:author="Stefanie Lane" w:date="2022-06-23T15:12:00Z"/>
                <w:rFonts w:ascii="Calibri" w:eastAsia="Times New Roman" w:hAnsi="Calibri" w:cs="Calibri"/>
                <w:color w:val="000000"/>
                <w:rPrChange w:id="12965" w:author="Stefanie Lane" w:date="2022-06-23T15:12:00Z">
                  <w:rPr>
                    <w:ins w:id="12966" w:author="Stefanie Lane" w:date="2022-06-23T15:12:00Z"/>
                  </w:rPr>
                </w:rPrChange>
              </w:rPr>
              <w:pPrChange w:id="12967" w:author="Stefanie Lane" w:date="2022-06-23T15:12:00Z">
                <w:pPr>
                  <w:jc w:val="center"/>
                </w:pPr>
              </w:pPrChange>
            </w:pPr>
            <w:ins w:id="12968" w:author="Stefanie Lane" w:date="2022-06-23T15:12:00Z">
              <w:r w:rsidRPr="00EB4CE1">
                <w:rPr>
                  <w:rFonts w:ascii="Calibri" w:eastAsia="Times New Roman" w:hAnsi="Calibri" w:cs="Calibri"/>
                  <w:color w:val="000000"/>
                  <w:rPrChange w:id="12969"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2970"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66D23428" w14:textId="77777777" w:rsidR="00EB4CE1" w:rsidRPr="00EB4CE1" w:rsidRDefault="00EB4CE1" w:rsidP="00EB4CE1">
            <w:pPr>
              <w:spacing w:after="0" w:line="240" w:lineRule="auto"/>
              <w:jc w:val="center"/>
              <w:rPr>
                <w:ins w:id="12971" w:author="Stefanie Lane" w:date="2022-06-23T15:12:00Z"/>
                <w:rFonts w:ascii="Calibri" w:eastAsia="Times New Roman" w:hAnsi="Calibri" w:cs="Calibri"/>
                <w:color w:val="000000"/>
                <w:rPrChange w:id="12972" w:author="Stefanie Lane" w:date="2022-06-23T15:12:00Z">
                  <w:rPr>
                    <w:ins w:id="12973" w:author="Stefanie Lane" w:date="2022-06-23T15:12:00Z"/>
                  </w:rPr>
                </w:rPrChange>
              </w:rPr>
              <w:pPrChange w:id="12974" w:author="Stefanie Lane" w:date="2022-06-23T15:12:00Z">
                <w:pPr>
                  <w:jc w:val="center"/>
                </w:pPr>
              </w:pPrChange>
            </w:pPr>
            <w:ins w:id="12975" w:author="Stefanie Lane" w:date="2022-06-23T15:12:00Z">
              <w:r w:rsidRPr="00EB4CE1">
                <w:rPr>
                  <w:rFonts w:ascii="Calibri" w:eastAsia="Times New Roman" w:hAnsi="Calibri" w:cs="Calibri"/>
                  <w:color w:val="000000"/>
                  <w:rPrChange w:id="12976" w:author="Stefanie Lane" w:date="2022-06-23T15:12:00Z">
                    <w:rPr/>
                  </w:rPrChange>
                </w:rPr>
                <w:t>0.00</w:t>
              </w:r>
            </w:ins>
          </w:p>
        </w:tc>
        <w:tc>
          <w:tcPr>
            <w:tcW w:w="810" w:type="dxa"/>
            <w:tcBorders>
              <w:top w:val="single" w:sz="4" w:space="0" w:color="auto"/>
              <w:left w:val="nil"/>
              <w:bottom w:val="single" w:sz="4" w:space="0" w:color="auto"/>
              <w:right w:val="nil"/>
            </w:tcBorders>
            <w:shd w:val="clear" w:color="auto" w:fill="auto"/>
            <w:noWrap/>
            <w:vAlign w:val="bottom"/>
            <w:hideMark/>
            <w:tcPrChange w:id="12977"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2927E189" w14:textId="77777777" w:rsidR="00EB4CE1" w:rsidRPr="00EB4CE1" w:rsidRDefault="00EB4CE1" w:rsidP="00EB4CE1">
            <w:pPr>
              <w:spacing w:after="0" w:line="240" w:lineRule="auto"/>
              <w:jc w:val="center"/>
              <w:rPr>
                <w:ins w:id="12978" w:author="Stefanie Lane" w:date="2022-06-23T15:12:00Z"/>
                <w:rFonts w:ascii="Calibri" w:eastAsia="Times New Roman" w:hAnsi="Calibri" w:cs="Calibri"/>
                <w:color w:val="000000"/>
                <w:rPrChange w:id="12979" w:author="Stefanie Lane" w:date="2022-06-23T15:12:00Z">
                  <w:rPr>
                    <w:ins w:id="12980" w:author="Stefanie Lane" w:date="2022-06-23T15:12:00Z"/>
                  </w:rPr>
                </w:rPrChange>
              </w:rPr>
              <w:pPrChange w:id="12981" w:author="Stefanie Lane" w:date="2022-06-23T15:12:00Z">
                <w:pPr>
                  <w:jc w:val="center"/>
                </w:pPr>
              </w:pPrChange>
            </w:pPr>
            <w:ins w:id="12982" w:author="Stefanie Lane" w:date="2022-06-23T15:12:00Z">
              <w:r w:rsidRPr="00EB4CE1">
                <w:rPr>
                  <w:rFonts w:ascii="Calibri" w:eastAsia="Times New Roman" w:hAnsi="Calibri" w:cs="Calibri"/>
                  <w:color w:val="000000"/>
                  <w:rPrChange w:id="12983" w:author="Stefanie Lane" w:date="2022-06-23T15:12:00Z">
                    <w:rPr/>
                  </w:rPrChange>
                </w:rPr>
                <w:t>0.07</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2984"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7A041A09" w14:textId="77777777" w:rsidR="00EB4CE1" w:rsidRPr="00EB4CE1" w:rsidRDefault="00EB4CE1" w:rsidP="00EB4CE1">
            <w:pPr>
              <w:spacing w:after="0" w:line="240" w:lineRule="auto"/>
              <w:jc w:val="center"/>
              <w:rPr>
                <w:ins w:id="12985" w:author="Stefanie Lane" w:date="2022-06-23T15:12:00Z"/>
                <w:rFonts w:ascii="Calibri" w:eastAsia="Times New Roman" w:hAnsi="Calibri" w:cs="Calibri"/>
                <w:color w:val="000000"/>
                <w:rPrChange w:id="12986" w:author="Stefanie Lane" w:date="2022-06-23T15:12:00Z">
                  <w:rPr>
                    <w:ins w:id="12987" w:author="Stefanie Lane" w:date="2022-06-23T15:12:00Z"/>
                  </w:rPr>
                </w:rPrChange>
              </w:rPr>
              <w:pPrChange w:id="12988" w:author="Stefanie Lane" w:date="2022-06-23T15:12:00Z">
                <w:pPr>
                  <w:jc w:val="center"/>
                </w:pPr>
              </w:pPrChange>
            </w:pPr>
            <w:ins w:id="12989" w:author="Stefanie Lane" w:date="2022-06-23T15:12:00Z">
              <w:r w:rsidRPr="00EB4CE1">
                <w:rPr>
                  <w:rFonts w:ascii="Calibri" w:eastAsia="Times New Roman" w:hAnsi="Calibri" w:cs="Calibri"/>
                  <w:color w:val="000000"/>
                  <w:rPrChange w:id="12990" w:author="Stefanie Lane" w:date="2022-06-23T15:12:00Z">
                    <w:rPr/>
                  </w:rPrChange>
                </w:rPr>
                <w:t>+</w:t>
              </w:r>
            </w:ins>
          </w:p>
        </w:tc>
      </w:tr>
      <w:tr w:rsidR="00EB4CE1" w:rsidRPr="00EB4CE1" w14:paraId="0E06D855" w14:textId="77777777" w:rsidTr="006F10B7">
        <w:trPr>
          <w:trHeight w:val="290"/>
          <w:ins w:id="12991" w:author="Stefanie Lane" w:date="2022-06-23T15:12:00Z"/>
          <w:trPrChange w:id="12992"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2993"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946861A" w14:textId="77777777" w:rsidR="00EB4CE1" w:rsidRPr="00EB4CE1" w:rsidRDefault="00EB4CE1" w:rsidP="00EB4CE1">
            <w:pPr>
              <w:spacing w:after="0" w:line="240" w:lineRule="auto"/>
              <w:rPr>
                <w:ins w:id="12994" w:author="Stefanie Lane" w:date="2022-06-23T15:12:00Z"/>
                <w:rFonts w:ascii="Calibri" w:eastAsia="Times New Roman" w:hAnsi="Calibri" w:cs="Calibri"/>
                <w:color w:val="000000"/>
                <w:rPrChange w:id="12995" w:author="Stefanie Lane" w:date="2022-06-23T15:12:00Z">
                  <w:rPr>
                    <w:ins w:id="12996" w:author="Stefanie Lane" w:date="2022-06-23T15:12:00Z"/>
                  </w:rPr>
                </w:rPrChange>
              </w:rPr>
              <w:pPrChange w:id="12997"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2998"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31937826" w14:textId="77777777" w:rsidR="00EB4CE1" w:rsidRPr="00EB4CE1" w:rsidRDefault="00EB4CE1" w:rsidP="00EB4CE1">
            <w:pPr>
              <w:spacing w:after="0" w:line="240" w:lineRule="auto"/>
              <w:rPr>
                <w:ins w:id="12999" w:author="Stefanie Lane" w:date="2022-06-23T15:12:00Z"/>
                <w:rFonts w:ascii="Calibri" w:eastAsia="Times New Roman" w:hAnsi="Calibri" w:cs="Calibri"/>
                <w:color w:val="000000"/>
                <w:rPrChange w:id="13000" w:author="Stefanie Lane" w:date="2022-06-23T15:12:00Z">
                  <w:rPr>
                    <w:ins w:id="13001" w:author="Stefanie Lane" w:date="2022-06-23T15:12:00Z"/>
                  </w:rPr>
                </w:rPrChange>
              </w:rPr>
              <w:pPrChange w:id="13002" w:author="Stefanie Lane" w:date="2022-06-23T15:12:00Z">
                <w:pPr/>
              </w:pPrChange>
            </w:pPr>
          </w:p>
        </w:tc>
        <w:tc>
          <w:tcPr>
            <w:tcW w:w="3320" w:type="dxa"/>
            <w:tcBorders>
              <w:top w:val="nil"/>
              <w:left w:val="nil"/>
              <w:bottom w:val="nil"/>
              <w:right w:val="nil"/>
            </w:tcBorders>
            <w:shd w:val="clear" w:color="auto" w:fill="auto"/>
            <w:noWrap/>
            <w:vAlign w:val="bottom"/>
            <w:hideMark/>
            <w:tcPrChange w:id="13003" w:author="Stefanie Lane" w:date="2022-06-23T15:14:00Z">
              <w:tcPr>
                <w:tcW w:w="3320" w:type="dxa"/>
                <w:tcBorders>
                  <w:top w:val="nil"/>
                  <w:left w:val="nil"/>
                  <w:bottom w:val="nil"/>
                  <w:right w:val="nil"/>
                </w:tcBorders>
                <w:shd w:val="clear" w:color="auto" w:fill="auto"/>
                <w:noWrap/>
                <w:vAlign w:val="bottom"/>
                <w:hideMark/>
              </w:tcPr>
            </w:tcPrChange>
          </w:tcPr>
          <w:p w14:paraId="01752871" w14:textId="77777777" w:rsidR="00EB4CE1" w:rsidRPr="00EB4CE1" w:rsidRDefault="00EB4CE1" w:rsidP="00EB4CE1">
            <w:pPr>
              <w:spacing w:after="0" w:line="240" w:lineRule="auto"/>
              <w:rPr>
                <w:ins w:id="13004" w:author="Stefanie Lane" w:date="2022-06-23T15:12:00Z"/>
                <w:rFonts w:ascii="Calibri" w:eastAsia="Times New Roman" w:hAnsi="Calibri" w:cs="Calibri"/>
                <w:i/>
                <w:iCs/>
                <w:color w:val="000000"/>
                <w:rPrChange w:id="13005" w:author="Stefanie Lane" w:date="2022-06-23T15:12:00Z">
                  <w:rPr>
                    <w:ins w:id="13006" w:author="Stefanie Lane" w:date="2022-06-23T15:12:00Z"/>
                  </w:rPr>
                </w:rPrChange>
              </w:rPr>
              <w:pPrChange w:id="13007" w:author="Stefanie Lane" w:date="2022-06-23T15:12:00Z">
                <w:pPr/>
              </w:pPrChange>
            </w:pPr>
            <w:ins w:id="13008" w:author="Stefanie Lane" w:date="2022-06-23T15:12:00Z">
              <w:r w:rsidRPr="00EB4CE1">
                <w:rPr>
                  <w:rFonts w:ascii="Calibri" w:eastAsia="Times New Roman" w:hAnsi="Calibri" w:cs="Calibri"/>
                  <w:i/>
                  <w:iCs/>
                  <w:color w:val="000000"/>
                  <w:rPrChange w:id="13009" w:author="Stefanie Lane" w:date="2022-06-23T15:12:00Z">
                    <w:rPr/>
                  </w:rPrChange>
                </w:rPr>
                <w:t>Equisetum palustre</w:t>
              </w:r>
            </w:ins>
          </w:p>
        </w:tc>
        <w:tc>
          <w:tcPr>
            <w:tcW w:w="869" w:type="dxa"/>
            <w:tcBorders>
              <w:top w:val="nil"/>
              <w:left w:val="nil"/>
              <w:bottom w:val="nil"/>
              <w:right w:val="nil"/>
            </w:tcBorders>
            <w:shd w:val="clear" w:color="auto" w:fill="auto"/>
            <w:noWrap/>
            <w:vAlign w:val="bottom"/>
            <w:hideMark/>
            <w:tcPrChange w:id="13010" w:author="Stefanie Lane" w:date="2022-06-23T15:14:00Z">
              <w:tcPr>
                <w:tcW w:w="960" w:type="dxa"/>
                <w:tcBorders>
                  <w:top w:val="nil"/>
                  <w:left w:val="nil"/>
                  <w:bottom w:val="nil"/>
                  <w:right w:val="nil"/>
                </w:tcBorders>
                <w:shd w:val="clear" w:color="auto" w:fill="auto"/>
                <w:noWrap/>
                <w:vAlign w:val="bottom"/>
                <w:hideMark/>
              </w:tcPr>
            </w:tcPrChange>
          </w:tcPr>
          <w:p w14:paraId="069D3A57" w14:textId="77777777" w:rsidR="00EB4CE1" w:rsidRPr="00EB4CE1" w:rsidRDefault="00EB4CE1" w:rsidP="00EB4CE1">
            <w:pPr>
              <w:spacing w:after="0" w:line="240" w:lineRule="auto"/>
              <w:jc w:val="center"/>
              <w:rPr>
                <w:ins w:id="13011" w:author="Stefanie Lane" w:date="2022-06-23T15:12:00Z"/>
                <w:rFonts w:ascii="Calibri" w:eastAsia="Times New Roman" w:hAnsi="Calibri" w:cs="Calibri"/>
                <w:color w:val="000000"/>
                <w:rPrChange w:id="13012" w:author="Stefanie Lane" w:date="2022-06-23T15:12:00Z">
                  <w:rPr>
                    <w:ins w:id="13013" w:author="Stefanie Lane" w:date="2022-06-23T15:12:00Z"/>
                  </w:rPr>
                </w:rPrChange>
              </w:rPr>
              <w:pPrChange w:id="13014" w:author="Stefanie Lane" w:date="2022-06-23T15:12:00Z">
                <w:pPr>
                  <w:jc w:val="center"/>
                </w:pPr>
              </w:pPrChange>
            </w:pPr>
            <w:ins w:id="13015" w:author="Stefanie Lane" w:date="2022-06-23T15:12:00Z">
              <w:r w:rsidRPr="00EB4CE1">
                <w:rPr>
                  <w:rFonts w:ascii="Calibri" w:eastAsia="Times New Roman" w:hAnsi="Calibri" w:cs="Calibri"/>
                  <w:color w:val="000000"/>
                  <w:rPrChange w:id="13016" w:author="Stefanie Lane" w:date="2022-06-23T15:12:00Z">
                    <w:rPr/>
                  </w:rPrChange>
                </w:rPr>
                <w:t>0.00</w:t>
              </w:r>
            </w:ins>
          </w:p>
        </w:tc>
        <w:tc>
          <w:tcPr>
            <w:tcW w:w="990" w:type="dxa"/>
            <w:tcBorders>
              <w:top w:val="nil"/>
              <w:left w:val="nil"/>
              <w:bottom w:val="nil"/>
              <w:right w:val="nil"/>
            </w:tcBorders>
            <w:shd w:val="clear" w:color="auto" w:fill="auto"/>
            <w:noWrap/>
            <w:vAlign w:val="bottom"/>
            <w:hideMark/>
            <w:tcPrChange w:id="13017" w:author="Stefanie Lane" w:date="2022-06-23T15:14:00Z">
              <w:tcPr>
                <w:tcW w:w="960" w:type="dxa"/>
                <w:tcBorders>
                  <w:top w:val="nil"/>
                  <w:left w:val="nil"/>
                  <w:bottom w:val="nil"/>
                  <w:right w:val="nil"/>
                </w:tcBorders>
                <w:shd w:val="clear" w:color="auto" w:fill="auto"/>
                <w:noWrap/>
                <w:vAlign w:val="bottom"/>
                <w:hideMark/>
              </w:tcPr>
            </w:tcPrChange>
          </w:tcPr>
          <w:p w14:paraId="58D3D36D" w14:textId="77777777" w:rsidR="00EB4CE1" w:rsidRPr="00EB4CE1" w:rsidRDefault="00EB4CE1" w:rsidP="00EB4CE1">
            <w:pPr>
              <w:spacing w:after="0" w:line="240" w:lineRule="auto"/>
              <w:jc w:val="center"/>
              <w:rPr>
                <w:ins w:id="13018" w:author="Stefanie Lane" w:date="2022-06-23T15:12:00Z"/>
                <w:rFonts w:ascii="Calibri" w:eastAsia="Times New Roman" w:hAnsi="Calibri" w:cs="Calibri"/>
                <w:color w:val="000000"/>
                <w:rPrChange w:id="13019" w:author="Stefanie Lane" w:date="2022-06-23T15:12:00Z">
                  <w:rPr>
                    <w:ins w:id="13020" w:author="Stefanie Lane" w:date="2022-06-23T15:12:00Z"/>
                  </w:rPr>
                </w:rPrChange>
              </w:rPr>
              <w:pPrChange w:id="13021" w:author="Stefanie Lane" w:date="2022-06-23T15:12:00Z">
                <w:pPr>
                  <w:jc w:val="center"/>
                </w:pPr>
              </w:pPrChange>
            </w:pPr>
            <w:ins w:id="13022" w:author="Stefanie Lane" w:date="2022-06-23T15:12:00Z">
              <w:r w:rsidRPr="00EB4CE1">
                <w:rPr>
                  <w:rFonts w:ascii="Calibri" w:eastAsia="Times New Roman" w:hAnsi="Calibri" w:cs="Calibri"/>
                  <w:color w:val="000000"/>
                  <w:rPrChange w:id="13023" w:author="Stefanie Lane" w:date="2022-06-23T15:12:00Z">
                    <w:rPr/>
                  </w:rPrChange>
                </w:rPr>
                <w:t>0.19</w:t>
              </w:r>
            </w:ins>
          </w:p>
        </w:tc>
        <w:tc>
          <w:tcPr>
            <w:tcW w:w="810" w:type="dxa"/>
            <w:tcBorders>
              <w:top w:val="nil"/>
              <w:left w:val="nil"/>
              <w:bottom w:val="nil"/>
              <w:right w:val="nil"/>
            </w:tcBorders>
            <w:shd w:val="clear" w:color="auto" w:fill="auto"/>
            <w:noWrap/>
            <w:vAlign w:val="bottom"/>
            <w:hideMark/>
            <w:tcPrChange w:id="13024" w:author="Stefanie Lane" w:date="2022-06-23T15:14:00Z">
              <w:tcPr>
                <w:tcW w:w="960" w:type="dxa"/>
                <w:tcBorders>
                  <w:top w:val="nil"/>
                  <w:left w:val="nil"/>
                  <w:bottom w:val="nil"/>
                  <w:right w:val="nil"/>
                </w:tcBorders>
                <w:shd w:val="clear" w:color="auto" w:fill="auto"/>
                <w:noWrap/>
                <w:vAlign w:val="bottom"/>
                <w:hideMark/>
              </w:tcPr>
            </w:tcPrChange>
          </w:tcPr>
          <w:p w14:paraId="5162EE4C" w14:textId="77777777" w:rsidR="00EB4CE1" w:rsidRPr="00EB4CE1" w:rsidRDefault="00EB4CE1" w:rsidP="00EB4CE1">
            <w:pPr>
              <w:spacing w:after="0" w:line="240" w:lineRule="auto"/>
              <w:jc w:val="center"/>
              <w:rPr>
                <w:ins w:id="13025" w:author="Stefanie Lane" w:date="2022-06-23T15:12:00Z"/>
                <w:rFonts w:ascii="Calibri" w:eastAsia="Times New Roman" w:hAnsi="Calibri" w:cs="Calibri"/>
                <w:color w:val="000000"/>
                <w:rPrChange w:id="13026" w:author="Stefanie Lane" w:date="2022-06-23T15:12:00Z">
                  <w:rPr>
                    <w:ins w:id="13027" w:author="Stefanie Lane" w:date="2022-06-23T15:12:00Z"/>
                  </w:rPr>
                </w:rPrChange>
              </w:rPr>
              <w:pPrChange w:id="13028" w:author="Stefanie Lane" w:date="2022-06-23T15:12:00Z">
                <w:pPr>
                  <w:jc w:val="center"/>
                </w:pPr>
              </w:pPrChange>
            </w:pPr>
            <w:ins w:id="13029" w:author="Stefanie Lane" w:date="2022-06-23T15:12:00Z">
              <w:r w:rsidRPr="00EB4CE1">
                <w:rPr>
                  <w:rFonts w:ascii="Calibri" w:eastAsia="Times New Roman" w:hAnsi="Calibri" w:cs="Calibri"/>
                  <w:color w:val="000000"/>
                  <w:rPrChange w:id="13030" w:author="Stefanie Lane" w:date="2022-06-23T15:12:00Z">
                    <w:rPr/>
                  </w:rPrChange>
                </w:rPr>
                <w:t>0.00</w:t>
              </w:r>
            </w:ins>
          </w:p>
        </w:tc>
        <w:tc>
          <w:tcPr>
            <w:tcW w:w="1710" w:type="dxa"/>
            <w:tcBorders>
              <w:top w:val="nil"/>
              <w:left w:val="nil"/>
              <w:bottom w:val="nil"/>
              <w:right w:val="single" w:sz="8" w:space="0" w:color="auto"/>
            </w:tcBorders>
            <w:shd w:val="clear" w:color="auto" w:fill="auto"/>
            <w:noWrap/>
            <w:vAlign w:val="bottom"/>
            <w:hideMark/>
            <w:tcPrChange w:id="13031" w:author="Stefanie Lane" w:date="2022-06-23T15:14:00Z">
              <w:tcPr>
                <w:tcW w:w="1560" w:type="dxa"/>
                <w:tcBorders>
                  <w:top w:val="nil"/>
                  <w:left w:val="nil"/>
                  <w:bottom w:val="nil"/>
                  <w:right w:val="single" w:sz="8" w:space="0" w:color="auto"/>
                </w:tcBorders>
                <w:shd w:val="clear" w:color="auto" w:fill="auto"/>
                <w:noWrap/>
                <w:vAlign w:val="bottom"/>
                <w:hideMark/>
              </w:tcPr>
            </w:tcPrChange>
          </w:tcPr>
          <w:p w14:paraId="5B5CB133" w14:textId="77777777" w:rsidR="00EB4CE1" w:rsidRPr="00EB4CE1" w:rsidRDefault="00EB4CE1" w:rsidP="00EB4CE1">
            <w:pPr>
              <w:spacing w:after="0" w:line="240" w:lineRule="auto"/>
              <w:jc w:val="center"/>
              <w:rPr>
                <w:ins w:id="13032" w:author="Stefanie Lane" w:date="2022-06-23T15:12:00Z"/>
                <w:rFonts w:ascii="Calibri" w:eastAsia="Times New Roman" w:hAnsi="Calibri" w:cs="Calibri"/>
                <w:color w:val="000000"/>
                <w:rPrChange w:id="13033" w:author="Stefanie Lane" w:date="2022-06-23T15:12:00Z">
                  <w:rPr>
                    <w:ins w:id="13034" w:author="Stefanie Lane" w:date="2022-06-23T15:12:00Z"/>
                  </w:rPr>
                </w:rPrChange>
              </w:rPr>
              <w:pPrChange w:id="13035" w:author="Stefanie Lane" w:date="2022-06-23T15:12:00Z">
                <w:pPr>
                  <w:jc w:val="center"/>
                </w:pPr>
              </w:pPrChange>
            </w:pPr>
            <w:ins w:id="13036" w:author="Stefanie Lane" w:date="2022-06-23T15:12:00Z">
              <w:r w:rsidRPr="00EB4CE1">
                <w:rPr>
                  <w:rFonts w:ascii="Calibri" w:eastAsia="Times New Roman" w:hAnsi="Calibri" w:cs="Calibri"/>
                  <w:color w:val="000000"/>
                  <w:rPrChange w:id="13037" w:author="Stefanie Lane" w:date="2022-06-23T15:12:00Z">
                    <w:rPr/>
                  </w:rPrChange>
                </w:rPr>
                <w:t>NA</w:t>
              </w:r>
            </w:ins>
          </w:p>
        </w:tc>
      </w:tr>
      <w:tr w:rsidR="00EB4CE1" w:rsidRPr="00EB4CE1" w14:paraId="0EFE1CF0" w14:textId="77777777" w:rsidTr="006F10B7">
        <w:trPr>
          <w:trHeight w:val="290"/>
          <w:ins w:id="13038" w:author="Stefanie Lane" w:date="2022-06-23T15:12:00Z"/>
          <w:trPrChange w:id="13039" w:author="Stefanie Lane" w:date="2022-06-23T15:14:00Z">
            <w:trPr>
              <w:trHeight w:val="290"/>
            </w:trPr>
          </w:trPrChange>
        </w:trPr>
        <w:tc>
          <w:tcPr>
            <w:tcW w:w="1311" w:type="dxa"/>
            <w:vMerge/>
            <w:tcBorders>
              <w:top w:val="nil"/>
              <w:left w:val="single" w:sz="8" w:space="0" w:color="auto"/>
              <w:bottom w:val="single" w:sz="8" w:space="0" w:color="000000"/>
              <w:right w:val="nil"/>
            </w:tcBorders>
            <w:vAlign w:val="center"/>
            <w:hideMark/>
            <w:tcPrChange w:id="13040"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37A5F073" w14:textId="77777777" w:rsidR="00EB4CE1" w:rsidRPr="00EB4CE1" w:rsidRDefault="00EB4CE1" w:rsidP="00EB4CE1">
            <w:pPr>
              <w:spacing w:after="0" w:line="240" w:lineRule="auto"/>
              <w:rPr>
                <w:ins w:id="13041" w:author="Stefanie Lane" w:date="2022-06-23T15:12:00Z"/>
                <w:rFonts w:ascii="Calibri" w:eastAsia="Times New Roman" w:hAnsi="Calibri" w:cs="Calibri"/>
                <w:color w:val="000000"/>
                <w:rPrChange w:id="13042" w:author="Stefanie Lane" w:date="2022-06-23T15:12:00Z">
                  <w:rPr>
                    <w:ins w:id="13043" w:author="Stefanie Lane" w:date="2022-06-23T15:12:00Z"/>
                  </w:rPr>
                </w:rPrChange>
              </w:rPr>
              <w:pPrChange w:id="13044"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045"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4062EC3" w14:textId="77777777" w:rsidR="00EB4CE1" w:rsidRPr="00EB4CE1" w:rsidRDefault="00EB4CE1" w:rsidP="00EB4CE1">
            <w:pPr>
              <w:spacing w:after="0" w:line="240" w:lineRule="auto"/>
              <w:rPr>
                <w:ins w:id="13046" w:author="Stefanie Lane" w:date="2022-06-23T15:12:00Z"/>
                <w:rFonts w:ascii="Calibri" w:eastAsia="Times New Roman" w:hAnsi="Calibri" w:cs="Calibri"/>
                <w:color w:val="000000"/>
                <w:rPrChange w:id="13047" w:author="Stefanie Lane" w:date="2022-06-23T15:12:00Z">
                  <w:rPr>
                    <w:ins w:id="13048" w:author="Stefanie Lane" w:date="2022-06-23T15:12:00Z"/>
                  </w:rPr>
                </w:rPrChange>
              </w:rPr>
              <w:pPrChange w:id="13049" w:author="Stefanie Lane" w:date="2022-06-23T15:12:00Z">
                <w:pPr/>
              </w:pPrChange>
            </w:pPr>
          </w:p>
        </w:tc>
        <w:tc>
          <w:tcPr>
            <w:tcW w:w="3320" w:type="dxa"/>
            <w:tcBorders>
              <w:top w:val="single" w:sz="4" w:space="0" w:color="auto"/>
              <w:left w:val="nil"/>
              <w:bottom w:val="single" w:sz="4" w:space="0" w:color="auto"/>
              <w:right w:val="nil"/>
            </w:tcBorders>
            <w:shd w:val="clear" w:color="auto" w:fill="auto"/>
            <w:noWrap/>
            <w:vAlign w:val="bottom"/>
            <w:hideMark/>
            <w:tcPrChange w:id="13050" w:author="Stefanie Lane" w:date="2022-06-23T15:14:00Z">
              <w:tcPr>
                <w:tcW w:w="3320" w:type="dxa"/>
                <w:tcBorders>
                  <w:top w:val="single" w:sz="4" w:space="0" w:color="auto"/>
                  <w:left w:val="nil"/>
                  <w:bottom w:val="single" w:sz="4" w:space="0" w:color="auto"/>
                  <w:right w:val="nil"/>
                </w:tcBorders>
                <w:shd w:val="clear" w:color="auto" w:fill="auto"/>
                <w:noWrap/>
                <w:vAlign w:val="bottom"/>
                <w:hideMark/>
              </w:tcPr>
            </w:tcPrChange>
          </w:tcPr>
          <w:p w14:paraId="2C3CD784" w14:textId="77777777" w:rsidR="00EB4CE1" w:rsidRPr="00EB4CE1" w:rsidRDefault="00EB4CE1" w:rsidP="00EB4CE1">
            <w:pPr>
              <w:spacing w:after="0" w:line="240" w:lineRule="auto"/>
              <w:rPr>
                <w:ins w:id="13051" w:author="Stefanie Lane" w:date="2022-06-23T15:12:00Z"/>
                <w:rFonts w:ascii="Calibri" w:eastAsia="Times New Roman" w:hAnsi="Calibri" w:cs="Calibri"/>
                <w:i/>
                <w:iCs/>
                <w:color w:val="000000"/>
                <w:rPrChange w:id="13052" w:author="Stefanie Lane" w:date="2022-06-23T15:12:00Z">
                  <w:rPr>
                    <w:ins w:id="13053" w:author="Stefanie Lane" w:date="2022-06-23T15:12:00Z"/>
                  </w:rPr>
                </w:rPrChange>
              </w:rPr>
              <w:pPrChange w:id="13054" w:author="Stefanie Lane" w:date="2022-06-23T15:12:00Z">
                <w:pPr/>
              </w:pPrChange>
            </w:pPr>
            <w:proofErr w:type="spellStart"/>
            <w:ins w:id="13055" w:author="Stefanie Lane" w:date="2022-06-23T15:12:00Z">
              <w:r w:rsidRPr="00EB4CE1">
                <w:rPr>
                  <w:rFonts w:ascii="Calibri" w:eastAsia="Times New Roman" w:hAnsi="Calibri" w:cs="Calibri"/>
                  <w:i/>
                  <w:iCs/>
                  <w:color w:val="000000"/>
                  <w:rPrChange w:id="13056" w:author="Stefanie Lane" w:date="2022-06-23T15:12:00Z">
                    <w:rPr/>
                  </w:rPrChange>
                </w:rPr>
                <w:t>Lysichiton</w:t>
              </w:r>
              <w:proofErr w:type="spellEnd"/>
              <w:r w:rsidRPr="00EB4CE1">
                <w:rPr>
                  <w:rFonts w:ascii="Calibri" w:eastAsia="Times New Roman" w:hAnsi="Calibri" w:cs="Calibri"/>
                  <w:i/>
                  <w:iCs/>
                  <w:color w:val="000000"/>
                  <w:rPrChange w:id="13057" w:author="Stefanie Lane" w:date="2022-06-23T15:12:00Z">
                    <w:rPr/>
                  </w:rPrChange>
                </w:rPr>
                <w:t xml:space="preserve"> </w:t>
              </w:r>
              <w:proofErr w:type="spellStart"/>
              <w:r w:rsidRPr="00EB4CE1">
                <w:rPr>
                  <w:rFonts w:ascii="Calibri" w:eastAsia="Times New Roman" w:hAnsi="Calibri" w:cs="Calibri"/>
                  <w:i/>
                  <w:iCs/>
                  <w:color w:val="000000"/>
                  <w:rPrChange w:id="13058" w:author="Stefanie Lane" w:date="2022-06-23T15:12:00Z">
                    <w:rPr/>
                  </w:rPrChange>
                </w:rPr>
                <w:t>americanum</w:t>
              </w:r>
              <w:proofErr w:type="spellEnd"/>
            </w:ins>
          </w:p>
        </w:tc>
        <w:tc>
          <w:tcPr>
            <w:tcW w:w="869" w:type="dxa"/>
            <w:tcBorders>
              <w:top w:val="single" w:sz="4" w:space="0" w:color="auto"/>
              <w:left w:val="nil"/>
              <w:bottom w:val="single" w:sz="4" w:space="0" w:color="auto"/>
              <w:right w:val="nil"/>
            </w:tcBorders>
            <w:shd w:val="clear" w:color="auto" w:fill="auto"/>
            <w:noWrap/>
            <w:vAlign w:val="bottom"/>
            <w:hideMark/>
            <w:tcPrChange w:id="13059"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524B35A" w14:textId="77777777" w:rsidR="00EB4CE1" w:rsidRPr="00EB4CE1" w:rsidRDefault="00EB4CE1" w:rsidP="00EB4CE1">
            <w:pPr>
              <w:spacing w:after="0" w:line="240" w:lineRule="auto"/>
              <w:jc w:val="center"/>
              <w:rPr>
                <w:ins w:id="13060" w:author="Stefanie Lane" w:date="2022-06-23T15:12:00Z"/>
                <w:rFonts w:ascii="Calibri" w:eastAsia="Times New Roman" w:hAnsi="Calibri" w:cs="Calibri"/>
                <w:color w:val="000000"/>
                <w:rPrChange w:id="13061" w:author="Stefanie Lane" w:date="2022-06-23T15:12:00Z">
                  <w:rPr>
                    <w:ins w:id="13062" w:author="Stefanie Lane" w:date="2022-06-23T15:12:00Z"/>
                  </w:rPr>
                </w:rPrChange>
              </w:rPr>
              <w:pPrChange w:id="13063" w:author="Stefanie Lane" w:date="2022-06-23T15:12:00Z">
                <w:pPr>
                  <w:jc w:val="center"/>
                </w:pPr>
              </w:pPrChange>
            </w:pPr>
            <w:ins w:id="13064" w:author="Stefanie Lane" w:date="2022-06-23T15:12:00Z">
              <w:r w:rsidRPr="00EB4CE1">
                <w:rPr>
                  <w:rFonts w:ascii="Calibri" w:eastAsia="Times New Roman" w:hAnsi="Calibri" w:cs="Calibri"/>
                  <w:color w:val="000000"/>
                  <w:rPrChange w:id="13065" w:author="Stefanie Lane" w:date="2022-06-23T15:12:00Z">
                    <w:rPr/>
                  </w:rPrChange>
                </w:rPr>
                <w:t>0.00</w:t>
              </w:r>
            </w:ins>
          </w:p>
        </w:tc>
        <w:tc>
          <w:tcPr>
            <w:tcW w:w="990" w:type="dxa"/>
            <w:tcBorders>
              <w:top w:val="single" w:sz="4" w:space="0" w:color="auto"/>
              <w:left w:val="nil"/>
              <w:bottom w:val="single" w:sz="4" w:space="0" w:color="auto"/>
              <w:right w:val="nil"/>
            </w:tcBorders>
            <w:shd w:val="clear" w:color="auto" w:fill="auto"/>
            <w:noWrap/>
            <w:vAlign w:val="bottom"/>
            <w:hideMark/>
            <w:tcPrChange w:id="13066"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5C0159B6" w14:textId="77777777" w:rsidR="00EB4CE1" w:rsidRPr="00EB4CE1" w:rsidRDefault="00EB4CE1" w:rsidP="00EB4CE1">
            <w:pPr>
              <w:spacing w:after="0" w:line="240" w:lineRule="auto"/>
              <w:jc w:val="center"/>
              <w:rPr>
                <w:ins w:id="13067" w:author="Stefanie Lane" w:date="2022-06-23T15:12:00Z"/>
                <w:rFonts w:ascii="Calibri" w:eastAsia="Times New Roman" w:hAnsi="Calibri" w:cs="Calibri"/>
                <w:color w:val="000000"/>
                <w:rPrChange w:id="13068" w:author="Stefanie Lane" w:date="2022-06-23T15:12:00Z">
                  <w:rPr>
                    <w:ins w:id="13069" w:author="Stefanie Lane" w:date="2022-06-23T15:12:00Z"/>
                  </w:rPr>
                </w:rPrChange>
              </w:rPr>
              <w:pPrChange w:id="13070" w:author="Stefanie Lane" w:date="2022-06-23T15:12:00Z">
                <w:pPr>
                  <w:jc w:val="center"/>
                </w:pPr>
              </w:pPrChange>
            </w:pPr>
            <w:ins w:id="13071" w:author="Stefanie Lane" w:date="2022-06-23T15:12:00Z">
              <w:r w:rsidRPr="00EB4CE1">
                <w:rPr>
                  <w:rFonts w:ascii="Calibri" w:eastAsia="Times New Roman" w:hAnsi="Calibri" w:cs="Calibri"/>
                  <w:color w:val="000000"/>
                  <w:rPrChange w:id="13072" w:author="Stefanie Lane" w:date="2022-06-23T15:12:00Z">
                    <w:rPr/>
                  </w:rPrChange>
                </w:rPr>
                <w:t>0.03</w:t>
              </w:r>
            </w:ins>
          </w:p>
        </w:tc>
        <w:tc>
          <w:tcPr>
            <w:tcW w:w="810" w:type="dxa"/>
            <w:tcBorders>
              <w:top w:val="single" w:sz="4" w:space="0" w:color="auto"/>
              <w:left w:val="nil"/>
              <w:bottom w:val="single" w:sz="4" w:space="0" w:color="auto"/>
              <w:right w:val="nil"/>
            </w:tcBorders>
            <w:shd w:val="clear" w:color="auto" w:fill="auto"/>
            <w:noWrap/>
            <w:vAlign w:val="bottom"/>
            <w:hideMark/>
            <w:tcPrChange w:id="13073" w:author="Stefanie Lane" w:date="2022-06-23T15:14:00Z">
              <w:tcPr>
                <w:tcW w:w="960" w:type="dxa"/>
                <w:tcBorders>
                  <w:top w:val="single" w:sz="4" w:space="0" w:color="auto"/>
                  <w:left w:val="nil"/>
                  <w:bottom w:val="single" w:sz="4" w:space="0" w:color="auto"/>
                  <w:right w:val="nil"/>
                </w:tcBorders>
                <w:shd w:val="clear" w:color="auto" w:fill="auto"/>
                <w:noWrap/>
                <w:vAlign w:val="bottom"/>
                <w:hideMark/>
              </w:tcPr>
            </w:tcPrChange>
          </w:tcPr>
          <w:p w14:paraId="3ADB890A" w14:textId="77777777" w:rsidR="00EB4CE1" w:rsidRPr="00EB4CE1" w:rsidRDefault="00EB4CE1" w:rsidP="00EB4CE1">
            <w:pPr>
              <w:spacing w:after="0" w:line="240" w:lineRule="auto"/>
              <w:jc w:val="center"/>
              <w:rPr>
                <w:ins w:id="13074" w:author="Stefanie Lane" w:date="2022-06-23T15:12:00Z"/>
                <w:rFonts w:ascii="Calibri" w:eastAsia="Times New Roman" w:hAnsi="Calibri" w:cs="Calibri"/>
                <w:color w:val="000000"/>
                <w:rPrChange w:id="13075" w:author="Stefanie Lane" w:date="2022-06-23T15:12:00Z">
                  <w:rPr>
                    <w:ins w:id="13076" w:author="Stefanie Lane" w:date="2022-06-23T15:12:00Z"/>
                  </w:rPr>
                </w:rPrChange>
              </w:rPr>
              <w:pPrChange w:id="13077" w:author="Stefanie Lane" w:date="2022-06-23T15:12:00Z">
                <w:pPr>
                  <w:jc w:val="center"/>
                </w:pPr>
              </w:pPrChange>
            </w:pPr>
            <w:ins w:id="13078" w:author="Stefanie Lane" w:date="2022-06-23T15:12:00Z">
              <w:r w:rsidRPr="00EB4CE1">
                <w:rPr>
                  <w:rFonts w:ascii="Calibri" w:eastAsia="Times New Roman" w:hAnsi="Calibri" w:cs="Calibri"/>
                  <w:color w:val="000000"/>
                  <w:rPrChange w:id="13079" w:author="Stefanie Lane" w:date="2022-06-23T15:12:00Z">
                    <w:rPr/>
                  </w:rPrChange>
                </w:rPr>
                <w:t>0.00</w:t>
              </w:r>
            </w:ins>
          </w:p>
        </w:tc>
        <w:tc>
          <w:tcPr>
            <w:tcW w:w="1710" w:type="dxa"/>
            <w:tcBorders>
              <w:top w:val="single" w:sz="4" w:space="0" w:color="auto"/>
              <w:left w:val="nil"/>
              <w:bottom w:val="single" w:sz="4" w:space="0" w:color="auto"/>
              <w:right w:val="single" w:sz="8" w:space="0" w:color="auto"/>
            </w:tcBorders>
            <w:shd w:val="clear" w:color="auto" w:fill="auto"/>
            <w:noWrap/>
            <w:vAlign w:val="bottom"/>
            <w:hideMark/>
            <w:tcPrChange w:id="13080" w:author="Stefanie Lane" w:date="2022-06-23T15:14:00Z">
              <w:tcPr>
                <w:tcW w:w="156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13250A05" w14:textId="77777777" w:rsidR="00EB4CE1" w:rsidRPr="00EB4CE1" w:rsidRDefault="00EB4CE1" w:rsidP="00EB4CE1">
            <w:pPr>
              <w:spacing w:after="0" w:line="240" w:lineRule="auto"/>
              <w:jc w:val="center"/>
              <w:rPr>
                <w:ins w:id="13081" w:author="Stefanie Lane" w:date="2022-06-23T15:12:00Z"/>
                <w:rFonts w:ascii="Calibri" w:eastAsia="Times New Roman" w:hAnsi="Calibri" w:cs="Calibri"/>
                <w:color w:val="000000"/>
                <w:rPrChange w:id="13082" w:author="Stefanie Lane" w:date="2022-06-23T15:12:00Z">
                  <w:rPr>
                    <w:ins w:id="13083" w:author="Stefanie Lane" w:date="2022-06-23T15:12:00Z"/>
                  </w:rPr>
                </w:rPrChange>
              </w:rPr>
              <w:pPrChange w:id="13084" w:author="Stefanie Lane" w:date="2022-06-23T15:12:00Z">
                <w:pPr>
                  <w:jc w:val="center"/>
                </w:pPr>
              </w:pPrChange>
            </w:pPr>
            <w:ins w:id="13085" w:author="Stefanie Lane" w:date="2022-06-23T15:12:00Z">
              <w:r w:rsidRPr="00EB4CE1">
                <w:rPr>
                  <w:rFonts w:ascii="Calibri" w:eastAsia="Times New Roman" w:hAnsi="Calibri" w:cs="Calibri"/>
                  <w:color w:val="000000"/>
                  <w:rPrChange w:id="13086" w:author="Stefanie Lane" w:date="2022-06-23T15:12:00Z">
                    <w:rPr/>
                  </w:rPrChange>
                </w:rPr>
                <w:t>NA</w:t>
              </w:r>
            </w:ins>
          </w:p>
        </w:tc>
      </w:tr>
      <w:tr w:rsidR="00EB4CE1" w:rsidRPr="00EB4CE1" w14:paraId="3A96AB25" w14:textId="77777777" w:rsidTr="006F10B7">
        <w:trPr>
          <w:trHeight w:val="300"/>
          <w:ins w:id="13087" w:author="Stefanie Lane" w:date="2022-06-23T15:12:00Z"/>
          <w:trPrChange w:id="13088" w:author="Stefanie Lane" w:date="2022-06-23T15:14:00Z">
            <w:trPr>
              <w:trHeight w:val="300"/>
            </w:trPr>
          </w:trPrChange>
        </w:trPr>
        <w:tc>
          <w:tcPr>
            <w:tcW w:w="1311" w:type="dxa"/>
            <w:vMerge/>
            <w:tcBorders>
              <w:top w:val="nil"/>
              <w:left w:val="single" w:sz="8" w:space="0" w:color="auto"/>
              <w:bottom w:val="single" w:sz="8" w:space="0" w:color="000000"/>
              <w:right w:val="nil"/>
            </w:tcBorders>
            <w:vAlign w:val="center"/>
            <w:hideMark/>
            <w:tcPrChange w:id="13089" w:author="Stefanie Lane" w:date="2022-06-23T15:14:00Z">
              <w:tcPr>
                <w:tcW w:w="1240" w:type="dxa"/>
                <w:vMerge/>
                <w:tcBorders>
                  <w:top w:val="nil"/>
                  <w:left w:val="single" w:sz="8" w:space="0" w:color="auto"/>
                  <w:bottom w:val="single" w:sz="8" w:space="0" w:color="000000"/>
                  <w:right w:val="nil"/>
                </w:tcBorders>
                <w:vAlign w:val="center"/>
                <w:hideMark/>
              </w:tcPr>
            </w:tcPrChange>
          </w:tcPr>
          <w:p w14:paraId="45A8E2BA" w14:textId="77777777" w:rsidR="00EB4CE1" w:rsidRPr="00EB4CE1" w:rsidRDefault="00EB4CE1" w:rsidP="00EB4CE1">
            <w:pPr>
              <w:spacing w:after="0" w:line="240" w:lineRule="auto"/>
              <w:rPr>
                <w:ins w:id="13090" w:author="Stefanie Lane" w:date="2022-06-23T15:12:00Z"/>
                <w:rFonts w:ascii="Calibri" w:eastAsia="Times New Roman" w:hAnsi="Calibri" w:cs="Calibri"/>
                <w:color w:val="000000"/>
                <w:rPrChange w:id="13091" w:author="Stefanie Lane" w:date="2022-06-23T15:12:00Z">
                  <w:rPr>
                    <w:ins w:id="13092" w:author="Stefanie Lane" w:date="2022-06-23T15:12:00Z"/>
                  </w:rPr>
                </w:rPrChange>
              </w:rPr>
              <w:pPrChange w:id="13093" w:author="Stefanie Lane" w:date="2022-06-23T15:12:00Z">
                <w:pPr/>
              </w:pPrChange>
            </w:pPr>
          </w:p>
        </w:tc>
        <w:tc>
          <w:tcPr>
            <w:tcW w:w="1160" w:type="dxa"/>
            <w:vMerge/>
            <w:tcBorders>
              <w:top w:val="nil"/>
              <w:left w:val="single" w:sz="8" w:space="0" w:color="auto"/>
              <w:bottom w:val="single" w:sz="8" w:space="0" w:color="000000"/>
              <w:right w:val="nil"/>
            </w:tcBorders>
            <w:vAlign w:val="center"/>
            <w:hideMark/>
            <w:tcPrChange w:id="13094" w:author="Stefanie Lane" w:date="2022-06-23T15:14:00Z">
              <w:tcPr>
                <w:tcW w:w="1160" w:type="dxa"/>
                <w:vMerge/>
                <w:tcBorders>
                  <w:top w:val="nil"/>
                  <w:left w:val="single" w:sz="8" w:space="0" w:color="auto"/>
                  <w:bottom w:val="single" w:sz="8" w:space="0" w:color="000000"/>
                  <w:right w:val="nil"/>
                </w:tcBorders>
                <w:vAlign w:val="center"/>
                <w:hideMark/>
              </w:tcPr>
            </w:tcPrChange>
          </w:tcPr>
          <w:p w14:paraId="7B0ED49B" w14:textId="77777777" w:rsidR="00EB4CE1" w:rsidRPr="00EB4CE1" w:rsidRDefault="00EB4CE1" w:rsidP="00EB4CE1">
            <w:pPr>
              <w:spacing w:after="0" w:line="240" w:lineRule="auto"/>
              <w:rPr>
                <w:ins w:id="13095" w:author="Stefanie Lane" w:date="2022-06-23T15:12:00Z"/>
                <w:rFonts w:ascii="Calibri" w:eastAsia="Times New Roman" w:hAnsi="Calibri" w:cs="Calibri"/>
                <w:color w:val="000000"/>
                <w:rPrChange w:id="13096" w:author="Stefanie Lane" w:date="2022-06-23T15:12:00Z">
                  <w:rPr>
                    <w:ins w:id="13097" w:author="Stefanie Lane" w:date="2022-06-23T15:12:00Z"/>
                  </w:rPr>
                </w:rPrChange>
              </w:rPr>
              <w:pPrChange w:id="13098" w:author="Stefanie Lane" w:date="2022-06-23T15:12:00Z">
                <w:pPr/>
              </w:pPrChange>
            </w:pPr>
          </w:p>
        </w:tc>
        <w:tc>
          <w:tcPr>
            <w:tcW w:w="3320" w:type="dxa"/>
            <w:tcBorders>
              <w:top w:val="nil"/>
              <w:left w:val="nil"/>
              <w:bottom w:val="single" w:sz="8" w:space="0" w:color="auto"/>
              <w:right w:val="nil"/>
            </w:tcBorders>
            <w:shd w:val="clear" w:color="auto" w:fill="auto"/>
            <w:noWrap/>
            <w:vAlign w:val="bottom"/>
            <w:hideMark/>
            <w:tcPrChange w:id="13099" w:author="Stefanie Lane" w:date="2022-06-23T15:14:00Z">
              <w:tcPr>
                <w:tcW w:w="3320" w:type="dxa"/>
                <w:tcBorders>
                  <w:top w:val="nil"/>
                  <w:left w:val="nil"/>
                  <w:bottom w:val="single" w:sz="8" w:space="0" w:color="auto"/>
                  <w:right w:val="nil"/>
                </w:tcBorders>
                <w:shd w:val="clear" w:color="auto" w:fill="auto"/>
                <w:noWrap/>
                <w:vAlign w:val="bottom"/>
                <w:hideMark/>
              </w:tcPr>
            </w:tcPrChange>
          </w:tcPr>
          <w:p w14:paraId="02FF32C0" w14:textId="77777777" w:rsidR="00EB4CE1" w:rsidRPr="00EB4CE1" w:rsidRDefault="00EB4CE1" w:rsidP="00EB4CE1">
            <w:pPr>
              <w:spacing w:after="0" w:line="240" w:lineRule="auto"/>
              <w:rPr>
                <w:ins w:id="13100" w:author="Stefanie Lane" w:date="2022-06-23T15:12:00Z"/>
                <w:rFonts w:ascii="Calibri" w:eastAsia="Times New Roman" w:hAnsi="Calibri" w:cs="Calibri"/>
                <w:i/>
                <w:iCs/>
                <w:color w:val="000000"/>
                <w:rPrChange w:id="13101" w:author="Stefanie Lane" w:date="2022-06-23T15:12:00Z">
                  <w:rPr>
                    <w:ins w:id="13102" w:author="Stefanie Lane" w:date="2022-06-23T15:12:00Z"/>
                  </w:rPr>
                </w:rPrChange>
              </w:rPr>
              <w:pPrChange w:id="13103" w:author="Stefanie Lane" w:date="2022-06-23T15:12:00Z">
                <w:pPr/>
              </w:pPrChange>
            </w:pPr>
            <w:ins w:id="13104" w:author="Stefanie Lane" w:date="2022-06-23T15:12:00Z">
              <w:r w:rsidRPr="00EB4CE1">
                <w:rPr>
                  <w:rFonts w:ascii="Calibri" w:eastAsia="Times New Roman" w:hAnsi="Calibri" w:cs="Calibri"/>
                  <w:i/>
                  <w:iCs/>
                  <w:color w:val="000000"/>
                  <w:rPrChange w:id="13105" w:author="Stefanie Lane" w:date="2022-06-23T15:12:00Z">
                    <w:rPr/>
                  </w:rPrChange>
                </w:rPr>
                <w:t xml:space="preserve">Salix </w:t>
              </w:r>
              <w:proofErr w:type="spellStart"/>
              <w:r w:rsidRPr="00EB4CE1">
                <w:rPr>
                  <w:rFonts w:ascii="Calibri" w:eastAsia="Times New Roman" w:hAnsi="Calibri" w:cs="Calibri"/>
                  <w:i/>
                  <w:iCs/>
                  <w:color w:val="000000"/>
                  <w:rPrChange w:id="13106" w:author="Stefanie Lane" w:date="2022-06-23T15:12:00Z">
                    <w:rPr/>
                  </w:rPrChange>
                </w:rPr>
                <w:t>sitchensis</w:t>
              </w:r>
              <w:proofErr w:type="spellEnd"/>
            </w:ins>
          </w:p>
        </w:tc>
        <w:tc>
          <w:tcPr>
            <w:tcW w:w="869" w:type="dxa"/>
            <w:tcBorders>
              <w:top w:val="nil"/>
              <w:left w:val="nil"/>
              <w:bottom w:val="single" w:sz="8" w:space="0" w:color="auto"/>
              <w:right w:val="nil"/>
            </w:tcBorders>
            <w:shd w:val="clear" w:color="auto" w:fill="auto"/>
            <w:noWrap/>
            <w:vAlign w:val="bottom"/>
            <w:hideMark/>
            <w:tcPrChange w:id="13107"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134AADB8" w14:textId="77777777" w:rsidR="00EB4CE1" w:rsidRPr="00EB4CE1" w:rsidRDefault="00EB4CE1" w:rsidP="00EB4CE1">
            <w:pPr>
              <w:spacing w:after="0" w:line="240" w:lineRule="auto"/>
              <w:jc w:val="center"/>
              <w:rPr>
                <w:ins w:id="13108" w:author="Stefanie Lane" w:date="2022-06-23T15:12:00Z"/>
                <w:rFonts w:ascii="Calibri" w:eastAsia="Times New Roman" w:hAnsi="Calibri" w:cs="Calibri"/>
                <w:color w:val="000000"/>
                <w:rPrChange w:id="13109" w:author="Stefanie Lane" w:date="2022-06-23T15:12:00Z">
                  <w:rPr>
                    <w:ins w:id="13110" w:author="Stefanie Lane" w:date="2022-06-23T15:12:00Z"/>
                  </w:rPr>
                </w:rPrChange>
              </w:rPr>
              <w:pPrChange w:id="13111" w:author="Stefanie Lane" w:date="2022-06-23T15:12:00Z">
                <w:pPr>
                  <w:jc w:val="center"/>
                </w:pPr>
              </w:pPrChange>
            </w:pPr>
            <w:ins w:id="13112" w:author="Stefanie Lane" w:date="2022-06-23T15:12:00Z">
              <w:r w:rsidRPr="00EB4CE1">
                <w:rPr>
                  <w:rFonts w:ascii="Calibri" w:eastAsia="Times New Roman" w:hAnsi="Calibri" w:cs="Calibri"/>
                  <w:color w:val="000000"/>
                  <w:rPrChange w:id="13113" w:author="Stefanie Lane" w:date="2022-06-23T15:12:00Z">
                    <w:rPr/>
                  </w:rPrChange>
                </w:rPr>
                <w:t>0.00</w:t>
              </w:r>
            </w:ins>
          </w:p>
        </w:tc>
        <w:tc>
          <w:tcPr>
            <w:tcW w:w="990" w:type="dxa"/>
            <w:tcBorders>
              <w:top w:val="nil"/>
              <w:left w:val="nil"/>
              <w:bottom w:val="single" w:sz="8" w:space="0" w:color="auto"/>
              <w:right w:val="nil"/>
            </w:tcBorders>
            <w:shd w:val="clear" w:color="auto" w:fill="auto"/>
            <w:noWrap/>
            <w:vAlign w:val="bottom"/>
            <w:hideMark/>
            <w:tcPrChange w:id="13114"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32F727A4" w14:textId="77777777" w:rsidR="00EB4CE1" w:rsidRPr="00EB4CE1" w:rsidRDefault="00EB4CE1" w:rsidP="00EB4CE1">
            <w:pPr>
              <w:spacing w:after="0" w:line="240" w:lineRule="auto"/>
              <w:jc w:val="center"/>
              <w:rPr>
                <w:ins w:id="13115" w:author="Stefanie Lane" w:date="2022-06-23T15:12:00Z"/>
                <w:rFonts w:ascii="Calibri" w:eastAsia="Times New Roman" w:hAnsi="Calibri" w:cs="Calibri"/>
                <w:color w:val="000000"/>
                <w:rPrChange w:id="13116" w:author="Stefanie Lane" w:date="2022-06-23T15:12:00Z">
                  <w:rPr>
                    <w:ins w:id="13117" w:author="Stefanie Lane" w:date="2022-06-23T15:12:00Z"/>
                  </w:rPr>
                </w:rPrChange>
              </w:rPr>
              <w:pPrChange w:id="13118" w:author="Stefanie Lane" w:date="2022-06-23T15:12:00Z">
                <w:pPr>
                  <w:jc w:val="center"/>
                </w:pPr>
              </w:pPrChange>
            </w:pPr>
            <w:ins w:id="13119" w:author="Stefanie Lane" w:date="2022-06-23T15:12:00Z">
              <w:r w:rsidRPr="00EB4CE1">
                <w:rPr>
                  <w:rFonts w:ascii="Calibri" w:eastAsia="Times New Roman" w:hAnsi="Calibri" w:cs="Calibri"/>
                  <w:color w:val="000000"/>
                  <w:rPrChange w:id="13120" w:author="Stefanie Lane" w:date="2022-06-23T15:12:00Z">
                    <w:rPr/>
                  </w:rPrChange>
                </w:rPr>
                <w:t>0.06</w:t>
              </w:r>
            </w:ins>
          </w:p>
        </w:tc>
        <w:tc>
          <w:tcPr>
            <w:tcW w:w="810" w:type="dxa"/>
            <w:tcBorders>
              <w:top w:val="nil"/>
              <w:left w:val="nil"/>
              <w:bottom w:val="single" w:sz="8" w:space="0" w:color="auto"/>
              <w:right w:val="nil"/>
            </w:tcBorders>
            <w:shd w:val="clear" w:color="auto" w:fill="auto"/>
            <w:noWrap/>
            <w:vAlign w:val="bottom"/>
            <w:hideMark/>
            <w:tcPrChange w:id="13121" w:author="Stefanie Lane" w:date="2022-06-23T15:14:00Z">
              <w:tcPr>
                <w:tcW w:w="960" w:type="dxa"/>
                <w:tcBorders>
                  <w:top w:val="nil"/>
                  <w:left w:val="nil"/>
                  <w:bottom w:val="single" w:sz="8" w:space="0" w:color="auto"/>
                  <w:right w:val="nil"/>
                </w:tcBorders>
                <w:shd w:val="clear" w:color="auto" w:fill="auto"/>
                <w:noWrap/>
                <w:vAlign w:val="bottom"/>
                <w:hideMark/>
              </w:tcPr>
            </w:tcPrChange>
          </w:tcPr>
          <w:p w14:paraId="4EB8871C" w14:textId="77777777" w:rsidR="00EB4CE1" w:rsidRPr="00EB4CE1" w:rsidRDefault="00EB4CE1" w:rsidP="00EB4CE1">
            <w:pPr>
              <w:spacing w:after="0" w:line="240" w:lineRule="auto"/>
              <w:jc w:val="center"/>
              <w:rPr>
                <w:ins w:id="13122" w:author="Stefanie Lane" w:date="2022-06-23T15:12:00Z"/>
                <w:rFonts w:ascii="Calibri" w:eastAsia="Times New Roman" w:hAnsi="Calibri" w:cs="Calibri"/>
                <w:color w:val="000000"/>
                <w:rPrChange w:id="13123" w:author="Stefanie Lane" w:date="2022-06-23T15:12:00Z">
                  <w:rPr>
                    <w:ins w:id="13124" w:author="Stefanie Lane" w:date="2022-06-23T15:12:00Z"/>
                  </w:rPr>
                </w:rPrChange>
              </w:rPr>
              <w:pPrChange w:id="13125" w:author="Stefanie Lane" w:date="2022-06-23T15:12:00Z">
                <w:pPr>
                  <w:jc w:val="center"/>
                </w:pPr>
              </w:pPrChange>
            </w:pPr>
            <w:ins w:id="13126" w:author="Stefanie Lane" w:date="2022-06-23T15:12:00Z">
              <w:r w:rsidRPr="00EB4CE1">
                <w:rPr>
                  <w:rFonts w:ascii="Calibri" w:eastAsia="Times New Roman" w:hAnsi="Calibri" w:cs="Calibri"/>
                  <w:color w:val="000000"/>
                  <w:rPrChange w:id="13127" w:author="Stefanie Lane" w:date="2022-06-23T15:12:00Z">
                    <w:rPr/>
                  </w:rPrChange>
                </w:rPr>
                <w:t>0.00</w:t>
              </w:r>
            </w:ins>
          </w:p>
        </w:tc>
        <w:tc>
          <w:tcPr>
            <w:tcW w:w="1710" w:type="dxa"/>
            <w:tcBorders>
              <w:top w:val="nil"/>
              <w:left w:val="nil"/>
              <w:bottom w:val="single" w:sz="8" w:space="0" w:color="auto"/>
              <w:right w:val="single" w:sz="8" w:space="0" w:color="auto"/>
            </w:tcBorders>
            <w:shd w:val="clear" w:color="auto" w:fill="auto"/>
            <w:noWrap/>
            <w:vAlign w:val="bottom"/>
            <w:hideMark/>
            <w:tcPrChange w:id="13128" w:author="Stefanie Lane" w:date="2022-06-23T15:14:00Z">
              <w:tcPr>
                <w:tcW w:w="1560" w:type="dxa"/>
                <w:tcBorders>
                  <w:top w:val="nil"/>
                  <w:left w:val="nil"/>
                  <w:bottom w:val="single" w:sz="8" w:space="0" w:color="auto"/>
                  <w:right w:val="single" w:sz="8" w:space="0" w:color="auto"/>
                </w:tcBorders>
                <w:shd w:val="clear" w:color="auto" w:fill="auto"/>
                <w:noWrap/>
                <w:vAlign w:val="bottom"/>
                <w:hideMark/>
              </w:tcPr>
            </w:tcPrChange>
          </w:tcPr>
          <w:p w14:paraId="1824106C" w14:textId="77777777" w:rsidR="00EB4CE1" w:rsidRPr="00EB4CE1" w:rsidRDefault="00EB4CE1" w:rsidP="00EB4CE1">
            <w:pPr>
              <w:spacing w:after="0" w:line="240" w:lineRule="auto"/>
              <w:jc w:val="center"/>
              <w:rPr>
                <w:ins w:id="13129" w:author="Stefanie Lane" w:date="2022-06-23T15:12:00Z"/>
                <w:rFonts w:ascii="Calibri" w:eastAsia="Times New Roman" w:hAnsi="Calibri" w:cs="Calibri"/>
                <w:color w:val="000000"/>
                <w:rPrChange w:id="13130" w:author="Stefanie Lane" w:date="2022-06-23T15:12:00Z">
                  <w:rPr>
                    <w:ins w:id="13131" w:author="Stefanie Lane" w:date="2022-06-23T15:12:00Z"/>
                  </w:rPr>
                </w:rPrChange>
              </w:rPr>
              <w:pPrChange w:id="13132" w:author="Stefanie Lane" w:date="2022-06-23T15:12:00Z">
                <w:pPr>
                  <w:jc w:val="center"/>
                </w:pPr>
              </w:pPrChange>
            </w:pPr>
            <w:ins w:id="13133" w:author="Stefanie Lane" w:date="2022-06-23T15:12:00Z">
              <w:r w:rsidRPr="00EB4CE1">
                <w:rPr>
                  <w:rFonts w:ascii="Calibri" w:eastAsia="Times New Roman" w:hAnsi="Calibri" w:cs="Calibri"/>
                  <w:color w:val="000000"/>
                  <w:rPrChange w:id="13134" w:author="Stefanie Lane" w:date="2022-06-23T15:12:00Z">
                    <w:rPr/>
                  </w:rPrChange>
                </w:rPr>
                <w:t>NA</w:t>
              </w:r>
            </w:ins>
          </w:p>
        </w:tc>
      </w:tr>
    </w:tbl>
    <w:p w14:paraId="4A0D75DD" w14:textId="2AD0875E" w:rsidR="00EB4CE1" w:rsidRDefault="00EB4CE1" w:rsidP="00EB4CE1">
      <w:pPr>
        <w:rPr>
          <w:ins w:id="13135" w:author="Stefanie Lane" w:date="2022-06-23T15:11:00Z"/>
        </w:rPr>
      </w:pPr>
      <w:ins w:id="13136" w:author="Stefanie Lane" w:date="2022-06-23T15:12:00Z">
        <w:r>
          <w:fldChar w:fldCharType="end"/>
        </w:r>
      </w:ins>
    </w:p>
    <w:p w14:paraId="55CDFCA7" w14:textId="2D0F68AA" w:rsidR="00EB4CE1" w:rsidRDefault="00EB4CE1" w:rsidP="00EB4CE1">
      <w:pPr>
        <w:rPr>
          <w:ins w:id="13137" w:author="Stefanie Lane" w:date="2022-06-23T15:11:00Z"/>
        </w:rPr>
      </w:pPr>
    </w:p>
    <w:p w14:paraId="432F0C50" w14:textId="0003F6A1" w:rsidR="00EB4CE1" w:rsidRDefault="00EB4CE1" w:rsidP="00EB4CE1">
      <w:pPr>
        <w:rPr>
          <w:ins w:id="13138" w:author="Stefanie Lane" w:date="2022-06-23T15:11:00Z"/>
        </w:rPr>
      </w:pPr>
    </w:p>
    <w:p w14:paraId="33193AE2" w14:textId="587476A3" w:rsidR="00EB4CE1" w:rsidRDefault="00EB4CE1" w:rsidP="00EB4CE1">
      <w:pPr>
        <w:rPr>
          <w:ins w:id="13139" w:author="Stefanie Lane" w:date="2022-06-23T15:11:00Z"/>
        </w:rPr>
      </w:pPr>
    </w:p>
    <w:p w14:paraId="59934B13" w14:textId="494F2F15" w:rsidR="00EB4CE1" w:rsidRPr="00EB4CE1" w:rsidDel="00EB4CE1" w:rsidRDefault="00EB4CE1" w:rsidP="00EB4CE1">
      <w:pPr>
        <w:rPr>
          <w:del w:id="13140" w:author="Stefanie Lane" w:date="2022-06-23T15:12:00Z"/>
          <w:rPrChange w:id="13141" w:author="Stefanie Lane" w:date="2022-06-23T15:11:00Z">
            <w:rPr>
              <w:del w:id="13142" w:author="Stefanie Lane" w:date="2022-06-23T15:12:00Z"/>
            </w:rPr>
          </w:rPrChange>
        </w:rPr>
        <w:pPrChange w:id="13143" w:author="Stefanie Lane" w:date="2022-06-23T15:11:00Z">
          <w:pPr>
            <w:pStyle w:val="Caption"/>
          </w:pPr>
        </w:pPrChange>
      </w:pPr>
    </w:p>
    <w:tbl>
      <w:tblPr>
        <w:tblW w:w="9500" w:type="dxa"/>
        <w:tblLook w:val="04A0" w:firstRow="1" w:lastRow="0" w:firstColumn="1" w:lastColumn="0" w:noHBand="0" w:noVBand="1"/>
      </w:tblPr>
      <w:tblGrid>
        <w:gridCol w:w="1700"/>
        <w:gridCol w:w="3160"/>
        <w:gridCol w:w="960"/>
        <w:gridCol w:w="960"/>
        <w:gridCol w:w="1130"/>
        <w:gridCol w:w="1760"/>
      </w:tblGrid>
      <w:tr w:rsidR="004F6583" w:rsidRPr="004F6583" w:rsidDel="00EB4CE1" w14:paraId="10E85980" w14:textId="60DE3E0A" w:rsidTr="004F6583">
        <w:trPr>
          <w:trHeight w:val="580"/>
          <w:del w:id="13144" w:author="Stefanie Lane" w:date="2022-06-23T15:12:00Z"/>
        </w:trPr>
        <w:tc>
          <w:tcPr>
            <w:tcW w:w="1700" w:type="dxa"/>
            <w:tcBorders>
              <w:top w:val="single" w:sz="4" w:space="0" w:color="auto"/>
              <w:left w:val="nil"/>
              <w:bottom w:val="single" w:sz="4" w:space="0" w:color="auto"/>
              <w:right w:val="nil"/>
            </w:tcBorders>
            <w:shd w:val="clear" w:color="auto" w:fill="auto"/>
            <w:vAlign w:val="center"/>
            <w:hideMark/>
          </w:tcPr>
          <w:p w14:paraId="5BE925FE" w14:textId="7DCE05CD" w:rsidR="004F6583" w:rsidRPr="004F6583" w:rsidDel="00EB4CE1" w:rsidRDefault="004F6583" w:rsidP="004F6583">
            <w:pPr>
              <w:spacing w:after="0" w:line="240" w:lineRule="auto"/>
              <w:jc w:val="center"/>
              <w:rPr>
                <w:del w:id="13145" w:author="Stefanie Lane" w:date="2022-06-23T15:12:00Z"/>
                <w:rFonts w:ascii="Calibri" w:eastAsia="Times New Roman" w:hAnsi="Calibri" w:cs="Calibri"/>
                <w:b/>
                <w:bCs/>
                <w:color w:val="000000"/>
              </w:rPr>
            </w:pPr>
            <w:del w:id="13146"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single" w:sz="4" w:space="0" w:color="auto"/>
              <w:left w:val="nil"/>
              <w:bottom w:val="single" w:sz="4" w:space="0" w:color="auto"/>
              <w:right w:val="nil"/>
            </w:tcBorders>
            <w:shd w:val="clear" w:color="auto" w:fill="auto"/>
            <w:vAlign w:val="center"/>
            <w:hideMark/>
          </w:tcPr>
          <w:p w14:paraId="1A635D24" w14:textId="63C18D1F" w:rsidR="004F6583" w:rsidRPr="004F6583" w:rsidDel="00EB4CE1" w:rsidRDefault="004F6583" w:rsidP="004F6583">
            <w:pPr>
              <w:spacing w:after="0" w:line="240" w:lineRule="auto"/>
              <w:jc w:val="center"/>
              <w:rPr>
                <w:del w:id="13147" w:author="Stefanie Lane" w:date="2022-06-23T15:12:00Z"/>
                <w:rFonts w:ascii="Calibri" w:eastAsia="Times New Roman" w:hAnsi="Calibri" w:cs="Calibri"/>
                <w:b/>
                <w:bCs/>
                <w:color w:val="000000"/>
              </w:rPr>
            </w:pPr>
            <w:del w:id="13148" w:author="Stefanie Lane" w:date="2022-06-23T15:12:00Z">
              <w:r w:rsidRPr="004F6583" w:rsidDel="00EB4CE1">
                <w:rPr>
                  <w:rFonts w:ascii="Calibri" w:eastAsia="Times New Roman" w:hAnsi="Calibri" w:cs="Calibri"/>
                  <w:b/>
                  <w:bCs/>
                  <w:color w:val="000000"/>
                </w:rPr>
                <w:delText>Species</w:delText>
              </w:r>
            </w:del>
          </w:p>
        </w:tc>
        <w:tc>
          <w:tcPr>
            <w:tcW w:w="960" w:type="dxa"/>
            <w:tcBorders>
              <w:top w:val="single" w:sz="4" w:space="0" w:color="auto"/>
              <w:left w:val="nil"/>
              <w:bottom w:val="single" w:sz="4" w:space="0" w:color="auto"/>
              <w:right w:val="nil"/>
            </w:tcBorders>
            <w:shd w:val="clear" w:color="auto" w:fill="auto"/>
            <w:vAlign w:val="center"/>
            <w:hideMark/>
          </w:tcPr>
          <w:p w14:paraId="70F8ECB7" w14:textId="134FBDA6" w:rsidR="004F6583" w:rsidRPr="004F6583" w:rsidDel="00EB4CE1" w:rsidRDefault="004F6583" w:rsidP="004F6583">
            <w:pPr>
              <w:spacing w:after="0" w:line="240" w:lineRule="auto"/>
              <w:jc w:val="center"/>
              <w:rPr>
                <w:del w:id="13149" w:author="Stefanie Lane" w:date="2022-06-23T15:12:00Z"/>
                <w:rFonts w:ascii="Calibri" w:eastAsia="Times New Roman" w:hAnsi="Calibri" w:cs="Calibri"/>
                <w:b/>
                <w:bCs/>
                <w:color w:val="000000"/>
              </w:rPr>
            </w:pPr>
            <w:del w:id="13150" w:author="Stefanie Lane" w:date="2022-06-23T15:12:00Z">
              <w:r w:rsidRPr="004F6583" w:rsidDel="00EB4CE1">
                <w:rPr>
                  <w:rFonts w:ascii="Calibri" w:eastAsia="Times New Roman" w:hAnsi="Calibri" w:cs="Calibri"/>
                  <w:b/>
                  <w:bCs/>
                  <w:color w:val="000000"/>
                </w:rPr>
                <w:delText>1979</w:delText>
              </w:r>
            </w:del>
          </w:p>
        </w:tc>
        <w:tc>
          <w:tcPr>
            <w:tcW w:w="960" w:type="dxa"/>
            <w:tcBorders>
              <w:top w:val="single" w:sz="4" w:space="0" w:color="auto"/>
              <w:left w:val="nil"/>
              <w:bottom w:val="single" w:sz="4" w:space="0" w:color="auto"/>
              <w:right w:val="nil"/>
            </w:tcBorders>
            <w:shd w:val="clear" w:color="auto" w:fill="auto"/>
            <w:vAlign w:val="center"/>
            <w:hideMark/>
          </w:tcPr>
          <w:p w14:paraId="189E22FE" w14:textId="752B458B" w:rsidR="004F6583" w:rsidRPr="004F6583" w:rsidDel="00EB4CE1" w:rsidRDefault="004F6583" w:rsidP="004F6583">
            <w:pPr>
              <w:spacing w:after="0" w:line="240" w:lineRule="auto"/>
              <w:jc w:val="center"/>
              <w:rPr>
                <w:del w:id="13151" w:author="Stefanie Lane" w:date="2022-06-23T15:12:00Z"/>
                <w:rFonts w:ascii="Calibri" w:eastAsia="Times New Roman" w:hAnsi="Calibri" w:cs="Calibri"/>
                <w:b/>
                <w:bCs/>
                <w:color w:val="000000"/>
              </w:rPr>
            </w:pPr>
            <w:del w:id="13152" w:author="Stefanie Lane" w:date="2022-06-23T15:12:00Z">
              <w:r w:rsidRPr="004F6583" w:rsidDel="00EB4CE1">
                <w:rPr>
                  <w:rFonts w:ascii="Calibri" w:eastAsia="Times New Roman" w:hAnsi="Calibri" w:cs="Calibri"/>
                  <w:b/>
                  <w:bCs/>
                  <w:color w:val="000000"/>
                </w:rPr>
                <w:delText>1999</w:delText>
              </w:r>
            </w:del>
          </w:p>
        </w:tc>
        <w:tc>
          <w:tcPr>
            <w:tcW w:w="960" w:type="dxa"/>
            <w:tcBorders>
              <w:top w:val="single" w:sz="4" w:space="0" w:color="auto"/>
              <w:left w:val="nil"/>
              <w:bottom w:val="single" w:sz="4" w:space="0" w:color="auto"/>
              <w:right w:val="nil"/>
            </w:tcBorders>
            <w:shd w:val="clear" w:color="auto" w:fill="auto"/>
            <w:vAlign w:val="center"/>
            <w:hideMark/>
          </w:tcPr>
          <w:p w14:paraId="05B11D27" w14:textId="1817E733" w:rsidR="004F6583" w:rsidRPr="004F6583" w:rsidDel="00EB4CE1" w:rsidRDefault="004F6583" w:rsidP="004F6583">
            <w:pPr>
              <w:spacing w:after="0" w:line="240" w:lineRule="auto"/>
              <w:jc w:val="center"/>
              <w:rPr>
                <w:del w:id="13153" w:author="Stefanie Lane" w:date="2022-06-23T15:12:00Z"/>
                <w:rFonts w:ascii="Calibri" w:eastAsia="Times New Roman" w:hAnsi="Calibri" w:cs="Calibri"/>
                <w:b/>
                <w:bCs/>
                <w:color w:val="000000"/>
              </w:rPr>
            </w:pPr>
            <w:del w:id="13154"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single" w:sz="4" w:space="0" w:color="auto"/>
              <w:right w:val="nil"/>
            </w:tcBorders>
            <w:shd w:val="clear" w:color="auto" w:fill="auto"/>
            <w:vAlign w:val="center"/>
            <w:hideMark/>
          </w:tcPr>
          <w:p w14:paraId="76B82174" w14:textId="623D3319" w:rsidR="004F6583" w:rsidRPr="004F6583" w:rsidDel="00EB4CE1" w:rsidRDefault="004F6583" w:rsidP="004F6583">
            <w:pPr>
              <w:spacing w:after="0" w:line="240" w:lineRule="auto"/>
              <w:jc w:val="center"/>
              <w:rPr>
                <w:del w:id="13155" w:author="Stefanie Lane" w:date="2022-06-23T15:12:00Z"/>
                <w:rFonts w:ascii="Calibri" w:eastAsia="Times New Roman" w:hAnsi="Calibri" w:cs="Calibri"/>
                <w:b/>
                <w:bCs/>
                <w:color w:val="000000"/>
              </w:rPr>
            </w:pPr>
            <w:del w:id="13156"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560687FB" w14:textId="7F38CB54" w:rsidTr="004F6583">
        <w:trPr>
          <w:trHeight w:val="290"/>
          <w:del w:id="13157" w:author="Stefanie Lane" w:date="2022-06-23T15:12:00Z"/>
        </w:trPr>
        <w:tc>
          <w:tcPr>
            <w:tcW w:w="1700" w:type="dxa"/>
            <w:vMerge w:val="restart"/>
            <w:tcBorders>
              <w:top w:val="nil"/>
              <w:left w:val="nil"/>
              <w:bottom w:val="single" w:sz="4" w:space="0" w:color="000000"/>
              <w:right w:val="nil"/>
            </w:tcBorders>
            <w:shd w:val="clear" w:color="auto" w:fill="auto"/>
            <w:noWrap/>
            <w:vAlign w:val="center"/>
            <w:hideMark/>
          </w:tcPr>
          <w:p w14:paraId="3CBE4ECE" w14:textId="48FEFE6B" w:rsidR="004F6583" w:rsidRPr="004F6583" w:rsidDel="00EB4CE1" w:rsidRDefault="004F6583" w:rsidP="004F6583">
            <w:pPr>
              <w:spacing w:after="0" w:line="240" w:lineRule="auto"/>
              <w:jc w:val="center"/>
              <w:rPr>
                <w:del w:id="13158" w:author="Stefanie Lane" w:date="2022-06-23T15:12:00Z"/>
                <w:rFonts w:ascii="Calibri" w:eastAsia="Times New Roman" w:hAnsi="Calibri" w:cs="Calibri"/>
                <w:color w:val="000000"/>
              </w:rPr>
            </w:pPr>
            <w:del w:id="13159" w:author="Stefanie Lane" w:date="2022-06-23T15:12:00Z">
              <w:r w:rsidRPr="004F6583" w:rsidDel="00EB4CE1">
                <w:rPr>
                  <w:rFonts w:ascii="Calibri" w:eastAsia="Times New Roman" w:hAnsi="Calibri" w:cs="Calibri"/>
                  <w:color w:val="000000"/>
                </w:rPr>
                <w:delText>Bogbean</w:delText>
              </w:r>
            </w:del>
          </w:p>
        </w:tc>
        <w:tc>
          <w:tcPr>
            <w:tcW w:w="3160" w:type="dxa"/>
            <w:tcBorders>
              <w:top w:val="nil"/>
              <w:left w:val="nil"/>
              <w:bottom w:val="nil"/>
              <w:right w:val="nil"/>
            </w:tcBorders>
            <w:shd w:val="clear" w:color="auto" w:fill="auto"/>
            <w:noWrap/>
            <w:vAlign w:val="bottom"/>
            <w:hideMark/>
          </w:tcPr>
          <w:p w14:paraId="6BE1FD5D" w14:textId="79732137" w:rsidR="004F6583" w:rsidRPr="004F6583" w:rsidDel="00EB4CE1" w:rsidRDefault="004F6583" w:rsidP="004F6583">
            <w:pPr>
              <w:spacing w:after="0" w:line="240" w:lineRule="auto"/>
              <w:rPr>
                <w:del w:id="13160" w:author="Stefanie Lane" w:date="2022-06-23T15:12:00Z"/>
                <w:rFonts w:ascii="Arial" w:eastAsia="Times New Roman" w:hAnsi="Arial" w:cs="Arial"/>
                <w:i/>
                <w:iCs/>
                <w:sz w:val="20"/>
                <w:szCs w:val="20"/>
              </w:rPr>
            </w:pPr>
            <w:del w:id="13161"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nil"/>
              <w:right w:val="nil"/>
            </w:tcBorders>
            <w:shd w:val="clear" w:color="auto" w:fill="auto"/>
            <w:noWrap/>
            <w:vAlign w:val="bottom"/>
            <w:hideMark/>
          </w:tcPr>
          <w:p w14:paraId="57C1D265" w14:textId="50CE2CB9" w:rsidR="004F6583" w:rsidRPr="004F6583" w:rsidDel="00EB4CE1" w:rsidRDefault="004F6583" w:rsidP="004F6583">
            <w:pPr>
              <w:spacing w:after="0" w:line="240" w:lineRule="auto"/>
              <w:jc w:val="center"/>
              <w:rPr>
                <w:del w:id="13162" w:author="Stefanie Lane" w:date="2022-06-23T15:12:00Z"/>
                <w:rFonts w:ascii="Calibri" w:eastAsia="Times New Roman" w:hAnsi="Calibri" w:cs="Calibri"/>
                <w:color w:val="000000"/>
              </w:rPr>
            </w:pPr>
            <w:del w:id="13163" w:author="Stefanie Lane" w:date="2022-06-23T15:12:00Z">
              <w:r w:rsidRPr="004F6583" w:rsidDel="00EB4CE1">
                <w:rPr>
                  <w:rFonts w:ascii="Calibri" w:eastAsia="Times New Roman" w:hAnsi="Calibri" w:cs="Calibri"/>
                  <w:color w:val="000000"/>
                </w:rPr>
                <w:delText>0.16</w:delText>
              </w:r>
            </w:del>
          </w:p>
        </w:tc>
        <w:tc>
          <w:tcPr>
            <w:tcW w:w="960" w:type="dxa"/>
            <w:tcBorders>
              <w:top w:val="nil"/>
              <w:left w:val="nil"/>
              <w:bottom w:val="nil"/>
              <w:right w:val="nil"/>
            </w:tcBorders>
            <w:shd w:val="clear" w:color="auto" w:fill="auto"/>
            <w:noWrap/>
            <w:vAlign w:val="bottom"/>
            <w:hideMark/>
          </w:tcPr>
          <w:p w14:paraId="41B13F0A" w14:textId="109684DC" w:rsidR="004F6583" w:rsidRPr="004F6583" w:rsidDel="00EB4CE1" w:rsidRDefault="004F6583" w:rsidP="004F6583">
            <w:pPr>
              <w:spacing w:after="0" w:line="240" w:lineRule="auto"/>
              <w:jc w:val="center"/>
              <w:rPr>
                <w:del w:id="13164" w:author="Stefanie Lane" w:date="2022-06-23T15:12:00Z"/>
                <w:rFonts w:ascii="Calibri" w:eastAsia="Times New Roman" w:hAnsi="Calibri" w:cs="Calibri"/>
                <w:color w:val="000000"/>
              </w:rPr>
            </w:pPr>
            <w:del w:id="13165"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47CC2E03" w14:textId="7973A29E" w:rsidR="004F6583" w:rsidRPr="004F6583" w:rsidDel="00EB4CE1" w:rsidRDefault="004F6583" w:rsidP="004F6583">
            <w:pPr>
              <w:spacing w:after="0" w:line="240" w:lineRule="auto"/>
              <w:jc w:val="center"/>
              <w:rPr>
                <w:del w:id="13166" w:author="Stefanie Lane" w:date="2022-06-23T15:12:00Z"/>
                <w:rFonts w:ascii="Calibri" w:eastAsia="Times New Roman" w:hAnsi="Calibri" w:cs="Calibri"/>
                <w:color w:val="000000"/>
              </w:rPr>
            </w:pPr>
            <w:del w:id="1316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F0DF896" w14:textId="6432782A" w:rsidR="004F6583" w:rsidRPr="004F6583" w:rsidDel="00EB4CE1" w:rsidRDefault="004F6583" w:rsidP="004F6583">
            <w:pPr>
              <w:spacing w:after="0" w:line="240" w:lineRule="auto"/>
              <w:jc w:val="center"/>
              <w:rPr>
                <w:del w:id="13168" w:author="Stefanie Lane" w:date="2022-06-23T15:12:00Z"/>
                <w:rFonts w:ascii="Calibri" w:eastAsia="Times New Roman" w:hAnsi="Calibri" w:cs="Calibri"/>
                <w:color w:val="000000"/>
              </w:rPr>
            </w:pPr>
            <w:del w:id="1316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FD8C01" w14:textId="29ED369B" w:rsidTr="004F6583">
        <w:trPr>
          <w:trHeight w:val="290"/>
          <w:del w:id="13170" w:author="Stefanie Lane" w:date="2022-06-23T15:12:00Z"/>
        </w:trPr>
        <w:tc>
          <w:tcPr>
            <w:tcW w:w="1700" w:type="dxa"/>
            <w:vMerge/>
            <w:tcBorders>
              <w:top w:val="nil"/>
              <w:left w:val="nil"/>
              <w:bottom w:val="single" w:sz="4" w:space="0" w:color="000000"/>
              <w:right w:val="nil"/>
            </w:tcBorders>
            <w:vAlign w:val="center"/>
            <w:hideMark/>
          </w:tcPr>
          <w:p w14:paraId="539B7AD4" w14:textId="40DD612F" w:rsidR="004F6583" w:rsidRPr="004F6583" w:rsidDel="00EB4CE1" w:rsidRDefault="004F6583" w:rsidP="004F6583">
            <w:pPr>
              <w:spacing w:after="0" w:line="240" w:lineRule="auto"/>
              <w:rPr>
                <w:del w:id="1317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07E611BC" w:rsidR="004F6583" w:rsidRPr="004F6583" w:rsidDel="00EB4CE1" w:rsidRDefault="004F6583" w:rsidP="004F6583">
            <w:pPr>
              <w:spacing w:after="0" w:line="240" w:lineRule="auto"/>
              <w:rPr>
                <w:del w:id="13172" w:author="Stefanie Lane" w:date="2022-06-23T15:12:00Z"/>
                <w:rFonts w:ascii="Arial" w:eastAsia="Times New Roman" w:hAnsi="Arial" w:cs="Arial"/>
                <w:i/>
                <w:iCs/>
                <w:sz w:val="20"/>
                <w:szCs w:val="20"/>
              </w:rPr>
            </w:pPr>
            <w:del w:id="13173" w:author="Stefanie Lane" w:date="2022-06-23T15:12:00Z">
              <w:r w:rsidRPr="004F6583" w:rsidDel="00EB4CE1">
                <w:rPr>
                  <w:rFonts w:ascii="Arial" w:eastAsia="Times New Roman" w:hAnsi="Arial" w:cs="Arial"/>
                  <w:i/>
                  <w:iCs/>
                  <w:sz w:val="20"/>
                  <w:szCs w:val="20"/>
                </w:rPr>
                <w:delText>Alopecurus geniculatus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44BB9738" w:rsidR="004F6583" w:rsidRPr="004F6583" w:rsidDel="00EB4CE1" w:rsidRDefault="004F6583" w:rsidP="004F6583">
            <w:pPr>
              <w:spacing w:after="0" w:line="240" w:lineRule="auto"/>
              <w:jc w:val="center"/>
              <w:rPr>
                <w:del w:id="13174" w:author="Stefanie Lane" w:date="2022-06-23T15:12:00Z"/>
                <w:rFonts w:ascii="Calibri" w:eastAsia="Times New Roman" w:hAnsi="Calibri" w:cs="Calibri"/>
                <w:color w:val="000000"/>
              </w:rPr>
            </w:pPr>
            <w:del w:id="13175"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6BA5095F" w:rsidR="004F6583" w:rsidRPr="004F6583" w:rsidDel="00EB4CE1" w:rsidRDefault="004F6583" w:rsidP="004F6583">
            <w:pPr>
              <w:spacing w:after="0" w:line="240" w:lineRule="auto"/>
              <w:jc w:val="center"/>
              <w:rPr>
                <w:del w:id="13176" w:author="Stefanie Lane" w:date="2022-06-23T15:12:00Z"/>
                <w:rFonts w:ascii="Calibri" w:eastAsia="Times New Roman" w:hAnsi="Calibri" w:cs="Calibri"/>
                <w:color w:val="000000"/>
              </w:rPr>
            </w:pPr>
            <w:del w:id="1317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35656D09" w:rsidR="004F6583" w:rsidRPr="004F6583" w:rsidDel="00EB4CE1" w:rsidRDefault="004F6583" w:rsidP="004F6583">
            <w:pPr>
              <w:spacing w:after="0" w:line="240" w:lineRule="auto"/>
              <w:jc w:val="center"/>
              <w:rPr>
                <w:del w:id="13178" w:author="Stefanie Lane" w:date="2022-06-23T15:12:00Z"/>
                <w:rFonts w:ascii="Calibri" w:eastAsia="Times New Roman" w:hAnsi="Calibri" w:cs="Calibri"/>
                <w:color w:val="000000"/>
              </w:rPr>
            </w:pPr>
            <w:del w:id="1317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78AA58B" w14:textId="0F14BEED" w:rsidR="004F6583" w:rsidRPr="004F6583" w:rsidDel="00EB4CE1" w:rsidRDefault="004F6583" w:rsidP="004F6583">
            <w:pPr>
              <w:spacing w:after="0" w:line="240" w:lineRule="auto"/>
              <w:jc w:val="center"/>
              <w:rPr>
                <w:del w:id="13180" w:author="Stefanie Lane" w:date="2022-06-23T15:12:00Z"/>
                <w:rFonts w:ascii="Calibri" w:eastAsia="Times New Roman" w:hAnsi="Calibri" w:cs="Calibri"/>
                <w:color w:val="000000"/>
              </w:rPr>
            </w:pPr>
            <w:del w:id="1318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A1D834E" w14:textId="6CC19965" w:rsidTr="004F6583">
        <w:trPr>
          <w:trHeight w:val="290"/>
          <w:del w:id="13182" w:author="Stefanie Lane" w:date="2022-06-23T15:12:00Z"/>
        </w:trPr>
        <w:tc>
          <w:tcPr>
            <w:tcW w:w="1700" w:type="dxa"/>
            <w:vMerge/>
            <w:tcBorders>
              <w:top w:val="nil"/>
              <w:left w:val="nil"/>
              <w:bottom w:val="single" w:sz="4" w:space="0" w:color="000000"/>
              <w:right w:val="nil"/>
            </w:tcBorders>
            <w:vAlign w:val="center"/>
            <w:hideMark/>
          </w:tcPr>
          <w:p w14:paraId="05F0D949" w14:textId="0C54AE1B" w:rsidR="004F6583" w:rsidRPr="004F6583" w:rsidDel="00EB4CE1" w:rsidRDefault="004F6583" w:rsidP="004F6583">
            <w:pPr>
              <w:spacing w:after="0" w:line="240" w:lineRule="auto"/>
              <w:rPr>
                <w:del w:id="1318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27A7F476" w:rsidR="004F6583" w:rsidRPr="004F6583" w:rsidDel="00EB4CE1" w:rsidRDefault="004F6583" w:rsidP="004F6583">
            <w:pPr>
              <w:spacing w:after="0" w:line="240" w:lineRule="auto"/>
              <w:rPr>
                <w:del w:id="13184" w:author="Stefanie Lane" w:date="2022-06-23T15:12:00Z"/>
                <w:rFonts w:ascii="Arial" w:eastAsia="Times New Roman" w:hAnsi="Arial" w:cs="Arial"/>
                <w:i/>
                <w:iCs/>
                <w:sz w:val="20"/>
                <w:szCs w:val="20"/>
              </w:rPr>
            </w:pPr>
            <w:del w:id="13185"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nil"/>
              <w:left w:val="nil"/>
              <w:bottom w:val="nil"/>
              <w:right w:val="nil"/>
            </w:tcBorders>
            <w:shd w:val="clear" w:color="auto" w:fill="auto"/>
            <w:noWrap/>
            <w:vAlign w:val="bottom"/>
            <w:hideMark/>
          </w:tcPr>
          <w:p w14:paraId="5495B3F7" w14:textId="715A249C" w:rsidR="004F6583" w:rsidRPr="004F6583" w:rsidDel="00EB4CE1" w:rsidRDefault="004F6583" w:rsidP="004F6583">
            <w:pPr>
              <w:spacing w:after="0" w:line="240" w:lineRule="auto"/>
              <w:jc w:val="center"/>
              <w:rPr>
                <w:del w:id="13186" w:author="Stefanie Lane" w:date="2022-06-23T15:12:00Z"/>
                <w:rFonts w:ascii="Calibri" w:eastAsia="Times New Roman" w:hAnsi="Calibri" w:cs="Calibri"/>
                <w:color w:val="000000"/>
              </w:rPr>
            </w:pPr>
            <w:del w:id="13187"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0E25F0B6" w14:textId="2A3B7B65" w:rsidR="004F6583" w:rsidRPr="004F6583" w:rsidDel="00EB4CE1" w:rsidRDefault="004F6583" w:rsidP="004F6583">
            <w:pPr>
              <w:spacing w:after="0" w:line="240" w:lineRule="auto"/>
              <w:jc w:val="center"/>
              <w:rPr>
                <w:del w:id="13188" w:author="Stefanie Lane" w:date="2022-06-23T15:12:00Z"/>
                <w:rFonts w:ascii="Calibri" w:eastAsia="Times New Roman" w:hAnsi="Calibri" w:cs="Calibri"/>
                <w:color w:val="000000"/>
              </w:rPr>
            </w:pPr>
            <w:del w:id="13189" w:author="Stefanie Lane" w:date="2022-06-23T15:12:00Z">
              <w:r w:rsidRPr="004F6583" w:rsidDel="00EB4CE1">
                <w:rPr>
                  <w:rFonts w:ascii="Calibri" w:eastAsia="Times New Roman" w:hAnsi="Calibri" w:cs="Calibri"/>
                  <w:color w:val="000000"/>
                </w:rPr>
                <w:delText>0.22</w:delText>
              </w:r>
            </w:del>
          </w:p>
        </w:tc>
        <w:tc>
          <w:tcPr>
            <w:tcW w:w="960" w:type="dxa"/>
            <w:tcBorders>
              <w:top w:val="nil"/>
              <w:left w:val="nil"/>
              <w:bottom w:val="nil"/>
              <w:right w:val="nil"/>
            </w:tcBorders>
            <w:shd w:val="clear" w:color="auto" w:fill="auto"/>
            <w:noWrap/>
            <w:vAlign w:val="bottom"/>
            <w:hideMark/>
          </w:tcPr>
          <w:p w14:paraId="609031C2" w14:textId="46F99BF2" w:rsidR="004F6583" w:rsidRPr="004F6583" w:rsidDel="00EB4CE1" w:rsidRDefault="004F6583" w:rsidP="004F6583">
            <w:pPr>
              <w:spacing w:after="0" w:line="240" w:lineRule="auto"/>
              <w:jc w:val="center"/>
              <w:rPr>
                <w:del w:id="13190" w:author="Stefanie Lane" w:date="2022-06-23T15:12:00Z"/>
                <w:rFonts w:ascii="Calibri" w:eastAsia="Times New Roman" w:hAnsi="Calibri" w:cs="Calibri"/>
                <w:color w:val="000000"/>
              </w:rPr>
            </w:pPr>
            <w:del w:id="1319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16D1CFCC" w14:textId="70E06CFA" w:rsidR="004F6583" w:rsidRPr="004F6583" w:rsidDel="00EB4CE1" w:rsidRDefault="004F6583" w:rsidP="004F6583">
            <w:pPr>
              <w:spacing w:after="0" w:line="240" w:lineRule="auto"/>
              <w:jc w:val="center"/>
              <w:rPr>
                <w:del w:id="13192" w:author="Stefanie Lane" w:date="2022-06-23T15:12:00Z"/>
                <w:rFonts w:ascii="Calibri" w:eastAsia="Times New Roman" w:hAnsi="Calibri" w:cs="Calibri"/>
                <w:color w:val="000000"/>
              </w:rPr>
            </w:pPr>
            <w:del w:id="1319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552F3B8" w14:textId="1289B6BE" w:rsidTr="004F6583">
        <w:trPr>
          <w:trHeight w:val="290"/>
          <w:del w:id="13194" w:author="Stefanie Lane" w:date="2022-06-23T15:12:00Z"/>
        </w:trPr>
        <w:tc>
          <w:tcPr>
            <w:tcW w:w="1700" w:type="dxa"/>
            <w:vMerge/>
            <w:tcBorders>
              <w:top w:val="nil"/>
              <w:left w:val="nil"/>
              <w:bottom w:val="single" w:sz="4" w:space="0" w:color="000000"/>
              <w:right w:val="nil"/>
            </w:tcBorders>
            <w:vAlign w:val="center"/>
            <w:hideMark/>
          </w:tcPr>
          <w:p w14:paraId="2942F1AC" w14:textId="5A26AB28" w:rsidR="004F6583" w:rsidRPr="004F6583" w:rsidDel="00EB4CE1" w:rsidRDefault="004F6583" w:rsidP="004F6583">
            <w:pPr>
              <w:spacing w:after="0" w:line="240" w:lineRule="auto"/>
              <w:rPr>
                <w:del w:id="1319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1880F3ED" w:rsidR="004F6583" w:rsidRPr="004F6583" w:rsidDel="00EB4CE1" w:rsidRDefault="004F6583" w:rsidP="004F6583">
            <w:pPr>
              <w:spacing w:after="0" w:line="240" w:lineRule="auto"/>
              <w:rPr>
                <w:del w:id="13196" w:author="Stefanie Lane" w:date="2022-06-23T15:12:00Z"/>
                <w:rFonts w:ascii="Arial" w:eastAsia="Times New Roman" w:hAnsi="Arial" w:cs="Arial"/>
                <w:i/>
                <w:iCs/>
                <w:sz w:val="20"/>
                <w:szCs w:val="20"/>
              </w:rPr>
            </w:pPr>
            <w:del w:id="13197"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261A8F22" w:rsidR="004F6583" w:rsidRPr="004F6583" w:rsidDel="00EB4CE1" w:rsidRDefault="004F6583" w:rsidP="004F6583">
            <w:pPr>
              <w:spacing w:after="0" w:line="240" w:lineRule="auto"/>
              <w:jc w:val="center"/>
              <w:rPr>
                <w:del w:id="13198" w:author="Stefanie Lane" w:date="2022-06-23T15:12:00Z"/>
                <w:rFonts w:ascii="Calibri" w:eastAsia="Times New Roman" w:hAnsi="Calibri" w:cs="Calibri"/>
                <w:color w:val="000000"/>
              </w:rPr>
            </w:pPr>
            <w:del w:id="13199" w:author="Stefanie Lane" w:date="2022-06-23T15:12:00Z">
              <w:r w:rsidRPr="004F6583" w:rsidDel="00EB4CE1">
                <w:rPr>
                  <w:rFonts w:ascii="Calibri" w:eastAsia="Times New Roman" w:hAnsi="Calibri" w:cs="Calibri"/>
                  <w:color w:val="000000"/>
                </w:rPr>
                <w:delText>1.37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63F1E27E" w:rsidR="004F6583" w:rsidRPr="004F6583" w:rsidDel="00EB4CE1" w:rsidRDefault="004F6583" w:rsidP="004F6583">
            <w:pPr>
              <w:spacing w:after="0" w:line="240" w:lineRule="auto"/>
              <w:jc w:val="center"/>
              <w:rPr>
                <w:del w:id="13200" w:author="Stefanie Lane" w:date="2022-06-23T15:12:00Z"/>
                <w:rFonts w:ascii="Calibri" w:eastAsia="Times New Roman" w:hAnsi="Calibri" w:cs="Calibri"/>
                <w:color w:val="000000"/>
              </w:rPr>
            </w:pPr>
            <w:del w:id="13201" w:author="Stefanie Lane" w:date="2022-06-23T15:12:00Z">
              <w:r w:rsidRPr="004F6583" w:rsidDel="00EB4CE1">
                <w:rPr>
                  <w:rFonts w:ascii="Calibri" w:eastAsia="Times New Roman" w:hAnsi="Calibri" w:cs="Calibri"/>
                  <w:color w:val="000000"/>
                </w:rPr>
                <w:delText>1.17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518ADF21" w:rsidR="004F6583" w:rsidRPr="004F6583" w:rsidDel="00EB4CE1" w:rsidRDefault="004F6583" w:rsidP="004F6583">
            <w:pPr>
              <w:spacing w:after="0" w:line="240" w:lineRule="auto"/>
              <w:jc w:val="center"/>
              <w:rPr>
                <w:del w:id="13202" w:author="Stefanie Lane" w:date="2022-06-23T15:12:00Z"/>
                <w:rFonts w:ascii="Calibri" w:eastAsia="Times New Roman" w:hAnsi="Calibri" w:cs="Calibri"/>
                <w:color w:val="000000"/>
              </w:rPr>
            </w:pPr>
            <w:del w:id="1320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93304FC" w14:textId="7408D96A" w:rsidR="004F6583" w:rsidRPr="004F6583" w:rsidDel="00EB4CE1" w:rsidRDefault="004F6583" w:rsidP="004F6583">
            <w:pPr>
              <w:spacing w:after="0" w:line="240" w:lineRule="auto"/>
              <w:jc w:val="center"/>
              <w:rPr>
                <w:del w:id="13204" w:author="Stefanie Lane" w:date="2022-06-23T15:12:00Z"/>
                <w:rFonts w:ascii="Calibri" w:eastAsia="Times New Roman" w:hAnsi="Calibri" w:cs="Calibri"/>
                <w:color w:val="000000"/>
              </w:rPr>
            </w:pPr>
            <w:del w:id="1320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5EA9FA" w14:textId="1A9D3920" w:rsidTr="004F6583">
        <w:trPr>
          <w:trHeight w:val="290"/>
          <w:del w:id="13206" w:author="Stefanie Lane" w:date="2022-06-23T15:12:00Z"/>
        </w:trPr>
        <w:tc>
          <w:tcPr>
            <w:tcW w:w="1700" w:type="dxa"/>
            <w:vMerge/>
            <w:tcBorders>
              <w:top w:val="nil"/>
              <w:left w:val="nil"/>
              <w:bottom w:val="single" w:sz="4" w:space="0" w:color="000000"/>
              <w:right w:val="nil"/>
            </w:tcBorders>
            <w:vAlign w:val="center"/>
            <w:hideMark/>
          </w:tcPr>
          <w:p w14:paraId="5A5C87D9" w14:textId="48344002" w:rsidR="004F6583" w:rsidRPr="004F6583" w:rsidDel="00EB4CE1" w:rsidRDefault="004F6583" w:rsidP="004F6583">
            <w:pPr>
              <w:spacing w:after="0" w:line="240" w:lineRule="auto"/>
              <w:rPr>
                <w:del w:id="1320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17887448" w:rsidR="004F6583" w:rsidRPr="004F6583" w:rsidDel="00EB4CE1" w:rsidRDefault="004F6583" w:rsidP="004F6583">
            <w:pPr>
              <w:spacing w:after="0" w:line="240" w:lineRule="auto"/>
              <w:rPr>
                <w:del w:id="13208" w:author="Stefanie Lane" w:date="2022-06-23T15:12:00Z"/>
                <w:rFonts w:ascii="Arial" w:eastAsia="Times New Roman" w:hAnsi="Arial" w:cs="Arial"/>
                <w:i/>
                <w:iCs/>
                <w:sz w:val="20"/>
                <w:szCs w:val="20"/>
              </w:rPr>
            </w:pPr>
            <w:del w:id="13209"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nil"/>
              <w:left w:val="nil"/>
              <w:bottom w:val="nil"/>
              <w:right w:val="nil"/>
            </w:tcBorders>
            <w:shd w:val="clear" w:color="auto" w:fill="auto"/>
            <w:noWrap/>
            <w:vAlign w:val="bottom"/>
            <w:hideMark/>
          </w:tcPr>
          <w:p w14:paraId="34EEDA3D" w14:textId="68E1A2AE" w:rsidR="004F6583" w:rsidRPr="004F6583" w:rsidDel="00EB4CE1" w:rsidRDefault="004F6583" w:rsidP="004F6583">
            <w:pPr>
              <w:spacing w:after="0" w:line="240" w:lineRule="auto"/>
              <w:jc w:val="center"/>
              <w:rPr>
                <w:del w:id="13210" w:author="Stefanie Lane" w:date="2022-06-23T15:12:00Z"/>
                <w:rFonts w:ascii="Calibri" w:eastAsia="Times New Roman" w:hAnsi="Calibri" w:cs="Calibri"/>
                <w:color w:val="000000"/>
              </w:rPr>
            </w:pPr>
            <w:del w:id="13211"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A372F66" w14:textId="332AD3B7" w:rsidR="004F6583" w:rsidRPr="004F6583" w:rsidDel="00EB4CE1" w:rsidRDefault="004F6583" w:rsidP="004F6583">
            <w:pPr>
              <w:spacing w:after="0" w:line="240" w:lineRule="auto"/>
              <w:jc w:val="center"/>
              <w:rPr>
                <w:del w:id="13212" w:author="Stefanie Lane" w:date="2022-06-23T15:12:00Z"/>
                <w:rFonts w:ascii="Calibri" w:eastAsia="Times New Roman" w:hAnsi="Calibri" w:cs="Calibri"/>
                <w:color w:val="000000"/>
              </w:rPr>
            </w:pPr>
            <w:del w:id="13213"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422242B5" w14:textId="0D08D98B" w:rsidR="004F6583" w:rsidRPr="004F6583" w:rsidDel="00EB4CE1" w:rsidRDefault="004F6583" w:rsidP="004F6583">
            <w:pPr>
              <w:spacing w:after="0" w:line="240" w:lineRule="auto"/>
              <w:jc w:val="center"/>
              <w:rPr>
                <w:del w:id="13214" w:author="Stefanie Lane" w:date="2022-06-23T15:12:00Z"/>
                <w:rFonts w:ascii="Calibri" w:eastAsia="Times New Roman" w:hAnsi="Calibri" w:cs="Calibri"/>
                <w:color w:val="000000"/>
              </w:rPr>
            </w:pPr>
            <w:del w:id="1321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765EDC0" w14:textId="278E569B" w:rsidR="004F6583" w:rsidRPr="004F6583" w:rsidDel="00EB4CE1" w:rsidRDefault="004F6583" w:rsidP="004F6583">
            <w:pPr>
              <w:spacing w:after="0" w:line="240" w:lineRule="auto"/>
              <w:jc w:val="center"/>
              <w:rPr>
                <w:del w:id="13216" w:author="Stefanie Lane" w:date="2022-06-23T15:12:00Z"/>
                <w:rFonts w:ascii="Calibri" w:eastAsia="Times New Roman" w:hAnsi="Calibri" w:cs="Calibri"/>
                <w:color w:val="000000"/>
              </w:rPr>
            </w:pPr>
            <w:del w:id="1321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98782FD" w14:textId="3E047219" w:rsidTr="004F6583">
        <w:trPr>
          <w:trHeight w:val="290"/>
          <w:del w:id="13218" w:author="Stefanie Lane" w:date="2022-06-23T15:12:00Z"/>
        </w:trPr>
        <w:tc>
          <w:tcPr>
            <w:tcW w:w="1700" w:type="dxa"/>
            <w:vMerge/>
            <w:tcBorders>
              <w:top w:val="nil"/>
              <w:left w:val="nil"/>
              <w:bottom w:val="single" w:sz="4" w:space="0" w:color="000000"/>
              <w:right w:val="nil"/>
            </w:tcBorders>
            <w:vAlign w:val="center"/>
            <w:hideMark/>
          </w:tcPr>
          <w:p w14:paraId="36ABC3BF" w14:textId="1CA538AD" w:rsidR="004F6583" w:rsidRPr="004F6583" w:rsidDel="00EB4CE1" w:rsidRDefault="004F6583" w:rsidP="004F6583">
            <w:pPr>
              <w:spacing w:after="0" w:line="240" w:lineRule="auto"/>
              <w:rPr>
                <w:del w:id="1321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097BF33B" w:rsidR="004F6583" w:rsidRPr="004F6583" w:rsidDel="00EB4CE1" w:rsidRDefault="004F6583" w:rsidP="004F6583">
            <w:pPr>
              <w:spacing w:after="0" w:line="240" w:lineRule="auto"/>
              <w:rPr>
                <w:del w:id="13220" w:author="Stefanie Lane" w:date="2022-06-23T15:12:00Z"/>
                <w:rFonts w:ascii="Arial" w:eastAsia="Times New Roman" w:hAnsi="Arial" w:cs="Arial"/>
                <w:i/>
                <w:iCs/>
                <w:sz w:val="20"/>
                <w:szCs w:val="20"/>
              </w:rPr>
            </w:pPr>
            <w:del w:id="13221"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32EE29E" w:rsidR="004F6583" w:rsidRPr="004F6583" w:rsidDel="00EB4CE1" w:rsidRDefault="004F6583" w:rsidP="004F6583">
            <w:pPr>
              <w:spacing w:after="0" w:line="240" w:lineRule="auto"/>
              <w:jc w:val="center"/>
              <w:rPr>
                <w:del w:id="13222" w:author="Stefanie Lane" w:date="2022-06-23T15:12:00Z"/>
                <w:rFonts w:ascii="Calibri" w:eastAsia="Times New Roman" w:hAnsi="Calibri" w:cs="Calibri"/>
                <w:color w:val="000000"/>
              </w:rPr>
            </w:pPr>
            <w:del w:id="13223" w:author="Stefanie Lane" w:date="2022-06-23T15:12:00Z">
              <w:r w:rsidRPr="004F6583" w:rsidDel="00EB4CE1">
                <w:rPr>
                  <w:rFonts w:ascii="Calibri" w:eastAsia="Times New Roman" w:hAnsi="Calibri" w:cs="Calibri"/>
                  <w:color w:val="000000"/>
                </w:rPr>
                <w:delText>0.21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68B8AC79" w:rsidR="004F6583" w:rsidRPr="004F6583" w:rsidDel="00EB4CE1" w:rsidRDefault="004F6583" w:rsidP="004F6583">
            <w:pPr>
              <w:spacing w:after="0" w:line="240" w:lineRule="auto"/>
              <w:jc w:val="center"/>
              <w:rPr>
                <w:del w:id="13224" w:author="Stefanie Lane" w:date="2022-06-23T15:12:00Z"/>
                <w:rFonts w:ascii="Calibri" w:eastAsia="Times New Roman" w:hAnsi="Calibri" w:cs="Calibri"/>
                <w:color w:val="000000"/>
              </w:rPr>
            </w:pPr>
            <w:del w:id="1322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0FBD9F83" w:rsidR="004F6583" w:rsidRPr="004F6583" w:rsidDel="00EB4CE1" w:rsidRDefault="004F6583" w:rsidP="004F6583">
            <w:pPr>
              <w:spacing w:after="0" w:line="240" w:lineRule="auto"/>
              <w:jc w:val="center"/>
              <w:rPr>
                <w:del w:id="13226" w:author="Stefanie Lane" w:date="2022-06-23T15:12:00Z"/>
                <w:rFonts w:ascii="Calibri" w:eastAsia="Times New Roman" w:hAnsi="Calibri" w:cs="Calibri"/>
                <w:color w:val="000000"/>
              </w:rPr>
            </w:pPr>
            <w:del w:id="1322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EF8CAC4" w14:textId="789D1A3C" w:rsidR="004F6583" w:rsidRPr="004F6583" w:rsidDel="00EB4CE1" w:rsidRDefault="004F6583" w:rsidP="004F6583">
            <w:pPr>
              <w:spacing w:after="0" w:line="240" w:lineRule="auto"/>
              <w:jc w:val="center"/>
              <w:rPr>
                <w:del w:id="13228" w:author="Stefanie Lane" w:date="2022-06-23T15:12:00Z"/>
                <w:rFonts w:ascii="Calibri" w:eastAsia="Times New Roman" w:hAnsi="Calibri" w:cs="Calibri"/>
                <w:color w:val="000000"/>
              </w:rPr>
            </w:pPr>
            <w:del w:id="1322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D2C78A4" w14:textId="02F5579D" w:rsidTr="004F6583">
        <w:trPr>
          <w:trHeight w:val="290"/>
          <w:del w:id="13230" w:author="Stefanie Lane" w:date="2022-06-23T15:12:00Z"/>
        </w:trPr>
        <w:tc>
          <w:tcPr>
            <w:tcW w:w="1700" w:type="dxa"/>
            <w:vMerge/>
            <w:tcBorders>
              <w:top w:val="nil"/>
              <w:left w:val="nil"/>
              <w:bottom w:val="single" w:sz="4" w:space="0" w:color="000000"/>
              <w:right w:val="nil"/>
            </w:tcBorders>
            <w:vAlign w:val="center"/>
            <w:hideMark/>
          </w:tcPr>
          <w:p w14:paraId="5EB9102E" w14:textId="4B99FE20" w:rsidR="004F6583" w:rsidRPr="004F6583" w:rsidDel="00EB4CE1" w:rsidRDefault="004F6583" w:rsidP="004F6583">
            <w:pPr>
              <w:spacing w:after="0" w:line="240" w:lineRule="auto"/>
              <w:rPr>
                <w:del w:id="1323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6DB6F1AE" w:rsidR="004F6583" w:rsidRPr="004F6583" w:rsidDel="00EB4CE1" w:rsidRDefault="004F6583" w:rsidP="004F6583">
            <w:pPr>
              <w:spacing w:after="0" w:line="240" w:lineRule="auto"/>
              <w:rPr>
                <w:del w:id="13232" w:author="Stefanie Lane" w:date="2022-06-23T15:12:00Z"/>
                <w:rFonts w:ascii="Arial" w:eastAsia="Times New Roman" w:hAnsi="Arial" w:cs="Arial"/>
                <w:i/>
                <w:iCs/>
                <w:sz w:val="20"/>
                <w:szCs w:val="20"/>
              </w:rPr>
            </w:pPr>
            <w:del w:id="13233"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nil"/>
              <w:left w:val="nil"/>
              <w:bottom w:val="nil"/>
              <w:right w:val="nil"/>
            </w:tcBorders>
            <w:shd w:val="clear" w:color="auto" w:fill="auto"/>
            <w:noWrap/>
            <w:vAlign w:val="bottom"/>
            <w:hideMark/>
          </w:tcPr>
          <w:p w14:paraId="52572999" w14:textId="1E629B2C" w:rsidR="004F6583" w:rsidRPr="004F6583" w:rsidDel="00EB4CE1" w:rsidRDefault="004F6583" w:rsidP="004F6583">
            <w:pPr>
              <w:spacing w:after="0" w:line="240" w:lineRule="auto"/>
              <w:jc w:val="center"/>
              <w:rPr>
                <w:del w:id="13234" w:author="Stefanie Lane" w:date="2022-06-23T15:12:00Z"/>
                <w:rFonts w:ascii="Calibri" w:eastAsia="Times New Roman" w:hAnsi="Calibri" w:cs="Calibri"/>
                <w:color w:val="000000"/>
              </w:rPr>
            </w:pPr>
            <w:del w:id="13235"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74E3AC1E" w14:textId="47E79D4F" w:rsidR="004F6583" w:rsidRPr="004F6583" w:rsidDel="00EB4CE1" w:rsidRDefault="004F6583" w:rsidP="004F6583">
            <w:pPr>
              <w:spacing w:after="0" w:line="240" w:lineRule="auto"/>
              <w:jc w:val="center"/>
              <w:rPr>
                <w:del w:id="13236" w:author="Stefanie Lane" w:date="2022-06-23T15:12:00Z"/>
                <w:rFonts w:ascii="Calibri" w:eastAsia="Times New Roman" w:hAnsi="Calibri" w:cs="Calibri"/>
                <w:color w:val="000000"/>
              </w:rPr>
            </w:pPr>
            <w:del w:id="13237"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5D4EFD6C" w14:textId="1B8AADA1" w:rsidR="004F6583" w:rsidRPr="004F6583" w:rsidDel="00EB4CE1" w:rsidRDefault="004F6583" w:rsidP="004F6583">
            <w:pPr>
              <w:spacing w:after="0" w:line="240" w:lineRule="auto"/>
              <w:jc w:val="center"/>
              <w:rPr>
                <w:del w:id="13238" w:author="Stefanie Lane" w:date="2022-06-23T15:12:00Z"/>
                <w:rFonts w:ascii="Calibri" w:eastAsia="Times New Roman" w:hAnsi="Calibri" w:cs="Calibri"/>
                <w:color w:val="000000"/>
              </w:rPr>
            </w:pPr>
            <w:del w:id="1323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A5D0242" w14:textId="3233A95E" w:rsidR="004F6583" w:rsidRPr="004F6583" w:rsidDel="00EB4CE1" w:rsidRDefault="004F6583" w:rsidP="004F6583">
            <w:pPr>
              <w:spacing w:after="0" w:line="240" w:lineRule="auto"/>
              <w:jc w:val="center"/>
              <w:rPr>
                <w:del w:id="13240" w:author="Stefanie Lane" w:date="2022-06-23T15:12:00Z"/>
                <w:rFonts w:ascii="Calibri" w:eastAsia="Times New Roman" w:hAnsi="Calibri" w:cs="Calibri"/>
                <w:color w:val="000000"/>
              </w:rPr>
            </w:pPr>
            <w:del w:id="1324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2BBEEB5" w14:textId="25597328" w:rsidTr="004F6583">
        <w:trPr>
          <w:trHeight w:val="290"/>
          <w:del w:id="13242" w:author="Stefanie Lane" w:date="2022-06-23T15:12:00Z"/>
        </w:trPr>
        <w:tc>
          <w:tcPr>
            <w:tcW w:w="1700" w:type="dxa"/>
            <w:vMerge/>
            <w:tcBorders>
              <w:top w:val="nil"/>
              <w:left w:val="nil"/>
              <w:bottom w:val="single" w:sz="4" w:space="0" w:color="000000"/>
              <w:right w:val="nil"/>
            </w:tcBorders>
            <w:vAlign w:val="center"/>
            <w:hideMark/>
          </w:tcPr>
          <w:p w14:paraId="4E1CFD2D" w14:textId="192EDB0F" w:rsidR="004F6583" w:rsidRPr="004F6583" w:rsidDel="00EB4CE1" w:rsidRDefault="004F6583" w:rsidP="004F6583">
            <w:pPr>
              <w:spacing w:after="0" w:line="240" w:lineRule="auto"/>
              <w:rPr>
                <w:del w:id="1324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6B539AA4" w:rsidR="004F6583" w:rsidRPr="004F6583" w:rsidDel="00EB4CE1" w:rsidRDefault="004F6583" w:rsidP="004F6583">
            <w:pPr>
              <w:spacing w:after="0" w:line="240" w:lineRule="auto"/>
              <w:rPr>
                <w:del w:id="13244" w:author="Stefanie Lane" w:date="2022-06-23T15:12:00Z"/>
                <w:rFonts w:ascii="Arial" w:eastAsia="Times New Roman" w:hAnsi="Arial" w:cs="Arial"/>
                <w:i/>
                <w:iCs/>
                <w:sz w:val="20"/>
                <w:szCs w:val="20"/>
              </w:rPr>
            </w:pPr>
            <w:del w:id="13245" w:author="Stefanie Lane" w:date="2022-06-23T15:12:00Z">
              <w:r w:rsidRPr="004F6583" w:rsidDel="00EB4CE1">
                <w:rPr>
                  <w:rFonts w:ascii="Arial" w:eastAsia="Times New Roman" w:hAnsi="Arial" w:cs="Arial"/>
                  <w:i/>
                  <w:iCs/>
                  <w:sz w:val="20"/>
                  <w:szCs w:val="20"/>
                </w:rPr>
                <w:delText>Poa trivialis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01606677" w:rsidR="004F6583" w:rsidRPr="004F6583" w:rsidDel="00EB4CE1" w:rsidRDefault="004F6583" w:rsidP="004F6583">
            <w:pPr>
              <w:spacing w:after="0" w:line="240" w:lineRule="auto"/>
              <w:jc w:val="center"/>
              <w:rPr>
                <w:del w:id="13246" w:author="Stefanie Lane" w:date="2022-06-23T15:12:00Z"/>
                <w:rFonts w:ascii="Calibri" w:eastAsia="Times New Roman" w:hAnsi="Calibri" w:cs="Calibri"/>
                <w:color w:val="000000"/>
              </w:rPr>
            </w:pPr>
            <w:del w:id="13247"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6A479175" w:rsidR="004F6583" w:rsidRPr="004F6583" w:rsidDel="00EB4CE1" w:rsidRDefault="004F6583" w:rsidP="004F6583">
            <w:pPr>
              <w:spacing w:after="0" w:line="240" w:lineRule="auto"/>
              <w:jc w:val="center"/>
              <w:rPr>
                <w:del w:id="13248" w:author="Stefanie Lane" w:date="2022-06-23T15:12:00Z"/>
                <w:rFonts w:ascii="Calibri" w:eastAsia="Times New Roman" w:hAnsi="Calibri" w:cs="Calibri"/>
                <w:color w:val="000000"/>
              </w:rPr>
            </w:pPr>
            <w:del w:id="1324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56A4387B" w:rsidR="004F6583" w:rsidRPr="004F6583" w:rsidDel="00EB4CE1" w:rsidRDefault="004F6583" w:rsidP="004F6583">
            <w:pPr>
              <w:spacing w:after="0" w:line="240" w:lineRule="auto"/>
              <w:jc w:val="center"/>
              <w:rPr>
                <w:del w:id="13250" w:author="Stefanie Lane" w:date="2022-06-23T15:12:00Z"/>
                <w:rFonts w:ascii="Calibri" w:eastAsia="Times New Roman" w:hAnsi="Calibri" w:cs="Calibri"/>
                <w:color w:val="000000"/>
              </w:rPr>
            </w:pPr>
            <w:del w:id="1325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3BFDCD5B" w14:textId="7517991A" w:rsidR="004F6583" w:rsidRPr="004F6583" w:rsidDel="00EB4CE1" w:rsidRDefault="004F6583" w:rsidP="004F6583">
            <w:pPr>
              <w:spacing w:after="0" w:line="240" w:lineRule="auto"/>
              <w:jc w:val="center"/>
              <w:rPr>
                <w:del w:id="13252" w:author="Stefanie Lane" w:date="2022-06-23T15:12:00Z"/>
                <w:rFonts w:ascii="Calibri" w:eastAsia="Times New Roman" w:hAnsi="Calibri" w:cs="Calibri"/>
                <w:color w:val="000000"/>
              </w:rPr>
            </w:pPr>
            <w:del w:id="1325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75C7AA9" w14:textId="02E42D64" w:rsidTr="004F6583">
        <w:trPr>
          <w:trHeight w:val="290"/>
          <w:del w:id="13254" w:author="Stefanie Lane" w:date="2022-06-23T15:12:00Z"/>
        </w:trPr>
        <w:tc>
          <w:tcPr>
            <w:tcW w:w="1700" w:type="dxa"/>
            <w:vMerge/>
            <w:tcBorders>
              <w:top w:val="nil"/>
              <w:left w:val="nil"/>
              <w:bottom w:val="single" w:sz="4" w:space="0" w:color="000000"/>
              <w:right w:val="nil"/>
            </w:tcBorders>
            <w:vAlign w:val="center"/>
            <w:hideMark/>
          </w:tcPr>
          <w:p w14:paraId="4EC156A4" w14:textId="73A390FB" w:rsidR="004F6583" w:rsidRPr="004F6583" w:rsidDel="00EB4CE1" w:rsidRDefault="004F6583" w:rsidP="004F6583">
            <w:pPr>
              <w:spacing w:after="0" w:line="240" w:lineRule="auto"/>
              <w:rPr>
                <w:del w:id="1325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64FDEA03" w:rsidR="004F6583" w:rsidRPr="004F6583" w:rsidDel="00EB4CE1" w:rsidRDefault="004F6583" w:rsidP="004F6583">
            <w:pPr>
              <w:spacing w:after="0" w:line="240" w:lineRule="auto"/>
              <w:rPr>
                <w:del w:id="13256" w:author="Stefanie Lane" w:date="2022-06-23T15:12:00Z"/>
                <w:rFonts w:ascii="Arial" w:eastAsia="Times New Roman" w:hAnsi="Arial" w:cs="Arial"/>
                <w:i/>
                <w:iCs/>
                <w:sz w:val="20"/>
                <w:szCs w:val="20"/>
              </w:rPr>
            </w:pPr>
            <w:del w:id="13257"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nil"/>
              <w:left w:val="nil"/>
              <w:bottom w:val="nil"/>
              <w:right w:val="nil"/>
            </w:tcBorders>
            <w:shd w:val="clear" w:color="auto" w:fill="auto"/>
            <w:noWrap/>
            <w:vAlign w:val="bottom"/>
            <w:hideMark/>
          </w:tcPr>
          <w:p w14:paraId="43E8A5A0" w14:textId="7C07669A" w:rsidR="004F6583" w:rsidRPr="004F6583" w:rsidDel="00EB4CE1" w:rsidRDefault="004F6583" w:rsidP="004F6583">
            <w:pPr>
              <w:spacing w:after="0" w:line="240" w:lineRule="auto"/>
              <w:jc w:val="center"/>
              <w:rPr>
                <w:del w:id="13258" w:author="Stefanie Lane" w:date="2022-06-23T15:12:00Z"/>
                <w:rFonts w:ascii="Calibri" w:eastAsia="Times New Roman" w:hAnsi="Calibri" w:cs="Calibri"/>
                <w:color w:val="000000"/>
              </w:rPr>
            </w:pPr>
            <w:del w:id="13259"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4F26D60C" w14:textId="42F82944" w:rsidR="004F6583" w:rsidRPr="004F6583" w:rsidDel="00EB4CE1" w:rsidRDefault="004F6583" w:rsidP="004F6583">
            <w:pPr>
              <w:spacing w:after="0" w:line="240" w:lineRule="auto"/>
              <w:jc w:val="center"/>
              <w:rPr>
                <w:del w:id="13260" w:author="Stefanie Lane" w:date="2022-06-23T15:12:00Z"/>
                <w:rFonts w:ascii="Calibri" w:eastAsia="Times New Roman" w:hAnsi="Calibri" w:cs="Calibri"/>
                <w:color w:val="000000"/>
              </w:rPr>
            </w:pPr>
            <w:del w:id="13261"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1FEE6BEB" w14:textId="4553F157" w:rsidR="004F6583" w:rsidRPr="004F6583" w:rsidDel="00EB4CE1" w:rsidRDefault="004F6583" w:rsidP="004F6583">
            <w:pPr>
              <w:spacing w:after="0" w:line="240" w:lineRule="auto"/>
              <w:jc w:val="center"/>
              <w:rPr>
                <w:del w:id="13262" w:author="Stefanie Lane" w:date="2022-06-23T15:12:00Z"/>
                <w:rFonts w:ascii="Calibri" w:eastAsia="Times New Roman" w:hAnsi="Calibri" w:cs="Calibri"/>
                <w:color w:val="000000"/>
              </w:rPr>
            </w:pPr>
            <w:del w:id="1326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18AEDCE2" w14:textId="405E7610" w:rsidR="004F6583" w:rsidRPr="004F6583" w:rsidDel="00EB4CE1" w:rsidRDefault="004F6583" w:rsidP="004F6583">
            <w:pPr>
              <w:spacing w:after="0" w:line="240" w:lineRule="auto"/>
              <w:jc w:val="center"/>
              <w:rPr>
                <w:del w:id="13264" w:author="Stefanie Lane" w:date="2022-06-23T15:12:00Z"/>
                <w:rFonts w:ascii="Calibri" w:eastAsia="Times New Roman" w:hAnsi="Calibri" w:cs="Calibri"/>
                <w:color w:val="000000"/>
              </w:rPr>
            </w:pPr>
            <w:del w:id="1326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267FCCC" w14:textId="41FA8C3E" w:rsidTr="004F6583">
        <w:trPr>
          <w:trHeight w:val="290"/>
          <w:del w:id="13266" w:author="Stefanie Lane" w:date="2022-06-23T15:12:00Z"/>
        </w:trPr>
        <w:tc>
          <w:tcPr>
            <w:tcW w:w="1700" w:type="dxa"/>
            <w:vMerge/>
            <w:tcBorders>
              <w:top w:val="nil"/>
              <w:left w:val="nil"/>
              <w:bottom w:val="single" w:sz="4" w:space="0" w:color="000000"/>
              <w:right w:val="nil"/>
            </w:tcBorders>
            <w:vAlign w:val="center"/>
            <w:hideMark/>
          </w:tcPr>
          <w:p w14:paraId="01DA4D7C" w14:textId="06AE062F" w:rsidR="004F6583" w:rsidRPr="004F6583" w:rsidDel="00EB4CE1" w:rsidRDefault="004F6583" w:rsidP="004F6583">
            <w:pPr>
              <w:spacing w:after="0" w:line="240" w:lineRule="auto"/>
              <w:rPr>
                <w:del w:id="1326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5D2FFD09" w:rsidR="004F6583" w:rsidRPr="004F6583" w:rsidDel="00EB4CE1" w:rsidRDefault="004F6583" w:rsidP="004F6583">
            <w:pPr>
              <w:spacing w:after="0" w:line="240" w:lineRule="auto"/>
              <w:rPr>
                <w:del w:id="13268" w:author="Stefanie Lane" w:date="2022-06-23T15:12:00Z"/>
                <w:rFonts w:ascii="Arial" w:eastAsia="Times New Roman" w:hAnsi="Arial" w:cs="Arial"/>
                <w:i/>
                <w:iCs/>
                <w:sz w:val="20"/>
                <w:szCs w:val="20"/>
              </w:rPr>
            </w:pPr>
            <w:del w:id="13269"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150B2970" w:rsidR="004F6583" w:rsidRPr="004F6583" w:rsidDel="00EB4CE1" w:rsidRDefault="004F6583" w:rsidP="004F6583">
            <w:pPr>
              <w:spacing w:after="0" w:line="240" w:lineRule="auto"/>
              <w:jc w:val="center"/>
              <w:rPr>
                <w:del w:id="13270" w:author="Stefanie Lane" w:date="2022-06-23T15:12:00Z"/>
                <w:rFonts w:ascii="Calibri" w:eastAsia="Times New Roman" w:hAnsi="Calibri" w:cs="Calibri"/>
                <w:color w:val="000000"/>
              </w:rPr>
            </w:pPr>
            <w:del w:id="13271"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68417CCF" w:rsidR="004F6583" w:rsidRPr="004F6583" w:rsidDel="00EB4CE1" w:rsidRDefault="004F6583" w:rsidP="004F6583">
            <w:pPr>
              <w:spacing w:after="0" w:line="240" w:lineRule="auto"/>
              <w:jc w:val="center"/>
              <w:rPr>
                <w:del w:id="13272" w:author="Stefanie Lane" w:date="2022-06-23T15:12:00Z"/>
                <w:rFonts w:ascii="Calibri" w:eastAsia="Times New Roman" w:hAnsi="Calibri" w:cs="Calibri"/>
                <w:color w:val="000000"/>
              </w:rPr>
            </w:pPr>
            <w:del w:id="13273"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335E0A36" w:rsidR="004F6583" w:rsidRPr="004F6583" w:rsidDel="00EB4CE1" w:rsidRDefault="004F6583" w:rsidP="004F6583">
            <w:pPr>
              <w:spacing w:after="0" w:line="240" w:lineRule="auto"/>
              <w:jc w:val="center"/>
              <w:rPr>
                <w:del w:id="13274" w:author="Stefanie Lane" w:date="2022-06-23T15:12:00Z"/>
                <w:rFonts w:ascii="Calibri" w:eastAsia="Times New Roman" w:hAnsi="Calibri" w:cs="Calibri"/>
                <w:color w:val="000000"/>
              </w:rPr>
            </w:pPr>
            <w:del w:id="13275"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360F421C" w14:textId="39BA7A81" w:rsidR="004F6583" w:rsidRPr="004F6583" w:rsidDel="00EB4CE1" w:rsidRDefault="004F6583" w:rsidP="004F6583">
            <w:pPr>
              <w:spacing w:after="0" w:line="240" w:lineRule="auto"/>
              <w:jc w:val="center"/>
              <w:rPr>
                <w:del w:id="13276" w:author="Stefanie Lane" w:date="2022-06-23T15:12:00Z"/>
                <w:rFonts w:ascii="Calibri" w:eastAsia="Times New Roman" w:hAnsi="Calibri" w:cs="Calibri"/>
                <w:color w:val="000000"/>
              </w:rPr>
            </w:pPr>
            <w:del w:id="13277"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052DC965" w14:textId="6D3AEEBC" w:rsidTr="004F6583">
        <w:trPr>
          <w:trHeight w:val="290"/>
          <w:del w:id="13278" w:author="Stefanie Lane" w:date="2022-06-23T15:12:00Z"/>
        </w:trPr>
        <w:tc>
          <w:tcPr>
            <w:tcW w:w="1700" w:type="dxa"/>
            <w:vMerge/>
            <w:tcBorders>
              <w:top w:val="nil"/>
              <w:left w:val="nil"/>
              <w:bottom w:val="single" w:sz="4" w:space="0" w:color="000000"/>
              <w:right w:val="nil"/>
            </w:tcBorders>
            <w:vAlign w:val="center"/>
            <w:hideMark/>
          </w:tcPr>
          <w:p w14:paraId="6A59E2AB" w14:textId="43E2F725" w:rsidR="004F6583" w:rsidRPr="004F6583" w:rsidDel="00EB4CE1" w:rsidRDefault="004F6583" w:rsidP="004F6583">
            <w:pPr>
              <w:spacing w:after="0" w:line="240" w:lineRule="auto"/>
              <w:rPr>
                <w:del w:id="1327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530315C" w:rsidR="004F6583" w:rsidRPr="004F6583" w:rsidDel="00EB4CE1" w:rsidRDefault="004F6583" w:rsidP="004F6583">
            <w:pPr>
              <w:spacing w:after="0" w:line="240" w:lineRule="auto"/>
              <w:rPr>
                <w:del w:id="13280" w:author="Stefanie Lane" w:date="2022-06-23T15:12:00Z"/>
                <w:rFonts w:ascii="Arial" w:eastAsia="Times New Roman" w:hAnsi="Arial" w:cs="Arial"/>
                <w:i/>
                <w:iCs/>
                <w:sz w:val="20"/>
                <w:szCs w:val="20"/>
              </w:rPr>
            </w:pPr>
            <w:del w:id="13281"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nil"/>
              <w:left w:val="nil"/>
              <w:bottom w:val="nil"/>
              <w:right w:val="nil"/>
            </w:tcBorders>
            <w:shd w:val="clear" w:color="auto" w:fill="auto"/>
            <w:noWrap/>
            <w:vAlign w:val="bottom"/>
            <w:hideMark/>
          </w:tcPr>
          <w:p w14:paraId="29B63FB9" w14:textId="54E29E57" w:rsidR="004F6583" w:rsidRPr="004F6583" w:rsidDel="00EB4CE1" w:rsidRDefault="004F6583" w:rsidP="004F6583">
            <w:pPr>
              <w:spacing w:after="0" w:line="240" w:lineRule="auto"/>
              <w:jc w:val="center"/>
              <w:rPr>
                <w:del w:id="13282" w:author="Stefanie Lane" w:date="2022-06-23T15:12:00Z"/>
                <w:rFonts w:ascii="Calibri" w:eastAsia="Times New Roman" w:hAnsi="Calibri" w:cs="Calibri"/>
                <w:color w:val="000000"/>
              </w:rPr>
            </w:pPr>
            <w:del w:id="13283" w:author="Stefanie Lane" w:date="2022-06-23T15:12:00Z">
              <w:r w:rsidRPr="004F6583" w:rsidDel="00EB4CE1">
                <w:rPr>
                  <w:rFonts w:ascii="Calibri" w:eastAsia="Times New Roman" w:hAnsi="Calibri" w:cs="Calibri"/>
                  <w:color w:val="000000"/>
                </w:rPr>
                <w:delText>0.05</w:delText>
              </w:r>
            </w:del>
          </w:p>
        </w:tc>
        <w:tc>
          <w:tcPr>
            <w:tcW w:w="960" w:type="dxa"/>
            <w:tcBorders>
              <w:top w:val="nil"/>
              <w:left w:val="nil"/>
              <w:bottom w:val="nil"/>
              <w:right w:val="nil"/>
            </w:tcBorders>
            <w:shd w:val="clear" w:color="auto" w:fill="auto"/>
            <w:noWrap/>
            <w:vAlign w:val="bottom"/>
            <w:hideMark/>
          </w:tcPr>
          <w:p w14:paraId="4FB76A0F" w14:textId="14E15CA1" w:rsidR="004F6583" w:rsidRPr="004F6583" w:rsidDel="00EB4CE1" w:rsidRDefault="004F6583" w:rsidP="004F6583">
            <w:pPr>
              <w:spacing w:after="0" w:line="240" w:lineRule="auto"/>
              <w:jc w:val="center"/>
              <w:rPr>
                <w:del w:id="13284" w:author="Stefanie Lane" w:date="2022-06-23T15:12:00Z"/>
                <w:rFonts w:ascii="Calibri" w:eastAsia="Times New Roman" w:hAnsi="Calibri" w:cs="Calibri"/>
                <w:color w:val="000000"/>
              </w:rPr>
            </w:pPr>
            <w:del w:id="13285"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4A6C90B9" w14:textId="24AB4AFB" w:rsidR="004F6583" w:rsidRPr="004F6583" w:rsidDel="00EB4CE1" w:rsidRDefault="004F6583" w:rsidP="004F6583">
            <w:pPr>
              <w:spacing w:after="0" w:line="240" w:lineRule="auto"/>
              <w:jc w:val="center"/>
              <w:rPr>
                <w:del w:id="13286" w:author="Stefanie Lane" w:date="2022-06-23T15:12:00Z"/>
                <w:rFonts w:ascii="Calibri" w:eastAsia="Times New Roman" w:hAnsi="Calibri" w:cs="Calibri"/>
                <w:color w:val="000000"/>
              </w:rPr>
            </w:pPr>
            <w:del w:id="13287"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41F8E9CA" w14:textId="5A684564" w:rsidR="004F6583" w:rsidRPr="004F6583" w:rsidDel="00EB4CE1" w:rsidRDefault="004F6583" w:rsidP="004F6583">
            <w:pPr>
              <w:spacing w:after="0" w:line="240" w:lineRule="auto"/>
              <w:jc w:val="center"/>
              <w:rPr>
                <w:del w:id="13288" w:author="Stefanie Lane" w:date="2022-06-23T15:12:00Z"/>
                <w:rFonts w:ascii="Calibri" w:eastAsia="Times New Roman" w:hAnsi="Calibri" w:cs="Calibri"/>
                <w:color w:val="000000"/>
              </w:rPr>
            </w:pPr>
            <w:del w:id="13289"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508B32DE" w14:textId="5B30E512" w:rsidTr="004F6583">
        <w:trPr>
          <w:trHeight w:val="290"/>
          <w:del w:id="13290" w:author="Stefanie Lane" w:date="2022-06-23T15:12:00Z"/>
        </w:trPr>
        <w:tc>
          <w:tcPr>
            <w:tcW w:w="1700" w:type="dxa"/>
            <w:vMerge/>
            <w:tcBorders>
              <w:top w:val="nil"/>
              <w:left w:val="nil"/>
              <w:bottom w:val="single" w:sz="4" w:space="0" w:color="000000"/>
              <w:right w:val="nil"/>
            </w:tcBorders>
            <w:vAlign w:val="center"/>
            <w:hideMark/>
          </w:tcPr>
          <w:p w14:paraId="4893E775" w14:textId="08E5813C" w:rsidR="004F6583" w:rsidRPr="004F6583" w:rsidDel="00EB4CE1" w:rsidRDefault="004F6583" w:rsidP="004F6583">
            <w:pPr>
              <w:spacing w:after="0" w:line="240" w:lineRule="auto"/>
              <w:rPr>
                <w:del w:id="1329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679B93AA" w:rsidR="004F6583" w:rsidRPr="004F6583" w:rsidDel="00EB4CE1" w:rsidRDefault="004F6583" w:rsidP="004F6583">
            <w:pPr>
              <w:spacing w:after="0" w:line="240" w:lineRule="auto"/>
              <w:rPr>
                <w:del w:id="13292" w:author="Stefanie Lane" w:date="2022-06-23T15:12:00Z"/>
                <w:rFonts w:ascii="Arial" w:eastAsia="Times New Roman" w:hAnsi="Arial" w:cs="Arial"/>
                <w:i/>
                <w:iCs/>
                <w:sz w:val="20"/>
                <w:szCs w:val="20"/>
              </w:rPr>
            </w:pPr>
            <w:del w:id="13293"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567CDBCA" w:rsidR="004F6583" w:rsidRPr="004F6583" w:rsidDel="00EB4CE1" w:rsidRDefault="004F6583" w:rsidP="004F6583">
            <w:pPr>
              <w:spacing w:after="0" w:line="240" w:lineRule="auto"/>
              <w:jc w:val="center"/>
              <w:rPr>
                <w:del w:id="13294" w:author="Stefanie Lane" w:date="2022-06-23T15:12:00Z"/>
                <w:rFonts w:ascii="Calibri" w:eastAsia="Times New Roman" w:hAnsi="Calibri" w:cs="Calibri"/>
                <w:color w:val="000000"/>
              </w:rPr>
            </w:pPr>
            <w:del w:id="13295"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0F08B7F7" w:rsidR="004F6583" w:rsidRPr="004F6583" w:rsidDel="00EB4CE1" w:rsidRDefault="004F6583" w:rsidP="004F6583">
            <w:pPr>
              <w:spacing w:after="0" w:line="240" w:lineRule="auto"/>
              <w:jc w:val="center"/>
              <w:rPr>
                <w:del w:id="13296" w:author="Stefanie Lane" w:date="2022-06-23T15:12:00Z"/>
                <w:rFonts w:ascii="Calibri" w:eastAsia="Times New Roman" w:hAnsi="Calibri" w:cs="Calibri"/>
                <w:color w:val="000000"/>
              </w:rPr>
            </w:pPr>
            <w:del w:id="1329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5C864191" w:rsidR="004F6583" w:rsidRPr="004F6583" w:rsidDel="00EB4CE1" w:rsidRDefault="004F6583" w:rsidP="004F6583">
            <w:pPr>
              <w:spacing w:after="0" w:line="240" w:lineRule="auto"/>
              <w:jc w:val="center"/>
              <w:rPr>
                <w:del w:id="13298" w:author="Stefanie Lane" w:date="2022-06-23T15:12:00Z"/>
                <w:rFonts w:ascii="Calibri" w:eastAsia="Times New Roman" w:hAnsi="Calibri" w:cs="Calibri"/>
                <w:color w:val="000000"/>
              </w:rPr>
            </w:pPr>
            <w:del w:id="13299"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537963B" w14:textId="258E326A" w:rsidR="004F6583" w:rsidRPr="004F6583" w:rsidDel="00EB4CE1" w:rsidRDefault="004F6583" w:rsidP="004F6583">
            <w:pPr>
              <w:spacing w:after="0" w:line="240" w:lineRule="auto"/>
              <w:jc w:val="center"/>
              <w:rPr>
                <w:del w:id="13300" w:author="Stefanie Lane" w:date="2022-06-23T15:12:00Z"/>
                <w:rFonts w:ascii="Calibri" w:eastAsia="Times New Roman" w:hAnsi="Calibri" w:cs="Calibri"/>
                <w:color w:val="000000"/>
              </w:rPr>
            </w:pPr>
            <w:del w:id="13301"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58548CC1" w14:textId="5D7E0E03" w:rsidTr="004F6583">
        <w:trPr>
          <w:trHeight w:val="290"/>
          <w:del w:id="13302" w:author="Stefanie Lane" w:date="2022-06-23T15:12:00Z"/>
        </w:trPr>
        <w:tc>
          <w:tcPr>
            <w:tcW w:w="1700" w:type="dxa"/>
            <w:vMerge/>
            <w:tcBorders>
              <w:top w:val="nil"/>
              <w:left w:val="nil"/>
              <w:bottom w:val="single" w:sz="4" w:space="0" w:color="000000"/>
              <w:right w:val="nil"/>
            </w:tcBorders>
            <w:vAlign w:val="center"/>
            <w:hideMark/>
          </w:tcPr>
          <w:p w14:paraId="072B5BE6" w14:textId="7DD0D833" w:rsidR="004F6583" w:rsidRPr="004F6583" w:rsidDel="00EB4CE1" w:rsidRDefault="004F6583" w:rsidP="004F6583">
            <w:pPr>
              <w:spacing w:after="0" w:line="240" w:lineRule="auto"/>
              <w:rPr>
                <w:del w:id="1330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5003159C" w:rsidR="004F6583" w:rsidRPr="004F6583" w:rsidDel="00EB4CE1" w:rsidRDefault="004F6583" w:rsidP="004F6583">
            <w:pPr>
              <w:spacing w:after="0" w:line="240" w:lineRule="auto"/>
              <w:rPr>
                <w:del w:id="13304" w:author="Stefanie Lane" w:date="2022-06-23T15:12:00Z"/>
                <w:rFonts w:ascii="Arial" w:eastAsia="Times New Roman" w:hAnsi="Arial" w:cs="Arial"/>
                <w:i/>
                <w:iCs/>
                <w:sz w:val="20"/>
                <w:szCs w:val="20"/>
              </w:rPr>
            </w:pPr>
            <w:del w:id="13305"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nil"/>
              <w:left w:val="nil"/>
              <w:bottom w:val="nil"/>
              <w:right w:val="nil"/>
            </w:tcBorders>
            <w:shd w:val="clear" w:color="auto" w:fill="auto"/>
            <w:noWrap/>
            <w:vAlign w:val="bottom"/>
            <w:hideMark/>
          </w:tcPr>
          <w:p w14:paraId="02D4E1B4" w14:textId="2160EFE5" w:rsidR="004F6583" w:rsidRPr="004F6583" w:rsidDel="00EB4CE1" w:rsidRDefault="004F6583" w:rsidP="004F6583">
            <w:pPr>
              <w:spacing w:after="0" w:line="240" w:lineRule="auto"/>
              <w:jc w:val="center"/>
              <w:rPr>
                <w:del w:id="13306" w:author="Stefanie Lane" w:date="2022-06-23T15:12:00Z"/>
                <w:rFonts w:ascii="Calibri" w:eastAsia="Times New Roman" w:hAnsi="Calibri" w:cs="Calibri"/>
                <w:color w:val="000000"/>
              </w:rPr>
            </w:pPr>
            <w:del w:id="13307" w:author="Stefanie Lane" w:date="2022-06-23T15:12:00Z">
              <w:r w:rsidRPr="004F6583" w:rsidDel="00EB4CE1">
                <w:rPr>
                  <w:rFonts w:ascii="Calibri" w:eastAsia="Times New Roman" w:hAnsi="Calibri" w:cs="Calibri"/>
                  <w:color w:val="000000"/>
                </w:rPr>
                <w:delText>0.95</w:delText>
              </w:r>
            </w:del>
          </w:p>
        </w:tc>
        <w:tc>
          <w:tcPr>
            <w:tcW w:w="960" w:type="dxa"/>
            <w:tcBorders>
              <w:top w:val="nil"/>
              <w:left w:val="nil"/>
              <w:bottom w:val="nil"/>
              <w:right w:val="nil"/>
            </w:tcBorders>
            <w:shd w:val="clear" w:color="auto" w:fill="auto"/>
            <w:noWrap/>
            <w:vAlign w:val="bottom"/>
            <w:hideMark/>
          </w:tcPr>
          <w:p w14:paraId="3BE3728F" w14:textId="1EDFDF16" w:rsidR="004F6583" w:rsidRPr="004F6583" w:rsidDel="00EB4CE1" w:rsidRDefault="004F6583" w:rsidP="004F6583">
            <w:pPr>
              <w:spacing w:after="0" w:line="240" w:lineRule="auto"/>
              <w:jc w:val="center"/>
              <w:rPr>
                <w:del w:id="13308" w:author="Stefanie Lane" w:date="2022-06-23T15:12:00Z"/>
                <w:rFonts w:ascii="Calibri" w:eastAsia="Times New Roman" w:hAnsi="Calibri" w:cs="Calibri"/>
                <w:color w:val="000000"/>
              </w:rPr>
            </w:pPr>
            <w:del w:id="13309" w:author="Stefanie Lane" w:date="2022-06-23T15:12:00Z">
              <w:r w:rsidRPr="004F6583" w:rsidDel="00EB4CE1">
                <w:rPr>
                  <w:rFonts w:ascii="Calibri" w:eastAsia="Times New Roman" w:hAnsi="Calibri" w:cs="Calibri"/>
                  <w:color w:val="000000"/>
                </w:rPr>
                <w:delText>0.22</w:delText>
              </w:r>
            </w:del>
          </w:p>
        </w:tc>
        <w:tc>
          <w:tcPr>
            <w:tcW w:w="960" w:type="dxa"/>
            <w:tcBorders>
              <w:top w:val="nil"/>
              <w:left w:val="nil"/>
              <w:bottom w:val="nil"/>
              <w:right w:val="nil"/>
            </w:tcBorders>
            <w:shd w:val="clear" w:color="auto" w:fill="auto"/>
            <w:noWrap/>
            <w:vAlign w:val="bottom"/>
            <w:hideMark/>
          </w:tcPr>
          <w:p w14:paraId="1FAEAC53" w14:textId="0D7E1FFE" w:rsidR="004F6583" w:rsidRPr="004F6583" w:rsidDel="00EB4CE1" w:rsidRDefault="004F6583" w:rsidP="004F6583">
            <w:pPr>
              <w:spacing w:after="0" w:line="240" w:lineRule="auto"/>
              <w:jc w:val="center"/>
              <w:rPr>
                <w:del w:id="13310" w:author="Stefanie Lane" w:date="2022-06-23T15:12:00Z"/>
                <w:rFonts w:ascii="Calibri" w:eastAsia="Times New Roman" w:hAnsi="Calibri" w:cs="Calibri"/>
                <w:color w:val="000000"/>
              </w:rPr>
            </w:pPr>
            <w:del w:id="13311"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0B15A481" w14:textId="3A9E1450" w:rsidR="004F6583" w:rsidRPr="004F6583" w:rsidDel="00EB4CE1" w:rsidRDefault="004F6583" w:rsidP="004F6583">
            <w:pPr>
              <w:spacing w:after="0" w:line="240" w:lineRule="auto"/>
              <w:jc w:val="center"/>
              <w:rPr>
                <w:del w:id="13312" w:author="Stefanie Lane" w:date="2022-06-23T15:12:00Z"/>
                <w:rFonts w:ascii="Calibri" w:eastAsia="Times New Roman" w:hAnsi="Calibri" w:cs="Calibri"/>
                <w:color w:val="000000"/>
              </w:rPr>
            </w:pPr>
            <w:del w:id="13313"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4129C36E" w14:textId="193D82AE" w:rsidTr="004F6583">
        <w:trPr>
          <w:trHeight w:val="290"/>
          <w:del w:id="13314" w:author="Stefanie Lane" w:date="2022-06-23T15:12:00Z"/>
        </w:trPr>
        <w:tc>
          <w:tcPr>
            <w:tcW w:w="1700" w:type="dxa"/>
            <w:vMerge/>
            <w:tcBorders>
              <w:top w:val="nil"/>
              <w:left w:val="nil"/>
              <w:bottom w:val="single" w:sz="4" w:space="0" w:color="000000"/>
              <w:right w:val="nil"/>
            </w:tcBorders>
            <w:vAlign w:val="center"/>
            <w:hideMark/>
          </w:tcPr>
          <w:p w14:paraId="3EA8A22D" w14:textId="47EC77D5" w:rsidR="004F6583" w:rsidRPr="004F6583" w:rsidDel="00EB4CE1" w:rsidRDefault="004F6583" w:rsidP="004F6583">
            <w:pPr>
              <w:spacing w:after="0" w:line="240" w:lineRule="auto"/>
              <w:rPr>
                <w:del w:id="1331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C7573C" w:rsidR="004F6583" w:rsidRPr="004F6583" w:rsidDel="00EB4CE1" w:rsidRDefault="004F6583" w:rsidP="004F6583">
            <w:pPr>
              <w:spacing w:after="0" w:line="240" w:lineRule="auto"/>
              <w:rPr>
                <w:del w:id="13316" w:author="Stefanie Lane" w:date="2022-06-23T15:12:00Z"/>
                <w:rFonts w:ascii="Arial" w:eastAsia="Times New Roman" w:hAnsi="Arial" w:cs="Arial"/>
                <w:i/>
                <w:iCs/>
                <w:sz w:val="20"/>
                <w:szCs w:val="20"/>
              </w:rPr>
            </w:pPr>
            <w:del w:id="13317"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356A82D2" w:rsidR="004F6583" w:rsidRPr="004F6583" w:rsidDel="00EB4CE1" w:rsidRDefault="004F6583" w:rsidP="004F6583">
            <w:pPr>
              <w:spacing w:after="0" w:line="240" w:lineRule="auto"/>
              <w:jc w:val="center"/>
              <w:rPr>
                <w:del w:id="13318" w:author="Stefanie Lane" w:date="2022-06-23T15:12:00Z"/>
                <w:rFonts w:ascii="Calibri" w:eastAsia="Times New Roman" w:hAnsi="Calibri" w:cs="Calibri"/>
                <w:color w:val="000000"/>
              </w:rPr>
            </w:pPr>
            <w:del w:id="13319"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52298D07" w:rsidR="004F6583" w:rsidRPr="004F6583" w:rsidDel="00EB4CE1" w:rsidRDefault="004F6583" w:rsidP="004F6583">
            <w:pPr>
              <w:spacing w:after="0" w:line="240" w:lineRule="auto"/>
              <w:jc w:val="center"/>
              <w:rPr>
                <w:del w:id="13320" w:author="Stefanie Lane" w:date="2022-06-23T15:12:00Z"/>
                <w:rFonts w:ascii="Calibri" w:eastAsia="Times New Roman" w:hAnsi="Calibri" w:cs="Calibri"/>
                <w:color w:val="000000"/>
              </w:rPr>
            </w:pPr>
            <w:del w:id="1332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1F141E1C" w:rsidR="004F6583" w:rsidRPr="004F6583" w:rsidDel="00EB4CE1" w:rsidRDefault="004F6583" w:rsidP="004F6583">
            <w:pPr>
              <w:spacing w:after="0" w:line="240" w:lineRule="auto"/>
              <w:jc w:val="center"/>
              <w:rPr>
                <w:del w:id="13322" w:author="Stefanie Lane" w:date="2022-06-23T15:12:00Z"/>
                <w:rFonts w:ascii="Calibri" w:eastAsia="Times New Roman" w:hAnsi="Calibri" w:cs="Calibri"/>
                <w:color w:val="000000"/>
              </w:rPr>
            </w:pPr>
            <w:del w:id="13323"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1776BC7D" w14:textId="61D3E678" w:rsidR="004F6583" w:rsidRPr="004F6583" w:rsidDel="00EB4CE1" w:rsidRDefault="004F6583" w:rsidP="004F6583">
            <w:pPr>
              <w:spacing w:after="0" w:line="240" w:lineRule="auto"/>
              <w:jc w:val="center"/>
              <w:rPr>
                <w:del w:id="13324" w:author="Stefanie Lane" w:date="2022-06-23T15:12:00Z"/>
                <w:rFonts w:ascii="Calibri" w:eastAsia="Times New Roman" w:hAnsi="Calibri" w:cs="Calibri"/>
                <w:color w:val="000000"/>
              </w:rPr>
            </w:pPr>
            <w:del w:id="13325"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532467A1" w14:textId="23FD93A7" w:rsidTr="004F6583">
        <w:trPr>
          <w:trHeight w:val="290"/>
          <w:del w:id="13326" w:author="Stefanie Lane" w:date="2022-06-23T15:12:00Z"/>
        </w:trPr>
        <w:tc>
          <w:tcPr>
            <w:tcW w:w="1700" w:type="dxa"/>
            <w:vMerge/>
            <w:tcBorders>
              <w:top w:val="nil"/>
              <w:left w:val="nil"/>
              <w:bottom w:val="single" w:sz="4" w:space="0" w:color="000000"/>
              <w:right w:val="nil"/>
            </w:tcBorders>
            <w:vAlign w:val="center"/>
            <w:hideMark/>
          </w:tcPr>
          <w:p w14:paraId="7A3B1964" w14:textId="67CB1511" w:rsidR="004F6583" w:rsidRPr="004F6583" w:rsidDel="00EB4CE1" w:rsidRDefault="004F6583" w:rsidP="004F6583">
            <w:pPr>
              <w:spacing w:after="0" w:line="240" w:lineRule="auto"/>
              <w:rPr>
                <w:del w:id="1332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4F40E6E" w:rsidR="004F6583" w:rsidRPr="004F6583" w:rsidDel="00EB4CE1" w:rsidRDefault="004F6583" w:rsidP="004F6583">
            <w:pPr>
              <w:spacing w:after="0" w:line="240" w:lineRule="auto"/>
              <w:rPr>
                <w:del w:id="13328" w:author="Stefanie Lane" w:date="2022-06-23T15:12:00Z"/>
                <w:rFonts w:ascii="Arial" w:eastAsia="Times New Roman" w:hAnsi="Arial" w:cs="Arial"/>
                <w:i/>
                <w:iCs/>
                <w:sz w:val="20"/>
                <w:szCs w:val="20"/>
              </w:rPr>
            </w:pPr>
            <w:del w:id="13329"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nil"/>
              <w:left w:val="nil"/>
              <w:bottom w:val="nil"/>
              <w:right w:val="nil"/>
            </w:tcBorders>
            <w:shd w:val="clear" w:color="auto" w:fill="auto"/>
            <w:noWrap/>
            <w:vAlign w:val="bottom"/>
            <w:hideMark/>
          </w:tcPr>
          <w:p w14:paraId="5B13F139" w14:textId="51DA8952" w:rsidR="004F6583" w:rsidRPr="004F6583" w:rsidDel="00EB4CE1" w:rsidRDefault="004F6583" w:rsidP="004F6583">
            <w:pPr>
              <w:spacing w:after="0" w:line="240" w:lineRule="auto"/>
              <w:jc w:val="center"/>
              <w:rPr>
                <w:del w:id="13330" w:author="Stefanie Lane" w:date="2022-06-23T15:12:00Z"/>
                <w:rFonts w:ascii="Calibri" w:eastAsia="Times New Roman" w:hAnsi="Calibri" w:cs="Calibri"/>
                <w:color w:val="000000"/>
              </w:rPr>
            </w:pPr>
            <w:del w:id="13331" w:author="Stefanie Lane" w:date="2022-06-23T15:12:00Z">
              <w:r w:rsidRPr="004F6583" w:rsidDel="00EB4CE1">
                <w:rPr>
                  <w:rFonts w:ascii="Calibri" w:eastAsia="Times New Roman" w:hAnsi="Calibri" w:cs="Calibri"/>
                  <w:color w:val="000000"/>
                </w:rPr>
                <w:delText>0.16</w:delText>
              </w:r>
            </w:del>
          </w:p>
        </w:tc>
        <w:tc>
          <w:tcPr>
            <w:tcW w:w="960" w:type="dxa"/>
            <w:tcBorders>
              <w:top w:val="nil"/>
              <w:left w:val="nil"/>
              <w:bottom w:val="nil"/>
              <w:right w:val="nil"/>
            </w:tcBorders>
            <w:shd w:val="clear" w:color="auto" w:fill="auto"/>
            <w:noWrap/>
            <w:vAlign w:val="bottom"/>
            <w:hideMark/>
          </w:tcPr>
          <w:p w14:paraId="2719FEF6" w14:textId="47D2F644" w:rsidR="004F6583" w:rsidRPr="004F6583" w:rsidDel="00EB4CE1" w:rsidRDefault="004F6583" w:rsidP="004F6583">
            <w:pPr>
              <w:spacing w:after="0" w:line="240" w:lineRule="auto"/>
              <w:jc w:val="center"/>
              <w:rPr>
                <w:del w:id="13332" w:author="Stefanie Lane" w:date="2022-06-23T15:12:00Z"/>
                <w:rFonts w:ascii="Calibri" w:eastAsia="Times New Roman" w:hAnsi="Calibri" w:cs="Calibri"/>
                <w:color w:val="000000"/>
              </w:rPr>
            </w:pPr>
            <w:del w:id="1333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B56E262" w14:textId="033E62A0" w:rsidR="004F6583" w:rsidRPr="004F6583" w:rsidDel="00EB4CE1" w:rsidRDefault="004F6583" w:rsidP="004F6583">
            <w:pPr>
              <w:spacing w:after="0" w:line="240" w:lineRule="auto"/>
              <w:jc w:val="center"/>
              <w:rPr>
                <w:del w:id="13334" w:author="Stefanie Lane" w:date="2022-06-23T15:12:00Z"/>
                <w:rFonts w:ascii="Calibri" w:eastAsia="Times New Roman" w:hAnsi="Calibri" w:cs="Calibri"/>
                <w:color w:val="000000"/>
              </w:rPr>
            </w:pPr>
            <w:del w:id="13335"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3F379A3A" w14:textId="0B5A5863" w:rsidR="004F6583" w:rsidRPr="004F6583" w:rsidDel="00EB4CE1" w:rsidRDefault="004F6583" w:rsidP="004F6583">
            <w:pPr>
              <w:spacing w:after="0" w:line="240" w:lineRule="auto"/>
              <w:jc w:val="center"/>
              <w:rPr>
                <w:del w:id="13336" w:author="Stefanie Lane" w:date="2022-06-23T15:12:00Z"/>
                <w:rFonts w:ascii="Calibri" w:eastAsia="Times New Roman" w:hAnsi="Calibri" w:cs="Calibri"/>
                <w:color w:val="000000"/>
              </w:rPr>
            </w:pPr>
            <w:del w:id="13337"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6E967D5B" w14:textId="0A50C2D0" w:rsidTr="004F6583">
        <w:trPr>
          <w:trHeight w:val="290"/>
          <w:del w:id="13338" w:author="Stefanie Lane" w:date="2022-06-23T15:12:00Z"/>
        </w:trPr>
        <w:tc>
          <w:tcPr>
            <w:tcW w:w="1700" w:type="dxa"/>
            <w:vMerge/>
            <w:tcBorders>
              <w:top w:val="nil"/>
              <w:left w:val="nil"/>
              <w:bottom w:val="single" w:sz="4" w:space="0" w:color="000000"/>
              <w:right w:val="nil"/>
            </w:tcBorders>
            <w:vAlign w:val="center"/>
            <w:hideMark/>
          </w:tcPr>
          <w:p w14:paraId="36A86D0C" w14:textId="5216354A" w:rsidR="004F6583" w:rsidRPr="004F6583" w:rsidDel="00EB4CE1" w:rsidRDefault="004F6583" w:rsidP="004F6583">
            <w:pPr>
              <w:spacing w:after="0" w:line="240" w:lineRule="auto"/>
              <w:rPr>
                <w:del w:id="1333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39073B5A" w:rsidR="004F6583" w:rsidRPr="004F6583" w:rsidDel="00EB4CE1" w:rsidRDefault="004F6583" w:rsidP="004F6583">
            <w:pPr>
              <w:spacing w:after="0" w:line="240" w:lineRule="auto"/>
              <w:rPr>
                <w:del w:id="13340" w:author="Stefanie Lane" w:date="2022-06-23T15:12:00Z"/>
                <w:rFonts w:ascii="Arial" w:eastAsia="Times New Roman" w:hAnsi="Arial" w:cs="Arial"/>
                <w:i/>
                <w:iCs/>
                <w:sz w:val="20"/>
                <w:szCs w:val="20"/>
              </w:rPr>
            </w:pPr>
            <w:del w:id="13341" w:author="Stefanie Lane" w:date="2022-06-23T15:12:00Z">
              <w:r w:rsidRPr="004F6583" w:rsidDel="00EB4CE1">
                <w:rPr>
                  <w:rFonts w:ascii="Arial" w:eastAsia="Times New Roman" w:hAnsi="Arial" w:cs="Arial"/>
                  <w:i/>
                  <w:iCs/>
                  <w:sz w:val="20"/>
                  <w:szCs w:val="20"/>
                </w:rPr>
                <w:delText>Sidalcia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657CB739" w:rsidR="004F6583" w:rsidRPr="004F6583" w:rsidDel="00EB4CE1" w:rsidRDefault="004F6583" w:rsidP="004F6583">
            <w:pPr>
              <w:spacing w:after="0" w:line="240" w:lineRule="auto"/>
              <w:jc w:val="center"/>
              <w:rPr>
                <w:del w:id="13342" w:author="Stefanie Lane" w:date="2022-06-23T15:12:00Z"/>
                <w:rFonts w:ascii="Calibri" w:eastAsia="Times New Roman" w:hAnsi="Calibri" w:cs="Calibri"/>
                <w:color w:val="000000"/>
              </w:rPr>
            </w:pPr>
            <w:del w:id="13343"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C8DE324" w:rsidR="004F6583" w:rsidRPr="004F6583" w:rsidDel="00EB4CE1" w:rsidRDefault="004F6583" w:rsidP="004F6583">
            <w:pPr>
              <w:spacing w:after="0" w:line="240" w:lineRule="auto"/>
              <w:jc w:val="center"/>
              <w:rPr>
                <w:del w:id="13344" w:author="Stefanie Lane" w:date="2022-06-23T15:12:00Z"/>
                <w:rFonts w:ascii="Calibri" w:eastAsia="Times New Roman" w:hAnsi="Calibri" w:cs="Calibri"/>
                <w:color w:val="000000"/>
              </w:rPr>
            </w:pPr>
            <w:del w:id="1334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6A4FC952" w:rsidR="004F6583" w:rsidRPr="004F6583" w:rsidDel="00EB4CE1" w:rsidRDefault="004F6583" w:rsidP="004F6583">
            <w:pPr>
              <w:spacing w:after="0" w:line="240" w:lineRule="auto"/>
              <w:jc w:val="center"/>
              <w:rPr>
                <w:del w:id="13346" w:author="Stefanie Lane" w:date="2022-06-23T15:12:00Z"/>
                <w:rFonts w:ascii="Calibri" w:eastAsia="Times New Roman" w:hAnsi="Calibri" w:cs="Calibri"/>
                <w:color w:val="000000"/>
              </w:rPr>
            </w:pPr>
            <w:del w:id="13347"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75E85F21" w14:textId="11EB48B3" w:rsidR="004F6583" w:rsidRPr="004F6583" w:rsidDel="00EB4CE1" w:rsidRDefault="004F6583" w:rsidP="004F6583">
            <w:pPr>
              <w:spacing w:after="0" w:line="240" w:lineRule="auto"/>
              <w:jc w:val="center"/>
              <w:rPr>
                <w:del w:id="13348" w:author="Stefanie Lane" w:date="2022-06-23T15:12:00Z"/>
                <w:rFonts w:ascii="Calibri" w:eastAsia="Times New Roman" w:hAnsi="Calibri" w:cs="Calibri"/>
                <w:color w:val="000000"/>
              </w:rPr>
            </w:pPr>
            <w:del w:id="13349"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0A04CCF4" w14:textId="6913153D" w:rsidTr="004F6583">
        <w:trPr>
          <w:trHeight w:val="290"/>
          <w:del w:id="13350" w:author="Stefanie Lane" w:date="2022-06-23T15:12:00Z"/>
        </w:trPr>
        <w:tc>
          <w:tcPr>
            <w:tcW w:w="1700" w:type="dxa"/>
            <w:vMerge/>
            <w:tcBorders>
              <w:top w:val="nil"/>
              <w:left w:val="nil"/>
              <w:bottom w:val="single" w:sz="4" w:space="0" w:color="000000"/>
              <w:right w:val="nil"/>
            </w:tcBorders>
            <w:vAlign w:val="center"/>
            <w:hideMark/>
          </w:tcPr>
          <w:p w14:paraId="1E53FC61" w14:textId="574E597D" w:rsidR="004F6583" w:rsidRPr="004F6583" w:rsidDel="00EB4CE1" w:rsidRDefault="004F6583" w:rsidP="004F6583">
            <w:pPr>
              <w:spacing w:after="0" w:line="240" w:lineRule="auto"/>
              <w:rPr>
                <w:del w:id="1335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3CBE587" w:rsidR="004F6583" w:rsidRPr="004F6583" w:rsidDel="00EB4CE1" w:rsidRDefault="004F6583" w:rsidP="004F6583">
            <w:pPr>
              <w:spacing w:after="0" w:line="240" w:lineRule="auto"/>
              <w:rPr>
                <w:del w:id="13352" w:author="Stefanie Lane" w:date="2022-06-23T15:12:00Z"/>
                <w:rFonts w:ascii="Arial" w:eastAsia="Times New Roman" w:hAnsi="Arial" w:cs="Arial"/>
                <w:i/>
                <w:iCs/>
                <w:sz w:val="20"/>
                <w:szCs w:val="20"/>
              </w:rPr>
            </w:pPr>
            <w:del w:id="13353"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558FD387" w14:textId="70315311" w:rsidR="004F6583" w:rsidRPr="004F6583" w:rsidDel="00EB4CE1" w:rsidRDefault="004F6583" w:rsidP="004F6583">
            <w:pPr>
              <w:spacing w:after="0" w:line="240" w:lineRule="auto"/>
              <w:jc w:val="center"/>
              <w:rPr>
                <w:del w:id="13354" w:author="Stefanie Lane" w:date="2022-06-23T15:12:00Z"/>
                <w:rFonts w:ascii="Calibri" w:eastAsia="Times New Roman" w:hAnsi="Calibri" w:cs="Calibri"/>
                <w:color w:val="000000"/>
              </w:rPr>
            </w:pPr>
            <w:del w:id="13355" w:author="Stefanie Lane" w:date="2022-06-23T15:12:00Z">
              <w:r w:rsidRPr="004F6583" w:rsidDel="00EB4CE1">
                <w:rPr>
                  <w:rFonts w:ascii="Calibri" w:eastAsia="Times New Roman" w:hAnsi="Calibri" w:cs="Calibri"/>
                  <w:color w:val="000000"/>
                </w:rPr>
                <w:delText>0.84</w:delText>
              </w:r>
            </w:del>
          </w:p>
        </w:tc>
        <w:tc>
          <w:tcPr>
            <w:tcW w:w="960" w:type="dxa"/>
            <w:tcBorders>
              <w:top w:val="nil"/>
              <w:left w:val="nil"/>
              <w:bottom w:val="nil"/>
              <w:right w:val="nil"/>
            </w:tcBorders>
            <w:shd w:val="clear" w:color="auto" w:fill="auto"/>
            <w:noWrap/>
            <w:vAlign w:val="bottom"/>
            <w:hideMark/>
          </w:tcPr>
          <w:p w14:paraId="09B2CFD1" w14:textId="2F4CAA17" w:rsidR="004F6583" w:rsidRPr="004F6583" w:rsidDel="00EB4CE1" w:rsidRDefault="004F6583" w:rsidP="004F6583">
            <w:pPr>
              <w:spacing w:after="0" w:line="240" w:lineRule="auto"/>
              <w:jc w:val="center"/>
              <w:rPr>
                <w:del w:id="13356" w:author="Stefanie Lane" w:date="2022-06-23T15:12:00Z"/>
                <w:rFonts w:ascii="Calibri" w:eastAsia="Times New Roman" w:hAnsi="Calibri" w:cs="Calibri"/>
                <w:color w:val="000000"/>
              </w:rPr>
            </w:pPr>
            <w:del w:id="13357"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BDB3C60" w14:textId="2B25F206" w:rsidR="004F6583" w:rsidRPr="004F6583" w:rsidDel="00EB4CE1" w:rsidRDefault="004F6583" w:rsidP="004F6583">
            <w:pPr>
              <w:spacing w:after="0" w:line="240" w:lineRule="auto"/>
              <w:jc w:val="center"/>
              <w:rPr>
                <w:del w:id="13358" w:author="Stefanie Lane" w:date="2022-06-23T15:12:00Z"/>
                <w:rFonts w:ascii="Calibri" w:eastAsia="Times New Roman" w:hAnsi="Calibri" w:cs="Calibri"/>
                <w:color w:val="000000"/>
              </w:rPr>
            </w:pPr>
            <w:del w:id="13359" w:author="Stefanie Lane" w:date="2022-06-23T15:12:00Z">
              <w:r w:rsidRPr="004F6583" w:rsidDel="00EB4CE1">
                <w:rPr>
                  <w:rFonts w:ascii="Calibri" w:eastAsia="Times New Roman" w:hAnsi="Calibri" w:cs="Calibri"/>
                  <w:color w:val="000000"/>
                </w:rPr>
                <w:delText>0.14</w:delText>
              </w:r>
            </w:del>
          </w:p>
        </w:tc>
        <w:tc>
          <w:tcPr>
            <w:tcW w:w="1760" w:type="dxa"/>
            <w:tcBorders>
              <w:top w:val="single" w:sz="4" w:space="0" w:color="auto"/>
              <w:left w:val="nil"/>
              <w:bottom w:val="nil"/>
              <w:right w:val="nil"/>
            </w:tcBorders>
            <w:shd w:val="clear" w:color="auto" w:fill="auto"/>
            <w:noWrap/>
            <w:vAlign w:val="bottom"/>
            <w:hideMark/>
          </w:tcPr>
          <w:p w14:paraId="14A7F23D" w14:textId="69C29676" w:rsidR="004F6583" w:rsidRPr="004F6583" w:rsidDel="00EB4CE1" w:rsidRDefault="004F6583" w:rsidP="004F6583">
            <w:pPr>
              <w:spacing w:after="0" w:line="240" w:lineRule="auto"/>
              <w:jc w:val="center"/>
              <w:rPr>
                <w:del w:id="13360" w:author="Stefanie Lane" w:date="2022-06-23T15:12:00Z"/>
                <w:rFonts w:ascii="Calibri" w:eastAsia="Times New Roman" w:hAnsi="Calibri" w:cs="Calibri"/>
                <w:color w:val="000000"/>
              </w:rPr>
            </w:pPr>
            <w:del w:id="13361" w:author="Stefanie Lane" w:date="2022-06-23T15:12:00Z">
              <w:r w:rsidRPr="004F6583" w:rsidDel="00EB4CE1">
                <w:rPr>
                  <w:rFonts w:ascii="Calibri" w:eastAsia="Times New Roman" w:hAnsi="Calibri" w:cs="Calibri"/>
                  <w:color w:val="000000"/>
                </w:rPr>
                <w:delText>-85.71</w:delText>
              </w:r>
            </w:del>
          </w:p>
        </w:tc>
      </w:tr>
      <w:tr w:rsidR="004F6583" w:rsidRPr="004F6583" w:rsidDel="00EB4CE1" w14:paraId="33640FD2" w14:textId="178B40D2" w:rsidTr="004F6583">
        <w:trPr>
          <w:trHeight w:val="290"/>
          <w:del w:id="13362" w:author="Stefanie Lane" w:date="2022-06-23T15:12:00Z"/>
        </w:trPr>
        <w:tc>
          <w:tcPr>
            <w:tcW w:w="1700" w:type="dxa"/>
            <w:vMerge/>
            <w:tcBorders>
              <w:top w:val="nil"/>
              <w:left w:val="nil"/>
              <w:bottom w:val="single" w:sz="4" w:space="0" w:color="000000"/>
              <w:right w:val="nil"/>
            </w:tcBorders>
            <w:vAlign w:val="center"/>
            <w:hideMark/>
          </w:tcPr>
          <w:p w14:paraId="7537685B" w14:textId="1C22C657" w:rsidR="004F6583" w:rsidRPr="004F6583" w:rsidDel="00EB4CE1" w:rsidRDefault="004F6583" w:rsidP="004F6583">
            <w:pPr>
              <w:spacing w:after="0" w:line="240" w:lineRule="auto"/>
              <w:rPr>
                <w:del w:id="1336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D1FB0C6" w:rsidR="004F6583" w:rsidRPr="004F6583" w:rsidDel="00EB4CE1" w:rsidRDefault="004F6583" w:rsidP="004F6583">
            <w:pPr>
              <w:spacing w:after="0" w:line="240" w:lineRule="auto"/>
              <w:rPr>
                <w:del w:id="13364" w:author="Stefanie Lane" w:date="2022-06-23T15:12:00Z"/>
                <w:rFonts w:ascii="Arial" w:eastAsia="Times New Roman" w:hAnsi="Arial" w:cs="Arial"/>
                <w:i/>
                <w:iCs/>
                <w:sz w:val="20"/>
                <w:szCs w:val="20"/>
              </w:rPr>
            </w:pPr>
            <w:del w:id="13365"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43CD8C79" w:rsidR="004F6583" w:rsidRPr="004F6583" w:rsidDel="00EB4CE1" w:rsidRDefault="004F6583" w:rsidP="004F6583">
            <w:pPr>
              <w:spacing w:after="0" w:line="240" w:lineRule="auto"/>
              <w:jc w:val="center"/>
              <w:rPr>
                <w:del w:id="13366" w:author="Stefanie Lane" w:date="2022-06-23T15:12:00Z"/>
                <w:rFonts w:ascii="Calibri" w:eastAsia="Times New Roman" w:hAnsi="Calibri" w:cs="Calibri"/>
                <w:color w:val="000000"/>
              </w:rPr>
            </w:pPr>
            <w:del w:id="13367" w:author="Stefanie Lane" w:date="2022-06-23T15:12:00Z">
              <w:r w:rsidRPr="004F6583" w:rsidDel="00EB4CE1">
                <w:rPr>
                  <w:rFonts w:ascii="Calibri" w:eastAsia="Times New Roman" w:hAnsi="Calibri" w:cs="Calibri"/>
                  <w:color w:val="000000"/>
                </w:rPr>
                <w:delText>0.05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3F92D134" w:rsidR="004F6583" w:rsidRPr="004F6583" w:rsidDel="00EB4CE1" w:rsidRDefault="004F6583" w:rsidP="004F6583">
            <w:pPr>
              <w:spacing w:after="0" w:line="240" w:lineRule="auto"/>
              <w:jc w:val="center"/>
              <w:rPr>
                <w:del w:id="13368" w:author="Stefanie Lane" w:date="2022-06-23T15:12:00Z"/>
                <w:rFonts w:ascii="Calibri" w:eastAsia="Times New Roman" w:hAnsi="Calibri" w:cs="Calibri"/>
                <w:color w:val="000000"/>
              </w:rPr>
            </w:pPr>
            <w:del w:id="13369"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E708A29" w:rsidR="004F6583" w:rsidRPr="004F6583" w:rsidDel="00EB4CE1" w:rsidRDefault="004F6583" w:rsidP="004F6583">
            <w:pPr>
              <w:spacing w:after="0" w:line="240" w:lineRule="auto"/>
              <w:jc w:val="center"/>
              <w:rPr>
                <w:del w:id="13370" w:author="Stefanie Lane" w:date="2022-06-23T15:12:00Z"/>
                <w:rFonts w:ascii="Calibri" w:eastAsia="Times New Roman" w:hAnsi="Calibri" w:cs="Calibri"/>
                <w:color w:val="000000"/>
              </w:rPr>
            </w:pPr>
            <w:del w:id="13371" w:author="Stefanie Lane" w:date="2022-06-23T15:12:00Z">
              <w:r w:rsidRPr="004F6583" w:rsidDel="00EB4CE1">
                <w:rPr>
                  <w:rFonts w:ascii="Calibri" w:eastAsia="Times New Roman" w:hAnsi="Calibri" w:cs="Calibri"/>
                  <w:color w:val="000000"/>
                </w:rPr>
                <w:delText>0.14</w:delText>
              </w:r>
            </w:del>
          </w:p>
        </w:tc>
        <w:tc>
          <w:tcPr>
            <w:tcW w:w="1760" w:type="dxa"/>
            <w:tcBorders>
              <w:top w:val="single" w:sz="4" w:space="0" w:color="auto"/>
              <w:left w:val="nil"/>
              <w:bottom w:val="nil"/>
              <w:right w:val="nil"/>
            </w:tcBorders>
            <w:shd w:val="clear" w:color="auto" w:fill="auto"/>
            <w:noWrap/>
            <w:vAlign w:val="bottom"/>
            <w:hideMark/>
          </w:tcPr>
          <w:p w14:paraId="1A90784E" w14:textId="3E7131AB" w:rsidR="004F6583" w:rsidRPr="004F6583" w:rsidDel="00EB4CE1" w:rsidRDefault="004F6583" w:rsidP="004F6583">
            <w:pPr>
              <w:spacing w:after="0" w:line="240" w:lineRule="auto"/>
              <w:jc w:val="center"/>
              <w:rPr>
                <w:del w:id="13372" w:author="Stefanie Lane" w:date="2022-06-23T15:12:00Z"/>
                <w:rFonts w:ascii="Calibri" w:eastAsia="Times New Roman" w:hAnsi="Calibri" w:cs="Calibri"/>
                <w:color w:val="000000"/>
              </w:rPr>
            </w:pPr>
            <w:del w:id="13373" w:author="Stefanie Lane" w:date="2022-06-23T15:12:00Z">
              <w:r w:rsidRPr="004F6583" w:rsidDel="00EB4CE1">
                <w:rPr>
                  <w:rFonts w:ascii="Calibri" w:eastAsia="Times New Roman" w:hAnsi="Calibri" w:cs="Calibri"/>
                  <w:color w:val="000000"/>
                </w:rPr>
                <w:delText>-85.71</w:delText>
              </w:r>
            </w:del>
          </w:p>
        </w:tc>
      </w:tr>
      <w:tr w:rsidR="004F6583" w:rsidRPr="004F6583" w:rsidDel="00EB4CE1" w14:paraId="707EB023" w14:textId="193D85F8" w:rsidTr="004F6583">
        <w:trPr>
          <w:trHeight w:val="290"/>
          <w:del w:id="13374" w:author="Stefanie Lane" w:date="2022-06-23T15:12:00Z"/>
        </w:trPr>
        <w:tc>
          <w:tcPr>
            <w:tcW w:w="1700" w:type="dxa"/>
            <w:vMerge/>
            <w:tcBorders>
              <w:top w:val="nil"/>
              <w:left w:val="nil"/>
              <w:bottom w:val="single" w:sz="4" w:space="0" w:color="000000"/>
              <w:right w:val="nil"/>
            </w:tcBorders>
            <w:vAlign w:val="center"/>
            <w:hideMark/>
          </w:tcPr>
          <w:p w14:paraId="20BFA9B5" w14:textId="544267A5" w:rsidR="004F6583" w:rsidRPr="004F6583" w:rsidDel="00EB4CE1" w:rsidRDefault="004F6583" w:rsidP="004F6583">
            <w:pPr>
              <w:spacing w:after="0" w:line="240" w:lineRule="auto"/>
              <w:rPr>
                <w:del w:id="1337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128EF6FE" w:rsidR="004F6583" w:rsidRPr="004F6583" w:rsidDel="00EB4CE1" w:rsidRDefault="004F6583" w:rsidP="004F6583">
            <w:pPr>
              <w:spacing w:after="0" w:line="240" w:lineRule="auto"/>
              <w:rPr>
                <w:del w:id="13376" w:author="Stefanie Lane" w:date="2022-06-23T15:12:00Z"/>
                <w:rFonts w:ascii="Arial" w:eastAsia="Times New Roman" w:hAnsi="Arial" w:cs="Arial"/>
                <w:i/>
                <w:iCs/>
                <w:sz w:val="20"/>
                <w:szCs w:val="20"/>
              </w:rPr>
            </w:pPr>
            <w:del w:id="13377"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30E34CCD" w14:textId="11A61DC8" w:rsidR="004F6583" w:rsidRPr="004F6583" w:rsidDel="00EB4CE1" w:rsidRDefault="004F6583" w:rsidP="004F6583">
            <w:pPr>
              <w:spacing w:after="0" w:line="240" w:lineRule="auto"/>
              <w:jc w:val="center"/>
              <w:rPr>
                <w:del w:id="13378" w:author="Stefanie Lane" w:date="2022-06-23T15:12:00Z"/>
                <w:rFonts w:ascii="Calibri" w:eastAsia="Times New Roman" w:hAnsi="Calibri" w:cs="Calibri"/>
                <w:color w:val="000000"/>
              </w:rPr>
            </w:pPr>
            <w:del w:id="13379" w:author="Stefanie Lane" w:date="2022-06-23T15:12:00Z">
              <w:r w:rsidRPr="004F6583" w:rsidDel="00EB4CE1">
                <w:rPr>
                  <w:rFonts w:ascii="Calibri" w:eastAsia="Times New Roman" w:hAnsi="Calibri" w:cs="Calibri"/>
                  <w:color w:val="000000"/>
                </w:rPr>
                <w:delText>0.95</w:delText>
              </w:r>
            </w:del>
          </w:p>
        </w:tc>
        <w:tc>
          <w:tcPr>
            <w:tcW w:w="960" w:type="dxa"/>
            <w:tcBorders>
              <w:top w:val="nil"/>
              <w:left w:val="nil"/>
              <w:bottom w:val="nil"/>
              <w:right w:val="nil"/>
            </w:tcBorders>
            <w:shd w:val="clear" w:color="auto" w:fill="auto"/>
            <w:noWrap/>
            <w:vAlign w:val="bottom"/>
            <w:hideMark/>
          </w:tcPr>
          <w:p w14:paraId="1B06331C" w14:textId="2CD13B47" w:rsidR="004F6583" w:rsidRPr="004F6583" w:rsidDel="00EB4CE1" w:rsidRDefault="004F6583" w:rsidP="004F6583">
            <w:pPr>
              <w:spacing w:after="0" w:line="240" w:lineRule="auto"/>
              <w:jc w:val="center"/>
              <w:rPr>
                <w:del w:id="13380" w:author="Stefanie Lane" w:date="2022-06-23T15:12:00Z"/>
                <w:rFonts w:ascii="Calibri" w:eastAsia="Times New Roman" w:hAnsi="Calibri" w:cs="Calibri"/>
                <w:color w:val="000000"/>
              </w:rPr>
            </w:pPr>
            <w:del w:id="13381"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57E37C75" w14:textId="71DBE06A" w:rsidR="004F6583" w:rsidRPr="004F6583" w:rsidDel="00EB4CE1" w:rsidRDefault="004F6583" w:rsidP="004F6583">
            <w:pPr>
              <w:spacing w:after="0" w:line="240" w:lineRule="auto"/>
              <w:jc w:val="center"/>
              <w:rPr>
                <w:del w:id="13382" w:author="Stefanie Lane" w:date="2022-06-23T15:12:00Z"/>
                <w:rFonts w:ascii="Calibri" w:eastAsia="Times New Roman" w:hAnsi="Calibri" w:cs="Calibri"/>
                <w:color w:val="000000"/>
              </w:rPr>
            </w:pPr>
            <w:del w:id="13383" w:author="Stefanie Lane" w:date="2022-06-23T15:12:00Z">
              <w:r w:rsidRPr="004F6583" w:rsidDel="00EB4CE1">
                <w:rPr>
                  <w:rFonts w:ascii="Calibri" w:eastAsia="Times New Roman" w:hAnsi="Calibri" w:cs="Calibri"/>
                  <w:color w:val="000000"/>
                </w:rPr>
                <w:delText>0.18</w:delText>
              </w:r>
            </w:del>
          </w:p>
        </w:tc>
        <w:tc>
          <w:tcPr>
            <w:tcW w:w="1760" w:type="dxa"/>
            <w:tcBorders>
              <w:top w:val="single" w:sz="4" w:space="0" w:color="auto"/>
              <w:left w:val="nil"/>
              <w:bottom w:val="nil"/>
              <w:right w:val="nil"/>
            </w:tcBorders>
            <w:shd w:val="clear" w:color="auto" w:fill="auto"/>
            <w:noWrap/>
            <w:vAlign w:val="bottom"/>
            <w:hideMark/>
          </w:tcPr>
          <w:p w14:paraId="4D2A72B0" w14:textId="1B3D499B" w:rsidR="004F6583" w:rsidRPr="004F6583" w:rsidDel="00EB4CE1" w:rsidRDefault="004F6583" w:rsidP="004F6583">
            <w:pPr>
              <w:spacing w:after="0" w:line="240" w:lineRule="auto"/>
              <w:jc w:val="center"/>
              <w:rPr>
                <w:del w:id="13384" w:author="Stefanie Lane" w:date="2022-06-23T15:12:00Z"/>
                <w:rFonts w:ascii="Calibri" w:eastAsia="Times New Roman" w:hAnsi="Calibri" w:cs="Calibri"/>
                <w:color w:val="000000"/>
              </w:rPr>
            </w:pPr>
            <w:del w:id="13385"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14DEBCF4" w14:textId="42505914" w:rsidTr="004F6583">
        <w:trPr>
          <w:trHeight w:val="290"/>
          <w:del w:id="13386" w:author="Stefanie Lane" w:date="2022-06-23T15:12:00Z"/>
        </w:trPr>
        <w:tc>
          <w:tcPr>
            <w:tcW w:w="1700" w:type="dxa"/>
            <w:vMerge/>
            <w:tcBorders>
              <w:top w:val="nil"/>
              <w:left w:val="nil"/>
              <w:bottom w:val="single" w:sz="4" w:space="0" w:color="000000"/>
              <w:right w:val="nil"/>
            </w:tcBorders>
            <w:vAlign w:val="center"/>
            <w:hideMark/>
          </w:tcPr>
          <w:p w14:paraId="473825A0" w14:textId="68493995" w:rsidR="004F6583" w:rsidRPr="004F6583" w:rsidDel="00EB4CE1" w:rsidRDefault="004F6583" w:rsidP="004F6583">
            <w:pPr>
              <w:spacing w:after="0" w:line="240" w:lineRule="auto"/>
              <w:rPr>
                <w:del w:id="1338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2A08B570" w:rsidR="004F6583" w:rsidRPr="004F6583" w:rsidDel="00EB4CE1" w:rsidRDefault="004F6583" w:rsidP="004F6583">
            <w:pPr>
              <w:spacing w:after="0" w:line="240" w:lineRule="auto"/>
              <w:rPr>
                <w:del w:id="13388" w:author="Stefanie Lane" w:date="2022-06-23T15:12:00Z"/>
                <w:rFonts w:ascii="Arial" w:eastAsia="Times New Roman" w:hAnsi="Arial" w:cs="Arial"/>
                <w:i/>
                <w:iCs/>
                <w:sz w:val="20"/>
                <w:szCs w:val="20"/>
              </w:rPr>
            </w:pPr>
            <w:del w:id="13389"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2B254243" w:rsidR="004F6583" w:rsidRPr="004F6583" w:rsidDel="00EB4CE1" w:rsidRDefault="004F6583" w:rsidP="004F6583">
            <w:pPr>
              <w:spacing w:after="0" w:line="240" w:lineRule="auto"/>
              <w:jc w:val="center"/>
              <w:rPr>
                <w:del w:id="13390" w:author="Stefanie Lane" w:date="2022-06-23T15:12:00Z"/>
                <w:rFonts w:ascii="Calibri" w:eastAsia="Times New Roman" w:hAnsi="Calibri" w:cs="Calibri"/>
                <w:color w:val="000000"/>
              </w:rPr>
            </w:pPr>
            <w:del w:id="13391" w:author="Stefanie Lane" w:date="2022-06-23T15:12:00Z">
              <w:r w:rsidRPr="004F6583" w:rsidDel="00EB4CE1">
                <w:rPr>
                  <w:rFonts w:ascii="Calibri" w:eastAsia="Times New Roman" w:hAnsi="Calibri" w:cs="Calibri"/>
                  <w:color w:val="000000"/>
                </w:rPr>
                <w:delText>0.68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4F6BBD23" w:rsidR="004F6583" w:rsidRPr="004F6583" w:rsidDel="00EB4CE1" w:rsidRDefault="004F6583" w:rsidP="004F6583">
            <w:pPr>
              <w:spacing w:after="0" w:line="240" w:lineRule="auto"/>
              <w:jc w:val="center"/>
              <w:rPr>
                <w:del w:id="13392" w:author="Stefanie Lane" w:date="2022-06-23T15:12:00Z"/>
                <w:rFonts w:ascii="Calibri" w:eastAsia="Times New Roman" w:hAnsi="Calibri" w:cs="Calibri"/>
                <w:color w:val="000000"/>
              </w:rPr>
            </w:pPr>
            <w:del w:id="13393" w:author="Stefanie Lane" w:date="2022-06-23T15:12:00Z">
              <w:r w:rsidRPr="004F6583" w:rsidDel="00EB4CE1">
                <w:rPr>
                  <w:rFonts w:ascii="Calibri" w:eastAsia="Times New Roman" w:hAnsi="Calibri" w:cs="Calibri"/>
                  <w:color w:val="000000"/>
                </w:rPr>
                <w:delText>0.22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343B56A" w:rsidR="004F6583" w:rsidRPr="004F6583" w:rsidDel="00EB4CE1" w:rsidRDefault="004F6583" w:rsidP="004F6583">
            <w:pPr>
              <w:spacing w:after="0" w:line="240" w:lineRule="auto"/>
              <w:jc w:val="center"/>
              <w:rPr>
                <w:del w:id="13394" w:author="Stefanie Lane" w:date="2022-06-23T15:12:00Z"/>
                <w:rFonts w:ascii="Calibri" w:eastAsia="Times New Roman" w:hAnsi="Calibri" w:cs="Calibri"/>
                <w:color w:val="000000"/>
              </w:rPr>
            </w:pPr>
            <w:del w:id="13395" w:author="Stefanie Lane" w:date="2022-06-23T15:12:00Z">
              <w:r w:rsidRPr="004F6583" w:rsidDel="00EB4CE1">
                <w:rPr>
                  <w:rFonts w:ascii="Calibri" w:eastAsia="Times New Roman" w:hAnsi="Calibri" w:cs="Calibri"/>
                  <w:color w:val="000000"/>
                </w:rPr>
                <w:delText>0.21</w:delText>
              </w:r>
            </w:del>
          </w:p>
        </w:tc>
        <w:tc>
          <w:tcPr>
            <w:tcW w:w="1760" w:type="dxa"/>
            <w:tcBorders>
              <w:top w:val="single" w:sz="4" w:space="0" w:color="auto"/>
              <w:left w:val="nil"/>
              <w:bottom w:val="nil"/>
              <w:right w:val="nil"/>
            </w:tcBorders>
            <w:shd w:val="clear" w:color="auto" w:fill="auto"/>
            <w:noWrap/>
            <w:vAlign w:val="bottom"/>
            <w:hideMark/>
          </w:tcPr>
          <w:p w14:paraId="12A66789" w14:textId="07938B36" w:rsidR="004F6583" w:rsidRPr="004F6583" w:rsidDel="00EB4CE1" w:rsidRDefault="004F6583" w:rsidP="004F6583">
            <w:pPr>
              <w:spacing w:after="0" w:line="240" w:lineRule="auto"/>
              <w:jc w:val="center"/>
              <w:rPr>
                <w:del w:id="13396" w:author="Stefanie Lane" w:date="2022-06-23T15:12:00Z"/>
                <w:rFonts w:ascii="Calibri" w:eastAsia="Times New Roman" w:hAnsi="Calibri" w:cs="Calibri"/>
                <w:color w:val="000000"/>
              </w:rPr>
            </w:pPr>
            <w:del w:id="13397"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538EED46" w14:textId="19A2C1FF" w:rsidTr="004F6583">
        <w:trPr>
          <w:trHeight w:val="290"/>
          <w:del w:id="13398" w:author="Stefanie Lane" w:date="2022-06-23T15:12:00Z"/>
        </w:trPr>
        <w:tc>
          <w:tcPr>
            <w:tcW w:w="1700" w:type="dxa"/>
            <w:vMerge/>
            <w:tcBorders>
              <w:top w:val="nil"/>
              <w:left w:val="nil"/>
              <w:bottom w:val="single" w:sz="4" w:space="0" w:color="000000"/>
              <w:right w:val="nil"/>
            </w:tcBorders>
            <w:vAlign w:val="center"/>
            <w:hideMark/>
          </w:tcPr>
          <w:p w14:paraId="40038960" w14:textId="1F763287" w:rsidR="004F6583" w:rsidRPr="004F6583" w:rsidDel="00EB4CE1" w:rsidRDefault="004F6583" w:rsidP="004F6583">
            <w:pPr>
              <w:spacing w:after="0" w:line="240" w:lineRule="auto"/>
              <w:rPr>
                <w:del w:id="1339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147D2BDA" w:rsidR="004F6583" w:rsidRPr="004F6583" w:rsidDel="00EB4CE1" w:rsidRDefault="004F6583" w:rsidP="004F6583">
            <w:pPr>
              <w:spacing w:after="0" w:line="240" w:lineRule="auto"/>
              <w:rPr>
                <w:del w:id="13400" w:author="Stefanie Lane" w:date="2022-06-23T15:12:00Z"/>
                <w:rFonts w:ascii="Arial" w:eastAsia="Times New Roman" w:hAnsi="Arial" w:cs="Arial"/>
                <w:i/>
                <w:iCs/>
                <w:sz w:val="20"/>
                <w:szCs w:val="20"/>
              </w:rPr>
            </w:pPr>
            <w:del w:id="13401"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11A7A046" w14:textId="210816A0" w:rsidR="004F6583" w:rsidRPr="004F6583" w:rsidDel="00EB4CE1" w:rsidRDefault="004F6583" w:rsidP="004F6583">
            <w:pPr>
              <w:spacing w:after="0" w:line="240" w:lineRule="auto"/>
              <w:jc w:val="center"/>
              <w:rPr>
                <w:del w:id="13402" w:author="Stefanie Lane" w:date="2022-06-23T15:12:00Z"/>
                <w:rFonts w:ascii="Calibri" w:eastAsia="Times New Roman" w:hAnsi="Calibri" w:cs="Calibri"/>
                <w:color w:val="000000"/>
              </w:rPr>
            </w:pPr>
            <w:del w:id="13403"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66BC49EF" w14:textId="4E58B617" w:rsidR="004F6583" w:rsidRPr="004F6583" w:rsidDel="00EB4CE1" w:rsidRDefault="004F6583" w:rsidP="004F6583">
            <w:pPr>
              <w:spacing w:after="0" w:line="240" w:lineRule="auto"/>
              <w:jc w:val="center"/>
              <w:rPr>
                <w:del w:id="13404" w:author="Stefanie Lane" w:date="2022-06-23T15:12:00Z"/>
                <w:rFonts w:ascii="Calibri" w:eastAsia="Times New Roman" w:hAnsi="Calibri" w:cs="Calibri"/>
                <w:color w:val="000000"/>
              </w:rPr>
            </w:pPr>
            <w:del w:id="13405" w:author="Stefanie Lane" w:date="2022-06-23T15:12:00Z">
              <w:r w:rsidRPr="004F6583" w:rsidDel="00EB4CE1">
                <w:rPr>
                  <w:rFonts w:ascii="Calibri" w:eastAsia="Times New Roman" w:hAnsi="Calibri" w:cs="Calibri"/>
                  <w:color w:val="000000"/>
                </w:rPr>
                <w:delText>0.39</w:delText>
              </w:r>
            </w:del>
          </w:p>
        </w:tc>
        <w:tc>
          <w:tcPr>
            <w:tcW w:w="960" w:type="dxa"/>
            <w:tcBorders>
              <w:top w:val="nil"/>
              <w:left w:val="nil"/>
              <w:bottom w:val="nil"/>
              <w:right w:val="nil"/>
            </w:tcBorders>
            <w:shd w:val="clear" w:color="auto" w:fill="auto"/>
            <w:noWrap/>
            <w:vAlign w:val="bottom"/>
            <w:hideMark/>
          </w:tcPr>
          <w:p w14:paraId="606D51FB" w14:textId="3C4E7283" w:rsidR="004F6583" w:rsidRPr="004F6583" w:rsidDel="00EB4CE1" w:rsidRDefault="004F6583" w:rsidP="004F6583">
            <w:pPr>
              <w:spacing w:after="0" w:line="240" w:lineRule="auto"/>
              <w:jc w:val="center"/>
              <w:rPr>
                <w:del w:id="13406" w:author="Stefanie Lane" w:date="2022-06-23T15:12:00Z"/>
                <w:rFonts w:ascii="Calibri" w:eastAsia="Times New Roman" w:hAnsi="Calibri" w:cs="Calibri"/>
                <w:color w:val="000000"/>
              </w:rPr>
            </w:pPr>
            <w:del w:id="13407" w:author="Stefanie Lane" w:date="2022-06-23T15:12:00Z">
              <w:r w:rsidRPr="004F6583" w:rsidDel="00EB4CE1">
                <w:rPr>
                  <w:rFonts w:ascii="Calibri" w:eastAsia="Times New Roman" w:hAnsi="Calibri" w:cs="Calibri"/>
                  <w:color w:val="000000"/>
                </w:rPr>
                <w:delText>0.29</w:delText>
              </w:r>
            </w:del>
          </w:p>
        </w:tc>
        <w:tc>
          <w:tcPr>
            <w:tcW w:w="1760" w:type="dxa"/>
            <w:tcBorders>
              <w:top w:val="single" w:sz="4" w:space="0" w:color="auto"/>
              <w:left w:val="nil"/>
              <w:bottom w:val="nil"/>
              <w:right w:val="nil"/>
            </w:tcBorders>
            <w:shd w:val="clear" w:color="auto" w:fill="auto"/>
            <w:noWrap/>
            <w:vAlign w:val="bottom"/>
            <w:hideMark/>
          </w:tcPr>
          <w:p w14:paraId="5CEEE332" w14:textId="288BE37C" w:rsidR="004F6583" w:rsidRPr="004F6583" w:rsidDel="00EB4CE1" w:rsidRDefault="004F6583" w:rsidP="004F6583">
            <w:pPr>
              <w:spacing w:after="0" w:line="240" w:lineRule="auto"/>
              <w:jc w:val="center"/>
              <w:rPr>
                <w:del w:id="13408" w:author="Stefanie Lane" w:date="2022-06-23T15:12:00Z"/>
                <w:rFonts w:ascii="Calibri" w:eastAsia="Times New Roman" w:hAnsi="Calibri" w:cs="Calibri"/>
                <w:color w:val="000000"/>
              </w:rPr>
            </w:pPr>
            <w:del w:id="13409" w:author="Stefanie Lane" w:date="2022-06-23T15:12:00Z">
              <w:r w:rsidRPr="004F6583" w:rsidDel="00EB4CE1">
                <w:rPr>
                  <w:rFonts w:ascii="Calibri" w:eastAsia="Times New Roman" w:hAnsi="Calibri" w:cs="Calibri"/>
                  <w:color w:val="000000"/>
                </w:rPr>
                <w:delText>-71.43</w:delText>
              </w:r>
            </w:del>
          </w:p>
        </w:tc>
      </w:tr>
      <w:tr w:rsidR="004F6583" w:rsidRPr="004F6583" w:rsidDel="00EB4CE1" w14:paraId="64C55C6B" w14:textId="136987DD" w:rsidTr="004F6583">
        <w:trPr>
          <w:trHeight w:val="290"/>
          <w:del w:id="13410" w:author="Stefanie Lane" w:date="2022-06-23T15:12:00Z"/>
        </w:trPr>
        <w:tc>
          <w:tcPr>
            <w:tcW w:w="1700" w:type="dxa"/>
            <w:vMerge/>
            <w:tcBorders>
              <w:top w:val="nil"/>
              <w:left w:val="nil"/>
              <w:bottom w:val="single" w:sz="4" w:space="0" w:color="000000"/>
              <w:right w:val="nil"/>
            </w:tcBorders>
            <w:vAlign w:val="center"/>
            <w:hideMark/>
          </w:tcPr>
          <w:p w14:paraId="2D3176CA" w14:textId="13F92516" w:rsidR="004F6583" w:rsidRPr="004F6583" w:rsidDel="00EB4CE1" w:rsidRDefault="004F6583" w:rsidP="004F6583">
            <w:pPr>
              <w:spacing w:after="0" w:line="240" w:lineRule="auto"/>
              <w:rPr>
                <w:del w:id="1341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5810817A" w:rsidR="004F6583" w:rsidRPr="004F6583" w:rsidDel="00EB4CE1" w:rsidRDefault="004F6583" w:rsidP="004F6583">
            <w:pPr>
              <w:spacing w:after="0" w:line="240" w:lineRule="auto"/>
              <w:rPr>
                <w:del w:id="13412" w:author="Stefanie Lane" w:date="2022-06-23T15:12:00Z"/>
                <w:rFonts w:ascii="Arial" w:eastAsia="Times New Roman" w:hAnsi="Arial" w:cs="Arial"/>
                <w:i/>
                <w:iCs/>
                <w:color w:val="000000"/>
                <w:sz w:val="20"/>
                <w:szCs w:val="20"/>
              </w:rPr>
            </w:pPr>
            <w:del w:id="13413"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0C43FFE9" w:rsidR="004F6583" w:rsidRPr="004F6583" w:rsidDel="00EB4CE1" w:rsidRDefault="004F6583" w:rsidP="004F6583">
            <w:pPr>
              <w:spacing w:after="0" w:line="240" w:lineRule="auto"/>
              <w:jc w:val="center"/>
              <w:rPr>
                <w:del w:id="13414" w:author="Stefanie Lane" w:date="2022-06-23T15:12:00Z"/>
                <w:rFonts w:ascii="Calibri" w:eastAsia="Times New Roman" w:hAnsi="Calibri" w:cs="Calibri"/>
                <w:color w:val="000000"/>
              </w:rPr>
            </w:pPr>
            <w:del w:id="13415"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27BD5846" w:rsidR="004F6583" w:rsidRPr="004F6583" w:rsidDel="00EB4CE1" w:rsidRDefault="004F6583" w:rsidP="004F6583">
            <w:pPr>
              <w:spacing w:after="0" w:line="240" w:lineRule="auto"/>
              <w:jc w:val="center"/>
              <w:rPr>
                <w:del w:id="13416" w:author="Stefanie Lane" w:date="2022-06-23T15:12:00Z"/>
                <w:rFonts w:ascii="Calibri" w:eastAsia="Times New Roman" w:hAnsi="Calibri" w:cs="Calibri"/>
                <w:color w:val="000000"/>
              </w:rPr>
            </w:pPr>
            <w:del w:id="13417"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25F04BF9" w:rsidR="004F6583" w:rsidRPr="004F6583" w:rsidDel="00EB4CE1" w:rsidRDefault="004F6583" w:rsidP="004F6583">
            <w:pPr>
              <w:spacing w:after="0" w:line="240" w:lineRule="auto"/>
              <w:jc w:val="center"/>
              <w:rPr>
                <w:del w:id="13418" w:author="Stefanie Lane" w:date="2022-06-23T15:12:00Z"/>
                <w:rFonts w:ascii="Calibri" w:eastAsia="Times New Roman" w:hAnsi="Calibri" w:cs="Calibri"/>
                <w:color w:val="000000"/>
              </w:rPr>
            </w:pPr>
            <w:del w:id="13419" w:author="Stefanie Lane" w:date="2022-06-23T15:12:00Z">
              <w:r w:rsidRPr="004F6583" w:rsidDel="00EB4CE1">
                <w:rPr>
                  <w:rFonts w:ascii="Calibri" w:eastAsia="Times New Roman" w:hAnsi="Calibri" w:cs="Calibri"/>
                  <w:color w:val="000000"/>
                </w:rPr>
                <w:delText>0.32</w:delText>
              </w:r>
            </w:del>
          </w:p>
        </w:tc>
        <w:tc>
          <w:tcPr>
            <w:tcW w:w="1760" w:type="dxa"/>
            <w:tcBorders>
              <w:top w:val="single" w:sz="4" w:space="0" w:color="auto"/>
              <w:left w:val="nil"/>
              <w:bottom w:val="nil"/>
              <w:right w:val="nil"/>
            </w:tcBorders>
            <w:shd w:val="clear" w:color="auto" w:fill="auto"/>
            <w:noWrap/>
            <w:vAlign w:val="bottom"/>
            <w:hideMark/>
          </w:tcPr>
          <w:p w14:paraId="713A4DBE" w14:textId="0E9F616F" w:rsidR="004F6583" w:rsidRPr="004F6583" w:rsidDel="00EB4CE1" w:rsidRDefault="004F6583" w:rsidP="004F6583">
            <w:pPr>
              <w:spacing w:after="0" w:line="240" w:lineRule="auto"/>
              <w:jc w:val="center"/>
              <w:rPr>
                <w:del w:id="13420" w:author="Stefanie Lane" w:date="2022-06-23T15:12:00Z"/>
                <w:rFonts w:ascii="Calibri" w:eastAsia="Times New Roman" w:hAnsi="Calibri" w:cs="Calibri"/>
                <w:color w:val="000000"/>
              </w:rPr>
            </w:pPr>
            <w:del w:id="13421" w:author="Stefanie Lane" w:date="2022-06-23T15:12:00Z">
              <w:r w:rsidRPr="004F6583" w:rsidDel="00EB4CE1">
                <w:rPr>
                  <w:rFonts w:ascii="Calibri" w:eastAsia="Times New Roman" w:hAnsi="Calibri" w:cs="Calibri"/>
                  <w:color w:val="000000"/>
                </w:rPr>
                <w:delText>-67.86</w:delText>
              </w:r>
            </w:del>
          </w:p>
        </w:tc>
      </w:tr>
      <w:tr w:rsidR="004F6583" w:rsidRPr="004F6583" w:rsidDel="00EB4CE1" w14:paraId="15150FCB" w14:textId="60BC4657" w:rsidTr="004F6583">
        <w:trPr>
          <w:trHeight w:val="290"/>
          <w:del w:id="13422" w:author="Stefanie Lane" w:date="2022-06-23T15:12:00Z"/>
        </w:trPr>
        <w:tc>
          <w:tcPr>
            <w:tcW w:w="1700" w:type="dxa"/>
            <w:vMerge/>
            <w:tcBorders>
              <w:top w:val="nil"/>
              <w:left w:val="nil"/>
              <w:bottom w:val="single" w:sz="4" w:space="0" w:color="000000"/>
              <w:right w:val="nil"/>
            </w:tcBorders>
            <w:vAlign w:val="center"/>
            <w:hideMark/>
          </w:tcPr>
          <w:p w14:paraId="02777261" w14:textId="528DE706" w:rsidR="004F6583" w:rsidRPr="004F6583" w:rsidDel="00EB4CE1" w:rsidRDefault="004F6583" w:rsidP="004F6583">
            <w:pPr>
              <w:spacing w:after="0" w:line="240" w:lineRule="auto"/>
              <w:rPr>
                <w:del w:id="1342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28E4C4CC" w:rsidR="004F6583" w:rsidRPr="004F6583" w:rsidDel="00EB4CE1" w:rsidRDefault="004F6583" w:rsidP="004F6583">
            <w:pPr>
              <w:spacing w:after="0" w:line="240" w:lineRule="auto"/>
              <w:rPr>
                <w:del w:id="13424" w:author="Stefanie Lane" w:date="2022-06-23T15:12:00Z"/>
                <w:rFonts w:ascii="Arial" w:eastAsia="Times New Roman" w:hAnsi="Arial" w:cs="Arial"/>
                <w:i/>
                <w:iCs/>
                <w:sz w:val="20"/>
                <w:szCs w:val="20"/>
              </w:rPr>
            </w:pPr>
            <w:del w:id="13425"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nil"/>
              <w:left w:val="nil"/>
              <w:bottom w:val="nil"/>
              <w:right w:val="nil"/>
            </w:tcBorders>
            <w:shd w:val="clear" w:color="auto" w:fill="auto"/>
            <w:noWrap/>
            <w:vAlign w:val="bottom"/>
            <w:hideMark/>
          </w:tcPr>
          <w:p w14:paraId="2D549BBB" w14:textId="6B5E83FF" w:rsidR="004F6583" w:rsidRPr="004F6583" w:rsidDel="00EB4CE1" w:rsidRDefault="004F6583" w:rsidP="004F6583">
            <w:pPr>
              <w:spacing w:after="0" w:line="240" w:lineRule="auto"/>
              <w:jc w:val="center"/>
              <w:rPr>
                <w:del w:id="13426" w:author="Stefanie Lane" w:date="2022-06-23T15:12:00Z"/>
                <w:rFonts w:ascii="Calibri" w:eastAsia="Times New Roman" w:hAnsi="Calibri" w:cs="Calibri"/>
                <w:color w:val="000000"/>
              </w:rPr>
            </w:pPr>
            <w:del w:id="13427" w:author="Stefanie Lane" w:date="2022-06-23T15:12:00Z">
              <w:r w:rsidRPr="004F6583" w:rsidDel="00EB4CE1">
                <w:rPr>
                  <w:rFonts w:ascii="Calibri" w:eastAsia="Times New Roman" w:hAnsi="Calibri" w:cs="Calibri"/>
                  <w:color w:val="000000"/>
                </w:rPr>
                <w:delText>0.63</w:delText>
              </w:r>
            </w:del>
          </w:p>
        </w:tc>
        <w:tc>
          <w:tcPr>
            <w:tcW w:w="960" w:type="dxa"/>
            <w:tcBorders>
              <w:top w:val="nil"/>
              <w:left w:val="nil"/>
              <w:bottom w:val="nil"/>
              <w:right w:val="nil"/>
            </w:tcBorders>
            <w:shd w:val="clear" w:color="auto" w:fill="auto"/>
            <w:noWrap/>
            <w:vAlign w:val="bottom"/>
            <w:hideMark/>
          </w:tcPr>
          <w:p w14:paraId="21E72CAD" w14:textId="23FACF31" w:rsidR="004F6583" w:rsidRPr="004F6583" w:rsidDel="00EB4CE1" w:rsidRDefault="004F6583" w:rsidP="004F6583">
            <w:pPr>
              <w:spacing w:after="0" w:line="240" w:lineRule="auto"/>
              <w:jc w:val="center"/>
              <w:rPr>
                <w:del w:id="13428" w:author="Stefanie Lane" w:date="2022-06-23T15:12:00Z"/>
                <w:rFonts w:ascii="Calibri" w:eastAsia="Times New Roman" w:hAnsi="Calibri" w:cs="Calibri"/>
                <w:color w:val="000000"/>
              </w:rPr>
            </w:pPr>
            <w:del w:id="13429" w:author="Stefanie Lane" w:date="2022-06-23T15:12:00Z">
              <w:r w:rsidRPr="004F6583" w:rsidDel="00EB4CE1">
                <w:rPr>
                  <w:rFonts w:ascii="Calibri" w:eastAsia="Times New Roman" w:hAnsi="Calibri" w:cs="Calibri"/>
                  <w:color w:val="000000"/>
                </w:rPr>
                <w:delText>0.78</w:delText>
              </w:r>
            </w:del>
          </w:p>
        </w:tc>
        <w:tc>
          <w:tcPr>
            <w:tcW w:w="960" w:type="dxa"/>
            <w:tcBorders>
              <w:top w:val="nil"/>
              <w:left w:val="nil"/>
              <w:bottom w:val="nil"/>
              <w:right w:val="nil"/>
            </w:tcBorders>
            <w:shd w:val="clear" w:color="auto" w:fill="auto"/>
            <w:noWrap/>
            <w:vAlign w:val="bottom"/>
            <w:hideMark/>
          </w:tcPr>
          <w:p w14:paraId="3CA9B739" w14:textId="67EB4086" w:rsidR="004F6583" w:rsidRPr="004F6583" w:rsidDel="00EB4CE1" w:rsidRDefault="004F6583" w:rsidP="004F6583">
            <w:pPr>
              <w:spacing w:after="0" w:line="240" w:lineRule="auto"/>
              <w:jc w:val="center"/>
              <w:rPr>
                <w:del w:id="13430" w:author="Stefanie Lane" w:date="2022-06-23T15:12:00Z"/>
                <w:rFonts w:ascii="Calibri" w:eastAsia="Times New Roman" w:hAnsi="Calibri" w:cs="Calibri"/>
                <w:color w:val="000000"/>
              </w:rPr>
            </w:pPr>
            <w:del w:id="13431"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nil"/>
              <w:right w:val="nil"/>
            </w:tcBorders>
            <w:shd w:val="clear" w:color="auto" w:fill="auto"/>
            <w:noWrap/>
            <w:vAlign w:val="bottom"/>
            <w:hideMark/>
          </w:tcPr>
          <w:p w14:paraId="55E6DF65" w14:textId="47173796" w:rsidR="004F6583" w:rsidRPr="004F6583" w:rsidDel="00EB4CE1" w:rsidRDefault="004F6583" w:rsidP="004F6583">
            <w:pPr>
              <w:spacing w:after="0" w:line="240" w:lineRule="auto"/>
              <w:jc w:val="center"/>
              <w:rPr>
                <w:del w:id="13432" w:author="Stefanie Lane" w:date="2022-06-23T15:12:00Z"/>
                <w:rFonts w:ascii="Calibri" w:eastAsia="Times New Roman" w:hAnsi="Calibri" w:cs="Calibri"/>
                <w:color w:val="000000"/>
              </w:rPr>
            </w:pPr>
            <w:del w:id="13433"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3BCDAFE0" w14:textId="7E04DB9A" w:rsidTr="004F6583">
        <w:trPr>
          <w:trHeight w:val="290"/>
          <w:del w:id="13434" w:author="Stefanie Lane" w:date="2022-06-23T15:12:00Z"/>
        </w:trPr>
        <w:tc>
          <w:tcPr>
            <w:tcW w:w="1700" w:type="dxa"/>
            <w:vMerge/>
            <w:tcBorders>
              <w:top w:val="nil"/>
              <w:left w:val="nil"/>
              <w:bottom w:val="single" w:sz="4" w:space="0" w:color="000000"/>
              <w:right w:val="nil"/>
            </w:tcBorders>
            <w:vAlign w:val="center"/>
            <w:hideMark/>
          </w:tcPr>
          <w:p w14:paraId="640B9A03" w14:textId="31E35112" w:rsidR="004F6583" w:rsidRPr="004F6583" w:rsidDel="00EB4CE1" w:rsidRDefault="004F6583" w:rsidP="004F6583">
            <w:pPr>
              <w:spacing w:after="0" w:line="240" w:lineRule="auto"/>
              <w:rPr>
                <w:del w:id="1343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8A9F4BB" w:rsidR="004F6583" w:rsidRPr="004F6583" w:rsidDel="00EB4CE1" w:rsidRDefault="004F6583" w:rsidP="004F6583">
            <w:pPr>
              <w:spacing w:after="0" w:line="240" w:lineRule="auto"/>
              <w:rPr>
                <w:del w:id="13436" w:author="Stefanie Lane" w:date="2022-06-23T15:12:00Z"/>
                <w:rFonts w:ascii="Arial" w:eastAsia="Times New Roman" w:hAnsi="Arial" w:cs="Arial"/>
                <w:i/>
                <w:iCs/>
                <w:sz w:val="20"/>
                <w:szCs w:val="20"/>
              </w:rPr>
            </w:pPr>
            <w:del w:id="13437"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2B1E97EE" w:rsidR="004F6583" w:rsidRPr="004F6583" w:rsidDel="00EB4CE1" w:rsidRDefault="004F6583" w:rsidP="004F6583">
            <w:pPr>
              <w:spacing w:after="0" w:line="240" w:lineRule="auto"/>
              <w:jc w:val="center"/>
              <w:rPr>
                <w:del w:id="13438" w:author="Stefanie Lane" w:date="2022-06-23T15:12:00Z"/>
                <w:rFonts w:ascii="Calibri" w:eastAsia="Times New Roman" w:hAnsi="Calibri" w:cs="Calibri"/>
                <w:color w:val="000000"/>
              </w:rPr>
            </w:pPr>
            <w:del w:id="13439" w:author="Stefanie Lane" w:date="2022-06-23T15:12:00Z">
              <w:r w:rsidRPr="004F6583" w:rsidDel="00EB4CE1">
                <w:rPr>
                  <w:rFonts w:ascii="Calibri" w:eastAsia="Times New Roman" w:hAnsi="Calibri" w:cs="Calibri"/>
                  <w:color w:val="000000"/>
                </w:rPr>
                <w:delText>0.53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4FB751D0" w:rsidR="004F6583" w:rsidRPr="004F6583" w:rsidDel="00EB4CE1" w:rsidRDefault="004F6583" w:rsidP="004F6583">
            <w:pPr>
              <w:spacing w:after="0" w:line="240" w:lineRule="auto"/>
              <w:jc w:val="center"/>
              <w:rPr>
                <w:del w:id="13440" w:author="Stefanie Lane" w:date="2022-06-23T15:12:00Z"/>
                <w:rFonts w:ascii="Calibri" w:eastAsia="Times New Roman" w:hAnsi="Calibri" w:cs="Calibri"/>
                <w:color w:val="000000"/>
              </w:rPr>
            </w:pPr>
            <w:del w:id="13441" w:author="Stefanie Lane" w:date="2022-06-23T15:12:00Z">
              <w:r w:rsidRPr="004F6583" w:rsidDel="00EB4CE1">
                <w:rPr>
                  <w:rFonts w:ascii="Calibri" w:eastAsia="Times New Roman" w:hAnsi="Calibri" w:cs="Calibri"/>
                  <w:color w:val="000000"/>
                </w:rPr>
                <w:delText>0.22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46CA75EC" w:rsidR="004F6583" w:rsidRPr="004F6583" w:rsidDel="00EB4CE1" w:rsidRDefault="004F6583" w:rsidP="004F6583">
            <w:pPr>
              <w:spacing w:after="0" w:line="240" w:lineRule="auto"/>
              <w:jc w:val="center"/>
              <w:rPr>
                <w:del w:id="13442" w:author="Stefanie Lane" w:date="2022-06-23T15:12:00Z"/>
                <w:rFonts w:ascii="Calibri" w:eastAsia="Times New Roman" w:hAnsi="Calibri" w:cs="Calibri"/>
                <w:color w:val="000000"/>
              </w:rPr>
            </w:pPr>
            <w:del w:id="13443" w:author="Stefanie Lane" w:date="2022-06-23T15:12:00Z">
              <w:r w:rsidRPr="004F6583" w:rsidDel="00EB4CE1">
                <w:rPr>
                  <w:rFonts w:ascii="Calibri" w:eastAsia="Times New Roman" w:hAnsi="Calibri" w:cs="Calibri"/>
                  <w:color w:val="000000"/>
                </w:rPr>
                <w:delText>0.57</w:delText>
              </w:r>
            </w:del>
          </w:p>
        </w:tc>
        <w:tc>
          <w:tcPr>
            <w:tcW w:w="1760" w:type="dxa"/>
            <w:tcBorders>
              <w:top w:val="single" w:sz="4" w:space="0" w:color="auto"/>
              <w:left w:val="nil"/>
              <w:bottom w:val="nil"/>
              <w:right w:val="nil"/>
            </w:tcBorders>
            <w:shd w:val="clear" w:color="auto" w:fill="auto"/>
            <w:noWrap/>
            <w:vAlign w:val="bottom"/>
            <w:hideMark/>
          </w:tcPr>
          <w:p w14:paraId="40BD5E0B" w14:textId="601AC503" w:rsidR="004F6583" w:rsidRPr="004F6583" w:rsidDel="00EB4CE1" w:rsidRDefault="004F6583" w:rsidP="004F6583">
            <w:pPr>
              <w:spacing w:after="0" w:line="240" w:lineRule="auto"/>
              <w:jc w:val="center"/>
              <w:rPr>
                <w:del w:id="13444" w:author="Stefanie Lane" w:date="2022-06-23T15:12:00Z"/>
                <w:rFonts w:ascii="Calibri" w:eastAsia="Times New Roman" w:hAnsi="Calibri" w:cs="Calibri"/>
                <w:color w:val="000000"/>
              </w:rPr>
            </w:pPr>
            <w:del w:id="13445" w:author="Stefanie Lane" w:date="2022-06-23T15:12:00Z">
              <w:r w:rsidRPr="004F6583" w:rsidDel="00EB4CE1">
                <w:rPr>
                  <w:rFonts w:ascii="Calibri" w:eastAsia="Times New Roman" w:hAnsi="Calibri" w:cs="Calibri"/>
                  <w:color w:val="000000"/>
                </w:rPr>
                <w:delText>-42.86</w:delText>
              </w:r>
            </w:del>
          </w:p>
        </w:tc>
      </w:tr>
      <w:tr w:rsidR="004F6583" w:rsidRPr="004F6583" w:rsidDel="00EB4CE1" w14:paraId="333055A8" w14:textId="4BEE1387" w:rsidTr="004F6583">
        <w:trPr>
          <w:trHeight w:val="290"/>
          <w:del w:id="13446" w:author="Stefanie Lane" w:date="2022-06-23T15:12:00Z"/>
        </w:trPr>
        <w:tc>
          <w:tcPr>
            <w:tcW w:w="1700" w:type="dxa"/>
            <w:vMerge/>
            <w:tcBorders>
              <w:top w:val="nil"/>
              <w:left w:val="nil"/>
              <w:bottom w:val="single" w:sz="4" w:space="0" w:color="000000"/>
              <w:right w:val="nil"/>
            </w:tcBorders>
            <w:vAlign w:val="center"/>
            <w:hideMark/>
          </w:tcPr>
          <w:p w14:paraId="5CE10315" w14:textId="1B69A925" w:rsidR="004F6583" w:rsidRPr="004F6583" w:rsidDel="00EB4CE1" w:rsidRDefault="004F6583" w:rsidP="004F6583">
            <w:pPr>
              <w:spacing w:after="0" w:line="240" w:lineRule="auto"/>
              <w:rPr>
                <w:del w:id="1344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3F8AB035" w:rsidR="004F6583" w:rsidRPr="004F6583" w:rsidDel="00EB4CE1" w:rsidRDefault="004F6583" w:rsidP="004F6583">
            <w:pPr>
              <w:spacing w:after="0" w:line="240" w:lineRule="auto"/>
              <w:rPr>
                <w:del w:id="13448" w:author="Stefanie Lane" w:date="2022-06-23T15:12:00Z"/>
                <w:rFonts w:ascii="Arial" w:eastAsia="Times New Roman" w:hAnsi="Arial" w:cs="Arial"/>
                <w:i/>
                <w:iCs/>
                <w:sz w:val="20"/>
                <w:szCs w:val="20"/>
              </w:rPr>
            </w:pPr>
            <w:del w:id="13449"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1C14A3F4" w14:textId="4696AAD5" w:rsidR="004F6583" w:rsidRPr="004F6583" w:rsidDel="00EB4CE1" w:rsidRDefault="004F6583" w:rsidP="004F6583">
            <w:pPr>
              <w:spacing w:after="0" w:line="240" w:lineRule="auto"/>
              <w:jc w:val="center"/>
              <w:rPr>
                <w:del w:id="13450" w:author="Stefanie Lane" w:date="2022-06-23T15:12:00Z"/>
                <w:rFonts w:ascii="Calibri" w:eastAsia="Times New Roman" w:hAnsi="Calibri" w:cs="Calibri"/>
                <w:color w:val="000000"/>
              </w:rPr>
            </w:pPr>
            <w:del w:id="13451" w:author="Stefanie Lane" w:date="2022-06-23T15:12:00Z">
              <w:r w:rsidRPr="004F6583" w:rsidDel="00EB4CE1">
                <w:rPr>
                  <w:rFonts w:ascii="Calibri" w:eastAsia="Times New Roman" w:hAnsi="Calibri" w:cs="Calibri"/>
                  <w:color w:val="000000"/>
                </w:rPr>
                <w:delText>1.11</w:delText>
              </w:r>
            </w:del>
          </w:p>
        </w:tc>
        <w:tc>
          <w:tcPr>
            <w:tcW w:w="960" w:type="dxa"/>
            <w:tcBorders>
              <w:top w:val="nil"/>
              <w:left w:val="nil"/>
              <w:bottom w:val="nil"/>
              <w:right w:val="nil"/>
            </w:tcBorders>
            <w:shd w:val="clear" w:color="auto" w:fill="auto"/>
            <w:noWrap/>
            <w:vAlign w:val="bottom"/>
            <w:hideMark/>
          </w:tcPr>
          <w:p w14:paraId="5EE287DA" w14:textId="1F866872" w:rsidR="004F6583" w:rsidRPr="004F6583" w:rsidDel="00EB4CE1" w:rsidRDefault="004F6583" w:rsidP="004F6583">
            <w:pPr>
              <w:spacing w:after="0" w:line="240" w:lineRule="auto"/>
              <w:jc w:val="center"/>
              <w:rPr>
                <w:del w:id="13452" w:author="Stefanie Lane" w:date="2022-06-23T15:12:00Z"/>
                <w:rFonts w:ascii="Calibri" w:eastAsia="Times New Roman" w:hAnsi="Calibri" w:cs="Calibri"/>
                <w:color w:val="000000"/>
              </w:rPr>
            </w:pPr>
            <w:del w:id="13453" w:author="Stefanie Lane" w:date="2022-06-23T15:12:00Z">
              <w:r w:rsidRPr="004F6583" w:rsidDel="00EB4CE1">
                <w:rPr>
                  <w:rFonts w:ascii="Calibri" w:eastAsia="Times New Roman" w:hAnsi="Calibri" w:cs="Calibri"/>
                  <w:color w:val="000000"/>
                </w:rPr>
                <w:delText>1.17</w:delText>
              </w:r>
            </w:del>
          </w:p>
        </w:tc>
        <w:tc>
          <w:tcPr>
            <w:tcW w:w="960" w:type="dxa"/>
            <w:tcBorders>
              <w:top w:val="nil"/>
              <w:left w:val="nil"/>
              <w:bottom w:val="nil"/>
              <w:right w:val="nil"/>
            </w:tcBorders>
            <w:shd w:val="clear" w:color="auto" w:fill="auto"/>
            <w:noWrap/>
            <w:vAlign w:val="bottom"/>
            <w:hideMark/>
          </w:tcPr>
          <w:p w14:paraId="3382A996" w14:textId="0261A713" w:rsidR="004F6583" w:rsidRPr="004F6583" w:rsidDel="00EB4CE1" w:rsidRDefault="004F6583" w:rsidP="004F6583">
            <w:pPr>
              <w:spacing w:after="0" w:line="240" w:lineRule="auto"/>
              <w:jc w:val="center"/>
              <w:rPr>
                <w:del w:id="13454" w:author="Stefanie Lane" w:date="2022-06-23T15:12:00Z"/>
                <w:rFonts w:ascii="Calibri" w:eastAsia="Times New Roman" w:hAnsi="Calibri" w:cs="Calibri"/>
                <w:color w:val="000000"/>
              </w:rPr>
            </w:pPr>
            <w:del w:id="13455" w:author="Stefanie Lane" w:date="2022-06-23T15:12:00Z">
              <w:r w:rsidRPr="004F6583" w:rsidDel="00EB4CE1">
                <w:rPr>
                  <w:rFonts w:ascii="Calibri" w:eastAsia="Times New Roman" w:hAnsi="Calibri" w:cs="Calibri"/>
                  <w:color w:val="000000"/>
                </w:rPr>
                <w:delText>0.61</w:delText>
              </w:r>
            </w:del>
          </w:p>
        </w:tc>
        <w:tc>
          <w:tcPr>
            <w:tcW w:w="1760" w:type="dxa"/>
            <w:tcBorders>
              <w:top w:val="single" w:sz="4" w:space="0" w:color="auto"/>
              <w:left w:val="nil"/>
              <w:bottom w:val="nil"/>
              <w:right w:val="nil"/>
            </w:tcBorders>
            <w:shd w:val="clear" w:color="auto" w:fill="auto"/>
            <w:noWrap/>
            <w:vAlign w:val="bottom"/>
            <w:hideMark/>
          </w:tcPr>
          <w:p w14:paraId="36B0AED8" w14:textId="77532637" w:rsidR="004F6583" w:rsidRPr="004F6583" w:rsidDel="00EB4CE1" w:rsidRDefault="004F6583" w:rsidP="004F6583">
            <w:pPr>
              <w:spacing w:after="0" w:line="240" w:lineRule="auto"/>
              <w:jc w:val="center"/>
              <w:rPr>
                <w:del w:id="13456" w:author="Stefanie Lane" w:date="2022-06-23T15:12:00Z"/>
                <w:rFonts w:ascii="Calibri" w:eastAsia="Times New Roman" w:hAnsi="Calibri" w:cs="Calibri"/>
                <w:color w:val="000000"/>
              </w:rPr>
            </w:pPr>
            <w:del w:id="13457" w:author="Stefanie Lane" w:date="2022-06-23T15:12:00Z">
              <w:r w:rsidRPr="004F6583" w:rsidDel="00EB4CE1">
                <w:rPr>
                  <w:rFonts w:ascii="Calibri" w:eastAsia="Times New Roman" w:hAnsi="Calibri" w:cs="Calibri"/>
                  <w:color w:val="000000"/>
                </w:rPr>
                <w:delText>-39.29</w:delText>
              </w:r>
            </w:del>
          </w:p>
        </w:tc>
      </w:tr>
      <w:tr w:rsidR="004F6583" w:rsidRPr="004F6583" w:rsidDel="00EB4CE1" w14:paraId="564E5F2F" w14:textId="01E8A05A" w:rsidTr="004F6583">
        <w:trPr>
          <w:trHeight w:val="290"/>
          <w:del w:id="13458" w:author="Stefanie Lane" w:date="2022-06-23T15:12:00Z"/>
        </w:trPr>
        <w:tc>
          <w:tcPr>
            <w:tcW w:w="1700" w:type="dxa"/>
            <w:vMerge/>
            <w:tcBorders>
              <w:top w:val="nil"/>
              <w:left w:val="nil"/>
              <w:bottom w:val="single" w:sz="4" w:space="0" w:color="000000"/>
              <w:right w:val="nil"/>
            </w:tcBorders>
            <w:vAlign w:val="center"/>
            <w:hideMark/>
          </w:tcPr>
          <w:p w14:paraId="6052E8EB" w14:textId="07700314" w:rsidR="004F6583" w:rsidRPr="004F6583" w:rsidDel="00EB4CE1" w:rsidRDefault="004F6583" w:rsidP="004F6583">
            <w:pPr>
              <w:spacing w:after="0" w:line="240" w:lineRule="auto"/>
              <w:rPr>
                <w:del w:id="1345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6F32D25B" w:rsidR="004F6583" w:rsidRPr="004F6583" w:rsidDel="00EB4CE1" w:rsidRDefault="004F6583" w:rsidP="004F6583">
            <w:pPr>
              <w:spacing w:after="0" w:line="240" w:lineRule="auto"/>
              <w:rPr>
                <w:del w:id="13460" w:author="Stefanie Lane" w:date="2022-06-23T15:12:00Z"/>
                <w:rFonts w:ascii="Arial" w:eastAsia="Times New Roman" w:hAnsi="Arial" w:cs="Arial"/>
                <w:i/>
                <w:iCs/>
                <w:sz w:val="20"/>
                <w:szCs w:val="20"/>
              </w:rPr>
            </w:pPr>
            <w:del w:id="13461"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0BBCE0D4" w:rsidR="004F6583" w:rsidRPr="004F6583" w:rsidDel="00EB4CE1" w:rsidRDefault="004F6583" w:rsidP="004F6583">
            <w:pPr>
              <w:spacing w:after="0" w:line="240" w:lineRule="auto"/>
              <w:jc w:val="center"/>
              <w:rPr>
                <w:del w:id="13462" w:author="Stefanie Lane" w:date="2022-06-23T15:12:00Z"/>
                <w:rFonts w:ascii="Calibri" w:eastAsia="Times New Roman" w:hAnsi="Calibri" w:cs="Calibri"/>
                <w:color w:val="000000"/>
              </w:rPr>
            </w:pPr>
            <w:del w:id="13463" w:author="Stefanie Lane" w:date="2022-06-23T15:12:00Z">
              <w:r w:rsidRPr="004F6583" w:rsidDel="00EB4CE1">
                <w:rPr>
                  <w:rFonts w:ascii="Calibri" w:eastAsia="Times New Roman" w:hAnsi="Calibri" w:cs="Calibri"/>
                  <w:color w:val="000000"/>
                </w:rPr>
                <w:delText>0.47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6809CA8D" w:rsidR="004F6583" w:rsidRPr="004F6583" w:rsidDel="00EB4CE1" w:rsidRDefault="004F6583" w:rsidP="004F6583">
            <w:pPr>
              <w:spacing w:after="0" w:line="240" w:lineRule="auto"/>
              <w:jc w:val="center"/>
              <w:rPr>
                <w:del w:id="13464" w:author="Stefanie Lane" w:date="2022-06-23T15:12:00Z"/>
                <w:rFonts w:ascii="Calibri" w:eastAsia="Times New Roman" w:hAnsi="Calibri" w:cs="Calibri"/>
                <w:color w:val="000000"/>
              </w:rPr>
            </w:pPr>
            <w:del w:id="13465"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5AAC8380" w:rsidR="004F6583" w:rsidRPr="004F6583" w:rsidDel="00EB4CE1" w:rsidRDefault="004F6583" w:rsidP="004F6583">
            <w:pPr>
              <w:spacing w:after="0" w:line="240" w:lineRule="auto"/>
              <w:jc w:val="center"/>
              <w:rPr>
                <w:del w:id="13466" w:author="Stefanie Lane" w:date="2022-06-23T15:12:00Z"/>
                <w:rFonts w:ascii="Calibri" w:eastAsia="Times New Roman" w:hAnsi="Calibri" w:cs="Calibri"/>
                <w:color w:val="000000"/>
              </w:rPr>
            </w:pPr>
            <w:del w:id="13467" w:author="Stefanie Lane" w:date="2022-06-23T15:12:00Z">
              <w:r w:rsidRPr="004F6583" w:rsidDel="00EB4CE1">
                <w:rPr>
                  <w:rFonts w:ascii="Calibri" w:eastAsia="Times New Roman" w:hAnsi="Calibri" w:cs="Calibri"/>
                  <w:color w:val="000000"/>
                </w:rPr>
                <w:delText>1.00</w:delText>
              </w:r>
            </w:del>
          </w:p>
        </w:tc>
        <w:tc>
          <w:tcPr>
            <w:tcW w:w="1760" w:type="dxa"/>
            <w:tcBorders>
              <w:top w:val="single" w:sz="4" w:space="0" w:color="auto"/>
              <w:left w:val="nil"/>
              <w:bottom w:val="nil"/>
              <w:right w:val="nil"/>
            </w:tcBorders>
            <w:shd w:val="clear" w:color="auto" w:fill="auto"/>
            <w:noWrap/>
            <w:vAlign w:val="bottom"/>
            <w:hideMark/>
          </w:tcPr>
          <w:p w14:paraId="1A8E0B26" w14:textId="273D9E24" w:rsidR="004F6583" w:rsidRPr="004F6583" w:rsidDel="00EB4CE1" w:rsidRDefault="004F6583" w:rsidP="004F6583">
            <w:pPr>
              <w:spacing w:after="0" w:line="240" w:lineRule="auto"/>
              <w:jc w:val="center"/>
              <w:rPr>
                <w:del w:id="13468" w:author="Stefanie Lane" w:date="2022-06-23T15:12:00Z"/>
                <w:rFonts w:ascii="Calibri" w:eastAsia="Times New Roman" w:hAnsi="Calibri" w:cs="Calibri"/>
                <w:color w:val="000000"/>
              </w:rPr>
            </w:pPr>
            <w:del w:id="13469" w:author="Stefanie Lane" w:date="2022-06-23T15:12:00Z">
              <w:r w:rsidRPr="004F6583" w:rsidDel="00EB4CE1">
                <w:rPr>
                  <w:rFonts w:ascii="Calibri" w:eastAsia="Times New Roman" w:hAnsi="Calibri" w:cs="Calibri"/>
                  <w:color w:val="000000"/>
                </w:rPr>
                <w:delText>0.00</w:delText>
              </w:r>
            </w:del>
          </w:p>
        </w:tc>
      </w:tr>
      <w:tr w:rsidR="004F6583" w:rsidRPr="004F6583" w:rsidDel="00EB4CE1" w14:paraId="496D1A6E" w14:textId="7C28EC0F" w:rsidTr="004F6583">
        <w:trPr>
          <w:trHeight w:val="290"/>
          <w:del w:id="13470" w:author="Stefanie Lane" w:date="2022-06-23T15:12:00Z"/>
        </w:trPr>
        <w:tc>
          <w:tcPr>
            <w:tcW w:w="1700" w:type="dxa"/>
            <w:vMerge/>
            <w:tcBorders>
              <w:top w:val="nil"/>
              <w:left w:val="nil"/>
              <w:bottom w:val="single" w:sz="4" w:space="0" w:color="000000"/>
              <w:right w:val="nil"/>
            </w:tcBorders>
            <w:vAlign w:val="center"/>
            <w:hideMark/>
          </w:tcPr>
          <w:p w14:paraId="17A678A0" w14:textId="545C44EE" w:rsidR="004F6583" w:rsidRPr="004F6583" w:rsidDel="00EB4CE1" w:rsidRDefault="004F6583" w:rsidP="004F6583">
            <w:pPr>
              <w:spacing w:after="0" w:line="240" w:lineRule="auto"/>
              <w:rPr>
                <w:del w:id="1347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2CD4D0E" w:rsidR="004F6583" w:rsidRPr="004F6583" w:rsidDel="00EB4CE1" w:rsidRDefault="004F6583" w:rsidP="004F6583">
            <w:pPr>
              <w:spacing w:after="0" w:line="240" w:lineRule="auto"/>
              <w:rPr>
                <w:del w:id="13472" w:author="Stefanie Lane" w:date="2022-06-23T15:12:00Z"/>
                <w:rFonts w:ascii="Arial" w:eastAsia="Times New Roman" w:hAnsi="Arial" w:cs="Arial"/>
                <w:i/>
                <w:iCs/>
                <w:sz w:val="20"/>
                <w:szCs w:val="20"/>
              </w:rPr>
            </w:pPr>
            <w:del w:id="13473"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nil"/>
              <w:left w:val="nil"/>
              <w:bottom w:val="nil"/>
              <w:right w:val="nil"/>
            </w:tcBorders>
            <w:shd w:val="clear" w:color="auto" w:fill="auto"/>
            <w:noWrap/>
            <w:vAlign w:val="bottom"/>
            <w:hideMark/>
          </w:tcPr>
          <w:p w14:paraId="6B202337" w14:textId="491206D3" w:rsidR="004F6583" w:rsidRPr="004F6583" w:rsidDel="00EB4CE1" w:rsidRDefault="004F6583" w:rsidP="004F6583">
            <w:pPr>
              <w:spacing w:after="0" w:line="240" w:lineRule="auto"/>
              <w:jc w:val="center"/>
              <w:rPr>
                <w:del w:id="13474" w:author="Stefanie Lane" w:date="2022-06-23T15:12:00Z"/>
                <w:rFonts w:ascii="Calibri" w:eastAsia="Times New Roman" w:hAnsi="Calibri" w:cs="Calibri"/>
                <w:color w:val="000000"/>
              </w:rPr>
            </w:pPr>
            <w:del w:id="13475"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AF3F063" w14:textId="539CA67E" w:rsidR="004F6583" w:rsidRPr="004F6583" w:rsidDel="00EB4CE1" w:rsidRDefault="004F6583" w:rsidP="004F6583">
            <w:pPr>
              <w:spacing w:after="0" w:line="240" w:lineRule="auto"/>
              <w:jc w:val="center"/>
              <w:rPr>
                <w:del w:id="13476" w:author="Stefanie Lane" w:date="2022-06-23T15:12:00Z"/>
                <w:rFonts w:ascii="Calibri" w:eastAsia="Times New Roman" w:hAnsi="Calibri" w:cs="Calibri"/>
                <w:color w:val="000000"/>
              </w:rPr>
            </w:pPr>
            <w:del w:id="13477" w:author="Stefanie Lane" w:date="2022-06-23T15:12:00Z">
              <w:r w:rsidRPr="004F6583" w:rsidDel="00EB4CE1">
                <w:rPr>
                  <w:rFonts w:ascii="Calibri" w:eastAsia="Times New Roman" w:hAnsi="Calibri" w:cs="Calibri"/>
                  <w:color w:val="000000"/>
                </w:rPr>
                <w:delText>1.00</w:delText>
              </w:r>
            </w:del>
          </w:p>
        </w:tc>
        <w:tc>
          <w:tcPr>
            <w:tcW w:w="960" w:type="dxa"/>
            <w:tcBorders>
              <w:top w:val="nil"/>
              <w:left w:val="nil"/>
              <w:bottom w:val="nil"/>
              <w:right w:val="nil"/>
            </w:tcBorders>
            <w:shd w:val="clear" w:color="auto" w:fill="auto"/>
            <w:noWrap/>
            <w:vAlign w:val="bottom"/>
            <w:hideMark/>
          </w:tcPr>
          <w:p w14:paraId="0B59E61A" w14:textId="3BAC0172" w:rsidR="004F6583" w:rsidRPr="004F6583" w:rsidDel="00EB4CE1" w:rsidRDefault="004F6583" w:rsidP="004F6583">
            <w:pPr>
              <w:spacing w:after="0" w:line="240" w:lineRule="auto"/>
              <w:jc w:val="center"/>
              <w:rPr>
                <w:del w:id="13478" w:author="Stefanie Lane" w:date="2022-06-23T15:12:00Z"/>
                <w:rFonts w:ascii="Calibri" w:eastAsia="Times New Roman" w:hAnsi="Calibri" w:cs="Calibri"/>
                <w:color w:val="000000"/>
              </w:rPr>
            </w:pPr>
            <w:del w:id="13479" w:author="Stefanie Lane" w:date="2022-06-23T15:12:00Z">
              <w:r w:rsidRPr="004F6583" w:rsidDel="00EB4CE1">
                <w:rPr>
                  <w:rFonts w:ascii="Calibri" w:eastAsia="Times New Roman" w:hAnsi="Calibri" w:cs="Calibri"/>
                  <w:color w:val="000000"/>
                </w:rPr>
                <w:delText>1.07</w:delText>
              </w:r>
            </w:del>
          </w:p>
        </w:tc>
        <w:tc>
          <w:tcPr>
            <w:tcW w:w="1760" w:type="dxa"/>
            <w:tcBorders>
              <w:top w:val="single" w:sz="4" w:space="0" w:color="auto"/>
              <w:left w:val="nil"/>
              <w:bottom w:val="nil"/>
              <w:right w:val="nil"/>
            </w:tcBorders>
            <w:shd w:val="clear" w:color="auto" w:fill="auto"/>
            <w:noWrap/>
            <w:vAlign w:val="bottom"/>
            <w:hideMark/>
          </w:tcPr>
          <w:p w14:paraId="12DD28A6" w14:textId="50C04BCE" w:rsidR="004F6583" w:rsidRPr="004F6583" w:rsidDel="00EB4CE1" w:rsidRDefault="004F6583" w:rsidP="004F6583">
            <w:pPr>
              <w:spacing w:after="0" w:line="240" w:lineRule="auto"/>
              <w:jc w:val="center"/>
              <w:rPr>
                <w:del w:id="13480" w:author="Stefanie Lane" w:date="2022-06-23T15:12:00Z"/>
                <w:rFonts w:ascii="Calibri" w:eastAsia="Times New Roman" w:hAnsi="Calibri" w:cs="Calibri"/>
                <w:color w:val="000000"/>
              </w:rPr>
            </w:pPr>
            <w:del w:id="13481" w:author="Stefanie Lane" w:date="2022-06-23T15:12:00Z">
              <w:r w:rsidRPr="004F6583" w:rsidDel="00EB4CE1">
                <w:rPr>
                  <w:rFonts w:ascii="Calibri" w:eastAsia="Times New Roman" w:hAnsi="Calibri" w:cs="Calibri"/>
                  <w:color w:val="000000"/>
                </w:rPr>
                <w:delText>7.14</w:delText>
              </w:r>
            </w:del>
          </w:p>
        </w:tc>
      </w:tr>
      <w:tr w:rsidR="004F6583" w:rsidRPr="004F6583" w:rsidDel="00EB4CE1" w14:paraId="3A492BD8" w14:textId="15BC11D5" w:rsidTr="004F6583">
        <w:trPr>
          <w:trHeight w:val="290"/>
          <w:del w:id="13482" w:author="Stefanie Lane" w:date="2022-06-23T15:12:00Z"/>
        </w:trPr>
        <w:tc>
          <w:tcPr>
            <w:tcW w:w="1700" w:type="dxa"/>
            <w:vMerge/>
            <w:tcBorders>
              <w:top w:val="nil"/>
              <w:left w:val="nil"/>
              <w:bottom w:val="single" w:sz="4" w:space="0" w:color="000000"/>
              <w:right w:val="nil"/>
            </w:tcBorders>
            <w:vAlign w:val="center"/>
            <w:hideMark/>
          </w:tcPr>
          <w:p w14:paraId="799BDBA7" w14:textId="48F4ED91" w:rsidR="004F6583" w:rsidRPr="004F6583" w:rsidDel="00EB4CE1" w:rsidRDefault="004F6583" w:rsidP="004F6583">
            <w:pPr>
              <w:spacing w:after="0" w:line="240" w:lineRule="auto"/>
              <w:rPr>
                <w:del w:id="1348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4A9FBA" w:rsidR="004F6583" w:rsidRPr="004F6583" w:rsidDel="00EB4CE1" w:rsidRDefault="004F6583" w:rsidP="004F6583">
            <w:pPr>
              <w:spacing w:after="0" w:line="240" w:lineRule="auto"/>
              <w:rPr>
                <w:del w:id="13484" w:author="Stefanie Lane" w:date="2022-06-23T15:12:00Z"/>
                <w:rFonts w:ascii="Arial" w:eastAsia="Times New Roman" w:hAnsi="Arial" w:cs="Arial"/>
                <w:i/>
                <w:iCs/>
                <w:color w:val="000000"/>
                <w:sz w:val="20"/>
                <w:szCs w:val="20"/>
              </w:rPr>
            </w:pPr>
            <w:del w:id="13485"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04DE8A6D" w:rsidR="004F6583" w:rsidRPr="004F6583" w:rsidDel="00EB4CE1" w:rsidRDefault="004F6583" w:rsidP="004F6583">
            <w:pPr>
              <w:spacing w:after="0" w:line="240" w:lineRule="auto"/>
              <w:jc w:val="center"/>
              <w:rPr>
                <w:del w:id="13486" w:author="Stefanie Lane" w:date="2022-06-23T15:12:00Z"/>
                <w:rFonts w:ascii="Calibri" w:eastAsia="Times New Roman" w:hAnsi="Calibri" w:cs="Calibri"/>
                <w:color w:val="000000"/>
              </w:rPr>
            </w:pPr>
            <w:del w:id="13487" w:author="Stefanie Lane" w:date="2022-06-23T15:12:00Z">
              <w:r w:rsidRPr="004F6583" w:rsidDel="00EB4CE1">
                <w:rPr>
                  <w:rFonts w:ascii="Calibri" w:eastAsia="Times New Roman" w:hAnsi="Calibri" w:cs="Calibri"/>
                  <w:color w:val="000000"/>
                </w:rPr>
                <w:delText>3.21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687121C8" w:rsidR="004F6583" w:rsidRPr="004F6583" w:rsidDel="00EB4CE1" w:rsidRDefault="004F6583" w:rsidP="004F6583">
            <w:pPr>
              <w:spacing w:after="0" w:line="240" w:lineRule="auto"/>
              <w:jc w:val="center"/>
              <w:rPr>
                <w:del w:id="13488" w:author="Stefanie Lane" w:date="2022-06-23T15:12:00Z"/>
                <w:rFonts w:ascii="Calibri" w:eastAsia="Times New Roman" w:hAnsi="Calibri" w:cs="Calibri"/>
                <w:color w:val="000000"/>
              </w:rPr>
            </w:pPr>
            <w:del w:id="13489" w:author="Stefanie Lane" w:date="2022-06-23T15:12:00Z">
              <w:r w:rsidRPr="004F6583" w:rsidDel="00EB4CE1">
                <w:rPr>
                  <w:rFonts w:ascii="Calibri" w:eastAsia="Times New Roman" w:hAnsi="Calibri" w:cs="Calibri"/>
                  <w:color w:val="000000"/>
                </w:rPr>
                <w:delText>1.50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5729D99C" w:rsidR="004F6583" w:rsidRPr="004F6583" w:rsidDel="00EB4CE1" w:rsidRDefault="004F6583" w:rsidP="004F6583">
            <w:pPr>
              <w:spacing w:after="0" w:line="240" w:lineRule="auto"/>
              <w:jc w:val="center"/>
              <w:rPr>
                <w:del w:id="13490" w:author="Stefanie Lane" w:date="2022-06-23T15:12:00Z"/>
                <w:rFonts w:ascii="Calibri" w:eastAsia="Times New Roman" w:hAnsi="Calibri" w:cs="Calibri"/>
                <w:color w:val="000000"/>
              </w:rPr>
            </w:pPr>
            <w:del w:id="13491" w:author="Stefanie Lane" w:date="2022-06-23T15:12:00Z">
              <w:r w:rsidRPr="004F6583" w:rsidDel="00EB4CE1">
                <w:rPr>
                  <w:rFonts w:ascii="Calibri" w:eastAsia="Times New Roman" w:hAnsi="Calibri" w:cs="Calibri"/>
                  <w:color w:val="000000"/>
                </w:rPr>
                <w:delText>1.29</w:delText>
              </w:r>
            </w:del>
          </w:p>
        </w:tc>
        <w:tc>
          <w:tcPr>
            <w:tcW w:w="1760" w:type="dxa"/>
            <w:tcBorders>
              <w:top w:val="single" w:sz="4" w:space="0" w:color="auto"/>
              <w:left w:val="nil"/>
              <w:bottom w:val="nil"/>
              <w:right w:val="nil"/>
            </w:tcBorders>
            <w:shd w:val="clear" w:color="auto" w:fill="auto"/>
            <w:noWrap/>
            <w:vAlign w:val="bottom"/>
            <w:hideMark/>
          </w:tcPr>
          <w:p w14:paraId="17127618" w14:textId="7B8E1B59" w:rsidR="004F6583" w:rsidRPr="004F6583" w:rsidDel="00EB4CE1" w:rsidRDefault="004F6583" w:rsidP="004F6583">
            <w:pPr>
              <w:spacing w:after="0" w:line="240" w:lineRule="auto"/>
              <w:jc w:val="center"/>
              <w:rPr>
                <w:del w:id="13492" w:author="Stefanie Lane" w:date="2022-06-23T15:12:00Z"/>
                <w:rFonts w:ascii="Calibri" w:eastAsia="Times New Roman" w:hAnsi="Calibri" w:cs="Calibri"/>
                <w:color w:val="000000"/>
              </w:rPr>
            </w:pPr>
            <w:del w:id="13493" w:author="Stefanie Lane" w:date="2022-06-23T15:12:00Z">
              <w:r w:rsidRPr="004F6583" w:rsidDel="00EB4CE1">
                <w:rPr>
                  <w:rFonts w:ascii="Calibri" w:eastAsia="Times New Roman" w:hAnsi="Calibri" w:cs="Calibri"/>
                  <w:color w:val="000000"/>
                </w:rPr>
                <w:delText>28.57</w:delText>
              </w:r>
            </w:del>
          </w:p>
        </w:tc>
      </w:tr>
      <w:tr w:rsidR="004F6583" w:rsidRPr="004F6583" w:rsidDel="00EB4CE1" w14:paraId="444EEDD1" w14:textId="579B909B" w:rsidTr="004F6583">
        <w:trPr>
          <w:trHeight w:val="290"/>
          <w:del w:id="13494" w:author="Stefanie Lane" w:date="2022-06-23T15:12:00Z"/>
        </w:trPr>
        <w:tc>
          <w:tcPr>
            <w:tcW w:w="1700" w:type="dxa"/>
            <w:vMerge/>
            <w:tcBorders>
              <w:top w:val="nil"/>
              <w:left w:val="nil"/>
              <w:bottom w:val="single" w:sz="4" w:space="0" w:color="000000"/>
              <w:right w:val="nil"/>
            </w:tcBorders>
            <w:vAlign w:val="center"/>
            <w:hideMark/>
          </w:tcPr>
          <w:p w14:paraId="2423CEFE" w14:textId="6B04CC74" w:rsidR="004F6583" w:rsidRPr="004F6583" w:rsidDel="00EB4CE1" w:rsidRDefault="004F6583" w:rsidP="004F6583">
            <w:pPr>
              <w:spacing w:after="0" w:line="240" w:lineRule="auto"/>
              <w:rPr>
                <w:del w:id="1349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32246132" w:rsidR="004F6583" w:rsidRPr="004F6583" w:rsidDel="00EB4CE1" w:rsidRDefault="004F6583" w:rsidP="004F6583">
            <w:pPr>
              <w:spacing w:after="0" w:line="240" w:lineRule="auto"/>
              <w:rPr>
                <w:del w:id="13496" w:author="Stefanie Lane" w:date="2022-06-23T15:12:00Z"/>
                <w:rFonts w:ascii="Arial" w:eastAsia="Times New Roman" w:hAnsi="Arial" w:cs="Arial"/>
                <w:i/>
                <w:iCs/>
                <w:sz w:val="20"/>
                <w:szCs w:val="20"/>
              </w:rPr>
            </w:pPr>
            <w:del w:id="13497"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nil"/>
              <w:left w:val="nil"/>
              <w:bottom w:val="nil"/>
              <w:right w:val="nil"/>
            </w:tcBorders>
            <w:shd w:val="clear" w:color="auto" w:fill="auto"/>
            <w:noWrap/>
            <w:vAlign w:val="bottom"/>
            <w:hideMark/>
          </w:tcPr>
          <w:p w14:paraId="0A57030B" w14:textId="38B19A19" w:rsidR="004F6583" w:rsidRPr="004F6583" w:rsidDel="00EB4CE1" w:rsidRDefault="004F6583" w:rsidP="004F6583">
            <w:pPr>
              <w:spacing w:after="0" w:line="240" w:lineRule="auto"/>
              <w:jc w:val="center"/>
              <w:rPr>
                <w:del w:id="13498" w:author="Stefanie Lane" w:date="2022-06-23T15:12:00Z"/>
                <w:rFonts w:ascii="Calibri" w:eastAsia="Times New Roman" w:hAnsi="Calibri" w:cs="Calibri"/>
                <w:color w:val="000000"/>
              </w:rPr>
            </w:pPr>
            <w:del w:id="13499" w:author="Stefanie Lane" w:date="2022-06-23T15:12:00Z">
              <w:r w:rsidRPr="004F6583" w:rsidDel="00EB4CE1">
                <w:rPr>
                  <w:rFonts w:ascii="Calibri" w:eastAsia="Times New Roman" w:hAnsi="Calibri" w:cs="Calibri"/>
                  <w:color w:val="000000"/>
                </w:rPr>
                <w:delText>0.37</w:delText>
              </w:r>
            </w:del>
          </w:p>
        </w:tc>
        <w:tc>
          <w:tcPr>
            <w:tcW w:w="960" w:type="dxa"/>
            <w:tcBorders>
              <w:top w:val="nil"/>
              <w:left w:val="nil"/>
              <w:bottom w:val="nil"/>
              <w:right w:val="nil"/>
            </w:tcBorders>
            <w:shd w:val="clear" w:color="auto" w:fill="auto"/>
            <w:noWrap/>
            <w:vAlign w:val="bottom"/>
            <w:hideMark/>
          </w:tcPr>
          <w:p w14:paraId="471C61A3" w14:textId="1071903F" w:rsidR="004F6583" w:rsidRPr="004F6583" w:rsidDel="00EB4CE1" w:rsidRDefault="004F6583" w:rsidP="004F6583">
            <w:pPr>
              <w:spacing w:after="0" w:line="240" w:lineRule="auto"/>
              <w:jc w:val="center"/>
              <w:rPr>
                <w:del w:id="13500" w:author="Stefanie Lane" w:date="2022-06-23T15:12:00Z"/>
                <w:rFonts w:ascii="Calibri" w:eastAsia="Times New Roman" w:hAnsi="Calibri" w:cs="Calibri"/>
                <w:color w:val="000000"/>
              </w:rPr>
            </w:pPr>
            <w:del w:id="13501" w:author="Stefanie Lane" w:date="2022-06-23T15:12:00Z">
              <w:r w:rsidRPr="004F6583" w:rsidDel="00EB4CE1">
                <w:rPr>
                  <w:rFonts w:ascii="Calibri" w:eastAsia="Times New Roman" w:hAnsi="Calibri" w:cs="Calibri"/>
                  <w:color w:val="000000"/>
                </w:rPr>
                <w:delText>2.28</w:delText>
              </w:r>
            </w:del>
          </w:p>
        </w:tc>
        <w:tc>
          <w:tcPr>
            <w:tcW w:w="960" w:type="dxa"/>
            <w:tcBorders>
              <w:top w:val="nil"/>
              <w:left w:val="nil"/>
              <w:bottom w:val="nil"/>
              <w:right w:val="nil"/>
            </w:tcBorders>
            <w:shd w:val="clear" w:color="auto" w:fill="auto"/>
            <w:noWrap/>
            <w:vAlign w:val="bottom"/>
            <w:hideMark/>
          </w:tcPr>
          <w:p w14:paraId="26DA7D3D" w14:textId="6FB76839" w:rsidR="004F6583" w:rsidRPr="004F6583" w:rsidDel="00EB4CE1" w:rsidRDefault="004F6583" w:rsidP="004F6583">
            <w:pPr>
              <w:spacing w:after="0" w:line="240" w:lineRule="auto"/>
              <w:jc w:val="center"/>
              <w:rPr>
                <w:del w:id="13502" w:author="Stefanie Lane" w:date="2022-06-23T15:12:00Z"/>
                <w:rFonts w:ascii="Calibri" w:eastAsia="Times New Roman" w:hAnsi="Calibri" w:cs="Calibri"/>
                <w:color w:val="000000"/>
              </w:rPr>
            </w:pPr>
            <w:del w:id="13503" w:author="Stefanie Lane" w:date="2022-06-23T15:12:00Z">
              <w:r w:rsidRPr="004F6583" w:rsidDel="00EB4CE1">
                <w:rPr>
                  <w:rFonts w:ascii="Calibri" w:eastAsia="Times New Roman" w:hAnsi="Calibri" w:cs="Calibri"/>
                  <w:color w:val="000000"/>
                </w:rPr>
                <w:delText>1.79</w:delText>
              </w:r>
            </w:del>
          </w:p>
        </w:tc>
        <w:tc>
          <w:tcPr>
            <w:tcW w:w="1760" w:type="dxa"/>
            <w:tcBorders>
              <w:top w:val="single" w:sz="4" w:space="0" w:color="auto"/>
              <w:left w:val="nil"/>
              <w:bottom w:val="nil"/>
              <w:right w:val="nil"/>
            </w:tcBorders>
            <w:shd w:val="clear" w:color="auto" w:fill="auto"/>
            <w:noWrap/>
            <w:vAlign w:val="bottom"/>
            <w:hideMark/>
          </w:tcPr>
          <w:p w14:paraId="27034A87" w14:textId="6A263A68" w:rsidR="004F6583" w:rsidRPr="004F6583" w:rsidDel="00EB4CE1" w:rsidRDefault="004F6583" w:rsidP="004F6583">
            <w:pPr>
              <w:spacing w:after="0" w:line="240" w:lineRule="auto"/>
              <w:jc w:val="center"/>
              <w:rPr>
                <w:del w:id="13504" w:author="Stefanie Lane" w:date="2022-06-23T15:12:00Z"/>
                <w:rFonts w:ascii="Calibri" w:eastAsia="Times New Roman" w:hAnsi="Calibri" w:cs="Calibri"/>
                <w:color w:val="000000"/>
              </w:rPr>
            </w:pPr>
            <w:del w:id="13505"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7B31703F" w14:textId="7170F911" w:rsidTr="004F6583">
        <w:trPr>
          <w:trHeight w:val="290"/>
          <w:del w:id="13506" w:author="Stefanie Lane" w:date="2022-06-23T15:12:00Z"/>
        </w:trPr>
        <w:tc>
          <w:tcPr>
            <w:tcW w:w="1700" w:type="dxa"/>
            <w:vMerge/>
            <w:tcBorders>
              <w:top w:val="nil"/>
              <w:left w:val="nil"/>
              <w:bottom w:val="single" w:sz="4" w:space="0" w:color="000000"/>
              <w:right w:val="nil"/>
            </w:tcBorders>
            <w:vAlign w:val="center"/>
            <w:hideMark/>
          </w:tcPr>
          <w:p w14:paraId="23063D6D" w14:textId="06076892" w:rsidR="004F6583" w:rsidRPr="004F6583" w:rsidDel="00EB4CE1" w:rsidRDefault="004F6583" w:rsidP="004F6583">
            <w:pPr>
              <w:spacing w:after="0" w:line="240" w:lineRule="auto"/>
              <w:rPr>
                <w:del w:id="1350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65436FD8" w:rsidR="004F6583" w:rsidRPr="004F6583" w:rsidDel="00EB4CE1" w:rsidRDefault="004F6583" w:rsidP="004F6583">
            <w:pPr>
              <w:spacing w:after="0" w:line="240" w:lineRule="auto"/>
              <w:rPr>
                <w:del w:id="13508" w:author="Stefanie Lane" w:date="2022-06-23T15:12:00Z"/>
                <w:rFonts w:ascii="Arial" w:eastAsia="Times New Roman" w:hAnsi="Arial" w:cs="Arial"/>
                <w:i/>
                <w:iCs/>
                <w:sz w:val="20"/>
                <w:szCs w:val="20"/>
              </w:rPr>
            </w:pPr>
            <w:del w:id="13509"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6726A442" w:rsidR="004F6583" w:rsidRPr="004F6583" w:rsidDel="00EB4CE1" w:rsidRDefault="004F6583" w:rsidP="004F6583">
            <w:pPr>
              <w:spacing w:after="0" w:line="240" w:lineRule="auto"/>
              <w:jc w:val="center"/>
              <w:rPr>
                <w:del w:id="13510" w:author="Stefanie Lane" w:date="2022-06-23T15:12:00Z"/>
                <w:rFonts w:ascii="Calibri" w:eastAsia="Times New Roman" w:hAnsi="Calibri" w:cs="Calibri"/>
                <w:color w:val="000000"/>
              </w:rPr>
            </w:pPr>
            <w:del w:id="13511" w:author="Stefanie Lane" w:date="2022-06-23T15:12:00Z">
              <w:r w:rsidRPr="004F6583" w:rsidDel="00EB4CE1">
                <w:rPr>
                  <w:rFonts w:ascii="Calibri" w:eastAsia="Times New Roman" w:hAnsi="Calibri" w:cs="Calibri"/>
                  <w:color w:val="000000"/>
                </w:rPr>
                <w:delText>3.84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50785C4E" w:rsidR="004F6583" w:rsidRPr="004F6583" w:rsidDel="00EB4CE1" w:rsidRDefault="004F6583" w:rsidP="004F6583">
            <w:pPr>
              <w:spacing w:after="0" w:line="240" w:lineRule="auto"/>
              <w:jc w:val="center"/>
              <w:rPr>
                <w:del w:id="13512" w:author="Stefanie Lane" w:date="2022-06-23T15:12:00Z"/>
                <w:rFonts w:ascii="Calibri" w:eastAsia="Times New Roman" w:hAnsi="Calibri" w:cs="Calibri"/>
                <w:color w:val="000000"/>
              </w:rPr>
            </w:pPr>
            <w:del w:id="13513" w:author="Stefanie Lane" w:date="2022-06-23T15:12:00Z">
              <w:r w:rsidRPr="004F6583" w:rsidDel="00EB4CE1">
                <w:rPr>
                  <w:rFonts w:ascii="Calibri" w:eastAsia="Times New Roman" w:hAnsi="Calibri" w:cs="Calibri"/>
                  <w:color w:val="000000"/>
                </w:rPr>
                <w:delText>3.06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3479FE7E" w:rsidR="004F6583" w:rsidRPr="004F6583" w:rsidDel="00EB4CE1" w:rsidRDefault="004F6583" w:rsidP="004F6583">
            <w:pPr>
              <w:spacing w:after="0" w:line="240" w:lineRule="auto"/>
              <w:jc w:val="center"/>
              <w:rPr>
                <w:del w:id="13514" w:author="Stefanie Lane" w:date="2022-06-23T15:12:00Z"/>
                <w:rFonts w:ascii="Calibri" w:eastAsia="Times New Roman" w:hAnsi="Calibri" w:cs="Calibri"/>
                <w:color w:val="000000"/>
              </w:rPr>
            </w:pPr>
            <w:del w:id="13515" w:author="Stefanie Lane" w:date="2022-06-23T15:12:00Z">
              <w:r w:rsidRPr="004F6583" w:rsidDel="00EB4CE1">
                <w:rPr>
                  <w:rFonts w:ascii="Calibri" w:eastAsia="Times New Roman" w:hAnsi="Calibri" w:cs="Calibri"/>
                  <w:color w:val="000000"/>
                </w:rPr>
                <w:delText>3.00</w:delText>
              </w:r>
            </w:del>
          </w:p>
        </w:tc>
        <w:tc>
          <w:tcPr>
            <w:tcW w:w="1760" w:type="dxa"/>
            <w:tcBorders>
              <w:top w:val="single" w:sz="4" w:space="0" w:color="auto"/>
              <w:left w:val="nil"/>
              <w:bottom w:val="nil"/>
              <w:right w:val="nil"/>
            </w:tcBorders>
            <w:shd w:val="clear" w:color="auto" w:fill="auto"/>
            <w:noWrap/>
            <w:vAlign w:val="bottom"/>
            <w:hideMark/>
          </w:tcPr>
          <w:p w14:paraId="2EBBF1A1" w14:textId="4724FFAA" w:rsidR="004F6583" w:rsidRPr="004F6583" w:rsidDel="00EB4CE1" w:rsidRDefault="004F6583" w:rsidP="004F6583">
            <w:pPr>
              <w:spacing w:after="0" w:line="240" w:lineRule="auto"/>
              <w:jc w:val="center"/>
              <w:rPr>
                <w:del w:id="13516" w:author="Stefanie Lane" w:date="2022-06-23T15:12:00Z"/>
                <w:rFonts w:ascii="Calibri" w:eastAsia="Times New Roman" w:hAnsi="Calibri" w:cs="Calibri"/>
                <w:color w:val="000000"/>
              </w:rPr>
            </w:pPr>
            <w:del w:id="13517" w:author="Stefanie Lane" w:date="2022-06-23T15:12:00Z">
              <w:r w:rsidRPr="004F6583" w:rsidDel="00EB4CE1">
                <w:rPr>
                  <w:rFonts w:ascii="Calibri" w:eastAsia="Times New Roman" w:hAnsi="Calibri" w:cs="Calibri"/>
                  <w:color w:val="000000"/>
                </w:rPr>
                <w:delText>200.00</w:delText>
              </w:r>
            </w:del>
          </w:p>
        </w:tc>
      </w:tr>
      <w:tr w:rsidR="004F6583" w:rsidRPr="004F6583" w:rsidDel="00EB4CE1" w14:paraId="0BFCF68F" w14:textId="6134D4A6" w:rsidTr="004F6583">
        <w:trPr>
          <w:trHeight w:val="290"/>
          <w:del w:id="13518" w:author="Stefanie Lane" w:date="2022-06-23T15:12:00Z"/>
        </w:trPr>
        <w:tc>
          <w:tcPr>
            <w:tcW w:w="1700" w:type="dxa"/>
            <w:vMerge/>
            <w:tcBorders>
              <w:top w:val="nil"/>
              <w:left w:val="nil"/>
              <w:bottom w:val="single" w:sz="4" w:space="0" w:color="000000"/>
              <w:right w:val="nil"/>
            </w:tcBorders>
            <w:vAlign w:val="center"/>
            <w:hideMark/>
          </w:tcPr>
          <w:p w14:paraId="32AC1B05" w14:textId="160FF8FD" w:rsidR="004F6583" w:rsidRPr="004F6583" w:rsidDel="00EB4CE1" w:rsidRDefault="004F6583" w:rsidP="004F6583">
            <w:pPr>
              <w:spacing w:after="0" w:line="240" w:lineRule="auto"/>
              <w:rPr>
                <w:del w:id="1351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DCFC677" w:rsidR="004F6583" w:rsidRPr="004F6583" w:rsidDel="00EB4CE1" w:rsidRDefault="004F6583" w:rsidP="004F6583">
            <w:pPr>
              <w:spacing w:after="0" w:line="240" w:lineRule="auto"/>
              <w:rPr>
                <w:del w:id="13520" w:author="Stefanie Lane" w:date="2022-06-23T15:12:00Z"/>
                <w:rFonts w:ascii="Arial" w:eastAsia="Times New Roman" w:hAnsi="Arial" w:cs="Arial"/>
                <w:i/>
                <w:iCs/>
                <w:color w:val="000000"/>
                <w:sz w:val="20"/>
                <w:szCs w:val="20"/>
              </w:rPr>
            </w:pPr>
            <w:del w:id="13521"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nil"/>
              <w:left w:val="nil"/>
              <w:bottom w:val="nil"/>
              <w:right w:val="nil"/>
            </w:tcBorders>
            <w:shd w:val="clear" w:color="auto" w:fill="auto"/>
            <w:noWrap/>
            <w:vAlign w:val="bottom"/>
            <w:hideMark/>
          </w:tcPr>
          <w:p w14:paraId="724FC187" w14:textId="26FDCB27" w:rsidR="004F6583" w:rsidRPr="004F6583" w:rsidDel="00EB4CE1" w:rsidRDefault="004F6583" w:rsidP="004F6583">
            <w:pPr>
              <w:spacing w:after="0" w:line="240" w:lineRule="auto"/>
              <w:jc w:val="center"/>
              <w:rPr>
                <w:del w:id="13522" w:author="Stefanie Lane" w:date="2022-06-23T15:12:00Z"/>
                <w:rFonts w:ascii="Calibri" w:eastAsia="Times New Roman" w:hAnsi="Calibri" w:cs="Calibri"/>
                <w:color w:val="000000"/>
              </w:rPr>
            </w:pPr>
            <w:del w:id="1352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8C04C67" w14:textId="71675DD3" w:rsidR="004F6583" w:rsidRPr="004F6583" w:rsidDel="00EB4CE1" w:rsidRDefault="004F6583" w:rsidP="004F6583">
            <w:pPr>
              <w:spacing w:after="0" w:line="240" w:lineRule="auto"/>
              <w:jc w:val="center"/>
              <w:rPr>
                <w:del w:id="13524" w:author="Stefanie Lane" w:date="2022-06-23T15:12:00Z"/>
                <w:rFonts w:ascii="Calibri" w:eastAsia="Times New Roman" w:hAnsi="Calibri" w:cs="Calibri"/>
                <w:color w:val="000000"/>
              </w:rPr>
            </w:pPr>
            <w:del w:id="1352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4400F12" w14:textId="528EDD95" w:rsidR="004F6583" w:rsidRPr="004F6583" w:rsidDel="00EB4CE1" w:rsidRDefault="004F6583" w:rsidP="004F6583">
            <w:pPr>
              <w:spacing w:after="0" w:line="240" w:lineRule="auto"/>
              <w:jc w:val="center"/>
              <w:rPr>
                <w:del w:id="13526" w:author="Stefanie Lane" w:date="2022-06-23T15:12:00Z"/>
                <w:rFonts w:ascii="Calibri" w:eastAsia="Times New Roman" w:hAnsi="Calibri" w:cs="Calibri"/>
                <w:color w:val="000000"/>
              </w:rPr>
            </w:pPr>
            <w:del w:id="13527" w:author="Stefanie Lane" w:date="2022-06-23T15:12:00Z">
              <w:r w:rsidRPr="004F6583" w:rsidDel="00EB4CE1">
                <w:rPr>
                  <w:rFonts w:ascii="Calibri" w:eastAsia="Times New Roman" w:hAnsi="Calibri" w:cs="Calibri"/>
                  <w:color w:val="000000"/>
                </w:rPr>
                <w:delText>0.64</w:delText>
              </w:r>
            </w:del>
          </w:p>
        </w:tc>
        <w:tc>
          <w:tcPr>
            <w:tcW w:w="1760" w:type="dxa"/>
            <w:tcBorders>
              <w:top w:val="single" w:sz="4" w:space="0" w:color="auto"/>
              <w:left w:val="nil"/>
              <w:bottom w:val="nil"/>
              <w:right w:val="nil"/>
            </w:tcBorders>
            <w:shd w:val="clear" w:color="auto" w:fill="auto"/>
            <w:noWrap/>
            <w:vAlign w:val="bottom"/>
            <w:hideMark/>
          </w:tcPr>
          <w:p w14:paraId="288EDE90" w14:textId="4DD78C79" w:rsidR="004F6583" w:rsidRPr="004F6583" w:rsidDel="00EB4CE1" w:rsidRDefault="004F6583" w:rsidP="004F6583">
            <w:pPr>
              <w:spacing w:after="0" w:line="240" w:lineRule="auto"/>
              <w:jc w:val="center"/>
              <w:rPr>
                <w:del w:id="13528" w:author="Stefanie Lane" w:date="2022-06-23T15:12:00Z"/>
                <w:rFonts w:ascii="Calibri" w:eastAsia="Times New Roman" w:hAnsi="Calibri" w:cs="Calibri"/>
                <w:color w:val="000000"/>
              </w:rPr>
            </w:pPr>
            <w:del w:id="1352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4BF3B3A" w14:textId="634B765E" w:rsidTr="004F6583">
        <w:trPr>
          <w:trHeight w:val="290"/>
          <w:del w:id="13530" w:author="Stefanie Lane" w:date="2022-06-23T15:12:00Z"/>
        </w:trPr>
        <w:tc>
          <w:tcPr>
            <w:tcW w:w="1700" w:type="dxa"/>
            <w:vMerge/>
            <w:tcBorders>
              <w:top w:val="nil"/>
              <w:left w:val="nil"/>
              <w:bottom w:val="single" w:sz="4" w:space="0" w:color="000000"/>
              <w:right w:val="nil"/>
            </w:tcBorders>
            <w:vAlign w:val="center"/>
            <w:hideMark/>
          </w:tcPr>
          <w:p w14:paraId="028B80ED" w14:textId="42CEC437" w:rsidR="004F6583" w:rsidRPr="004F6583" w:rsidDel="00EB4CE1" w:rsidRDefault="004F6583" w:rsidP="004F6583">
            <w:pPr>
              <w:spacing w:after="0" w:line="240" w:lineRule="auto"/>
              <w:rPr>
                <w:del w:id="1353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114A38A4" w:rsidR="004F6583" w:rsidRPr="004F6583" w:rsidDel="00EB4CE1" w:rsidRDefault="004F6583" w:rsidP="004F6583">
            <w:pPr>
              <w:spacing w:after="0" w:line="240" w:lineRule="auto"/>
              <w:rPr>
                <w:del w:id="13532" w:author="Stefanie Lane" w:date="2022-06-23T15:12:00Z"/>
                <w:rFonts w:ascii="Arial" w:eastAsia="Times New Roman" w:hAnsi="Arial" w:cs="Arial"/>
                <w:i/>
                <w:iCs/>
                <w:color w:val="000000"/>
                <w:sz w:val="20"/>
                <w:szCs w:val="20"/>
              </w:rPr>
            </w:pPr>
            <w:del w:id="13533"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676BAA11" w:rsidR="004F6583" w:rsidRPr="004F6583" w:rsidDel="00EB4CE1" w:rsidRDefault="004F6583" w:rsidP="004F6583">
            <w:pPr>
              <w:spacing w:after="0" w:line="240" w:lineRule="auto"/>
              <w:jc w:val="center"/>
              <w:rPr>
                <w:del w:id="13534" w:author="Stefanie Lane" w:date="2022-06-23T15:12:00Z"/>
                <w:rFonts w:ascii="Calibri" w:eastAsia="Times New Roman" w:hAnsi="Calibri" w:cs="Calibri"/>
                <w:color w:val="000000"/>
              </w:rPr>
            </w:pPr>
            <w:del w:id="1353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28683AC0" w:rsidR="004F6583" w:rsidRPr="004F6583" w:rsidDel="00EB4CE1" w:rsidRDefault="004F6583" w:rsidP="004F6583">
            <w:pPr>
              <w:spacing w:after="0" w:line="240" w:lineRule="auto"/>
              <w:jc w:val="center"/>
              <w:rPr>
                <w:del w:id="13536" w:author="Stefanie Lane" w:date="2022-06-23T15:12:00Z"/>
                <w:rFonts w:ascii="Calibri" w:eastAsia="Times New Roman" w:hAnsi="Calibri" w:cs="Calibri"/>
                <w:color w:val="000000"/>
              </w:rPr>
            </w:pPr>
            <w:del w:id="1353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41A292CB" w:rsidR="004F6583" w:rsidRPr="004F6583" w:rsidDel="00EB4CE1" w:rsidRDefault="004F6583" w:rsidP="004F6583">
            <w:pPr>
              <w:spacing w:after="0" w:line="240" w:lineRule="auto"/>
              <w:jc w:val="center"/>
              <w:rPr>
                <w:del w:id="13538" w:author="Stefanie Lane" w:date="2022-06-23T15:12:00Z"/>
                <w:rFonts w:ascii="Calibri" w:eastAsia="Times New Roman" w:hAnsi="Calibri" w:cs="Calibri"/>
                <w:color w:val="000000"/>
              </w:rPr>
            </w:pPr>
            <w:del w:id="13539"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nil"/>
              <w:right w:val="nil"/>
            </w:tcBorders>
            <w:shd w:val="clear" w:color="auto" w:fill="auto"/>
            <w:noWrap/>
            <w:vAlign w:val="bottom"/>
            <w:hideMark/>
          </w:tcPr>
          <w:p w14:paraId="59992F7A" w14:textId="14E654AF" w:rsidR="004F6583" w:rsidRPr="004F6583" w:rsidDel="00EB4CE1" w:rsidRDefault="004F6583" w:rsidP="004F6583">
            <w:pPr>
              <w:spacing w:after="0" w:line="240" w:lineRule="auto"/>
              <w:jc w:val="center"/>
              <w:rPr>
                <w:del w:id="13540" w:author="Stefanie Lane" w:date="2022-06-23T15:12:00Z"/>
                <w:rFonts w:ascii="Calibri" w:eastAsia="Times New Roman" w:hAnsi="Calibri" w:cs="Calibri"/>
                <w:color w:val="000000"/>
              </w:rPr>
            </w:pPr>
            <w:del w:id="1354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6128181" w14:textId="10693FCC" w:rsidTr="004F6583">
        <w:trPr>
          <w:trHeight w:val="290"/>
          <w:del w:id="13542" w:author="Stefanie Lane" w:date="2022-06-23T15:12:00Z"/>
        </w:trPr>
        <w:tc>
          <w:tcPr>
            <w:tcW w:w="1700" w:type="dxa"/>
            <w:vMerge/>
            <w:tcBorders>
              <w:top w:val="nil"/>
              <w:left w:val="nil"/>
              <w:bottom w:val="single" w:sz="4" w:space="0" w:color="000000"/>
              <w:right w:val="nil"/>
            </w:tcBorders>
            <w:vAlign w:val="center"/>
            <w:hideMark/>
          </w:tcPr>
          <w:p w14:paraId="17500D18" w14:textId="6108E836" w:rsidR="004F6583" w:rsidRPr="004F6583" w:rsidDel="00EB4CE1" w:rsidRDefault="004F6583" w:rsidP="004F6583">
            <w:pPr>
              <w:spacing w:after="0" w:line="240" w:lineRule="auto"/>
              <w:rPr>
                <w:del w:id="1354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2DC14752" w:rsidR="004F6583" w:rsidRPr="004F6583" w:rsidDel="00EB4CE1" w:rsidRDefault="004F6583" w:rsidP="004F6583">
            <w:pPr>
              <w:spacing w:after="0" w:line="240" w:lineRule="auto"/>
              <w:rPr>
                <w:del w:id="13544" w:author="Stefanie Lane" w:date="2022-06-23T15:12:00Z"/>
                <w:rFonts w:ascii="Arial" w:eastAsia="Times New Roman" w:hAnsi="Arial" w:cs="Arial"/>
                <w:i/>
                <w:iCs/>
                <w:color w:val="000000"/>
                <w:sz w:val="20"/>
                <w:szCs w:val="20"/>
              </w:rPr>
            </w:pPr>
            <w:del w:id="13545" w:author="Stefanie Lane" w:date="2022-06-23T15:12:00Z">
              <w:r w:rsidRPr="004F6583" w:rsidDel="00EB4CE1">
                <w:rPr>
                  <w:rFonts w:ascii="Arial" w:eastAsia="Times New Roman" w:hAnsi="Arial" w:cs="Arial"/>
                  <w:i/>
                  <w:iCs/>
                  <w:color w:val="000000"/>
                  <w:sz w:val="20"/>
                  <w:szCs w:val="20"/>
                </w:rPr>
                <w:delText>Hypericum scouleri</w:delText>
              </w:r>
            </w:del>
          </w:p>
        </w:tc>
        <w:tc>
          <w:tcPr>
            <w:tcW w:w="960" w:type="dxa"/>
            <w:tcBorders>
              <w:top w:val="nil"/>
              <w:left w:val="nil"/>
              <w:bottom w:val="nil"/>
              <w:right w:val="nil"/>
            </w:tcBorders>
            <w:shd w:val="clear" w:color="auto" w:fill="auto"/>
            <w:noWrap/>
            <w:vAlign w:val="bottom"/>
            <w:hideMark/>
          </w:tcPr>
          <w:p w14:paraId="7761ADD2" w14:textId="6AD9D740" w:rsidR="004F6583" w:rsidRPr="004F6583" w:rsidDel="00EB4CE1" w:rsidRDefault="004F6583" w:rsidP="004F6583">
            <w:pPr>
              <w:spacing w:after="0" w:line="240" w:lineRule="auto"/>
              <w:jc w:val="center"/>
              <w:rPr>
                <w:del w:id="13546" w:author="Stefanie Lane" w:date="2022-06-23T15:12:00Z"/>
                <w:rFonts w:ascii="Calibri" w:eastAsia="Times New Roman" w:hAnsi="Calibri" w:cs="Calibri"/>
                <w:color w:val="000000"/>
              </w:rPr>
            </w:pPr>
            <w:del w:id="1354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9565922" w14:textId="42239083" w:rsidR="004F6583" w:rsidRPr="004F6583" w:rsidDel="00EB4CE1" w:rsidRDefault="004F6583" w:rsidP="004F6583">
            <w:pPr>
              <w:spacing w:after="0" w:line="240" w:lineRule="auto"/>
              <w:jc w:val="center"/>
              <w:rPr>
                <w:del w:id="13548" w:author="Stefanie Lane" w:date="2022-06-23T15:12:00Z"/>
                <w:rFonts w:ascii="Calibri" w:eastAsia="Times New Roman" w:hAnsi="Calibri" w:cs="Calibri"/>
                <w:color w:val="000000"/>
              </w:rPr>
            </w:pPr>
            <w:del w:id="1354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0A65355" w14:textId="696BB88B" w:rsidR="004F6583" w:rsidRPr="004F6583" w:rsidDel="00EB4CE1" w:rsidRDefault="004F6583" w:rsidP="004F6583">
            <w:pPr>
              <w:spacing w:after="0" w:line="240" w:lineRule="auto"/>
              <w:jc w:val="center"/>
              <w:rPr>
                <w:del w:id="13550" w:author="Stefanie Lane" w:date="2022-06-23T15:12:00Z"/>
                <w:rFonts w:ascii="Calibri" w:eastAsia="Times New Roman" w:hAnsi="Calibri" w:cs="Calibri"/>
                <w:color w:val="000000"/>
              </w:rPr>
            </w:pPr>
            <w:del w:id="13551"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07D79F9A" w14:textId="6493AD39" w:rsidR="004F6583" w:rsidRPr="004F6583" w:rsidDel="00EB4CE1" w:rsidRDefault="004F6583" w:rsidP="004F6583">
            <w:pPr>
              <w:spacing w:after="0" w:line="240" w:lineRule="auto"/>
              <w:jc w:val="center"/>
              <w:rPr>
                <w:del w:id="13552" w:author="Stefanie Lane" w:date="2022-06-23T15:12:00Z"/>
                <w:rFonts w:ascii="Calibri" w:eastAsia="Times New Roman" w:hAnsi="Calibri" w:cs="Calibri"/>
                <w:color w:val="000000"/>
              </w:rPr>
            </w:pPr>
            <w:del w:id="1355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196E167D" w14:textId="30FF51FD" w:rsidTr="004F6583">
        <w:trPr>
          <w:trHeight w:val="290"/>
          <w:del w:id="13554" w:author="Stefanie Lane" w:date="2022-06-23T15:12:00Z"/>
        </w:trPr>
        <w:tc>
          <w:tcPr>
            <w:tcW w:w="1700" w:type="dxa"/>
            <w:vMerge/>
            <w:tcBorders>
              <w:top w:val="nil"/>
              <w:left w:val="nil"/>
              <w:bottom w:val="single" w:sz="4" w:space="0" w:color="000000"/>
              <w:right w:val="nil"/>
            </w:tcBorders>
            <w:vAlign w:val="center"/>
            <w:hideMark/>
          </w:tcPr>
          <w:p w14:paraId="3EFF1DCC" w14:textId="30C131A7" w:rsidR="004F6583" w:rsidRPr="004F6583" w:rsidDel="00EB4CE1" w:rsidRDefault="004F6583" w:rsidP="004F6583">
            <w:pPr>
              <w:spacing w:after="0" w:line="240" w:lineRule="auto"/>
              <w:rPr>
                <w:del w:id="1355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E9AA483" w:rsidR="004F6583" w:rsidRPr="004F6583" w:rsidDel="00EB4CE1" w:rsidRDefault="004F6583" w:rsidP="004F6583">
            <w:pPr>
              <w:spacing w:after="0" w:line="240" w:lineRule="auto"/>
              <w:rPr>
                <w:del w:id="13556" w:author="Stefanie Lane" w:date="2022-06-23T15:12:00Z"/>
                <w:rFonts w:ascii="Arial" w:eastAsia="Times New Roman" w:hAnsi="Arial" w:cs="Arial"/>
                <w:i/>
                <w:iCs/>
                <w:sz w:val="20"/>
                <w:szCs w:val="20"/>
              </w:rPr>
            </w:pPr>
            <w:del w:id="13557"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0DA6356C" w:rsidR="004F6583" w:rsidRPr="004F6583" w:rsidDel="00EB4CE1" w:rsidRDefault="004F6583" w:rsidP="004F6583">
            <w:pPr>
              <w:spacing w:after="0" w:line="240" w:lineRule="auto"/>
              <w:jc w:val="center"/>
              <w:rPr>
                <w:del w:id="13558" w:author="Stefanie Lane" w:date="2022-06-23T15:12:00Z"/>
                <w:rFonts w:ascii="Calibri" w:eastAsia="Times New Roman" w:hAnsi="Calibri" w:cs="Calibri"/>
                <w:color w:val="000000"/>
              </w:rPr>
            </w:pPr>
            <w:del w:id="1355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3C5C1F37" w:rsidR="004F6583" w:rsidRPr="004F6583" w:rsidDel="00EB4CE1" w:rsidRDefault="004F6583" w:rsidP="004F6583">
            <w:pPr>
              <w:spacing w:after="0" w:line="240" w:lineRule="auto"/>
              <w:jc w:val="center"/>
              <w:rPr>
                <w:del w:id="13560" w:author="Stefanie Lane" w:date="2022-06-23T15:12:00Z"/>
                <w:rFonts w:ascii="Calibri" w:eastAsia="Times New Roman" w:hAnsi="Calibri" w:cs="Calibri"/>
                <w:color w:val="000000"/>
              </w:rPr>
            </w:pPr>
            <w:del w:id="13561" w:author="Stefanie Lane" w:date="2022-06-23T15:12:00Z">
              <w:r w:rsidRPr="004F6583" w:rsidDel="00EB4CE1">
                <w:rPr>
                  <w:rFonts w:ascii="Calibri" w:eastAsia="Times New Roman" w:hAnsi="Calibri" w:cs="Calibri"/>
                  <w:color w:val="000000"/>
                </w:rPr>
                <w:delText>0.44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3526568D" w:rsidR="004F6583" w:rsidRPr="004F6583" w:rsidDel="00EB4CE1" w:rsidRDefault="004F6583" w:rsidP="004F6583">
            <w:pPr>
              <w:spacing w:after="0" w:line="240" w:lineRule="auto"/>
              <w:jc w:val="center"/>
              <w:rPr>
                <w:del w:id="13562" w:author="Stefanie Lane" w:date="2022-06-23T15:12:00Z"/>
                <w:rFonts w:ascii="Calibri" w:eastAsia="Times New Roman" w:hAnsi="Calibri" w:cs="Calibri"/>
                <w:color w:val="000000"/>
              </w:rPr>
            </w:pPr>
            <w:del w:id="13563" w:author="Stefanie Lane" w:date="2022-06-23T15:12:00Z">
              <w:r w:rsidRPr="004F6583" w:rsidDel="00EB4CE1">
                <w:rPr>
                  <w:rFonts w:ascii="Calibri" w:eastAsia="Times New Roman" w:hAnsi="Calibri" w:cs="Calibri"/>
                  <w:color w:val="000000"/>
                </w:rPr>
                <w:delText>0.32</w:delText>
              </w:r>
            </w:del>
          </w:p>
        </w:tc>
        <w:tc>
          <w:tcPr>
            <w:tcW w:w="1760" w:type="dxa"/>
            <w:tcBorders>
              <w:top w:val="single" w:sz="4" w:space="0" w:color="auto"/>
              <w:left w:val="nil"/>
              <w:bottom w:val="nil"/>
              <w:right w:val="nil"/>
            </w:tcBorders>
            <w:shd w:val="clear" w:color="auto" w:fill="auto"/>
            <w:noWrap/>
            <w:vAlign w:val="bottom"/>
            <w:hideMark/>
          </w:tcPr>
          <w:p w14:paraId="7AD35B9A" w14:textId="1AD32356" w:rsidR="004F6583" w:rsidRPr="004F6583" w:rsidDel="00EB4CE1" w:rsidRDefault="004F6583" w:rsidP="004F6583">
            <w:pPr>
              <w:spacing w:after="0" w:line="240" w:lineRule="auto"/>
              <w:jc w:val="center"/>
              <w:rPr>
                <w:del w:id="13564" w:author="Stefanie Lane" w:date="2022-06-23T15:12:00Z"/>
                <w:rFonts w:ascii="Calibri" w:eastAsia="Times New Roman" w:hAnsi="Calibri" w:cs="Calibri"/>
                <w:color w:val="000000"/>
              </w:rPr>
            </w:pPr>
            <w:del w:id="1356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A221D3" w14:textId="35A72652" w:rsidTr="004F6583">
        <w:trPr>
          <w:trHeight w:val="290"/>
          <w:del w:id="13566" w:author="Stefanie Lane" w:date="2022-06-23T15:12:00Z"/>
        </w:trPr>
        <w:tc>
          <w:tcPr>
            <w:tcW w:w="1700" w:type="dxa"/>
            <w:vMerge/>
            <w:tcBorders>
              <w:top w:val="nil"/>
              <w:left w:val="nil"/>
              <w:bottom w:val="single" w:sz="4" w:space="0" w:color="000000"/>
              <w:right w:val="nil"/>
            </w:tcBorders>
            <w:vAlign w:val="center"/>
            <w:hideMark/>
          </w:tcPr>
          <w:p w14:paraId="2F61707C" w14:textId="4DF93625" w:rsidR="004F6583" w:rsidRPr="004F6583" w:rsidDel="00EB4CE1" w:rsidRDefault="004F6583" w:rsidP="004F6583">
            <w:pPr>
              <w:spacing w:after="0" w:line="240" w:lineRule="auto"/>
              <w:rPr>
                <w:del w:id="1356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6C9EFE1C" w:rsidR="004F6583" w:rsidRPr="004F6583" w:rsidDel="00EB4CE1" w:rsidRDefault="004F6583" w:rsidP="004F6583">
            <w:pPr>
              <w:spacing w:after="0" w:line="240" w:lineRule="auto"/>
              <w:rPr>
                <w:del w:id="13568" w:author="Stefanie Lane" w:date="2022-06-23T15:12:00Z"/>
                <w:rFonts w:ascii="Arial" w:eastAsia="Times New Roman" w:hAnsi="Arial" w:cs="Arial"/>
                <w:i/>
                <w:iCs/>
                <w:sz w:val="20"/>
                <w:szCs w:val="20"/>
              </w:rPr>
            </w:pPr>
            <w:del w:id="13569"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nil"/>
              <w:left w:val="nil"/>
              <w:bottom w:val="nil"/>
              <w:right w:val="nil"/>
            </w:tcBorders>
            <w:shd w:val="clear" w:color="auto" w:fill="auto"/>
            <w:noWrap/>
            <w:vAlign w:val="bottom"/>
            <w:hideMark/>
          </w:tcPr>
          <w:p w14:paraId="50477CDB" w14:textId="2A875BC1" w:rsidR="004F6583" w:rsidRPr="004F6583" w:rsidDel="00EB4CE1" w:rsidRDefault="004F6583" w:rsidP="004F6583">
            <w:pPr>
              <w:spacing w:after="0" w:line="240" w:lineRule="auto"/>
              <w:jc w:val="center"/>
              <w:rPr>
                <w:del w:id="13570" w:author="Stefanie Lane" w:date="2022-06-23T15:12:00Z"/>
                <w:rFonts w:ascii="Calibri" w:eastAsia="Times New Roman" w:hAnsi="Calibri" w:cs="Calibri"/>
                <w:color w:val="000000"/>
              </w:rPr>
            </w:pPr>
            <w:del w:id="1357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18DBDC4" w14:textId="25D7BE07" w:rsidR="004F6583" w:rsidRPr="004F6583" w:rsidDel="00EB4CE1" w:rsidRDefault="004F6583" w:rsidP="004F6583">
            <w:pPr>
              <w:spacing w:after="0" w:line="240" w:lineRule="auto"/>
              <w:jc w:val="center"/>
              <w:rPr>
                <w:del w:id="13572" w:author="Stefanie Lane" w:date="2022-06-23T15:12:00Z"/>
                <w:rFonts w:ascii="Calibri" w:eastAsia="Times New Roman" w:hAnsi="Calibri" w:cs="Calibri"/>
                <w:color w:val="000000"/>
              </w:rPr>
            </w:pPr>
            <w:del w:id="13573"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15B5EABD" w14:textId="60A1CDE2" w:rsidR="004F6583" w:rsidRPr="004F6583" w:rsidDel="00EB4CE1" w:rsidRDefault="004F6583" w:rsidP="004F6583">
            <w:pPr>
              <w:spacing w:after="0" w:line="240" w:lineRule="auto"/>
              <w:jc w:val="center"/>
              <w:rPr>
                <w:del w:id="13574" w:author="Stefanie Lane" w:date="2022-06-23T15:12:00Z"/>
                <w:rFonts w:ascii="Calibri" w:eastAsia="Times New Roman" w:hAnsi="Calibri" w:cs="Calibri"/>
                <w:color w:val="000000"/>
              </w:rPr>
            </w:pPr>
            <w:del w:id="13575" w:author="Stefanie Lane" w:date="2022-06-23T15:12:00Z">
              <w:r w:rsidRPr="004F6583" w:rsidDel="00EB4CE1">
                <w:rPr>
                  <w:rFonts w:ascii="Calibri" w:eastAsia="Times New Roman" w:hAnsi="Calibri" w:cs="Calibri"/>
                  <w:color w:val="000000"/>
                </w:rPr>
                <w:delText>0.21</w:delText>
              </w:r>
            </w:del>
          </w:p>
        </w:tc>
        <w:tc>
          <w:tcPr>
            <w:tcW w:w="1760" w:type="dxa"/>
            <w:tcBorders>
              <w:top w:val="single" w:sz="4" w:space="0" w:color="auto"/>
              <w:left w:val="nil"/>
              <w:bottom w:val="nil"/>
              <w:right w:val="nil"/>
            </w:tcBorders>
            <w:shd w:val="clear" w:color="auto" w:fill="auto"/>
            <w:noWrap/>
            <w:vAlign w:val="bottom"/>
            <w:hideMark/>
          </w:tcPr>
          <w:p w14:paraId="7EFB02AA" w14:textId="3A6451E9" w:rsidR="004F6583" w:rsidRPr="004F6583" w:rsidDel="00EB4CE1" w:rsidRDefault="004F6583" w:rsidP="004F6583">
            <w:pPr>
              <w:spacing w:after="0" w:line="240" w:lineRule="auto"/>
              <w:jc w:val="center"/>
              <w:rPr>
                <w:del w:id="13576" w:author="Stefanie Lane" w:date="2022-06-23T15:12:00Z"/>
                <w:rFonts w:ascii="Calibri" w:eastAsia="Times New Roman" w:hAnsi="Calibri" w:cs="Calibri"/>
                <w:color w:val="000000"/>
              </w:rPr>
            </w:pPr>
            <w:del w:id="1357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F6A5FE" w14:textId="42CCDB09" w:rsidTr="004F6583">
        <w:trPr>
          <w:trHeight w:val="290"/>
          <w:del w:id="13578" w:author="Stefanie Lane" w:date="2022-06-23T15:12:00Z"/>
        </w:trPr>
        <w:tc>
          <w:tcPr>
            <w:tcW w:w="1700" w:type="dxa"/>
            <w:vMerge/>
            <w:tcBorders>
              <w:top w:val="nil"/>
              <w:left w:val="nil"/>
              <w:bottom w:val="single" w:sz="4" w:space="0" w:color="000000"/>
              <w:right w:val="nil"/>
            </w:tcBorders>
            <w:vAlign w:val="center"/>
            <w:hideMark/>
          </w:tcPr>
          <w:p w14:paraId="2CF8956A" w14:textId="6875E6FC" w:rsidR="004F6583" w:rsidRPr="004F6583" w:rsidDel="00EB4CE1" w:rsidRDefault="004F6583" w:rsidP="004F6583">
            <w:pPr>
              <w:spacing w:after="0" w:line="240" w:lineRule="auto"/>
              <w:rPr>
                <w:del w:id="1357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0E2B5187" w:rsidR="004F6583" w:rsidRPr="004F6583" w:rsidDel="00EB4CE1" w:rsidRDefault="004F6583" w:rsidP="004F6583">
            <w:pPr>
              <w:spacing w:after="0" w:line="240" w:lineRule="auto"/>
              <w:rPr>
                <w:del w:id="13580" w:author="Stefanie Lane" w:date="2022-06-23T15:12:00Z"/>
                <w:rFonts w:ascii="Arial" w:eastAsia="Times New Roman" w:hAnsi="Arial" w:cs="Arial"/>
                <w:i/>
                <w:iCs/>
                <w:color w:val="000000"/>
                <w:sz w:val="20"/>
                <w:szCs w:val="20"/>
              </w:rPr>
            </w:pPr>
            <w:del w:id="13581" w:author="Stefanie Lane" w:date="2022-06-23T15:12:00Z">
              <w:r w:rsidRPr="004F6583" w:rsidDel="00EB4CE1">
                <w:rPr>
                  <w:rFonts w:ascii="Arial" w:eastAsia="Times New Roman" w:hAnsi="Arial" w:cs="Arial"/>
                  <w:i/>
                  <w:iCs/>
                  <w:color w:val="000000"/>
                  <w:sz w:val="20"/>
                  <w:szCs w:val="20"/>
                </w:rPr>
                <w:delText>Juncus acuminatus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2EE364D0" w:rsidR="004F6583" w:rsidRPr="004F6583" w:rsidDel="00EB4CE1" w:rsidRDefault="004F6583" w:rsidP="004F6583">
            <w:pPr>
              <w:spacing w:after="0" w:line="240" w:lineRule="auto"/>
              <w:jc w:val="center"/>
              <w:rPr>
                <w:del w:id="13582" w:author="Stefanie Lane" w:date="2022-06-23T15:12:00Z"/>
                <w:rFonts w:ascii="Calibri" w:eastAsia="Times New Roman" w:hAnsi="Calibri" w:cs="Calibri"/>
                <w:color w:val="000000"/>
              </w:rPr>
            </w:pPr>
            <w:del w:id="1358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649F3EF3" w:rsidR="004F6583" w:rsidRPr="004F6583" w:rsidDel="00EB4CE1" w:rsidRDefault="004F6583" w:rsidP="004F6583">
            <w:pPr>
              <w:spacing w:after="0" w:line="240" w:lineRule="auto"/>
              <w:jc w:val="center"/>
              <w:rPr>
                <w:del w:id="13584" w:author="Stefanie Lane" w:date="2022-06-23T15:12:00Z"/>
                <w:rFonts w:ascii="Calibri" w:eastAsia="Times New Roman" w:hAnsi="Calibri" w:cs="Calibri"/>
                <w:color w:val="000000"/>
              </w:rPr>
            </w:pPr>
            <w:del w:id="1358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4C3EE3BE" w:rsidR="004F6583" w:rsidRPr="004F6583" w:rsidDel="00EB4CE1" w:rsidRDefault="004F6583" w:rsidP="004F6583">
            <w:pPr>
              <w:spacing w:after="0" w:line="240" w:lineRule="auto"/>
              <w:jc w:val="center"/>
              <w:rPr>
                <w:del w:id="13586" w:author="Stefanie Lane" w:date="2022-06-23T15:12:00Z"/>
                <w:rFonts w:ascii="Calibri" w:eastAsia="Times New Roman" w:hAnsi="Calibri" w:cs="Calibri"/>
                <w:color w:val="000000"/>
              </w:rPr>
            </w:pPr>
            <w:del w:id="13587"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0197051" w14:textId="23B3C658" w:rsidR="004F6583" w:rsidRPr="004F6583" w:rsidDel="00EB4CE1" w:rsidRDefault="004F6583" w:rsidP="004F6583">
            <w:pPr>
              <w:spacing w:after="0" w:line="240" w:lineRule="auto"/>
              <w:jc w:val="center"/>
              <w:rPr>
                <w:del w:id="13588" w:author="Stefanie Lane" w:date="2022-06-23T15:12:00Z"/>
                <w:rFonts w:ascii="Calibri" w:eastAsia="Times New Roman" w:hAnsi="Calibri" w:cs="Calibri"/>
                <w:color w:val="000000"/>
              </w:rPr>
            </w:pPr>
            <w:del w:id="1358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D1A1D6C" w14:textId="0C3BBFA9" w:rsidTr="004F6583">
        <w:trPr>
          <w:trHeight w:val="290"/>
          <w:del w:id="13590" w:author="Stefanie Lane" w:date="2022-06-23T15:12:00Z"/>
        </w:trPr>
        <w:tc>
          <w:tcPr>
            <w:tcW w:w="1700" w:type="dxa"/>
            <w:vMerge/>
            <w:tcBorders>
              <w:top w:val="nil"/>
              <w:left w:val="nil"/>
              <w:bottom w:val="single" w:sz="4" w:space="0" w:color="000000"/>
              <w:right w:val="nil"/>
            </w:tcBorders>
            <w:vAlign w:val="center"/>
            <w:hideMark/>
          </w:tcPr>
          <w:p w14:paraId="634B07EB" w14:textId="47FBC388" w:rsidR="004F6583" w:rsidRPr="004F6583" w:rsidDel="00EB4CE1" w:rsidRDefault="004F6583" w:rsidP="004F6583">
            <w:pPr>
              <w:spacing w:after="0" w:line="240" w:lineRule="auto"/>
              <w:rPr>
                <w:del w:id="1359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20891B64" w:rsidR="004F6583" w:rsidRPr="004F6583" w:rsidDel="00EB4CE1" w:rsidRDefault="004F6583" w:rsidP="004F6583">
            <w:pPr>
              <w:spacing w:after="0" w:line="240" w:lineRule="auto"/>
              <w:rPr>
                <w:del w:id="13592" w:author="Stefanie Lane" w:date="2022-06-23T15:12:00Z"/>
                <w:rFonts w:ascii="Arial" w:eastAsia="Times New Roman" w:hAnsi="Arial" w:cs="Arial"/>
                <w:i/>
                <w:iCs/>
                <w:sz w:val="20"/>
                <w:szCs w:val="20"/>
              </w:rPr>
            </w:pPr>
            <w:del w:id="13593"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33803A22" w14:textId="46EC7CC8" w:rsidR="004F6583" w:rsidRPr="004F6583" w:rsidDel="00EB4CE1" w:rsidRDefault="004F6583" w:rsidP="004F6583">
            <w:pPr>
              <w:spacing w:after="0" w:line="240" w:lineRule="auto"/>
              <w:jc w:val="center"/>
              <w:rPr>
                <w:del w:id="13594" w:author="Stefanie Lane" w:date="2022-06-23T15:12:00Z"/>
                <w:rFonts w:ascii="Calibri" w:eastAsia="Times New Roman" w:hAnsi="Calibri" w:cs="Calibri"/>
                <w:color w:val="000000"/>
              </w:rPr>
            </w:pPr>
            <w:del w:id="1359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942EE4F" w14:textId="797BD9FF" w:rsidR="004F6583" w:rsidRPr="004F6583" w:rsidDel="00EB4CE1" w:rsidRDefault="004F6583" w:rsidP="004F6583">
            <w:pPr>
              <w:spacing w:after="0" w:line="240" w:lineRule="auto"/>
              <w:jc w:val="center"/>
              <w:rPr>
                <w:del w:id="13596" w:author="Stefanie Lane" w:date="2022-06-23T15:12:00Z"/>
                <w:rFonts w:ascii="Calibri" w:eastAsia="Times New Roman" w:hAnsi="Calibri" w:cs="Calibri"/>
                <w:color w:val="000000"/>
              </w:rPr>
            </w:pPr>
            <w:del w:id="13597"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77BD433C" w14:textId="1F670792" w:rsidR="004F6583" w:rsidRPr="004F6583" w:rsidDel="00EB4CE1" w:rsidRDefault="004F6583" w:rsidP="004F6583">
            <w:pPr>
              <w:spacing w:after="0" w:line="240" w:lineRule="auto"/>
              <w:jc w:val="center"/>
              <w:rPr>
                <w:del w:id="13598" w:author="Stefanie Lane" w:date="2022-06-23T15:12:00Z"/>
                <w:rFonts w:ascii="Calibri" w:eastAsia="Times New Roman" w:hAnsi="Calibri" w:cs="Calibri"/>
                <w:color w:val="000000"/>
              </w:rPr>
            </w:pPr>
            <w:del w:id="13599" w:author="Stefanie Lane" w:date="2022-06-23T15:12:00Z">
              <w:r w:rsidRPr="004F6583" w:rsidDel="00EB4CE1">
                <w:rPr>
                  <w:rFonts w:ascii="Calibri" w:eastAsia="Times New Roman" w:hAnsi="Calibri" w:cs="Calibri"/>
                  <w:color w:val="000000"/>
                </w:rPr>
                <w:delText>0.50</w:delText>
              </w:r>
            </w:del>
          </w:p>
        </w:tc>
        <w:tc>
          <w:tcPr>
            <w:tcW w:w="1760" w:type="dxa"/>
            <w:tcBorders>
              <w:top w:val="single" w:sz="4" w:space="0" w:color="auto"/>
              <w:left w:val="nil"/>
              <w:bottom w:val="nil"/>
              <w:right w:val="nil"/>
            </w:tcBorders>
            <w:shd w:val="clear" w:color="auto" w:fill="auto"/>
            <w:noWrap/>
            <w:vAlign w:val="bottom"/>
            <w:hideMark/>
          </w:tcPr>
          <w:p w14:paraId="32C93C46" w14:textId="4E9A304C" w:rsidR="004F6583" w:rsidRPr="004F6583" w:rsidDel="00EB4CE1" w:rsidRDefault="004F6583" w:rsidP="004F6583">
            <w:pPr>
              <w:spacing w:after="0" w:line="240" w:lineRule="auto"/>
              <w:jc w:val="center"/>
              <w:rPr>
                <w:del w:id="13600" w:author="Stefanie Lane" w:date="2022-06-23T15:12:00Z"/>
                <w:rFonts w:ascii="Calibri" w:eastAsia="Times New Roman" w:hAnsi="Calibri" w:cs="Calibri"/>
                <w:color w:val="000000"/>
              </w:rPr>
            </w:pPr>
            <w:del w:id="1360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EB0AD24" w14:textId="5C0D7E63" w:rsidTr="004F6583">
        <w:trPr>
          <w:trHeight w:val="290"/>
          <w:del w:id="13602" w:author="Stefanie Lane" w:date="2022-06-23T15:12:00Z"/>
        </w:trPr>
        <w:tc>
          <w:tcPr>
            <w:tcW w:w="1700" w:type="dxa"/>
            <w:vMerge/>
            <w:tcBorders>
              <w:top w:val="nil"/>
              <w:left w:val="nil"/>
              <w:bottom w:val="single" w:sz="4" w:space="0" w:color="000000"/>
              <w:right w:val="nil"/>
            </w:tcBorders>
            <w:vAlign w:val="center"/>
            <w:hideMark/>
          </w:tcPr>
          <w:p w14:paraId="1DE7A9D4" w14:textId="6B346705" w:rsidR="004F6583" w:rsidRPr="004F6583" w:rsidDel="00EB4CE1" w:rsidRDefault="004F6583" w:rsidP="004F6583">
            <w:pPr>
              <w:spacing w:after="0" w:line="240" w:lineRule="auto"/>
              <w:rPr>
                <w:del w:id="1360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1A629D41" w:rsidR="004F6583" w:rsidRPr="004F6583" w:rsidDel="00EB4CE1" w:rsidRDefault="004F6583" w:rsidP="004F6583">
            <w:pPr>
              <w:spacing w:after="0" w:line="240" w:lineRule="auto"/>
              <w:rPr>
                <w:del w:id="13604" w:author="Stefanie Lane" w:date="2022-06-23T15:12:00Z"/>
                <w:rFonts w:ascii="Calibri" w:eastAsia="Times New Roman" w:hAnsi="Calibri" w:cs="Calibri"/>
                <w:i/>
                <w:iCs/>
                <w:color w:val="000000"/>
              </w:rPr>
            </w:pPr>
            <w:del w:id="13605" w:author="Stefanie Lane" w:date="2022-06-23T15:12:00Z">
              <w:r w:rsidRPr="004F6583" w:rsidDel="00EB4CE1">
                <w:rPr>
                  <w:rFonts w:ascii="Calibri" w:eastAsia="Times New Roman" w:hAnsi="Calibri" w:cs="Calibri"/>
                  <w:i/>
                  <w:iCs/>
                  <w:color w:val="000000"/>
                </w:rPr>
                <w:delText xml:space="preserve">Lycopus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54377EBC" w:rsidR="004F6583" w:rsidRPr="004F6583" w:rsidDel="00EB4CE1" w:rsidRDefault="004F6583" w:rsidP="004F6583">
            <w:pPr>
              <w:spacing w:after="0" w:line="240" w:lineRule="auto"/>
              <w:jc w:val="center"/>
              <w:rPr>
                <w:del w:id="13606" w:author="Stefanie Lane" w:date="2022-06-23T15:12:00Z"/>
                <w:rFonts w:ascii="Calibri" w:eastAsia="Times New Roman" w:hAnsi="Calibri" w:cs="Calibri"/>
                <w:color w:val="000000"/>
              </w:rPr>
            </w:pPr>
            <w:del w:id="1360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005CE02" w:rsidR="004F6583" w:rsidRPr="004F6583" w:rsidDel="00EB4CE1" w:rsidRDefault="004F6583" w:rsidP="004F6583">
            <w:pPr>
              <w:spacing w:after="0" w:line="240" w:lineRule="auto"/>
              <w:jc w:val="center"/>
              <w:rPr>
                <w:del w:id="13608" w:author="Stefanie Lane" w:date="2022-06-23T15:12:00Z"/>
                <w:rFonts w:ascii="Calibri" w:eastAsia="Times New Roman" w:hAnsi="Calibri" w:cs="Calibri"/>
                <w:color w:val="000000"/>
              </w:rPr>
            </w:pPr>
            <w:del w:id="1360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541502B2" w:rsidR="004F6583" w:rsidRPr="004F6583" w:rsidDel="00EB4CE1" w:rsidRDefault="004F6583" w:rsidP="004F6583">
            <w:pPr>
              <w:spacing w:after="0" w:line="240" w:lineRule="auto"/>
              <w:jc w:val="center"/>
              <w:rPr>
                <w:del w:id="13610" w:author="Stefanie Lane" w:date="2022-06-23T15:12:00Z"/>
                <w:rFonts w:ascii="Calibri" w:eastAsia="Times New Roman" w:hAnsi="Calibri" w:cs="Calibri"/>
                <w:color w:val="000000"/>
              </w:rPr>
            </w:pPr>
            <w:del w:id="13611"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5E8EFDEF" w14:textId="45154539" w:rsidR="004F6583" w:rsidRPr="004F6583" w:rsidDel="00EB4CE1" w:rsidRDefault="004F6583" w:rsidP="004F6583">
            <w:pPr>
              <w:spacing w:after="0" w:line="240" w:lineRule="auto"/>
              <w:jc w:val="center"/>
              <w:rPr>
                <w:del w:id="13612" w:author="Stefanie Lane" w:date="2022-06-23T15:12:00Z"/>
                <w:rFonts w:ascii="Calibri" w:eastAsia="Times New Roman" w:hAnsi="Calibri" w:cs="Calibri"/>
                <w:color w:val="000000"/>
              </w:rPr>
            </w:pPr>
            <w:del w:id="1361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BCF6A47" w14:textId="598ABAD1" w:rsidTr="004F6583">
        <w:trPr>
          <w:trHeight w:val="290"/>
          <w:del w:id="13614" w:author="Stefanie Lane" w:date="2022-06-23T15:12:00Z"/>
        </w:trPr>
        <w:tc>
          <w:tcPr>
            <w:tcW w:w="1700" w:type="dxa"/>
            <w:vMerge/>
            <w:tcBorders>
              <w:top w:val="nil"/>
              <w:left w:val="nil"/>
              <w:bottom w:val="single" w:sz="4" w:space="0" w:color="000000"/>
              <w:right w:val="nil"/>
            </w:tcBorders>
            <w:vAlign w:val="center"/>
            <w:hideMark/>
          </w:tcPr>
          <w:p w14:paraId="4AEF0675" w14:textId="0CB67E46" w:rsidR="004F6583" w:rsidRPr="004F6583" w:rsidDel="00EB4CE1" w:rsidRDefault="004F6583" w:rsidP="004F6583">
            <w:pPr>
              <w:spacing w:after="0" w:line="240" w:lineRule="auto"/>
              <w:rPr>
                <w:del w:id="1361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501702E5" w:rsidR="004F6583" w:rsidRPr="004F6583" w:rsidDel="00EB4CE1" w:rsidRDefault="004F6583" w:rsidP="004F6583">
            <w:pPr>
              <w:spacing w:after="0" w:line="240" w:lineRule="auto"/>
              <w:rPr>
                <w:del w:id="13616" w:author="Stefanie Lane" w:date="2022-06-23T15:12:00Z"/>
                <w:rFonts w:ascii="Arial" w:eastAsia="Times New Roman" w:hAnsi="Arial" w:cs="Arial"/>
                <w:i/>
                <w:iCs/>
                <w:sz w:val="20"/>
                <w:szCs w:val="20"/>
              </w:rPr>
            </w:pPr>
            <w:del w:id="13617"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417572DC" w14:textId="1DD6DF43" w:rsidR="004F6583" w:rsidRPr="004F6583" w:rsidDel="00EB4CE1" w:rsidRDefault="004F6583" w:rsidP="004F6583">
            <w:pPr>
              <w:spacing w:after="0" w:line="240" w:lineRule="auto"/>
              <w:jc w:val="center"/>
              <w:rPr>
                <w:del w:id="13618" w:author="Stefanie Lane" w:date="2022-06-23T15:12:00Z"/>
                <w:rFonts w:ascii="Calibri" w:eastAsia="Times New Roman" w:hAnsi="Calibri" w:cs="Calibri"/>
                <w:color w:val="000000"/>
              </w:rPr>
            </w:pPr>
            <w:del w:id="1361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1C44BF2" w14:textId="573FDF89" w:rsidR="004F6583" w:rsidRPr="004F6583" w:rsidDel="00EB4CE1" w:rsidRDefault="004F6583" w:rsidP="004F6583">
            <w:pPr>
              <w:spacing w:after="0" w:line="240" w:lineRule="auto"/>
              <w:jc w:val="center"/>
              <w:rPr>
                <w:del w:id="13620" w:author="Stefanie Lane" w:date="2022-06-23T15:12:00Z"/>
                <w:rFonts w:ascii="Calibri" w:eastAsia="Times New Roman" w:hAnsi="Calibri" w:cs="Calibri"/>
                <w:color w:val="000000"/>
              </w:rPr>
            </w:pPr>
            <w:del w:id="1362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2A25D93" w14:textId="486F6E93" w:rsidR="004F6583" w:rsidRPr="004F6583" w:rsidDel="00EB4CE1" w:rsidRDefault="004F6583" w:rsidP="004F6583">
            <w:pPr>
              <w:spacing w:after="0" w:line="240" w:lineRule="auto"/>
              <w:jc w:val="center"/>
              <w:rPr>
                <w:del w:id="13622" w:author="Stefanie Lane" w:date="2022-06-23T15:12:00Z"/>
                <w:rFonts w:ascii="Calibri" w:eastAsia="Times New Roman" w:hAnsi="Calibri" w:cs="Calibri"/>
                <w:color w:val="000000"/>
              </w:rPr>
            </w:pPr>
            <w:del w:id="13623" w:author="Stefanie Lane" w:date="2022-06-23T15:12:00Z">
              <w:r w:rsidRPr="004F6583" w:rsidDel="00EB4CE1">
                <w:rPr>
                  <w:rFonts w:ascii="Calibri" w:eastAsia="Times New Roman" w:hAnsi="Calibri" w:cs="Calibri"/>
                  <w:color w:val="000000"/>
                </w:rPr>
                <w:delText>0.07</w:delText>
              </w:r>
            </w:del>
          </w:p>
        </w:tc>
        <w:tc>
          <w:tcPr>
            <w:tcW w:w="1760" w:type="dxa"/>
            <w:tcBorders>
              <w:top w:val="single" w:sz="4" w:space="0" w:color="auto"/>
              <w:left w:val="nil"/>
              <w:bottom w:val="nil"/>
              <w:right w:val="nil"/>
            </w:tcBorders>
            <w:shd w:val="clear" w:color="auto" w:fill="auto"/>
            <w:noWrap/>
            <w:vAlign w:val="bottom"/>
            <w:hideMark/>
          </w:tcPr>
          <w:p w14:paraId="59ECC85C" w14:textId="75F1D524" w:rsidR="004F6583" w:rsidRPr="004F6583" w:rsidDel="00EB4CE1" w:rsidRDefault="004F6583" w:rsidP="004F6583">
            <w:pPr>
              <w:spacing w:after="0" w:line="240" w:lineRule="auto"/>
              <w:jc w:val="center"/>
              <w:rPr>
                <w:del w:id="13624" w:author="Stefanie Lane" w:date="2022-06-23T15:12:00Z"/>
                <w:rFonts w:ascii="Calibri" w:eastAsia="Times New Roman" w:hAnsi="Calibri" w:cs="Calibri"/>
                <w:color w:val="000000"/>
              </w:rPr>
            </w:pPr>
            <w:del w:id="1362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A04AD11" w14:textId="4B4DD063" w:rsidTr="004F6583">
        <w:trPr>
          <w:trHeight w:val="290"/>
          <w:del w:id="13626" w:author="Stefanie Lane" w:date="2022-06-23T15:12:00Z"/>
        </w:trPr>
        <w:tc>
          <w:tcPr>
            <w:tcW w:w="1700" w:type="dxa"/>
            <w:vMerge/>
            <w:tcBorders>
              <w:top w:val="nil"/>
              <w:left w:val="nil"/>
              <w:bottom w:val="single" w:sz="4" w:space="0" w:color="000000"/>
              <w:right w:val="nil"/>
            </w:tcBorders>
            <w:vAlign w:val="center"/>
            <w:hideMark/>
          </w:tcPr>
          <w:p w14:paraId="0F2D2579" w14:textId="3A2DBDC4" w:rsidR="004F6583" w:rsidRPr="004F6583" w:rsidDel="00EB4CE1" w:rsidRDefault="004F6583" w:rsidP="004F6583">
            <w:pPr>
              <w:spacing w:after="0" w:line="240" w:lineRule="auto"/>
              <w:rPr>
                <w:del w:id="1362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07D5D9E1" w:rsidR="004F6583" w:rsidRPr="004F6583" w:rsidDel="00EB4CE1" w:rsidRDefault="004F6583" w:rsidP="004F6583">
            <w:pPr>
              <w:spacing w:after="0" w:line="240" w:lineRule="auto"/>
              <w:rPr>
                <w:del w:id="13628" w:author="Stefanie Lane" w:date="2022-06-23T15:12:00Z"/>
                <w:rFonts w:ascii="Arial" w:eastAsia="Times New Roman" w:hAnsi="Arial" w:cs="Arial"/>
                <w:i/>
                <w:iCs/>
                <w:sz w:val="20"/>
                <w:szCs w:val="20"/>
              </w:rPr>
            </w:pPr>
            <w:del w:id="13629"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32143FC4" w:rsidR="004F6583" w:rsidRPr="004F6583" w:rsidDel="00EB4CE1" w:rsidRDefault="004F6583" w:rsidP="004F6583">
            <w:pPr>
              <w:spacing w:after="0" w:line="240" w:lineRule="auto"/>
              <w:jc w:val="center"/>
              <w:rPr>
                <w:del w:id="13630" w:author="Stefanie Lane" w:date="2022-06-23T15:12:00Z"/>
                <w:rFonts w:ascii="Calibri" w:eastAsia="Times New Roman" w:hAnsi="Calibri" w:cs="Calibri"/>
                <w:color w:val="000000"/>
              </w:rPr>
            </w:pPr>
            <w:del w:id="1363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4DDF106E" w:rsidR="004F6583" w:rsidRPr="004F6583" w:rsidDel="00EB4CE1" w:rsidRDefault="004F6583" w:rsidP="004F6583">
            <w:pPr>
              <w:spacing w:after="0" w:line="240" w:lineRule="auto"/>
              <w:jc w:val="center"/>
              <w:rPr>
                <w:del w:id="13632" w:author="Stefanie Lane" w:date="2022-06-23T15:12:00Z"/>
                <w:rFonts w:ascii="Calibri" w:eastAsia="Times New Roman" w:hAnsi="Calibri" w:cs="Calibri"/>
                <w:color w:val="000000"/>
              </w:rPr>
            </w:pPr>
            <w:del w:id="13633" w:author="Stefanie Lane" w:date="2022-06-23T15:12:00Z">
              <w:r w:rsidRPr="004F6583" w:rsidDel="00EB4CE1">
                <w:rPr>
                  <w:rFonts w:ascii="Calibri" w:eastAsia="Times New Roman" w:hAnsi="Calibri" w:cs="Calibri"/>
                  <w:color w:val="000000"/>
                </w:rPr>
                <w:delText>0.06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018617B8" w:rsidR="004F6583" w:rsidRPr="004F6583" w:rsidDel="00EB4CE1" w:rsidRDefault="004F6583" w:rsidP="004F6583">
            <w:pPr>
              <w:spacing w:after="0" w:line="240" w:lineRule="auto"/>
              <w:jc w:val="center"/>
              <w:rPr>
                <w:del w:id="13634" w:author="Stefanie Lane" w:date="2022-06-23T15:12:00Z"/>
                <w:rFonts w:ascii="Calibri" w:eastAsia="Times New Roman" w:hAnsi="Calibri" w:cs="Calibri"/>
                <w:color w:val="000000"/>
              </w:rPr>
            </w:pPr>
            <w:del w:id="13635"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299591BC" w14:textId="10489376" w:rsidR="004F6583" w:rsidRPr="004F6583" w:rsidDel="00EB4CE1" w:rsidRDefault="004F6583" w:rsidP="004F6583">
            <w:pPr>
              <w:spacing w:after="0" w:line="240" w:lineRule="auto"/>
              <w:jc w:val="center"/>
              <w:rPr>
                <w:del w:id="13636" w:author="Stefanie Lane" w:date="2022-06-23T15:12:00Z"/>
                <w:rFonts w:ascii="Calibri" w:eastAsia="Times New Roman" w:hAnsi="Calibri" w:cs="Calibri"/>
                <w:color w:val="000000"/>
              </w:rPr>
            </w:pPr>
            <w:del w:id="1363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7145B5" w14:textId="67C0E6A9" w:rsidTr="004F6583">
        <w:trPr>
          <w:trHeight w:val="290"/>
          <w:del w:id="13638" w:author="Stefanie Lane" w:date="2022-06-23T15:12:00Z"/>
        </w:trPr>
        <w:tc>
          <w:tcPr>
            <w:tcW w:w="1700" w:type="dxa"/>
            <w:vMerge/>
            <w:tcBorders>
              <w:top w:val="nil"/>
              <w:left w:val="nil"/>
              <w:bottom w:val="single" w:sz="4" w:space="0" w:color="000000"/>
              <w:right w:val="nil"/>
            </w:tcBorders>
            <w:vAlign w:val="center"/>
            <w:hideMark/>
          </w:tcPr>
          <w:p w14:paraId="507041DD" w14:textId="034045FD" w:rsidR="004F6583" w:rsidRPr="004F6583" w:rsidDel="00EB4CE1" w:rsidRDefault="004F6583" w:rsidP="004F6583">
            <w:pPr>
              <w:spacing w:after="0" w:line="240" w:lineRule="auto"/>
              <w:rPr>
                <w:del w:id="13639"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53C9B8CD" w:rsidR="004F6583" w:rsidRPr="004F6583" w:rsidDel="00EB4CE1" w:rsidRDefault="004F6583" w:rsidP="004F6583">
            <w:pPr>
              <w:spacing w:after="0" w:line="240" w:lineRule="auto"/>
              <w:rPr>
                <w:del w:id="13640" w:author="Stefanie Lane" w:date="2022-06-23T15:12:00Z"/>
                <w:rFonts w:ascii="Arial" w:eastAsia="Times New Roman" w:hAnsi="Arial" w:cs="Arial"/>
                <w:i/>
                <w:iCs/>
                <w:sz w:val="20"/>
                <w:szCs w:val="20"/>
              </w:rPr>
            </w:pPr>
            <w:del w:id="13641"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nil"/>
              <w:left w:val="nil"/>
              <w:bottom w:val="nil"/>
              <w:right w:val="nil"/>
            </w:tcBorders>
            <w:shd w:val="clear" w:color="auto" w:fill="auto"/>
            <w:noWrap/>
            <w:vAlign w:val="bottom"/>
            <w:hideMark/>
          </w:tcPr>
          <w:p w14:paraId="52EBB2DC" w14:textId="7CC36BA9" w:rsidR="004F6583" w:rsidRPr="004F6583" w:rsidDel="00EB4CE1" w:rsidRDefault="004F6583" w:rsidP="004F6583">
            <w:pPr>
              <w:spacing w:after="0" w:line="240" w:lineRule="auto"/>
              <w:jc w:val="center"/>
              <w:rPr>
                <w:del w:id="13642" w:author="Stefanie Lane" w:date="2022-06-23T15:12:00Z"/>
                <w:rFonts w:ascii="Calibri" w:eastAsia="Times New Roman" w:hAnsi="Calibri" w:cs="Calibri"/>
                <w:color w:val="000000"/>
              </w:rPr>
            </w:pPr>
            <w:del w:id="1364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7397E76" w14:textId="70062568" w:rsidR="004F6583" w:rsidRPr="004F6583" w:rsidDel="00EB4CE1" w:rsidRDefault="004F6583" w:rsidP="004F6583">
            <w:pPr>
              <w:spacing w:after="0" w:line="240" w:lineRule="auto"/>
              <w:jc w:val="center"/>
              <w:rPr>
                <w:del w:id="13644" w:author="Stefanie Lane" w:date="2022-06-23T15:12:00Z"/>
                <w:rFonts w:ascii="Calibri" w:eastAsia="Times New Roman" w:hAnsi="Calibri" w:cs="Calibri"/>
                <w:color w:val="000000"/>
              </w:rPr>
            </w:pPr>
            <w:del w:id="13645" w:author="Stefanie Lane" w:date="2022-06-23T15:12:00Z">
              <w:r w:rsidRPr="004F6583" w:rsidDel="00EB4CE1">
                <w:rPr>
                  <w:rFonts w:ascii="Calibri" w:eastAsia="Times New Roman" w:hAnsi="Calibri" w:cs="Calibri"/>
                  <w:color w:val="000000"/>
                </w:rPr>
                <w:delText>0.61</w:delText>
              </w:r>
            </w:del>
          </w:p>
        </w:tc>
        <w:tc>
          <w:tcPr>
            <w:tcW w:w="960" w:type="dxa"/>
            <w:tcBorders>
              <w:top w:val="nil"/>
              <w:left w:val="nil"/>
              <w:bottom w:val="nil"/>
              <w:right w:val="nil"/>
            </w:tcBorders>
            <w:shd w:val="clear" w:color="auto" w:fill="auto"/>
            <w:noWrap/>
            <w:vAlign w:val="bottom"/>
            <w:hideMark/>
          </w:tcPr>
          <w:p w14:paraId="33B534DB" w14:textId="36D60017" w:rsidR="004F6583" w:rsidRPr="004F6583" w:rsidDel="00EB4CE1" w:rsidRDefault="004F6583" w:rsidP="004F6583">
            <w:pPr>
              <w:spacing w:after="0" w:line="240" w:lineRule="auto"/>
              <w:jc w:val="center"/>
              <w:rPr>
                <w:del w:id="13646" w:author="Stefanie Lane" w:date="2022-06-23T15:12:00Z"/>
                <w:rFonts w:ascii="Calibri" w:eastAsia="Times New Roman" w:hAnsi="Calibri" w:cs="Calibri"/>
                <w:color w:val="000000"/>
              </w:rPr>
            </w:pPr>
            <w:del w:id="13647" w:author="Stefanie Lane" w:date="2022-06-23T15:12:00Z">
              <w:r w:rsidRPr="004F6583" w:rsidDel="00EB4CE1">
                <w:rPr>
                  <w:rFonts w:ascii="Calibri" w:eastAsia="Times New Roman" w:hAnsi="Calibri" w:cs="Calibri"/>
                  <w:color w:val="000000"/>
                </w:rPr>
                <w:delText>0.50</w:delText>
              </w:r>
            </w:del>
          </w:p>
        </w:tc>
        <w:tc>
          <w:tcPr>
            <w:tcW w:w="1760" w:type="dxa"/>
            <w:tcBorders>
              <w:top w:val="single" w:sz="4" w:space="0" w:color="auto"/>
              <w:left w:val="nil"/>
              <w:bottom w:val="nil"/>
              <w:right w:val="nil"/>
            </w:tcBorders>
            <w:shd w:val="clear" w:color="auto" w:fill="auto"/>
            <w:noWrap/>
            <w:vAlign w:val="bottom"/>
            <w:hideMark/>
          </w:tcPr>
          <w:p w14:paraId="49B9940B" w14:textId="4ACE4F31" w:rsidR="004F6583" w:rsidRPr="004F6583" w:rsidDel="00EB4CE1" w:rsidRDefault="004F6583" w:rsidP="004F6583">
            <w:pPr>
              <w:spacing w:after="0" w:line="240" w:lineRule="auto"/>
              <w:jc w:val="center"/>
              <w:rPr>
                <w:del w:id="13648" w:author="Stefanie Lane" w:date="2022-06-23T15:12:00Z"/>
                <w:rFonts w:ascii="Calibri" w:eastAsia="Times New Roman" w:hAnsi="Calibri" w:cs="Calibri"/>
                <w:color w:val="000000"/>
              </w:rPr>
            </w:pPr>
            <w:del w:id="1364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017EDF2" w14:textId="63F8C7C8" w:rsidTr="004F6583">
        <w:trPr>
          <w:trHeight w:val="290"/>
          <w:del w:id="13650" w:author="Stefanie Lane" w:date="2022-06-23T15:12:00Z"/>
        </w:trPr>
        <w:tc>
          <w:tcPr>
            <w:tcW w:w="1700" w:type="dxa"/>
            <w:vMerge/>
            <w:tcBorders>
              <w:top w:val="nil"/>
              <w:left w:val="nil"/>
              <w:bottom w:val="single" w:sz="4" w:space="0" w:color="000000"/>
              <w:right w:val="nil"/>
            </w:tcBorders>
            <w:vAlign w:val="center"/>
            <w:hideMark/>
          </w:tcPr>
          <w:p w14:paraId="678C172E" w14:textId="6E5DD5C1" w:rsidR="004F6583" w:rsidRPr="004F6583" w:rsidDel="00EB4CE1" w:rsidRDefault="004F6583" w:rsidP="004F6583">
            <w:pPr>
              <w:spacing w:after="0" w:line="240" w:lineRule="auto"/>
              <w:rPr>
                <w:del w:id="13651"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20DE50B1" w:rsidR="004F6583" w:rsidRPr="004F6583" w:rsidDel="00EB4CE1" w:rsidRDefault="004F6583" w:rsidP="004F6583">
            <w:pPr>
              <w:spacing w:after="0" w:line="240" w:lineRule="auto"/>
              <w:rPr>
                <w:del w:id="13652" w:author="Stefanie Lane" w:date="2022-06-23T15:12:00Z"/>
                <w:rFonts w:ascii="Arial" w:eastAsia="Times New Roman" w:hAnsi="Arial" w:cs="Arial"/>
                <w:i/>
                <w:iCs/>
                <w:sz w:val="20"/>
                <w:szCs w:val="20"/>
              </w:rPr>
            </w:pPr>
            <w:del w:id="13653" w:author="Stefanie Lane" w:date="2022-06-23T15:12:00Z">
              <w:r w:rsidRPr="004F6583" w:rsidDel="00EB4CE1">
                <w:rPr>
                  <w:rFonts w:ascii="Arial" w:eastAsia="Times New Roman" w:hAnsi="Arial" w:cs="Arial"/>
                  <w:i/>
                  <w:iCs/>
                  <w:sz w:val="20"/>
                  <w:szCs w:val="20"/>
                </w:rPr>
                <w:delText>Salix scouleriana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0BCA4848" w:rsidR="004F6583" w:rsidRPr="004F6583" w:rsidDel="00EB4CE1" w:rsidRDefault="004F6583" w:rsidP="004F6583">
            <w:pPr>
              <w:spacing w:after="0" w:line="240" w:lineRule="auto"/>
              <w:jc w:val="center"/>
              <w:rPr>
                <w:del w:id="13654" w:author="Stefanie Lane" w:date="2022-06-23T15:12:00Z"/>
                <w:rFonts w:ascii="Calibri" w:eastAsia="Times New Roman" w:hAnsi="Calibri" w:cs="Calibri"/>
                <w:color w:val="000000"/>
              </w:rPr>
            </w:pPr>
            <w:del w:id="1365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6A43AB8D" w:rsidR="004F6583" w:rsidRPr="004F6583" w:rsidDel="00EB4CE1" w:rsidRDefault="004F6583" w:rsidP="004F6583">
            <w:pPr>
              <w:spacing w:after="0" w:line="240" w:lineRule="auto"/>
              <w:jc w:val="center"/>
              <w:rPr>
                <w:del w:id="13656" w:author="Stefanie Lane" w:date="2022-06-23T15:12:00Z"/>
                <w:rFonts w:ascii="Calibri" w:eastAsia="Times New Roman" w:hAnsi="Calibri" w:cs="Calibri"/>
                <w:color w:val="000000"/>
              </w:rPr>
            </w:pPr>
            <w:del w:id="1365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41191F4F" w:rsidR="004F6583" w:rsidRPr="004F6583" w:rsidDel="00EB4CE1" w:rsidRDefault="004F6583" w:rsidP="004F6583">
            <w:pPr>
              <w:spacing w:after="0" w:line="240" w:lineRule="auto"/>
              <w:jc w:val="center"/>
              <w:rPr>
                <w:del w:id="13658" w:author="Stefanie Lane" w:date="2022-06-23T15:12:00Z"/>
                <w:rFonts w:ascii="Calibri" w:eastAsia="Times New Roman" w:hAnsi="Calibri" w:cs="Calibri"/>
                <w:color w:val="000000"/>
              </w:rPr>
            </w:pPr>
            <w:del w:id="13659" w:author="Stefanie Lane" w:date="2022-06-23T15:12:00Z">
              <w:r w:rsidRPr="004F6583" w:rsidDel="00EB4CE1">
                <w:rPr>
                  <w:rFonts w:ascii="Calibri" w:eastAsia="Times New Roman" w:hAnsi="Calibri" w:cs="Calibri"/>
                  <w:color w:val="000000"/>
                </w:rPr>
                <w:delText>0.04</w:delText>
              </w:r>
            </w:del>
          </w:p>
        </w:tc>
        <w:tc>
          <w:tcPr>
            <w:tcW w:w="1760" w:type="dxa"/>
            <w:tcBorders>
              <w:top w:val="single" w:sz="4" w:space="0" w:color="auto"/>
              <w:left w:val="nil"/>
              <w:bottom w:val="nil"/>
              <w:right w:val="nil"/>
            </w:tcBorders>
            <w:shd w:val="clear" w:color="auto" w:fill="auto"/>
            <w:noWrap/>
            <w:vAlign w:val="bottom"/>
            <w:hideMark/>
          </w:tcPr>
          <w:p w14:paraId="66D6235F" w14:textId="7BD2E06E" w:rsidR="004F6583" w:rsidRPr="004F6583" w:rsidDel="00EB4CE1" w:rsidRDefault="004F6583" w:rsidP="004F6583">
            <w:pPr>
              <w:spacing w:after="0" w:line="240" w:lineRule="auto"/>
              <w:jc w:val="center"/>
              <w:rPr>
                <w:del w:id="13660" w:author="Stefanie Lane" w:date="2022-06-23T15:12:00Z"/>
                <w:rFonts w:ascii="Calibri" w:eastAsia="Times New Roman" w:hAnsi="Calibri" w:cs="Calibri"/>
                <w:color w:val="000000"/>
              </w:rPr>
            </w:pPr>
            <w:del w:id="1366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16E5A157" w14:textId="6604881F" w:rsidTr="004F6583">
        <w:trPr>
          <w:trHeight w:val="290"/>
          <w:del w:id="13662" w:author="Stefanie Lane" w:date="2022-06-23T15:12:00Z"/>
        </w:trPr>
        <w:tc>
          <w:tcPr>
            <w:tcW w:w="1700" w:type="dxa"/>
            <w:vMerge/>
            <w:tcBorders>
              <w:top w:val="nil"/>
              <w:left w:val="nil"/>
              <w:bottom w:val="single" w:sz="4" w:space="0" w:color="000000"/>
              <w:right w:val="nil"/>
            </w:tcBorders>
            <w:vAlign w:val="center"/>
            <w:hideMark/>
          </w:tcPr>
          <w:p w14:paraId="71102F1C" w14:textId="5A152C2E" w:rsidR="004F6583" w:rsidRPr="004F6583" w:rsidDel="00EB4CE1" w:rsidRDefault="004F6583" w:rsidP="004F6583">
            <w:pPr>
              <w:spacing w:after="0" w:line="240" w:lineRule="auto"/>
              <w:rPr>
                <w:del w:id="1366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94CC975" w:rsidR="004F6583" w:rsidRPr="004F6583" w:rsidDel="00EB4CE1" w:rsidRDefault="004F6583" w:rsidP="004F6583">
            <w:pPr>
              <w:spacing w:after="0" w:line="240" w:lineRule="auto"/>
              <w:rPr>
                <w:del w:id="13664" w:author="Stefanie Lane" w:date="2022-06-23T15:12:00Z"/>
                <w:rFonts w:ascii="Arial" w:eastAsia="Times New Roman" w:hAnsi="Arial" w:cs="Arial"/>
                <w:i/>
                <w:iCs/>
                <w:sz w:val="20"/>
                <w:szCs w:val="20"/>
              </w:rPr>
            </w:pPr>
            <w:del w:id="13665"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nil"/>
              <w:left w:val="nil"/>
              <w:bottom w:val="nil"/>
              <w:right w:val="nil"/>
            </w:tcBorders>
            <w:shd w:val="clear" w:color="auto" w:fill="auto"/>
            <w:noWrap/>
            <w:vAlign w:val="bottom"/>
            <w:hideMark/>
          </w:tcPr>
          <w:p w14:paraId="42ECD690" w14:textId="11D98B29" w:rsidR="004F6583" w:rsidRPr="004F6583" w:rsidDel="00EB4CE1" w:rsidRDefault="004F6583" w:rsidP="004F6583">
            <w:pPr>
              <w:spacing w:after="0" w:line="240" w:lineRule="auto"/>
              <w:jc w:val="center"/>
              <w:rPr>
                <w:del w:id="13666" w:author="Stefanie Lane" w:date="2022-06-23T15:12:00Z"/>
                <w:rFonts w:ascii="Calibri" w:eastAsia="Times New Roman" w:hAnsi="Calibri" w:cs="Calibri"/>
                <w:color w:val="000000"/>
              </w:rPr>
            </w:pPr>
            <w:del w:id="1366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2F020B1" w14:textId="61BC6EE5" w:rsidR="004F6583" w:rsidRPr="004F6583" w:rsidDel="00EB4CE1" w:rsidRDefault="004F6583" w:rsidP="004F6583">
            <w:pPr>
              <w:spacing w:after="0" w:line="240" w:lineRule="auto"/>
              <w:jc w:val="center"/>
              <w:rPr>
                <w:del w:id="13668" w:author="Stefanie Lane" w:date="2022-06-23T15:12:00Z"/>
                <w:rFonts w:ascii="Calibri" w:eastAsia="Times New Roman" w:hAnsi="Calibri" w:cs="Calibri"/>
                <w:color w:val="000000"/>
              </w:rPr>
            </w:pPr>
            <w:del w:id="13669"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2122D9A1" w14:textId="14F74094" w:rsidR="004F6583" w:rsidRPr="004F6583" w:rsidDel="00EB4CE1" w:rsidRDefault="004F6583" w:rsidP="004F6583">
            <w:pPr>
              <w:spacing w:after="0" w:line="240" w:lineRule="auto"/>
              <w:jc w:val="center"/>
              <w:rPr>
                <w:del w:id="13670" w:author="Stefanie Lane" w:date="2022-06-23T15:12:00Z"/>
                <w:rFonts w:ascii="Calibri" w:eastAsia="Times New Roman" w:hAnsi="Calibri" w:cs="Calibri"/>
                <w:color w:val="000000"/>
              </w:rPr>
            </w:pPr>
            <w:del w:id="13671" w:author="Stefanie Lane" w:date="2022-06-23T15:12:00Z">
              <w:r w:rsidRPr="004F6583" w:rsidDel="00EB4CE1">
                <w:rPr>
                  <w:rFonts w:ascii="Calibri" w:eastAsia="Times New Roman" w:hAnsi="Calibri" w:cs="Calibri"/>
                  <w:color w:val="000000"/>
                </w:rPr>
                <w:delText>0.25</w:delText>
              </w:r>
            </w:del>
          </w:p>
        </w:tc>
        <w:tc>
          <w:tcPr>
            <w:tcW w:w="1760" w:type="dxa"/>
            <w:tcBorders>
              <w:top w:val="single" w:sz="4" w:space="0" w:color="auto"/>
              <w:left w:val="nil"/>
              <w:bottom w:val="nil"/>
              <w:right w:val="nil"/>
            </w:tcBorders>
            <w:shd w:val="clear" w:color="auto" w:fill="auto"/>
            <w:noWrap/>
            <w:vAlign w:val="bottom"/>
            <w:hideMark/>
          </w:tcPr>
          <w:p w14:paraId="5103B939" w14:textId="6C752B21" w:rsidR="004F6583" w:rsidRPr="004F6583" w:rsidDel="00EB4CE1" w:rsidRDefault="004F6583" w:rsidP="004F6583">
            <w:pPr>
              <w:spacing w:after="0" w:line="240" w:lineRule="auto"/>
              <w:jc w:val="center"/>
              <w:rPr>
                <w:del w:id="13672" w:author="Stefanie Lane" w:date="2022-06-23T15:12:00Z"/>
                <w:rFonts w:ascii="Calibri" w:eastAsia="Times New Roman" w:hAnsi="Calibri" w:cs="Calibri"/>
                <w:color w:val="000000"/>
              </w:rPr>
            </w:pPr>
            <w:del w:id="1367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3A0D4804" w14:textId="11AB4A3F" w:rsidTr="004F6583">
        <w:trPr>
          <w:trHeight w:val="290"/>
          <w:del w:id="13674" w:author="Stefanie Lane" w:date="2022-06-23T15:12:00Z"/>
        </w:trPr>
        <w:tc>
          <w:tcPr>
            <w:tcW w:w="1700" w:type="dxa"/>
            <w:vMerge/>
            <w:tcBorders>
              <w:top w:val="nil"/>
              <w:left w:val="nil"/>
              <w:bottom w:val="single" w:sz="4" w:space="0" w:color="000000"/>
              <w:right w:val="nil"/>
            </w:tcBorders>
            <w:vAlign w:val="center"/>
            <w:hideMark/>
          </w:tcPr>
          <w:p w14:paraId="026B5416" w14:textId="56E70645" w:rsidR="004F6583" w:rsidRPr="004F6583" w:rsidDel="00EB4CE1" w:rsidRDefault="004F6583" w:rsidP="004F6583">
            <w:pPr>
              <w:spacing w:after="0" w:line="240" w:lineRule="auto"/>
              <w:rPr>
                <w:del w:id="1367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E86C51" w:rsidR="004F6583" w:rsidRPr="004F6583" w:rsidDel="00EB4CE1" w:rsidRDefault="004F6583" w:rsidP="004F6583">
            <w:pPr>
              <w:spacing w:after="0" w:line="240" w:lineRule="auto"/>
              <w:rPr>
                <w:del w:id="13676" w:author="Stefanie Lane" w:date="2022-06-23T15:12:00Z"/>
                <w:rFonts w:ascii="Arial" w:eastAsia="Times New Roman" w:hAnsi="Arial" w:cs="Arial"/>
                <w:i/>
                <w:iCs/>
                <w:sz w:val="20"/>
                <w:szCs w:val="20"/>
              </w:rPr>
            </w:pPr>
            <w:del w:id="13677"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2A9044CE" w:rsidR="004F6583" w:rsidRPr="004F6583" w:rsidDel="00EB4CE1" w:rsidRDefault="004F6583" w:rsidP="004F6583">
            <w:pPr>
              <w:spacing w:after="0" w:line="240" w:lineRule="auto"/>
              <w:jc w:val="center"/>
              <w:rPr>
                <w:del w:id="13678" w:author="Stefanie Lane" w:date="2022-06-23T15:12:00Z"/>
                <w:rFonts w:ascii="Calibri" w:eastAsia="Times New Roman" w:hAnsi="Calibri" w:cs="Calibri"/>
                <w:color w:val="000000"/>
              </w:rPr>
            </w:pPr>
            <w:del w:id="1367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BAC6388" w:rsidR="004F6583" w:rsidRPr="004F6583" w:rsidDel="00EB4CE1" w:rsidRDefault="004F6583" w:rsidP="004F6583">
            <w:pPr>
              <w:spacing w:after="0" w:line="240" w:lineRule="auto"/>
              <w:jc w:val="center"/>
              <w:rPr>
                <w:del w:id="13680" w:author="Stefanie Lane" w:date="2022-06-23T15:12:00Z"/>
                <w:rFonts w:ascii="Calibri" w:eastAsia="Times New Roman" w:hAnsi="Calibri" w:cs="Calibri"/>
                <w:color w:val="000000"/>
              </w:rPr>
            </w:pPr>
            <w:del w:id="13681" w:author="Stefanie Lane" w:date="2022-06-23T15:12:00Z">
              <w:r w:rsidRPr="004F6583" w:rsidDel="00EB4CE1">
                <w:rPr>
                  <w:rFonts w:ascii="Calibri" w:eastAsia="Times New Roman" w:hAnsi="Calibri" w:cs="Calibri"/>
                  <w:color w:val="000000"/>
                </w:rPr>
                <w:delText>0.11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1F734A4D" w:rsidR="004F6583" w:rsidRPr="004F6583" w:rsidDel="00EB4CE1" w:rsidRDefault="004F6583" w:rsidP="004F6583">
            <w:pPr>
              <w:spacing w:after="0" w:line="240" w:lineRule="auto"/>
              <w:jc w:val="center"/>
              <w:rPr>
                <w:del w:id="13682" w:author="Stefanie Lane" w:date="2022-06-23T15:12:00Z"/>
                <w:rFonts w:ascii="Calibri" w:eastAsia="Times New Roman" w:hAnsi="Calibri" w:cs="Calibri"/>
                <w:color w:val="000000"/>
              </w:rPr>
            </w:pPr>
            <w:del w:id="1368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099BD37E" w14:textId="24F6230C" w:rsidR="004F6583" w:rsidRPr="004F6583" w:rsidDel="00EB4CE1" w:rsidRDefault="004F6583" w:rsidP="004F6583">
            <w:pPr>
              <w:spacing w:after="0" w:line="240" w:lineRule="auto"/>
              <w:jc w:val="center"/>
              <w:rPr>
                <w:del w:id="13684" w:author="Stefanie Lane" w:date="2022-06-23T15:12:00Z"/>
                <w:rFonts w:ascii="Calibri" w:eastAsia="Times New Roman" w:hAnsi="Calibri" w:cs="Calibri"/>
                <w:color w:val="000000"/>
              </w:rPr>
            </w:pPr>
            <w:del w:id="1368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A9469E4" w14:textId="5FD04B14" w:rsidTr="004F6583">
        <w:trPr>
          <w:trHeight w:val="290"/>
          <w:del w:id="13686" w:author="Stefanie Lane" w:date="2022-06-23T15:12:00Z"/>
        </w:trPr>
        <w:tc>
          <w:tcPr>
            <w:tcW w:w="1700" w:type="dxa"/>
            <w:vMerge/>
            <w:tcBorders>
              <w:top w:val="nil"/>
              <w:left w:val="nil"/>
              <w:bottom w:val="single" w:sz="4" w:space="0" w:color="000000"/>
              <w:right w:val="nil"/>
            </w:tcBorders>
            <w:vAlign w:val="center"/>
            <w:hideMark/>
          </w:tcPr>
          <w:p w14:paraId="2A90979D" w14:textId="734BFFEA" w:rsidR="004F6583" w:rsidRPr="004F6583" w:rsidDel="00EB4CE1" w:rsidRDefault="004F6583" w:rsidP="004F6583">
            <w:pPr>
              <w:spacing w:after="0" w:line="240" w:lineRule="auto"/>
              <w:rPr>
                <w:del w:id="1368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45A5BA94" w:rsidR="004F6583" w:rsidRPr="004F6583" w:rsidDel="00EB4CE1" w:rsidRDefault="004F6583" w:rsidP="004F6583">
            <w:pPr>
              <w:spacing w:after="0" w:line="240" w:lineRule="auto"/>
              <w:rPr>
                <w:del w:id="13688" w:author="Stefanie Lane" w:date="2022-06-23T15:12:00Z"/>
                <w:rFonts w:ascii="Arial" w:eastAsia="Times New Roman" w:hAnsi="Arial" w:cs="Arial"/>
                <w:i/>
                <w:iCs/>
                <w:sz w:val="20"/>
                <w:szCs w:val="20"/>
              </w:rPr>
            </w:pPr>
            <w:del w:id="13689" w:author="Stefanie Lane" w:date="2022-06-23T15:12:00Z">
              <w:r w:rsidRPr="004F6583" w:rsidDel="00EB4CE1">
                <w:rPr>
                  <w:rFonts w:ascii="Arial" w:eastAsia="Times New Roman" w:hAnsi="Arial" w:cs="Arial"/>
                  <w:i/>
                  <w:iCs/>
                  <w:sz w:val="20"/>
                  <w:szCs w:val="20"/>
                </w:rPr>
                <w:delText>Equisetum variegatum</w:delText>
              </w:r>
            </w:del>
          </w:p>
        </w:tc>
        <w:tc>
          <w:tcPr>
            <w:tcW w:w="960" w:type="dxa"/>
            <w:tcBorders>
              <w:top w:val="nil"/>
              <w:left w:val="nil"/>
              <w:bottom w:val="nil"/>
              <w:right w:val="nil"/>
            </w:tcBorders>
            <w:shd w:val="clear" w:color="auto" w:fill="auto"/>
            <w:noWrap/>
            <w:vAlign w:val="bottom"/>
            <w:hideMark/>
          </w:tcPr>
          <w:p w14:paraId="2EB5B3EE" w14:textId="7AA611FA" w:rsidR="004F6583" w:rsidRPr="004F6583" w:rsidDel="00EB4CE1" w:rsidRDefault="004F6583" w:rsidP="004F6583">
            <w:pPr>
              <w:spacing w:after="0" w:line="240" w:lineRule="auto"/>
              <w:jc w:val="center"/>
              <w:rPr>
                <w:del w:id="13690" w:author="Stefanie Lane" w:date="2022-06-23T15:12:00Z"/>
                <w:rFonts w:ascii="Calibri" w:eastAsia="Times New Roman" w:hAnsi="Calibri" w:cs="Calibri"/>
                <w:color w:val="000000"/>
              </w:rPr>
            </w:pPr>
            <w:del w:id="1369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BC49066" w14:textId="500C91E4" w:rsidR="004F6583" w:rsidRPr="004F6583" w:rsidDel="00EB4CE1" w:rsidRDefault="004F6583" w:rsidP="004F6583">
            <w:pPr>
              <w:spacing w:after="0" w:line="240" w:lineRule="auto"/>
              <w:jc w:val="center"/>
              <w:rPr>
                <w:del w:id="13692" w:author="Stefanie Lane" w:date="2022-06-23T15:12:00Z"/>
                <w:rFonts w:ascii="Calibri" w:eastAsia="Times New Roman" w:hAnsi="Calibri" w:cs="Calibri"/>
                <w:color w:val="000000"/>
              </w:rPr>
            </w:pPr>
            <w:del w:id="13693" w:author="Stefanie Lane" w:date="2022-06-23T15:12:00Z">
              <w:r w:rsidRPr="004F6583" w:rsidDel="00EB4CE1">
                <w:rPr>
                  <w:rFonts w:ascii="Calibri" w:eastAsia="Times New Roman" w:hAnsi="Calibri" w:cs="Calibri"/>
                  <w:color w:val="000000"/>
                </w:rPr>
                <w:delText>0.11</w:delText>
              </w:r>
            </w:del>
          </w:p>
        </w:tc>
        <w:tc>
          <w:tcPr>
            <w:tcW w:w="960" w:type="dxa"/>
            <w:tcBorders>
              <w:top w:val="nil"/>
              <w:left w:val="nil"/>
              <w:bottom w:val="nil"/>
              <w:right w:val="nil"/>
            </w:tcBorders>
            <w:shd w:val="clear" w:color="auto" w:fill="auto"/>
            <w:noWrap/>
            <w:vAlign w:val="bottom"/>
            <w:hideMark/>
          </w:tcPr>
          <w:p w14:paraId="0EE451DB" w14:textId="0D45C228" w:rsidR="004F6583" w:rsidRPr="004F6583" w:rsidDel="00EB4CE1" w:rsidRDefault="004F6583" w:rsidP="004F6583">
            <w:pPr>
              <w:spacing w:after="0" w:line="240" w:lineRule="auto"/>
              <w:jc w:val="center"/>
              <w:rPr>
                <w:del w:id="13694" w:author="Stefanie Lane" w:date="2022-06-23T15:12:00Z"/>
                <w:rFonts w:ascii="Calibri" w:eastAsia="Times New Roman" w:hAnsi="Calibri" w:cs="Calibri"/>
                <w:color w:val="000000"/>
              </w:rPr>
            </w:pPr>
            <w:del w:id="1369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824E5E5" w14:textId="48362257" w:rsidR="004F6583" w:rsidRPr="004F6583" w:rsidDel="00EB4CE1" w:rsidRDefault="004F6583" w:rsidP="004F6583">
            <w:pPr>
              <w:spacing w:after="0" w:line="240" w:lineRule="auto"/>
              <w:jc w:val="center"/>
              <w:rPr>
                <w:del w:id="13696" w:author="Stefanie Lane" w:date="2022-06-23T15:12:00Z"/>
                <w:rFonts w:ascii="Calibri" w:eastAsia="Times New Roman" w:hAnsi="Calibri" w:cs="Calibri"/>
                <w:color w:val="000000"/>
              </w:rPr>
            </w:pPr>
            <w:del w:id="1369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AD628D5" w14:textId="512055C3" w:rsidTr="004F6583">
        <w:trPr>
          <w:trHeight w:val="290"/>
          <w:del w:id="13698" w:author="Stefanie Lane" w:date="2022-06-23T15:12:00Z"/>
        </w:trPr>
        <w:tc>
          <w:tcPr>
            <w:tcW w:w="1700" w:type="dxa"/>
            <w:vMerge/>
            <w:tcBorders>
              <w:top w:val="nil"/>
              <w:left w:val="nil"/>
              <w:bottom w:val="single" w:sz="4" w:space="0" w:color="000000"/>
              <w:right w:val="nil"/>
            </w:tcBorders>
            <w:vAlign w:val="center"/>
            <w:hideMark/>
          </w:tcPr>
          <w:p w14:paraId="5AAF38A7" w14:textId="54DD388C" w:rsidR="004F6583" w:rsidRPr="004F6583" w:rsidDel="00EB4CE1" w:rsidRDefault="004F6583" w:rsidP="004F6583">
            <w:pPr>
              <w:spacing w:after="0" w:line="240" w:lineRule="auto"/>
              <w:rPr>
                <w:del w:id="1369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45CF3D7B" w:rsidR="004F6583" w:rsidRPr="004F6583" w:rsidDel="00EB4CE1" w:rsidRDefault="004F6583" w:rsidP="004F6583">
            <w:pPr>
              <w:spacing w:after="0" w:line="240" w:lineRule="auto"/>
              <w:rPr>
                <w:del w:id="13700" w:author="Stefanie Lane" w:date="2022-06-23T15:12:00Z"/>
                <w:rFonts w:ascii="Arial" w:eastAsia="Times New Roman" w:hAnsi="Arial" w:cs="Arial"/>
                <w:i/>
                <w:iCs/>
                <w:sz w:val="20"/>
                <w:szCs w:val="20"/>
              </w:rPr>
            </w:pPr>
            <w:del w:id="13701"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3A7683BB" w:rsidR="004F6583" w:rsidRPr="004F6583" w:rsidDel="00EB4CE1" w:rsidRDefault="004F6583" w:rsidP="004F6583">
            <w:pPr>
              <w:spacing w:after="0" w:line="240" w:lineRule="auto"/>
              <w:jc w:val="center"/>
              <w:rPr>
                <w:del w:id="13702" w:author="Stefanie Lane" w:date="2022-06-23T15:12:00Z"/>
                <w:rFonts w:ascii="Calibri" w:eastAsia="Times New Roman" w:hAnsi="Calibri" w:cs="Calibri"/>
                <w:color w:val="000000"/>
              </w:rPr>
            </w:pPr>
            <w:del w:id="1370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6FA873EC" w:rsidR="004F6583" w:rsidRPr="004F6583" w:rsidDel="00EB4CE1" w:rsidRDefault="004F6583" w:rsidP="004F6583">
            <w:pPr>
              <w:spacing w:after="0" w:line="240" w:lineRule="auto"/>
              <w:jc w:val="center"/>
              <w:rPr>
                <w:del w:id="13704" w:author="Stefanie Lane" w:date="2022-06-23T15:12:00Z"/>
                <w:rFonts w:ascii="Calibri" w:eastAsia="Times New Roman" w:hAnsi="Calibri" w:cs="Calibri"/>
                <w:color w:val="000000"/>
              </w:rPr>
            </w:pPr>
            <w:del w:id="13705"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2C742084" w:rsidR="004F6583" w:rsidRPr="004F6583" w:rsidDel="00EB4CE1" w:rsidRDefault="004F6583" w:rsidP="004F6583">
            <w:pPr>
              <w:spacing w:after="0" w:line="240" w:lineRule="auto"/>
              <w:jc w:val="center"/>
              <w:rPr>
                <w:del w:id="13706" w:author="Stefanie Lane" w:date="2022-06-23T15:12:00Z"/>
                <w:rFonts w:ascii="Calibri" w:eastAsia="Times New Roman" w:hAnsi="Calibri" w:cs="Calibri"/>
                <w:color w:val="000000"/>
              </w:rPr>
            </w:pPr>
            <w:del w:id="1370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413D619A" w14:textId="7E10447C" w:rsidR="004F6583" w:rsidRPr="004F6583" w:rsidDel="00EB4CE1" w:rsidRDefault="004F6583" w:rsidP="004F6583">
            <w:pPr>
              <w:spacing w:after="0" w:line="240" w:lineRule="auto"/>
              <w:jc w:val="center"/>
              <w:rPr>
                <w:del w:id="13708" w:author="Stefanie Lane" w:date="2022-06-23T15:12:00Z"/>
                <w:rFonts w:ascii="Calibri" w:eastAsia="Times New Roman" w:hAnsi="Calibri" w:cs="Calibri"/>
                <w:color w:val="000000"/>
              </w:rPr>
            </w:pPr>
            <w:del w:id="13709"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313C870B" w14:textId="52CF0202" w:rsidTr="004F6583">
        <w:trPr>
          <w:trHeight w:val="290"/>
          <w:del w:id="13710" w:author="Stefanie Lane" w:date="2022-06-23T15:12:00Z"/>
        </w:trPr>
        <w:tc>
          <w:tcPr>
            <w:tcW w:w="1700" w:type="dxa"/>
            <w:vMerge/>
            <w:tcBorders>
              <w:top w:val="nil"/>
              <w:left w:val="nil"/>
              <w:bottom w:val="single" w:sz="4" w:space="0" w:color="000000"/>
              <w:right w:val="nil"/>
            </w:tcBorders>
            <w:vAlign w:val="center"/>
            <w:hideMark/>
          </w:tcPr>
          <w:p w14:paraId="34E9760E" w14:textId="6086F879" w:rsidR="004F6583" w:rsidRPr="004F6583" w:rsidDel="00EB4CE1" w:rsidRDefault="004F6583" w:rsidP="004F6583">
            <w:pPr>
              <w:spacing w:after="0" w:line="240" w:lineRule="auto"/>
              <w:rPr>
                <w:del w:id="1371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AADFAF9" w:rsidR="004F6583" w:rsidRPr="004F6583" w:rsidDel="00EB4CE1" w:rsidRDefault="004F6583" w:rsidP="004F6583">
            <w:pPr>
              <w:spacing w:after="0" w:line="240" w:lineRule="auto"/>
              <w:rPr>
                <w:del w:id="13712" w:author="Stefanie Lane" w:date="2022-06-23T15:12:00Z"/>
                <w:rFonts w:ascii="Calibri" w:eastAsia="Times New Roman" w:hAnsi="Calibri" w:cs="Calibri"/>
                <w:i/>
                <w:iCs/>
                <w:color w:val="000000"/>
              </w:rPr>
            </w:pPr>
            <w:del w:id="13713"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17B3F442" w14:textId="7F82195D" w:rsidR="004F6583" w:rsidRPr="004F6583" w:rsidDel="00EB4CE1" w:rsidRDefault="004F6583" w:rsidP="004F6583">
            <w:pPr>
              <w:spacing w:after="0" w:line="240" w:lineRule="auto"/>
              <w:jc w:val="center"/>
              <w:rPr>
                <w:del w:id="13714" w:author="Stefanie Lane" w:date="2022-06-23T15:12:00Z"/>
                <w:rFonts w:ascii="Calibri" w:eastAsia="Times New Roman" w:hAnsi="Calibri" w:cs="Calibri"/>
                <w:color w:val="000000"/>
              </w:rPr>
            </w:pPr>
            <w:del w:id="1371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DAE3C59" w14:textId="3D140F2E" w:rsidR="004F6583" w:rsidRPr="004F6583" w:rsidDel="00EB4CE1" w:rsidRDefault="004F6583" w:rsidP="004F6583">
            <w:pPr>
              <w:spacing w:after="0" w:line="240" w:lineRule="auto"/>
              <w:jc w:val="center"/>
              <w:rPr>
                <w:del w:id="13716" w:author="Stefanie Lane" w:date="2022-06-23T15:12:00Z"/>
                <w:rFonts w:ascii="Calibri" w:eastAsia="Times New Roman" w:hAnsi="Calibri" w:cs="Calibri"/>
                <w:color w:val="000000"/>
              </w:rPr>
            </w:pPr>
            <w:del w:id="13717"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504E2143" w14:textId="45971E12" w:rsidR="004F6583" w:rsidRPr="004F6583" w:rsidDel="00EB4CE1" w:rsidRDefault="004F6583" w:rsidP="004F6583">
            <w:pPr>
              <w:spacing w:after="0" w:line="240" w:lineRule="auto"/>
              <w:jc w:val="center"/>
              <w:rPr>
                <w:del w:id="13718" w:author="Stefanie Lane" w:date="2022-06-23T15:12:00Z"/>
                <w:rFonts w:ascii="Calibri" w:eastAsia="Times New Roman" w:hAnsi="Calibri" w:cs="Calibri"/>
                <w:color w:val="000000"/>
              </w:rPr>
            </w:pPr>
            <w:del w:id="1371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05ED5CA" w14:textId="51696185" w:rsidR="004F6583" w:rsidRPr="004F6583" w:rsidDel="00EB4CE1" w:rsidRDefault="004F6583" w:rsidP="004F6583">
            <w:pPr>
              <w:spacing w:after="0" w:line="240" w:lineRule="auto"/>
              <w:jc w:val="center"/>
              <w:rPr>
                <w:del w:id="13720" w:author="Stefanie Lane" w:date="2022-06-23T15:12:00Z"/>
                <w:rFonts w:ascii="Calibri" w:eastAsia="Times New Roman" w:hAnsi="Calibri" w:cs="Calibri"/>
                <w:color w:val="000000"/>
              </w:rPr>
            </w:pPr>
            <w:del w:id="13721"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7B8ACC8B" w14:textId="32F092EB" w:rsidTr="004F6583">
        <w:trPr>
          <w:trHeight w:val="290"/>
          <w:del w:id="13722" w:author="Stefanie Lane" w:date="2022-06-23T15:12:00Z"/>
        </w:trPr>
        <w:tc>
          <w:tcPr>
            <w:tcW w:w="1700" w:type="dxa"/>
            <w:vMerge/>
            <w:tcBorders>
              <w:top w:val="nil"/>
              <w:left w:val="nil"/>
              <w:bottom w:val="single" w:sz="4" w:space="0" w:color="000000"/>
              <w:right w:val="nil"/>
            </w:tcBorders>
            <w:vAlign w:val="center"/>
            <w:hideMark/>
          </w:tcPr>
          <w:p w14:paraId="7A15709B" w14:textId="6A8CE6A2" w:rsidR="004F6583" w:rsidRPr="004F6583" w:rsidDel="00EB4CE1" w:rsidRDefault="004F6583" w:rsidP="004F6583">
            <w:pPr>
              <w:spacing w:after="0" w:line="240" w:lineRule="auto"/>
              <w:rPr>
                <w:del w:id="1372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3A78C1DF" w:rsidR="004F6583" w:rsidRPr="004F6583" w:rsidDel="00EB4CE1" w:rsidRDefault="004F6583" w:rsidP="004F6583">
            <w:pPr>
              <w:spacing w:after="0" w:line="240" w:lineRule="auto"/>
              <w:rPr>
                <w:del w:id="13724" w:author="Stefanie Lane" w:date="2022-06-23T15:12:00Z"/>
                <w:rFonts w:ascii="Arial" w:eastAsia="Times New Roman" w:hAnsi="Arial" w:cs="Arial"/>
                <w:i/>
                <w:iCs/>
                <w:sz w:val="20"/>
                <w:szCs w:val="20"/>
              </w:rPr>
            </w:pPr>
            <w:del w:id="13725"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45B26CDD" w:rsidR="004F6583" w:rsidRPr="004F6583" w:rsidDel="00EB4CE1" w:rsidRDefault="004F6583" w:rsidP="004F6583">
            <w:pPr>
              <w:spacing w:after="0" w:line="240" w:lineRule="auto"/>
              <w:jc w:val="center"/>
              <w:rPr>
                <w:del w:id="13726" w:author="Stefanie Lane" w:date="2022-06-23T15:12:00Z"/>
                <w:rFonts w:ascii="Calibri" w:eastAsia="Times New Roman" w:hAnsi="Calibri" w:cs="Calibri"/>
                <w:color w:val="000000"/>
              </w:rPr>
            </w:pPr>
            <w:del w:id="1372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690746DB" w:rsidR="004F6583" w:rsidRPr="004F6583" w:rsidDel="00EB4CE1" w:rsidRDefault="004F6583" w:rsidP="004F6583">
            <w:pPr>
              <w:spacing w:after="0" w:line="240" w:lineRule="auto"/>
              <w:jc w:val="center"/>
              <w:rPr>
                <w:del w:id="13728" w:author="Stefanie Lane" w:date="2022-06-23T15:12:00Z"/>
                <w:rFonts w:ascii="Calibri" w:eastAsia="Times New Roman" w:hAnsi="Calibri" w:cs="Calibri"/>
                <w:color w:val="000000"/>
              </w:rPr>
            </w:pPr>
            <w:del w:id="13729" w:author="Stefanie Lane" w:date="2022-06-23T15:12:00Z">
              <w:r w:rsidRPr="004F6583" w:rsidDel="00EB4CE1">
                <w:rPr>
                  <w:rFonts w:ascii="Calibri" w:eastAsia="Times New Roman" w:hAnsi="Calibri" w:cs="Calibri"/>
                  <w:color w:val="000000"/>
                </w:rPr>
                <w:delText>0.50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573620F7" w:rsidR="004F6583" w:rsidRPr="004F6583" w:rsidDel="00EB4CE1" w:rsidRDefault="004F6583" w:rsidP="004F6583">
            <w:pPr>
              <w:spacing w:after="0" w:line="240" w:lineRule="auto"/>
              <w:jc w:val="center"/>
              <w:rPr>
                <w:del w:id="13730" w:author="Stefanie Lane" w:date="2022-06-23T15:12:00Z"/>
                <w:rFonts w:ascii="Calibri" w:eastAsia="Times New Roman" w:hAnsi="Calibri" w:cs="Calibri"/>
                <w:color w:val="000000"/>
              </w:rPr>
            </w:pPr>
            <w:del w:id="1373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6CE72BDE" w14:textId="529B82AA" w:rsidR="004F6583" w:rsidRPr="004F6583" w:rsidDel="00EB4CE1" w:rsidRDefault="004F6583" w:rsidP="004F6583">
            <w:pPr>
              <w:spacing w:after="0" w:line="240" w:lineRule="auto"/>
              <w:jc w:val="center"/>
              <w:rPr>
                <w:del w:id="13732" w:author="Stefanie Lane" w:date="2022-06-23T15:12:00Z"/>
                <w:rFonts w:ascii="Calibri" w:eastAsia="Times New Roman" w:hAnsi="Calibri" w:cs="Calibri"/>
                <w:color w:val="000000"/>
              </w:rPr>
            </w:pPr>
            <w:del w:id="13733"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4800541C" w14:textId="6236F77F" w:rsidTr="004F6583">
        <w:trPr>
          <w:trHeight w:val="290"/>
          <w:del w:id="13734" w:author="Stefanie Lane" w:date="2022-06-23T15:12:00Z"/>
        </w:trPr>
        <w:tc>
          <w:tcPr>
            <w:tcW w:w="1700" w:type="dxa"/>
            <w:vMerge/>
            <w:tcBorders>
              <w:top w:val="nil"/>
              <w:left w:val="nil"/>
              <w:bottom w:val="single" w:sz="4" w:space="0" w:color="000000"/>
              <w:right w:val="nil"/>
            </w:tcBorders>
            <w:vAlign w:val="center"/>
            <w:hideMark/>
          </w:tcPr>
          <w:p w14:paraId="16D5FC17" w14:textId="52410F12" w:rsidR="004F6583" w:rsidRPr="004F6583" w:rsidDel="00EB4CE1" w:rsidRDefault="004F6583" w:rsidP="004F6583">
            <w:pPr>
              <w:spacing w:after="0" w:line="240" w:lineRule="auto"/>
              <w:rPr>
                <w:del w:id="1373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24EC0D3E" w:rsidR="004F6583" w:rsidRPr="004F6583" w:rsidDel="00EB4CE1" w:rsidRDefault="004F6583" w:rsidP="004F6583">
            <w:pPr>
              <w:spacing w:after="0" w:line="240" w:lineRule="auto"/>
              <w:rPr>
                <w:del w:id="13736" w:author="Stefanie Lane" w:date="2022-06-23T15:12:00Z"/>
                <w:rFonts w:ascii="Calibri" w:eastAsia="Times New Roman" w:hAnsi="Calibri" w:cs="Calibri"/>
                <w:color w:val="000000"/>
              </w:rPr>
            </w:pPr>
            <w:del w:id="13737" w:author="Stefanie Lane" w:date="2022-06-23T15:12:00Z">
              <w:r w:rsidRPr="004F6583" w:rsidDel="00EB4CE1">
                <w:rPr>
                  <w:rFonts w:ascii="Calibri" w:eastAsia="Times New Roman" w:hAnsi="Calibri" w:cs="Calibri"/>
                  <w:color w:val="000000"/>
                </w:rPr>
                <w:delText xml:space="preserve">Poaceae sp. </w:delText>
              </w:r>
            </w:del>
          </w:p>
        </w:tc>
        <w:tc>
          <w:tcPr>
            <w:tcW w:w="960" w:type="dxa"/>
            <w:tcBorders>
              <w:top w:val="nil"/>
              <w:left w:val="nil"/>
              <w:bottom w:val="nil"/>
              <w:right w:val="nil"/>
            </w:tcBorders>
            <w:shd w:val="clear" w:color="auto" w:fill="auto"/>
            <w:noWrap/>
            <w:vAlign w:val="bottom"/>
            <w:hideMark/>
          </w:tcPr>
          <w:p w14:paraId="44E16FAB" w14:textId="0EC4C5FD" w:rsidR="004F6583" w:rsidRPr="004F6583" w:rsidDel="00EB4CE1" w:rsidRDefault="004F6583" w:rsidP="004F6583">
            <w:pPr>
              <w:spacing w:after="0" w:line="240" w:lineRule="auto"/>
              <w:jc w:val="center"/>
              <w:rPr>
                <w:del w:id="13738" w:author="Stefanie Lane" w:date="2022-06-23T15:12:00Z"/>
                <w:rFonts w:ascii="Calibri" w:eastAsia="Times New Roman" w:hAnsi="Calibri" w:cs="Calibri"/>
                <w:color w:val="000000"/>
              </w:rPr>
            </w:pPr>
            <w:del w:id="1373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785CFCF" w14:textId="2DEC32CF" w:rsidR="004F6583" w:rsidRPr="004F6583" w:rsidDel="00EB4CE1" w:rsidRDefault="004F6583" w:rsidP="004F6583">
            <w:pPr>
              <w:spacing w:after="0" w:line="240" w:lineRule="auto"/>
              <w:jc w:val="center"/>
              <w:rPr>
                <w:del w:id="13740" w:author="Stefanie Lane" w:date="2022-06-23T15:12:00Z"/>
                <w:rFonts w:ascii="Calibri" w:eastAsia="Times New Roman" w:hAnsi="Calibri" w:cs="Calibri"/>
                <w:color w:val="000000"/>
              </w:rPr>
            </w:pPr>
            <w:del w:id="13741"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03820621" w14:textId="5965F601" w:rsidR="004F6583" w:rsidRPr="004F6583" w:rsidDel="00EB4CE1" w:rsidRDefault="004F6583" w:rsidP="004F6583">
            <w:pPr>
              <w:spacing w:after="0" w:line="240" w:lineRule="auto"/>
              <w:jc w:val="center"/>
              <w:rPr>
                <w:del w:id="13742" w:author="Stefanie Lane" w:date="2022-06-23T15:12:00Z"/>
                <w:rFonts w:ascii="Calibri" w:eastAsia="Times New Roman" w:hAnsi="Calibri" w:cs="Calibri"/>
                <w:color w:val="000000"/>
              </w:rPr>
            </w:pPr>
            <w:del w:id="1374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2E31CFDE" w14:textId="379B7727" w:rsidR="004F6583" w:rsidRPr="004F6583" w:rsidDel="00EB4CE1" w:rsidRDefault="004F6583" w:rsidP="004F6583">
            <w:pPr>
              <w:spacing w:after="0" w:line="240" w:lineRule="auto"/>
              <w:jc w:val="center"/>
              <w:rPr>
                <w:del w:id="13744" w:author="Stefanie Lane" w:date="2022-06-23T15:12:00Z"/>
                <w:rFonts w:ascii="Calibri" w:eastAsia="Times New Roman" w:hAnsi="Calibri" w:cs="Calibri"/>
                <w:color w:val="000000"/>
              </w:rPr>
            </w:pPr>
            <w:del w:id="13745"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353CE10" w14:textId="41C8A52C" w:rsidTr="004F6583">
        <w:trPr>
          <w:trHeight w:val="290"/>
          <w:del w:id="13746" w:author="Stefanie Lane" w:date="2022-06-23T15:12:00Z"/>
        </w:trPr>
        <w:tc>
          <w:tcPr>
            <w:tcW w:w="1700" w:type="dxa"/>
            <w:vMerge/>
            <w:tcBorders>
              <w:top w:val="nil"/>
              <w:left w:val="nil"/>
              <w:bottom w:val="single" w:sz="4" w:space="0" w:color="000000"/>
              <w:right w:val="nil"/>
            </w:tcBorders>
            <w:vAlign w:val="center"/>
            <w:hideMark/>
          </w:tcPr>
          <w:p w14:paraId="4FA7958E" w14:textId="71C1A54A" w:rsidR="004F6583" w:rsidRPr="004F6583" w:rsidDel="00EB4CE1" w:rsidRDefault="004F6583" w:rsidP="004F6583">
            <w:pPr>
              <w:spacing w:after="0" w:line="240" w:lineRule="auto"/>
              <w:rPr>
                <w:del w:id="1374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2CEF0623" w:rsidR="004F6583" w:rsidRPr="004F6583" w:rsidDel="00EB4CE1" w:rsidRDefault="004F6583" w:rsidP="004F6583">
            <w:pPr>
              <w:spacing w:after="0" w:line="240" w:lineRule="auto"/>
              <w:rPr>
                <w:del w:id="13748" w:author="Stefanie Lane" w:date="2022-06-23T15:12:00Z"/>
                <w:rFonts w:ascii="Arial" w:eastAsia="Times New Roman" w:hAnsi="Arial" w:cs="Arial"/>
                <w:i/>
                <w:iCs/>
                <w:sz w:val="20"/>
                <w:szCs w:val="20"/>
              </w:rPr>
            </w:pPr>
            <w:del w:id="13749"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68CB4919" w:rsidR="004F6583" w:rsidRPr="004F6583" w:rsidDel="00EB4CE1" w:rsidRDefault="004F6583" w:rsidP="004F6583">
            <w:pPr>
              <w:spacing w:after="0" w:line="240" w:lineRule="auto"/>
              <w:jc w:val="center"/>
              <w:rPr>
                <w:del w:id="13750" w:author="Stefanie Lane" w:date="2022-06-23T15:12:00Z"/>
                <w:rFonts w:ascii="Calibri" w:eastAsia="Times New Roman" w:hAnsi="Calibri" w:cs="Calibri"/>
                <w:color w:val="000000"/>
              </w:rPr>
            </w:pPr>
            <w:del w:id="1375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59C042DC" w:rsidR="004F6583" w:rsidRPr="004F6583" w:rsidDel="00EB4CE1" w:rsidRDefault="004F6583" w:rsidP="004F6583">
            <w:pPr>
              <w:spacing w:after="0" w:line="240" w:lineRule="auto"/>
              <w:jc w:val="center"/>
              <w:rPr>
                <w:del w:id="13752" w:author="Stefanie Lane" w:date="2022-06-23T15:12:00Z"/>
                <w:rFonts w:ascii="Calibri" w:eastAsia="Times New Roman" w:hAnsi="Calibri" w:cs="Calibri"/>
                <w:color w:val="000000"/>
              </w:rPr>
            </w:pPr>
            <w:del w:id="13753"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3FD1D8A6" w:rsidR="004F6583" w:rsidRPr="004F6583" w:rsidDel="00EB4CE1" w:rsidRDefault="004F6583" w:rsidP="004F6583">
            <w:pPr>
              <w:spacing w:after="0" w:line="240" w:lineRule="auto"/>
              <w:jc w:val="center"/>
              <w:rPr>
                <w:del w:id="13754" w:author="Stefanie Lane" w:date="2022-06-23T15:12:00Z"/>
                <w:rFonts w:ascii="Calibri" w:eastAsia="Times New Roman" w:hAnsi="Calibri" w:cs="Calibri"/>
                <w:color w:val="000000"/>
              </w:rPr>
            </w:pPr>
            <w:del w:id="1375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nil"/>
              <w:right w:val="nil"/>
            </w:tcBorders>
            <w:shd w:val="clear" w:color="auto" w:fill="auto"/>
            <w:noWrap/>
            <w:vAlign w:val="bottom"/>
            <w:hideMark/>
          </w:tcPr>
          <w:p w14:paraId="2A211C9F" w14:textId="70713344" w:rsidR="004F6583" w:rsidRPr="004F6583" w:rsidDel="00EB4CE1" w:rsidRDefault="004F6583" w:rsidP="004F6583">
            <w:pPr>
              <w:spacing w:after="0" w:line="240" w:lineRule="auto"/>
              <w:jc w:val="center"/>
              <w:rPr>
                <w:del w:id="13756" w:author="Stefanie Lane" w:date="2022-06-23T15:12:00Z"/>
                <w:rFonts w:ascii="Calibri" w:eastAsia="Times New Roman" w:hAnsi="Calibri" w:cs="Calibri"/>
                <w:color w:val="000000"/>
              </w:rPr>
            </w:pPr>
            <w:del w:id="13757"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F8986E1" w14:textId="79EDBCD0" w:rsidTr="004F6583">
        <w:trPr>
          <w:trHeight w:val="580"/>
          <w:del w:id="13758" w:author="Stefanie Lane" w:date="2022-06-23T15:12:00Z"/>
        </w:trPr>
        <w:tc>
          <w:tcPr>
            <w:tcW w:w="1700" w:type="dxa"/>
            <w:tcBorders>
              <w:top w:val="nil"/>
              <w:left w:val="nil"/>
              <w:bottom w:val="single" w:sz="4" w:space="0" w:color="auto"/>
              <w:right w:val="nil"/>
            </w:tcBorders>
            <w:shd w:val="clear" w:color="auto" w:fill="auto"/>
            <w:vAlign w:val="center"/>
            <w:hideMark/>
          </w:tcPr>
          <w:p w14:paraId="51150E88" w14:textId="4975715C" w:rsidR="004F6583" w:rsidRPr="004F6583" w:rsidDel="00EB4CE1" w:rsidRDefault="004F6583" w:rsidP="004F6583">
            <w:pPr>
              <w:spacing w:after="0" w:line="240" w:lineRule="auto"/>
              <w:jc w:val="center"/>
              <w:rPr>
                <w:del w:id="13759" w:author="Stefanie Lane" w:date="2022-06-23T15:12:00Z"/>
                <w:rFonts w:ascii="Calibri" w:eastAsia="Times New Roman" w:hAnsi="Calibri" w:cs="Calibri"/>
                <w:b/>
                <w:bCs/>
                <w:color w:val="000000"/>
              </w:rPr>
            </w:pPr>
            <w:del w:id="13760"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nil"/>
              <w:left w:val="nil"/>
              <w:bottom w:val="single" w:sz="4" w:space="0" w:color="auto"/>
              <w:right w:val="nil"/>
            </w:tcBorders>
            <w:shd w:val="clear" w:color="auto" w:fill="auto"/>
            <w:vAlign w:val="center"/>
            <w:hideMark/>
          </w:tcPr>
          <w:p w14:paraId="2FDB65A1" w14:textId="398AB13C" w:rsidR="004F6583" w:rsidRPr="004F6583" w:rsidDel="00EB4CE1" w:rsidRDefault="004F6583" w:rsidP="004F6583">
            <w:pPr>
              <w:spacing w:after="0" w:line="240" w:lineRule="auto"/>
              <w:jc w:val="center"/>
              <w:rPr>
                <w:del w:id="13761" w:author="Stefanie Lane" w:date="2022-06-23T15:12:00Z"/>
                <w:rFonts w:ascii="Calibri" w:eastAsia="Times New Roman" w:hAnsi="Calibri" w:cs="Calibri"/>
                <w:b/>
                <w:bCs/>
                <w:color w:val="000000"/>
              </w:rPr>
            </w:pPr>
            <w:del w:id="13762" w:author="Stefanie Lane" w:date="2022-06-23T15:12:00Z">
              <w:r w:rsidRPr="004F6583" w:rsidDel="00EB4CE1">
                <w:rPr>
                  <w:rFonts w:ascii="Calibri" w:eastAsia="Times New Roman" w:hAnsi="Calibri" w:cs="Calibri"/>
                  <w:b/>
                  <w:bCs/>
                  <w:color w:val="000000"/>
                </w:rPr>
                <w:delText>Species</w:delText>
              </w:r>
            </w:del>
          </w:p>
        </w:tc>
        <w:tc>
          <w:tcPr>
            <w:tcW w:w="960" w:type="dxa"/>
            <w:tcBorders>
              <w:top w:val="nil"/>
              <w:left w:val="nil"/>
              <w:bottom w:val="single" w:sz="4" w:space="0" w:color="auto"/>
              <w:right w:val="nil"/>
            </w:tcBorders>
            <w:shd w:val="clear" w:color="auto" w:fill="auto"/>
            <w:vAlign w:val="center"/>
            <w:hideMark/>
          </w:tcPr>
          <w:p w14:paraId="0ED68C63" w14:textId="18BE2A55" w:rsidR="004F6583" w:rsidRPr="004F6583" w:rsidDel="00EB4CE1" w:rsidRDefault="004F6583" w:rsidP="004F6583">
            <w:pPr>
              <w:spacing w:after="0" w:line="240" w:lineRule="auto"/>
              <w:jc w:val="center"/>
              <w:rPr>
                <w:del w:id="13763" w:author="Stefanie Lane" w:date="2022-06-23T15:12:00Z"/>
                <w:rFonts w:ascii="Calibri" w:eastAsia="Times New Roman" w:hAnsi="Calibri" w:cs="Calibri"/>
                <w:b/>
                <w:bCs/>
                <w:color w:val="000000"/>
              </w:rPr>
            </w:pPr>
            <w:del w:id="13764" w:author="Stefanie Lane" w:date="2022-06-23T15:12:00Z">
              <w:r w:rsidRPr="004F6583" w:rsidDel="00EB4CE1">
                <w:rPr>
                  <w:rFonts w:ascii="Calibri" w:eastAsia="Times New Roman" w:hAnsi="Calibri" w:cs="Calibri"/>
                  <w:b/>
                  <w:bCs/>
                  <w:color w:val="000000"/>
                </w:rPr>
                <w:delText>1979</w:delText>
              </w:r>
            </w:del>
          </w:p>
        </w:tc>
        <w:tc>
          <w:tcPr>
            <w:tcW w:w="960" w:type="dxa"/>
            <w:tcBorders>
              <w:top w:val="nil"/>
              <w:left w:val="nil"/>
              <w:bottom w:val="single" w:sz="4" w:space="0" w:color="auto"/>
              <w:right w:val="nil"/>
            </w:tcBorders>
            <w:shd w:val="clear" w:color="auto" w:fill="auto"/>
            <w:vAlign w:val="center"/>
            <w:hideMark/>
          </w:tcPr>
          <w:p w14:paraId="57D45C99" w14:textId="526AC90F" w:rsidR="004F6583" w:rsidRPr="004F6583" w:rsidDel="00EB4CE1" w:rsidRDefault="004F6583" w:rsidP="004F6583">
            <w:pPr>
              <w:spacing w:after="0" w:line="240" w:lineRule="auto"/>
              <w:jc w:val="center"/>
              <w:rPr>
                <w:del w:id="13765" w:author="Stefanie Lane" w:date="2022-06-23T15:12:00Z"/>
                <w:rFonts w:ascii="Calibri" w:eastAsia="Times New Roman" w:hAnsi="Calibri" w:cs="Calibri"/>
                <w:b/>
                <w:bCs/>
                <w:color w:val="000000"/>
              </w:rPr>
            </w:pPr>
            <w:del w:id="13766" w:author="Stefanie Lane" w:date="2022-06-23T15:12:00Z">
              <w:r w:rsidRPr="004F6583" w:rsidDel="00EB4CE1">
                <w:rPr>
                  <w:rFonts w:ascii="Calibri" w:eastAsia="Times New Roman" w:hAnsi="Calibri" w:cs="Calibri"/>
                  <w:b/>
                  <w:bCs/>
                  <w:color w:val="000000"/>
                </w:rPr>
                <w:delText>1999</w:delText>
              </w:r>
            </w:del>
          </w:p>
        </w:tc>
        <w:tc>
          <w:tcPr>
            <w:tcW w:w="960" w:type="dxa"/>
            <w:tcBorders>
              <w:top w:val="nil"/>
              <w:left w:val="nil"/>
              <w:bottom w:val="single" w:sz="4" w:space="0" w:color="auto"/>
              <w:right w:val="nil"/>
            </w:tcBorders>
            <w:shd w:val="clear" w:color="auto" w:fill="auto"/>
            <w:vAlign w:val="center"/>
            <w:hideMark/>
          </w:tcPr>
          <w:p w14:paraId="08F140FD" w14:textId="65B0178B" w:rsidR="004F6583" w:rsidRPr="004F6583" w:rsidDel="00EB4CE1" w:rsidRDefault="004F6583" w:rsidP="004F6583">
            <w:pPr>
              <w:spacing w:after="0" w:line="240" w:lineRule="auto"/>
              <w:jc w:val="center"/>
              <w:rPr>
                <w:del w:id="13767" w:author="Stefanie Lane" w:date="2022-06-23T15:12:00Z"/>
                <w:rFonts w:ascii="Calibri" w:eastAsia="Times New Roman" w:hAnsi="Calibri" w:cs="Calibri"/>
                <w:b/>
                <w:bCs/>
                <w:color w:val="000000"/>
              </w:rPr>
            </w:pPr>
            <w:del w:id="13768"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nil"/>
              <w:right w:val="nil"/>
            </w:tcBorders>
            <w:shd w:val="clear" w:color="auto" w:fill="auto"/>
            <w:vAlign w:val="center"/>
            <w:hideMark/>
          </w:tcPr>
          <w:p w14:paraId="2A56D080" w14:textId="2F841A32" w:rsidR="004F6583" w:rsidRPr="004F6583" w:rsidDel="00EB4CE1" w:rsidRDefault="004F6583" w:rsidP="004F6583">
            <w:pPr>
              <w:spacing w:after="0" w:line="240" w:lineRule="auto"/>
              <w:jc w:val="center"/>
              <w:rPr>
                <w:del w:id="13769" w:author="Stefanie Lane" w:date="2022-06-23T15:12:00Z"/>
                <w:rFonts w:ascii="Calibri" w:eastAsia="Times New Roman" w:hAnsi="Calibri" w:cs="Calibri"/>
                <w:b/>
                <w:bCs/>
                <w:color w:val="000000"/>
              </w:rPr>
            </w:pPr>
            <w:del w:id="13770"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72C472A9" w14:textId="5B4DB1D5" w:rsidTr="004F6583">
        <w:trPr>
          <w:trHeight w:val="290"/>
          <w:del w:id="13771" w:author="Stefanie Lane" w:date="2022-06-23T15:12:00Z"/>
        </w:trPr>
        <w:tc>
          <w:tcPr>
            <w:tcW w:w="1700" w:type="dxa"/>
            <w:vMerge w:val="restart"/>
            <w:tcBorders>
              <w:top w:val="nil"/>
              <w:left w:val="nil"/>
              <w:bottom w:val="nil"/>
              <w:right w:val="nil"/>
            </w:tcBorders>
            <w:shd w:val="clear" w:color="auto" w:fill="auto"/>
            <w:noWrap/>
            <w:vAlign w:val="center"/>
            <w:hideMark/>
          </w:tcPr>
          <w:p w14:paraId="3A085169" w14:textId="307170CC" w:rsidR="004F6583" w:rsidRPr="004F6583" w:rsidDel="00EB4CE1" w:rsidRDefault="004F6583" w:rsidP="004F6583">
            <w:pPr>
              <w:spacing w:after="0" w:line="240" w:lineRule="auto"/>
              <w:jc w:val="center"/>
              <w:rPr>
                <w:del w:id="13772" w:author="Stefanie Lane" w:date="2022-06-23T15:12:00Z"/>
                <w:rFonts w:ascii="Calibri" w:eastAsia="Times New Roman" w:hAnsi="Calibri" w:cs="Calibri"/>
                <w:color w:val="000000"/>
              </w:rPr>
            </w:pPr>
            <w:del w:id="13773" w:author="Stefanie Lane" w:date="2022-06-23T15:12:00Z">
              <w:r w:rsidRPr="004F6583" w:rsidDel="00EB4CE1">
                <w:rPr>
                  <w:rFonts w:ascii="Calibri" w:eastAsia="Times New Roman" w:hAnsi="Calibri" w:cs="Calibri"/>
                  <w:color w:val="000000"/>
                </w:rPr>
                <w:delText>Fescue</w:delText>
              </w:r>
            </w:del>
          </w:p>
        </w:tc>
        <w:tc>
          <w:tcPr>
            <w:tcW w:w="3160" w:type="dxa"/>
            <w:tcBorders>
              <w:top w:val="nil"/>
              <w:left w:val="nil"/>
              <w:bottom w:val="single" w:sz="4" w:space="0" w:color="auto"/>
              <w:right w:val="nil"/>
            </w:tcBorders>
            <w:shd w:val="clear" w:color="auto" w:fill="auto"/>
            <w:noWrap/>
            <w:vAlign w:val="bottom"/>
            <w:hideMark/>
          </w:tcPr>
          <w:p w14:paraId="6C2803A8" w14:textId="0B01180E" w:rsidR="004F6583" w:rsidRPr="004F6583" w:rsidDel="00EB4CE1" w:rsidRDefault="004F6583" w:rsidP="004F6583">
            <w:pPr>
              <w:spacing w:after="0" w:line="240" w:lineRule="auto"/>
              <w:rPr>
                <w:del w:id="13774" w:author="Stefanie Lane" w:date="2022-06-23T15:12:00Z"/>
                <w:rFonts w:ascii="Arial" w:eastAsia="Times New Roman" w:hAnsi="Arial" w:cs="Arial"/>
                <w:i/>
                <w:iCs/>
                <w:sz w:val="20"/>
                <w:szCs w:val="20"/>
              </w:rPr>
            </w:pPr>
            <w:del w:id="13775"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nil"/>
              <w:right w:val="nil"/>
            </w:tcBorders>
            <w:shd w:val="clear" w:color="auto" w:fill="auto"/>
            <w:noWrap/>
            <w:vAlign w:val="bottom"/>
            <w:hideMark/>
          </w:tcPr>
          <w:p w14:paraId="56212E0E" w14:textId="440491AD" w:rsidR="004F6583" w:rsidRPr="004F6583" w:rsidDel="00EB4CE1" w:rsidRDefault="004F6583" w:rsidP="004F6583">
            <w:pPr>
              <w:spacing w:after="0" w:line="240" w:lineRule="auto"/>
              <w:jc w:val="center"/>
              <w:rPr>
                <w:del w:id="13776" w:author="Stefanie Lane" w:date="2022-06-23T15:12:00Z"/>
                <w:rFonts w:ascii="Calibri" w:eastAsia="Times New Roman" w:hAnsi="Calibri" w:cs="Calibri"/>
                <w:color w:val="000000"/>
              </w:rPr>
            </w:pPr>
            <w:del w:id="13777"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51F0A9D3" w14:textId="7E556359" w:rsidR="004F6583" w:rsidRPr="004F6583" w:rsidDel="00EB4CE1" w:rsidRDefault="004F6583" w:rsidP="004F6583">
            <w:pPr>
              <w:spacing w:after="0" w:line="240" w:lineRule="auto"/>
              <w:jc w:val="center"/>
              <w:rPr>
                <w:del w:id="13778" w:author="Stefanie Lane" w:date="2022-06-23T15:12:00Z"/>
                <w:rFonts w:ascii="Calibri" w:eastAsia="Times New Roman" w:hAnsi="Calibri" w:cs="Calibri"/>
                <w:color w:val="000000"/>
              </w:rPr>
            </w:pPr>
            <w:del w:id="13779" w:author="Stefanie Lane" w:date="2022-06-23T15:12:00Z">
              <w:r w:rsidRPr="004F6583" w:rsidDel="00EB4CE1">
                <w:rPr>
                  <w:rFonts w:ascii="Calibri" w:eastAsia="Times New Roman" w:hAnsi="Calibri" w:cs="Calibri"/>
                  <w:color w:val="000000"/>
                </w:rPr>
                <w:delText>0.18</w:delText>
              </w:r>
            </w:del>
          </w:p>
        </w:tc>
        <w:tc>
          <w:tcPr>
            <w:tcW w:w="960" w:type="dxa"/>
            <w:tcBorders>
              <w:top w:val="nil"/>
              <w:left w:val="nil"/>
              <w:bottom w:val="nil"/>
              <w:right w:val="nil"/>
            </w:tcBorders>
            <w:shd w:val="clear" w:color="auto" w:fill="auto"/>
            <w:noWrap/>
            <w:vAlign w:val="bottom"/>
            <w:hideMark/>
          </w:tcPr>
          <w:p w14:paraId="18AFDC38" w14:textId="2CD154CE" w:rsidR="004F6583" w:rsidRPr="004F6583" w:rsidDel="00EB4CE1" w:rsidRDefault="004F6583" w:rsidP="004F6583">
            <w:pPr>
              <w:spacing w:after="0" w:line="240" w:lineRule="auto"/>
              <w:jc w:val="center"/>
              <w:rPr>
                <w:del w:id="13780" w:author="Stefanie Lane" w:date="2022-06-23T15:12:00Z"/>
                <w:rFonts w:ascii="Calibri" w:eastAsia="Times New Roman" w:hAnsi="Calibri" w:cs="Calibri"/>
                <w:color w:val="000000"/>
              </w:rPr>
            </w:pPr>
            <w:del w:id="1378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5AF25E5" w:rsidR="004F6583" w:rsidRPr="004F6583" w:rsidDel="00EB4CE1" w:rsidRDefault="004F6583" w:rsidP="004F6583">
            <w:pPr>
              <w:spacing w:after="0" w:line="240" w:lineRule="auto"/>
              <w:jc w:val="center"/>
              <w:rPr>
                <w:del w:id="13782" w:author="Stefanie Lane" w:date="2022-06-23T15:12:00Z"/>
                <w:rFonts w:ascii="Calibri" w:eastAsia="Times New Roman" w:hAnsi="Calibri" w:cs="Calibri"/>
                <w:color w:val="000000"/>
              </w:rPr>
            </w:pPr>
            <w:del w:id="1378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5D8D165" w14:textId="5F6F82FE" w:rsidTr="004F6583">
        <w:trPr>
          <w:trHeight w:val="290"/>
          <w:del w:id="13784" w:author="Stefanie Lane" w:date="2022-06-23T15:12:00Z"/>
        </w:trPr>
        <w:tc>
          <w:tcPr>
            <w:tcW w:w="1700" w:type="dxa"/>
            <w:vMerge/>
            <w:tcBorders>
              <w:top w:val="nil"/>
              <w:left w:val="nil"/>
              <w:bottom w:val="nil"/>
              <w:right w:val="nil"/>
            </w:tcBorders>
            <w:vAlign w:val="center"/>
            <w:hideMark/>
          </w:tcPr>
          <w:p w14:paraId="756FAB9C" w14:textId="4EAC2B18" w:rsidR="004F6583" w:rsidRPr="004F6583" w:rsidDel="00EB4CE1" w:rsidRDefault="004F6583" w:rsidP="004F6583">
            <w:pPr>
              <w:spacing w:after="0" w:line="240" w:lineRule="auto"/>
              <w:rPr>
                <w:del w:id="13785"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3DFE1514" w:rsidR="004F6583" w:rsidRPr="004F6583" w:rsidDel="00EB4CE1" w:rsidRDefault="004F6583" w:rsidP="004F6583">
            <w:pPr>
              <w:spacing w:after="0" w:line="240" w:lineRule="auto"/>
              <w:rPr>
                <w:del w:id="13786" w:author="Stefanie Lane" w:date="2022-06-23T15:12:00Z"/>
                <w:rFonts w:ascii="Arial" w:eastAsia="Times New Roman" w:hAnsi="Arial" w:cs="Arial"/>
                <w:i/>
                <w:iCs/>
                <w:sz w:val="20"/>
                <w:szCs w:val="20"/>
              </w:rPr>
            </w:pPr>
            <w:del w:id="13787" w:author="Stefanie Lane" w:date="2022-06-23T15:12:00Z">
              <w:r w:rsidRPr="004F6583" w:rsidDel="00EB4CE1">
                <w:rPr>
                  <w:rFonts w:ascii="Arial" w:eastAsia="Times New Roman" w:hAnsi="Arial" w:cs="Arial"/>
                  <w:i/>
                  <w:iCs/>
                  <w:sz w:val="20"/>
                  <w:szCs w:val="20"/>
                </w:rPr>
                <w:delText>Alopecurus geniculatus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577B868B" w:rsidR="004F6583" w:rsidRPr="004F6583" w:rsidDel="00EB4CE1" w:rsidRDefault="004F6583" w:rsidP="004F6583">
            <w:pPr>
              <w:spacing w:after="0" w:line="240" w:lineRule="auto"/>
              <w:jc w:val="center"/>
              <w:rPr>
                <w:del w:id="13788" w:author="Stefanie Lane" w:date="2022-06-23T15:12:00Z"/>
                <w:rFonts w:ascii="Calibri" w:eastAsia="Times New Roman" w:hAnsi="Calibri" w:cs="Calibri"/>
                <w:color w:val="000000"/>
              </w:rPr>
            </w:pPr>
            <w:del w:id="13789"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38E55A03" w:rsidR="004F6583" w:rsidRPr="004F6583" w:rsidDel="00EB4CE1" w:rsidRDefault="004F6583" w:rsidP="004F6583">
            <w:pPr>
              <w:spacing w:after="0" w:line="240" w:lineRule="auto"/>
              <w:jc w:val="center"/>
              <w:rPr>
                <w:del w:id="13790" w:author="Stefanie Lane" w:date="2022-06-23T15:12:00Z"/>
                <w:rFonts w:ascii="Calibri" w:eastAsia="Times New Roman" w:hAnsi="Calibri" w:cs="Calibri"/>
                <w:color w:val="000000"/>
              </w:rPr>
            </w:pPr>
            <w:del w:id="1379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51BB04EC" w:rsidR="004F6583" w:rsidRPr="004F6583" w:rsidDel="00EB4CE1" w:rsidRDefault="004F6583" w:rsidP="004F6583">
            <w:pPr>
              <w:spacing w:after="0" w:line="240" w:lineRule="auto"/>
              <w:jc w:val="center"/>
              <w:rPr>
                <w:del w:id="13792" w:author="Stefanie Lane" w:date="2022-06-23T15:12:00Z"/>
                <w:rFonts w:ascii="Calibri" w:eastAsia="Times New Roman" w:hAnsi="Calibri" w:cs="Calibri"/>
                <w:color w:val="000000"/>
              </w:rPr>
            </w:pPr>
            <w:del w:id="1379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061745AE" w14:textId="0EB8B7CA" w:rsidR="004F6583" w:rsidRPr="004F6583" w:rsidDel="00EB4CE1" w:rsidRDefault="004F6583" w:rsidP="004F6583">
            <w:pPr>
              <w:spacing w:after="0" w:line="240" w:lineRule="auto"/>
              <w:jc w:val="center"/>
              <w:rPr>
                <w:del w:id="13794" w:author="Stefanie Lane" w:date="2022-06-23T15:12:00Z"/>
                <w:rFonts w:ascii="Calibri" w:eastAsia="Times New Roman" w:hAnsi="Calibri" w:cs="Calibri"/>
                <w:color w:val="000000"/>
              </w:rPr>
            </w:pPr>
            <w:del w:id="1379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624714D" w14:textId="773404EB" w:rsidTr="004F6583">
        <w:trPr>
          <w:trHeight w:val="290"/>
          <w:del w:id="13796" w:author="Stefanie Lane" w:date="2022-06-23T15:12:00Z"/>
        </w:trPr>
        <w:tc>
          <w:tcPr>
            <w:tcW w:w="1700" w:type="dxa"/>
            <w:vMerge/>
            <w:tcBorders>
              <w:top w:val="nil"/>
              <w:left w:val="nil"/>
              <w:bottom w:val="nil"/>
              <w:right w:val="nil"/>
            </w:tcBorders>
            <w:vAlign w:val="center"/>
            <w:hideMark/>
          </w:tcPr>
          <w:p w14:paraId="29E5D779" w14:textId="54013678" w:rsidR="004F6583" w:rsidRPr="004F6583" w:rsidDel="00EB4CE1" w:rsidRDefault="004F6583" w:rsidP="004F6583">
            <w:pPr>
              <w:spacing w:after="0" w:line="240" w:lineRule="auto"/>
              <w:rPr>
                <w:del w:id="1379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4D937E86" w:rsidR="004F6583" w:rsidRPr="004F6583" w:rsidDel="00EB4CE1" w:rsidRDefault="004F6583" w:rsidP="004F6583">
            <w:pPr>
              <w:spacing w:after="0" w:line="240" w:lineRule="auto"/>
              <w:rPr>
                <w:del w:id="13798" w:author="Stefanie Lane" w:date="2022-06-23T15:12:00Z"/>
                <w:rFonts w:ascii="Arial" w:eastAsia="Times New Roman" w:hAnsi="Arial" w:cs="Arial"/>
                <w:i/>
                <w:iCs/>
                <w:sz w:val="20"/>
                <w:szCs w:val="20"/>
              </w:rPr>
            </w:pPr>
            <w:del w:id="13799"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0CF0A102" w14:textId="2E69A7DB" w:rsidR="004F6583" w:rsidRPr="004F6583" w:rsidDel="00EB4CE1" w:rsidRDefault="004F6583" w:rsidP="004F6583">
            <w:pPr>
              <w:spacing w:after="0" w:line="240" w:lineRule="auto"/>
              <w:jc w:val="center"/>
              <w:rPr>
                <w:del w:id="13800" w:author="Stefanie Lane" w:date="2022-06-23T15:12:00Z"/>
                <w:rFonts w:ascii="Calibri" w:eastAsia="Times New Roman" w:hAnsi="Calibri" w:cs="Calibri"/>
                <w:color w:val="000000"/>
              </w:rPr>
            </w:pPr>
            <w:del w:id="13801" w:author="Stefanie Lane" w:date="2022-06-23T15:12:00Z">
              <w:r w:rsidRPr="004F6583" w:rsidDel="00EB4CE1">
                <w:rPr>
                  <w:rFonts w:ascii="Calibri" w:eastAsia="Times New Roman" w:hAnsi="Calibri" w:cs="Calibri"/>
                  <w:color w:val="000000"/>
                </w:rPr>
                <w:delText>0.21</w:delText>
              </w:r>
            </w:del>
          </w:p>
        </w:tc>
        <w:tc>
          <w:tcPr>
            <w:tcW w:w="960" w:type="dxa"/>
            <w:tcBorders>
              <w:top w:val="nil"/>
              <w:left w:val="nil"/>
              <w:bottom w:val="nil"/>
              <w:right w:val="nil"/>
            </w:tcBorders>
            <w:shd w:val="clear" w:color="auto" w:fill="auto"/>
            <w:noWrap/>
            <w:vAlign w:val="bottom"/>
            <w:hideMark/>
          </w:tcPr>
          <w:p w14:paraId="065D8A65" w14:textId="265959D9" w:rsidR="004F6583" w:rsidRPr="004F6583" w:rsidDel="00EB4CE1" w:rsidRDefault="004F6583" w:rsidP="004F6583">
            <w:pPr>
              <w:spacing w:after="0" w:line="240" w:lineRule="auto"/>
              <w:jc w:val="center"/>
              <w:rPr>
                <w:del w:id="13802" w:author="Stefanie Lane" w:date="2022-06-23T15:12:00Z"/>
                <w:rFonts w:ascii="Calibri" w:eastAsia="Times New Roman" w:hAnsi="Calibri" w:cs="Calibri"/>
                <w:color w:val="000000"/>
              </w:rPr>
            </w:pPr>
            <w:del w:id="13803" w:author="Stefanie Lane" w:date="2022-06-23T15:12:00Z">
              <w:r w:rsidRPr="004F6583" w:rsidDel="00EB4CE1">
                <w:rPr>
                  <w:rFonts w:ascii="Calibri" w:eastAsia="Times New Roman" w:hAnsi="Calibri" w:cs="Calibri"/>
                  <w:color w:val="000000"/>
                </w:rPr>
                <w:delText>0.52</w:delText>
              </w:r>
            </w:del>
          </w:p>
        </w:tc>
        <w:tc>
          <w:tcPr>
            <w:tcW w:w="960" w:type="dxa"/>
            <w:tcBorders>
              <w:top w:val="nil"/>
              <w:left w:val="nil"/>
              <w:bottom w:val="nil"/>
              <w:right w:val="nil"/>
            </w:tcBorders>
            <w:shd w:val="clear" w:color="auto" w:fill="auto"/>
            <w:noWrap/>
            <w:vAlign w:val="bottom"/>
            <w:hideMark/>
          </w:tcPr>
          <w:p w14:paraId="4D92EECD" w14:textId="4CD892C7" w:rsidR="004F6583" w:rsidRPr="004F6583" w:rsidDel="00EB4CE1" w:rsidRDefault="004F6583" w:rsidP="004F6583">
            <w:pPr>
              <w:spacing w:after="0" w:line="240" w:lineRule="auto"/>
              <w:jc w:val="center"/>
              <w:rPr>
                <w:del w:id="13804" w:author="Stefanie Lane" w:date="2022-06-23T15:12:00Z"/>
                <w:rFonts w:ascii="Calibri" w:eastAsia="Times New Roman" w:hAnsi="Calibri" w:cs="Calibri"/>
                <w:color w:val="000000"/>
              </w:rPr>
            </w:pPr>
            <w:del w:id="1380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2B83B7EF" w:rsidR="004F6583" w:rsidRPr="004F6583" w:rsidDel="00EB4CE1" w:rsidRDefault="004F6583" w:rsidP="004F6583">
            <w:pPr>
              <w:spacing w:after="0" w:line="240" w:lineRule="auto"/>
              <w:jc w:val="center"/>
              <w:rPr>
                <w:del w:id="13806" w:author="Stefanie Lane" w:date="2022-06-23T15:12:00Z"/>
                <w:rFonts w:ascii="Calibri" w:eastAsia="Times New Roman" w:hAnsi="Calibri" w:cs="Calibri"/>
                <w:color w:val="000000"/>
              </w:rPr>
            </w:pPr>
            <w:del w:id="1380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4D8273" w14:textId="6E7ACDDC" w:rsidTr="004F6583">
        <w:trPr>
          <w:trHeight w:val="290"/>
          <w:del w:id="13808" w:author="Stefanie Lane" w:date="2022-06-23T15:12:00Z"/>
        </w:trPr>
        <w:tc>
          <w:tcPr>
            <w:tcW w:w="1700" w:type="dxa"/>
            <w:vMerge/>
            <w:tcBorders>
              <w:top w:val="nil"/>
              <w:left w:val="nil"/>
              <w:bottom w:val="nil"/>
              <w:right w:val="nil"/>
            </w:tcBorders>
            <w:vAlign w:val="center"/>
            <w:hideMark/>
          </w:tcPr>
          <w:p w14:paraId="1F1B8319" w14:textId="21AD94F2" w:rsidR="004F6583" w:rsidRPr="004F6583" w:rsidDel="00EB4CE1" w:rsidRDefault="004F6583" w:rsidP="004F6583">
            <w:pPr>
              <w:spacing w:after="0" w:line="240" w:lineRule="auto"/>
              <w:rPr>
                <w:del w:id="1380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1B37DF35" w:rsidR="004F6583" w:rsidRPr="004F6583" w:rsidDel="00EB4CE1" w:rsidRDefault="004F6583" w:rsidP="004F6583">
            <w:pPr>
              <w:spacing w:after="0" w:line="240" w:lineRule="auto"/>
              <w:rPr>
                <w:del w:id="13810" w:author="Stefanie Lane" w:date="2022-06-23T15:12:00Z"/>
                <w:rFonts w:ascii="Arial" w:eastAsia="Times New Roman" w:hAnsi="Arial" w:cs="Arial"/>
                <w:i/>
                <w:iCs/>
                <w:sz w:val="20"/>
                <w:szCs w:val="20"/>
              </w:rPr>
            </w:pPr>
            <w:del w:id="13811"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497ABF2F" w:rsidR="004F6583" w:rsidRPr="004F6583" w:rsidDel="00EB4CE1" w:rsidRDefault="004F6583" w:rsidP="004F6583">
            <w:pPr>
              <w:spacing w:after="0" w:line="240" w:lineRule="auto"/>
              <w:jc w:val="center"/>
              <w:rPr>
                <w:del w:id="13812" w:author="Stefanie Lane" w:date="2022-06-23T15:12:00Z"/>
                <w:rFonts w:ascii="Calibri" w:eastAsia="Times New Roman" w:hAnsi="Calibri" w:cs="Calibri"/>
                <w:color w:val="000000"/>
              </w:rPr>
            </w:pPr>
            <w:del w:id="13813" w:author="Stefanie Lane" w:date="2022-06-23T15:12:00Z">
              <w:r w:rsidRPr="004F6583" w:rsidDel="00EB4CE1">
                <w:rPr>
                  <w:rFonts w:ascii="Calibri" w:eastAsia="Times New Roman" w:hAnsi="Calibri" w:cs="Calibri"/>
                  <w:color w:val="000000"/>
                </w:rPr>
                <w:delText>0.62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05053A21" w:rsidR="004F6583" w:rsidRPr="004F6583" w:rsidDel="00EB4CE1" w:rsidRDefault="004F6583" w:rsidP="004F6583">
            <w:pPr>
              <w:spacing w:after="0" w:line="240" w:lineRule="auto"/>
              <w:jc w:val="center"/>
              <w:rPr>
                <w:del w:id="13814" w:author="Stefanie Lane" w:date="2022-06-23T15:12:00Z"/>
                <w:rFonts w:ascii="Calibri" w:eastAsia="Times New Roman" w:hAnsi="Calibri" w:cs="Calibri"/>
                <w:color w:val="000000"/>
              </w:rPr>
            </w:pPr>
            <w:del w:id="13815"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3493C57A" w:rsidR="004F6583" w:rsidRPr="004F6583" w:rsidDel="00EB4CE1" w:rsidRDefault="004F6583" w:rsidP="004F6583">
            <w:pPr>
              <w:spacing w:after="0" w:line="240" w:lineRule="auto"/>
              <w:jc w:val="center"/>
              <w:rPr>
                <w:del w:id="13816" w:author="Stefanie Lane" w:date="2022-06-23T15:12:00Z"/>
                <w:rFonts w:ascii="Calibri" w:eastAsia="Times New Roman" w:hAnsi="Calibri" w:cs="Calibri"/>
                <w:color w:val="000000"/>
              </w:rPr>
            </w:pPr>
            <w:del w:id="1381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3DBA54A1" w14:textId="240BA9B8" w:rsidR="004F6583" w:rsidRPr="004F6583" w:rsidDel="00EB4CE1" w:rsidRDefault="004F6583" w:rsidP="004F6583">
            <w:pPr>
              <w:spacing w:after="0" w:line="240" w:lineRule="auto"/>
              <w:jc w:val="center"/>
              <w:rPr>
                <w:del w:id="13818" w:author="Stefanie Lane" w:date="2022-06-23T15:12:00Z"/>
                <w:rFonts w:ascii="Calibri" w:eastAsia="Times New Roman" w:hAnsi="Calibri" w:cs="Calibri"/>
                <w:color w:val="000000"/>
              </w:rPr>
            </w:pPr>
            <w:del w:id="1381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8A87CEF" w14:textId="0A2008F6" w:rsidTr="004F6583">
        <w:trPr>
          <w:trHeight w:val="290"/>
          <w:del w:id="13820" w:author="Stefanie Lane" w:date="2022-06-23T15:12:00Z"/>
        </w:trPr>
        <w:tc>
          <w:tcPr>
            <w:tcW w:w="1700" w:type="dxa"/>
            <w:vMerge/>
            <w:tcBorders>
              <w:top w:val="nil"/>
              <w:left w:val="nil"/>
              <w:bottom w:val="nil"/>
              <w:right w:val="nil"/>
            </w:tcBorders>
            <w:vAlign w:val="center"/>
            <w:hideMark/>
          </w:tcPr>
          <w:p w14:paraId="28924714" w14:textId="78385ED7" w:rsidR="004F6583" w:rsidRPr="004F6583" w:rsidDel="00EB4CE1" w:rsidRDefault="004F6583" w:rsidP="004F6583">
            <w:pPr>
              <w:spacing w:after="0" w:line="240" w:lineRule="auto"/>
              <w:rPr>
                <w:del w:id="13821"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259B49EE" w:rsidR="004F6583" w:rsidRPr="004F6583" w:rsidDel="00EB4CE1" w:rsidRDefault="004F6583" w:rsidP="004F6583">
            <w:pPr>
              <w:spacing w:after="0" w:line="240" w:lineRule="auto"/>
              <w:rPr>
                <w:del w:id="13822" w:author="Stefanie Lane" w:date="2022-06-23T15:12:00Z"/>
                <w:rFonts w:ascii="Arial" w:eastAsia="Times New Roman" w:hAnsi="Arial" w:cs="Arial"/>
                <w:i/>
                <w:iCs/>
                <w:sz w:val="20"/>
                <w:szCs w:val="20"/>
              </w:rPr>
            </w:pPr>
            <w:del w:id="13823" w:author="Stefanie Lane" w:date="2022-06-23T15:12:00Z">
              <w:r w:rsidRPr="004F6583" w:rsidDel="00EB4CE1">
                <w:rPr>
                  <w:rFonts w:ascii="Arial" w:eastAsia="Times New Roman" w:hAnsi="Arial" w:cs="Arial"/>
                  <w:i/>
                  <w:iCs/>
                  <w:sz w:val="20"/>
                  <w:szCs w:val="20"/>
                </w:rPr>
                <w:delText>Dulichium arundinaceum</w:delText>
              </w:r>
            </w:del>
          </w:p>
        </w:tc>
        <w:tc>
          <w:tcPr>
            <w:tcW w:w="960" w:type="dxa"/>
            <w:tcBorders>
              <w:top w:val="nil"/>
              <w:left w:val="nil"/>
              <w:bottom w:val="nil"/>
              <w:right w:val="nil"/>
            </w:tcBorders>
            <w:shd w:val="clear" w:color="auto" w:fill="auto"/>
            <w:noWrap/>
            <w:vAlign w:val="bottom"/>
            <w:hideMark/>
          </w:tcPr>
          <w:p w14:paraId="17038E65" w14:textId="516FF19F" w:rsidR="004F6583" w:rsidRPr="004F6583" w:rsidDel="00EB4CE1" w:rsidRDefault="004F6583" w:rsidP="004F6583">
            <w:pPr>
              <w:spacing w:after="0" w:line="240" w:lineRule="auto"/>
              <w:jc w:val="center"/>
              <w:rPr>
                <w:del w:id="13824" w:author="Stefanie Lane" w:date="2022-06-23T15:12:00Z"/>
                <w:rFonts w:ascii="Calibri" w:eastAsia="Times New Roman" w:hAnsi="Calibri" w:cs="Calibri"/>
                <w:color w:val="000000"/>
              </w:rPr>
            </w:pPr>
            <w:del w:id="13825"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7E7A8291" w14:textId="4E954983" w:rsidR="004F6583" w:rsidRPr="004F6583" w:rsidDel="00EB4CE1" w:rsidRDefault="004F6583" w:rsidP="004F6583">
            <w:pPr>
              <w:spacing w:after="0" w:line="240" w:lineRule="auto"/>
              <w:jc w:val="center"/>
              <w:rPr>
                <w:del w:id="13826" w:author="Stefanie Lane" w:date="2022-06-23T15:12:00Z"/>
                <w:rFonts w:ascii="Calibri" w:eastAsia="Times New Roman" w:hAnsi="Calibri" w:cs="Calibri"/>
                <w:color w:val="000000"/>
              </w:rPr>
            </w:pPr>
            <w:del w:id="1382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CEFF8A0" w14:textId="5031FDE1" w:rsidR="004F6583" w:rsidRPr="004F6583" w:rsidDel="00EB4CE1" w:rsidRDefault="004F6583" w:rsidP="004F6583">
            <w:pPr>
              <w:spacing w:after="0" w:line="240" w:lineRule="auto"/>
              <w:jc w:val="center"/>
              <w:rPr>
                <w:del w:id="13828" w:author="Stefanie Lane" w:date="2022-06-23T15:12:00Z"/>
                <w:rFonts w:ascii="Calibri" w:eastAsia="Times New Roman" w:hAnsi="Calibri" w:cs="Calibri"/>
                <w:color w:val="000000"/>
              </w:rPr>
            </w:pPr>
            <w:del w:id="1382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28E59208" w:rsidR="004F6583" w:rsidRPr="004F6583" w:rsidDel="00EB4CE1" w:rsidRDefault="004F6583" w:rsidP="004F6583">
            <w:pPr>
              <w:spacing w:after="0" w:line="240" w:lineRule="auto"/>
              <w:jc w:val="center"/>
              <w:rPr>
                <w:del w:id="13830" w:author="Stefanie Lane" w:date="2022-06-23T15:12:00Z"/>
                <w:rFonts w:ascii="Calibri" w:eastAsia="Times New Roman" w:hAnsi="Calibri" w:cs="Calibri"/>
                <w:color w:val="000000"/>
              </w:rPr>
            </w:pPr>
            <w:del w:id="1383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86B6E63" w14:textId="69585FF2" w:rsidTr="004F6583">
        <w:trPr>
          <w:trHeight w:val="290"/>
          <w:del w:id="13832" w:author="Stefanie Lane" w:date="2022-06-23T15:12:00Z"/>
        </w:trPr>
        <w:tc>
          <w:tcPr>
            <w:tcW w:w="1700" w:type="dxa"/>
            <w:vMerge/>
            <w:tcBorders>
              <w:top w:val="nil"/>
              <w:left w:val="nil"/>
              <w:bottom w:val="nil"/>
              <w:right w:val="nil"/>
            </w:tcBorders>
            <w:vAlign w:val="center"/>
            <w:hideMark/>
          </w:tcPr>
          <w:p w14:paraId="72CDE005" w14:textId="0A0486DC" w:rsidR="004F6583" w:rsidRPr="004F6583" w:rsidDel="00EB4CE1" w:rsidRDefault="004F6583" w:rsidP="004F6583">
            <w:pPr>
              <w:spacing w:after="0" w:line="240" w:lineRule="auto"/>
              <w:rPr>
                <w:del w:id="13833"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6AB64FF4" w:rsidR="004F6583" w:rsidRPr="004F6583" w:rsidDel="00EB4CE1" w:rsidRDefault="004F6583" w:rsidP="004F6583">
            <w:pPr>
              <w:spacing w:after="0" w:line="240" w:lineRule="auto"/>
              <w:rPr>
                <w:del w:id="13834" w:author="Stefanie Lane" w:date="2022-06-23T15:12:00Z"/>
                <w:rFonts w:ascii="Arial" w:eastAsia="Times New Roman" w:hAnsi="Arial" w:cs="Arial"/>
                <w:i/>
                <w:iCs/>
                <w:sz w:val="20"/>
                <w:szCs w:val="20"/>
              </w:rPr>
            </w:pPr>
            <w:del w:id="13835"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2972EDBD" w:rsidR="004F6583" w:rsidRPr="004F6583" w:rsidDel="00EB4CE1" w:rsidRDefault="004F6583" w:rsidP="004F6583">
            <w:pPr>
              <w:spacing w:after="0" w:line="240" w:lineRule="auto"/>
              <w:jc w:val="center"/>
              <w:rPr>
                <w:del w:id="13836" w:author="Stefanie Lane" w:date="2022-06-23T15:12:00Z"/>
                <w:rFonts w:ascii="Calibri" w:eastAsia="Times New Roman" w:hAnsi="Calibri" w:cs="Calibri"/>
                <w:color w:val="000000"/>
              </w:rPr>
            </w:pPr>
            <w:del w:id="13837" w:author="Stefanie Lane" w:date="2022-06-23T15:12:00Z">
              <w:r w:rsidRPr="004F6583" w:rsidDel="00EB4CE1">
                <w:rPr>
                  <w:rFonts w:ascii="Calibri" w:eastAsia="Times New Roman" w:hAnsi="Calibri" w:cs="Calibri"/>
                  <w:color w:val="000000"/>
                </w:rPr>
                <w:delText>0.97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3917311F" w:rsidR="004F6583" w:rsidRPr="004F6583" w:rsidDel="00EB4CE1" w:rsidRDefault="004F6583" w:rsidP="004F6583">
            <w:pPr>
              <w:spacing w:after="0" w:line="240" w:lineRule="auto"/>
              <w:jc w:val="center"/>
              <w:rPr>
                <w:del w:id="13838" w:author="Stefanie Lane" w:date="2022-06-23T15:12:00Z"/>
                <w:rFonts w:ascii="Calibri" w:eastAsia="Times New Roman" w:hAnsi="Calibri" w:cs="Calibri"/>
                <w:color w:val="000000"/>
              </w:rPr>
            </w:pPr>
            <w:del w:id="13839" w:author="Stefanie Lane" w:date="2022-06-23T15:12:00Z">
              <w:r w:rsidRPr="004F6583" w:rsidDel="00EB4CE1">
                <w:rPr>
                  <w:rFonts w:ascii="Calibri" w:eastAsia="Times New Roman" w:hAnsi="Calibri" w:cs="Calibri"/>
                  <w:color w:val="000000"/>
                </w:rPr>
                <w:delText>0.33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49C43459" w:rsidR="004F6583" w:rsidRPr="004F6583" w:rsidDel="00EB4CE1" w:rsidRDefault="004F6583" w:rsidP="004F6583">
            <w:pPr>
              <w:spacing w:after="0" w:line="240" w:lineRule="auto"/>
              <w:jc w:val="center"/>
              <w:rPr>
                <w:del w:id="13840" w:author="Stefanie Lane" w:date="2022-06-23T15:12:00Z"/>
                <w:rFonts w:ascii="Calibri" w:eastAsia="Times New Roman" w:hAnsi="Calibri" w:cs="Calibri"/>
                <w:color w:val="000000"/>
              </w:rPr>
            </w:pPr>
            <w:del w:id="1384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2FEC5451" w14:textId="07191C1E" w:rsidR="004F6583" w:rsidRPr="004F6583" w:rsidDel="00EB4CE1" w:rsidRDefault="004F6583" w:rsidP="004F6583">
            <w:pPr>
              <w:spacing w:after="0" w:line="240" w:lineRule="auto"/>
              <w:jc w:val="center"/>
              <w:rPr>
                <w:del w:id="13842" w:author="Stefanie Lane" w:date="2022-06-23T15:12:00Z"/>
                <w:rFonts w:ascii="Calibri" w:eastAsia="Times New Roman" w:hAnsi="Calibri" w:cs="Calibri"/>
                <w:color w:val="000000"/>
              </w:rPr>
            </w:pPr>
            <w:del w:id="1384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DB429A" w14:textId="65673D2F" w:rsidTr="004F6583">
        <w:trPr>
          <w:trHeight w:val="290"/>
          <w:del w:id="13844" w:author="Stefanie Lane" w:date="2022-06-23T15:12:00Z"/>
        </w:trPr>
        <w:tc>
          <w:tcPr>
            <w:tcW w:w="1700" w:type="dxa"/>
            <w:vMerge/>
            <w:tcBorders>
              <w:top w:val="nil"/>
              <w:left w:val="nil"/>
              <w:bottom w:val="nil"/>
              <w:right w:val="nil"/>
            </w:tcBorders>
            <w:vAlign w:val="center"/>
            <w:hideMark/>
          </w:tcPr>
          <w:p w14:paraId="6C767FF6" w14:textId="7E65B7D4" w:rsidR="004F6583" w:rsidRPr="004F6583" w:rsidDel="00EB4CE1" w:rsidRDefault="004F6583" w:rsidP="004F6583">
            <w:pPr>
              <w:spacing w:after="0" w:line="240" w:lineRule="auto"/>
              <w:rPr>
                <w:del w:id="1384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1F4A35F5" w:rsidR="004F6583" w:rsidRPr="004F6583" w:rsidDel="00EB4CE1" w:rsidRDefault="004F6583" w:rsidP="004F6583">
            <w:pPr>
              <w:spacing w:after="0" w:line="240" w:lineRule="auto"/>
              <w:rPr>
                <w:del w:id="13846" w:author="Stefanie Lane" w:date="2022-06-23T15:12:00Z"/>
                <w:rFonts w:ascii="Arial" w:eastAsia="Times New Roman" w:hAnsi="Arial" w:cs="Arial"/>
                <w:i/>
                <w:iCs/>
                <w:sz w:val="20"/>
                <w:szCs w:val="20"/>
              </w:rPr>
            </w:pPr>
            <w:del w:id="13847"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nil"/>
              <w:left w:val="nil"/>
              <w:bottom w:val="nil"/>
              <w:right w:val="nil"/>
            </w:tcBorders>
            <w:shd w:val="clear" w:color="auto" w:fill="auto"/>
            <w:noWrap/>
            <w:vAlign w:val="bottom"/>
            <w:hideMark/>
          </w:tcPr>
          <w:p w14:paraId="4930EEE8" w14:textId="7D04A7E1" w:rsidR="004F6583" w:rsidRPr="004F6583" w:rsidDel="00EB4CE1" w:rsidRDefault="004F6583" w:rsidP="004F6583">
            <w:pPr>
              <w:spacing w:after="0" w:line="240" w:lineRule="auto"/>
              <w:jc w:val="center"/>
              <w:rPr>
                <w:del w:id="13848" w:author="Stefanie Lane" w:date="2022-06-23T15:12:00Z"/>
                <w:rFonts w:ascii="Calibri" w:eastAsia="Times New Roman" w:hAnsi="Calibri" w:cs="Calibri"/>
                <w:color w:val="000000"/>
              </w:rPr>
            </w:pPr>
            <w:del w:id="13849" w:author="Stefanie Lane" w:date="2022-06-23T15:12:00Z">
              <w:r w:rsidRPr="004F6583" w:rsidDel="00EB4CE1">
                <w:rPr>
                  <w:rFonts w:ascii="Calibri" w:eastAsia="Times New Roman" w:hAnsi="Calibri" w:cs="Calibri"/>
                  <w:color w:val="000000"/>
                </w:rPr>
                <w:delText>0.76</w:delText>
              </w:r>
            </w:del>
          </w:p>
        </w:tc>
        <w:tc>
          <w:tcPr>
            <w:tcW w:w="960" w:type="dxa"/>
            <w:tcBorders>
              <w:top w:val="nil"/>
              <w:left w:val="nil"/>
              <w:bottom w:val="nil"/>
              <w:right w:val="nil"/>
            </w:tcBorders>
            <w:shd w:val="clear" w:color="auto" w:fill="auto"/>
            <w:noWrap/>
            <w:vAlign w:val="bottom"/>
            <w:hideMark/>
          </w:tcPr>
          <w:p w14:paraId="754A1218" w14:textId="36A96590" w:rsidR="004F6583" w:rsidRPr="004F6583" w:rsidDel="00EB4CE1" w:rsidRDefault="004F6583" w:rsidP="004F6583">
            <w:pPr>
              <w:spacing w:after="0" w:line="240" w:lineRule="auto"/>
              <w:jc w:val="center"/>
              <w:rPr>
                <w:del w:id="13850" w:author="Stefanie Lane" w:date="2022-06-23T15:12:00Z"/>
                <w:rFonts w:ascii="Calibri" w:eastAsia="Times New Roman" w:hAnsi="Calibri" w:cs="Calibri"/>
                <w:color w:val="000000"/>
              </w:rPr>
            </w:pPr>
            <w:del w:id="13851"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35A51E6D" w14:textId="1BAA24D9" w:rsidR="004F6583" w:rsidRPr="004F6583" w:rsidDel="00EB4CE1" w:rsidRDefault="004F6583" w:rsidP="004F6583">
            <w:pPr>
              <w:spacing w:after="0" w:line="240" w:lineRule="auto"/>
              <w:jc w:val="center"/>
              <w:rPr>
                <w:del w:id="13852" w:author="Stefanie Lane" w:date="2022-06-23T15:12:00Z"/>
                <w:rFonts w:ascii="Calibri" w:eastAsia="Times New Roman" w:hAnsi="Calibri" w:cs="Calibri"/>
                <w:color w:val="000000"/>
              </w:rPr>
            </w:pPr>
            <w:del w:id="1385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69546302" w:rsidR="004F6583" w:rsidRPr="004F6583" w:rsidDel="00EB4CE1" w:rsidRDefault="004F6583" w:rsidP="004F6583">
            <w:pPr>
              <w:spacing w:after="0" w:line="240" w:lineRule="auto"/>
              <w:jc w:val="center"/>
              <w:rPr>
                <w:del w:id="13854" w:author="Stefanie Lane" w:date="2022-06-23T15:12:00Z"/>
                <w:rFonts w:ascii="Calibri" w:eastAsia="Times New Roman" w:hAnsi="Calibri" w:cs="Calibri"/>
                <w:color w:val="000000"/>
              </w:rPr>
            </w:pPr>
            <w:del w:id="1385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A797B2F" w14:textId="48F4C478" w:rsidTr="004F6583">
        <w:trPr>
          <w:trHeight w:val="290"/>
          <w:del w:id="13856" w:author="Stefanie Lane" w:date="2022-06-23T15:12:00Z"/>
        </w:trPr>
        <w:tc>
          <w:tcPr>
            <w:tcW w:w="1700" w:type="dxa"/>
            <w:vMerge/>
            <w:tcBorders>
              <w:top w:val="nil"/>
              <w:left w:val="nil"/>
              <w:bottom w:val="nil"/>
              <w:right w:val="nil"/>
            </w:tcBorders>
            <w:vAlign w:val="center"/>
            <w:hideMark/>
          </w:tcPr>
          <w:p w14:paraId="6696E7EF" w14:textId="44A31EC6" w:rsidR="004F6583" w:rsidRPr="004F6583" w:rsidDel="00EB4CE1" w:rsidRDefault="004F6583" w:rsidP="004F6583">
            <w:pPr>
              <w:spacing w:after="0" w:line="240" w:lineRule="auto"/>
              <w:rPr>
                <w:del w:id="1385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662BCECA" w:rsidR="004F6583" w:rsidRPr="004F6583" w:rsidDel="00EB4CE1" w:rsidRDefault="004F6583" w:rsidP="004F6583">
            <w:pPr>
              <w:spacing w:after="0" w:line="240" w:lineRule="auto"/>
              <w:rPr>
                <w:del w:id="13858" w:author="Stefanie Lane" w:date="2022-06-23T15:12:00Z"/>
                <w:rFonts w:ascii="Calibri" w:eastAsia="Times New Roman" w:hAnsi="Calibri" w:cs="Calibri"/>
                <w:i/>
                <w:iCs/>
                <w:color w:val="000000"/>
              </w:rPr>
            </w:pPr>
            <w:del w:id="13859" w:author="Stefanie Lane" w:date="2022-06-23T15:12:00Z">
              <w:r w:rsidRPr="004F6583" w:rsidDel="00EB4CE1">
                <w:rPr>
                  <w:rFonts w:ascii="Calibri" w:eastAsia="Times New Roman" w:hAnsi="Calibri" w:cs="Calibri"/>
                  <w:i/>
                  <w:iCs/>
                  <w:color w:val="000000"/>
                </w:rPr>
                <w:delText xml:space="preserve">Festuca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39A91AD6" w:rsidR="004F6583" w:rsidRPr="004F6583" w:rsidDel="00EB4CE1" w:rsidRDefault="004F6583" w:rsidP="004F6583">
            <w:pPr>
              <w:spacing w:after="0" w:line="240" w:lineRule="auto"/>
              <w:jc w:val="center"/>
              <w:rPr>
                <w:del w:id="13860" w:author="Stefanie Lane" w:date="2022-06-23T15:12:00Z"/>
                <w:rFonts w:ascii="Calibri" w:eastAsia="Times New Roman" w:hAnsi="Calibri" w:cs="Calibri"/>
                <w:color w:val="000000"/>
              </w:rPr>
            </w:pPr>
            <w:del w:id="13861"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27775C76" w:rsidR="004F6583" w:rsidRPr="004F6583" w:rsidDel="00EB4CE1" w:rsidRDefault="004F6583" w:rsidP="004F6583">
            <w:pPr>
              <w:spacing w:after="0" w:line="240" w:lineRule="auto"/>
              <w:jc w:val="center"/>
              <w:rPr>
                <w:del w:id="13862" w:author="Stefanie Lane" w:date="2022-06-23T15:12:00Z"/>
                <w:rFonts w:ascii="Calibri" w:eastAsia="Times New Roman" w:hAnsi="Calibri" w:cs="Calibri"/>
                <w:color w:val="000000"/>
              </w:rPr>
            </w:pPr>
            <w:del w:id="1386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2922D0BE" w:rsidR="004F6583" w:rsidRPr="004F6583" w:rsidDel="00EB4CE1" w:rsidRDefault="004F6583" w:rsidP="004F6583">
            <w:pPr>
              <w:spacing w:after="0" w:line="240" w:lineRule="auto"/>
              <w:jc w:val="center"/>
              <w:rPr>
                <w:del w:id="13864" w:author="Stefanie Lane" w:date="2022-06-23T15:12:00Z"/>
                <w:rFonts w:ascii="Calibri" w:eastAsia="Times New Roman" w:hAnsi="Calibri" w:cs="Calibri"/>
                <w:color w:val="000000"/>
              </w:rPr>
            </w:pPr>
            <w:del w:id="1386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DB2ABE6" w14:textId="37AED381" w:rsidR="004F6583" w:rsidRPr="004F6583" w:rsidDel="00EB4CE1" w:rsidRDefault="004F6583" w:rsidP="004F6583">
            <w:pPr>
              <w:spacing w:after="0" w:line="240" w:lineRule="auto"/>
              <w:jc w:val="center"/>
              <w:rPr>
                <w:del w:id="13866" w:author="Stefanie Lane" w:date="2022-06-23T15:12:00Z"/>
                <w:rFonts w:ascii="Calibri" w:eastAsia="Times New Roman" w:hAnsi="Calibri" w:cs="Calibri"/>
                <w:color w:val="000000"/>
              </w:rPr>
            </w:pPr>
            <w:del w:id="1386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082C4A4" w14:textId="2883BC3A" w:rsidTr="004F6583">
        <w:trPr>
          <w:trHeight w:val="290"/>
          <w:del w:id="13868" w:author="Stefanie Lane" w:date="2022-06-23T15:12:00Z"/>
        </w:trPr>
        <w:tc>
          <w:tcPr>
            <w:tcW w:w="1700" w:type="dxa"/>
            <w:vMerge/>
            <w:tcBorders>
              <w:top w:val="nil"/>
              <w:left w:val="nil"/>
              <w:bottom w:val="nil"/>
              <w:right w:val="nil"/>
            </w:tcBorders>
            <w:vAlign w:val="center"/>
            <w:hideMark/>
          </w:tcPr>
          <w:p w14:paraId="017791BF" w14:textId="712209CE" w:rsidR="004F6583" w:rsidRPr="004F6583" w:rsidDel="00EB4CE1" w:rsidRDefault="004F6583" w:rsidP="004F6583">
            <w:pPr>
              <w:spacing w:after="0" w:line="240" w:lineRule="auto"/>
              <w:rPr>
                <w:del w:id="1386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41DF185A" w:rsidR="004F6583" w:rsidRPr="004F6583" w:rsidDel="00EB4CE1" w:rsidRDefault="004F6583" w:rsidP="004F6583">
            <w:pPr>
              <w:spacing w:after="0" w:line="240" w:lineRule="auto"/>
              <w:rPr>
                <w:del w:id="13870" w:author="Stefanie Lane" w:date="2022-06-23T15:12:00Z"/>
                <w:rFonts w:ascii="Arial" w:eastAsia="Times New Roman" w:hAnsi="Arial" w:cs="Arial"/>
                <w:i/>
                <w:iCs/>
                <w:color w:val="000000"/>
                <w:sz w:val="20"/>
                <w:szCs w:val="20"/>
              </w:rPr>
            </w:pPr>
            <w:del w:id="13871"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nil"/>
              <w:left w:val="nil"/>
              <w:bottom w:val="nil"/>
              <w:right w:val="nil"/>
            </w:tcBorders>
            <w:shd w:val="clear" w:color="auto" w:fill="auto"/>
            <w:noWrap/>
            <w:vAlign w:val="bottom"/>
            <w:hideMark/>
          </w:tcPr>
          <w:p w14:paraId="348772C6" w14:textId="26B5F98E" w:rsidR="004F6583" w:rsidRPr="004F6583" w:rsidDel="00EB4CE1" w:rsidRDefault="004F6583" w:rsidP="004F6583">
            <w:pPr>
              <w:spacing w:after="0" w:line="240" w:lineRule="auto"/>
              <w:jc w:val="center"/>
              <w:rPr>
                <w:del w:id="13872" w:author="Stefanie Lane" w:date="2022-06-23T15:12:00Z"/>
                <w:rFonts w:ascii="Calibri" w:eastAsia="Times New Roman" w:hAnsi="Calibri" w:cs="Calibri"/>
                <w:color w:val="000000"/>
              </w:rPr>
            </w:pPr>
            <w:del w:id="13873"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B4AE4C1" w14:textId="2E3393A7" w:rsidR="004F6583" w:rsidRPr="004F6583" w:rsidDel="00EB4CE1" w:rsidRDefault="004F6583" w:rsidP="004F6583">
            <w:pPr>
              <w:spacing w:after="0" w:line="240" w:lineRule="auto"/>
              <w:jc w:val="center"/>
              <w:rPr>
                <w:del w:id="13874" w:author="Stefanie Lane" w:date="2022-06-23T15:12:00Z"/>
                <w:rFonts w:ascii="Calibri" w:eastAsia="Times New Roman" w:hAnsi="Calibri" w:cs="Calibri"/>
                <w:color w:val="000000"/>
              </w:rPr>
            </w:pPr>
            <w:del w:id="1387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3369D41" w14:textId="0BB44A0F" w:rsidR="004F6583" w:rsidRPr="004F6583" w:rsidDel="00EB4CE1" w:rsidRDefault="004F6583" w:rsidP="004F6583">
            <w:pPr>
              <w:spacing w:after="0" w:line="240" w:lineRule="auto"/>
              <w:jc w:val="center"/>
              <w:rPr>
                <w:del w:id="13876" w:author="Stefanie Lane" w:date="2022-06-23T15:12:00Z"/>
                <w:rFonts w:ascii="Calibri" w:eastAsia="Times New Roman" w:hAnsi="Calibri" w:cs="Calibri"/>
                <w:color w:val="000000"/>
              </w:rPr>
            </w:pPr>
            <w:del w:id="1387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1E89D381" w:rsidR="004F6583" w:rsidRPr="004F6583" w:rsidDel="00EB4CE1" w:rsidRDefault="004F6583" w:rsidP="004F6583">
            <w:pPr>
              <w:spacing w:after="0" w:line="240" w:lineRule="auto"/>
              <w:jc w:val="center"/>
              <w:rPr>
                <w:del w:id="13878" w:author="Stefanie Lane" w:date="2022-06-23T15:12:00Z"/>
                <w:rFonts w:ascii="Calibri" w:eastAsia="Times New Roman" w:hAnsi="Calibri" w:cs="Calibri"/>
                <w:color w:val="000000"/>
              </w:rPr>
            </w:pPr>
            <w:del w:id="1387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D7385BD" w14:textId="58E19764" w:rsidTr="004F6583">
        <w:trPr>
          <w:trHeight w:val="290"/>
          <w:del w:id="13880" w:author="Stefanie Lane" w:date="2022-06-23T15:12:00Z"/>
        </w:trPr>
        <w:tc>
          <w:tcPr>
            <w:tcW w:w="1700" w:type="dxa"/>
            <w:vMerge/>
            <w:tcBorders>
              <w:top w:val="nil"/>
              <w:left w:val="nil"/>
              <w:bottom w:val="nil"/>
              <w:right w:val="nil"/>
            </w:tcBorders>
            <w:vAlign w:val="center"/>
            <w:hideMark/>
          </w:tcPr>
          <w:p w14:paraId="43BEA64A" w14:textId="60D8D808" w:rsidR="004F6583" w:rsidRPr="004F6583" w:rsidDel="00EB4CE1" w:rsidRDefault="004F6583" w:rsidP="004F6583">
            <w:pPr>
              <w:spacing w:after="0" w:line="240" w:lineRule="auto"/>
              <w:rPr>
                <w:del w:id="1388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9E49860" w:rsidR="004F6583" w:rsidRPr="004F6583" w:rsidDel="00EB4CE1" w:rsidRDefault="004F6583" w:rsidP="004F6583">
            <w:pPr>
              <w:spacing w:after="0" w:line="240" w:lineRule="auto"/>
              <w:rPr>
                <w:del w:id="13882" w:author="Stefanie Lane" w:date="2022-06-23T15:12:00Z"/>
                <w:rFonts w:ascii="Arial" w:eastAsia="Times New Roman" w:hAnsi="Arial" w:cs="Arial"/>
                <w:i/>
                <w:iCs/>
                <w:sz w:val="20"/>
                <w:szCs w:val="20"/>
              </w:rPr>
            </w:pPr>
            <w:del w:id="13883" w:author="Stefanie Lane" w:date="2022-06-23T15:12:00Z">
              <w:r w:rsidRPr="004F6583" w:rsidDel="00EB4CE1">
                <w:rPr>
                  <w:rFonts w:ascii="Arial" w:eastAsia="Times New Roman" w:hAnsi="Arial" w:cs="Arial"/>
                  <w:i/>
                  <w:iCs/>
                  <w:sz w:val="20"/>
                  <w:szCs w:val="20"/>
                </w:rPr>
                <w:delText>Hypericum formosum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51B6832D" w:rsidR="004F6583" w:rsidRPr="004F6583" w:rsidDel="00EB4CE1" w:rsidRDefault="004F6583" w:rsidP="004F6583">
            <w:pPr>
              <w:spacing w:after="0" w:line="240" w:lineRule="auto"/>
              <w:jc w:val="center"/>
              <w:rPr>
                <w:del w:id="13884" w:author="Stefanie Lane" w:date="2022-06-23T15:12:00Z"/>
                <w:rFonts w:ascii="Calibri" w:eastAsia="Times New Roman" w:hAnsi="Calibri" w:cs="Calibri"/>
                <w:color w:val="000000"/>
              </w:rPr>
            </w:pPr>
            <w:del w:id="13885"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61D32931" w:rsidR="004F6583" w:rsidRPr="004F6583" w:rsidDel="00EB4CE1" w:rsidRDefault="004F6583" w:rsidP="004F6583">
            <w:pPr>
              <w:spacing w:after="0" w:line="240" w:lineRule="auto"/>
              <w:jc w:val="center"/>
              <w:rPr>
                <w:del w:id="13886" w:author="Stefanie Lane" w:date="2022-06-23T15:12:00Z"/>
                <w:rFonts w:ascii="Calibri" w:eastAsia="Times New Roman" w:hAnsi="Calibri" w:cs="Calibri"/>
                <w:color w:val="000000"/>
              </w:rPr>
            </w:pPr>
            <w:del w:id="1388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CE02074" w:rsidR="004F6583" w:rsidRPr="004F6583" w:rsidDel="00EB4CE1" w:rsidRDefault="004F6583" w:rsidP="004F6583">
            <w:pPr>
              <w:spacing w:after="0" w:line="240" w:lineRule="auto"/>
              <w:jc w:val="center"/>
              <w:rPr>
                <w:del w:id="13888" w:author="Stefanie Lane" w:date="2022-06-23T15:12:00Z"/>
                <w:rFonts w:ascii="Calibri" w:eastAsia="Times New Roman" w:hAnsi="Calibri" w:cs="Calibri"/>
                <w:color w:val="000000"/>
              </w:rPr>
            </w:pPr>
            <w:del w:id="1388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5712F5FB" w14:textId="3D49F24F" w:rsidR="004F6583" w:rsidRPr="004F6583" w:rsidDel="00EB4CE1" w:rsidRDefault="004F6583" w:rsidP="004F6583">
            <w:pPr>
              <w:spacing w:after="0" w:line="240" w:lineRule="auto"/>
              <w:jc w:val="center"/>
              <w:rPr>
                <w:del w:id="13890" w:author="Stefanie Lane" w:date="2022-06-23T15:12:00Z"/>
                <w:rFonts w:ascii="Calibri" w:eastAsia="Times New Roman" w:hAnsi="Calibri" w:cs="Calibri"/>
                <w:color w:val="000000"/>
              </w:rPr>
            </w:pPr>
            <w:del w:id="1389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7A77CD4" w14:textId="519011F4" w:rsidTr="004F6583">
        <w:trPr>
          <w:trHeight w:val="290"/>
          <w:del w:id="13892" w:author="Stefanie Lane" w:date="2022-06-23T15:12:00Z"/>
        </w:trPr>
        <w:tc>
          <w:tcPr>
            <w:tcW w:w="1700" w:type="dxa"/>
            <w:vMerge/>
            <w:tcBorders>
              <w:top w:val="nil"/>
              <w:left w:val="nil"/>
              <w:bottom w:val="nil"/>
              <w:right w:val="nil"/>
            </w:tcBorders>
            <w:vAlign w:val="center"/>
            <w:hideMark/>
          </w:tcPr>
          <w:p w14:paraId="23DE5830" w14:textId="6179B73C" w:rsidR="004F6583" w:rsidRPr="004F6583" w:rsidDel="00EB4CE1" w:rsidRDefault="004F6583" w:rsidP="004F6583">
            <w:pPr>
              <w:spacing w:after="0" w:line="240" w:lineRule="auto"/>
              <w:rPr>
                <w:del w:id="1389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157765D2" w:rsidR="004F6583" w:rsidRPr="004F6583" w:rsidDel="00EB4CE1" w:rsidRDefault="004F6583" w:rsidP="004F6583">
            <w:pPr>
              <w:spacing w:after="0" w:line="240" w:lineRule="auto"/>
              <w:rPr>
                <w:del w:id="13894" w:author="Stefanie Lane" w:date="2022-06-23T15:12:00Z"/>
                <w:rFonts w:ascii="Arial" w:eastAsia="Times New Roman" w:hAnsi="Arial" w:cs="Arial"/>
                <w:i/>
                <w:iCs/>
                <w:sz w:val="20"/>
                <w:szCs w:val="20"/>
              </w:rPr>
            </w:pPr>
            <w:del w:id="13895"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5FB298D2" w14:textId="2089E7C8" w:rsidR="004F6583" w:rsidRPr="004F6583" w:rsidDel="00EB4CE1" w:rsidRDefault="004F6583" w:rsidP="004F6583">
            <w:pPr>
              <w:spacing w:after="0" w:line="240" w:lineRule="auto"/>
              <w:jc w:val="center"/>
              <w:rPr>
                <w:del w:id="13896" w:author="Stefanie Lane" w:date="2022-06-23T15:12:00Z"/>
                <w:rFonts w:ascii="Calibri" w:eastAsia="Times New Roman" w:hAnsi="Calibri" w:cs="Calibri"/>
                <w:color w:val="000000"/>
              </w:rPr>
            </w:pPr>
            <w:del w:id="13897" w:author="Stefanie Lane" w:date="2022-06-23T15:12:00Z">
              <w:r w:rsidRPr="004F6583" w:rsidDel="00EB4CE1">
                <w:rPr>
                  <w:rFonts w:ascii="Calibri" w:eastAsia="Times New Roman" w:hAnsi="Calibri" w:cs="Calibri"/>
                  <w:color w:val="000000"/>
                </w:rPr>
                <w:delText>0.52</w:delText>
              </w:r>
            </w:del>
          </w:p>
        </w:tc>
        <w:tc>
          <w:tcPr>
            <w:tcW w:w="960" w:type="dxa"/>
            <w:tcBorders>
              <w:top w:val="nil"/>
              <w:left w:val="nil"/>
              <w:bottom w:val="nil"/>
              <w:right w:val="nil"/>
            </w:tcBorders>
            <w:shd w:val="clear" w:color="auto" w:fill="auto"/>
            <w:noWrap/>
            <w:vAlign w:val="bottom"/>
            <w:hideMark/>
          </w:tcPr>
          <w:p w14:paraId="619DAA1F" w14:textId="658DA9DD" w:rsidR="004F6583" w:rsidRPr="004F6583" w:rsidDel="00EB4CE1" w:rsidRDefault="004F6583" w:rsidP="004F6583">
            <w:pPr>
              <w:spacing w:after="0" w:line="240" w:lineRule="auto"/>
              <w:jc w:val="center"/>
              <w:rPr>
                <w:del w:id="13898" w:author="Stefanie Lane" w:date="2022-06-23T15:12:00Z"/>
                <w:rFonts w:ascii="Calibri" w:eastAsia="Times New Roman" w:hAnsi="Calibri" w:cs="Calibri"/>
                <w:color w:val="000000"/>
              </w:rPr>
            </w:pPr>
            <w:del w:id="13899"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78944E6F" w14:textId="06BA64B2" w:rsidR="004F6583" w:rsidRPr="004F6583" w:rsidDel="00EB4CE1" w:rsidRDefault="004F6583" w:rsidP="004F6583">
            <w:pPr>
              <w:spacing w:after="0" w:line="240" w:lineRule="auto"/>
              <w:jc w:val="center"/>
              <w:rPr>
                <w:del w:id="13900" w:author="Stefanie Lane" w:date="2022-06-23T15:12:00Z"/>
                <w:rFonts w:ascii="Calibri" w:eastAsia="Times New Roman" w:hAnsi="Calibri" w:cs="Calibri"/>
                <w:color w:val="000000"/>
              </w:rPr>
            </w:pPr>
            <w:del w:id="1390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37B5B93C" w:rsidR="004F6583" w:rsidRPr="004F6583" w:rsidDel="00EB4CE1" w:rsidRDefault="004F6583" w:rsidP="004F6583">
            <w:pPr>
              <w:spacing w:after="0" w:line="240" w:lineRule="auto"/>
              <w:jc w:val="center"/>
              <w:rPr>
                <w:del w:id="13902" w:author="Stefanie Lane" w:date="2022-06-23T15:12:00Z"/>
                <w:rFonts w:ascii="Calibri" w:eastAsia="Times New Roman" w:hAnsi="Calibri" w:cs="Calibri"/>
                <w:color w:val="000000"/>
              </w:rPr>
            </w:pPr>
            <w:del w:id="1390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A43353E" w14:textId="31A82228" w:rsidTr="004F6583">
        <w:trPr>
          <w:trHeight w:val="290"/>
          <w:del w:id="13904" w:author="Stefanie Lane" w:date="2022-06-23T15:12:00Z"/>
        </w:trPr>
        <w:tc>
          <w:tcPr>
            <w:tcW w:w="1700" w:type="dxa"/>
            <w:vMerge/>
            <w:tcBorders>
              <w:top w:val="nil"/>
              <w:left w:val="nil"/>
              <w:bottom w:val="nil"/>
              <w:right w:val="nil"/>
            </w:tcBorders>
            <w:vAlign w:val="center"/>
            <w:hideMark/>
          </w:tcPr>
          <w:p w14:paraId="2F6C9547" w14:textId="1F0DB1B5" w:rsidR="004F6583" w:rsidRPr="004F6583" w:rsidDel="00EB4CE1" w:rsidRDefault="004F6583" w:rsidP="004F6583">
            <w:pPr>
              <w:spacing w:after="0" w:line="240" w:lineRule="auto"/>
              <w:rPr>
                <w:del w:id="1390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6B672E17" w:rsidR="004F6583" w:rsidRPr="004F6583" w:rsidDel="00EB4CE1" w:rsidRDefault="004F6583" w:rsidP="004F6583">
            <w:pPr>
              <w:spacing w:after="0" w:line="240" w:lineRule="auto"/>
              <w:rPr>
                <w:del w:id="13906" w:author="Stefanie Lane" w:date="2022-06-23T15:12:00Z"/>
                <w:rFonts w:ascii="Arial" w:eastAsia="Times New Roman" w:hAnsi="Arial" w:cs="Arial"/>
                <w:i/>
                <w:iCs/>
                <w:sz w:val="20"/>
                <w:szCs w:val="20"/>
              </w:rPr>
            </w:pPr>
            <w:del w:id="13907"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307FF00C" w:rsidR="004F6583" w:rsidRPr="004F6583" w:rsidDel="00EB4CE1" w:rsidRDefault="004F6583" w:rsidP="004F6583">
            <w:pPr>
              <w:spacing w:after="0" w:line="240" w:lineRule="auto"/>
              <w:jc w:val="center"/>
              <w:rPr>
                <w:del w:id="13908" w:author="Stefanie Lane" w:date="2022-06-23T15:12:00Z"/>
                <w:rFonts w:ascii="Calibri" w:eastAsia="Times New Roman" w:hAnsi="Calibri" w:cs="Calibri"/>
                <w:color w:val="000000"/>
              </w:rPr>
            </w:pPr>
            <w:del w:id="13909" w:author="Stefanie Lane" w:date="2022-06-23T15:12:00Z">
              <w:r w:rsidRPr="004F6583" w:rsidDel="00EB4CE1">
                <w:rPr>
                  <w:rFonts w:ascii="Calibri" w:eastAsia="Times New Roman" w:hAnsi="Calibri" w:cs="Calibri"/>
                  <w:color w:val="000000"/>
                </w:rPr>
                <w:delText>0.14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3728CA36" w:rsidR="004F6583" w:rsidRPr="004F6583" w:rsidDel="00EB4CE1" w:rsidRDefault="004F6583" w:rsidP="004F6583">
            <w:pPr>
              <w:spacing w:after="0" w:line="240" w:lineRule="auto"/>
              <w:jc w:val="center"/>
              <w:rPr>
                <w:del w:id="13910" w:author="Stefanie Lane" w:date="2022-06-23T15:12:00Z"/>
                <w:rFonts w:ascii="Calibri" w:eastAsia="Times New Roman" w:hAnsi="Calibri" w:cs="Calibri"/>
                <w:color w:val="000000"/>
              </w:rPr>
            </w:pPr>
            <w:del w:id="13911" w:author="Stefanie Lane" w:date="2022-06-23T15:12:00Z">
              <w:r w:rsidRPr="004F6583" w:rsidDel="00EB4CE1">
                <w:rPr>
                  <w:rFonts w:ascii="Calibri" w:eastAsia="Times New Roman" w:hAnsi="Calibri" w:cs="Calibri"/>
                  <w:color w:val="000000"/>
                </w:rPr>
                <w:delText>0.24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32E248E4" w:rsidR="004F6583" w:rsidRPr="004F6583" w:rsidDel="00EB4CE1" w:rsidRDefault="004F6583" w:rsidP="004F6583">
            <w:pPr>
              <w:spacing w:after="0" w:line="240" w:lineRule="auto"/>
              <w:jc w:val="center"/>
              <w:rPr>
                <w:del w:id="13912" w:author="Stefanie Lane" w:date="2022-06-23T15:12:00Z"/>
                <w:rFonts w:ascii="Calibri" w:eastAsia="Times New Roman" w:hAnsi="Calibri" w:cs="Calibri"/>
                <w:color w:val="000000"/>
              </w:rPr>
            </w:pPr>
            <w:del w:id="1391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986FA75" w14:textId="2E13336A" w:rsidR="004F6583" w:rsidRPr="004F6583" w:rsidDel="00EB4CE1" w:rsidRDefault="004F6583" w:rsidP="004F6583">
            <w:pPr>
              <w:spacing w:after="0" w:line="240" w:lineRule="auto"/>
              <w:jc w:val="center"/>
              <w:rPr>
                <w:del w:id="13914" w:author="Stefanie Lane" w:date="2022-06-23T15:12:00Z"/>
                <w:rFonts w:ascii="Calibri" w:eastAsia="Times New Roman" w:hAnsi="Calibri" w:cs="Calibri"/>
                <w:color w:val="000000"/>
              </w:rPr>
            </w:pPr>
            <w:del w:id="1391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756BBB4" w14:textId="62E5EDEB" w:rsidTr="004F6583">
        <w:trPr>
          <w:trHeight w:val="290"/>
          <w:del w:id="13916" w:author="Stefanie Lane" w:date="2022-06-23T15:12:00Z"/>
        </w:trPr>
        <w:tc>
          <w:tcPr>
            <w:tcW w:w="1700" w:type="dxa"/>
            <w:vMerge/>
            <w:tcBorders>
              <w:top w:val="nil"/>
              <w:left w:val="nil"/>
              <w:bottom w:val="nil"/>
              <w:right w:val="nil"/>
            </w:tcBorders>
            <w:vAlign w:val="center"/>
            <w:hideMark/>
          </w:tcPr>
          <w:p w14:paraId="5F5E6416" w14:textId="1A33184C" w:rsidR="004F6583" w:rsidRPr="004F6583" w:rsidDel="00EB4CE1" w:rsidRDefault="004F6583" w:rsidP="004F6583">
            <w:pPr>
              <w:spacing w:after="0" w:line="240" w:lineRule="auto"/>
              <w:rPr>
                <w:del w:id="1391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3537E531" w:rsidR="004F6583" w:rsidRPr="004F6583" w:rsidDel="00EB4CE1" w:rsidRDefault="004F6583" w:rsidP="004F6583">
            <w:pPr>
              <w:spacing w:after="0" w:line="240" w:lineRule="auto"/>
              <w:rPr>
                <w:del w:id="13918" w:author="Stefanie Lane" w:date="2022-06-23T15:12:00Z"/>
                <w:rFonts w:ascii="Arial" w:eastAsia="Times New Roman" w:hAnsi="Arial" w:cs="Arial"/>
                <w:i/>
                <w:iCs/>
                <w:sz w:val="20"/>
                <w:szCs w:val="20"/>
              </w:rPr>
            </w:pPr>
            <w:del w:id="13919"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nil"/>
              <w:left w:val="nil"/>
              <w:bottom w:val="nil"/>
              <w:right w:val="nil"/>
            </w:tcBorders>
            <w:shd w:val="clear" w:color="auto" w:fill="auto"/>
            <w:noWrap/>
            <w:vAlign w:val="bottom"/>
            <w:hideMark/>
          </w:tcPr>
          <w:p w14:paraId="067DC3C2" w14:textId="3C604A83" w:rsidR="004F6583" w:rsidRPr="004F6583" w:rsidDel="00EB4CE1" w:rsidRDefault="004F6583" w:rsidP="004F6583">
            <w:pPr>
              <w:spacing w:after="0" w:line="240" w:lineRule="auto"/>
              <w:jc w:val="center"/>
              <w:rPr>
                <w:del w:id="13920" w:author="Stefanie Lane" w:date="2022-06-23T15:12:00Z"/>
                <w:rFonts w:ascii="Calibri" w:eastAsia="Times New Roman" w:hAnsi="Calibri" w:cs="Calibri"/>
                <w:color w:val="000000"/>
              </w:rPr>
            </w:pPr>
            <w:del w:id="13921"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1CB8AF9" w14:textId="551768E4" w:rsidR="004F6583" w:rsidRPr="004F6583" w:rsidDel="00EB4CE1" w:rsidRDefault="004F6583" w:rsidP="004F6583">
            <w:pPr>
              <w:spacing w:after="0" w:line="240" w:lineRule="auto"/>
              <w:jc w:val="center"/>
              <w:rPr>
                <w:del w:id="13922" w:author="Stefanie Lane" w:date="2022-06-23T15:12:00Z"/>
                <w:rFonts w:ascii="Calibri" w:eastAsia="Times New Roman" w:hAnsi="Calibri" w:cs="Calibri"/>
                <w:color w:val="000000"/>
              </w:rPr>
            </w:pPr>
            <w:del w:id="1392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89F2D5A" w14:textId="7E1FE2D8" w:rsidR="004F6583" w:rsidRPr="004F6583" w:rsidDel="00EB4CE1" w:rsidRDefault="004F6583" w:rsidP="004F6583">
            <w:pPr>
              <w:spacing w:after="0" w:line="240" w:lineRule="auto"/>
              <w:jc w:val="center"/>
              <w:rPr>
                <w:del w:id="13924" w:author="Stefanie Lane" w:date="2022-06-23T15:12:00Z"/>
                <w:rFonts w:ascii="Calibri" w:eastAsia="Times New Roman" w:hAnsi="Calibri" w:cs="Calibri"/>
                <w:color w:val="000000"/>
              </w:rPr>
            </w:pPr>
            <w:del w:id="1392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284E6784" w:rsidR="004F6583" w:rsidRPr="004F6583" w:rsidDel="00EB4CE1" w:rsidRDefault="004F6583" w:rsidP="004F6583">
            <w:pPr>
              <w:spacing w:after="0" w:line="240" w:lineRule="auto"/>
              <w:jc w:val="center"/>
              <w:rPr>
                <w:del w:id="13926" w:author="Stefanie Lane" w:date="2022-06-23T15:12:00Z"/>
                <w:rFonts w:ascii="Calibri" w:eastAsia="Times New Roman" w:hAnsi="Calibri" w:cs="Calibri"/>
                <w:color w:val="000000"/>
              </w:rPr>
            </w:pPr>
            <w:del w:id="1392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D718F89" w14:textId="100792BE" w:rsidTr="004F6583">
        <w:trPr>
          <w:trHeight w:val="290"/>
          <w:del w:id="13928" w:author="Stefanie Lane" w:date="2022-06-23T15:12:00Z"/>
        </w:trPr>
        <w:tc>
          <w:tcPr>
            <w:tcW w:w="1700" w:type="dxa"/>
            <w:vMerge/>
            <w:tcBorders>
              <w:top w:val="nil"/>
              <w:left w:val="nil"/>
              <w:bottom w:val="nil"/>
              <w:right w:val="nil"/>
            </w:tcBorders>
            <w:vAlign w:val="center"/>
            <w:hideMark/>
          </w:tcPr>
          <w:p w14:paraId="656BB557" w14:textId="29E54EB4" w:rsidR="004F6583" w:rsidRPr="004F6583" w:rsidDel="00EB4CE1" w:rsidRDefault="004F6583" w:rsidP="004F6583">
            <w:pPr>
              <w:spacing w:after="0" w:line="240" w:lineRule="auto"/>
              <w:rPr>
                <w:del w:id="1392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5D090C4E" w:rsidR="004F6583" w:rsidRPr="004F6583" w:rsidDel="00EB4CE1" w:rsidRDefault="004F6583" w:rsidP="004F6583">
            <w:pPr>
              <w:spacing w:after="0" w:line="240" w:lineRule="auto"/>
              <w:rPr>
                <w:del w:id="13930" w:author="Stefanie Lane" w:date="2022-06-23T15:12:00Z"/>
                <w:rFonts w:ascii="Arial" w:eastAsia="Times New Roman" w:hAnsi="Arial" w:cs="Arial"/>
                <w:i/>
                <w:iCs/>
                <w:sz w:val="20"/>
                <w:szCs w:val="20"/>
              </w:rPr>
            </w:pPr>
            <w:del w:id="13931"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3F2A0007" w:rsidR="004F6583" w:rsidRPr="004F6583" w:rsidDel="00EB4CE1" w:rsidRDefault="004F6583" w:rsidP="004F6583">
            <w:pPr>
              <w:spacing w:after="0" w:line="240" w:lineRule="auto"/>
              <w:jc w:val="center"/>
              <w:rPr>
                <w:del w:id="13932" w:author="Stefanie Lane" w:date="2022-06-23T15:12:00Z"/>
                <w:rFonts w:ascii="Calibri" w:eastAsia="Times New Roman" w:hAnsi="Calibri" w:cs="Calibri"/>
                <w:color w:val="000000"/>
              </w:rPr>
            </w:pPr>
            <w:del w:id="13933"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494FD167" w:rsidR="004F6583" w:rsidRPr="004F6583" w:rsidDel="00EB4CE1" w:rsidRDefault="004F6583" w:rsidP="004F6583">
            <w:pPr>
              <w:spacing w:after="0" w:line="240" w:lineRule="auto"/>
              <w:jc w:val="center"/>
              <w:rPr>
                <w:del w:id="13934" w:author="Stefanie Lane" w:date="2022-06-23T15:12:00Z"/>
                <w:rFonts w:ascii="Calibri" w:eastAsia="Times New Roman" w:hAnsi="Calibri" w:cs="Calibri"/>
                <w:color w:val="000000"/>
              </w:rPr>
            </w:pPr>
            <w:del w:id="13935"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1621337D" w:rsidR="004F6583" w:rsidRPr="004F6583" w:rsidDel="00EB4CE1" w:rsidRDefault="004F6583" w:rsidP="004F6583">
            <w:pPr>
              <w:spacing w:after="0" w:line="240" w:lineRule="auto"/>
              <w:jc w:val="center"/>
              <w:rPr>
                <w:del w:id="13936" w:author="Stefanie Lane" w:date="2022-06-23T15:12:00Z"/>
                <w:rFonts w:ascii="Calibri" w:eastAsia="Times New Roman" w:hAnsi="Calibri" w:cs="Calibri"/>
                <w:color w:val="000000"/>
              </w:rPr>
            </w:pPr>
            <w:del w:id="1393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2D706F7B" w14:textId="12C0F870" w:rsidR="004F6583" w:rsidRPr="004F6583" w:rsidDel="00EB4CE1" w:rsidRDefault="004F6583" w:rsidP="004F6583">
            <w:pPr>
              <w:spacing w:after="0" w:line="240" w:lineRule="auto"/>
              <w:jc w:val="center"/>
              <w:rPr>
                <w:del w:id="13938" w:author="Stefanie Lane" w:date="2022-06-23T15:12:00Z"/>
                <w:rFonts w:ascii="Calibri" w:eastAsia="Times New Roman" w:hAnsi="Calibri" w:cs="Calibri"/>
                <w:color w:val="000000"/>
              </w:rPr>
            </w:pPr>
            <w:del w:id="1393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5E6AE00" w14:textId="3E1E7550" w:rsidTr="004F6583">
        <w:trPr>
          <w:trHeight w:val="290"/>
          <w:del w:id="13940" w:author="Stefanie Lane" w:date="2022-06-23T15:12:00Z"/>
        </w:trPr>
        <w:tc>
          <w:tcPr>
            <w:tcW w:w="1700" w:type="dxa"/>
            <w:vMerge/>
            <w:tcBorders>
              <w:top w:val="nil"/>
              <w:left w:val="nil"/>
              <w:bottom w:val="nil"/>
              <w:right w:val="nil"/>
            </w:tcBorders>
            <w:vAlign w:val="center"/>
            <w:hideMark/>
          </w:tcPr>
          <w:p w14:paraId="189C4A0C" w14:textId="0D954364" w:rsidR="004F6583" w:rsidRPr="004F6583" w:rsidDel="00EB4CE1" w:rsidRDefault="004F6583" w:rsidP="004F6583">
            <w:pPr>
              <w:spacing w:after="0" w:line="240" w:lineRule="auto"/>
              <w:rPr>
                <w:del w:id="1394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324707EE" w:rsidR="004F6583" w:rsidRPr="004F6583" w:rsidDel="00EB4CE1" w:rsidRDefault="004F6583" w:rsidP="004F6583">
            <w:pPr>
              <w:spacing w:after="0" w:line="240" w:lineRule="auto"/>
              <w:rPr>
                <w:del w:id="13942" w:author="Stefanie Lane" w:date="2022-06-23T15:12:00Z"/>
                <w:rFonts w:ascii="Arial" w:eastAsia="Times New Roman" w:hAnsi="Arial" w:cs="Arial"/>
                <w:i/>
                <w:iCs/>
                <w:sz w:val="20"/>
                <w:szCs w:val="20"/>
              </w:rPr>
            </w:pPr>
            <w:del w:id="13943" w:author="Stefanie Lane" w:date="2022-06-23T15:12:00Z">
              <w:r w:rsidRPr="004F6583" w:rsidDel="00EB4CE1">
                <w:rPr>
                  <w:rFonts w:ascii="Arial" w:eastAsia="Times New Roman" w:hAnsi="Arial" w:cs="Arial"/>
                  <w:i/>
                  <w:iCs/>
                  <w:sz w:val="20"/>
                  <w:szCs w:val="20"/>
                </w:rPr>
                <w:delText>Mimulus guttatus</w:delText>
              </w:r>
            </w:del>
          </w:p>
        </w:tc>
        <w:tc>
          <w:tcPr>
            <w:tcW w:w="960" w:type="dxa"/>
            <w:tcBorders>
              <w:top w:val="nil"/>
              <w:left w:val="nil"/>
              <w:bottom w:val="nil"/>
              <w:right w:val="nil"/>
            </w:tcBorders>
            <w:shd w:val="clear" w:color="auto" w:fill="auto"/>
            <w:noWrap/>
            <w:vAlign w:val="bottom"/>
            <w:hideMark/>
          </w:tcPr>
          <w:p w14:paraId="02A5D4C7" w14:textId="6A07FC91" w:rsidR="004F6583" w:rsidRPr="004F6583" w:rsidDel="00EB4CE1" w:rsidRDefault="004F6583" w:rsidP="004F6583">
            <w:pPr>
              <w:spacing w:after="0" w:line="240" w:lineRule="auto"/>
              <w:jc w:val="center"/>
              <w:rPr>
                <w:del w:id="13944" w:author="Stefanie Lane" w:date="2022-06-23T15:12:00Z"/>
                <w:rFonts w:ascii="Calibri" w:eastAsia="Times New Roman" w:hAnsi="Calibri" w:cs="Calibri"/>
                <w:color w:val="000000"/>
              </w:rPr>
            </w:pPr>
            <w:del w:id="13945"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2EE0960F" w14:textId="4F712EFA" w:rsidR="004F6583" w:rsidRPr="004F6583" w:rsidDel="00EB4CE1" w:rsidRDefault="004F6583" w:rsidP="004F6583">
            <w:pPr>
              <w:spacing w:after="0" w:line="240" w:lineRule="auto"/>
              <w:jc w:val="center"/>
              <w:rPr>
                <w:del w:id="13946" w:author="Stefanie Lane" w:date="2022-06-23T15:12:00Z"/>
                <w:rFonts w:ascii="Calibri" w:eastAsia="Times New Roman" w:hAnsi="Calibri" w:cs="Calibri"/>
                <w:color w:val="000000"/>
              </w:rPr>
            </w:pPr>
            <w:del w:id="1394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8E98707" w14:textId="442400AA" w:rsidR="004F6583" w:rsidRPr="004F6583" w:rsidDel="00EB4CE1" w:rsidRDefault="004F6583" w:rsidP="004F6583">
            <w:pPr>
              <w:spacing w:after="0" w:line="240" w:lineRule="auto"/>
              <w:jc w:val="center"/>
              <w:rPr>
                <w:del w:id="13948" w:author="Stefanie Lane" w:date="2022-06-23T15:12:00Z"/>
                <w:rFonts w:ascii="Calibri" w:eastAsia="Times New Roman" w:hAnsi="Calibri" w:cs="Calibri"/>
                <w:color w:val="000000"/>
              </w:rPr>
            </w:pPr>
            <w:del w:id="1394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343A5D6A" w:rsidR="004F6583" w:rsidRPr="004F6583" w:rsidDel="00EB4CE1" w:rsidRDefault="004F6583" w:rsidP="004F6583">
            <w:pPr>
              <w:spacing w:after="0" w:line="240" w:lineRule="auto"/>
              <w:jc w:val="center"/>
              <w:rPr>
                <w:del w:id="13950" w:author="Stefanie Lane" w:date="2022-06-23T15:12:00Z"/>
                <w:rFonts w:ascii="Calibri" w:eastAsia="Times New Roman" w:hAnsi="Calibri" w:cs="Calibri"/>
                <w:color w:val="000000"/>
              </w:rPr>
            </w:pPr>
            <w:del w:id="1395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DC66494" w14:textId="0BFD073E" w:rsidTr="004F6583">
        <w:trPr>
          <w:trHeight w:val="290"/>
          <w:del w:id="13952" w:author="Stefanie Lane" w:date="2022-06-23T15:12:00Z"/>
        </w:trPr>
        <w:tc>
          <w:tcPr>
            <w:tcW w:w="1700" w:type="dxa"/>
            <w:vMerge/>
            <w:tcBorders>
              <w:top w:val="nil"/>
              <w:left w:val="nil"/>
              <w:bottom w:val="nil"/>
              <w:right w:val="nil"/>
            </w:tcBorders>
            <w:vAlign w:val="center"/>
            <w:hideMark/>
          </w:tcPr>
          <w:p w14:paraId="4DAE007A" w14:textId="318754AE" w:rsidR="004F6583" w:rsidRPr="004F6583" w:rsidDel="00EB4CE1" w:rsidRDefault="004F6583" w:rsidP="004F6583">
            <w:pPr>
              <w:spacing w:after="0" w:line="240" w:lineRule="auto"/>
              <w:rPr>
                <w:del w:id="1395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2FC87027" w:rsidR="004F6583" w:rsidRPr="004F6583" w:rsidDel="00EB4CE1" w:rsidRDefault="004F6583" w:rsidP="004F6583">
            <w:pPr>
              <w:spacing w:after="0" w:line="240" w:lineRule="auto"/>
              <w:rPr>
                <w:del w:id="13954" w:author="Stefanie Lane" w:date="2022-06-23T15:12:00Z"/>
                <w:rFonts w:ascii="Arial" w:eastAsia="Times New Roman" w:hAnsi="Arial" w:cs="Arial"/>
                <w:i/>
                <w:iCs/>
                <w:sz w:val="20"/>
                <w:szCs w:val="20"/>
              </w:rPr>
            </w:pPr>
            <w:del w:id="13955"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378352F2" w:rsidR="004F6583" w:rsidRPr="004F6583" w:rsidDel="00EB4CE1" w:rsidRDefault="004F6583" w:rsidP="004F6583">
            <w:pPr>
              <w:spacing w:after="0" w:line="240" w:lineRule="auto"/>
              <w:jc w:val="center"/>
              <w:rPr>
                <w:del w:id="13956" w:author="Stefanie Lane" w:date="2022-06-23T15:12:00Z"/>
                <w:rFonts w:ascii="Calibri" w:eastAsia="Times New Roman" w:hAnsi="Calibri" w:cs="Calibri"/>
                <w:color w:val="000000"/>
              </w:rPr>
            </w:pPr>
            <w:del w:id="13957"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4411F265" w:rsidR="004F6583" w:rsidRPr="004F6583" w:rsidDel="00EB4CE1" w:rsidRDefault="004F6583" w:rsidP="004F6583">
            <w:pPr>
              <w:spacing w:after="0" w:line="240" w:lineRule="auto"/>
              <w:jc w:val="center"/>
              <w:rPr>
                <w:del w:id="13958" w:author="Stefanie Lane" w:date="2022-06-23T15:12:00Z"/>
                <w:rFonts w:ascii="Calibri" w:eastAsia="Times New Roman" w:hAnsi="Calibri" w:cs="Calibri"/>
                <w:color w:val="000000"/>
              </w:rPr>
            </w:pPr>
            <w:del w:id="13959"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F8CD66B" w:rsidR="004F6583" w:rsidRPr="004F6583" w:rsidDel="00EB4CE1" w:rsidRDefault="004F6583" w:rsidP="004F6583">
            <w:pPr>
              <w:spacing w:after="0" w:line="240" w:lineRule="auto"/>
              <w:jc w:val="center"/>
              <w:rPr>
                <w:del w:id="13960" w:author="Stefanie Lane" w:date="2022-06-23T15:12:00Z"/>
                <w:rFonts w:ascii="Calibri" w:eastAsia="Times New Roman" w:hAnsi="Calibri" w:cs="Calibri"/>
                <w:color w:val="000000"/>
              </w:rPr>
            </w:pPr>
            <w:del w:id="1396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C60EF39" w14:textId="590ABCE2" w:rsidR="004F6583" w:rsidRPr="004F6583" w:rsidDel="00EB4CE1" w:rsidRDefault="004F6583" w:rsidP="004F6583">
            <w:pPr>
              <w:spacing w:after="0" w:line="240" w:lineRule="auto"/>
              <w:jc w:val="center"/>
              <w:rPr>
                <w:del w:id="13962" w:author="Stefanie Lane" w:date="2022-06-23T15:12:00Z"/>
                <w:rFonts w:ascii="Calibri" w:eastAsia="Times New Roman" w:hAnsi="Calibri" w:cs="Calibri"/>
                <w:color w:val="000000"/>
              </w:rPr>
            </w:pPr>
            <w:del w:id="1396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023E6AD" w14:textId="621A97CA" w:rsidTr="004F6583">
        <w:trPr>
          <w:trHeight w:val="290"/>
          <w:del w:id="13964" w:author="Stefanie Lane" w:date="2022-06-23T15:12:00Z"/>
        </w:trPr>
        <w:tc>
          <w:tcPr>
            <w:tcW w:w="1700" w:type="dxa"/>
            <w:vMerge/>
            <w:tcBorders>
              <w:top w:val="nil"/>
              <w:left w:val="nil"/>
              <w:bottom w:val="nil"/>
              <w:right w:val="nil"/>
            </w:tcBorders>
            <w:vAlign w:val="center"/>
            <w:hideMark/>
          </w:tcPr>
          <w:p w14:paraId="2F0D59CF" w14:textId="050B8089" w:rsidR="004F6583" w:rsidRPr="004F6583" w:rsidDel="00EB4CE1" w:rsidRDefault="004F6583" w:rsidP="004F6583">
            <w:pPr>
              <w:spacing w:after="0" w:line="240" w:lineRule="auto"/>
              <w:rPr>
                <w:del w:id="1396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254EC54A" w:rsidR="004F6583" w:rsidRPr="004F6583" w:rsidDel="00EB4CE1" w:rsidRDefault="004F6583" w:rsidP="004F6583">
            <w:pPr>
              <w:spacing w:after="0" w:line="240" w:lineRule="auto"/>
              <w:rPr>
                <w:del w:id="13966" w:author="Stefanie Lane" w:date="2022-06-23T15:12:00Z"/>
                <w:rFonts w:ascii="Arial" w:eastAsia="Times New Roman" w:hAnsi="Arial" w:cs="Arial"/>
                <w:i/>
                <w:iCs/>
                <w:sz w:val="20"/>
                <w:szCs w:val="20"/>
              </w:rPr>
            </w:pPr>
            <w:del w:id="13967"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nil"/>
              <w:left w:val="nil"/>
              <w:bottom w:val="nil"/>
              <w:right w:val="nil"/>
            </w:tcBorders>
            <w:shd w:val="clear" w:color="auto" w:fill="auto"/>
            <w:noWrap/>
            <w:vAlign w:val="bottom"/>
            <w:hideMark/>
          </w:tcPr>
          <w:p w14:paraId="2CFDFB33" w14:textId="59F3603A" w:rsidR="004F6583" w:rsidRPr="004F6583" w:rsidDel="00EB4CE1" w:rsidRDefault="004F6583" w:rsidP="004F6583">
            <w:pPr>
              <w:spacing w:after="0" w:line="240" w:lineRule="auto"/>
              <w:jc w:val="center"/>
              <w:rPr>
                <w:del w:id="13968" w:author="Stefanie Lane" w:date="2022-06-23T15:12:00Z"/>
                <w:rFonts w:ascii="Calibri" w:eastAsia="Times New Roman" w:hAnsi="Calibri" w:cs="Calibri"/>
                <w:color w:val="000000"/>
              </w:rPr>
            </w:pPr>
            <w:del w:id="13969" w:author="Stefanie Lane" w:date="2022-06-23T15:12:00Z">
              <w:r w:rsidRPr="004F6583" w:rsidDel="00EB4CE1">
                <w:rPr>
                  <w:rFonts w:ascii="Calibri" w:eastAsia="Times New Roman" w:hAnsi="Calibri" w:cs="Calibri"/>
                  <w:color w:val="000000"/>
                </w:rPr>
                <w:delText>0.17</w:delText>
              </w:r>
            </w:del>
          </w:p>
        </w:tc>
        <w:tc>
          <w:tcPr>
            <w:tcW w:w="960" w:type="dxa"/>
            <w:tcBorders>
              <w:top w:val="nil"/>
              <w:left w:val="nil"/>
              <w:bottom w:val="nil"/>
              <w:right w:val="nil"/>
            </w:tcBorders>
            <w:shd w:val="clear" w:color="auto" w:fill="auto"/>
            <w:noWrap/>
            <w:vAlign w:val="bottom"/>
            <w:hideMark/>
          </w:tcPr>
          <w:p w14:paraId="269A98C3" w14:textId="68BF81AF" w:rsidR="004F6583" w:rsidRPr="004F6583" w:rsidDel="00EB4CE1" w:rsidRDefault="004F6583" w:rsidP="004F6583">
            <w:pPr>
              <w:spacing w:after="0" w:line="240" w:lineRule="auto"/>
              <w:jc w:val="center"/>
              <w:rPr>
                <w:del w:id="13970" w:author="Stefanie Lane" w:date="2022-06-23T15:12:00Z"/>
                <w:rFonts w:ascii="Calibri" w:eastAsia="Times New Roman" w:hAnsi="Calibri" w:cs="Calibri"/>
                <w:color w:val="000000"/>
              </w:rPr>
            </w:pPr>
            <w:del w:id="13971" w:author="Stefanie Lane" w:date="2022-06-23T15:12:00Z">
              <w:r w:rsidRPr="004F6583" w:rsidDel="00EB4CE1">
                <w:rPr>
                  <w:rFonts w:ascii="Calibri" w:eastAsia="Times New Roman" w:hAnsi="Calibri" w:cs="Calibri"/>
                  <w:color w:val="000000"/>
                </w:rPr>
                <w:delText>0.30</w:delText>
              </w:r>
            </w:del>
          </w:p>
        </w:tc>
        <w:tc>
          <w:tcPr>
            <w:tcW w:w="960" w:type="dxa"/>
            <w:tcBorders>
              <w:top w:val="nil"/>
              <w:left w:val="nil"/>
              <w:bottom w:val="nil"/>
              <w:right w:val="nil"/>
            </w:tcBorders>
            <w:shd w:val="clear" w:color="auto" w:fill="auto"/>
            <w:noWrap/>
            <w:vAlign w:val="bottom"/>
            <w:hideMark/>
          </w:tcPr>
          <w:p w14:paraId="13E34463" w14:textId="15DF1701" w:rsidR="004F6583" w:rsidRPr="004F6583" w:rsidDel="00EB4CE1" w:rsidRDefault="004F6583" w:rsidP="004F6583">
            <w:pPr>
              <w:spacing w:after="0" w:line="240" w:lineRule="auto"/>
              <w:jc w:val="center"/>
              <w:rPr>
                <w:del w:id="13972" w:author="Stefanie Lane" w:date="2022-06-23T15:12:00Z"/>
                <w:rFonts w:ascii="Calibri" w:eastAsia="Times New Roman" w:hAnsi="Calibri" w:cs="Calibri"/>
                <w:color w:val="000000"/>
              </w:rPr>
            </w:pPr>
            <w:del w:id="13973"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2A824194" w:rsidR="004F6583" w:rsidRPr="004F6583" w:rsidDel="00EB4CE1" w:rsidRDefault="004F6583" w:rsidP="004F6583">
            <w:pPr>
              <w:spacing w:after="0" w:line="240" w:lineRule="auto"/>
              <w:jc w:val="center"/>
              <w:rPr>
                <w:del w:id="13974" w:author="Stefanie Lane" w:date="2022-06-23T15:12:00Z"/>
                <w:rFonts w:ascii="Calibri" w:eastAsia="Times New Roman" w:hAnsi="Calibri" w:cs="Calibri"/>
                <w:color w:val="000000"/>
              </w:rPr>
            </w:pPr>
            <w:del w:id="1397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0ECDB13" w14:textId="42CAFC5E" w:rsidTr="004F6583">
        <w:trPr>
          <w:trHeight w:val="290"/>
          <w:del w:id="13976" w:author="Stefanie Lane" w:date="2022-06-23T15:12:00Z"/>
        </w:trPr>
        <w:tc>
          <w:tcPr>
            <w:tcW w:w="1700" w:type="dxa"/>
            <w:vMerge/>
            <w:tcBorders>
              <w:top w:val="nil"/>
              <w:left w:val="nil"/>
              <w:bottom w:val="nil"/>
              <w:right w:val="nil"/>
            </w:tcBorders>
            <w:vAlign w:val="center"/>
            <w:hideMark/>
          </w:tcPr>
          <w:p w14:paraId="6C554FF7" w14:textId="313E1619" w:rsidR="004F6583" w:rsidRPr="004F6583" w:rsidDel="00EB4CE1" w:rsidRDefault="004F6583" w:rsidP="004F6583">
            <w:pPr>
              <w:spacing w:after="0" w:line="240" w:lineRule="auto"/>
              <w:rPr>
                <w:del w:id="1397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4D12F7F4" w:rsidR="004F6583" w:rsidRPr="004F6583" w:rsidDel="00EB4CE1" w:rsidRDefault="004F6583" w:rsidP="004F6583">
            <w:pPr>
              <w:spacing w:after="0" w:line="240" w:lineRule="auto"/>
              <w:rPr>
                <w:del w:id="13978" w:author="Stefanie Lane" w:date="2022-06-23T15:12:00Z"/>
                <w:rFonts w:ascii="Arial" w:eastAsia="Times New Roman" w:hAnsi="Arial" w:cs="Arial"/>
                <w:i/>
                <w:iCs/>
                <w:sz w:val="20"/>
                <w:szCs w:val="20"/>
              </w:rPr>
            </w:pPr>
            <w:del w:id="13979"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6BBF3224" w:rsidR="004F6583" w:rsidRPr="004F6583" w:rsidDel="00EB4CE1" w:rsidRDefault="004F6583" w:rsidP="004F6583">
            <w:pPr>
              <w:spacing w:after="0" w:line="240" w:lineRule="auto"/>
              <w:jc w:val="center"/>
              <w:rPr>
                <w:del w:id="13980" w:author="Stefanie Lane" w:date="2022-06-23T15:12:00Z"/>
                <w:rFonts w:ascii="Calibri" w:eastAsia="Times New Roman" w:hAnsi="Calibri" w:cs="Calibri"/>
                <w:color w:val="000000"/>
              </w:rPr>
            </w:pPr>
            <w:del w:id="13981" w:author="Stefanie Lane" w:date="2022-06-23T15:12:00Z">
              <w:r w:rsidRPr="004F6583" w:rsidDel="00EB4CE1">
                <w:rPr>
                  <w:rFonts w:ascii="Calibri" w:eastAsia="Times New Roman" w:hAnsi="Calibri" w:cs="Calibri"/>
                  <w:color w:val="000000"/>
                </w:rPr>
                <w:delText>0.21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20F37B80" w:rsidR="004F6583" w:rsidRPr="004F6583" w:rsidDel="00EB4CE1" w:rsidRDefault="004F6583" w:rsidP="004F6583">
            <w:pPr>
              <w:spacing w:after="0" w:line="240" w:lineRule="auto"/>
              <w:jc w:val="center"/>
              <w:rPr>
                <w:del w:id="13982" w:author="Stefanie Lane" w:date="2022-06-23T15:12:00Z"/>
                <w:rFonts w:ascii="Calibri" w:eastAsia="Times New Roman" w:hAnsi="Calibri" w:cs="Calibri"/>
                <w:color w:val="000000"/>
              </w:rPr>
            </w:pPr>
            <w:del w:id="13983"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37D5B10C" w:rsidR="004F6583" w:rsidRPr="004F6583" w:rsidDel="00EB4CE1" w:rsidRDefault="004F6583" w:rsidP="004F6583">
            <w:pPr>
              <w:spacing w:after="0" w:line="240" w:lineRule="auto"/>
              <w:jc w:val="center"/>
              <w:rPr>
                <w:del w:id="13984" w:author="Stefanie Lane" w:date="2022-06-23T15:12:00Z"/>
                <w:rFonts w:ascii="Calibri" w:eastAsia="Times New Roman" w:hAnsi="Calibri" w:cs="Calibri"/>
                <w:color w:val="000000"/>
              </w:rPr>
            </w:pPr>
            <w:del w:id="13985"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444E750A" w14:textId="1BF5E125" w:rsidR="004F6583" w:rsidRPr="004F6583" w:rsidDel="00EB4CE1" w:rsidRDefault="004F6583" w:rsidP="004F6583">
            <w:pPr>
              <w:spacing w:after="0" w:line="240" w:lineRule="auto"/>
              <w:jc w:val="center"/>
              <w:rPr>
                <w:del w:id="13986" w:author="Stefanie Lane" w:date="2022-06-23T15:12:00Z"/>
                <w:rFonts w:ascii="Calibri" w:eastAsia="Times New Roman" w:hAnsi="Calibri" w:cs="Calibri"/>
                <w:color w:val="000000"/>
              </w:rPr>
            </w:pPr>
            <w:del w:id="1398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AC6D7CB" w14:textId="3AB7DAEA" w:rsidTr="004F6583">
        <w:trPr>
          <w:trHeight w:val="290"/>
          <w:del w:id="13988" w:author="Stefanie Lane" w:date="2022-06-23T15:12:00Z"/>
        </w:trPr>
        <w:tc>
          <w:tcPr>
            <w:tcW w:w="1700" w:type="dxa"/>
            <w:vMerge/>
            <w:tcBorders>
              <w:top w:val="nil"/>
              <w:left w:val="nil"/>
              <w:bottom w:val="nil"/>
              <w:right w:val="nil"/>
            </w:tcBorders>
            <w:vAlign w:val="center"/>
            <w:hideMark/>
          </w:tcPr>
          <w:p w14:paraId="699D2498" w14:textId="00407745" w:rsidR="004F6583" w:rsidRPr="004F6583" w:rsidDel="00EB4CE1" w:rsidRDefault="004F6583" w:rsidP="004F6583">
            <w:pPr>
              <w:spacing w:after="0" w:line="240" w:lineRule="auto"/>
              <w:rPr>
                <w:del w:id="1398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442C52BB" w:rsidR="004F6583" w:rsidRPr="004F6583" w:rsidDel="00EB4CE1" w:rsidRDefault="004F6583" w:rsidP="004F6583">
            <w:pPr>
              <w:spacing w:after="0" w:line="240" w:lineRule="auto"/>
              <w:rPr>
                <w:del w:id="13990" w:author="Stefanie Lane" w:date="2022-06-23T15:12:00Z"/>
                <w:rFonts w:ascii="Arial" w:eastAsia="Times New Roman" w:hAnsi="Arial" w:cs="Arial"/>
                <w:i/>
                <w:iCs/>
                <w:sz w:val="20"/>
                <w:szCs w:val="20"/>
              </w:rPr>
            </w:pPr>
            <w:del w:id="13991"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nil"/>
              <w:left w:val="nil"/>
              <w:bottom w:val="nil"/>
              <w:right w:val="nil"/>
            </w:tcBorders>
            <w:shd w:val="clear" w:color="auto" w:fill="auto"/>
            <w:noWrap/>
            <w:vAlign w:val="bottom"/>
            <w:hideMark/>
          </w:tcPr>
          <w:p w14:paraId="0D998997" w14:textId="736EA068" w:rsidR="004F6583" w:rsidRPr="004F6583" w:rsidDel="00EB4CE1" w:rsidRDefault="004F6583" w:rsidP="004F6583">
            <w:pPr>
              <w:spacing w:after="0" w:line="240" w:lineRule="auto"/>
              <w:jc w:val="center"/>
              <w:rPr>
                <w:del w:id="13992" w:author="Stefanie Lane" w:date="2022-06-23T15:12:00Z"/>
                <w:rFonts w:ascii="Calibri" w:eastAsia="Times New Roman" w:hAnsi="Calibri" w:cs="Calibri"/>
                <w:color w:val="000000"/>
              </w:rPr>
            </w:pPr>
            <w:del w:id="13993"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5640156F" w14:textId="760CA127" w:rsidR="004F6583" w:rsidRPr="004F6583" w:rsidDel="00EB4CE1" w:rsidRDefault="004F6583" w:rsidP="004F6583">
            <w:pPr>
              <w:spacing w:after="0" w:line="240" w:lineRule="auto"/>
              <w:jc w:val="center"/>
              <w:rPr>
                <w:del w:id="13994" w:author="Stefanie Lane" w:date="2022-06-23T15:12:00Z"/>
                <w:rFonts w:ascii="Calibri" w:eastAsia="Times New Roman" w:hAnsi="Calibri" w:cs="Calibri"/>
                <w:color w:val="000000"/>
              </w:rPr>
            </w:pPr>
            <w:del w:id="13995" w:author="Stefanie Lane" w:date="2022-06-23T15:12:00Z">
              <w:r w:rsidRPr="004F6583" w:rsidDel="00EB4CE1">
                <w:rPr>
                  <w:rFonts w:ascii="Calibri" w:eastAsia="Times New Roman" w:hAnsi="Calibri" w:cs="Calibri"/>
                  <w:color w:val="000000"/>
                </w:rPr>
                <w:delText>1.73</w:delText>
              </w:r>
            </w:del>
          </w:p>
        </w:tc>
        <w:tc>
          <w:tcPr>
            <w:tcW w:w="960" w:type="dxa"/>
            <w:tcBorders>
              <w:top w:val="nil"/>
              <w:left w:val="nil"/>
              <w:bottom w:val="nil"/>
              <w:right w:val="nil"/>
            </w:tcBorders>
            <w:shd w:val="clear" w:color="auto" w:fill="auto"/>
            <w:noWrap/>
            <w:vAlign w:val="bottom"/>
            <w:hideMark/>
          </w:tcPr>
          <w:p w14:paraId="73832A46" w14:textId="5D8F3A3F" w:rsidR="004F6583" w:rsidRPr="004F6583" w:rsidDel="00EB4CE1" w:rsidRDefault="004F6583" w:rsidP="004F6583">
            <w:pPr>
              <w:spacing w:after="0" w:line="240" w:lineRule="auto"/>
              <w:jc w:val="center"/>
              <w:rPr>
                <w:del w:id="13996" w:author="Stefanie Lane" w:date="2022-06-23T15:12:00Z"/>
                <w:rFonts w:ascii="Calibri" w:eastAsia="Times New Roman" w:hAnsi="Calibri" w:cs="Calibri"/>
                <w:color w:val="000000"/>
              </w:rPr>
            </w:pPr>
            <w:del w:id="13997"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5ABA5E13" w:rsidR="004F6583" w:rsidRPr="004F6583" w:rsidDel="00EB4CE1" w:rsidRDefault="004F6583" w:rsidP="004F6583">
            <w:pPr>
              <w:spacing w:after="0" w:line="240" w:lineRule="auto"/>
              <w:jc w:val="center"/>
              <w:rPr>
                <w:del w:id="13998" w:author="Stefanie Lane" w:date="2022-06-23T15:12:00Z"/>
                <w:rFonts w:ascii="Calibri" w:eastAsia="Times New Roman" w:hAnsi="Calibri" w:cs="Calibri"/>
                <w:color w:val="000000"/>
              </w:rPr>
            </w:pPr>
            <w:del w:id="1399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712F64E" w14:textId="34AE2DEA" w:rsidTr="004F6583">
        <w:trPr>
          <w:trHeight w:val="290"/>
          <w:del w:id="14000" w:author="Stefanie Lane" w:date="2022-06-23T15:12:00Z"/>
        </w:trPr>
        <w:tc>
          <w:tcPr>
            <w:tcW w:w="1700" w:type="dxa"/>
            <w:vMerge/>
            <w:tcBorders>
              <w:top w:val="nil"/>
              <w:left w:val="nil"/>
              <w:bottom w:val="nil"/>
              <w:right w:val="nil"/>
            </w:tcBorders>
            <w:vAlign w:val="center"/>
            <w:hideMark/>
          </w:tcPr>
          <w:p w14:paraId="495150C6" w14:textId="3A561EF2" w:rsidR="004F6583" w:rsidRPr="004F6583" w:rsidDel="00EB4CE1" w:rsidRDefault="004F6583" w:rsidP="004F6583">
            <w:pPr>
              <w:spacing w:after="0" w:line="240" w:lineRule="auto"/>
              <w:rPr>
                <w:del w:id="1400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14EDFEE3" w:rsidR="004F6583" w:rsidRPr="004F6583" w:rsidDel="00EB4CE1" w:rsidRDefault="004F6583" w:rsidP="004F6583">
            <w:pPr>
              <w:spacing w:after="0" w:line="240" w:lineRule="auto"/>
              <w:rPr>
                <w:del w:id="14002" w:author="Stefanie Lane" w:date="2022-06-23T15:12:00Z"/>
                <w:rFonts w:ascii="Arial" w:eastAsia="Times New Roman" w:hAnsi="Arial" w:cs="Arial"/>
                <w:i/>
                <w:iCs/>
                <w:sz w:val="20"/>
                <w:szCs w:val="20"/>
              </w:rPr>
            </w:pPr>
            <w:del w:id="14003" w:author="Stefanie Lane" w:date="2022-06-23T15:12:00Z">
              <w:r w:rsidRPr="004F6583" w:rsidDel="00EB4CE1">
                <w:rPr>
                  <w:rFonts w:ascii="Arial" w:eastAsia="Times New Roman" w:hAnsi="Arial" w:cs="Arial"/>
                  <w:i/>
                  <w:iCs/>
                  <w:sz w:val="20"/>
                  <w:szCs w:val="20"/>
                </w:rPr>
                <w:delText>Poa trivialis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0957FD32" w:rsidR="004F6583" w:rsidRPr="004F6583" w:rsidDel="00EB4CE1" w:rsidRDefault="004F6583" w:rsidP="004F6583">
            <w:pPr>
              <w:spacing w:after="0" w:line="240" w:lineRule="auto"/>
              <w:jc w:val="center"/>
              <w:rPr>
                <w:del w:id="14004" w:author="Stefanie Lane" w:date="2022-06-23T15:12:00Z"/>
                <w:rFonts w:ascii="Calibri" w:eastAsia="Times New Roman" w:hAnsi="Calibri" w:cs="Calibri"/>
                <w:color w:val="000000"/>
              </w:rPr>
            </w:pPr>
            <w:del w:id="14005" w:author="Stefanie Lane" w:date="2022-06-23T15:12:00Z">
              <w:r w:rsidRPr="004F6583" w:rsidDel="00EB4CE1">
                <w:rPr>
                  <w:rFonts w:ascii="Calibri" w:eastAsia="Times New Roman" w:hAnsi="Calibri" w:cs="Calibri"/>
                  <w:color w:val="000000"/>
                </w:rPr>
                <w:delText>0.31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0F991985" w:rsidR="004F6583" w:rsidRPr="004F6583" w:rsidDel="00EB4CE1" w:rsidRDefault="004F6583" w:rsidP="004F6583">
            <w:pPr>
              <w:spacing w:after="0" w:line="240" w:lineRule="auto"/>
              <w:jc w:val="center"/>
              <w:rPr>
                <w:del w:id="14006" w:author="Stefanie Lane" w:date="2022-06-23T15:12:00Z"/>
                <w:rFonts w:ascii="Calibri" w:eastAsia="Times New Roman" w:hAnsi="Calibri" w:cs="Calibri"/>
                <w:color w:val="000000"/>
              </w:rPr>
            </w:pPr>
            <w:del w:id="1400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F74B930" w:rsidR="004F6583" w:rsidRPr="004F6583" w:rsidDel="00EB4CE1" w:rsidRDefault="004F6583" w:rsidP="004F6583">
            <w:pPr>
              <w:spacing w:after="0" w:line="240" w:lineRule="auto"/>
              <w:jc w:val="center"/>
              <w:rPr>
                <w:del w:id="14008" w:author="Stefanie Lane" w:date="2022-06-23T15:12:00Z"/>
                <w:rFonts w:ascii="Calibri" w:eastAsia="Times New Roman" w:hAnsi="Calibri" w:cs="Calibri"/>
                <w:color w:val="000000"/>
              </w:rPr>
            </w:pPr>
            <w:del w:id="1400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104B629E" w14:textId="3BF15748" w:rsidR="004F6583" w:rsidRPr="004F6583" w:rsidDel="00EB4CE1" w:rsidRDefault="004F6583" w:rsidP="004F6583">
            <w:pPr>
              <w:spacing w:after="0" w:line="240" w:lineRule="auto"/>
              <w:jc w:val="center"/>
              <w:rPr>
                <w:del w:id="14010" w:author="Stefanie Lane" w:date="2022-06-23T15:12:00Z"/>
                <w:rFonts w:ascii="Calibri" w:eastAsia="Times New Roman" w:hAnsi="Calibri" w:cs="Calibri"/>
                <w:color w:val="000000"/>
              </w:rPr>
            </w:pPr>
            <w:del w:id="1401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7308D6B" w14:textId="5C7C70BF" w:rsidTr="004F6583">
        <w:trPr>
          <w:trHeight w:val="290"/>
          <w:del w:id="14012" w:author="Stefanie Lane" w:date="2022-06-23T15:12:00Z"/>
        </w:trPr>
        <w:tc>
          <w:tcPr>
            <w:tcW w:w="1700" w:type="dxa"/>
            <w:vMerge/>
            <w:tcBorders>
              <w:top w:val="nil"/>
              <w:left w:val="nil"/>
              <w:bottom w:val="nil"/>
              <w:right w:val="nil"/>
            </w:tcBorders>
            <w:vAlign w:val="center"/>
            <w:hideMark/>
          </w:tcPr>
          <w:p w14:paraId="6D7FDCEF" w14:textId="19242BCC" w:rsidR="004F6583" w:rsidRPr="004F6583" w:rsidDel="00EB4CE1" w:rsidRDefault="004F6583" w:rsidP="004F6583">
            <w:pPr>
              <w:spacing w:after="0" w:line="240" w:lineRule="auto"/>
              <w:rPr>
                <w:del w:id="1401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1BB0F705" w:rsidR="004F6583" w:rsidRPr="004F6583" w:rsidDel="00EB4CE1" w:rsidRDefault="004F6583" w:rsidP="004F6583">
            <w:pPr>
              <w:spacing w:after="0" w:line="240" w:lineRule="auto"/>
              <w:rPr>
                <w:del w:id="14014" w:author="Stefanie Lane" w:date="2022-06-23T15:12:00Z"/>
                <w:rFonts w:ascii="Arial" w:eastAsia="Times New Roman" w:hAnsi="Arial" w:cs="Arial"/>
                <w:i/>
                <w:iCs/>
                <w:sz w:val="20"/>
                <w:szCs w:val="20"/>
              </w:rPr>
            </w:pPr>
            <w:del w:id="14015" w:author="Stefanie Lane" w:date="2022-06-23T15:12:00Z">
              <w:r w:rsidRPr="004F6583" w:rsidDel="00EB4CE1">
                <w:rPr>
                  <w:rFonts w:ascii="Arial" w:eastAsia="Times New Roman" w:hAnsi="Arial" w:cs="Arial"/>
                  <w:i/>
                  <w:iCs/>
                  <w:sz w:val="20"/>
                  <w:szCs w:val="20"/>
                </w:rPr>
                <w:delText>Polygonum hydropiper</w:delText>
              </w:r>
            </w:del>
          </w:p>
        </w:tc>
        <w:tc>
          <w:tcPr>
            <w:tcW w:w="960" w:type="dxa"/>
            <w:tcBorders>
              <w:top w:val="nil"/>
              <w:left w:val="nil"/>
              <w:bottom w:val="nil"/>
              <w:right w:val="nil"/>
            </w:tcBorders>
            <w:shd w:val="clear" w:color="auto" w:fill="auto"/>
            <w:noWrap/>
            <w:vAlign w:val="bottom"/>
            <w:hideMark/>
          </w:tcPr>
          <w:p w14:paraId="3AFC059B" w14:textId="6F014059" w:rsidR="004F6583" w:rsidRPr="004F6583" w:rsidDel="00EB4CE1" w:rsidRDefault="004F6583" w:rsidP="004F6583">
            <w:pPr>
              <w:spacing w:after="0" w:line="240" w:lineRule="auto"/>
              <w:jc w:val="center"/>
              <w:rPr>
                <w:del w:id="14016" w:author="Stefanie Lane" w:date="2022-06-23T15:12:00Z"/>
                <w:rFonts w:ascii="Calibri" w:eastAsia="Times New Roman" w:hAnsi="Calibri" w:cs="Calibri"/>
                <w:color w:val="000000"/>
              </w:rPr>
            </w:pPr>
            <w:del w:id="14017"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716FEE10" w14:textId="1E0E85C1" w:rsidR="004F6583" w:rsidRPr="004F6583" w:rsidDel="00EB4CE1" w:rsidRDefault="004F6583" w:rsidP="004F6583">
            <w:pPr>
              <w:spacing w:after="0" w:line="240" w:lineRule="auto"/>
              <w:jc w:val="center"/>
              <w:rPr>
                <w:del w:id="14018" w:author="Stefanie Lane" w:date="2022-06-23T15:12:00Z"/>
                <w:rFonts w:ascii="Calibri" w:eastAsia="Times New Roman" w:hAnsi="Calibri" w:cs="Calibri"/>
                <w:color w:val="000000"/>
              </w:rPr>
            </w:pPr>
            <w:del w:id="1401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E0CC516" w14:textId="2E2DF47D" w:rsidR="004F6583" w:rsidRPr="004F6583" w:rsidDel="00EB4CE1" w:rsidRDefault="004F6583" w:rsidP="004F6583">
            <w:pPr>
              <w:spacing w:after="0" w:line="240" w:lineRule="auto"/>
              <w:jc w:val="center"/>
              <w:rPr>
                <w:del w:id="14020" w:author="Stefanie Lane" w:date="2022-06-23T15:12:00Z"/>
                <w:rFonts w:ascii="Calibri" w:eastAsia="Times New Roman" w:hAnsi="Calibri" w:cs="Calibri"/>
                <w:color w:val="000000"/>
              </w:rPr>
            </w:pPr>
            <w:del w:id="1402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34091BCE" w:rsidR="004F6583" w:rsidRPr="004F6583" w:rsidDel="00EB4CE1" w:rsidRDefault="004F6583" w:rsidP="004F6583">
            <w:pPr>
              <w:spacing w:after="0" w:line="240" w:lineRule="auto"/>
              <w:jc w:val="center"/>
              <w:rPr>
                <w:del w:id="14022" w:author="Stefanie Lane" w:date="2022-06-23T15:12:00Z"/>
                <w:rFonts w:ascii="Calibri" w:eastAsia="Times New Roman" w:hAnsi="Calibri" w:cs="Calibri"/>
                <w:color w:val="000000"/>
              </w:rPr>
            </w:pPr>
            <w:del w:id="14023"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9FB0C07" w14:textId="1F0F6905" w:rsidTr="004F6583">
        <w:trPr>
          <w:trHeight w:val="290"/>
          <w:del w:id="14024" w:author="Stefanie Lane" w:date="2022-06-23T15:12:00Z"/>
        </w:trPr>
        <w:tc>
          <w:tcPr>
            <w:tcW w:w="1700" w:type="dxa"/>
            <w:vMerge/>
            <w:tcBorders>
              <w:top w:val="nil"/>
              <w:left w:val="nil"/>
              <w:bottom w:val="nil"/>
              <w:right w:val="nil"/>
            </w:tcBorders>
            <w:vAlign w:val="center"/>
            <w:hideMark/>
          </w:tcPr>
          <w:p w14:paraId="0CAE1379" w14:textId="2CFE3118" w:rsidR="004F6583" w:rsidRPr="004F6583" w:rsidDel="00EB4CE1" w:rsidRDefault="004F6583" w:rsidP="004F6583">
            <w:pPr>
              <w:spacing w:after="0" w:line="240" w:lineRule="auto"/>
              <w:rPr>
                <w:del w:id="1402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2EAE3A2A" w:rsidR="004F6583" w:rsidRPr="004F6583" w:rsidDel="00EB4CE1" w:rsidRDefault="004F6583" w:rsidP="004F6583">
            <w:pPr>
              <w:spacing w:after="0" w:line="240" w:lineRule="auto"/>
              <w:rPr>
                <w:del w:id="14026" w:author="Stefanie Lane" w:date="2022-06-23T15:12:00Z"/>
                <w:rFonts w:ascii="Arial" w:eastAsia="Times New Roman" w:hAnsi="Arial" w:cs="Arial"/>
                <w:i/>
                <w:iCs/>
                <w:sz w:val="20"/>
                <w:szCs w:val="20"/>
              </w:rPr>
            </w:pPr>
            <w:del w:id="14027"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6CFA2BEE" w:rsidR="004F6583" w:rsidRPr="004F6583" w:rsidDel="00EB4CE1" w:rsidRDefault="004F6583" w:rsidP="004F6583">
            <w:pPr>
              <w:spacing w:after="0" w:line="240" w:lineRule="auto"/>
              <w:jc w:val="center"/>
              <w:rPr>
                <w:del w:id="14028" w:author="Stefanie Lane" w:date="2022-06-23T15:12:00Z"/>
                <w:rFonts w:ascii="Calibri" w:eastAsia="Times New Roman" w:hAnsi="Calibri" w:cs="Calibri"/>
                <w:color w:val="000000"/>
              </w:rPr>
            </w:pPr>
            <w:del w:id="14029"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54743F06" w:rsidR="004F6583" w:rsidRPr="004F6583" w:rsidDel="00EB4CE1" w:rsidRDefault="004F6583" w:rsidP="004F6583">
            <w:pPr>
              <w:spacing w:after="0" w:line="240" w:lineRule="auto"/>
              <w:jc w:val="center"/>
              <w:rPr>
                <w:del w:id="14030" w:author="Stefanie Lane" w:date="2022-06-23T15:12:00Z"/>
                <w:rFonts w:ascii="Calibri" w:eastAsia="Times New Roman" w:hAnsi="Calibri" w:cs="Calibri"/>
                <w:color w:val="000000"/>
              </w:rPr>
            </w:pPr>
            <w:del w:id="14031"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0AA2A2DF" w:rsidR="004F6583" w:rsidRPr="004F6583" w:rsidDel="00EB4CE1" w:rsidRDefault="004F6583" w:rsidP="004F6583">
            <w:pPr>
              <w:spacing w:after="0" w:line="240" w:lineRule="auto"/>
              <w:jc w:val="center"/>
              <w:rPr>
                <w:del w:id="14032" w:author="Stefanie Lane" w:date="2022-06-23T15:12:00Z"/>
                <w:rFonts w:ascii="Calibri" w:eastAsia="Times New Roman" w:hAnsi="Calibri" w:cs="Calibri"/>
                <w:color w:val="000000"/>
              </w:rPr>
            </w:pPr>
            <w:del w:id="1403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66A884C9" w14:textId="1C4F08C0" w:rsidR="004F6583" w:rsidRPr="004F6583" w:rsidDel="00EB4CE1" w:rsidRDefault="004F6583" w:rsidP="004F6583">
            <w:pPr>
              <w:spacing w:after="0" w:line="240" w:lineRule="auto"/>
              <w:jc w:val="center"/>
              <w:rPr>
                <w:del w:id="14034" w:author="Stefanie Lane" w:date="2022-06-23T15:12:00Z"/>
                <w:rFonts w:ascii="Calibri" w:eastAsia="Times New Roman" w:hAnsi="Calibri" w:cs="Calibri"/>
                <w:color w:val="000000"/>
              </w:rPr>
            </w:pPr>
            <w:del w:id="14035"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C877BE5" w14:textId="0EA44F71" w:rsidTr="004F6583">
        <w:trPr>
          <w:trHeight w:val="290"/>
          <w:del w:id="14036" w:author="Stefanie Lane" w:date="2022-06-23T15:12:00Z"/>
        </w:trPr>
        <w:tc>
          <w:tcPr>
            <w:tcW w:w="1700" w:type="dxa"/>
            <w:vMerge/>
            <w:tcBorders>
              <w:top w:val="nil"/>
              <w:left w:val="nil"/>
              <w:bottom w:val="nil"/>
              <w:right w:val="nil"/>
            </w:tcBorders>
            <w:vAlign w:val="center"/>
            <w:hideMark/>
          </w:tcPr>
          <w:p w14:paraId="5F094FCB" w14:textId="2D3CB24B" w:rsidR="004F6583" w:rsidRPr="004F6583" w:rsidDel="00EB4CE1" w:rsidRDefault="004F6583" w:rsidP="004F6583">
            <w:pPr>
              <w:spacing w:after="0" w:line="240" w:lineRule="auto"/>
              <w:rPr>
                <w:del w:id="1403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1198836E" w:rsidR="004F6583" w:rsidRPr="004F6583" w:rsidDel="00EB4CE1" w:rsidRDefault="004F6583" w:rsidP="004F6583">
            <w:pPr>
              <w:spacing w:after="0" w:line="240" w:lineRule="auto"/>
              <w:rPr>
                <w:del w:id="14038" w:author="Stefanie Lane" w:date="2022-06-23T15:12:00Z"/>
                <w:rFonts w:ascii="Calibri" w:eastAsia="Times New Roman" w:hAnsi="Calibri" w:cs="Calibri"/>
                <w:i/>
                <w:iCs/>
                <w:color w:val="000000"/>
              </w:rPr>
            </w:pPr>
            <w:del w:id="14039" w:author="Stefanie Lane" w:date="2022-06-23T15:12:00Z">
              <w:r w:rsidRPr="004F6583" w:rsidDel="00EB4CE1">
                <w:rPr>
                  <w:rFonts w:ascii="Calibri" w:eastAsia="Times New Roman" w:hAnsi="Calibri" w:cs="Calibri"/>
                  <w:i/>
                  <w:iCs/>
                  <w:color w:val="000000"/>
                </w:rPr>
                <w:delText xml:space="preserve">Salix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5676103F" w14:textId="22F6BDF9" w:rsidR="004F6583" w:rsidRPr="004F6583" w:rsidDel="00EB4CE1" w:rsidRDefault="004F6583" w:rsidP="004F6583">
            <w:pPr>
              <w:spacing w:after="0" w:line="240" w:lineRule="auto"/>
              <w:jc w:val="center"/>
              <w:rPr>
                <w:del w:id="14040" w:author="Stefanie Lane" w:date="2022-06-23T15:12:00Z"/>
                <w:rFonts w:ascii="Calibri" w:eastAsia="Times New Roman" w:hAnsi="Calibri" w:cs="Calibri"/>
                <w:color w:val="000000"/>
              </w:rPr>
            </w:pPr>
            <w:del w:id="14041"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0A5A2BD1" w14:textId="6EE2B6F8" w:rsidR="004F6583" w:rsidRPr="004F6583" w:rsidDel="00EB4CE1" w:rsidRDefault="004F6583" w:rsidP="004F6583">
            <w:pPr>
              <w:spacing w:after="0" w:line="240" w:lineRule="auto"/>
              <w:jc w:val="center"/>
              <w:rPr>
                <w:del w:id="14042" w:author="Stefanie Lane" w:date="2022-06-23T15:12:00Z"/>
                <w:rFonts w:ascii="Calibri" w:eastAsia="Times New Roman" w:hAnsi="Calibri" w:cs="Calibri"/>
                <w:color w:val="000000"/>
              </w:rPr>
            </w:pPr>
            <w:del w:id="1404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04F9CC2" w14:textId="0A924D2C" w:rsidR="004F6583" w:rsidRPr="004F6583" w:rsidDel="00EB4CE1" w:rsidRDefault="004F6583" w:rsidP="004F6583">
            <w:pPr>
              <w:spacing w:after="0" w:line="240" w:lineRule="auto"/>
              <w:jc w:val="center"/>
              <w:rPr>
                <w:del w:id="14044" w:author="Stefanie Lane" w:date="2022-06-23T15:12:00Z"/>
                <w:rFonts w:ascii="Calibri" w:eastAsia="Times New Roman" w:hAnsi="Calibri" w:cs="Calibri"/>
                <w:color w:val="000000"/>
              </w:rPr>
            </w:pPr>
            <w:del w:id="14045"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29A734E0" w:rsidR="004F6583" w:rsidRPr="004F6583" w:rsidDel="00EB4CE1" w:rsidRDefault="004F6583" w:rsidP="004F6583">
            <w:pPr>
              <w:spacing w:after="0" w:line="240" w:lineRule="auto"/>
              <w:jc w:val="center"/>
              <w:rPr>
                <w:del w:id="14046" w:author="Stefanie Lane" w:date="2022-06-23T15:12:00Z"/>
                <w:rFonts w:ascii="Calibri" w:eastAsia="Times New Roman" w:hAnsi="Calibri" w:cs="Calibri"/>
                <w:color w:val="000000"/>
              </w:rPr>
            </w:pPr>
            <w:del w:id="14047"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FFEB484" w14:textId="30B3194D" w:rsidTr="004F6583">
        <w:trPr>
          <w:trHeight w:val="290"/>
          <w:del w:id="14048" w:author="Stefanie Lane" w:date="2022-06-23T15:12:00Z"/>
        </w:trPr>
        <w:tc>
          <w:tcPr>
            <w:tcW w:w="1700" w:type="dxa"/>
            <w:vMerge/>
            <w:tcBorders>
              <w:top w:val="nil"/>
              <w:left w:val="nil"/>
              <w:bottom w:val="nil"/>
              <w:right w:val="nil"/>
            </w:tcBorders>
            <w:vAlign w:val="center"/>
            <w:hideMark/>
          </w:tcPr>
          <w:p w14:paraId="54A8F4EE" w14:textId="50886243" w:rsidR="004F6583" w:rsidRPr="004F6583" w:rsidDel="00EB4CE1" w:rsidRDefault="004F6583" w:rsidP="004F6583">
            <w:pPr>
              <w:spacing w:after="0" w:line="240" w:lineRule="auto"/>
              <w:rPr>
                <w:del w:id="1404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1B2E97BB" w:rsidR="004F6583" w:rsidRPr="004F6583" w:rsidDel="00EB4CE1" w:rsidRDefault="004F6583" w:rsidP="004F6583">
            <w:pPr>
              <w:spacing w:after="0" w:line="240" w:lineRule="auto"/>
              <w:rPr>
                <w:del w:id="14050" w:author="Stefanie Lane" w:date="2022-06-23T15:12:00Z"/>
                <w:rFonts w:ascii="Arial" w:eastAsia="Times New Roman" w:hAnsi="Arial" w:cs="Arial"/>
                <w:i/>
                <w:iCs/>
                <w:sz w:val="20"/>
                <w:szCs w:val="20"/>
              </w:rPr>
            </w:pPr>
            <w:del w:id="14051"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657FB048" w:rsidR="004F6583" w:rsidRPr="004F6583" w:rsidDel="00EB4CE1" w:rsidRDefault="004F6583" w:rsidP="004F6583">
            <w:pPr>
              <w:spacing w:after="0" w:line="240" w:lineRule="auto"/>
              <w:jc w:val="center"/>
              <w:rPr>
                <w:del w:id="14052" w:author="Stefanie Lane" w:date="2022-06-23T15:12:00Z"/>
                <w:rFonts w:ascii="Calibri" w:eastAsia="Times New Roman" w:hAnsi="Calibri" w:cs="Calibri"/>
                <w:color w:val="000000"/>
              </w:rPr>
            </w:pPr>
            <w:del w:id="14053" w:author="Stefanie Lane" w:date="2022-06-23T15:12:00Z">
              <w:r w:rsidRPr="004F6583" w:rsidDel="00EB4CE1">
                <w:rPr>
                  <w:rFonts w:ascii="Calibri" w:eastAsia="Times New Roman" w:hAnsi="Calibri" w:cs="Calibri"/>
                  <w:color w:val="000000"/>
                </w:rPr>
                <w:delText>0.14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3D3A77A4" w:rsidR="004F6583" w:rsidRPr="004F6583" w:rsidDel="00EB4CE1" w:rsidRDefault="004F6583" w:rsidP="004F6583">
            <w:pPr>
              <w:spacing w:after="0" w:line="240" w:lineRule="auto"/>
              <w:jc w:val="center"/>
              <w:rPr>
                <w:del w:id="14054" w:author="Stefanie Lane" w:date="2022-06-23T15:12:00Z"/>
                <w:rFonts w:ascii="Calibri" w:eastAsia="Times New Roman" w:hAnsi="Calibri" w:cs="Calibri"/>
                <w:color w:val="000000"/>
              </w:rPr>
            </w:pPr>
            <w:del w:id="14055"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070CB529" w:rsidR="004F6583" w:rsidRPr="004F6583" w:rsidDel="00EB4CE1" w:rsidRDefault="004F6583" w:rsidP="004F6583">
            <w:pPr>
              <w:spacing w:after="0" w:line="240" w:lineRule="auto"/>
              <w:jc w:val="center"/>
              <w:rPr>
                <w:del w:id="14056" w:author="Stefanie Lane" w:date="2022-06-23T15:12:00Z"/>
                <w:rFonts w:ascii="Calibri" w:eastAsia="Times New Roman" w:hAnsi="Calibri" w:cs="Calibri"/>
                <w:color w:val="000000"/>
              </w:rPr>
            </w:pPr>
            <w:del w:id="1405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EA661B1" w14:textId="0D8E8C90" w:rsidR="004F6583" w:rsidRPr="004F6583" w:rsidDel="00EB4CE1" w:rsidRDefault="004F6583" w:rsidP="004F6583">
            <w:pPr>
              <w:spacing w:after="0" w:line="240" w:lineRule="auto"/>
              <w:jc w:val="center"/>
              <w:rPr>
                <w:del w:id="14058" w:author="Stefanie Lane" w:date="2022-06-23T15:12:00Z"/>
                <w:rFonts w:ascii="Calibri" w:eastAsia="Times New Roman" w:hAnsi="Calibri" w:cs="Calibri"/>
                <w:color w:val="000000"/>
              </w:rPr>
            </w:pPr>
            <w:del w:id="14059"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7551681" w14:textId="531AE1BE" w:rsidTr="004F6583">
        <w:trPr>
          <w:trHeight w:val="290"/>
          <w:del w:id="14060" w:author="Stefanie Lane" w:date="2022-06-23T15:12:00Z"/>
        </w:trPr>
        <w:tc>
          <w:tcPr>
            <w:tcW w:w="1700" w:type="dxa"/>
            <w:vMerge/>
            <w:tcBorders>
              <w:top w:val="nil"/>
              <w:left w:val="nil"/>
              <w:bottom w:val="nil"/>
              <w:right w:val="nil"/>
            </w:tcBorders>
            <w:vAlign w:val="center"/>
            <w:hideMark/>
          </w:tcPr>
          <w:p w14:paraId="79601779" w14:textId="61DE6029" w:rsidR="004F6583" w:rsidRPr="004F6583" w:rsidDel="00EB4CE1" w:rsidRDefault="004F6583" w:rsidP="004F6583">
            <w:pPr>
              <w:spacing w:after="0" w:line="240" w:lineRule="auto"/>
              <w:rPr>
                <w:del w:id="1406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2B1BDFC9" w:rsidR="004F6583" w:rsidRPr="004F6583" w:rsidDel="00EB4CE1" w:rsidRDefault="004F6583" w:rsidP="004F6583">
            <w:pPr>
              <w:spacing w:after="0" w:line="240" w:lineRule="auto"/>
              <w:rPr>
                <w:del w:id="14062" w:author="Stefanie Lane" w:date="2022-06-23T15:12:00Z"/>
                <w:rFonts w:ascii="Arial" w:eastAsia="Times New Roman" w:hAnsi="Arial" w:cs="Arial"/>
                <w:i/>
                <w:iCs/>
                <w:sz w:val="20"/>
                <w:szCs w:val="20"/>
              </w:rPr>
            </w:pPr>
            <w:del w:id="14063"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78DE969B" w14:textId="6764E228" w:rsidR="004F6583" w:rsidRPr="004F6583" w:rsidDel="00EB4CE1" w:rsidRDefault="004F6583" w:rsidP="004F6583">
            <w:pPr>
              <w:spacing w:after="0" w:line="240" w:lineRule="auto"/>
              <w:jc w:val="center"/>
              <w:rPr>
                <w:del w:id="14064" w:author="Stefanie Lane" w:date="2022-06-23T15:12:00Z"/>
                <w:rFonts w:ascii="Calibri" w:eastAsia="Times New Roman" w:hAnsi="Calibri" w:cs="Calibri"/>
                <w:color w:val="000000"/>
              </w:rPr>
            </w:pPr>
            <w:del w:id="14065" w:author="Stefanie Lane" w:date="2022-06-23T15:12:00Z">
              <w:r w:rsidRPr="004F6583" w:rsidDel="00EB4CE1">
                <w:rPr>
                  <w:rFonts w:ascii="Calibri" w:eastAsia="Times New Roman" w:hAnsi="Calibri" w:cs="Calibri"/>
                  <w:color w:val="000000"/>
                </w:rPr>
                <w:delText>0.69</w:delText>
              </w:r>
            </w:del>
          </w:p>
        </w:tc>
        <w:tc>
          <w:tcPr>
            <w:tcW w:w="960" w:type="dxa"/>
            <w:tcBorders>
              <w:top w:val="nil"/>
              <w:left w:val="nil"/>
              <w:bottom w:val="nil"/>
              <w:right w:val="nil"/>
            </w:tcBorders>
            <w:shd w:val="clear" w:color="auto" w:fill="auto"/>
            <w:noWrap/>
            <w:vAlign w:val="bottom"/>
            <w:hideMark/>
          </w:tcPr>
          <w:p w14:paraId="0E44A03D" w14:textId="244504F4" w:rsidR="004F6583" w:rsidRPr="004F6583" w:rsidDel="00EB4CE1" w:rsidRDefault="004F6583" w:rsidP="004F6583">
            <w:pPr>
              <w:spacing w:after="0" w:line="240" w:lineRule="auto"/>
              <w:jc w:val="center"/>
              <w:rPr>
                <w:del w:id="14066" w:author="Stefanie Lane" w:date="2022-06-23T15:12:00Z"/>
                <w:rFonts w:ascii="Calibri" w:eastAsia="Times New Roman" w:hAnsi="Calibri" w:cs="Calibri"/>
                <w:color w:val="000000"/>
              </w:rPr>
            </w:pPr>
            <w:del w:id="14067"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79C3F53C" w14:textId="06DBD81D" w:rsidR="004F6583" w:rsidRPr="004F6583" w:rsidDel="00EB4CE1" w:rsidRDefault="004F6583" w:rsidP="004F6583">
            <w:pPr>
              <w:spacing w:after="0" w:line="240" w:lineRule="auto"/>
              <w:jc w:val="center"/>
              <w:rPr>
                <w:del w:id="14068" w:author="Stefanie Lane" w:date="2022-06-23T15:12:00Z"/>
                <w:rFonts w:ascii="Calibri" w:eastAsia="Times New Roman" w:hAnsi="Calibri" w:cs="Calibri"/>
                <w:color w:val="000000"/>
              </w:rPr>
            </w:pPr>
            <w:del w:id="14069"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3AFE9159" w:rsidR="004F6583" w:rsidRPr="004F6583" w:rsidDel="00EB4CE1" w:rsidRDefault="004F6583" w:rsidP="004F6583">
            <w:pPr>
              <w:spacing w:after="0" w:line="240" w:lineRule="auto"/>
              <w:jc w:val="center"/>
              <w:rPr>
                <w:del w:id="14070" w:author="Stefanie Lane" w:date="2022-06-23T15:12:00Z"/>
                <w:rFonts w:ascii="Calibri" w:eastAsia="Times New Roman" w:hAnsi="Calibri" w:cs="Calibri"/>
                <w:color w:val="000000"/>
              </w:rPr>
            </w:pPr>
            <w:del w:id="14071"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01EF942" w14:textId="7A211A52" w:rsidTr="004F6583">
        <w:trPr>
          <w:trHeight w:val="290"/>
          <w:del w:id="14072" w:author="Stefanie Lane" w:date="2022-06-23T15:12:00Z"/>
        </w:trPr>
        <w:tc>
          <w:tcPr>
            <w:tcW w:w="1700" w:type="dxa"/>
            <w:vMerge/>
            <w:tcBorders>
              <w:top w:val="nil"/>
              <w:left w:val="nil"/>
              <w:bottom w:val="nil"/>
              <w:right w:val="nil"/>
            </w:tcBorders>
            <w:vAlign w:val="center"/>
            <w:hideMark/>
          </w:tcPr>
          <w:p w14:paraId="264D231D" w14:textId="49530AC4" w:rsidR="004F6583" w:rsidRPr="004F6583" w:rsidDel="00EB4CE1" w:rsidRDefault="004F6583" w:rsidP="004F6583">
            <w:pPr>
              <w:spacing w:after="0" w:line="240" w:lineRule="auto"/>
              <w:rPr>
                <w:del w:id="1407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11D0EBC1" w:rsidR="004F6583" w:rsidRPr="004F6583" w:rsidDel="00EB4CE1" w:rsidRDefault="004F6583" w:rsidP="004F6583">
            <w:pPr>
              <w:spacing w:after="0" w:line="240" w:lineRule="auto"/>
              <w:rPr>
                <w:del w:id="14074" w:author="Stefanie Lane" w:date="2022-06-23T15:12:00Z"/>
                <w:rFonts w:ascii="Arial" w:eastAsia="Times New Roman" w:hAnsi="Arial" w:cs="Arial"/>
                <w:i/>
                <w:iCs/>
                <w:sz w:val="20"/>
                <w:szCs w:val="20"/>
              </w:rPr>
            </w:pPr>
            <w:del w:id="14075"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16F109D5" w:rsidR="004F6583" w:rsidRPr="004F6583" w:rsidDel="00EB4CE1" w:rsidRDefault="004F6583" w:rsidP="004F6583">
            <w:pPr>
              <w:spacing w:after="0" w:line="240" w:lineRule="auto"/>
              <w:jc w:val="center"/>
              <w:rPr>
                <w:del w:id="14076" w:author="Stefanie Lane" w:date="2022-06-23T15:12:00Z"/>
                <w:rFonts w:ascii="Calibri" w:eastAsia="Times New Roman" w:hAnsi="Calibri" w:cs="Calibri"/>
                <w:color w:val="000000"/>
              </w:rPr>
            </w:pPr>
            <w:del w:id="14077" w:author="Stefanie Lane" w:date="2022-06-23T15:12:00Z">
              <w:r w:rsidRPr="004F6583" w:rsidDel="00EB4CE1">
                <w:rPr>
                  <w:rFonts w:ascii="Calibri" w:eastAsia="Times New Roman" w:hAnsi="Calibri" w:cs="Calibri"/>
                  <w:color w:val="000000"/>
                </w:rPr>
                <w:delText>0.66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3812E521" w:rsidR="004F6583" w:rsidRPr="004F6583" w:rsidDel="00EB4CE1" w:rsidRDefault="004F6583" w:rsidP="004F6583">
            <w:pPr>
              <w:spacing w:after="0" w:line="240" w:lineRule="auto"/>
              <w:jc w:val="center"/>
              <w:rPr>
                <w:del w:id="14078" w:author="Stefanie Lane" w:date="2022-06-23T15:12:00Z"/>
                <w:rFonts w:ascii="Calibri" w:eastAsia="Times New Roman" w:hAnsi="Calibri" w:cs="Calibri"/>
                <w:color w:val="000000"/>
              </w:rPr>
            </w:pPr>
            <w:del w:id="14079"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47ECF808" w:rsidR="004F6583" w:rsidRPr="004F6583" w:rsidDel="00EB4CE1" w:rsidRDefault="004F6583" w:rsidP="004F6583">
            <w:pPr>
              <w:spacing w:after="0" w:line="240" w:lineRule="auto"/>
              <w:jc w:val="center"/>
              <w:rPr>
                <w:del w:id="14080" w:author="Stefanie Lane" w:date="2022-06-23T15:12:00Z"/>
                <w:rFonts w:ascii="Calibri" w:eastAsia="Times New Roman" w:hAnsi="Calibri" w:cs="Calibri"/>
                <w:color w:val="000000"/>
              </w:rPr>
            </w:pPr>
            <w:del w:id="14081"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11F7D83" w14:textId="68F42AF6" w:rsidR="004F6583" w:rsidRPr="004F6583" w:rsidDel="00EB4CE1" w:rsidRDefault="004F6583" w:rsidP="004F6583">
            <w:pPr>
              <w:spacing w:after="0" w:line="240" w:lineRule="auto"/>
              <w:jc w:val="center"/>
              <w:rPr>
                <w:del w:id="14082" w:author="Stefanie Lane" w:date="2022-06-23T15:12:00Z"/>
                <w:rFonts w:ascii="Calibri" w:eastAsia="Times New Roman" w:hAnsi="Calibri" w:cs="Calibri"/>
                <w:color w:val="000000"/>
              </w:rPr>
            </w:pPr>
            <w:del w:id="14083"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039D7C6D" w14:textId="42B52A3F" w:rsidTr="004F6583">
        <w:trPr>
          <w:trHeight w:val="290"/>
          <w:del w:id="14084" w:author="Stefanie Lane" w:date="2022-06-23T15:12:00Z"/>
        </w:trPr>
        <w:tc>
          <w:tcPr>
            <w:tcW w:w="1700" w:type="dxa"/>
            <w:vMerge/>
            <w:tcBorders>
              <w:top w:val="nil"/>
              <w:left w:val="nil"/>
              <w:bottom w:val="nil"/>
              <w:right w:val="nil"/>
            </w:tcBorders>
            <w:vAlign w:val="center"/>
            <w:hideMark/>
          </w:tcPr>
          <w:p w14:paraId="7F4D3DAD" w14:textId="62FBBEC3" w:rsidR="004F6583" w:rsidRPr="004F6583" w:rsidDel="00EB4CE1" w:rsidRDefault="004F6583" w:rsidP="004F6583">
            <w:pPr>
              <w:spacing w:after="0" w:line="240" w:lineRule="auto"/>
              <w:rPr>
                <w:del w:id="1408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6ED22C28" w:rsidR="004F6583" w:rsidRPr="004F6583" w:rsidDel="00EB4CE1" w:rsidRDefault="004F6583" w:rsidP="004F6583">
            <w:pPr>
              <w:spacing w:after="0" w:line="240" w:lineRule="auto"/>
              <w:rPr>
                <w:del w:id="14086" w:author="Stefanie Lane" w:date="2022-06-23T15:12:00Z"/>
                <w:rFonts w:ascii="Arial" w:eastAsia="Times New Roman" w:hAnsi="Arial" w:cs="Arial"/>
                <w:i/>
                <w:iCs/>
                <w:sz w:val="20"/>
                <w:szCs w:val="20"/>
              </w:rPr>
            </w:pPr>
            <w:del w:id="14087"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nil"/>
              <w:left w:val="nil"/>
              <w:bottom w:val="nil"/>
              <w:right w:val="nil"/>
            </w:tcBorders>
            <w:shd w:val="clear" w:color="auto" w:fill="auto"/>
            <w:noWrap/>
            <w:vAlign w:val="bottom"/>
            <w:hideMark/>
          </w:tcPr>
          <w:p w14:paraId="3CC6BA31" w14:textId="0FF4FB43" w:rsidR="004F6583" w:rsidRPr="004F6583" w:rsidDel="00EB4CE1" w:rsidRDefault="004F6583" w:rsidP="004F6583">
            <w:pPr>
              <w:spacing w:after="0" w:line="240" w:lineRule="auto"/>
              <w:jc w:val="center"/>
              <w:rPr>
                <w:del w:id="14088" w:author="Stefanie Lane" w:date="2022-06-23T15:12:00Z"/>
                <w:rFonts w:ascii="Calibri" w:eastAsia="Times New Roman" w:hAnsi="Calibri" w:cs="Calibri"/>
                <w:color w:val="000000"/>
              </w:rPr>
            </w:pPr>
            <w:del w:id="14089"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2EE1CEF5" w14:textId="4457EF37" w:rsidR="004F6583" w:rsidRPr="004F6583" w:rsidDel="00EB4CE1" w:rsidRDefault="004F6583" w:rsidP="004F6583">
            <w:pPr>
              <w:spacing w:after="0" w:line="240" w:lineRule="auto"/>
              <w:jc w:val="center"/>
              <w:rPr>
                <w:del w:id="14090" w:author="Stefanie Lane" w:date="2022-06-23T15:12:00Z"/>
                <w:rFonts w:ascii="Calibri" w:eastAsia="Times New Roman" w:hAnsi="Calibri" w:cs="Calibri"/>
                <w:color w:val="000000"/>
              </w:rPr>
            </w:pPr>
            <w:del w:id="14091" w:author="Stefanie Lane" w:date="2022-06-23T15:12:00Z">
              <w:r w:rsidRPr="004F6583" w:rsidDel="00EB4CE1">
                <w:rPr>
                  <w:rFonts w:ascii="Calibri" w:eastAsia="Times New Roman" w:hAnsi="Calibri" w:cs="Calibri"/>
                  <w:color w:val="000000"/>
                </w:rPr>
                <w:delText>0.33</w:delText>
              </w:r>
            </w:del>
          </w:p>
        </w:tc>
        <w:tc>
          <w:tcPr>
            <w:tcW w:w="960" w:type="dxa"/>
            <w:tcBorders>
              <w:top w:val="nil"/>
              <w:left w:val="nil"/>
              <w:bottom w:val="nil"/>
              <w:right w:val="nil"/>
            </w:tcBorders>
            <w:shd w:val="clear" w:color="auto" w:fill="auto"/>
            <w:noWrap/>
            <w:vAlign w:val="bottom"/>
            <w:hideMark/>
          </w:tcPr>
          <w:p w14:paraId="27CD48B9" w14:textId="7C80DB75" w:rsidR="004F6583" w:rsidRPr="004F6583" w:rsidDel="00EB4CE1" w:rsidRDefault="004F6583" w:rsidP="004F6583">
            <w:pPr>
              <w:spacing w:after="0" w:line="240" w:lineRule="auto"/>
              <w:jc w:val="center"/>
              <w:rPr>
                <w:del w:id="14092" w:author="Stefanie Lane" w:date="2022-06-23T15:12:00Z"/>
                <w:rFonts w:ascii="Calibri" w:eastAsia="Times New Roman" w:hAnsi="Calibri" w:cs="Calibri"/>
                <w:color w:val="000000"/>
              </w:rPr>
            </w:pPr>
            <w:del w:id="14093"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6700678" w:rsidR="004F6583" w:rsidRPr="004F6583" w:rsidDel="00EB4CE1" w:rsidRDefault="004F6583" w:rsidP="004F6583">
            <w:pPr>
              <w:spacing w:after="0" w:line="240" w:lineRule="auto"/>
              <w:jc w:val="center"/>
              <w:rPr>
                <w:del w:id="14094" w:author="Stefanie Lane" w:date="2022-06-23T15:12:00Z"/>
                <w:rFonts w:ascii="Calibri" w:eastAsia="Times New Roman" w:hAnsi="Calibri" w:cs="Calibri"/>
                <w:color w:val="000000"/>
              </w:rPr>
            </w:pPr>
            <w:del w:id="14095"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689AB507" w14:textId="0A255CD6" w:rsidTr="004F6583">
        <w:trPr>
          <w:trHeight w:val="290"/>
          <w:del w:id="14096" w:author="Stefanie Lane" w:date="2022-06-23T15:12:00Z"/>
        </w:trPr>
        <w:tc>
          <w:tcPr>
            <w:tcW w:w="1700" w:type="dxa"/>
            <w:vMerge/>
            <w:tcBorders>
              <w:top w:val="nil"/>
              <w:left w:val="nil"/>
              <w:bottom w:val="nil"/>
              <w:right w:val="nil"/>
            </w:tcBorders>
            <w:vAlign w:val="center"/>
            <w:hideMark/>
          </w:tcPr>
          <w:p w14:paraId="4BBB0C4E" w14:textId="3B228815" w:rsidR="004F6583" w:rsidRPr="004F6583" w:rsidDel="00EB4CE1" w:rsidRDefault="004F6583" w:rsidP="004F6583">
            <w:pPr>
              <w:spacing w:after="0" w:line="240" w:lineRule="auto"/>
              <w:rPr>
                <w:del w:id="1409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36CB5543" w:rsidR="004F6583" w:rsidRPr="004F6583" w:rsidDel="00EB4CE1" w:rsidRDefault="004F6583" w:rsidP="004F6583">
            <w:pPr>
              <w:spacing w:after="0" w:line="240" w:lineRule="auto"/>
              <w:rPr>
                <w:del w:id="14098" w:author="Stefanie Lane" w:date="2022-06-23T15:12:00Z"/>
                <w:rFonts w:ascii="Arial" w:eastAsia="Times New Roman" w:hAnsi="Arial" w:cs="Arial"/>
                <w:i/>
                <w:iCs/>
                <w:sz w:val="20"/>
                <w:szCs w:val="20"/>
              </w:rPr>
            </w:pPr>
            <w:del w:id="14099"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3192B7B1" w:rsidR="004F6583" w:rsidRPr="004F6583" w:rsidDel="00EB4CE1" w:rsidRDefault="004F6583" w:rsidP="004F6583">
            <w:pPr>
              <w:spacing w:after="0" w:line="240" w:lineRule="auto"/>
              <w:jc w:val="center"/>
              <w:rPr>
                <w:del w:id="14100" w:author="Stefanie Lane" w:date="2022-06-23T15:12:00Z"/>
                <w:rFonts w:ascii="Calibri" w:eastAsia="Times New Roman" w:hAnsi="Calibri" w:cs="Calibri"/>
                <w:color w:val="000000"/>
              </w:rPr>
            </w:pPr>
            <w:del w:id="14101"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649DDEA9" w:rsidR="004F6583" w:rsidRPr="004F6583" w:rsidDel="00EB4CE1" w:rsidRDefault="004F6583" w:rsidP="004F6583">
            <w:pPr>
              <w:spacing w:after="0" w:line="240" w:lineRule="auto"/>
              <w:jc w:val="center"/>
              <w:rPr>
                <w:del w:id="14102" w:author="Stefanie Lane" w:date="2022-06-23T15:12:00Z"/>
                <w:rFonts w:ascii="Calibri" w:eastAsia="Times New Roman" w:hAnsi="Calibri" w:cs="Calibri"/>
                <w:color w:val="000000"/>
              </w:rPr>
            </w:pPr>
            <w:del w:id="14103" w:author="Stefanie Lane" w:date="2022-06-23T15:12:00Z">
              <w:r w:rsidRPr="004F6583" w:rsidDel="00EB4CE1">
                <w:rPr>
                  <w:rFonts w:ascii="Calibri" w:eastAsia="Times New Roman" w:hAnsi="Calibri" w:cs="Calibri"/>
                  <w:color w:val="000000"/>
                </w:rPr>
                <w:delText>0.24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1773DFAD" w:rsidR="004F6583" w:rsidRPr="004F6583" w:rsidDel="00EB4CE1" w:rsidRDefault="004F6583" w:rsidP="004F6583">
            <w:pPr>
              <w:spacing w:after="0" w:line="240" w:lineRule="auto"/>
              <w:jc w:val="center"/>
              <w:rPr>
                <w:del w:id="14104" w:author="Stefanie Lane" w:date="2022-06-23T15:12:00Z"/>
                <w:rFonts w:ascii="Calibri" w:eastAsia="Times New Roman" w:hAnsi="Calibri" w:cs="Calibri"/>
                <w:color w:val="000000"/>
              </w:rPr>
            </w:pPr>
            <w:del w:id="14105"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6C35D78A" w14:textId="5358A100" w:rsidR="004F6583" w:rsidRPr="004F6583" w:rsidDel="00EB4CE1" w:rsidRDefault="004F6583" w:rsidP="004F6583">
            <w:pPr>
              <w:spacing w:after="0" w:line="240" w:lineRule="auto"/>
              <w:jc w:val="center"/>
              <w:rPr>
                <w:del w:id="14106" w:author="Stefanie Lane" w:date="2022-06-23T15:12:00Z"/>
                <w:rFonts w:ascii="Calibri" w:eastAsia="Times New Roman" w:hAnsi="Calibri" w:cs="Calibri"/>
                <w:color w:val="000000"/>
              </w:rPr>
            </w:pPr>
            <w:del w:id="14107"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2E2C2D4D" w14:textId="04386FB6" w:rsidTr="004F6583">
        <w:trPr>
          <w:trHeight w:val="290"/>
          <w:del w:id="14108" w:author="Stefanie Lane" w:date="2022-06-23T15:12:00Z"/>
        </w:trPr>
        <w:tc>
          <w:tcPr>
            <w:tcW w:w="1700" w:type="dxa"/>
            <w:vMerge/>
            <w:tcBorders>
              <w:top w:val="nil"/>
              <w:left w:val="nil"/>
              <w:bottom w:val="nil"/>
              <w:right w:val="nil"/>
            </w:tcBorders>
            <w:vAlign w:val="center"/>
            <w:hideMark/>
          </w:tcPr>
          <w:p w14:paraId="121FBCF7" w14:textId="56673D6E" w:rsidR="004F6583" w:rsidRPr="004F6583" w:rsidDel="00EB4CE1" w:rsidRDefault="004F6583" w:rsidP="004F6583">
            <w:pPr>
              <w:spacing w:after="0" w:line="240" w:lineRule="auto"/>
              <w:rPr>
                <w:del w:id="1410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51AC8DEF" w:rsidR="004F6583" w:rsidRPr="004F6583" w:rsidDel="00EB4CE1" w:rsidRDefault="004F6583" w:rsidP="004F6583">
            <w:pPr>
              <w:spacing w:after="0" w:line="240" w:lineRule="auto"/>
              <w:rPr>
                <w:del w:id="14110" w:author="Stefanie Lane" w:date="2022-06-23T15:12:00Z"/>
                <w:rFonts w:ascii="Arial" w:eastAsia="Times New Roman" w:hAnsi="Arial" w:cs="Arial"/>
                <w:i/>
                <w:iCs/>
                <w:sz w:val="20"/>
                <w:szCs w:val="20"/>
              </w:rPr>
            </w:pPr>
            <w:del w:id="14111"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nil"/>
              <w:left w:val="nil"/>
              <w:bottom w:val="nil"/>
              <w:right w:val="nil"/>
            </w:tcBorders>
            <w:shd w:val="clear" w:color="auto" w:fill="auto"/>
            <w:noWrap/>
            <w:vAlign w:val="bottom"/>
            <w:hideMark/>
          </w:tcPr>
          <w:p w14:paraId="4A977354" w14:textId="63CDF605" w:rsidR="004F6583" w:rsidRPr="004F6583" w:rsidDel="00EB4CE1" w:rsidRDefault="004F6583" w:rsidP="004F6583">
            <w:pPr>
              <w:spacing w:after="0" w:line="240" w:lineRule="auto"/>
              <w:jc w:val="center"/>
              <w:rPr>
                <w:del w:id="14112" w:author="Stefanie Lane" w:date="2022-06-23T15:12:00Z"/>
                <w:rFonts w:ascii="Calibri" w:eastAsia="Times New Roman" w:hAnsi="Calibri" w:cs="Calibri"/>
                <w:color w:val="000000"/>
              </w:rPr>
            </w:pPr>
            <w:del w:id="14113" w:author="Stefanie Lane" w:date="2022-06-23T15:12:00Z">
              <w:r w:rsidRPr="004F6583" w:rsidDel="00EB4CE1">
                <w:rPr>
                  <w:rFonts w:ascii="Calibri" w:eastAsia="Times New Roman" w:hAnsi="Calibri" w:cs="Calibri"/>
                  <w:color w:val="000000"/>
                </w:rPr>
                <w:delText>1.86</w:delText>
              </w:r>
            </w:del>
          </w:p>
        </w:tc>
        <w:tc>
          <w:tcPr>
            <w:tcW w:w="960" w:type="dxa"/>
            <w:tcBorders>
              <w:top w:val="nil"/>
              <w:left w:val="nil"/>
              <w:bottom w:val="nil"/>
              <w:right w:val="nil"/>
            </w:tcBorders>
            <w:shd w:val="clear" w:color="auto" w:fill="auto"/>
            <w:noWrap/>
            <w:vAlign w:val="bottom"/>
            <w:hideMark/>
          </w:tcPr>
          <w:p w14:paraId="2F304AEA" w14:textId="6F6402BE" w:rsidR="004F6583" w:rsidRPr="004F6583" w:rsidDel="00EB4CE1" w:rsidRDefault="004F6583" w:rsidP="004F6583">
            <w:pPr>
              <w:spacing w:after="0" w:line="240" w:lineRule="auto"/>
              <w:jc w:val="center"/>
              <w:rPr>
                <w:del w:id="14114" w:author="Stefanie Lane" w:date="2022-06-23T15:12:00Z"/>
                <w:rFonts w:ascii="Calibri" w:eastAsia="Times New Roman" w:hAnsi="Calibri" w:cs="Calibri"/>
                <w:color w:val="000000"/>
              </w:rPr>
            </w:pPr>
            <w:del w:id="14115" w:author="Stefanie Lane" w:date="2022-06-23T15:12:00Z">
              <w:r w:rsidRPr="004F6583" w:rsidDel="00EB4CE1">
                <w:rPr>
                  <w:rFonts w:ascii="Calibri" w:eastAsia="Times New Roman" w:hAnsi="Calibri" w:cs="Calibri"/>
                  <w:color w:val="000000"/>
                </w:rPr>
                <w:delText>1.33</w:delText>
              </w:r>
            </w:del>
          </w:p>
        </w:tc>
        <w:tc>
          <w:tcPr>
            <w:tcW w:w="960" w:type="dxa"/>
            <w:tcBorders>
              <w:top w:val="nil"/>
              <w:left w:val="nil"/>
              <w:bottom w:val="nil"/>
              <w:right w:val="nil"/>
            </w:tcBorders>
            <w:shd w:val="clear" w:color="auto" w:fill="auto"/>
            <w:noWrap/>
            <w:vAlign w:val="bottom"/>
            <w:hideMark/>
          </w:tcPr>
          <w:p w14:paraId="6AB6ADF9" w14:textId="6ACA2690" w:rsidR="004F6583" w:rsidRPr="004F6583" w:rsidDel="00EB4CE1" w:rsidRDefault="004F6583" w:rsidP="004F6583">
            <w:pPr>
              <w:spacing w:after="0" w:line="240" w:lineRule="auto"/>
              <w:jc w:val="center"/>
              <w:rPr>
                <w:del w:id="14116" w:author="Stefanie Lane" w:date="2022-06-23T15:12:00Z"/>
                <w:rFonts w:ascii="Calibri" w:eastAsia="Times New Roman" w:hAnsi="Calibri" w:cs="Calibri"/>
                <w:color w:val="000000"/>
              </w:rPr>
            </w:pPr>
            <w:del w:id="14117"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68363FBF" w:rsidR="004F6583" w:rsidRPr="004F6583" w:rsidDel="00EB4CE1" w:rsidRDefault="004F6583" w:rsidP="004F6583">
            <w:pPr>
              <w:spacing w:after="0" w:line="240" w:lineRule="auto"/>
              <w:jc w:val="center"/>
              <w:rPr>
                <w:del w:id="14118" w:author="Stefanie Lane" w:date="2022-06-23T15:12:00Z"/>
                <w:rFonts w:ascii="Calibri" w:eastAsia="Times New Roman" w:hAnsi="Calibri" w:cs="Calibri"/>
                <w:color w:val="000000"/>
              </w:rPr>
            </w:pPr>
            <w:del w:id="14119"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78A5CD11" w14:textId="77D11855" w:rsidTr="004F6583">
        <w:trPr>
          <w:trHeight w:val="290"/>
          <w:del w:id="14120" w:author="Stefanie Lane" w:date="2022-06-23T15:12:00Z"/>
        </w:trPr>
        <w:tc>
          <w:tcPr>
            <w:tcW w:w="1700" w:type="dxa"/>
            <w:vMerge/>
            <w:tcBorders>
              <w:top w:val="nil"/>
              <w:left w:val="nil"/>
              <w:bottom w:val="nil"/>
              <w:right w:val="nil"/>
            </w:tcBorders>
            <w:vAlign w:val="center"/>
            <w:hideMark/>
          </w:tcPr>
          <w:p w14:paraId="6FD2B05F" w14:textId="04224D1F" w:rsidR="004F6583" w:rsidRPr="004F6583" w:rsidDel="00EB4CE1" w:rsidRDefault="004F6583" w:rsidP="004F6583">
            <w:pPr>
              <w:spacing w:after="0" w:line="240" w:lineRule="auto"/>
              <w:rPr>
                <w:del w:id="1412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08A3CD75" w:rsidR="004F6583" w:rsidRPr="004F6583" w:rsidDel="00EB4CE1" w:rsidRDefault="004F6583" w:rsidP="004F6583">
            <w:pPr>
              <w:spacing w:after="0" w:line="240" w:lineRule="auto"/>
              <w:rPr>
                <w:del w:id="14122" w:author="Stefanie Lane" w:date="2022-06-23T15:12:00Z"/>
                <w:rFonts w:ascii="Arial" w:eastAsia="Times New Roman" w:hAnsi="Arial" w:cs="Arial"/>
                <w:i/>
                <w:iCs/>
                <w:sz w:val="20"/>
                <w:szCs w:val="20"/>
              </w:rPr>
            </w:pPr>
            <w:del w:id="14123"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0F0DABFE" w:rsidR="004F6583" w:rsidRPr="004F6583" w:rsidDel="00EB4CE1" w:rsidRDefault="004F6583" w:rsidP="004F6583">
            <w:pPr>
              <w:spacing w:after="0" w:line="240" w:lineRule="auto"/>
              <w:jc w:val="center"/>
              <w:rPr>
                <w:del w:id="14124" w:author="Stefanie Lane" w:date="2022-06-23T15:12:00Z"/>
                <w:rFonts w:ascii="Calibri" w:eastAsia="Times New Roman" w:hAnsi="Calibri" w:cs="Calibri"/>
                <w:color w:val="000000"/>
              </w:rPr>
            </w:pPr>
            <w:del w:id="14125" w:author="Stefanie Lane" w:date="2022-06-23T15:12:00Z">
              <w:r w:rsidRPr="004F6583" w:rsidDel="00EB4CE1">
                <w:rPr>
                  <w:rFonts w:ascii="Calibri" w:eastAsia="Times New Roman" w:hAnsi="Calibri" w:cs="Calibri"/>
                  <w:color w:val="000000"/>
                </w:rPr>
                <w:delText>0.07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1A8BE261" w:rsidR="004F6583" w:rsidRPr="004F6583" w:rsidDel="00EB4CE1" w:rsidRDefault="004F6583" w:rsidP="004F6583">
            <w:pPr>
              <w:spacing w:after="0" w:line="240" w:lineRule="auto"/>
              <w:jc w:val="center"/>
              <w:rPr>
                <w:del w:id="14126" w:author="Stefanie Lane" w:date="2022-06-23T15:12:00Z"/>
                <w:rFonts w:ascii="Calibri" w:eastAsia="Times New Roman" w:hAnsi="Calibri" w:cs="Calibri"/>
                <w:color w:val="000000"/>
              </w:rPr>
            </w:pPr>
            <w:del w:id="14127"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03785213" w:rsidR="004F6583" w:rsidRPr="004F6583" w:rsidDel="00EB4CE1" w:rsidRDefault="004F6583" w:rsidP="004F6583">
            <w:pPr>
              <w:spacing w:after="0" w:line="240" w:lineRule="auto"/>
              <w:jc w:val="center"/>
              <w:rPr>
                <w:del w:id="14128" w:author="Stefanie Lane" w:date="2022-06-23T15:12:00Z"/>
                <w:rFonts w:ascii="Calibri" w:eastAsia="Times New Roman" w:hAnsi="Calibri" w:cs="Calibri"/>
                <w:color w:val="000000"/>
              </w:rPr>
            </w:pPr>
            <w:del w:id="14129"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AE75B48" w14:textId="39F1442C" w:rsidR="004F6583" w:rsidRPr="004F6583" w:rsidDel="00EB4CE1" w:rsidRDefault="004F6583" w:rsidP="004F6583">
            <w:pPr>
              <w:spacing w:after="0" w:line="240" w:lineRule="auto"/>
              <w:jc w:val="center"/>
              <w:rPr>
                <w:del w:id="14130" w:author="Stefanie Lane" w:date="2022-06-23T15:12:00Z"/>
                <w:rFonts w:ascii="Calibri" w:eastAsia="Times New Roman" w:hAnsi="Calibri" w:cs="Calibri"/>
                <w:color w:val="000000"/>
              </w:rPr>
            </w:pPr>
            <w:del w:id="14131" w:author="Stefanie Lane" w:date="2022-06-23T15:12:00Z">
              <w:r w:rsidRPr="004F6583" w:rsidDel="00EB4CE1">
                <w:rPr>
                  <w:rFonts w:ascii="Calibri" w:eastAsia="Times New Roman" w:hAnsi="Calibri" w:cs="Calibri"/>
                  <w:color w:val="000000"/>
                </w:rPr>
                <w:delText>-94.44</w:delText>
              </w:r>
            </w:del>
          </w:p>
        </w:tc>
      </w:tr>
      <w:tr w:rsidR="004F6583" w:rsidRPr="004F6583" w:rsidDel="00EB4CE1" w14:paraId="52602460" w14:textId="370B545F" w:rsidTr="004F6583">
        <w:trPr>
          <w:trHeight w:val="290"/>
          <w:del w:id="14132" w:author="Stefanie Lane" w:date="2022-06-23T15:12:00Z"/>
        </w:trPr>
        <w:tc>
          <w:tcPr>
            <w:tcW w:w="1700" w:type="dxa"/>
            <w:vMerge/>
            <w:tcBorders>
              <w:top w:val="nil"/>
              <w:left w:val="nil"/>
              <w:bottom w:val="nil"/>
              <w:right w:val="nil"/>
            </w:tcBorders>
            <w:vAlign w:val="center"/>
            <w:hideMark/>
          </w:tcPr>
          <w:p w14:paraId="0BB9054F" w14:textId="2B9F789B" w:rsidR="004F6583" w:rsidRPr="004F6583" w:rsidDel="00EB4CE1" w:rsidRDefault="004F6583" w:rsidP="004F6583">
            <w:pPr>
              <w:spacing w:after="0" w:line="240" w:lineRule="auto"/>
              <w:rPr>
                <w:del w:id="1413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1FE29260" w:rsidR="004F6583" w:rsidRPr="004F6583" w:rsidDel="00EB4CE1" w:rsidRDefault="004F6583" w:rsidP="004F6583">
            <w:pPr>
              <w:spacing w:after="0" w:line="240" w:lineRule="auto"/>
              <w:rPr>
                <w:del w:id="14134" w:author="Stefanie Lane" w:date="2022-06-23T15:12:00Z"/>
                <w:rFonts w:ascii="Arial" w:eastAsia="Times New Roman" w:hAnsi="Arial" w:cs="Arial"/>
                <w:i/>
                <w:iCs/>
                <w:sz w:val="20"/>
                <w:szCs w:val="20"/>
              </w:rPr>
            </w:pPr>
            <w:del w:id="14135"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nil"/>
              <w:left w:val="nil"/>
              <w:bottom w:val="nil"/>
              <w:right w:val="nil"/>
            </w:tcBorders>
            <w:shd w:val="clear" w:color="auto" w:fill="auto"/>
            <w:noWrap/>
            <w:vAlign w:val="bottom"/>
            <w:hideMark/>
          </w:tcPr>
          <w:p w14:paraId="1D30B8E3" w14:textId="52162BF7" w:rsidR="004F6583" w:rsidRPr="004F6583" w:rsidDel="00EB4CE1" w:rsidRDefault="004F6583" w:rsidP="004F6583">
            <w:pPr>
              <w:spacing w:after="0" w:line="240" w:lineRule="auto"/>
              <w:jc w:val="center"/>
              <w:rPr>
                <w:del w:id="14136" w:author="Stefanie Lane" w:date="2022-06-23T15:12:00Z"/>
                <w:rFonts w:ascii="Calibri" w:eastAsia="Times New Roman" w:hAnsi="Calibri" w:cs="Calibri"/>
                <w:color w:val="000000"/>
              </w:rPr>
            </w:pPr>
            <w:del w:id="14137" w:author="Stefanie Lane" w:date="2022-06-23T15:12:00Z">
              <w:r w:rsidRPr="004F6583" w:rsidDel="00EB4CE1">
                <w:rPr>
                  <w:rFonts w:ascii="Calibri" w:eastAsia="Times New Roman" w:hAnsi="Calibri" w:cs="Calibri"/>
                  <w:color w:val="000000"/>
                </w:rPr>
                <w:delText>0.76</w:delText>
              </w:r>
            </w:del>
          </w:p>
        </w:tc>
        <w:tc>
          <w:tcPr>
            <w:tcW w:w="960" w:type="dxa"/>
            <w:tcBorders>
              <w:top w:val="nil"/>
              <w:left w:val="nil"/>
              <w:bottom w:val="nil"/>
              <w:right w:val="nil"/>
            </w:tcBorders>
            <w:shd w:val="clear" w:color="auto" w:fill="auto"/>
            <w:noWrap/>
            <w:vAlign w:val="bottom"/>
            <w:hideMark/>
          </w:tcPr>
          <w:p w14:paraId="7131A212" w14:textId="37A17A53" w:rsidR="004F6583" w:rsidRPr="004F6583" w:rsidDel="00EB4CE1" w:rsidRDefault="004F6583" w:rsidP="004F6583">
            <w:pPr>
              <w:spacing w:after="0" w:line="240" w:lineRule="auto"/>
              <w:jc w:val="center"/>
              <w:rPr>
                <w:del w:id="14138" w:author="Stefanie Lane" w:date="2022-06-23T15:12:00Z"/>
                <w:rFonts w:ascii="Calibri" w:eastAsia="Times New Roman" w:hAnsi="Calibri" w:cs="Calibri"/>
                <w:color w:val="000000"/>
              </w:rPr>
            </w:pPr>
            <w:del w:id="14139" w:author="Stefanie Lane" w:date="2022-06-23T15:12:00Z">
              <w:r w:rsidRPr="004F6583" w:rsidDel="00EB4CE1">
                <w:rPr>
                  <w:rFonts w:ascii="Calibri" w:eastAsia="Times New Roman" w:hAnsi="Calibri" w:cs="Calibri"/>
                  <w:color w:val="000000"/>
                </w:rPr>
                <w:delText>1.42</w:delText>
              </w:r>
            </w:del>
          </w:p>
        </w:tc>
        <w:tc>
          <w:tcPr>
            <w:tcW w:w="960" w:type="dxa"/>
            <w:tcBorders>
              <w:top w:val="nil"/>
              <w:left w:val="nil"/>
              <w:bottom w:val="nil"/>
              <w:right w:val="nil"/>
            </w:tcBorders>
            <w:shd w:val="clear" w:color="auto" w:fill="auto"/>
            <w:noWrap/>
            <w:vAlign w:val="bottom"/>
            <w:hideMark/>
          </w:tcPr>
          <w:p w14:paraId="182382EE" w14:textId="48DE8297" w:rsidR="004F6583" w:rsidRPr="004F6583" w:rsidDel="00EB4CE1" w:rsidRDefault="004F6583" w:rsidP="004F6583">
            <w:pPr>
              <w:spacing w:after="0" w:line="240" w:lineRule="auto"/>
              <w:jc w:val="center"/>
              <w:rPr>
                <w:del w:id="14140" w:author="Stefanie Lane" w:date="2022-06-23T15:12:00Z"/>
                <w:rFonts w:ascii="Calibri" w:eastAsia="Times New Roman" w:hAnsi="Calibri" w:cs="Calibri"/>
                <w:color w:val="000000"/>
              </w:rPr>
            </w:pPr>
            <w:del w:id="14141"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1B44BCCA" w:rsidR="004F6583" w:rsidRPr="004F6583" w:rsidDel="00EB4CE1" w:rsidRDefault="004F6583" w:rsidP="004F6583">
            <w:pPr>
              <w:spacing w:after="0" w:line="240" w:lineRule="auto"/>
              <w:jc w:val="center"/>
              <w:rPr>
                <w:del w:id="14142" w:author="Stefanie Lane" w:date="2022-06-23T15:12:00Z"/>
                <w:rFonts w:ascii="Calibri" w:eastAsia="Times New Roman" w:hAnsi="Calibri" w:cs="Calibri"/>
                <w:color w:val="000000"/>
              </w:rPr>
            </w:pPr>
            <w:del w:id="14143"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223E1B0B" w14:textId="10565E52" w:rsidTr="004F6583">
        <w:trPr>
          <w:trHeight w:val="290"/>
          <w:del w:id="14144" w:author="Stefanie Lane" w:date="2022-06-23T15:12:00Z"/>
        </w:trPr>
        <w:tc>
          <w:tcPr>
            <w:tcW w:w="1700" w:type="dxa"/>
            <w:vMerge/>
            <w:tcBorders>
              <w:top w:val="nil"/>
              <w:left w:val="nil"/>
              <w:bottom w:val="nil"/>
              <w:right w:val="nil"/>
            </w:tcBorders>
            <w:vAlign w:val="center"/>
            <w:hideMark/>
          </w:tcPr>
          <w:p w14:paraId="4D6060C0" w14:textId="48B082D3" w:rsidR="004F6583" w:rsidRPr="004F6583" w:rsidDel="00EB4CE1" w:rsidRDefault="004F6583" w:rsidP="004F6583">
            <w:pPr>
              <w:spacing w:after="0" w:line="240" w:lineRule="auto"/>
              <w:rPr>
                <w:del w:id="1414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3697A8FA" w:rsidR="004F6583" w:rsidRPr="004F6583" w:rsidDel="00EB4CE1" w:rsidRDefault="004F6583" w:rsidP="004F6583">
            <w:pPr>
              <w:spacing w:after="0" w:line="240" w:lineRule="auto"/>
              <w:rPr>
                <w:del w:id="14146" w:author="Stefanie Lane" w:date="2022-06-23T15:12:00Z"/>
                <w:rFonts w:ascii="Arial" w:eastAsia="Times New Roman" w:hAnsi="Arial" w:cs="Arial"/>
                <w:i/>
                <w:iCs/>
                <w:sz w:val="20"/>
                <w:szCs w:val="20"/>
              </w:rPr>
            </w:pPr>
            <w:del w:id="14147" w:author="Stefanie Lane" w:date="2022-06-23T15:12:00Z">
              <w:r w:rsidRPr="004F6583" w:rsidDel="00EB4CE1">
                <w:rPr>
                  <w:rFonts w:ascii="Arial" w:eastAsia="Times New Roman" w:hAnsi="Arial" w:cs="Arial"/>
                  <w:i/>
                  <w:iCs/>
                  <w:sz w:val="20"/>
                  <w:szCs w:val="20"/>
                </w:rPr>
                <w:delText>Hordeum brachyantherum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33A4DDE" w:rsidR="004F6583" w:rsidRPr="004F6583" w:rsidDel="00EB4CE1" w:rsidRDefault="004F6583" w:rsidP="004F6583">
            <w:pPr>
              <w:spacing w:after="0" w:line="240" w:lineRule="auto"/>
              <w:jc w:val="center"/>
              <w:rPr>
                <w:del w:id="14148" w:author="Stefanie Lane" w:date="2022-06-23T15:12:00Z"/>
                <w:rFonts w:ascii="Calibri" w:eastAsia="Times New Roman" w:hAnsi="Calibri" w:cs="Calibri"/>
                <w:color w:val="000000"/>
              </w:rPr>
            </w:pPr>
            <w:del w:id="14149" w:author="Stefanie Lane" w:date="2022-06-23T15:12:00Z">
              <w:r w:rsidRPr="004F6583" w:rsidDel="00EB4CE1">
                <w:rPr>
                  <w:rFonts w:ascii="Calibri" w:eastAsia="Times New Roman" w:hAnsi="Calibri" w:cs="Calibri"/>
                  <w:color w:val="000000"/>
                </w:rPr>
                <w:delText>0.17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1ECA2FB1" w:rsidR="004F6583" w:rsidRPr="004F6583" w:rsidDel="00EB4CE1" w:rsidRDefault="004F6583" w:rsidP="004F6583">
            <w:pPr>
              <w:spacing w:after="0" w:line="240" w:lineRule="auto"/>
              <w:jc w:val="center"/>
              <w:rPr>
                <w:del w:id="14150" w:author="Stefanie Lane" w:date="2022-06-23T15:12:00Z"/>
                <w:rFonts w:ascii="Calibri" w:eastAsia="Times New Roman" w:hAnsi="Calibri" w:cs="Calibri"/>
                <w:color w:val="000000"/>
              </w:rPr>
            </w:pPr>
            <w:del w:id="1415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4D945E76" w:rsidR="004F6583" w:rsidRPr="004F6583" w:rsidDel="00EB4CE1" w:rsidRDefault="004F6583" w:rsidP="004F6583">
            <w:pPr>
              <w:spacing w:after="0" w:line="240" w:lineRule="auto"/>
              <w:jc w:val="center"/>
              <w:rPr>
                <w:del w:id="14152" w:author="Stefanie Lane" w:date="2022-06-23T15:12:00Z"/>
                <w:rFonts w:ascii="Calibri" w:eastAsia="Times New Roman" w:hAnsi="Calibri" w:cs="Calibri"/>
                <w:color w:val="000000"/>
              </w:rPr>
            </w:pPr>
            <w:del w:id="14153"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nil"/>
              <w:right w:val="nil"/>
            </w:tcBorders>
            <w:shd w:val="clear" w:color="auto" w:fill="auto"/>
            <w:noWrap/>
            <w:vAlign w:val="bottom"/>
            <w:hideMark/>
          </w:tcPr>
          <w:p w14:paraId="13AB007B" w14:textId="4FF8A171" w:rsidR="004F6583" w:rsidRPr="004F6583" w:rsidDel="00EB4CE1" w:rsidRDefault="004F6583" w:rsidP="004F6583">
            <w:pPr>
              <w:spacing w:after="0" w:line="240" w:lineRule="auto"/>
              <w:jc w:val="center"/>
              <w:rPr>
                <w:del w:id="14154" w:author="Stefanie Lane" w:date="2022-06-23T15:12:00Z"/>
                <w:rFonts w:ascii="Calibri" w:eastAsia="Times New Roman" w:hAnsi="Calibri" w:cs="Calibri"/>
                <w:color w:val="000000"/>
              </w:rPr>
            </w:pPr>
            <w:del w:id="14155"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238EC65B" w14:textId="5C8B7A1D" w:rsidTr="004F6583">
        <w:trPr>
          <w:trHeight w:val="290"/>
          <w:del w:id="14156" w:author="Stefanie Lane" w:date="2022-06-23T15:12:00Z"/>
        </w:trPr>
        <w:tc>
          <w:tcPr>
            <w:tcW w:w="1700" w:type="dxa"/>
            <w:vMerge/>
            <w:tcBorders>
              <w:top w:val="nil"/>
              <w:left w:val="nil"/>
              <w:bottom w:val="nil"/>
              <w:right w:val="nil"/>
            </w:tcBorders>
            <w:vAlign w:val="center"/>
            <w:hideMark/>
          </w:tcPr>
          <w:p w14:paraId="43A03CDA" w14:textId="5C6D2357" w:rsidR="004F6583" w:rsidRPr="004F6583" w:rsidDel="00EB4CE1" w:rsidRDefault="004F6583" w:rsidP="004F6583">
            <w:pPr>
              <w:spacing w:after="0" w:line="240" w:lineRule="auto"/>
              <w:rPr>
                <w:del w:id="1415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61F1993E" w:rsidR="004F6583" w:rsidRPr="004F6583" w:rsidDel="00EB4CE1" w:rsidRDefault="004F6583" w:rsidP="004F6583">
            <w:pPr>
              <w:spacing w:after="0" w:line="240" w:lineRule="auto"/>
              <w:rPr>
                <w:del w:id="14158" w:author="Stefanie Lane" w:date="2022-06-23T15:12:00Z"/>
                <w:rFonts w:ascii="Arial" w:eastAsia="Times New Roman" w:hAnsi="Arial" w:cs="Arial"/>
                <w:i/>
                <w:iCs/>
                <w:sz w:val="20"/>
                <w:szCs w:val="20"/>
              </w:rPr>
            </w:pPr>
            <w:del w:id="14159" w:author="Stefanie Lane" w:date="2022-06-23T15:12:00Z">
              <w:r w:rsidRPr="004F6583" w:rsidDel="00EB4CE1">
                <w:rPr>
                  <w:rFonts w:ascii="Arial" w:eastAsia="Times New Roman" w:hAnsi="Arial" w:cs="Arial"/>
                  <w:i/>
                  <w:iCs/>
                  <w:sz w:val="20"/>
                  <w:szCs w:val="20"/>
                </w:rPr>
                <w:delText>Rumex occidentalis</w:delText>
              </w:r>
            </w:del>
          </w:p>
        </w:tc>
        <w:tc>
          <w:tcPr>
            <w:tcW w:w="960" w:type="dxa"/>
            <w:tcBorders>
              <w:top w:val="nil"/>
              <w:left w:val="nil"/>
              <w:bottom w:val="nil"/>
              <w:right w:val="nil"/>
            </w:tcBorders>
            <w:shd w:val="clear" w:color="auto" w:fill="auto"/>
            <w:noWrap/>
            <w:vAlign w:val="bottom"/>
            <w:hideMark/>
          </w:tcPr>
          <w:p w14:paraId="668D2B23" w14:textId="0C90DB29" w:rsidR="004F6583" w:rsidRPr="004F6583" w:rsidDel="00EB4CE1" w:rsidRDefault="004F6583" w:rsidP="004F6583">
            <w:pPr>
              <w:spacing w:after="0" w:line="240" w:lineRule="auto"/>
              <w:jc w:val="center"/>
              <w:rPr>
                <w:del w:id="14160" w:author="Stefanie Lane" w:date="2022-06-23T15:12:00Z"/>
                <w:rFonts w:ascii="Calibri" w:eastAsia="Times New Roman" w:hAnsi="Calibri" w:cs="Calibri"/>
                <w:color w:val="000000"/>
              </w:rPr>
            </w:pPr>
            <w:del w:id="14161"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50BCC531" w14:textId="2C345C22" w:rsidR="004F6583" w:rsidRPr="004F6583" w:rsidDel="00EB4CE1" w:rsidRDefault="004F6583" w:rsidP="004F6583">
            <w:pPr>
              <w:spacing w:after="0" w:line="240" w:lineRule="auto"/>
              <w:jc w:val="center"/>
              <w:rPr>
                <w:del w:id="14162" w:author="Stefanie Lane" w:date="2022-06-23T15:12:00Z"/>
                <w:rFonts w:ascii="Calibri" w:eastAsia="Times New Roman" w:hAnsi="Calibri" w:cs="Calibri"/>
                <w:color w:val="000000"/>
              </w:rPr>
            </w:pPr>
            <w:del w:id="14163"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74E5BCB8" w14:textId="6FBF4C94" w:rsidR="004F6583" w:rsidRPr="004F6583" w:rsidDel="00EB4CE1" w:rsidRDefault="004F6583" w:rsidP="004F6583">
            <w:pPr>
              <w:spacing w:after="0" w:line="240" w:lineRule="auto"/>
              <w:jc w:val="center"/>
              <w:rPr>
                <w:del w:id="14164" w:author="Stefanie Lane" w:date="2022-06-23T15:12:00Z"/>
                <w:rFonts w:ascii="Calibri" w:eastAsia="Times New Roman" w:hAnsi="Calibri" w:cs="Calibri"/>
                <w:color w:val="000000"/>
              </w:rPr>
            </w:pPr>
            <w:del w:id="14165"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18E9CDDE" w:rsidR="004F6583" w:rsidRPr="004F6583" w:rsidDel="00EB4CE1" w:rsidRDefault="004F6583" w:rsidP="004F6583">
            <w:pPr>
              <w:spacing w:after="0" w:line="240" w:lineRule="auto"/>
              <w:jc w:val="center"/>
              <w:rPr>
                <w:del w:id="14166" w:author="Stefanie Lane" w:date="2022-06-23T15:12:00Z"/>
                <w:rFonts w:ascii="Calibri" w:eastAsia="Times New Roman" w:hAnsi="Calibri" w:cs="Calibri"/>
                <w:color w:val="000000"/>
              </w:rPr>
            </w:pPr>
            <w:del w:id="14167"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326DBC03" w14:textId="5F433B2C" w:rsidTr="004F6583">
        <w:trPr>
          <w:trHeight w:val="290"/>
          <w:del w:id="14168" w:author="Stefanie Lane" w:date="2022-06-23T15:12:00Z"/>
        </w:trPr>
        <w:tc>
          <w:tcPr>
            <w:tcW w:w="1700" w:type="dxa"/>
            <w:vMerge/>
            <w:tcBorders>
              <w:top w:val="nil"/>
              <w:left w:val="nil"/>
              <w:bottom w:val="nil"/>
              <w:right w:val="nil"/>
            </w:tcBorders>
            <w:vAlign w:val="center"/>
            <w:hideMark/>
          </w:tcPr>
          <w:p w14:paraId="375C48A8" w14:textId="6DD89AC6" w:rsidR="004F6583" w:rsidRPr="004F6583" w:rsidDel="00EB4CE1" w:rsidRDefault="004F6583" w:rsidP="004F6583">
            <w:pPr>
              <w:spacing w:after="0" w:line="240" w:lineRule="auto"/>
              <w:rPr>
                <w:del w:id="1416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29B6A1E1" w:rsidR="004F6583" w:rsidRPr="004F6583" w:rsidDel="00EB4CE1" w:rsidRDefault="004F6583" w:rsidP="004F6583">
            <w:pPr>
              <w:spacing w:after="0" w:line="240" w:lineRule="auto"/>
              <w:rPr>
                <w:del w:id="14170" w:author="Stefanie Lane" w:date="2022-06-23T15:12:00Z"/>
                <w:rFonts w:ascii="Arial" w:eastAsia="Times New Roman" w:hAnsi="Arial" w:cs="Arial"/>
                <w:i/>
                <w:iCs/>
                <w:sz w:val="20"/>
                <w:szCs w:val="20"/>
              </w:rPr>
            </w:pPr>
            <w:del w:id="14171"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5E6D09A1" w:rsidR="004F6583" w:rsidRPr="004F6583" w:rsidDel="00EB4CE1" w:rsidRDefault="004F6583" w:rsidP="004F6583">
            <w:pPr>
              <w:spacing w:after="0" w:line="240" w:lineRule="auto"/>
              <w:jc w:val="center"/>
              <w:rPr>
                <w:del w:id="14172" w:author="Stefanie Lane" w:date="2022-06-23T15:12:00Z"/>
                <w:rFonts w:ascii="Calibri" w:eastAsia="Times New Roman" w:hAnsi="Calibri" w:cs="Calibri"/>
                <w:color w:val="000000"/>
              </w:rPr>
            </w:pPr>
            <w:del w:id="14173" w:author="Stefanie Lane" w:date="2022-06-23T15:12:00Z">
              <w:r w:rsidRPr="004F6583" w:rsidDel="00EB4CE1">
                <w:rPr>
                  <w:rFonts w:ascii="Calibri" w:eastAsia="Times New Roman" w:hAnsi="Calibri" w:cs="Calibri"/>
                  <w:color w:val="000000"/>
                </w:rPr>
                <w:delText>1.00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18175DFA" w:rsidR="004F6583" w:rsidRPr="004F6583" w:rsidDel="00EB4CE1" w:rsidRDefault="004F6583" w:rsidP="004F6583">
            <w:pPr>
              <w:spacing w:after="0" w:line="240" w:lineRule="auto"/>
              <w:jc w:val="center"/>
              <w:rPr>
                <w:del w:id="14174" w:author="Stefanie Lane" w:date="2022-06-23T15:12:00Z"/>
                <w:rFonts w:ascii="Calibri" w:eastAsia="Times New Roman" w:hAnsi="Calibri" w:cs="Calibri"/>
                <w:color w:val="000000"/>
              </w:rPr>
            </w:pPr>
            <w:del w:id="14175"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537CF64B" w:rsidR="004F6583" w:rsidRPr="004F6583" w:rsidDel="00EB4CE1" w:rsidRDefault="004F6583" w:rsidP="004F6583">
            <w:pPr>
              <w:spacing w:after="0" w:line="240" w:lineRule="auto"/>
              <w:jc w:val="center"/>
              <w:rPr>
                <w:del w:id="14176" w:author="Stefanie Lane" w:date="2022-06-23T15:12:00Z"/>
                <w:rFonts w:ascii="Calibri" w:eastAsia="Times New Roman" w:hAnsi="Calibri" w:cs="Calibri"/>
                <w:color w:val="000000"/>
              </w:rPr>
            </w:pPr>
            <w:del w:id="14177"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nil"/>
              <w:right w:val="nil"/>
            </w:tcBorders>
            <w:shd w:val="clear" w:color="auto" w:fill="auto"/>
            <w:noWrap/>
            <w:vAlign w:val="bottom"/>
            <w:hideMark/>
          </w:tcPr>
          <w:p w14:paraId="4C354390" w14:textId="7C01771B" w:rsidR="004F6583" w:rsidRPr="004F6583" w:rsidDel="00EB4CE1" w:rsidRDefault="004F6583" w:rsidP="004F6583">
            <w:pPr>
              <w:spacing w:after="0" w:line="240" w:lineRule="auto"/>
              <w:jc w:val="center"/>
              <w:rPr>
                <w:del w:id="14178" w:author="Stefanie Lane" w:date="2022-06-23T15:12:00Z"/>
                <w:rFonts w:ascii="Calibri" w:eastAsia="Times New Roman" w:hAnsi="Calibri" w:cs="Calibri"/>
                <w:color w:val="000000"/>
              </w:rPr>
            </w:pPr>
            <w:del w:id="14179" w:author="Stefanie Lane" w:date="2022-06-23T15:12:00Z">
              <w:r w:rsidRPr="004F6583" w:rsidDel="00EB4CE1">
                <w:rPr>
                  <w:rFonts w:ascii="Calibri" w:eastAsia="Times New Roman" w:hAnsi="Calibri" w:cs="Calibri"/>
                  <w:color w:val="000000"/>
                </w:rPr>
                <w:delText>-88.89</w:delText>
              </w:r>
            </w:del>
          </w:p>
        </w:tc>
      </w:tr>
      <w:tr w:rsidR="004F6583" w:rsidRPr="004F6583" w:rsidDel="00EB4CE1" w14:paraId="69CFF9FC" w14:textId="1146F3F6" w:rsidTr="004F6583">
        <w:trPr>
          <w:trHeight w:val="290"/>
          <w:del w:id="14180" w:author="Stefanie Lane" w:date="2022-06-23T15:12:00Z"/>
        </w:trPr>
        <w:tc>
          <w:tcPr>
            <w:tcW w:w="1700" w:type="dxa"/>
            <w:vMerge/>
            <w:tcBorders>
              <w:top w:val="nil"/>
              <w:left w:val="nil"/>
              <w:bottom w:val="nil"/>
              <w:right w:val="nil"/>
            </w:tcBorders>
            <w:vAlign w:val="center"/>
            <w:hideMark/>
          </w:tcPr>
          <w:p w14:paraId="36D28A9E" w14:textId="3141E445" w:rsidR="004F6583" w:rsidRPr="004F6583" w:rsidDel="00EB4CE1" w:rsidRDefault="004F6583" w:rsidP="004F6583">
            <w:pPr>
              <w:spacing w:after="0" w:line="240" w:lineRule="auto"/>
              <w:rPr>
                <w:del w:id="1418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47DF0A60" w:rsidR="004F6583" w:rsidRPr="004F6583" w:rsidDel="00EB4CE1" w:rsidRDefault="004F6583" w:rsidP="004F6583">
            <w:pPr>
              <w:spacing w:after="0" w:line="240" w:lineRule="auto"/>
              <w:rPr>
                <w:del w:id="14182" w:author="Stefanie Lane" w:date="2022-06-23T15:12:00Z"/>
                <w:rFonts w:ascii="Arial" w:eastAsia="Times New Roman" w:hAnsi="Arial" w:cs="Arial"/>
                <w:i/>
                <w:iCs/>
                <w:sz w:val="20"/>
                <w:szCs w:val="20"/>
              </w:rPr>
            </w:pPr>
            <w:del w:id="14183"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nil"/>
              <w:left w:val="nil"/>
              <w:bottom w:val="nil"/>
              <w:right w:val="nil"/>
            </w:tcBorders>
            <w:shd w:val="clear" w:color="auto" w:fill="auto"/>
            <w:noWrap/>
            <w:vAlign w:val="bottom"/>
            <w:hideMark/>
          </w:tcPr>
          <w:p w14:paraId="551F54A0" w14:textId="529DE083" w:rsidR="004F6583" w:rsidRPr="004F6583" w:rsidDel="00EB4CE1" w:rsidRDefault="004F6583" w:rsidP="004F6583">
            <w:pPr>
              <w:spacing w:after="0" w:line="240" w:lineRule="auto"/>
              <w:jc w:val="center"/>
              <w:rPr>
                <w:del w:id="14184" w:author="Stefanie Lane" w:date="2022-06-23T15:12:00Z"/>
                <w:rFonts w:ascii="Calibri" w:eastAsia="Times New Roman" w:hAnsi="Calibri" w:cs="Calibri"/>
                <w:color w:val="000000"/>
              </w:rPr>
            </w:pPr>
            <w:del w:id="14185" w:author="Stefanie Lane" w:date="2022-06-23T15:12:00Z">
              <w:r w:rsidRPr="004F6583" w:rsidDel="00EB4CE1">
                <w:rPr>
                  <w:rFonts w:ascii="Calibri" w:eastAsia="Times New Roman" w:hAnsi="Calibri" w:cs="Calibri"/>
                  <w:color w:val="000000"/>
                </w:rPr>
                <w:delText>0.48</w:delText>
              </w:r>
            </w:del>
          </w:p>
        </w:tc>
        <w:tc>
          <w:tcPr>
            <w:tcW w:w="960" w:type="dxa"/>
            <w:tcBorders>
              <w:top w:val="nil"/>
              <w:left w:val="nil"/>
              <w:bottom w:val="nil"/>
              <w:right w:val="nil"/>
            </w:tcBorders>
            <w:shd w:val="clear" w:color="auto" w:fill="auto"/>
            <w:noWrap/>
            <w:vAlign w:val="bottom"/>
            <w:hideMark/>
          </w:tcPr>
          <w:p w14:paraId="2DFE5186" w14:textId="0DBAE10D" w:rsidR="004F6583" w:rsidRPr="004F6583" w:rsidDel="00EB4CE1" w:rsidRDefault="004F6583" w:rsidP="004F6583">
            <w:pPr>
              <w:spacing w:after="0" w:line="240" w:lineRule="auto"/>
              <w:jc w:val="center"/>
              <w:rPr>
                <w:del w:id="14186" w:author="Stefanie Lane" w:date="2022-06-23T15:12:00Z"/>
                <w:rFonts w:ascii="Calibri" w:eastAsia="Times New Roman" w:hAnsi="Calibri" w:cs="Calibri"/>
                <w:color w:val="000000"/>
              </w:rPr>
            </w:pPr>
            <w:del w:id="14187" w:author="Stefanie Lane" w:date="2022-06-23T15:12:00Z">
              <w:r w:rsidRPr="004F6583" w:rsidDel="00EB4CE1">
                <w:rPr>
                  <w:rFonts w:ascii="Calibri" w:eastAsia="Times New Roman" w:hAnsi="Calibri" w:cs="Calibri"/>
                  <w:color w:val="000000"/>
                </w:rPr>
                <w:delText>0.64</w:delText>
              </w:r>
            </w:del>
          </w:p>
        </w:tc>
        <w:tc>
          <w:tcPr>
            <w:tcW w:w="960" w:type="dxa"/>
            <w:tcBorders>
              <w:top w:val="nil"/>
              <w:left w:val="nil"/>
              <w:bottom w:val="nil"/>
              <w:right w:val="nil"/>
            </w:tcBorders>
            <w:shd w:val="clear" w:color="auto" w:fill="auto"/>
            <w:noWrap/>
            <w:vAlign w:val="bottom"/>
            <w:hideMark/>
          </w:tcPr>
          <w:p w14:paraId="108A3B87" w14:textId="555872EF" w:rsidR="004F6583" w:rsidRPr="004F6583" w:rsidDel="00EB4CE1" w:rsidRDefault="004F6583" w:rsidP="004F6583">
            <w:pPr>
              <w:spacing w:after="0" w:line="240" w:lineRule="auto"/>
              <w:jc w:val="center"/>
              <w:rPr>
                <w:del w:id="14188" w:author="Stefanie Lane" w:date="2022-06-23T15:12:00Z"/>
                <w:rFonts w:ascii="Calibri" w:eastAsia="Times New Roman" w:hAnsi="Calibri" w:cs="Calibri"/>
                <w:color w:val="000000"/>
              </w:rPr>
            </w:pPr>
            <w:del w:id="14189" w:author="Stefanie Lane" w:date="2022-06-23T15:12:00Z">
              <w:r w:rsidRPr="004F6583" w:rsidDel="00EB4CE1">
                <w:rPr>
                  <w:rFonts w:ascii="Calibri" w:eastAsia="Times New Roman" w:hAnsi="Calibri" w:cs="Calibri"/>
                  <w:color w:val="000000"/>
                </w:rPr>
                <w:delText>0.22</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3D3E120B" w:rsidR="004F6583" w:rsidRPr="004F6583" w:rsidDel="00EB4CE1" w:rsidRDefault="004F6583" w:rsidP="004F6583">
            <w:pPr>
              <w:spacing w:after="0" w:line="240" w:lineRule="auto"/>
              <w:jc w:val="center"/>
              <w:rPr>
                <w:del w:id="14190" w:author="Stefanie Lane" w:date="2022-06-23T15:12:00Z"/>
                <w:rFonts w:ascii="Calibri" w:eastAsia="Times New Roman" w:hAnsi="Calibri" w:cs="Calibri"/>
                <w:color w:val="000000"/>
              </w:rPr>
            </w:pPr>
            <w:del w:id="14191" w:author="Stefanie Lane" w:date="2022-06-23T15:12:00Z">
              <w:r w:rsidRPr="004F6583" w:rsidDel="00EB4CE1">
                <w:rPr>
                  <w:rFonts w:ascii="Calibri" w:eastAsia="Times New Roman" w:hAnsi="Calibri" w:cs="Calibri"/>
                  <w:color w:val="000000"/>
                </w:rPr>
                <w:delText>-77.78</w:delText>
              </w:r>
            </w:del>
          </w:p>
        </w:tc>
      </w:tr>
      <w:tr w:rsidR="004F6583" w:rsidRPr="004F6583" w:rsidDel="00EB4CE1" w14:paraId="246CA145" w14:textId="4C8101A5" w:rsidTr="004F6583">
        <w:trPr>
          <w:trHeight w:val="290"/>
          <w:del w:id="14192" w:author="Stefanie Lane" w:date="2022-06-23T15:12:00Z"/>
        </w:trPr>
        <w:tc>
          <w:tcPr>
            <w:tcW w:w="1700" w:type="dxa"/>
            <w:vMerge/>
            <w:tcBorders>
              <w:top w:val="nil"/>
              <w:left w:val="nil"/>
              <w:bottom w:val="nil"/>
              <w:right w:val="nil"/>
            </w:tcBorders>
            <w:vAlign w:val="center"/>
            <w:hideMark/>
          </w:tcPr>
          <w:p w14:paraId="6AB6269D" w14:textId="6A09CE2D" w:rsidR="004F6583" w:rsidRPr="004F6583" w:rsidDel="00EB4CE1" w:rsidRDefault="004F6583" w:rsidP="004F6583">
            <w:pPr>
              <w:spacing w:after="0" w:line="240" w:lineRule="auto"/>
              <w:rPr>
                <w:del w:id="1419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7692C8A9" w:rsidR="004F6583" w:rsidRPr="004F6583" w:rsidDel="00EB4CE1" w:rsidRDefault="004F3149" w:rsidP="004F6583">
            <w:pPr>
              <w:spacing w:after="0" w:line="240" w:lineRule="auto"/>
              <w:rPr>
                <w:del w:id="14194" w:author="Stefanie Lane" w:date="2022-06-23T15:12:00Z"/>
                <w:rFonts w:ascii="Arial" w:eastAsia="Times New Roman" w:hAnsi="Arial" w:cs="Arial"/>
                <w:i/>
                <w:iCs/>
                <w:sz w:val="20"/>
                <w:szCs w:val="20"/>
              </w:rPr>
            </w:pPr>
            <w:del w:id="14195" w:author="Stefanie Lane" w:date="2022-06-23T15:12:00Z">
              <w:r w:rsidRPr="004F6583" w:rsidDel="00EB4CE1">
                <w:rPr>
                  <w:rFonts w:ascii="Arial" w:eastAsia="Times New Roman" w:hAnsi="Arial" w:cs="Arial"/>
                  <w:i/>
                  <w:iCs/>
                  <w:sz w:val="20"/>
                  <w:szCs w:val="20"/>
                </w:rPr>
                <w:delText>Sidalcea</w:delText>
              </w:r>
              <w:r w:rsidR="004F6583" w:rsidRPr="004F6583" w:rsidDel="00EB4CE1">
                <w:rPr>
                  <w:rFonts w:ascii="Arial" w:eastAsia="Times New Roman" w:hAnsi="Arial" w:cs="Arial"/>
                  <w:i/>
                  <w:iCs/>
                  <w:sz w:val="20"/>
                  <w:szCs w:val="20"/>
                </w:rPr>
                <w:delText xml:space="preserve">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828E770" w:rsidR="004F6583" w:rsidRPr="004F6583" w:rsidDel="00EB4CE1" w:rsidRDefault="004F6583" w:rsidP="004F6583">
            <w:pPr>
              <w:spacing w:after="0" w:line="240" w:lineRule="auto"/>
              <w:jc w:val="center"/>
              <w:rPr>
                <w:del w:id="14196" w:author="Stefanie Lane" w:date="2022-06-23T15:12:00Z"/>
                <w:rFonts w:ascii="Calibri" w:eastAsia="Times New Roman" w:hAnsi="Calibri" w:cs="Calibri"/>
                <w:color w:val="000000"/>
              </w:rPr>
            </w:pPr>
            <w:del w:id="14197" w:author="Stefanie Lane" w:date="2022-06-23T15:12:00Z">
              <w:r w:rsidRPr="004F6583" w:rsidDel="00EB4CE1">
                <w:rPr>
                  <w:rFonts w:ascii="Calibri" w:eastAsia="Times New Roman" w:hAnsi="Calibri" w:cs="Calibri"/>
                  <w:color w:val="000000"/>
                </w:rPr>
                <w:delText>0.41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5443B131" w:rsidR="004F6583" w:rsidRPr="004F6583" w:rsidDel="00EB4CE1" w:rsidRDefault="004F6583" w:rsidP="004F6583">
            <w:pPr>
              <w:spacing w:after="0" w:line="240" w:lineRule="auto"/>
              <w:jc w:val="center"/>
              <w:rPr>
                <w:del w:id="14198" w:author="Stefanie Lane" w:date="2022-06-23T15:12:00Z"/>
                <w:rFonts w:ascii="Calibri" w:eastAsia="Times New Roman" w:hAnsi="Calibri" w:cs="Calibri"/>
                <w:color w:val="000000"/>
              </w:rPr>
            </w:pPr>
            <w:del w:id="14199" w:author="Stefanie Lane" w:date="2022-06-23T15:12:00Z">
              <w:r w:rsidRPr="004F6583" w:rsidDel="00EB4CE1">
                <w:rPr>
                  <w:rFonts w:ascii="Calibri" w:eastAsia="Times New Roman" w:hAnsi="Calibri" w:cs="Calibri"/>
                  <w:color w:val="000000"/>
                </w:rPr>
                <w:delText>0.18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43F1883B" w:rsidR="004F6583" w:rsidRPr="004F6583" w:rsidDel="00EB4CE1" w:rsidRDefault="004F6583" w:rsidP="004F6583">
            <w:pPr>
              <w:spacing w:after="0" w:line="240" w:lineRule="auto"/>
              <w:jc w:val="center"/>
              <w:rPr>
                <w:del w:id="14200" w:author="Stefanie Lane" w:date="2022-06-23T15:12:00Z"/>
                <w:rFonts w:ascii="Calibri" w:eastAsia="Times New Roman" w:hAnsi="Calibri" w:cs="Calibri"/>
                <w:color w:val="000000"/>
              </w:rPr>
            </w:pPr>
            <w:del w:id="14201"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5B95FF36" w14:textId="24041AB3" w:rsidR="004F6583" w:rsidRPr="004F6583" w:rsidDel="00EB4CE1" w:rsidRDefault="004F6583" w:rsidP="004F6583">
            <w:pPr>
              <w:spacing w:after="0" w:line="240" w:lineRule="auto"/>
              <w:jc w:val="center"/>
              <w:rPr>
                <w:del w:id="14202" w:author="Stefanie Lane" w:date="2022-06-23T15:12:00Z"/>
                <w:rFonts w:ascii="Calibri" w:eastAsia="Times New Roman" w:hAnsi="Calibri" w:cs="Calibri"/>
                <w:color w:val="000000"/>
              </w:rPr>
            </w:pPr>
            <w:del w:id="14203" w:author="Stefanie Lane" w:date="2022-06-23T15:12:00Z">
              <w:r w:rsidRPr="004F6583" w:rsidDel="00EB4CE1">
                <w:rPr>
                  <w:rFonts w:ascii="Calibri" w:eastAsia="Times New Roman" w:hAnsi="Calibri" w:cs="Calibri"/>
                  <w:color w:val="000000"/>
                </w:rPr>
                <w:delText>-77.78</w:delText>
              </w:r>
            </w:del>
          </w:p>
        </w:tc>
      </w:tr>
      <w:tr w:rsidR="004F6583" w:rsidRPr="004F6583" w:rsidDel="00EB4CE1" w14:paraId="502DCBA3" w14:textId="1C2CC79C" w:rsidTr="004F6583">
        <w:trPr>
          <w:trHeight w:val="290"/>
          <w:del w:id="14204" w:author="Stefanie Lane" w:date="2022-06-23T15:12:00Z"/>
        </w:trPr>
        <w:tc>
          <w:tcPr>
            <w:tcW w:w="1700" w:type="dxa"/>
            <w:vMerge/>
            <w:tcBorders>
              <w:top w:val="nil"/>
              <w:left w:val="nil"/>
              <w:bottom w:val="nil"/>
              <w:right w:val="nil"/>
            </w:tcBorders>
            <w:vAlign w:val="center"/>
            <w:hideMark/>
          </w:tcPr>
          <w:p w14:paraId="7673A80F" w14:textId="0C28EEC3" w:rsidR="004F6583" w:rsidRPr="004F6583" w:rsidDel="00EB4CE1" w:rsidRDefault="004F6583" w:rsidP="004F6583">
            <w:pPr>
              <w:spacing w:after="0" w:line="240" w:lineRule="auto"/>
              <w:rPr>
                <w:del w:id="1420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195C5DD3" w:rsidR="004F6583" w:rsidRPr="004F6583" w:rsidDel="00EB4CE1" w:rsidRDefault="004F6583" w:rsidP="004F6583">
            <w:pPr>
              <w:spacing w:after="0" w:line="240" w:lineRule="auto"/>
              <w:rPr>
                <w:del w:id="14206" w:author="Stefanie Lane" w:date="2022-06-23T15:12:00Z"/>
                <w:rFonts w:ascii="Arial" w:eastAsia="Times New Roman" w:hAnsi="Arial" w:cs="Arial"/>
                <w:i/>
                <w:iCs/>
                <w:color w:val="000000"/>
                <w:sz w:val="20"/>
                <w:szCs w:val="20"/>
              </w:rPr>
            </w:pPr>
            <w:del w:id="14207"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nil"/>
              <w:left w:val="nil"/>
              <w:bottom w:val="nil"/>
              <w:right w:val="nil"/>
            </w:tcBorders>
            <w:shd w:val="clear" w:color="auto" w:fill="auto"/>
            <w:noWrap/>
            <w:vAlign w:val="bottom"/>
            <w:hideMark/>
          </w:tcPr>
          <w:p w14:paraId="6CB01C8E" w14:textId="078816DC" w:rsidR="004F6583" w:rsidRPr="004F6583" w:rsidDel="00EB4CE1" w:rsidRDefault="004F6583" w:rsidP="004F6583">
            <w:pPr>
              <w:spacing w:after="0" w:line="240" w:lineRule="auto"/>
              <w:jc w:val="center"/>
              <w:rPr>
                <w:del w:id="14208" w:author="Stefanie Lane" w:date="2022-06-23T15:12:00Z"/>
                <w:rFonts w:ascii="Calibri" w:eastAsia="Times New Roman" w:hAnsi="Calibri" w:cs="Calibri"/>
                <w:color w:val="000000"/>
              </w:rPr>
            </w:pPr>
            <w:del w:id="14209" w:author="Stefanie Lane" w:date="2022-06-23T15:12:00Z">
              <w:r w:rsidRPr="004F6583" w:rsidDel="00EB4CE1">
                <w:rPr>
                  <w:rFonts w:ascii="Calibri" w:eastAsia="Times New Roman" w:hAnsi="Calibri" w:cs="Calibri"/>
                  <w:color w:val="000000"/>
                </w:rPr>
                <w:delText>0.59</w:delText>
              </w:r>
            </w:del>
          </w:p>
        </w:tc>
        <w:tc>
          <w:tcPr>
            <w:tcW w:w="960" w:type="dxa"/>
            <w:tcBorders>
              <w:top w:val="nil"/>
              <w:left w:val="nil"/>
              <w:bottom w:val="nil"/>
              <w:right w:val="nil"/>
            </w:tcBorders>
            <w:shd w:val="clear" w:color="auto" w:fill="auto"/>
            <w:noWrap/>
            <w:vAlign w:val="bottom"/>
            <w:hideMark/>
          </w:tcPr>
          <w:p w14:paraId="3B447151" w14:textId="0AE1BA09" w:rsidR="004F6583" w:rsidRPr="004F6583" w:rsidDel="00EB4CE1" w:rsidRDefault="004F6583" w:rsidP="004F6583">
            <w:pPr>
              <w:spacing w:after="0" w:line="240" w:lineRule="auto"/>
              <w:jc w:val="center"/>
              <w:rPr>
                <w:del w:id="14210" w:author="Stefanie Lane" w:date="2022-06-23T15:12:00Z"/>
                <w:rFonts w:ascii="Calibri" w:eastAsia="Times New Roman" w:hAnsi="Calibri" w:cs="Calibri"/>
                <w:color w:val="000000"/>
              </w:rPr>
            </w:pPr>
            <w:del w:id="14211" w:author="Stefanie Lane" w:date="2022-06-23T15:12:00Z">
              <w:r w:rsidRPr="004F6583" w:rsidDel="00EB4CE1">
                <w:rPr>
                  <w:rFonts w:ascii="Calibri" w:eastAsia="Times New Roman" w:hAnsi="Calibri" w:cs="Calibri"/>
                  <w:color w:val="000000"/>
                </w:rPr>
                <w:delText>0.24</w:delText>
              </w:r>
            </w:del>
          </w:p>
        </w:tc>
        <w:tc>
          <w:tcPr>
            <w:tcW w:w="960" w:type="dxa"/>
            <w:tcBorders>
              <w:top w:val="nil"/>
              <w:left w:val="nil"/>
              <w:bottom w:val="nil"/>
              <w:right w:val="nil"/>
            </w:tcBorders>
            <w:shd w:val="clear" w:color="auto" w:fill="auto"/>
            <w:noWrap/>
            <w:vAlign w:val="bottom"/>
            <w:hideMark/>
          </w:tcPr>
          <w:p w14:paraId="4BBC0279" w14:textId="10AAA305" w:rsidR="004F6583" w:rsidRPr="004F6583" w:rsidDel="00EB4CE1" w:rsidRDefault="004F6583" w:rsidP="004F6583">
            <w:pPr>
              <w:spacing w:after="0" w:line="240" w:lineRule="auto"/>
              <w:jc w:val="center"/>
              <w:rPr>
                <w:del w:id="14212" w:author="Stefanie Lane" w:date="2022-06-23T15:12:00Z"/>
                <w:rFonts w:ascii="Calibri" w:eastAsia="Times New Roman" w:hAnsi="Calibri" w:cs="Calibri"/>
                <w:color w:val="000000"/>
              </w:rPr>
            </w:pPr>
            <w:del w:id="14213" w:author="Stefanie Lane" w:date="2022-06-23T15:12:00Z">
              <w:r w:rsidRPr="004F6583" w:rsidDel="00EB4CE1">
                <w:rPr>
                  <w:rFonts w:ascii="Calibri" w:eastAsia="Times New Roman" w:hAnsi="Calibri" w:cs="Calibri"/>
                  <w:color w:val="000000"/>
                </w:rPr>
                <w:delText>0.25</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D3CAFAF" w:rsidR="004F6583" w:rsidRPr="004F6583" w:rsidDel="00EB4CE1" w:rsidRDefault="004F6583" w:rsidP="004F6583">
            <w:pPr>
              <w:spacing w:after="0" w:line="240" w:lineRule="auto"/>
              <w:jc w:val="center"/>
              <w:rPr>
                <w:del w:id="14214" w:author="Stefanie Lane" w:date="2022-06-23T15:12:00Z"/>
                <w:rFonts w:ascii="Calibri" w:eastAsia="Times New Roman" w:hAnsi="Calibri" w:cs="Calibri"/>
                <w:color w:val="000000"/>
              </w:rPr>
            </w:pPr>
            <w:del w:id="14215" w:author="Stefanie Lane" w:date="2022-06-23T15:12:00Z">
              <w:r w:rsidRPr="004F6583" w:rsidDel="00EB4CE1">
                <w:rPr>
                  <w:rFonts w:ascii="Calibri" w:eastAsia="Times New Roman" w:hAnsi="Calibri" w:cs="Calibri"/>
                  <w:color w:val="000000"/>
                </w:rPr>
                <w:delText>-75.00</w:delText>
              </w:r>
            </w:del>
          </w:p>
        </w:tc>
      </w:tr>
      <w:tr w:rsidR="004F6583" w:rsidRPr="004F6583" w:rsidDel="00EB4CE1" w14:paraId="05A8A671" w14:textId="7912B053" w:rsidTr="004F6583">
        <w:trPr>
          <w:trHeight w:val="290"/>
          <w:del w:id="14216" w:author="Stefanie Lane" w:date="2022-06-23T15:12:00Z"/>
        </w:trPr>
        <w:tc>
          <w:tcPr>
            <w:tcW w:w="1700" w:type="dxa"/>
            <w:vMerge/>
            <w:tcBorders>
              <w:top w:val="nil"/>
              <w:left w:val="nil"/>
              <w:bottom w:val="nil"/>
              <w:right w:val="nil"/>
            </w:tcBorders>
            <w:vAlign w:val="center"/>
            <w:hideMark/>
          </w:tcPr>
          <w:p w14:paraId="07E9F9D8" w14:textId="7CF26909" w:rsidR="004F6583" w:rsidRPr="004F6583" w:rsidDel="00EB4CE1" w:rsidRDefault="004F6583" w:rsidP="004F6583">
            <w:pPr>
              <w:spacing w:after="0" w:line="240" w:lineRule="auto"/>
              <w:rPr>
                <w:del w:id="1421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AB47567" w:rsidR="004F6583" w:rsidRPr="004F6583" w:rsidDel="00EB4CE1" w:rsidRDefault="004F6583" w:rsidP="004F6583">
            <w:pPr>
              <w:spacing w:after="0" w:line="240" w:lineRule="auto"/>
              <w:rPr>
                <w:del w:id="14218" w:author="Stefanie Lane" w:date="2022-06-23T15:12:00Z"/>
                <w:rFonts w:ascii="Arial" w:eastAsia="Times New Roman" w:hAnsi="Arial" w:cs="Arial"/>
                <w:i/>
                <w:iCs/>
                <w:sz w:val="20"/>
                <w:szCs w:val="20"/>
              </w:rPr>
            </w:pPr>
            <w:del w:id="14219"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808E96D" w:rsidR="004F6583" w:rsidRPr="004F6583" w:rsidDel="00EB4CE1" w:rsidRDefault="004F6583" w:rsidP="004F6583">
            <w:pPr>
              <w:spacing w:after="0" w:line="240" w:lineRule="auto"/>
              <w:jc w:val="center"/>
              <w:rPr>
                <w:del w:id="14220" w:author="Stefanie Lane" w:date="2022-06-23T15:12:00Z"/>
                <w:rFonts w:ascii="Calibri" w:eastAsia="Times New Roman" w:hAnsi="Calibri" w:cs="Calibri"/>
                <w:color w:val="000000"/>
              </w:rPr>
            </w:pPr>
            <w:del w:id="14221" w:author="Stefanie Lane" w:date="2022-06-23T15:12:00Z">
              <w:r w:rsidRPr="004F6583" w:rsidDel="00EB4CE1">
                <w:rPr>
                  <w:rFonts w:ascii="Calibri" w:eastAsia="Times New Roman" w:hAnsi="Calibri" w:cs="Calibri"/>
                  <w:color w:val="000000"/>
                </w:rPr>
                <w:delText>0.62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08EFE1ED" w:rsidR="004F6583" w:rsidRPr="004F6583" w:rsidDel="00EB4CE1" w:rsidRDefault="004F6583" w:rsidP="004F6583">
            <w:pPr>
              <w:spacing w:after="0" w:line="240" w:lineRule="auto"/>
              <w:jc w:val="center"/>
              <w:rPr>
                <w:del w:id="14222" w:author="Stefanie Lane" w:date="2022-06-23T15:12:00Z"/>
                <w:rFonts w:ascii="Calibri" w:eastAsia="Times New Roman" w:hAnsi="Calibri" w:cs="Calibri"/>
                <w:color w:val="000000"/>
              </w:rPr>
            </w:pPr>
            <w:del w:id="14223" w:author="Stefanie Lane" w:date="2022-06-23T15:12:00Z">
              <w:r w:rsidRPr="004F6583" w:rsidDel="00EB4CE1">
                <w:rPr>
                  <w:rFonts w:ascii="Calibri" w:eastAsia="Times New Roman" w:hAnsi="Calibri" w:cs="Calibri"/>
                  <w:color w:val="000000"/>
                </w:rPr>
                <w:delText>0.36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5BB0727" w:rsidR="004F6583" w:rsidRPr="004F6583" w:rsidDel="00EB4CE1" w:rsidRDefault="004F6583" w:rsidP="004F6583">
            <w:pPr>
              <w:spacing w:after="0" w:line="240" w:lineRule="auto"/>
              <w:jc w:val="center"/>
              <w:rPr>
                <w:del w:id="14224" w:author="Stefanie Lane" w:date="2022-06-23T15:12:00Z"/>
                <w:rFonts w:ascii="Calibri" w:eastAsia="Times New Roman" w:hAnsi="Calibri" w:cs="Calibri"/>
                <w:color w:val="000000"/>
              </w:rPr>
            </w:pPr>
            <w:del w:id="14225" w:author="Stefanie Lane" w:date="2022-06-23T15:12:00Z">
              <w:r w:rsidRPr="004F6583" w:rsidDel="00EB4CE1">
                <w:rPr>
                  <w:rFonts w:ascii="Calibri" w:eastAsia="Times New Roman" w:hAnsi="Calibri" w:cs="Calibri"/>
                  <w:color w:val="000000"/>
                </w:rPr>
                <w:delText>0.44</w:delText>
              </w:r>
            </w:del>
          </w:p>
        </w:tc>
        <w:tc>
          <w:tcPr>
            <w:tcW w:w="1760" w:type="dxa"/>
            <w:tcBorders>
              <w:top w:val="nil"/>
              <w:left w:val="nil"/>
              <w:bottom w:val="nil"/>
              <w:right w:val="nil"/>
            </w:tcBorders>
            <w:shd w:val="clear" w:color="auto" w:fill="auto"/>
            <w:noWrap/>
            <w:vAlign w:val="bottom"/>
            <w:hideMark/>
          </w:tcPr>
          <w:p w14:paraId="1FDD3E38" w14:textId="230E5D01" w:rsidR="004F6583" w:rsidRPr="004F6583" w:rsidDel="00EB4CE1" w:rsidRDefault="004F6583" w:rsidP="004F6583">
            <w:pPr>
              <w:spacing w:after="0" w:line="240" w:lineRule="auto"/>
              <w:jc w:val="center"/>
              <w:rPr>
                <w:del w:id="14226" w:author="Stefanie Lane" w:date="2022-06-23T15:12:00Z"/>
                <w:rFonts w:ascii="Calibri" w:eastAsia="Times New Roman" w:hAnsi="Calibri" w:cs="Calibri"/>
                <w:color w:val="000000"/>
              </w:rPr>
            </w:pPr>
            <w:del w:id="14227"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1C839BCB" w14:textId="3B09FE04" w:rsidTr="004F6583">
        <w:trPr>
          <w:trHeight w:val="290"/>
          <w:del w:id="14228" w:author="Stefanie Lane" w:date="2022-06-23T15:12:00Z"/>
        </w:trPr>
        <w:tc>
          <w:tcPr>
            <w:tcW w:w="1700" w:type="dxa"/>
            <w:vMerge/>
            <w:tcBorders>
              <w:top w:val="nil"/>
              <w:left w:val="nil"/>
              <w:bottom w:val="nil"/>
              <w:right w:val="nil"/>
            </w:tcBorders>
            <w:vAlign w:val="center"/>
            <w:hideMark/>
          </w:tcPr>
          <w:p w14:paraId="3205E417" w14:textId="5D034C7F" w:rsidR="004F6583" w:rsidRPr="004F6583" w:rsidDel="00EB4CE1" w:rsidRDefault="004F6583" w:rsidP="004F6583">
            <w:pPr>
              <w:spacing w:after="0" w:line="240" w:lineRule="auto"/>
              <w:rPr>
                <w:del w:id="1422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629A9726" w:rsidR="004F6583" w:rsidRPr="004F6583" w:rsidDel="00EB4CE1" w:rsidRDefault="004F6583" w:rsidP="004F6583">
            <w:pPr>
              <w:spacing w:after="0" w:line="240" w:lineRule="auto"/>
              <w:rPr>
                <w:del w:id="14230" w:author="Stefanie Lane" w:date="2022-06-23T15:12:00Z"/>
                <w:rFonts w:ascii="Arial" w:eastAsia="Times New Roman" w:hAnsi="Arial" w:cs="Arial"/>
                <w:i/>
                <w:iCs/>
                <w:sz w:val="20"/>
                <w:szCs w:val="20"/>
              </w:rPr>
            </w:pPr>
            <w:del w:id="14231"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15226806" w14:textId="5FA58609" w:rsidR="004F6583" w:rsidRPr="004F6583" w:rsidDel="00EB4CE1" w:rsidRDefault="004F6583" w:rsidP="004F6583">
            <w:pPr>
              <w:spacing w:after="0" w:line="240" w:lineRule="auto"/>
              <w:jc w:val="center"/>
              <w:rPr>
                <w:del w:id="14232" w:author="Stefanie Lane" w:date="2022-06-23T15:12:00Z"/>
                <w:rFonts w:ascii="Calibri" w:eastAsia="Times New Roman" w:hAnsi="Calibri" w:cs="Calibri"/>
                <w:color w:val="000000"/>
              </w:rPr>
            </w:pPr>
            <w:del w:id="14233" w:author="Stefanie Lane" w:date="2022-06-23T15:12:00Z">
              <w:r w:rsidRPr="004F6583" w:rsidDel="00EB4CE1">
                <w:rPr>
                  <w:rFonts w:ascii="Calibri" w:eastAsia="Times New Roman" w:hAnsi="Calibri" w:cs="Calibri"/>
                  <w:color w:val="000000"/>
                </w:rPr>
                <w:delText>0.38</w:delText>
              </w:r>
            </w:del>
          </w:p>
        </w:tc>
        <w:tc>
          <w:tcPr>
            <w:tcW w:w="960" w:type="dxa"/>
            <w:tcBorders>
              <w:top w:val="nil"/>
              <w:left w:val="nil"/>
              <w:bottom w:val="nil"/>
              <w:right w:val="nil"/>
            </w:tcBorders>
            <w:shd w:val="clear" w:color="auto" w:fill="auto"/>
            <w:noWrap/>
            <w:vAlign w:val="bottom"/>
            <w:hideMark/>
          </w:tcPr>
          <w:p w14:paraId="63FD6493" w14:textId="6C14036C" w:rsidR="004F6583" w:rsidRPr="004F6583" w:rsidDel="00EB4CE1" w:rsidRDefault="004F6583" w:rsidP="004F6583">
            <w:pPr>
              <w:spacing w:after="0" w:line="240" w:lineRule="auto"/>
              <w:jc w:val="center"/>
              <w:rPr>
                <w:del w:id="14234" w:author="Stefanie Lane" w:date="2022-06-23T15:12:00Z"/>
                <w:rFonts w:ascii="Calibri" w:eastAsia="Times New Roman" w:hAnsi="Calibri" w:cs="Calibri"/>
                <w:color w:val="000000"/>
              </w:rPr>
            </w:pPr>
            <w:del w:id="14235" w:author="Stefanie Lane" w:date="2022-06-23T15:12:00Z">
              <w:r w:rsidRPr="004F6583" w:rsidDel="00EB4CE1">
                <w:rPr>
                  <w:rFonts w:ascii="Calibri" w:eastAsia="Times New Roman" w:hAnsi="Calibri" w:cs="Calibri"/>
                  <w:color w:val="000000"/>
                </w:rPr>
                <w:delText>0.58</w:delText>
              </w:r>
            </w:del>
          </w:p>
        </w:tc>
        <w:tc>
          <w:tcPr>
            <w:tcW w:w="960" w:type="dxa"/>
            <w:tcBorders>
              <w:top w:val="nil"/>
              <w:left w:val="nil"/>
              <w:bottom w:val="nil"/>
              <w:right w:val="nil"/>
            </w:tcBorders>
            <w:shd w:val="clear" w:color="auto" w:fill="auto"/>
            <w:noWrap/>
            <w:vAlign w:val="bottom"/>
            <w:hideMark/>
          </w:tcPr>
          <w:p w14:paraId="0B0856AA" w14:textId="56D4459D" w:rsidR="004F6583" w:rsidRPr="004F6583" w:rsidDel="00EB4CE1" w:rsidRDefault="004F6583" w:rsidP="004F6583">
            <w:pPr>
              <w:spacing w:after="0" w:line="240" w:lineRule="auto"/>
              <w:jc w:val="center"/>
              <w:rPr>
                <w:del w:id="14236" w:author="Stefanie Lane" w:date="2022-06-23T15:12:00Z"/>
                <w:rFonts w:ascii="Calibri" w:eastAsia="Times New Roman" w:hAnsi="Calibri" w:cs="Calibri"/>
                <w:color w:val="000000"/>
              </w:rPr>
            </w:pPr>
            <w:del w:id="14237" w:author="Stefanie Lane" w:date="2022-06-23T15:12:00Z">
              <w:r w:rsidRPr="004F6583" w:rsidDel="00EB4CE1">
                <w:rPr>
                  <w:rFonts w:ascii="Calibri" w:eastAsia="Times New Roman" w:hAnsi="Calibri" w:cs="Calibri"/>
                  <w:color w:val="000000"/>
                </w:rPr>
                <w:delText>0.44</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287F69C9" w:rsidR="004F6583" w:rsidRPr="004F6583" w:rsidDel="00EB4CE1" w:rsidRDefault="004F6583" w:rsidP="004F6583">
            <w:pPr>
              <w:spacing w:after="0" w:line="240" w:lineRule="auto"/>
              <w:jc w:val="center"/>
              <w:rPr>
                <w:del w:id="14238" w:author="Stefanie Lane" w:date="2022-06-23T15:12:00Z"/>
                <w:rFonts w:ascii="Calibri" w:eastAsia="Times New Roman" w:hAnsi="Calibri" w:cs="Calibri"/>
                <w:color w:val="000000"/>
              </w:rPr>
            </w:pPr>
            <w:del w:id="14239"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76763759" w14:textId="5DF57022" w:rsidTr="004F6583">
        <w:trPr>
          <w:trHeight w:val="290"/>
          <w:del w:id="14240" w:author="Stefanie Lane" w:date="2022-06-23T15:12:00Z"/>
        </w:trPr>
        <w:tc>
          <w:tcPr>
            <w:tcW w:w="1700" w:type="dxa"/>
            <w:vMerge/>
            <w:tcBorders>
              <w:top w:val="nil"/>
              <w:left w:val="nil"/>
              <w:bottom w:val="nil"/>
              <w:right w:val="nil"/>
            </w:tcBorders>
            <w:vAlign w:val="center"/>
            <w:hideMark/>
          </w:tcPr>
          <w:p w14:paraId="7FFC703E" w14:textId="0962A990" w:rsidR="004F6583" w:rsidRPr="004F6583" w:rsidDel="00EB4CE1" w:rsidRDefault="004F6583" w:rsidP="004F6583">
            <w:pPr>
              <w:spacing w:after="0" w:line="240" w:lineRule="auto"/>
              <w:rPr>
                <w:del w:id="1424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290F9F14" w:rsidR="004F6583" w:rsidRPr="004F6583" w:rsidDel="00EB4CE1" w:rsidRDefault="004F6583" w:rsidP="004F6583">
            <w:pPr>
              <w:spacing w:after="0" w:line="240" w:lineRule="auto"/>
              <w:rPr>
                <w:del w:id="14242" w:author="Stefanie Lane" w:date="2022-06-23T15:12:00Z"/>
                <w:rFonts w:ascii="Arial" w:eastAsia="Times New Roman" w:hAnsi="Arial" w:cs="Arial"/>
                <w:i/>
                <w:iCs/>
                <w:sz w:val="20"/>
                <w:szCs w:val="20"/>
              </w:rPr>
            </w:pPr>
            <w:del w:id="14243"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57568AB8" w:rsidR="004F6583" w:rsidRPr="004F6583" w:rsidDel="00EB4CE1" w:rsidRDefault="004F6583" w:rsidP="004F6583">
            <w:pPr>
              <w:spacing w:after="0" w:line="240" w:lineRule="auto"/>
              <w:jc w:val="center"/>
              <w:rPr>
                <w:del w:id="14244" w:author="Stefanie Lane" w:date="2022-06-23T15:12:00Z"/>
                <w:rFonts w:ascii="Calibri" w:eastAsia="Times New Roman" w:hAnsi="Calibri" w:cs="Calibri"/>
                <w:color w:val="000000"/>
              </w:rPr>
            </w:pPr>
            <w:del w:id="14245" w:author="Stefanie Lane" w:date="2022-06-23T15:12:00Z">
              <w:r w:rsidRPr="004F6583" w:rsidDel="00EB4CE1">
                <w:rPr>
                  <w:rFonts w:ascii="Calibri" w:eastAsia="Times New Roman" w:hAnsi="Calibri" w:cs="Calibri"/>
                  <w:color w:val="000000"/>
                </w:rPr>
                <w:delText>0.69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2E14A77C" w:rsidR="004F6583" w:rsidRPr="004F6583" w:rsidDel="00EB4CE1" w:rsidRDefault="004F6583" w:rsidP="004F6583">
            <w:pPr>
              <w:spacing w:after="0" w:line="240" w:lineRule="auto"/>
              <w:jc w:val="center"/>
              <w:rPr>
                <w:del w:id="14246" w:author="Stefanie Lane" w:date="2022-06-23T15:12:00Z"/>
                <w:rFonts w:ascii="Calibri" w:eastAsia="Times New Roman" w:hAnsi="Calibri" w:cs="Calibri"/>
                <w:color w:val="000000"/>
              </w:rPr>
            </w:pPr>
            <w:del w:id="14247" w:author="Stefanie Lane" w:date="2022-06-23T15:12:00Z">
              <w:r w:rsidRPr="004F6583" w:rsidDel="00EB4CE1">
                <w:rPr>
                  <w:rFonts w:ascii="Calibri" w:eastAsia="Times New Roman" w:hAnsi="Calibri" w:cs="Calibri"/>
                  <w:color w:val="000000"/>
                </w:rPr>
                <w:delText>0.36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696A1670" w:rsidR="004F6583" w:rsidRPr="004F6583" w:rsidDel="00EB4CE1" w:rsidRDefault="004F6583" w:rsidP="004F6583">
            <w:pPr>
              <w:spacing w:after="0" w:line="240" w:lineRule="auto"/>
              <w:jc w:val="center"/>
              <w:rPr>
                <w:del w:id="14248" w:author="Stefanie Lane" w:date="2022-06-23T15:12:00Z"/>
                <w:rFonts w:ascii="Calibri" w:eastAsia="Times New Roman" w:hAnsi="Calibri" w:cs="Calibri"/>
                <w:color w:val="000000"/>
              </w:rPr>
            </w:pPr>
            <w:del w:id="14249" w:author="Stefanie Lane" w:date="2022-06-23T15:12:00Z">
              <w:r w:rsidRPr="004F6583" w:rsidDel="00EB4CE1">
                <w:rPr>
                  <w:rFonts w:ascii="Calibri" w:eastAsia="Times New Roman" w:hAnsi="Calibri" w:cs="Calibri"/>
                  <w:color w:val="000000"/>
                </w:rPr>
                <w:delText>0.44</w:delText>
              </w:r>
            </w:del>
          </w:p>
        </w:tc>
        <w:tc>
          <w:tcPr>
            <w:tcW w:w="1760" w:type="dxa"/>
            <w:tcBorders>
              <w:top w:val="nil"/>
              <w:left w:val="nil"/>
              <w:bottom w:val="nil"/>
              <w:right w:val="nil"/>
            </w:tcBorders>
            <w:shd w:val="clear" w:color="auto" w:fill="auto"/>
            <w:noWrap/>
            <w:vAlign w:val="bottom"/>
            <w:hideMark/>
          </w:tcPr>
          <w:p w14:paraId="44D33A73" w14:textId="25EBB116" w:rsidR="004F6583" w:rsidRPr="004F6583" w:rsidDel="00EB4CE1" w:rsidRDefault="004F6583" w:rsidP="004F6583">
            <w:pPr>
              <w:spacing w:after="0" w:line="240" w:lineRule="auto"/>
              <w:jc w:val="center"/>
              <w:rPr>
                <w:del w:id="14250" w:author="Stefanie Lane" w:date="2022-06-23T15:12:00Z"/>
                <w:rFonts w:ascii="Calibri" w:eastAsia="Times New Roman" w:hAnsi="Calibri" w:cs="Calibri"/>
                <w:color w:val="000000"/>
              </w:rPr>
            </w:pPr>
            <w:del w:id="14251" w:author="Stefanie Lane" w:date="2022-06-23T15:12:00Z">
              <w:r w:rsidRPr="004F6583" w:rsidDel="00EB4CE1">
                <w:rPr>
                  <w:rFonts w:ascii="Calibri" w:eastAsia="Times New Roman" w:hAnsi="Calibri" w:cs="Calibri"/>
                  <w:color w:val="000000"/>
                </w:rPr>
                <w:delText>-55.56</w:delText>
              </w:r>
            </w:del>
          </w:p>
        </w:tc>
      </w:tr>
      <w:tr w:rsidR="004F6583" w:rsidRPr="004F6583" w:rsidDel="00EB4CE1" w14:paraId="37B70938" w14:textId="684863A8" w:rsidTr="004F6583">
        <w:trPr>
          <w:trHeight w:val="290"/>
          <w:del w:id="14252" w:author="Stefanie Lane" w:date="2022-06-23T15:12:00Z"/>
        </w:trPr>
        <w:tc>
          <w:tcPr>
            <w:tcW w:w="1700" w:type="dxa"/>
            <w:vMerge/>
            <w:tcBorders>
              <w:top w:val="nil"/>
              <w:left w:val="nil"/>
              <w:bottom w:val="nil"/>
              <w:right w:val="nil"/>
            </w:tcBorders>
            <w:vAlign w:val="center"/>
            <w:hideMark/>
          </w:tcPr>
          <w:p w14:paraId="30364EEA" w14:textId="2BDBABB5" w:rsidR="004F6583" w:rsidRPr="004F6583" w:rsidDel="00EB4CE1" w:rsidRDefault="004F6583" w:rsidP="004F6583">
            <w:pPr>
              <w:spacing w:after="0" w:line="240" w:lineRule="auto"/>
              <w:rPr>
                <w:del w:id="1425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2557130D" w:rsidR="004F6583" w:rsidRPr="004F6583" w:rsidDel="00EB4CE1" w:rsidRDefault="004F6583" w:rsidP="004F6583">
            <w:pPr>
              <w:spacing w:after="0" w:line="240" w:lineRule="auto"/>
              <w:rPr>
                <w:del w:id="14254" w:author="Stefanie Lane" w:date="2022-06-23T15:12:00Z"/>
                <w:rFonts w:ascii="Arial" w:eastAsia="Times New Roman" w:hAnsi="Arial" w:cs="Arial"/>
                <w:i/>
                <w:iCs/>
                <w:sz w:val="20"/>
                <w:szCs w:val="20"/>
              </w:rPr>
            </w:pPr>
            <w:del w:id="14255"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39433C45" w14:textId="18829A77" w:rsidR="004F6583" w:rsidRPr="004F6583" w:rsidDel="00EB4CE1" w:rsidRDefault="004F6583" w:rsidP="004F6583">
            <w:pPr>
              <w:spacing w:after="0" w:line="240" w:lineRule="auto"/>
              <w:jc w:val="center"/>
              <w:rPr>
                <w:del w:id="14256" w:author="Stefanie Lane" w:date="2022-06-23T15:12:00Z"/>
                <w:rFonts w:ascii="Calibri" w:eastAsia="Times New Roman" w:hAnsi="Calibri" w:cs="Calibri"/>
                <w:color w:val="000000"/>
              </w:rPr>
            </w:pPr>
            <w:del w:id="14257" w:author="Stefanie Lane" w:date="2022-06-23T15:12:00Z">
              <w:r w:rsidRPr="004F6583" w:rsidDel="00EB4CE1">
                <w:rPr>
                  <w:rFonts w:ascii="Calibri" w:eastAsia="Times New Roman" w:hAnsi="Calibri" w:cs="Calibri"/>
                  <w:color w:val="000000"/>
                </w:rPr>
                <w:delText>0.55</w:delText>
              </w:r>
            </w:del>
          </w:p>
        </w:tc>
        <w:tc>
          <w:tcPr>
            <w:tcW w:w="960" w:type="dxa"/>
            <w:tcBorders>
              <w:top w:val="nil"/>
              <w:left w:val="nil"/>
              <w:bottom w:val="nil"/>
              <w:right w:val="nil"/>
            </w:tcBorders>
            <w:shd w:val="clear" w:color="auto" w:fill="auto"/>
            <w:noWrap/>
            <w:vAlign w:val="bottom"/>
            <w:hideMark/>
          </w:tcPr>
          <w:p w14:paraId="636BE42D" w14:textId="656C784E" w:rsidR="004F6583" w:rsidRPr="004F6583" w:rsidDel="00EB4CE1" w:rsidRDefault="004F6583" w:rsidP="004F6583">
            <w:pPr>
              <w:spacing w:after="0" w:line="240" w:lineRule="auto"/>
              <w:jc w:val="center"/>
              <w:rPr>
                <w:del w:id="14258" w:author="Stefanie Lane" w:date="2022-06-23T15:12:00Z"/>
                <w:rFonts w:ascii="Calibri" w:eastAsia="Times New Roman" w:hAnsi="Calibri" w:cs="Calibri"/>
                <w:color w:val="000000"/>
              </w:rPr>
            </w:pPr>
            <w:del w:id="14259" w:author="Stefanie Lane" w:date="2022-06-23T15:12:00Z">
              <w:r w:rsidRPr="004F6583" w:rsidDel="00EB4CE1">
                <w:rPr>
                  <w:rFonts w:ascii="Calibri" w:eastAsia="Times New Roman" w:hAnsi="Calibri" w:cs="Calibri"/>
                  <w:color w:val="000000"/>
                </w:rPr>
                <w:delText>0.18</w:delText>
              </w:r>
            </w:del>
          </w:p>
        </w:tc>
        <w:tc>
          <w:tcPr>
            <w:tcW w:w="960" w:type="dxa"/>
            <w:tcBorders>
              <w:top w:val="nil"/>
              <w:left w:val="nil"/>
              <w:bottom w:val="nil"/>
              <w:right w:val="nil"/>
            </w:tcBorders>
            <w:shd w:val="clear" w:color="auto" w:fill="auto"/>
            <w:noWrap/>
            <w:vAlign w:val="bottom"/>
            <w:hideMark/>
          </w:tcPr>
          <w:p w14:paraId="3D1D8CA2" w14:textId="5BD6497C" w:rsidR="004F6583" w:rsidRPr="004F6583" w:rsidDel="00EB4CE1" w:rsidRDefault="004F6583" w:rsidP="004F6583">
            <w:pPr>
              <w:spacing w:after="0" w:line="240" w:lineRule="auto"/>
              <w:jc w:val="center"/>
              <w:rPr>
                <w:del w:id="14260" w:author="Stefanie Lane" w:date="2022-06-23T15:12:00Z"/>
                <w:rFonts w:ascii="Calibri" w:eastAsia="Times New Roman" w:hAnsi="Calibri" w:cs="Calibri"/>
                <w:color w:val="000000"/>
              </w:rPr>
            </w:pPr>
            <w:del w:id="14261" w:author="Stefanie Lane" w:date="2022-06-23T15:12:00Z">
              <w:r w:rsidRPr="004F6583" w:rsidDel="00EB4CE1">
                <w:rPr>
                  <w:rFonts w:ascii="Calibri" w:eastAsia="Times New Roman" w:hAnsi="Calibri" w:cs="Calibri"/>
                  <w:color w:val="000000"/>
                </w:rPr>
                <w:delText>0.56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46CE02A6" w:rsidR="004F6583" w:rsidRPr="004F6583" w:rsidDel="00EB4CE1" w:rsidRDefault="004F6583" w:rsidP="004F6583">
            <w:pPr>
              <w:spacing w:after="0" w:line="240" w:lineRule="auto"/>
              <w:jc w:val="center"/>
              <w:rPr>
                <w:del w:id="14262" w:author="Stefanie Lane" w:date="2022-06-23T15:12:00Z"/>
                <w:rFonts w:ascii="Calibri" w:eastAsia="Times New Roman" w:hAnsi="Calibri" w:cs="Calibri"/>
                <w:color w:val="000000"/>
              </w:rPr>
            </w:pPr>
            <w:del w:id="14263" w:author="Stefanie Lane" w:date="2022-06-23T15:12:00Z">
              <w:r w:rsidRPr="004F6583" w:rsidDel="00EB4CE1">
                <w:rPr>
                  <w:rFonts w:ascii="Calibri" w:eastAsia="Times New Roman" w:hAnsi="Calibri" w:cs="Calibri"/>
                  <w:color w:val="000000"/>
                </w:rPr>
                <w:delText>-44.44</w:delText>
              </w:r>
            </w:del>
          </w:p>
        </w:tc>
      </w:tr>
      <w:tr w:rsidR="004F6583" w:rsidRPr="004F6583" w:rsidDel="00EB4CE1" w14:paraId="1E8D81F8" w14:textId="41C0845C" w:rsidTr="004F6583">
        <w:trPr>
          <w:trHeight w:val="290"/>
          <w:del w:id="14264" w:author="Stefanie Lane" w:date="2022-06-23T15:12:00Z"/>
        </w:trPr>
        <w:tc>
          <w:tcPr>
            <w:tcW w:w="1700" w:type="dxa"/>
            <w:vMerge/>
            <w:tcBorders>
              <w:top w:val="nil"/>
              <w:left w:val="nil"/>
              <w:bottom w:val="nil"/>
              <w:right w:val="nil"/>
            </w:tcBorders>
            <w:vAlign w:val="center"/>
            <w:hideMark/>
          </w:tcPr>
          <w:p w14:paraId="03E98057" w14:textId="3C241D91" w:rsidR="004F6583" w:rsidRPr="004F6583" w:rsidDel="00EB4CE1" w:rsidRDefault="004F6583" w:rsidP="004F6583">
            <w:pPr>
              <w:spacing w:after="0" w:line="240" w:lineRule="auto"/>
              <w:rPr>
                <w:del w:id="1426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508F0EFA" w:rsidR="004F6583" w:rsidRPr="004F6583" w:rsidDel="00EB4CE1" w:rsidRDefault="004F6583" w:rsidP="004F6583">
            <w:pPr>
              <w:spacing w:after="0" w:line="240" w:lineRule="auto"/>
              <w:rPr>
                <w:del w:id="14266" w:author="Stefanie Lane" w:date="2022-06-23T15:12:00Z"/>
                <w:rFonts w:ascii="Arial" w:eastAsia="Times New Roman" w:hAnsi="Arial" w:cs="Arial"/>
                <w:i/>
                <w:iCs/>
                <w:color w:val="000000"/>
                <w:sz w:val="20"/>
                <w:szCs w:val="20"/>
              </w:rPr>
            </w:pPr>
            <w:del w:id="14267"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1B3E7BB7" w:rsidR="004F6583" w:rsidRPr="004F6583" w:rsidDel="00EB4CE1" w:rsidRDefault="004F6583" w:rsidP="004F6583">
            <w:pPr>
              <w:spacing w:after="0" w:line="240" w:lineRule="auto"/>
              <w:jc w:val="center"/>
              <w:rPr>
                <w:del w:id="14268" w:author="Stefanie Lane" w:date="2022-06-23T15:12:00Z"/>
                <w:rFonts w:ascii="Calibri" w:eastAsia="Times New Roman" w:hAnsi="Calibri" w:cs="Calibri"/>
                <w:color w:val="000000"/>
              </w:rPr>
            </w:pPr>
            <w:del w:id="14269" w:author="Stefanie Lane" w:date="2022-06-23T15:12:00Z">
              <w:r w:rsidRPr="004F6583" w:rsidDel="00EB4CE1">
                <w:rPr>
                  <w:rFonts w:ascii="Calibri" w:eastAsia="Times New Roman" w:hAnsi="Calibri" w:cs="Calibri"/>
                  <w:color w:val="000000"/>
                </w:rPr>
                <w:delText>0.34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471CEEBA" w:rsidR="004F6583" w:rsidRPr="004F6583" w:rsidDel="00EB4CE1" w:rsidRDefault="004F6583" w:rsidP="004F6583">
            <w:pPr>
              <w:spacing w:after="0" w:line="240" w:lineRule="auto"/>
              <w:jc w:val="center"/>
              <w:rPr>
                <w:del w:id="14270" w:author="Stefanie Lane" w:date="2022-06-23T15:12:00Z"/>
                <w:rFonts w:ascii="Calibri" w:eastAsia="Times New Roman" w:hAnsi="Calibri" w:cs="Calibri"/>
                <w:color w:val="000000"/>
              </w:rPr>
            </w:pPr>
            <w:del w:id="14271" w:author="Stefanie Lane" w:date="2022-06-23T15:12:00Z">
              <w:r w:rsidRPr="004F6583" w:rsidDel="00EB4CE1">
                <w:rPr>
                  <w:rFonts w:ascii="Calibri" w:eastAsia="Times New Roman" w:hAnsi="Calibri" w:cs="Calibri"/>
                  <w:color w:val="000000"/>
                </w:rPr>
                <w:delText>0.82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3BFF27D8" w:rsidR="004F6583" w:rsidRPr="004F6583" w:rsidDel="00EB4CE1" w:rsidRDefault="004F6583" w:rsidP="004F6583">
            <w:pPr>
              <w:spacing w:after="0" w:line="240" w:lineRule="auto"/>
              <w:jc w:val="center"/>
              <w:rPr>
                <w:del w:id="14272" w:author="Stefanie Lane" w:date="2022-06-23T15:12:00Z"/>
                <w:rFonts w:ascii="Calibri" w:eastAsia="Times New Roman" w:hAnsi="Calibri" w:cs="Calibri"/>
                <w:color w:val="000000"/>
              </w:rPr>
            </w:pPr>
            <w:del w:id="14273" w:author="Stefanie Lane" w:date="2022-06-23T15:12:00Z">
              <w:r w:rsidRPr="004F6583" w:rsidDel="00EB4CE1">
                <w:rPr>
                  <w:rFonts w:ascii="Calibri" w:eastAsia="Times New Roman" w:hAnsi="Calibri" w:cs="Calibri"/>
                  <w:color w:val="000000"/>
                </w:rPr>
                <w:delText>0.61</w:delText>
              </w:r>
            </w:del>
          </w:p>
        </w:tc>
        <w:tc>
          <w:tcPr>
            <w:tcW w:w="1760" w:type="dxa"/>
            <w:tcBorders>
              <w:top w:val="nil"/>
              <w:left w:val="nil"/>
              <w:bottom w:val="nil"/>
              <w:right w:val="nil"/>
            </w:tcBorders>
            <w:shd w:val="clear" w:color="auto" w:fill="auto"/>
            <w:noWrap/>
            <w:vAlign w:val="bottom"/>
            <w:hideMark/>
          </w:tcPr>
          <w:p w14:paraId="52A4FD12" w14:textId="46A84DE1" w:rsidR="004F6583" w:rsidRPr="004F6583" w:rsidDel="00EB4CE1" w:rsidRDefault="004F6583" w:rsidP="004F6583">
            <w:pPr>
              <w:spacing w:after="0" w:line="240" w:lineRule="auto"/>
              <w:jc w:val="center"/>
              <w:rPr>
                <w:del w:id="14274" w:author="Stefanie Lane" w:date="2022-06-23T15:12:00Z"/>
                <w:rFonts w:ascii="Calibri" w:eastAsia="Times New Roman" w:hAnsi="Calibri" w:cs="Calibri"/>
                <w:color w:val="000000"/>
              </w:rPr>
            </w:pPr>
            <w:del w:id="14275" w:author="Stefanie Lane" w:date="2022-06-23T15:12:00Z">
              <w:r w:rsidRPr="004F6583" w:rsidDel="00EB4CE1">
                <w:rPr>
                  <w:rFonts w:ascii="Calibri" w:eastAsia="Times New Roman" w:hAnsi="Calibri" w:cs="Calibri"/>
                  <w:color w:val="000000"/>
                </w:rPr>
                <w:delText>-38.89</w:delText>
              </w:r>
            </w:del>
          </w:p>
        </w:tc>
      </w:tr>
      <w:tr w:rsidR="004F6583" w:rsidRPr="004F6583" w:rsidDel="00EB4CE1" w14:paraId="7E8D3884" w14:textId="516A2714" w:rsidTr="004F6583">
        <w:trPr>
          <w:trHeight w:val="290"/>
          <w:del w:id="14276" w:author="Stefanie Lane" w:date="2022-06-23T15:12:00Z"/>
        </w:trPr>
        <w:tc>
          <w:tcPr>
            <w:tcW w:w="1700" w:type="dxa"/>
            <w:vMerge/>
            <w:tcBorders>
              <w:top w:val="nil"/>
              <w:left w:val="nil"/>
              <w:bottom w:val="nil"/>
              <w:right w:val="nil"/>
            </w:tcBorders>
            <w:vAlign w:val="center"/>
            <w:hideMark/>
          </w:tcPr>
          <w:p w14:paraId="35BFC62F" w14:textId="11A28C2D" w:rsidR="004F6583" w:rsidRPr="004F6583" w:rsidDel="00EB4CE1" w:rsidRDefault="004F6583" w:rsidP="004F6583">
            <w:pPr>
              <w:spacing w:after="0" w:line="240" w:lineRule="auto"/>
              <w:rPr>
                <w:del w:id="1427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23E84A27" w:rsidR="004F6583" w:rsidRPr="004F6583" w:rsidDel="00EB4CE1" w:rsidRDefault="004F6583" w:rsidP="004F6583">
            <w:pPr>
              <w:spacing w:after="0" w:line="240" w:lineRule="auto"/>
              <w:rPr>
                <w:del w:id="14278" w:author="Stefanie Lane" w:date="2022-06-23T15:12:00Z"/>
                <w:rFonts w:ascii="Arial" w:eastAsia="Times New Roman" w:hAnsi="Arial" w:cs="Arial"/>
                <w:i/>
                <w:iCs/>
                <w:sz w:val="20"/>
                <w:szCs w:val="20"/>
              </w:rPr>
            </w:pPr>
            <w:del w:id="14279"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nil"/>
              <w:left w:val="nil"/>
              <w:bottom w:val="nil"/>
              <w:right w:val="nil"/>
            </w:tcBorders>
            <w:shd w:val="clear" w:color="auto" w:fill="auto"/>
            <w:noWrap/>
            <w:vAlign w:val="bottom"/>
            <w:hideMark/>
          </w:tcPr>
          <w:p w14:paraId="67ABF08F" w14:textId="21718FAA" w:rsidR="004F6583" w:rsidRPr="004F6583" w:rsidDel="00EB4CE1" w:rsidRDefault="004F6583" w:rsidP="004F6583">
            <w:pPr>
              <w:spacing w:after="0" w:line="240" w:lineRule="auto"/>
              <w:jc w:val="center"/>
              <w:rPr>
                <w:del w:id="14280" w:author="Stefanie Lane" w:date="2022-06-23T15:12:00Z"/>
                <w:rFonts w:ascii="Calibri" w:eastAsia="Times New Roman" w:hAnsi="Calibri" w:cs="Calibri"/>
                <w:color w:val="000000"/>
              </w:rPr>
            </w:pPr>
            <w:del w:id="14281" w:author="Stefanie Lane" w:date="2022-06-23T15:12:00Z">
              <w:r w:rsidRPr="004F6583" w:rsidDel="00EB4CE1">
                <w:rPr>
                  <w:rFonts w:ascii="Calibri" w:eastAsia="Times New Roman" w:hAnsi="Calibri" w:cs="Calibri"/>
                  <w:color w:val="000000"/>
                </w:rPr>
                <w:delText>0.28</w:delText>
              </w:r>
            </w:del>
          </w:p>
        </w:tc>
        <w:tc>
          <w:tcPr>
            <w:tcW w:w="960" w:type="dxa"/>
            <w:tcBorders>
              <w:top w:val="nil"/>
              <w:left w:val="nil"/>
              <w:bottom w:val="nil"/>
              <w:right w:val="nil"/>
            </w:tcBorders>
            <w:shd w:val="clear" w:color="auto" w:fill="auto"/>
            <w:noWrap/>
            <w:vAlign w:val="bottom"/>
            <w:hideMark/>
          </w:tcPr>
          <w:p w14:paraId="4A387FE1" w14:textId="1CA129E7" w:rsidR="004F6583" w:rsidRPr="004F6583" w:rsidDel="00EB4CE1" w:rsidRDefault="004F6583" w:rsidP="004F6583">
            <w:pPr>
              <w:spacing w:after="0" w:line="240" w:lineRule="auto"/>
              <w:jc w:val="center"/>
              <w:rPr>
                <w:del w:id="14282" w:author="Stefanie Lane" w:date="2022-06-23T15:12:00Z"/>
                <w:rFonts w:ascii="Calibri" w:eastAsia="Times New Roman" w:hAnsi="Calibri" w:cs="Calibri"/>
                <w:color w:val="000000"/>
              </w:rPr>
            </w:pPr>
            <w:del w:id="14283" w:author="Stefanie Lane" w:date="2022-06-23T15:12:00Z">
              <w:r w:rsidRPr="004F6583" w:rsidDel="00EB4CE1">
                <w:rPr>
                  <w:rFonts w:ascii="Calibri" w:eastAsia="Times New Roman" w:hAnsi="Calibri" w:cs="Calibri"/>
                  <w:color w:val="000000"/>
                </w:rPr>
                <w:delText>0.42</w:delText>
              </w:r>
            </w:del>
          </w:p>
        </w:tc>
        <w:tc>
          <w:tcPr>
            <w:tcW w:w="960" w:type="dxa"/>
            <w:tcBorders>
              <w:top w:val="nil"/>
              <w:left w:val="nil"/>
              <w:bottom w:val="nil"/>
              <w:right w:val="nil"/>
            </w:tcBorders>
            <w:shd w:val="clear" w:color="auto" w:fill="auto"/>
            <w:noWrap/>
            <w:vAlign w:val="bottom"/>
            <w:hideMark/>
          </w:tcPr>
          <w:p w14:paraId="748EC416" w14:textId="6DD13EC9" w:rsidR="004F6583" w:rsidRPr="004F6583" w:rsidDel="00EB4CE1" w:rsidRDefault="004F6583" w:rsidP="004F6583">
            <w:pPr>
              <w:spacing w:after="0" w:line="240" w:lineRule="auto"/>
              <w:jc w:val="center"/>
              <w:rPr>
                <w:del w:id="14284" w:author="Stefanie Lane" w:date="2022-06-23T15:12:00Z"/>
                <w:rFonts w:ascii="Calibri" w:eastAsia="Times New Roman" w:hAnsi="Calibri" w:cs="Calibri"/>
                <w:color w:val="000000"/>
              </w:rPr>
            </w:pPr>
            <w:del w:id="14285" w:author="Stefanie Lane" w:date="2022-06-23T15:12:00Z">
              <w:r w:rsidRPr="004F6583" w:rsidDel="00EB4CE1">
                <w:rPr>
                  <w:rFonts w:ascii="Calibri" w:eastAsia="Times New Roman" w:hAnsi="Calibri" w:cs="Calibri"/>
                  <w:color w:val="000000"/>
                </w:rPr>
                <w:delText>0.61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0F6283E2" w:rsidR="004F6583" w:rsidRPr="004F6583" w:rsidDel="00EB4CE1" w:rsidRDefault="004F6583" w:rsidP="004F6583">
            <w:pPr>
              <w:spacing w:after="0" w:line="240" w:lineRule="auto"/>
              <w:jc w:val="center"/>
              <w:rPr>
                <w:del w:id="14286" w:author="Stefanie Lane" w:date="2022-06-23T15:12:00Z"/>
                <w:rFonts w:ascii="Calibri" w:eastAsia="Times New Roman" w:hAnsi="Calibri" w:cs="Calibri"/>
                <w:color w:val="000000"/>
              </w:rPr>
            </w:pPr>
            <w:del w:id="14287" w:author="Stefanie Lane" w:date="2022-06-23T15:12:00Z">
              <w:r w:rsidRPr="004F6583" w:rsidDel="00EB4CE1">
                <w:rPr>
                  <w:rFonts w:ascii="Calibri" w:eastAsia="Times New Roman" w:hAnsi="Calibri" w:cs="Calibri"/>
                  <w:color w:val="000000"/>
                </w:rPr>
                <w:delText>-38.89</w:delText>
              </w:r>
            </w:del>
          </w:p>
        </w:tc>
      </w:tr>
      <w:tr w:rsidR="004F6583" w:rsidRPr="004F6583" w:rsidDel="00EB4CE1" w14:paraId="3070CE2B" w14:textId="71928273" w:rsidTr="004F6583">
        <w:trPr>
          <w:trHeight w:val="290"/>
          <w:del w:id="14288" w:author="Stefanie Lane" w:date="2022-06-23T15:12:00Z"/>
        </w:trPr>
        <w:tc>
          <w:tcPr>
            <w:tcW w:w="1700" w:type="dxa"/>
            <w:vMerge/>
            <w:tcBorders>
              <w:top w:val="nil"/>
              <w:left w:val="nil"/>
              <w:bottom w:val="nil"/>
              <w:right w:val="nil"/>
            </w:tcBorders>
            <w:vAlign w:val="center"/>
            <w:hideMark/>
          </w:tcPr>
          <w:p w14:paraId="0ABE1C56" w14:textId="706A0A05" w:rsidR="004F6583" w:rsidRPr="004F6583" w:rsidDel="00EB4CE1" w:rsidRDefault="004F6583" w:rsidP="004F6583">
            <w:pPr>
              <w:spacing w:after="0" w:line="240" w:lineRule="auto"/>
              <w:rPr>
                <w:del w:id="1428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2F0F6744" w:rsidR="004F6583" w:rsidRPr="004F6583" w:rsidDel="00EB4CE1" w:rsidRDefault="004F6583" w:rsidP="004F6583">
            <w:pPr>
              <w:spacing w:after="0" w:line="240" w:lineRule="auto"/>
              <w:rPr>
                <w:del w:id="14290" w:author="Stefanie Lane" w:date="2022-06-23T15:12:00Z"/>
                <w:rFonts w:ascii="Arial" w:eastAsia="Times New Roman" w:hAnsi="Arial" w:cs="Arial"/>
                <w:i/>
                <w:iCs/>
                <w:sz w:val="20"/>
                <w:szCs w:val="20"/>
              </w:rPr>
            </w:pPr>
            <w:del w:id="14291"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CF96282" w:rsidR="004F6583" w:rsidRPr="004F6583" w:rsidDel="00EB4CE1" w:rsidRDefault="004F6583" w:rsidP="004F6583">
            <w:pPr>
              <w:spacing w:after="0" w:line="240" w:lineRule="auto"/>
              <w:jc w:val="center"/>
              <w:rPr>
                <w:del w:id="14292" w:author="Stefanie Lane" w:date="2022-06-23T15:12:00Z"/>
                <w:rFonts w:ascii="Calibri" w:eastAsia="Times New Roman" w:hAnsi="Calibri" w:cs="Calibri"/>
                <w:color w:val="000000"/>
              </w:rPr>
            </w:pPr>
            <w:del w:id="14293" w:author="Stefanie Lane" w:date="2022-06-23T15:12:00Z">
              <w:r w:rsidRPr="004F6583" w:rsidDel="00EB4CE1">
                <w:rPr>
                  <w:rFonts w:ascii="Calibri" w:eastAsia="Times New Roman" w:hAnsi="Calibri" w:cs="Calibri"/>
                  <w:color w:val="000000"/>
                </w:rPr>
                <w:delText>1.55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06450805" w:rsidR="004F6583" w:rsidRPr="004F6583" w:rsidDel="00EB4CE1" w:rsidRDefault="004F6583" w:rsidP="004F6583">
            <w:pPr>
              <w:spacing w:after="0" w:line="240" w:lineRule="auto"/>
              <w:jc w:val="center"/>
              <w:rPr>
                <w:del w:id="14294" w:author="Stefanie Lane" w:date="2022-06-23T15:12:00Z"/>
                <w:rFonts w:ascii="Calibri" w:eastAsia="Times New Roman" w:hAnsi="Calibri" w:cs="Calibri"/>
                <w:color w:val="000000"/>
              </w:rPr>
            </w:pPr>
            <w:del w:id="14295" w:author="Stefanie Lane" w:date="2022-06-23T15:12:00Z">
              <w:r w:rsidRPr="004F6583" w:rsidDel="00EB4CE1">
                <w:rPr>
                  <w:rFonts w:ascii="Calibri" w:eastAsia="Times New Roman" w:hAnsi="Calibri" w:cs="Calibri"/>
                  <w:color w:val="000000"/>
                </w:rPr>
                <w:delText>0.91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215165C9" w:rsidR="004F6583" w:rsidRPr="004F6583" w:rsidDel="00EB4CE1" w:rsidRDefault="004F6583" w:rsidP="004F6583">
            <w:pPr>
              <w:spacing w:after="0" w:line="240" w:lineRule="auto"/>
              <w:jc w:val="center"/>
              <w:rPr>
                <w:del w:id="14296" w:author="Stefanie Lane" w:date="2022-06-23T15:12:00Z"/>
                <w:rFonts w:ascii="Calibri" w:eastAsia="Times New Roman" w:hAnsi="Calibri" w:cs="Calibri"/>
                <w:color w:val="000000"/>
              </w:rPr>
            </w:pPr>
            <w:del w:id="14297" w:author="Stefanie Lane" w:date="2022-06-23T15:12:00Z">
              <w:r w:rsidRPr="004F6583" w:rsidDel="00EB4CE1">
                <w:rPr>
                  <w:rFonts w:ascii="Calibri" w:eastAsia="Times New Roman" w:hAnsi="Calibri" w:cs="Calibri"/>
                  <w:color w:val="000000"/>
                </w:rPr>
                <w:delText>0.72</w:delText>
              </w:r>
            </w:del>
          </w:p>
        </w:tc>
        <w:tc>
          <w:tcPr>
            <w:tcW w:w="1760" w:type="dxa"/>
            <w:tcBorders>
              <w:top w:val="nil"/>
              <w:left w:val="nil"/>
              <w:bottom w:val="nil"/>
              <w:right w:val="nil"/>
            </w:tcBorders>
            <w:shd w:val="clear" w:color="auto" w:fill="auto"/>
            <w:noWrap/>
            <w:vAlign w:val="bottom"/>
            <w:hideMark/>
          </w:tcPr>
          <w:p w14:paraId="05D0A5AF" w14:textId="4ABA8BD0" w:rsidR="004F6583" w:rsidRPr="004F6583" w:rsidDel="00EB4CE1" w:rsidRDefault="004F6583" w:rsidP="004F6583">
            <w:pPr>
              <w:spacing w:after="0" w:line="240" w:lineRule="auto"/>
              <w:jc w:val="center"/>
              <w:rPr>
                <w:del w:id="14298" w:author="Stefanie Lane" w:date="2022-06-23T15:12:00Z"/>
                <w:rFonts w:ascii="Calibri" w:eastAsia="Times New Roman" w:hAnsi="Calibri" w:cs="Calibri"/>
                <w:color w:val="000000"/>
              </w:rPr>
            </w:pPr>
            <w:del w:id="14299" w:author="Stefanie Lane" w:date="2022-06-23T15:12:00Z">
              <w:r w:rsidRPr="004F6583" w:rsidDel="00EB4CE1">
                <w:rPr>
                  <w:rFonts w:ascii="Calibri" w:eastAsia="Times New Roman" w:hAnsi="Calibri" w:cs="Calibri"/>
                  <w:color w:val="000000"/>
                </w:rPr>
                <w:delText>-27.78</w:delText>
              </w:r>
            </w:del>
          </w:p>
        </w:tc>
      </w:tr>
      <w:tr w:rsidR="004F6583" w:rsidRPr="004F6583" w:rsidDel="00EB4CE1" w14:paraId="20DE0B25" w14:textId="74B942DA" w:rsidTr="004F6583">
        <w:trPr>
          <w:trHeight w:val="290"/>
          <w:del w:id="14300" w:author="Stefanie Lane" w:date="2022-06-23T15:12:00Z"/>
        </w:trPr>
        <w:tc>
          <w:tcPr>
            <w:tcW w:w="1700" w:type="dxa"/>
            <w:vMerge/>
            <w:tcBorders>
              <w:top w:val="nil"/>
              <w:left w:val="nil"/>
              <w:bottom w:val="nil"/>
              <w:right w:val="nil"/>
            </w:tcBorders>
            <w:vAlign w:val="center"/>
            <w:hideMark/>
          </w:tcPr>
          <w:p w14:paraId="72A205CF" w14:textId="1CA37874" w:rsidR="004F6583" w:rsidRPr="004F6583" w:rsidDel="00EB4CE1" w:rsidRDefault="004F6583" w:rsidP="004F6583">
            <w:pPr>
              <w:spacing w:after="0" w:line="240" w:lineRule="auto"/>
              <w:rPr>
                <w:del w:id="1430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4650CB96" w:rsidR="004F6583" w:rsidRPr="004F6583" w:rsidDel="00EB4CE1" w:rsidRDefault="004F6583" w:rsidP="004F6583">
            <w:pPr>
              <w:spacing w:after="0" w:line="240" w:lineRule="auto"/>
              <w:rPr>
                <w:del w:id="14302" w:author="Stefanie Lane" w:date="2022-06-23T15:12:00Z"/>
                <w:rFonts w:ascii="Arial" w:eastAsia="Times New Roman" w:hAnsi="Arial" w:cs="Arial"/>
                <w:i/>
                <w:iCs/>
                <w:sz w:val="20"/>
                <w:szCs w:val="20"/>
              </w:rPr>
            </w:pPr>
            <w:del w:id="14303"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nil"/>
              <w:left w:val="nil"/>
              <w:bottom w:val="nil"/>
              <w:right w:val="nil"/>
            </w:tcBorders>
            <w:shd w:val="clear" w:color="auto" w:fill="auto"/>
            <w:noWrap/>
            <w:vAlign w:val="bottom"/>
            <w:hideMark/>
          </w:tcPr>
          <w:p w14:paraId="5B604EF1" w14:textId="249F2458" w:rsidR="004F6583" w:rsidRPr="004F6583" w:rsidDel="00EB4CE1" w:rsidRDefault="004F6583" w:rsidP="004F6583">
            <w:pPr>
              <w:spacing w:after="0" w:line="240" w:lineRule="auto"/>
              <w:jc w:val="center"/>
              <w:rPr>
                <w:del w:id="14304" w:author="Stefanie Lane" w:date="2022-06-23T15:12:00Z"/>
                <w:rFonts w:ascii="Calibri" w:eastAsia="Times New Roman" w:hAnsi="Calibri" w:cs="Calibri"/>
                <w:color w:val="000000"/>
              </w:rPr>
            </w:pPr>
            <w:del w:id="14305" w:author="Stefanie Lane" w:date="2022-06-23T15:12:00Z">
              <w:r w:rsidRPr="004F6583" w:rsidDel="00EB4CE1">
                <w:rPr>
                  <w:rFonts w:ascii="Calibri" w:eastAsia="Times New Roman" w:hAnsi="Calibri" w:cs="Calibri"/>
                  <w:color w:val="000000"/>
                </w:rPr>
                <w:delText>0.07</w:delText>
              </w:r>
            </w:del>
          </w:p>
        </w:tc>
        <w:tc>
          <w:tcPr>
            <w:tcW w:w="960" w:type="dxa"/>
            <w:tcBorders>
              <w:top w:val="nil"/>
              <w:left w:val="nil"/>
              <w:bottom w:val="nil"/>
              <w:right w:val="nil"/>
            </w:tcBorders>
            <w:shd w:val="clear" w:color="auto" w:fill="auto"/>
            <w:noWrap/>
            <w:vAlign w:val="bottom"/>
            <w:hideMark/>
          </w:tcPr>
          <w:p w14:paraId="18C157F5" w14:textId="0841F833" w:rsidR="004F6583" w:rsidRPr="004F6583" w:rsidDel="00EB4CE1" w:rsidRDefault="004F6583" w:rsidP="004F6583">
            <w:pPr>
              <w:spacing w:after="0" w:line="240" w:lineRule="auto"/>
              <w:jc w:val="center"/>
              <w:rPr>
                <w:del w:id="14306" w:author="Stefanie Lane" w:date="2022-06-23T15:12:00Z"/>
                <w:rFonts w:ascii="Calibri" w:eastAsia="Times New Roman" w:hAnsi="Calibri" w:cs="Calibri"/>
                <w:color w:val="000000"/>
              </w:rPr>
            </w:pPr>
            <w:del w:id="14307"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4C5814C4" w14:textId="65DB60CA" w:rsidR="004F6583" w:rsidRPr="004F6583" w:rsidDel="00EB4CE1" w:rsidRDefault="004F6583" w:rsidP="004F6583">
            <w:pPr>
              <w:spacing w:after="0" w:line="240" w:lineRule="auto"/>
              <w:jc w:val="center"/>
              <w:rPr>
                <w:del w:id="14308" w:author="Stefanie Lane" w:date="2022-06-23T15:12:00Z"/>
                <w:rFonts w:ascii="Calibri" w:eastAsia="Times New Roman" w:hAnsi="Calibri" w:cs="Calibri"/>
                <w:color w:val="000000"/>
              </w:rPr>
            </w:pPr>
            <w:del w:id="14309" w:author="Stefanie Lane" w:date="2022-06-23T15:12:00Z">
              <w:r w:rsidRPr="004F6583" w:rsidDel="00EB4CE1">
                <w:rPr>
                  <w:rFonts w:ascii="Calibri" w:eastAsia="Times New Roman" w:hAnsi="Calibri" w:cs="Calibri"/>
                  <w:color w:val="000000"/>
                </w:rPr>
                <w:delText>1.06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2C1D224A" w:rsidR="004F6583" w:rsidRPr="004F6583" w:rsidDel="00EB4CE1" w:rsidRDefault="004F6583" w:rsidP="004F6583">
            <w:pPr>
              <w:spacing w:after="0" w:line="240" w:lineRule="auto"/>
              <w:jc w:val="center"/>
              <w:rPr>
                <w:del w:id="14310" w:author="Stefanie Lane" w:date="2022-06-23T15:12:00Z"/>
                <w:rFonts w:ascii="Calibri" w:eastAsia="Times New Roman" w:hAnsi="Calibri" w:cs="Calibri"/>
                <w:color w:val="000000"/>
              </w:rPr>
            </w:pPr>
            <w:del w:id="14311" w:author="Stefanie Lane" w:date="2022-06-23T15:12:00Z">
              <w:r w:rsidRPr="004F6583" w:rsidDel="00EB4CE1">
                <w:rPr>
                  <w:rFonts w:ascii="Calibri" w:eastAsia="Times New Roman" w:hAnsi="Calibri" w:cs="Calibri"/>
                  <w:color w:val="000000"/>
                </w:rPr>
                <w:delText>5.56</w:delText>
              </w:r>
            </w:del>
          </w:p>
        </w:tc>
      </w:tr>
      <w:tr w:rsidR="004F6583" w:rsidRPr="004F6583" w:rsidDel="00EB4CE1" w14:paraId="786F46C9" w14:textId="0C2EE9D1" w:rsidTr="004F6583">
        <w:trPr>
          <w:trHeight w:val="290"/>
          <w:del w:id="14312" w:author="Stefanie Lane" w:date="2022-06-23T15:12:00Z"/>
        </w:trPr>
        <w:tc>
          <w:tcPr>
            <w:tcW w:w="1700" w:type="dxa"/>
            <w:vMerge/>
            <w:tcBorders>
              <w:top w:val="nil"/>
              <w:left w:val="nil"/>
              <w:bottom w:val="nil"/>
              <w:right w:val="nil"/>
            </w:tcBorders>
            <w:vAlign w:val="center"/>
            <w:hideMark/>
          </w:tcPr>
          <w:p w14:paraId="015E585F" w14:textId="02469A76" w:rsidR="004F6583" w:rsidRPr="004F6583" w:rsidDel="00EB4CE1" w:rsidRDefault="004F6583" w:rsidP="004F6583">
            <w:pPr>
              <w:spacing w:after="0" w:line="240" w:lineRule="auto"/>
              <w:rPr>
                <w:del w:id="1431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69A05EAE" w:rsidR="004F6583" w:rsidRPr="004F6583" w:rsidDel="00EB4CE1" w:rsidRDefault="004F6583" w:rsidP="004F6583">
            <w:pPr>
              <w:spacing w:after="0" w:line="240" w:lineRule="auto"/>
              <w:rPr>
                <w:del w:id="14314" w:author="Stefanie Lane" w:date="2022-06-23T15:12:00Z"/>
                <w:rFonts w:ascii="Arial" w:eastAsia="Times New Roman" w:hAnsi="Arial" w:cs="Arial"/>
                <w:i/>
                <w:iCs/>
                <w:sz w:val="20"/>
                <w:szCs w:val="20"/>
              </w:rPr>
            </w:pPr>
            <w:del w:id="14315" w:author="Stefanie Lane" w:date="2022-06-23T15:12:00Z">
              <w:r w:rsidRPr="004F6583" w:rsidDel="00EB4CE1">
                <w:rPr>
                  <w:rFonts w:ascii="Arial" w:eastAsia="Times New Roman" w:hAnsi="Arial" w:cs="Arial"/>
                  <w:i/>
                  <w:iCs/>
                  <w:sz w:val="20"/>
                  <w:szCs w:val="20"/>
                </w:rPr>
                <w:delText>Cirsium arvense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485D33CC" w:rsidR="004F6583" w:rsidRPr="004F6583" w:rsidDel="00EB4CE1" w:rsidRDefault="004F6583" w:rsidP="004F6583">
            <w:pPr>
              <w:spacing w:after="0" w:line="240" w:lineRule="auto"/>
              <w:jc w:val="center"/>
              <w:rPr>
                <w:del w:id="14316" w:author="Stefanie Lane" w:date="2022-06-23T15:12:00Z"/>
                <w:rFonts w:ascii="Calibri" w:eastAsia="Times New Roman" w:hAnsi="Calibri" w:cs="Calibri"/>
                <w:color w:val="000000"/>
              </w:rPr>
            </w:pPr>
            <w:del w:id="1431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3A98E9E2" w:rsidR="004F6583" w:rsidRPr="004F6583" w:rsidDel="00EB4CE1" w:rsidRDefault="004F6583" w:rsidP="004F6583">
            <w:pPr>
              <w:spacing w:after="0" w:line="240" w:lineRule="auto"/>
              <w:jc w:val="center"/>
              <w:rPr>
                <w:del w:id="14318" w:author="Stefanie Lane" w:date="2022-06-23T15:12:00Z"/>
                <w:rFonts w:ascii="Calibri" w:eastAsia="Times New Roman" w:hAnsi="Calibri" w:cs="Calibri"/>
                <w:color w:val="000000"/>
              </w:rPr>
            </w:pPr>
            <w:del w:id="14319"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1751559A" w:rsidR="004F6583" w:rsidRPr="004F6583" w:rsidDel="00EB4CE1" w:rsidRDefault="004F6583" w:rsidP="004F6583">
            <w:pPr>
              <w:spacing w:after="0" w:line="240" w:lineRule="auto"/>
              <w:jc w:val="center"/>
              <w:rPr>
                <w:del w:id="14320" w:author="Stefanie Lane" w:date="2022-06-23T15:12:00Z"/>
                <w:rFonts w:ascii="Calibri" w:eastAsia="Times New Roman" w:hAnsi="Calibri" w:cs="Calibri"/>
                <w:color w:val="000000"/>
              </w:rPr>
            </w:pPr>
            <w:del w:id="14321"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0C0A0BB1" w14:textId="264DA7E6" w:rsidR="004F6583" w:rsidRPr="004F6583" w:rsidDel="00EB4CE1" w:rsidRDefault="004F6583" w:rsidP="004F6583">
            <w:pPr>
              <w:spacing w:after="0" w:line="240" w:lineRule="auto"/>
              <w:jc w:val="center"/>
              <w:rPr>
                <w:del w:id="14322" w:author="Stefanie Lane" w:date="2022-06-23T15:12:00Z"/>
                <w:rFonts w:ascii="Calibri" w:eastAsia="Times New Roman" w:hAnsi="Calibri" w:cs="Calibri"/>
                <w:color w:val="000000"/>
              </w:rPr>
            </w:pPr>
            <w:del w:id="1432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CEED241" w14:textId="089F5F22" w:rsidTr="004F6583">
        <w:trPr>
          <w:trHeight w:val="290"/>
          <w:del w:id="14324" w:author="Stefanie Lane" w:date="2022-06-23T15:12:00Z"/>
        </w:trPr>
        <w:tc>
          <w:tcPr>
            <w:tcW w:w="1700" w:type="dxa"/>
            <w:vMerge/>
            <w:tcBorders>
              <w:top w:val="nil"/>
              <w:left w:val="nil"/>
              <w:bottom w:val="nil"/>
              <w:right w:val="nil"/>
            </w:tcBorders>
            <w:vAlign w:val="center"/>
            <w:hideMark/>
          </w:tcPr>
          <w:p w14:paraId="5FFB83C7" w14:textId="7ECCA06F" w:rsidR="004F6583" w:rsidRPr="004F6583" w:rsidDel="00EB4CE1" w:rsidRDefault="004F6583" w:rsidP="004F6583">
            <w:pPr>
              <w:spacing w:after="0" w:line="240" w:lineRule="auto"/>
              <w:rPr>
                <w:del w:id="1432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0B33B44B" w:rsidR="004F6583" w:rsidRPr="004F6583" w:rsidDel="00EB4CE1" w:rsidRDefault="004F6583" w:rsidP="004F6583">
            <w:pPr>
              <w:spacing w:after="0" w:line="240" w:lineRule="auto"/>
              <w:rPr>
                <w:del w:id="14326" w:author="Stefanie Lane" w:date="2022-06-23T15:12:00Z"/>
                <w:rFonts w:ascii="Arial" w:eastAsia="Times New Roman" w:hAnsi="Arial" w:cs="Arial"/>
                <w:i/>
                <w:iCs/>
                <w:color w:val="000000"/>
                <w:sz w:val="20"/>
                <w:szCs w:val="20"/>
              </w:rPr>
            </w:pPr>
            <w:del w:id="14327"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nil"/>
              <w:left w:val="nil"/>
              <w:bottom w:val="nil"/>
              <w:right w:val="nil"/>
            </w:tcBorders>
            <w:shd w:val="clear" w:color="auto" w:fill="auto"/>
            <w:noWrap/>
            <w:vAlign w:val="bottom"/>
            <w:hideMark/>
          </w:tcPr>
          <w:p w14:paraId="1D7B4547" w14:textId="59985F5C" w:rsidR="004F6583" w:rsidRPr="004F6583" w:rsidDel="00EB4CE1" w:rsidRDefault="004F6583" w:rsidP="004F6583">
            <w:pPr>
              <w:spacing w:after="0" w:line="240" w:lineRule="auto"/>
              <w:jc w:val="center"/>
              <w:rPr>
                <w:del w:id="14328" w:author="Stefanie Lane" w:date="2022-06-23T15:12:00Z"/>
                <w:rFonts w:ascii="Calibri" w:eastAsia="Times New Roman" w:hAnsi="Calibri" w:cs="Calibri"/>
                <w:color w:val="000000"/>
              </w:rPr>
            </w:pPr>
            <w:del w:id="1432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D1D760F" w14:textId="458F3C84" w:rsidR="004F6583" w:rsidRPr="004F6583" w:rsidDel="00EB4CE1" w:rsidRDefault="004F6583" w:rsidP="004F6583">
            <w:pPr>
              <w:spacing w:after="0" w:line="240" w:lineRule="auto"/>
              <w:jc w:val="center"/>
              <w:rPr>
                <w:del w:id="14330" w:author="Stefanie Lane" w:date="2022-06-23T15:12:00Z"/>
                <w:rFonts w:ascii="Calibri" w:eastAsia="Times New Roman" w:hAnsi="Calibri" w:cs="Calibri"/>
                <w:color w:val="000000"/>
              </w:rPr>
            </w:pPr>
            <w:del w:id="1433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E46D8F2" w14:textId="2311639B" w:rsidR="004F6583" w:rsidRPr="004F6583" w:rsidDel="00EB4CE1" w:rsidRDefault="004F6583" w:rsidP="004F6583">
            <w:pPr>
              <w:spacing w:after="0" w:line="240" w:lineRule="auto"/>
              <w:jc w:val="center"/>
              <w:rPr>
                <w:del w:id="14332" w:author="Stefanie Lane" w:date="2022-06-23T15:12:00Z"/>
                <w:rFonts w:ascii="Calibri" w:eastAsia="Times New Roman" w:hAnsi="Calibri" w:cs="Calibri"/>
                <w:color w:val="000000"/>
              </w:rPr>
            </w:pPr>
            <w:del w:id="14333" w:author="Stefanie Lane" w:date="2022-06-23T15:12:00Z">
              <w:r w:rsidRPr="004F6583" w:rsidDel="00EB4CE1">
                <w:rPr>
                  <w:rFonts w:ascii="Calibri" w:eastAsia="Times New Roman" w:hAnsi="Calibri" w:cs="Calibri"/>
                  <w:color w:val="000000"/>
                </w:rPr>
                <w:delText>0.39</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6D26E801" w:rsidR="004F6583" w:rsidRPr="004F6583" w:rsidDel="00EB4CE1" w:rsidRDefault="004F6583" w:rsidP="004F6583">
            <w:pPr>
              <w:spacing w:after="0" w:line="240" w:lineRule="auto"/>
              <w:jc w:val="center"/>
              <w:rPr>
                <w:del w:id="14334" w:author="Stefanie Lane" w:date="2022-06-23T15:12:00Z"/>
                <w:rFonts w:ascii="Calibri" w:eastAsia="Times New Roman" w:hAnsi="Calibri" w:cs="Calibri"/>
                <w:color w:val="000000"/>
              </w:rPr>
            </w:pPr>
            <w:del w:id="1433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8F2CA2C" w14:textId="581A984B" w:rsidTr="004F6583">
        <w:trPr>
          <w:trHeight w:val="290"/>
          <w:del w:id="14336" w:author="Stefanie Lane" w:date="2022-06-23T15:12:00Z"/>
        </w:trPr>
        <w:tc>
          <w:tcPr>
            <w:tcW w:w="1700" w:type="dxa"/>
            <w:vMerge/>
            <w:tcBorders>
              <w:top w:val="nil"/>
              <w:left w:val="nil"/>
              <w:bottom w:val="nil"/>
              <w:right w:val="nil"/>
            </w:tcBorders>
            <w:vAlign w:val="center"/>
            <w:hideMark/>
          </w:tcPr>
          <w:p w14:paraId="2104FDED" w14:textId="65115D10" w:rsidR="004F6583" w:rsidRPr="004F6583" w:rsidDel="00EB4CE1" w:rsidRDefault="004F6583" w:rsidP="004F6583">
            <w:pPr>
              <w:spacing w:after="0" w:line="240" w:lineRule="auto"/>
              <w:rPr>
                <w:del w:id="1433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662C141D" w:rsidR="004F6583" w:rsidRPr="004F6583" w:rsidDel="00EB4CE1" w:rsidRDefault="004F6583" w:rsidP="004F6583">
            <w:pPr>
              <w:spacing w:after="0" w:line="240" w:lineRule="auto"/>
              <w:rPr>
                <w:del w:id="14338" w:author="Stefanie Lane" w:date="2022-06-23T15:12:00Z"/>
                <w:rFonts w:ascii="Arial" w:eastAsia="Times New Roman" w:hAnsi="Arial" w:cs="Arial"/>
                <w:i/>
                <w:iCs/>
                <w:sz w:val="20"/>
                <w:szCs w:val="20"/>
              </w:rPr>
            </w:pPr>
            <w:del w:id="14339"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440C8C8E" w:rsidR="004F6583" w:rsidRPr="004F6583" w:rsidDel="00EB4CE1" w:rsidRDefault="004F6583" w:rsidP="004F6583">
            <w:pPr>
              <w:spacing w:after="0" w:line="240" w:lineRule="auto"/>
              <w:jc w:val="center"/>
              <w:rPr>
                <w:del w:id="14340" w:author="Stefanie Lane" w:date="2022-06-23T15:12:00Z"/>
                <w:rFonts w:ascii="Calibri" w:eastAsia="Times New Roman" w:hAnsi="Calibri" w:cs="Calibri"/>
                <w:color w:val="000000"/>
              </w:rPr>
            </w:pPr>
            <w:del w:id="1434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3078EC45" w:rsidR="004F6583" w:rsidRPr="004F6583" w:rsidDel="00EB4CE1" w:rsidRDefault="004F6583" w:rsidP="004F6583">
            <w:pPr>
              <w:spacing w:after="0" w:line="240" w:lineRule="auto"/>
              <w:jc w:val="center"/>
              <w:rPr>
                <w:del w:id="14342" w:author="Stefanie Lane" w:date="2022-06-23T15:12:00Z"/>
                <w:rFonts w:ascii="Calibri" w:eastAsia="Times New Roman" w:hAnsi="Calibri" w:cs="Calibri"/>
                <w:color w:val="000000"/>
              </w:rPr>
            </w:pPr>
            <w:del w:id="14343" w:author="Stefanie Lane" w:date="2022-06-23T15:12:00Z">
              <w:r w:rsidRPr="004F6583" w:rsidDel="00EB4CE1">
                <w:rPr>
                  <w:rFonts w:ascii="Calibri" w:eastAsia="Times New Roman" w:hAnsi="Calibri" w:cs="Calibri"/>
                  <w:color w:val="000000"/>
                </w:rPr>
                <w:delText>0.15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2A0CCDE3" w:rsidR="004F6583" w:rsidRPr="004F6583" w:rsidDel="00EB4CE1" w:rsidRDefault="004F6583" w:rsidP="004F6583">
            <w:pPr>
              <w:spacing w:after="0" w:line="240" w:lineRule="auto"/>
              <w:jc w:val="center"/>
              <w:rPr>
                <w:del w:id="14344" w:author="Stefanie Lane" w:date="2022-06-23T15:12:00Z"/>
                <w:rFonts w:ascii="Calibri" w:eastAsia="Times New Roman" w:hAnsi="Calibri" w:cs="Calibri"/>
                <w:color w:val="000000"/>
              </w:rPr>
            </w:pPr>
            <w:del w:id="14345"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33B60536" w14:textId="4843477E" w:rsidR="004F6583" w:rsidRPr="004F6583" w:rsidDel="00EB4CE1" w:rsidRDefault="004F6583" w:rsidP="004F6583">
            <w:pPr>
              <w:spacing w:after="0" w:line="240" w:lineRule="auto"/>
              <w:jc w:val="center"/>
              <w:rPr>
                <w:del w:id="14346" w:author="Stefanie Lane" w:date="2022-06-23T15:12:00Z"/>
                <w:rFonts w:ascii="Calibri" w:eastAsia="Times New Roman" w:hAnsi="Calibri" w:cs="Calibri"/>
                <w:color w:val="000000"/>
              </w:rPr>
            </w:pPr>
            <w:del w:id="1434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0AAACF16" w14:textId="699B1523" w:rsidTr="004F6583">
        <w:trPr>
          <w:trHeight w:val="290"/>
          <w:del w:id="14348" w:author="Stefanie Lane" w:date="2022-06-23T15:12:00Z"/>
        </w:trPr>
        <w:tc>
          <w:tcPr>
            <w:tcW w:w="1700" w:type="dxa"/>
            <w:vMerge/>
            <w:tcBorders>
              <w:top w:val="nil"/>
              <w:left w:val="nil"/>
              <w:bottom w:val="nil"/>
              <w:right w:val="nil"/>
            </w:tcBorders>
            <w:vAlign w:val="center"/>
            <w:hideMark/>
          </w:tcPr>
          <w:p w14:paraId="4542E6DB" w14:textId="0F516830" w:rsidR="004F6583" w:rsidRPr="004F6583" w:rsidDel="00EB4CE1" w:rsidRDefault="004F6583" w:rsidP="004F6583">
            <w:pPr>
              <w:spacing w:after="0" w:line="240" w:lineRule="auto"/>
              <w:rPr>
                <w:del w:id="1434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4116C557" w:rsidR="004F6583" w:rsidRPr="004F6583" w:rsidDel="00EB4CE1" w:rsidRDefault="004F6583" w:rsidP="004F6583">
            <w:pPr>
              <w:spacing w:after="0" w:line="240" w:lineRule="auto"/>
              <w:rPr>
                <w:del w:id="14350" w:author="Stefanie Lane" w:date="2022-06-23T15:12:00Z"/>
                <w:rFonts w:ascii="Arial" w:eastAsia="Times New Roman" w:hAnsi="Arial" w:cs="Arial"/>
                <w:i/>
                <w:iCs/>
                <w:sz w:val="20"/>
                <w:szCs w:val="20"/>
              </w:rPr>
            </w:pPr>
            <w:del w:id="14351" w:author="Stefanie Lane" w:date="2022-06-23T15:12:00Z">
              <w:r w:rsidRPr="004F6583" w:rsidDel="00EB4CE1">
                <w:rPr>
                  <w:rFonts w:ascii="Arial" w:eastAsia="Times New Roman" w:hAnsi="Arial" w:cs="Arial"/>
                  <w:i/>
                  <w:iCs/>
                  <w:sz w:val="20"/>
                  <w:szCs w:val="20"/>
                </w:rPr>
                <w:delText>Juncus effusus</w:delText>
              </w:r>
            </w:del>
          </w:p>
        </w:tc>
        <w:tc>
          <w:tcPr>
            <w:tcW w:w="960" w:type="dxa"/>
            <w:tcBorders>
              <w:top w:val="nil"/>
              <w:left w:val="nil"/>
              <w:bottom w:val="nil"/>
              <w:right w:val="nil"/>
            </w:tcBorders>
            <w:shd w:val="clear" w:color="auto" w:fill="auto"/>
            <w:noWrap/>
            <w:vAlign w:val="bottom"/>
            <w:hideMark/>
          </w:tcPr>
          <w:p w14:paraId="20F9B4C6" w14:textId="219D7486" w:rsidR="004F6583" w:rsidRPr="004F6583" w:rsidDel="00EB4CE1" w:rsidRDefault="004F6583" w:rsidP="004F6583">
            <w:pPr>
              <w:spacing w:after="0" w:line="240" w:lineRule="auto"/>
              <w:jc w:val="center"/>
              <w:rPr>
                <w:del w:id="14352" w:author="Stefanie Lane" w:date="2022-06-23T15:12:00Z"/>
                <w:rFonts w:ascii="Calibri" w:eastAsia="Times New Roman" w:hAnsi="Calibri" w:cs="Calibri"/>
                <w:color w:val="000000"/>
              </w:rPr>
            </w:pPr>
            <w:del w:id="1435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698CA3A" w14:textId="308BEAF5" w:rsidR="004F6583" w:rsidRPr="004F6583" w:rsidDel="00EB4CE1" w:rsidRDefault="004F6583" w:rsidP="004F6583">
            <w:pPr>
              <w:spacing w:after="0" w:line="240" w:lineRule="auto"/>
              <w:jc w:val="center"/>
              <w:rPr>
                <w:del w:id="14354" w:author="Stefanie Lane" w:date="2022-06-23T15:12:00Z"/>
                <w:rFonts w:ascii="Calibri" w:eastAsia="Times New Roman" w:hAnsi="Calibri" w:cs="Calibri"/>
                <w:color w:val="000000"/>
              </w:rPr>
            </w:pPr>
            <w:del w:id="1435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E92D2AF" w14:textId="02C18E47" w:rsidR="004F6583" w:rsidRPr="004F6583" w:rsidDel="00EB4CE1" w:rsidRDefault="004F6583" w:rsidP="004F6583">
            <w:pPr>
              <w:spacing w:after="0" w:line="240" w:lineRule="auto"/>
              <w:jc w:val="center"/>
              <w:rPr>
                <w:del w:id="14356" w:author="Stefanie Lane" w:date="2022-06-23T15:12:00Z"/>
                <w:rFonts w:ascii="Calibri" w:eastAsia="Times New Roman" w:hAnsi="Calibri" w:cs="Calibri"/>
                <w:color w:val="000000"/>
              </w:rPr>
            </w:pPr>
            <w:del w:id="14357" w:author="Stefanie Lane" w:date="2022-06-23T15:12:00Z">
              <w:r w:rsidRPr="004F6583" w:rsidDel="00EB4CE1">
                <w:rPr>
                  <w:rFonts w:ascii="Calibri" w:eastAsia="Times New Roman" w:hAnsi="Calibri" w:cs="Calibri"/>
                  <w:color w:val="000000"/>
                </w:rPr>
                <w:delText>0.06</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567BE207" w:rsidR="004F6583" w:rsidRPr="004F6583" w:rsidDel="00EB4CE1" w:rsidRDefault="004F6583" w:rsidP="004F6583">
            <w:pPr>
              <w:spacing w:after="0" w:line="240" w:lineRule="auto"/>
              <w:jc w:val="center"/>
              <w:rPr>
                <w:del w:id="14358" w:author="Stefanie Lane" w:date="2022-06-23T15:12:00Z"/>
                <w:rFonts w:ascii="Calibri" w:eastAsia="Times New Roman" w:hAnsi="Calibri" w:cs="Calibri"/>
                <w:color w:val="000000"/>
              </w:rPr>
            </w:pPr>
            <w:del w:id="1435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DC8C34" w14:textId="143ED5EF" w:rsidTr="004F6583">
        <w:trPr>
          <w:trHeight w:val="290"/>
          <w:del w:id="14360" w:author="Stefanie Lane" w:date="2022-06-23T15:12:00Z"/>
        </w:trPr>
        <w:tc>
          <w:tcPr>
            <w:tcW w:w="1700" w:type="dxa"/>
            <w:vMerge/>
            <w:tcBorders>
              <w:top w:val="nil"/>
              <w:left w:val="nil"/>
              <w:bottom w:val="nil"/>
              <w:right w:val="nil"/>
            </w:tcBorders>
            <w:vAlign w:val="center"/>
            <w:hideMark/>
          </w:tcPr>
          <w:p w14:paraId="55D73D42" w14:textId="7D86D473" w:rsidR="004F6583" w:rsidRPr="004F6583" w:rsidDel="00EB4CE1" w:rsidRDefault="004F6583" w:rsidP="004F6583">
            <w:pPr>
              <w:spacing w:after="0" w:line="240" w:lineRule="auto"/>
              <w:rPr>
                <w:del w:id="1436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38913FD5" w:rsidR="004F6583" w:rsidRPr="004F6583" w:rsidDel="00EB4CE1" w:rsidRDefault="004F6583" w:rsidP="004F6583">
            <w:pPr>
              <w:spacing w:after="0" w:line="240" w:lineRule="auto"/>
              <w:rPr>
                <w:del w:id="14362" w:author="Stefanie Lane" w:date="2022-06-23T15:12:00Z"/>
                <w:rFonts w:ascii="Calibri" w:eastAsia="Times New Roman" w:hAnsi="Calibri" w:cs="Calibri"/>
                <w:color w:val="000000"/>
              </w:rPr>
            </w:pPr>
            <w:del w:id="14363" w:author="Stefanie Lane" w:date="2022-06-23T15:12:00Z">
              <w:r w:rsidRPr="004F6583" w:rsidDel="00EB4CE1">
                <w:rPr>
                  <w:rFonts w:ascii="Calibri" w:eastAsia="Times New Roman" w:hAnsi="Calibri" w:cs="Calibri"/>
                  <w:color w:val="000000"/>
                </w:rPr>
                <w:delText>Lycopus_sp</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374A9231" w:rsidR="004F6583" w:rsidRPr="004F6583" w:rsidDel="00EB4CE1" w:rsidRDefault="004F6583" w:rsidP="004F6583">
            <w:pPr>
              <w:spacing w:after="0" w:line="240" w:lineRule="auto"/>
              <w:jc w:val="center"/>
              <w:rPr>
                <w:del w:id="14364" w:author="Stefanie Lane" w:date="2022-06-23T15:12:00Z"/>
                <w:rFonts w:ascii="Calibri" w:eastAsia="Times New Roman" w:hAnsi="Calibri" w:cs="Calibri"/>
                <w:color w:val="000000"/>
              </w:rPr>
            </w:pPr>
            <w:del w:id="1436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42D7240A" w:rsidR="004F6583" w:rsidRPr="004F6583" w:rsidDel="00EB4CE1" w:rsidRDefault="004F6583" w:rsidP="004F6583">
            <w:pPr>
              <w:spacing w:after="0" w:line="240" w:lineRule="auto"/>
              <w:jc w:val="center"/>
              <w:rPr>
                <w:del w:id="14366" w:author="Stefanie Lane" w:date="2022-06-23T15:12:00Z"/>
                <w:rFonts w:ascii="Calibri" w:eastAsia="Times New Roman" w:hAnsi="Calibri" w:cs="Calibri"/>
                <w:color w:val="000000"/>
              </w:rPr>
            </w:pPr>
            <w:del w:id="1436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528E5CFD" w:rsidR="004F6583" w:rsidRPr="004F6583" w:rsidDel="00EB4CE1" w:rsidRDefault="004F6583" w:rsidP="004F6583">
            <w:pPr>
              <w:spacing w:after="0" w:line="240" w:lineRule="auto"/>
              <w:jc w:val="center"/>
              <w:rPr>
                <w:del w:id="14368" w:author="Stefanie Lane" w:date="2022-06-23T15:12:00Z"/>
                <w:rFonts w:ascii="Calibri" w:eastAsia="Times New Roman" w:hAnsi="Calibri" w:cs="Calibri"/>
                <w:color w:val="000000"/>
              </w:rPr>
            </w:pPr>
            <w:del w:id="14369" w:author="Stefanie Lane" w:date="2022-06-23T15:12:00Z">
              <w:r w:rsidRPr="004F6583" w:rsidDel="00EB4CE1">
                <w:rPr>
                  <w:rFonts w:ascii="Calibri" w:eastAsia="Times New Roman" w:hAnsi="Calibri" w:cs="Calibri"/>
                  <w:color w:val="000000"/>
                </w:rPr>
                <w:delText>0.06</w:delText>
              </w:r>
            </w:del>
          </w:p>
        </w:tc>
        <w:tc>
          <w:tcPr>
            <w:tcW w:w="1760" w:type="dxa"/>
            <w:tcBorders>
              <w:top w:val="nil"/>
              <w:left w:val="nil"/>
              <w:bottom w:val="nil"/>
              <w:right w:val="nil"/>
            </w:tcBorders>
            <w:shd w:val="clear" w:color="auto" w:fill="auto"/>
            <w:noWrap/>
            <w:vAlign w:val="bottom"/>
            <w:hideMark/>
          </w:tcPr>
          <w:p w14:paraId="5DBB70A0" w14:textId="3A922915" w:rsidR="004F6583" w:rsidRPr="004F6583" w:rsidDel="00EB4CE1" w:rsidRDefault="004F6583" w:rsidP="004F6583">
            <w:pPr>
              <w:spacing w:after="0" w:line="240" w:lineRule="auto"/>
              <w:jc w:val="center"/>
              <w:rPr>
                <w:del w:id="14370" w:author="Stefanie Lane" w:date="2022-06-23T15:12:00Z"/>
                <w:rFonts w:ascii="Calibri" w:eastAsia="Times New Roman" w:hAnsi="Calibri" w:cs="Calibri"/>
                <w:color w:val="000000"/>
              </w:rPr>
            </w:pPr>
            <w:del w:id="1437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C9D5E94" w14:textId="7DB8E82A" w:rsidTr="004F6583">
        <w:trPr>
          <w:trHeight w:val="290"/>
          <w:del w:id="14372" w:author="Stefanie Lane" w:date="2022-06-23T15:12:00Z"/>
        </w:trPr>
        <w:tc>
          <w:tcPr>
            <w:tcW w:w="1700" w:type="dxa"/>
            <w:vMerge/>
            <w:tcBorders>
              <w:top w:val="nil"/>
              <w:left w:val="nil"/>
              <w:bottom w:val="nil"/>
              <w:right w:val="nil"/>
            </w:tcBorders>
            <w:vAlign w:val="center"/>
            <w:hideMark/>
          </w:tcPr>
          <w:p w14:paraId="79FB9E2C" w14:textId="49A1FA5B" w:rsidR="004F6583" w:rsidRPr="004F6583" w:rsidDel="00EB4CE1" w:rsidRDefault="004F6583" w:rsidP="004F6583">
            <w:pPr>
              <w:spacing w:after="0" w:line="240" w:lineRule="auto"/>
              <w:rPr>
                <w:del w:id="1437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660E484D" w:rsidR="004F6583" w:rsidRPr="004F6583" w:rsidDel="00EB4CE1" w:rsidRDefault="004F6583" w:rsidP="004F6583">
            <w:pPr>
              <w:spacing w:after="0" w:line="240" w:lineRule="auto"/>
              <w:rPr>
                <w:del w:id="14374" w:author="Stefanie Lane" w:date="2022-06-23T15:12:00Z"/>
                <w:rFonts w:ascii="Arial" w:eastAsia="Times New Roman" w:hAnsi="Arial" w:cs="Arial"/>
                <w:i/>
                <w:iCs/>
                <w:sz w:val="20"/>
                <w:szCs w:val="20"/>
              </w:rPr>
            </w:pPr>
            <w:del w:id="14375"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46F43DCE" w14:textId="4CF8AA9B" w:rsidR="004F6583" w:rsidRPr="004F6583" w:rsidDel="00EB4CE1" w:rsidRDefault="004F6583" w:rsidP="004F6583">
            <w:pPr>
              <w:spacing w:after="0" w:line="240" w:lineRule="auto"/>
              <w:jc w:val="center"/>
              <w:rPr>
                <w:del w:id="14376" w:author="Stefanie Lane" w:date="2022-06-23T15:12:00Z"/>
                <w:rFonts w:ascii="Calibri" w:eastAsia="Times New Roman" w:hAnsi="Calibri" w:cs="Calibri"/>
                <w:color w:val="000000"/>
              </w:rPr>
            </w:pPr>
            <w:del w:id="1437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2F3D6D0" w14:textId="7AB5E714" w:rsidR="004F6583" w:rsidRPr="004F6583" w:rsidDel="00EB4CE1" w:rsidRDefault="004F6583" w:rsidP="004F6583">
            <w:pPr>
              <w:spacing w:after="0" w:line="240" w:lineRule="auto"/>
              <w:jc w:val="center"/>
              <w:rPr>
                <w:del w:id="14378" w:author="Stefanie Lane" w:date="2022-06-23T15:12:00Z"/>
                <w:rFonts w:ascii="Calibri" w:eastAsia="Times New Roman" w:hAnsi="Calibri" w:cs="Calibri"/>
                <w:color w:val="000000"/>
              </w:rPr>
            </w:pPr>
            <w:del w:id="1437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F84AE45" w14:textId="2F6EE440" w:rsidR="004F6583" w:rsidRPr="004F6583" w:rsidDel="00EB4CE1" w:rsidRDefault="004F6583" w:rsidP="004F6583">
            <w:pPr>
              <w:spacing w:after="0" w:line="240" w:lineRule="auto"/>
              <w:jc w:val="center"/>
              <w:rPr>
                <w:del w:id="14380" w:author="Stefanie Lane" w:date="2022-06-23T15:12:00Z"/>
                <w:rFonts w:ascii="Calibri" w:eastAsia="Times New Roman" w:hAnsi="Calibri" w:cs="Calibri"/>
                <w:color w:val="000000"/>
              </w:rPr>
            </w:pPr>
            <w:del w:id="14381" w:author="Stefanie Lane" w:date="2022-06-23T15:12:00Z">
              <w:r w:rsidRPr="004F6583" w:rsidDel="00EB4CE1">
                <w:rPr>
                  <w:rFonts w:ascii="Calibri" w:eastAsia="Times New Roman" w:hAnsi="Calibri" w:cs="Calibri"/>
                  <w:color w:val="000000"/>
                </w:rPr>
                <w:delText>0.11</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4C373A00" w:rsidR="004F6583" w:rsidRPr="004F6583" w:rsidDel="00EB4CE1" w:rsidRDefault="004F6583" w:rsidP="004F6583">
            <w:pPr>
              <w:spacing w:after="0" w:line="240" w:lineRule="auto"/>
              <w:jc w:val="center"/>
              <w:rPr>
                <w:del w:id="14382" w:author="Stefanie Lane" w:date="2022-06-23T15:12:00Z"/>
                <w:rFonts w:ascii="Calibri" w:eastAsia="Times New Roman" w:hAnsi="Calibri" w:cs="Calibri"/>
                <w:color w:val="000000"/>
              </w:rPr>
            </w:pPr>
            <w:del w:id="1438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784BEE8" w14:textId="7FC908B7" w:rsidTr="004F6583">
        <w:trPr>
          <w:trHeight w:val="290"/>
          <w:del w:id="14384" w:author="Stefanie Lane" w:date="2022-06-23T15:12:00Z"/>
        </w:trPr>
        <w:tc>
          <w:tcPr>
            <w:tcW w:w="1700" w:type="dxa"/>
            <w:vMerge/>
            <w:tcBorders>
              <w:top w:val="nil"/>
              <w:left w:val="nil"/>
              <w:bottom w:val="nil"/>
              <w:right w:val="nil"/>
            </w:tcBorders>
            <w:vAlign w:val="center"/>
            <w:hideMark/>
          </w:tcPr>
          <w:p w14:paraId="4C422B6E" w14:textId="39AF8F1D" w:rsidR="004F6583" w:rsidRPr="004F6583" w:rsidDel="00EB4CE1" w:rsidRDefault="004F6583" w:rsidP="004F6583">
            <w:pPr>
              <w:spacing w:after="0" w:line="240" w:lineRule="auto"/>
              <w:rPr>
                <w:del w:id="1438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1F122F1E" w:rsidR="004F6583" w:rsidRPr="004F6583" w:rsidDel="00EB4CE1" w:rsidRDefault="004F6583" w:rsidP="004F6583">
            <w:pPr>
              <w:spacing w:after="0" w:line="240" w:lineRule="auto"/>
              <w:rPr>
                <w:del w:id="14386" w:author="Stefanie Lane" w:date="2022-06-23T15:12:00Z"/>
                <w:rFonts w:ascii="Arial" w:eastAsia="Times New Roman" w:hAnsi="Arial" w:cs="Arial"/>
                <w:i/>
                <w:iCs/>
                <w:color w:val="000000"/>
                <w:sz w:val="20"/>
                <w:szCs w:val="20"/>
              </w:rPr>
            </w:pPr>
            <w:del w:id="14387" w:author="Stefanie Lane" w:date="2022-06-23T15:12:00Z">
              <w:r w:rsidRPr="004F6583" w:rsidDel="00EB4CE1">
                <w:rPr>
                  <w:rFonts w:ascii="Arial" w:eastAsia="Times New Roman" w:hAnsi="Arial" w:cs="Arial"/>
                  <w:i/>
                  <w:iCs/>
                  <w:color w:val="000000"/>
                  <w:sz w:val="20"/>
                  <w:szCs w:val="20"/>
                </w:rPr>
                <w:delText>Myrica gale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17A654BD" w:rsidR="004F6583" w:rsidRPr="004F6583" w:rsidDel="00EB4CE1" w:rsidRDefault="004F6583" w:rsidP="004F6583">
            <w:pPr>
              <w:spacing w:after="0" w:line="240" w:lineRule="auto"/>
              <w:jc w:val="center"/>
              <w:rPr>
                <w:del w:id="14388" w:author="Stefanie Lane" w:date="2022-06-23T15:12:00Z"/>
                <w:rFonts w:ascii="Calibri" w:eastAsia="Times New Roman" w:hAnsi="Calibri" w:cs="Calibri"/>
                <w:color w:val="000000"/>
              </w:rPr>
            </w:pPr>
            <w:del w:id="1438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630D8B09" w:rsidR="004F6583" w:rsidRPr="004F6583" w:rsidDel="00EB4CE1" w:rsidRDefault="004F6583" w:rsidP="004F6583">
            <w:pPr>
              <w:spacing w:after="0" w:line="240" w:lineRule="auto"/>
              <w:jc w:val="center"/>
              <w:rPr>
                <w:del w:id="14390" w:author="Stefanie Lane" w:date="2022-06-23T15:12:00Z"/>
                <w:rFonts w:ascii="Calibri" w:eastAsia="Times New Roman" w:hAnsi="Calibri" w:cs="Calibri"/>
                <w:color w:val="000000"/>
              </w:rPr>
            </w:pPr>
            <w:del w:id="1439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199BB0D6" w:rsidR="004F6583" w:rsidRPr="004F6583" w:rsidDel="00EB4CE1" w:rsidRDefault="004F6583" w:rsidP="004F6583">
            <w:pPr>
              <w:spacing w:after="0" w:line="240" w:lineRule="auto"/>
              <w:jc w:val="center"/>
              <w:rPr>
                <w:del w:id="14392" w:author="Stefanie Lane" w:date="2022-06-23T15:12:00Z"/>
                <w:rFonts w:ascii="Calibri" w:eastAsia="Times New Roman" w:hAnsi="Calibri" w:cs="Calibri"/>
                <w:color w:val="000000"/>
              </w:rPr>
            </w:pPr>
            <w:del w:id="14393" w:author="Stefanie Lane" w:date="2022-06-23T15:12:00Z">
              <w:r w:rsidRPr="004F6583" w:rsidDel="00EB4CE1">
                <w:rPr>
                  <w:rFonts w:ascii="Calibri" w:eastAsia="Times New Roman" w:hAnsi="Calibri" w:cs="Calibri"/>
                  <w:color w:val="000000"/>
                </w:rPr>
                <w:delText>0.22</w:delText>
              </w:r>
            </w:del>
          </w:p>
        </w:tc>
        <w:tc>
          <w:tcPr>
            <w:tcW w:w="1760" w:type="dxa"/>
            <w:tcBorders>
              <w:top w:val="nil"/>
              <w:left w:val="nil"/>
              <w:bottom w:val="nil"/>
              <w:right w:val="nil"/>
            </w:tcBorders>
            <w:shd w:val="clear" w:color="auto" w:fill="auto"/>
            <w:noWrap/>
            <w:vAlign w:val="bottom"/>
            <w:hideMark/>
          </w:tcPr>
          <w:p w14:paraId="36E26D38" w14:textId="04DBD00C" w:rsidR="004F6583" w:rsidRPr="004F6583" w:rsidDel="00EB4CE1" w:rsidRDefault="004F6583" w:rsidP="004F6583">
            <w:pPr>
              <w:spacing w:after="0" w:line="240" w:lineRule="auto"/>
              <w:jc w:val="center"/>
              <w:rPr>
                <w:del w:id="14394" w:author="Stefanie Lane" w:date="2022-06-23T15:12:00Z"/>
                <w:rFonts w:ascii="Calibri" w:eastAsia="Times New Roman" w:hAnsi="Calibri" w:cs="Calibri"/>
                <w:color w:val="000000"/>
              </w:rPr>
            </w:pPr>
            <w:del w:id="1439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34E67A2D" w14:textId="7FE69B2B" w:rsidTr="004F6583">
        <w:trPr>
          <w:trHeight w:val="290"/>
          <w:del w:id="14396" w:author="Stefanie Lane" w:date="2022-06-23T15:12:00Z"/>
        </w:trPr>
        <w:tc>
          <w:tcPr>
            <w:tcW w:w="1700" w:type="dxa"/>
            <w:vMerge/>
            <w:tcBorders>
              <w:top w:val="nil"/>
              <w:left w:val="nil"/>
              <w:bottom w:val="nil"/>
              <w:right w:val="nil"/>
            </w:tcBorders>
            <w:vAlign w:val="center"/>
            <w:hideMark/>
          </w:tcPr>
          <w:p w14:paraId="2A9CA1A6" w14:textId="5E6042B3" w:rsidR="004F6583" w:rsidRPr="004F6583" w:rsidDel="00EB4CE1" w:rsidRDefault="004F6583" w:rsidP="004F6583">
            <w:pPr>
              <w:spacing w:after="0" w:line="240" w:lineRule="auto"/>
              <w:rPr>
                <w:del w:id="1439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2DEBAE5C" w:rsidR="004F6583" w:rsidRPr="004F6583" w:rsidDel="00EB4CE1" w:rsidRDefault="004F6583" w:rsidP="004F6583">
            <w:pPr>
              <w:spacing w:after="0" w:line="240" w:lineRule="auto"/>
              <w:rPr>
                <w:del w:id="14398" w:author="Stefanie Lane" w:date="2022-06-23T15:12:00Z"/>
                <w:rFonts w:ascii="Arial" w:eastAsia="Times New Roman" w:hAnsi="Arial" w:cs="Arial"/>
                <w:i/>
                <w:iCs/>
                <w:sz w:val="20"/>
                <w:szCs w:val="20"/>
              </w:rPr>
            </w:pPr>
            <w:del w:id="14399" w:author="Stefanie Lane" w:date="2022-06-23T15:12:00Z">
              <w:r w:rsidRPr="004F6583" w:rsidDel="00EB4CE1">
                <w:rPr>
                  <w:rFonts w:ascii="Arial" w:eastAsia="Times New Roman" w:hAnsi="Arial" w:cs="Arial"/>
                  <w:i/>
                  <w:iCs/>
                  <w:sz w:val="20"/>
                  <w:szCs w:val="20"/>
                </w:rPr>
                <w:delText>Salix scouleriana</w:delText>
              </w:r>
            </w:del>
          </w:p>
        </w:tc>
        <w:tc>
          <w:tcPr>
            <w:tcW w:w="960" w:type="dxa"/>
            <w:tcBorders>
              <w:top w:val="nil"/>
              <w:left w:val="nil"/>
              <w:bottom w:val="nil"/>
              <w:right w:val="nil"/>
            </w:tcBorders>
            <w:shd w:val="clear" w:color="auto" w:fill="auto"/>
            <w:noWrap/>
            <w:vAlign w:val="bottom"/>
            <w:hideMark/>
          </w:tcPr>
          <w:p w14:paraId="4709A5D2" w14:textId="458CD763" w:rsidR="004F6583" w:rsidRPr="004F6583" w:rsidDel="00EB4CE1" w:rsidRDefault="004F6583" w:rsidP="004F6583">
            <w:pPr>
              <w:spacing w:after="0" w:line="240" w:lineRule="auto"/>
              <w:jc w:val="center"/>
              <w:rPr>
                <w:del w:id="14400" w:author="Stefanie Lane" w:date="2022-06-23T15:12:00Z"/>
                <w:rFonts w:ascii="Calibri" w:eastAsia="Times New Roman" w:hAnsi="Calibri" w:cs="Calibri"/>
                <w:color w:val="000000"/>
              </w:rPr>
            </w:pPr>
            <w:del w:id="1440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82B5183" w14:textId="472FD43F" w:rsidR="004F6583" w:rsidRPr="004F6583" w:rsidDel="00EB4CE1" w:rsidRDefault="004F6583" w:rsidP="004F6583">
            <w:pPr>
              <w:spacing w:after="0" w:line="240" w:lineRule="auto"/>
              <w:jc w:val="center"/>
              <w:rPr>
                <w:del w:id="14402" w:author="Stefanie Lane" w:date="2022-06-23T15:12:00Z"/>
                <w:rFonts w:ascii="Calibri" w:eastAsia="Times New Roman" w:hAnsi="Calibri" w:cs="Calibri"/>
                <w:color w:val="000000"/>
              </w:rPr>
            </w:pPr>
            <w:del w:id="1440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10E301D5" w14:textId="10EE4237" w:rsidR="004F6583" w:rsidRPr="004F6583" w:rsidDel="00EB4CE1" w:rsidRDefault="004F6583" w:rsidP="004F6583">
            <w:pPr>
              <w:spacing w:after="0" w:line="240" w:lineRule="auto"/>
              <w:jc w:val="center"/>
              <w:rPr>
                <w:del w:id="14404" w:author="Stefanie Lane" w:date="2022-06-23T15:12:00Z"/>
                <w:rFonts w:ascii="Calibri" w:eastAsia="Times New Roman" w:hAnsi="Calibri" w:cs="Calibri"/>
                <w:color w:val="000000"/>
              </w:rPr>
            </w:pPr>
            <w:del w:id="14405" w:author="Stefanie Lane" w:date="2022-06-23T15:12:00Z">
              <w:r w:rsidRPr="004F6583" w:rsidDel="00EB4CE1">
                <w:rPr>
                  <w:rFonts w:ascii="Calibri" w:eastAsia="Times New Roman" w:hAnsi="Calibri" w:cs="Calibri"/>
                  <w:color w:val="000000"/>
                </w:rPr>
                <w:delText>0.17</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1F6EFCD8" w:rsidR="004F6583" w:rsidRPr="004F6583" w:rsidDel="00EB4CE1" w:rsidRDefault="004F6583" w:rsidP="004F6583">
            <w:pPr>
              <w:spacing w:after="0" w:line="240" w:lineRule="auto"/>
              <w:jc w:val="center"/>
              <w:rPr>
                <w:del w:id="14406" w:author="Stefanie Lane" w:date="2022-06-23T15:12:00Z"/>
                <w:rFonts w:ascii="Calibri" w:eastAsia="Times New Roman" w:hAnsi="Calibri" w:cs="Calibri"/>
                <w:color w:val="000000"/>
              </w:rPr>
            </w:pPr>
            <w:del w:id="1440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034E7B3" w14:textId="2CBB1516" w:rsidTr="004F6583">
        <w:trPr>
          <w:trHeight w:val="290"/>
          <w:del w:id="14408" w:author="Stefanie Lane" w:date="2022-06-23T15:12:00Z"/>
        </w:trPr>
        <w:tc>
          <w:tcPr>
            <w:tcW w:w="1700" w:type="dxa"/>
            <w:vMerge/>
            <w:tcBorders>
              <w:top w:val="nil"/>
              <w:left w:val="nil"/>
              <w:bottom w:val="nil"/>
              <w:right w:val="nil"/>
            </w:tcBorders>
            <w:vAlign w:val="center"/>
            <w:hideMark/>
          </w:tcPr>
          <w:p w14:paraId="08E9EA7D" w14:textId="4CDBC35F" w:rsidR="004F6583" w:rsidRPr="004F6583" w:rsidDel="00EB4CE1" w:rsidRDefault="004F6583" w:rsidP="004F6583">
            <w:pPr>
              <w:spacing w:after="0" w:line="240" w:lineRule="auto"/>
              <w:rPr>
                <w:del w:id="1440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25E2EC01" w:rsidR="004F6583" w:rsidRPr="004F6583" w:rsidDel="00EB4CE1" w:rsidRDefault="004F6583" w:rsidP="004F6583">
            <w:pPr>
              <w:spacing w:after="0" w:line="240" w:lineRule="auto"/>
              <w:rPr>
                <w:del w:id="14410" w:author="Stefanie Lane" w:date="2022-06-23T15:12:00Z"/>
                <w:rFonts w:ascii="Calibri" w:eastAsia="Times New Roman" w:hAnsi="Calibri" w:cs="Calibri"/>
                <w:color w:val="000000"/>
              </w:rPr>
            </w:pPr>
            <w:del w:id="14411" w:author="Stefanie Lane" w:date="2022-06-23T15:12:00Z">
              <w:r w:rsidRPr="004F6583" w:rsidDel="00EB4CE1">
                <w:rPr>
                  <w:rFonts w:ascii="Calibri" w:eastAsia="Times New Roman" w:hAnsi="Calibri" w:cs="Calibri"/>
                  <w:color w:val="000000"/>
                </w:rPr>
                <w:delText xml:space="preserve">Asteraceae 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0D84A9B3" w:rsidR="004F6583" w:rsidRPr="004F6583" w:rsidDel="00EB4CE1" w:rsidRDefault="004F6583" w:rsidP="004F6583">
            <w:pPr>
              <w:spacing w:after="0" w:line="240" w:lineRule="auto"/>
              <w:jc w:val="center"/>
              <w:rPr>
                <w:del w:id="14412" w:author="Stefanie Lane" w:date="2022-06-23T15:12:00Z"/>
                <w:rFonts w:ascii="Calibri" w:eastAsia="Times New Roman" w:hAnsi="Calibri" w:cs="Calibri"/>
                <w:color w:val="000000"/>
              </w:rPr>
            </w:pPr>
            <w:del w:id="1441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356EE882" w:rsidR="004F6583" w:rsidRPr="004F6583" w:rsidDel="00EB4CE1" w:rsidRDefault="004F6583" w:rsidP="004F6583">
            <w:pPr>
              <w:spacing w:after="0" w:line="240" w:lineRule="auto"/>
              <w:jc w:val="center"/>
              <w:rPr>
                <w:del w:id="14414" w:author="Stefanie Lane" w:date="2022-06-23T15:12:00Z"/>
                <w:rFonts w:ascii="Calibri" w:eastAsia="Times New Roman" w:hAnsi="Calibri" w:cs="Calibri"/>
                <w:color w:val="000000"/>
              </w:rPr>
            </w:pPr>
            <w:del w:id="14415"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ADA8AB4" w:rsidR="004F6583" w:rsidRPr="004F6583" w:rsidDel="00EB4CE1" w:rsidRDefault="004F6583" w:rsidP="004F6583">
            <w:pPr>
              <w:spacing w:after="0" w:line="240" w:lineRule="auto"/>
              <w:jc w:val="center"/>
              <w:rPr>
                <w:del w:id="14416" w:author="Stefanie Lane" w:date="2022-06-23T15:12:00Z"/>
                <w:rFonts w:ascii="Calibri" w:eastAsia="Times New Roman" w:hAnsi="Calibri" w:cs="Calibri"/>
                <w:color w:val="000000"/>
              </w:rPr>
            </w:pPr>
            <w:del w:id="14417"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641E0F11" w14:textId="2D082689" w:rsidR="004F6583" w:rsidRPr="004F6583" w:rsidDel="00EB4CE1" w:rsidRDefault="004F6583" w:rsidP="004F6583">
            <w:pPr>
              <w:spacing w:after="0" w:line="240" w:lineRule="auto"/>
              <w:jc w:val="center"/>
              <w:rPr>
                <w:del w:id="14418" w:author="Stefanie Lane" w:date="2022-06-23T15:12:00Z"/>
                <w:rFonts w:ascii="Calibri" w:eastAsia="Times New Roman" w:hAnsi="Calibri" w:cs="Calibri"/>
                <w:color w:val="000000"/>
              </w:rPr>
            </w:pPr>
          </w:p>
        </w:tc>
      </w:tr>
      <w:tr w:rsidR="004F6583" w:rsidRPr="004F6583" w:rsidDel="00EB4CE1" w14:paraId="0C0B217B" w14:textId="2DE67E72" w:rsidTr="004F6583">
        <w:trPr>
          <w:trHeight w:val="290"/>
          <w:del w:id="14419" w:author="Stefanie Lane" w:date="2022-06-23T15:12:00Z"/>
        </w:trPr>
        <w:tc>
          <w:tcPr>
            <w:tcW w:w="1700" w:type="dxa"/>
            <w:vMerge/>
            <w:tcBorders>
              <w:top w:val="nil"/>
              <w:left w:val="nil"/>
              <w:bottom w:val="nil"/>
              <w:right w:val="nil"/>
            </w:tcBorders>
            <w:vAlign w:val="center"/>
            <w:hideMark/>
          </w:tcPr>
          <w:p w14:paraId="38A9A6C7" w14:textId="2024B321" w:rsidR="004F6583" w:rsidRPr="004F6583" w:rsidDel="00EB4CE1" w:rsidRDefault="004F6583" w:rsidP="004F6583">
            <w:pPr>
              <w:spacing w:after="0" w:line="240" w:lineRule="auto"/>
              <w:rPr>
                <w:del w:id="1442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2C64206F" w:rsidR="004F6583" w:rsidRPr="004F6583" w:rsidDel="00EB4CE1" w:rsidRDefault="004F6583" w:rsidP="004F6583">
            <w:pPr>
              <w:spacing w:after="0" w:line="240" w:lineRule="auto"/>
              <w:rPr>
                <w:del w:id="14421" w:author="Stefanie Lane" w:date="2022-06-23T15:12:00Z"/>
                <w:rFonts w:ascii="Calibri" w:eastAsia="Times New Roman" w:hAnsi="Calibri" w:cs="Calibri"/>
                <w:i/>
                <w:iCs/>
                <w:color w:val="000000"/>
              </w:rPr>
            </w:pPr>
            <w:del w:id="14422" w:author="Stefanie Lane" w:date="2022-06-23T15:12:00Z">
              <w:r w:rsidRPr="004F6583" w:rsidDel="00EB4CE1">
                <w:rPr>
                  <w:rFonts w:ascii="Calibri" w:eastAsia="Times New Roman" w:hAnsi="Calibri" w:cs="Calibri"/>
                  <w:i/>
                  <w:iCs/>
                  <w:color w:val="000000"/>
                </w:rPr>
                <w:delText xml:space="preserve">Carex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657FC029" w14:textId="7A2697AB" w:rsidR="004F6583" w:rsidRPr="004F6583" w:rsidDel="00EB4CE1" w:rsidRDefault="004F6583" w:rsidP="004F6583">
            <w:pPr>
              <w:spacing w:after="0" w:line="240" w:lineRule="auto"/>
              <w:jc w:val="center"/>
              <w:rPr>
                <w:del w:id="14423" w:author="Stefanie Lane" w:date="2022-06-23T15:12:00Z"/>
                <w:rFonts w:ascii="Calibri" w:eastAsia="Times New Roman" w:hAnsi="Calibri" w:cs="Calibri"/>
                <w:color w:val="000000"/>
              </w:rPr>
            </w:pPr>
            <w:del w:id="14424"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0FBCF11" w14:textId="35958451" w:rsidR="004F6583" w:rsidRPr="004F6583" w:rsidDel="00EB4CE1" w:rsidRDefault="004F6583" w:rsidP="004F6583">
            <w:pPr>
              <w:spacing w:after="0" w:line="240" w:lineRule="auto"/>
              <w:jc w:val="center"/>
              <w:rPr>
                <w:del w:id="14425" w:author="Stefanie Lane" w:date="2022-06-23T15:12:00Z"/>
                <w:rFonts w:ascii="Calibri" w:eastAsia="Times New Roman" w:hAnsi="Calibri" w:cs="Calibri"/>
                <w:color w:val="000000"/>
              </w:rPr>
            </w:pPr>
            <w:del w:id="14426"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0743A7C8" w14:textId="4401E161" w:rsidR="004F6583" w:rsidRPr="004F6583" w:rsidDel="00EB4CE1" w:rsidRDefault="004F6583" w:rsidP="004F6583">
            <w:pPr>
              <w:spacing w:after="0" w:line="240" w:lineRule="auto"/>
              <w:jc w:val="center"/>
              <w:rPr>
                <w:del w:id="14427" w:author="Stefanie Lane" w:date="2022-06-23T15:12:00Z"/>
                <w:rFonts w:ascii="Calibri" w:eastAsia="Times New Roman" w:hAnsi="Calibri" w:cs="Calibri"/>
                <w:color w:val="000000"/>
              </w:rPr>
            </w:pPr>
            <w:del w:id="14428"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17302ACB" w:rsidR="004F6583" w:rsidRPr="004F6583" w:rsidDel="00EB4CE1" w:rsidRDefault="004F6583" w:rsidP="004F6583">
            <w:pPr>
              <w:spacing w:after="0" w:line="240" w:lineRule="auto"/>
              <w:jc w:val="center"/>
              <w:rPr>
                <w:del w:id="14429" w:author="Stefanie Lane" w:date="2022-06-23T15:12:00Z"/>
                <w:rFonts w:ascii="Calibri" w:eastAsia="Times New Roman" w:hAnsi="Calibri" w:cs="Calibri"/>
                <w:color w:val="000000"/>
              </w:rPr>
            </w:pPr>
            <w:del w:id="14430"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0BD79912" w14:textId="49C33746" w:rsidTr="004F6583">
        <w:trPr>
          <w:trHeight w:val="290"/>
          <w:del w:id="14431" w:author="Stefanie Lane" w:date="2022-06-23T15:12:00Z"/>
        </w:trPr>
        <w:tc>
          <w:tcPr>
            <w:tcW w:w="1700" w:type="dxa"/>
            <w:vMerge/>
            <w:tcBorders>
              <w:top w:val="nil"/>
              <w:left w:val="nil"/>
              <w:bottom w:val="nil"/>
              <w:right w:val="nil"/>
            </w:tcBorders>
            <w:vAlign w:val="center"/>
            <w:hideMark/>
          </w:tcPr>
          <w:p w14:paraId="221010A0" w14:textId="7E8DA6F0" w:rsidR="004F6583" w:rsidRPr="004F6583" w:rsidDel="00EB4CE1" w:rsidRDefault="004F6583" w:rsidP="004F6583">
            <w:pPr>
              <w:spacing w:after="0" w:line="240" w:lineRule="auto"/>
              <w:rPr>
                <w:del w:id="1443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F329702" w:rsidR="004F6583" w:rsidRPr="004F6583" w:rsidDel="00EB4CE1" w:rsidRDefault="004F6583" w:rsidP="004F6583">
            <w:pPr>
              <w:spacing w:after="0" w:line="240" w:lineRule="auto"/>
              <w:rPr>
                <w:del w:id="14433" w:author="Stefanie Lane" w:date="2022-06-23T15:12:00Z"/>
                <w:rFonts w:ascii="Calibri" w:eastAsia="Times New Roman" w:hAnsi="Calibri" w:cs="Calibri"/>
                <w:i/>
                <w:iCs/>
                <w:color w:val="000000"/>
              </w:rPr>
            </w:pPr>
            <w:del w:id="14434"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52D82A2D" w:rsidR="004F6583" w:rsidRPr="004F6583" w:rsidDel="00EB4CE1" w:rsidRDefault="004F6583" w:rsidP="004F6583">
            <w:pPr>
              <w:spacing w:after="0" w:line="240" w:lineRule="auto"/>
              <w:jc w:val="center"/>
              <w:rPr>
                <w:del w:id="14435" w:author="Stefanie Lane" w:date="2022-06-23T15:12:00Z"/>
                <w:rFonts w:ascii="Calibri" w:eastAsia="Times New Roman" w:hAnsi="Calibri" w:cs="Calibri"/>
                <w:color w:val="000000"/>
              </w:rPr>
            </w:pPr>
            <w:del w:id="14436"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49D6E354" w:rsidR="004F6583" w:rsidRPr="004F6583" w:rsidDel="00EB4CE1" w:rsidRDefault="004F6583" w:rsidP="004F6583">
            <w:pPr>
              <w:spacing w:after="0" w:line="240" w:lineRule="auto"/>
              <w:jc w:val="center"/>
              <w:rPr>
                <w:del w:id="14437" w:author="Stefanie Lane" w:date="2022-06-23T15:12:00Z"/>
                <w:rFonts w:ascii="Calibri" w:eastAsia="Times New Roman" w:hAnsi="Calibri" w:cs="Calibri"/>
                <w:color w:val="000000"/>
              </w:rPr>
            </w:pPr>
            <w:del w:id="14438"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53DBE555" w:rsidR="004F6583" w:rsidRPr="004F6583" w:rsidDel="00EB4CE1" w:rsidRDefault="004F6583" w:rsidP="004F6583">
            <w:pPr>
              <w:spacing w:after="0" w:line="240" w:lineRule="auto"/>
              <w:jc w:val="center"/>
              <w:rPr>
                <w:del w:id="14439" w:author="Stefanie Lane" w:date="2022-06-23T15:12:00Z"/>
                <w:rFonts w:ascii="Calibri" w:eastAsia="Times New Roman" w:hAnsi="Calibri" w:cs="Calibri"/>
                <w:color w:val="000000"/>
              </w:rPr>
            </w:pPr>
            <w:del w:id="1444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768FF5DA" w14:textId="35F9C339" w:rsidR="004F6583" w:rsidRPr="004F6583" w:rsidDel="00EB4CE1" w:rsidRDefault="004F6583" w:rsidP="004F6583">
            <w:pPr>
              <w:spacing w:after="0" w:line="240" w:lineRule="auto"/>
              <w:jc w:val="center"/>
              <w:rPr>
                <w:del w:id="14441" w:author="Stefanie Lane" w:date="2022-06-23T15:12:00Z"/>
                <w:rFonts w:ascii="Calibri" w:eastAsia="Times New Roman" w:hAnsi="Calibri" w:cs="Calibri"/>
                <w:color w:val="000000"/>
              </w:rPr>
            </w:pPr>
          </w:p>
        </w:tc>
      </w:tr>
      <w:tr w:rsidR="004F6583" w:rsidRPr="004F6583" w:rsidDel="00EB4CE1" w14:paraId="3F1D45C4" w14:textId="2523138E" w:rsidTr="004F6583">
        <w:trPr>
          <w:trHeight w:val="290"/>
          <w:del w:id="14442" w:author="Stefanie Lane" w:date="2022-06-23T15:12:00Z"/>
        </w:trPr>
        <w:tc>
          <w:tcPr>
            <w:tcW w:w="1700" w:type="dxa"/>
            <w:vMerge/>
            <w:tcBorders>
              <w:top w:val="nil"/>
              <w:left w:val="nil"/>
              <w:bottom w:val="nil"/>
              <w:right w:val="nil"/>
            </w:tcBorders>
            <w:vAlign w:val="center"/>
            <w:hideMark/>
          </w:tcPr>
          <w:p w14:paraId="6917F82A" w14:textId="612C62E7" w:rsidR="004F6583" w:rsidRPr="004F6583" w:rsidDel="00EB4CE1" w:rsidRDefault="004F6583" w:rsidP="004F6583">
            <w:pPr>
              <w:spacing w:after="0" w:line="240" w:lineRule="auto"/>
              <w:rPr>
                <w:del w:id="1444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EDB1606" w:rsidR="004F6583" w:rsidRPr="004F6583" w:rsidDel="00EB4CE1" w:rsidRDefault="004F6583" w:rsidP="004F6583">
            <w:pPr>
              <w:spacing w:after="0" w:line="240" w:lineRule="auto"/>
              <w:rPr>
                <w:del w:id="14444" w:author="Stefanie Lane" w:date="2022-06-23T15:12:00Z"/>
                <w:rFonts w:ascii="Arial" w:eastAsia="Times New Roman" w:hAnsi="Arial" w:cs="Arial"/>
                <w:i/>
                <w:iCs/>
                <w:sz w:val="20"/>
                <w:szCs w:val="20"/>
              </w:rPr>
            </w:pPr>
            <w:del w:id="14445"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nil"/>
              <w:left w:val="nil"/>
              <w:bottom w:val="nil"/>
              <w:right w:val="nil"/>
            </w:tcBorders>
            <w:shd w:val="clear" w:color="auto" w:fill="auto"/>
            <w:noWrap/>
            <w:vAlign w:val="bottom"/>
            <w:hideMark/>
          </w:tcPr>
          <w:p w14:paraId="0B82DF2C" w14:textId="35E8E9C7" w:rsidR="004F6583" w:rsidRPr="004F6583" w:rsidDel="00EB4CE1" w:rsidRDefault="004F6583" w:rsidP="004F6583">
            <w:pPr>
              <w:spacing w:after="0" w:line="240" w:lineRule="auto"/>
              <w:jc w:val="center"/>
              <w:rPr>
                <w:del w:id="14446" w:author="Stefanie Lane" w:date="2022-06-23T15:12:00Z"/>
                <w:rFonts w:ascii="Calibri" w:eastAsia="Times New Roman" w:hAnsi="Calibri" w:cs="Calibri"/>
                <w:color w:val="000000"/>
              </w:rPr>
            </w:pPr>
            <w:del w:id="1444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6B85AF9" w14:textId="435D4C09" w:rsidR="004F6583" w:rsidRPr="004F6583" w:rsidDel="00EB4CE1" w:rsidRDefault="004F6583" w:rsidP="004F6583">
            <w:pPr>
              <w:spacing w:after="0" w:line="240" w:lineRule="auto"/>
              <w:jc w:val="center"/>
              <w:rPr>
                <w:del w:id="14448" w:author="Stefanie Lane" w:date="2022-06-23T15:12:00Z"/>
                <w:rFonts w:ascii="Calibri" w:eastAsia="Times New Roman" w:hAnsi="Calibri" w:cs="Calibri"/>
                <w:color w:val="000000"/>
              </w:rPr>
            </w:pPr>
            <w:del w:id="14449"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5986E0F1" w14:textId="6D3ADFD1" w:rsidR="004F6583" w:rsidRPr="004F6583" w:rsidDel="00EB4CE1" w:rsidRDefault="004F6583" w:rsidP="004F6583">
            <w:pPr>
              <w:spacing w:after="0" w:line="240" w:lineRule="auto"/>
              <w:jc w:val="center"/>
              <w:rPr>
                <w:del w:id="14450" w:author="Stefanie Lane" w:date="2022-06-23T15:12:00Z"/>
                <w:rFonts w:ascii="Calibri" w:eastAsia="Times New Roman" w:hAnsi="Calibri" w:cs="Calibri"/>
                <w:color w:val="000000"/>
              </w:rPr>
            </w:pPr>
            <w:del w:id="14451" w:author="Stefanie Lane" w:date="2022-06-23T15:12:00Z">
              <w:r w:rsidRPr="004F6583" w:rsidDel="00EB4CE1">
                <w:rPr>
                  <w:rFonts w:ascii="Calibri" w:eastAsia="Times New Roman" w:hAnsi="Calibri" w:cs="Calibri"/>
                  <w:color w:val="000000"/>
                </w:rPr>
                <w:delText>0.00</w:delText>
              </w:r>
            </w:del>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06A93A02" w:rsidR="004F6583" w:rsidRPr="004F6583" w:rsidDel="00EB4CE1" w:rsidRDefault="004F6583" w:rsidP="004F6583">
            <w:pPr>
              <w:spacing w:after="0" w:line="240" w:lineRule="auto"/>
              <w:jc w:val="center"/>
              <w:rPr>
                <w:del w:id="14452" w:author="Stefanie Lane" w:date="2022-06-23T15:12:00Z"/>
                <w:rFonts w:ascii="Calibri" w:eastAsia="Times New Roman" w:hAnsi="Calibri" w:cs="Calibri"/>
                <w:color w:val="000000"/>
              </w:rPr>
            </w:pPr>
            <w:del w:id="14453"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43448B43" w14:textId="6D88E049" w:rsidTr="004F6583">
        <w:trPr>
          <w:trHeight w:val="290"/>
          <w:del w:id="14454" w:author="Stefanie Lane" w:date="2022-06-23T15:12:00Z"/>
        </w:trPr>
        <w:tc>
          <w:tcPr>
            <w:tcW w:w="1700" w:type="dxa"/>
            <w:vMerge/>
            <w:tcBorders>
              <w:top w:val="nil"/>
              <w:left w:val="nil"/>
              <w:bottom w:val="nil"/>
              <w:right w:val="nil"/>
            </w:tcBorders>
            <w:vAlign w:val="center"/>
            <w:hideMark/>
          </w:tcPr>
          <w:p w14:paraId="610A55A8" w14:textId="4DB1E43C" w:rsidR="004F6583" w:rsidRPr="004F6583" w:rsidDel="00EB4CE1" w:rsidRDefault="004F6583" w:rsidP="004F6583">
            <w:pPr>
              <w:spacing w:after="0" w:line="240" w:lineRule="auto"/>
              <w:rPr>
                <w:del w:id="14455" w:author="Stefanie Lane" w:date="2022-06-23T15:12:00Z"/>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3C8DADBC" w:rsidR="004F6583" w:rsidRPr="004F6583" w:rsidDel="00EB4CE1" w:rsidRDefault="004F6583" w:rsidP="004F6583">
            <w:pPr>
              <w:spacing w:after="0" w:line="240" w:lineRule="auto"/>
              <w:rPr>
                <w:del w:id="14456" w:author="Stefanie Lane" w:date="2022-06-23T15:12:00Z"/>
                <w:rFonts w:ascii="Arial" w:eastAsia="Times New Roman" w:hAnsi="Arial" w:cs="Arial"/>
                <w:i/>
                <w:iCs/>
                <w:sz w:val="20"/>
                <w:szCs w:val="20"/>
              </w:rPr>
            </w:pPr>
            <w:del w:id="14457" w:author="Stefanie Lane" w:date="2022-06-23T15:12:00Z">
              <w:r w:rsidRPr="004F6583" w:rsidDel="00EB4CE1">
                <w:rPr>
                  <w:rFonts w:ascii="Arial" w:eastAsia="Times New Roman" w:hAnsi="Arial" w:cs="Arial"/>
                  <w:i/>
                  <w:iCs/>
                  <w:sz w:val="20"/>
                  <w:szCs w:val="20"/>
                </w:rPr>
                <w:delText>Salix sitchensis</w:delText>
              </w:r>
            </w:del>
          </w:p>
        </w:tc>
        <w:tc>
          <w:tcPr>
            <w:tcW w:w="960" w:type="dxa"/>
            <w:tcBorders>
              <w:top w:val="single" w:sz="4" w:space="0" w:color="auto"/>
              <w:left w:val="nil"/>
              <w:bottom w:val="nil"/>
              <w:right w:val="nil"/>
            </w:tcBorders>
            <w:shd w:val="clear" w:color="auto" w:fill="auto"/>
            <w:noWrap/>
            <w:vAlign w:val="bottom"/>
            <w:hideMark/>
          </w:tcPr>
          <w:p w14:paraId="5969EB90" w14:textId="224EDA45" w:rsidR="004F6583" w:rsidRPr="004F6583" w:rsidDel="00EB4CE1" w:rsidRDefault="004F6583" w:rsidP="004F6583">
            <w:pPr>
              <w:spacing w:after="0" w:line="240" w:lineRule="auto"/>
              <w:jc w:val="center"/>
              <w:rPr>
                <w:del w:id="14458" w:author="Stefanie Lane" w:date="2022-06-23T15:12:00Z"/>
                <w:rFonts w:ascii="Calibri" w:eastAsia="Times New Roman" w:hAnsi="Calibri" w:cs="Calibri"/>
                <w:color w:val="000000"/>
              </w:rPr>
            </w:pPr>
            <w:del w:id="1445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nil"/>
              <w:right w:val="nil"/>
            </w:tcBorders>
            <w:shd w:val="clear" w:color="auto" w:fill="auto"/>
            <w:noWrap/>
            <w:vAlign w:val="bottom"/>
            <w:hideMark/>
          </w:tcPr>
          <w:p w14:paraId="4F7ED53E" w14:textId="46183BCB" w:rsidR="004F6583" w:rsidRPr="004F6583" w:rsidDel="00EB4CE1" w:rsidRDefault="004F6583" w:rsidP="004F6583">
            <w:pPr>
              <w:spacing w:after="0" w:line="240" w:lineRule="auto"/>
              <w:jc w:val="center"/>
              <w:rPr>
                <w:del w:id="14460" w:author="Stefanie Lane" w:date="2022-06-23T15:12:00Z"/>
                <w:rFonts w:ascii="Calibri" w:eastAsia="Times New Roman" w:hAnsi="Calibri" w:cs="Calibri"/>
                <w:color w:val="000000"/>
              </w:rPr>
            </w:pPr>
            <w:del w:id="14461"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nil"/>
              <w:right w:val="nil"/>
            </w:tcBorders>
            <w:shd w:val="clear" w:color="auto" w:fill="auto"/>
            <w:noWrap/>
            <w:vAlign w:val="bottom"/>
            <w:hideMark/>
          </w:tcPr>
          <w:p w14:paraId="4FC794DF" w14:textId="2ABAB376" w:rsidR="004F6583" w:rsidRPr="004F6583" w:rsidDel="00EB4CE1" w:rsidRDefault="004F6583" w:rsidP="004F6583">
            <w:pPr>
              <w:spacing w:after="0" w:line="240" w:lineRule="auto"/>
              <w:jc w:val="center"/>
              <w:rPr>
                <w:del w:id="14462" w:author="Stefanie Lane" w:date="2022-06-23T15:12:00Z"/>
                <w:rFonts w:ascii="Calibri" w:eastAsia="Times New Roman" w:hAnsi="Calibri" w:cs="Calibri"/>
                <w:color w:val="000000"/>
              </w:rPr>
            </w:pPr>
            <w:del w:id="14463"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nil"/>
              <w:right w:val="nil"/>
            </w:tcBorders>
            <w:shd w:val="clear" w:color="auto" w:fill="auto"/>
            <w:noWrap/>
            <w:vAlign w:val="bottom"/>
            <w:hideMark/>
          </w:tcPr>
          <w:p w14:paraId="36A717B0" w14:textId="5783921A" w:rsidR="004F6583" w:rsidRPr="004F6583" w:rsidDel="00EB4CE1" w:rsidRDefault="004F6583" w:rsidP="004F6583">
            <w:pPr>
              <w:spacing w:after="0" w:line="240" w:lineRule="auto"/>
              <w:jc w:val="center"/>
              <w:rPr>
                <w:del w:id="14464" w:author="Stefanie Lane" w:date="2022-06-23T15:12:00Z"/>
                <w:rFonts w:ascii="Calibri" w:eastAsia="Times New Roman" w:hAnsi="Calibri" w:cs="Calibri"/>
                <w:color w:val="000000"/>
              </w:rPr>
            </w:pPr>
          </w:p>
        </w:tc>
      </w:tr>
      <w:tr w:rsidR="004F6583" w:rsidRPr="004F6583" w:rsidDel="00EB4CE1" w14:paraId="117F51B4" w14:textId="2DF8D9B2" w:rsidTr="004F6583">
        <w:trPr>
          <w:trHeight w:val="580"/>
          <w:del w:id="14465" w:author="Stefanie Lane" w:date="2022-06-23T15:12:00Z"/>
        </w:trPr>
        <w:tc>
          <w:tcPr>
            <w:tcW w:w="1700" w:type="dxa"/>
            <w:tcBorders>
              <w:top w:val="single" w:sz="4" w:space="0" w:color="auto"/>
              <w:left w:val="nil"/>
              <w:bottom w:val="single" w:sz="4" w:space="0" w:color="auto"/>
              <w:right w:val="nil"/>
            </w:tcBorders>
            <w:shd w:val="clear" w:color="auto" w:fill="auto"/>
            <w:vAlign w:val="center"/>
            <w:hideMark/>
          </w:tcPr>
          <w:p w14:paraId="379F5864" w14:textId="37113F7D" w:rsidR="004F6583" w:rsidRPr="004F6583" w:rsidDel="00EB4CE1" w:rsidRDefault="004F6583" w:rsidP="004F6583">
            <w:pPr>
              <w:spacing w:after="0" w:line="240" w:lineRule="auto"/>
              <w:jc w:val="center"/>
              <w:rPr>
                <w:del w:id="14466" w:author="Stefanie Lane" w:date="2022-06-23T15:12:00Z"/>
                <w:rFonts w:ascii="Calibri" w:eastAsia="Times New Roman" w:hAnsi="Calibri" w:cs="Calibri"/>
                <w:b/>
                <w:bCs/>
                <w:color w:val="000000"/>
              </w:rPr>
            </w:pPr>
            <w:del w:id="14467" w:author="Stefanie Lane" w:date="2022-06-23T15:12:00Z">
              <w:r w:rsidRPr="004F6583" w:rsidDel="00EB4CE1">
                <w:rPr>
                  <w:rFonts w:ascii="Calibri" w:eastAsia="Times New Roman" w:hAnsi="Calibri" w:cs="Calibri"/>
                  <w:b/>
                  <w:bCs/>
                  <w:color w:val="000000"/>
                </w:rPr>
                <w:delText>Assemblage</w:delText>
              </w:r>
            </w:del>
          </w:p>
        </w:tc>
        <w:tc>
          <w:tcPr>
            <w:tcW w:w="3160" w:type="dxa"/>
            <w:tcBorders>
              <w:top w:val="single" w:sz="4" w:space="0" w:color="auto"/>
              <w:left w:val="nil"/>
              <w:bottom w:val="single" w:sz="4" w:space="0" w:color="auto"/>
              <w:right w:val="nil"/>
            </w:tcBorders>
            <w:shd w:val="clear" w:color="auto" w:fill="auto"/>
            <w:vAlign w:val="center"/>
            <w:hideMark/>
          </w:tcPr>
          <w:p w14:paraId="770EC001" w14:textId="2BBD78B3" w:rsidR="004F6583" w:rsidRPr="004F6583" w:rsidDel="00EB4CE1" w:rsidRDefault="004F6583" w:rsidP="004F6583">
            <w:pPr>
              <w:spacing w:after="0" w:line="240" w:lineRule="auto"/>
              <w:jc w:val="center"/>
              <w:rPr>
                <w:del w:id="14468" w:author="Stefanie Lane" w:date="2022-06-23T15:12:00Z"/>
                <w:rFonts w:ascii="Calibri" w:eastAsia="Times New Roman" w:hAnsi="Calibri" w:cs="Calibri"/>
                <w:b/>
                <w:bCs/>
                <w:color w:val="000000"/>
              </w:rPr>
            </w:pPr>
            <w:del w:id="14469" w:author="Stefanie Lane" w:date="2022-06-23T15:12:00Z">
              <w:r w:rsidRPr="004F6583" w:rsidDel="00EB4CE1">
                <w:rPr>
                  <w:rFonts w:ascii="Calibri" w:eastAsia="Times New Roman" w:hAnsi="Calibri" w:cs="Calibri"/>
                  <w:b/>
                  <w:bCs/>
                  <w:color w:val="000000"/>
                </w:rPr>
                <w:delText>Species</w:delText>
              </w:r>
            </w:del>
          </w:p>
        </w:tc>
        <w:tc>
          <w:tcPr>
            <w:tcW w:w="960" w:type="dxa"/>
            <w:tcBorders>
              <w:top w:val="single" w:sz="4" w:space="0" w:color="auto"/>
              <w:left w:val="nil"/>
              <w:bottom w:val="single" w:sz="4" w:space="0" w:color="auto"/>
              <w:right w:val="nil"/>
            </w:tcBorders>
            <w:shd w:val="clear" w:color="auto" w:fill="auto"/>
            <w:vAlign w:val="center"/>
            <w:hideMark/>
          </w:tcPr>
          <w:p w14:paraId="0BE8D1BD" w14:textId="1ECC4026" w:rsidR="004F6583" w:rsidRPr="004F6583" w:rsidDel="00EB4CE1" w:rsidRDefault="004F6583" w:rsidP="004F6583">
            <w:pPr>
              <w:spacing w:after="0" w:line="240" w:lineRule="auto"/>
              <w:jc w:val="center"/>
              <w:rPr>
                <w:del w:id="14470" w:author="Stefanie Lane" w:date="2022-06-23T15:12:00Z"/>
                <w:rFonts w:ascii="Calibri" w:eastAsia="Times New Roman" w:hAnsi="Calibri" w:cs="Calibri"/>
                <w:b/>
                <w:bCs/>
                <w:color w:val="000000"/>
              </w:rPr>
            </w:pPr>
            <w:del w:id="14471" w:author="Stefanie Lane" w:date="2022-06-23T15:12:00Z">
              <w:r w:rsidRPr="004F6583" w:rsidDel="00EB4CE1">
                <w:rPr>
                  <w:rFonts w:ascii="Calibri" w:eastAsia="Times New Roman" w:hAnsi="Calibri" w:cs="Calibri"/>
                  <w:b/>
                  <w:bCs/>
                  <w:color w:val="000000"/>
                </w:rPr>
                <w:delText>1979</w:delText>
              </w:r>
            </w:del>
          </w:p>
        </w:tc>
        <w:tc>
          <w:tcPr>
            <w:tcW w:w="960" w:type="dxa"/>
            <w:tcBorders>
              <w:top w:val="single" w:sz="4" w:space="0" w:color="auto"/>
              <w:left w:val="nil"/>
              <w:bottom w:val="single" w:sz="4" w:space="0" w:color="auto"/>
              <w:right w:val="nil"/>
            </w:tcBorders>
            <w:shd w:val="clear" w:color="auto" w:fill="auto"/>
            <w:vAlign w:val="center"/>
            <w:hideMark/>
          </w:tcPr>
          <w:p w14:paraId="7DC2FE5F" w14:textId="1CC5B278" w:rsidR="004F6583" w:rsidRPr="004F6583" w:rsidDel="00EB4CE1" w:rsidRDefault="004F6583" w:rsidP="004F6583">
            <w:pPr>
              <w:spacing w:after="0" w:line="240" w:lineRule="auto"/>
              <w:jc w:val="center"/>
              <w:rPr>
                <w:del w:id="14472" w:author="Stefanie Lane" w:date="2022-06-23T15:12:00Z"/>
                <w:rFonts w:ascii="Calibri" w:eastAsia="Times New Roman" w:hAnsi="Calibri" w:cs="Calibri"/>
                <w:b/>
                <w:bCs/>
                <w:color w:val="000000"/>
              </w:rPr>
            </w:pPr>
            <w:del w:id="14473" w:author="Stefanie Lane" w:date="2022-06-23T15:12:00Z">
              <w:r w:rsidRPr="004F6583" w:rsidDel="00EB4CE1">
                <w:rPr>
                  <w:rFonts w:ascii="Calibri" w:eastAsia="Times New Roman" w:hAnsi="Calibri" w:cs="Calibri"/>
                  <w:b/>
                  <w:bCs/>
                  <w:color w:val="000000"/>
                </w:rPr>
                <w:delText>1999</w:delText>
              </w:r>
            </w:del>
          </w:p>
        </w:tc>
        <w:tc>
          <w:tcPr>
            <w:tcW w:w="960" w:type="dxa"/>
            <w:tcBorders>
              <w:top w:val="single" w:sz="4" w:space="0" w:color="auto"/>
              <w:left w:val="nil"/>
              <w:bottom w:val="single" w:sz="4" w:space="0" w:color="auto"/>
              <w:right w:val="nil"/>
            </w:tcBorders>
            <w:shd w:val="clear" w:color="auto" w:fill="auto"/>
            <w:vAlign w:val="center"/>
            <w:hideMark/>
          </w:tcPr>
          <w:p w14:paraId="3CA583FD" w14:textId="675C7611" w:rsidR="004F6583" w:rsidRPr="004F6583" w:rsidDel="00EB4CE1" w:rsidRDefault="004F6583" w:rsidP="004F6583">
            <w:pPr>
              <w:spacing w:after="0" w:line="240" w:lineRule="auto"/>
              <w:jc w:val="center"/>
              <w:rPr>
                <w:del w:id="14474" w:author="Stefanie Lane" w:date="2022-06-23T15:12:00Z"/>
                <w:rFonts w:ascii="Calibri" w:eastAsia="Times New Roman" w:hAnsi="Calibri" w:cs="Calibri"/>
                <w:b/>
                <w:bCs/>
                <w:color w:val="000000"/>
              </w:rPr>
            </w:pPr>
            <w:del w:id="14475" w:author="Stefanie Lane" w:date="2022-06-23T15:12:00Z">
              <w:r w:rsidRPr="004F6583" w:rsidDel="00EB4CE1">
                <w:rPr>
                  <w:rFonts w:ascii="Calibri" w:eastAsia="Times New Roman" w:hAnsi="Calibri" w:cs="Calibri"/>
                  <w:b/>
                  <w:bCs/>
                  <w:color w:val="000000"/>
                </w:rPr>
                <w:delText>2019</w:delText>
              </w:r>
            </w:del>
          </w:p>
        </w:tc>
        <w:tc>
          <w:tcPr>
            <w:tcW w:w="1760" w:type="dxa"/>
            <w:tcBorders>
              <w:top w:val="single" w:sz="4" w:space="0" w:color="auto"/>
              <w:left w:val="nil"/>
              <w:bottom w:val="single" w:sz="4" w:space="0" w:color="auto"/>
              <w:right w:val="nil"/>
            </w:tcBorders>
            <w:shd w:val="clear" w:color="auto" w:fill="auto"/>
            <w:vAlign w:val="center"/>
            <w:hideMark/>
          </w:tcPr>
          <w:p w14:paraId="34C555F4" w14:textId="612A4729" w:rsidR="004F6583" w:rsidRPr="004F6583" w:rsidDel="00EB4CE1" w:rsidRDefault="004F6583" w:rsidP="004F6583">
            <w:pPr>
              <w:spacing w:after="0" w:line="240" w:lineRule="auto"/>
              <w:jc w:val="center"/>
              <w:rPr>
                <w:del w:id="14476" w:author="Stefanie Lane" w:date="2022-06-23T15:12:00Z"/>
                <w:rFonts w:ascii="Calibri" w:eastAsia="Times New Roman" w:hAnsi="Calibri" w:cs="Calibri"/>
                <w:b/>
                <w:bCs/>
                <w:color w:val="000000"/>
              </w:rPr>
            </w:pPr>
            <w:del w:id="14477" w:author="Stefanie Lane" w:date="2022-06-23T15:12:00Z">
              <w:r w:rsidRPr="004F6583" w:rsidDel="00EB4CE1">
                <w:rPr>
                  <w:rFonts w:ascii="Calibri" w:eastAsia="Times New Roman" w:hAnsi="Calibri" w:cs="Calibri"/>
                  <w:b/>
                  <w:bCs/>
                  <w:color w:val="000000"/>
                </w:rPr>
                <w:delText>Percent Change 1979-2019</w:delText>
              </w:r>
            </w:del>
          </w:p>
        </w:tc>
      </w:tr>
      <w:tr w:rsidR="004F6583" w:rsidRPr="004F6583" w:rsidDel="00EB4CE1" w14:paraId="584443FC" w14:textId="53A77E52" w:rsidTr="004F6583">
        <w:trPr>
          <w:trHeight w:val="290"/>
          <w:del w:id="14478" w:author="Stefanie Lane" w:date="2022-06-23T15:12:00Z"/>
        </w:trPr>
        <w:tc>
          <w:tcPr>
            <w:tcW w:w="1700" w:type="dxa"/>
            <w:vMerge w:val="restart"/>
            <w:tcBorders>
              <w:top w:val="nil"/>
              <w:left w:val="nil"/>
              <w:bottom w:val="single" w:sz="4" w:space="0" w:color="000000"/>
              <w:right w:val="nil"/>
            </w:tcBorders>
            <w:shd w:val="clear" w:color="auto" w:fill="auto"/>
            <w:noWrap/>
            <w:vAlign w:val="center"/>
            <w:hideMark/>
          </w:tcPr>
          <w:p w14:paraId="5C6E149F" w14:textId="3EC4476C" w:rsidR="004F6583" w:rsidRPr="004F6583" w:rsidDel="00EB4CE1" w:rsidRDefault="004F6583" w:rsidP="004F6583">
            <w:pPr>
              <w:spacing w:after="0" w:line="240" w:lineRule="auto"/>
              <w:jc w:val="center"/>
              <w:rPr>
                <w:del w:id="14479" w:author="Stefanie Lane" w:date="2022-06-23T15:12:00Z"/>
                <w:rFonts w:ascii="Calibri" w:eastAsia="Times New Roman" w:hAnsi="Calibri" w:cs="Calibri"/>
                <w:color w:val="000000"/>
              </w:rPr>
            </w:pPr>
            <w:del w:id="14480" w:author="Stefanie Lane" w:date="2022-06-23T15:12:00Z">
              <w:r w:rsidRPr="004F6583" w:rsidDel="00EB4CE1">
                <w:rPr>
                  <w:rFonts w:ascii="Calibri" w:eastAsia="Times New Roman" w:hAnsi="Calibri" w:cs="Calibri"/>
                  <w:color w:val="000000"/>
                </w:rPr>
                <w:delText>Sedge</w:delText>
              </w:r>
            </w:del>
          </w:p>
        </w:tc>
        <w:tc>
          <w:tcPr>
            <w:tcW w:w="3160" w:type="dxa"/>
            <w:tcBorders>
              <w:top w:val="nil"/>
              <w:left w:val="nil"/>
              <w:bottom w:val="single" w:sz="4" w:space="0" w:color="auto"/>
              <w:right w:val="nil"/>
            </w:tcBorders>
            <w:shd w:val="clear" w:color="auto" w:fill="auto"/>
            <w:noWrap/>
            <w:vAlign w:val="bottom"/>
            <w:hideMark/>
          </w:tcPr>
          <w:p w14:paraId="0619F460" w14:textId="0AF4D833" w:rsidR="004F6583" w:rsidRPr="004F6583" w:rsidDel="00EB4CE1" w:rsidRDefault="004F6583" w:rsidP="004F6583">
            <w:pPr>
              <w:spacing w:after="0" w:line="240" w:lineRule="auto"/>
              <w:rPr>
                <w:del w:id="14481" w:author="Stefanie Lane" w:date="2022-06-23T15:12:00Z"/>
                <w:rFonts w:ascii="Arial" w:eastAsia="Times New Roman" w:hAnsi="Arial" w:cs="Arial"/>
                <w:i/>
                <w:iCs/>
                <w:sz w:val="20"/>
                <w:szCs w:val="20"/>
              </w:rPr>
            </w:pPr>
            <w:del w:id="14482" w:author="Stefanie Lane" w:date="2022-06-23T15:12:00Z">
              <w:r w:rsidRPr="004F6583" w:rsidDel="00EB4CE1">
                <w:rPr>
                  <w:rFonts w:ascii="Arial" w:eastAsia="Times New Roman" w:hAnsi="Arial" w:cs="Arial"/>
                  <w:i/>
                  <w:iCs/>
                  <w:sz w:val="20"/>
                  <w:szCs w:val="20"/>
                </w:rPr>
                <w:delText>Alisma plantago aquatica</w:delText>
              </w:r>
            </w:del>
          </w:p>
        </w:tc>
        <w:tc>
          <w:tcPr>
            <w:tcW w:w="960" w:type="dxa"/>
            <w:tcBorders>
              <w:top w:val="nil"/>
              <w:left w:val="nil"/>
              <w:bottom w:val="single" w:sz="4" w:space="0" w:color="auto"/>
              <w:right w:val="nil"/>
            </w:tcBorders>
            <w:shd w:val="clear" w:color="auto" w:fill="auto"/>
            <w:noWrap/>
            <w:vAlign w:val="bottom"/>
            <w:hideMark/>
          </w:tcPr>
          <w:p w14:paraId="2CC0CDD5" w14:textId="6E16C775" w:rsidR="004F6583" w:rsidRPr="004F6583" w:rsidDel="00EB4CE1" w:rsidRDefault="004F6583" w:rsidP="004F6583">
            <w:pPr>
              <w:spacing w:after="0" w:line="240" w:lineRule="auto"/>
              <w:jc w:val="center"/>
              <w:rPr>
                <w:del w:id="14483" w:author="Stefanie Lane" w:date="2022-06-23T15:12:00Z"/>
                <w:rFonts w:ascii="Calibri" w:eastAsia="Times New Roman" w:hAnsi="Calibri" w:cs="Calibri"/>
                <w:color w:val="000000"/>
              </w:rPr>
            </w:pPr>
            <w:del w:id="14484" w:author="Stefanie Lane" w:date="2022-06-23T15:12:00Z">
              <w:r w:rsidRPr="004F6583" w:rsidDel="00EB4CE1">
                <w:rPr>
                  <w:rFonts w:ascii="Calibri" w:eastAsia="Times New Roman" w:hAnsi="Calibri" w:cs="Calibri"/>
                  <w:color w:val="000000"/>
                </w:rPr>
                <w:delText>0.35</w:delText>
              </w:r>
            </w:del>
          </w:p>
        </w:tc>
        <w:tc>
          <w:tcPr>
            <w:tcW w:w="960" w:type="dxa"/>
            <w:tcBorders>
              <w:top w:val="nil"/>
              <w:left w:val="nil"/>
              <w:bottom w:val="single" w:sz="4" w:space="0" w:color="auto"/>
              <w:right w:val="nil"/>
            </w:tcBorders>
            <w:shd w:val="clear" w:color="auto" w:fill="auto"/>
            <w:noWrap/>
            <w:vAlign w:val="bottom"/>
            <w:hideMark/>
          </w:tcPr>
          <w:p w14:paraId="7BA53EBD" w14:textId="7AEED6C6" w:rsidR="004F6583" w:rsidRPr="004F6583" w:rsidDel="00EB4CE1" w:rsidRDefault="004F6583" w:rsidP="004F6583">
            <w:pPr>
              <w:spacing w:after="0" w:line="240" w:lineRule="auto"/>
              <w:jc w:val="center"/>
              <w:rPr>
                <w:del w:id="14485" w:author="Stefanie Lane" w:date="2022-06-23T15:12:00Z"/>
                <w:rFonts w:ascii="Calibri" w:eastAsia="Times New Roman" w:hAnsi="Calibri" w:cs="Calibri"/>
                <w:color w:val="000000"/>
              </w:rPr>
            </w:pPr>
            <w:del w:id="14486"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single" w:sz="4" w:space="0" w:color="auto"/>
              <w:right w:val="nil"/>
            </w:tcBorders>
            <w:shd w:val="clear" w:color="auto" w:fill="auto"/>
            <w:noWrap/>
            <w:vAlign w:val="bottom"/>
            <w:hideMark/>
          </w:tcPr>
          <w:p w14:paraId="0D64DB1D" w14:textId="37B27320" w:rsidR="004F6583" w:rsidRPr="004F6583" w:rsidDel="00EB4CE1" w:rsidRDefault="004F6583" w:rsidP="004F6583">
            <w:pPr>
              <w:spacing w:after="0" w:line="240" w:lineRule="auto"/>
              <w:jc w:val="center"/>
              <w:rPr>
                <w:del w:id="14487" w:author="Stefanie Lane" w:date="2022-06-23T15:12:00Z"/>
                <w:rFonts w:ascii="Calibri" w:eastAsia="Times New Roman" w:hAnsi="Calibri" w:cs="Calibri"/>
                <w:color w:val="000000"/>
              </w:rPr>
            </w:pPr>
            <w:del w:id="1448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136A426" w14:textId="53F75C94" w:rsidR="004F6583" w:rsidRPr="004F6583" w:rsidDel="00EB4CE1" w:rsidRDefault="004F6583" w:rsidP="004F6583">
            <w:pPr>
              <w:spacing w:after="0" w:line="240" w:lineRule="auto"/>
              <w:jc w:val="center"/>
              <w:rPr>
                <w:del w:id="14489" w:author="Stefanie Lane" w:date="2022-06-23T15:12:00Z"/>
                <w:rFonts w:ascii="Calibri" w:eastAsia="Times New Roman" w:hAnsi="Calibri" w:cs="Calibri"/>
                <w:color w:val="000000"/>
              </w:rPr>
            </w:pPr>
            <w:del w:id="1449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117D4CA6" w14:textId="719B161F" w:rsidTr="004F6583">
        <w:trPr>
          <w:trHeight w:val="290"/>
          <w:del w:id="14491" w:author="Stefanie Lane" w:date="2022-06-23T15:12:00Z"/>
        </w:trPr>
        <w:tc>
          <w:tcPr>
            <w:tcW w:w="1700" w:type="dxa"/>
            <w:vMerge/>
            <w:tcBorders>
              <w:top w:val="nil"/>
              <w:left w:val="nil"/>
              <w:bottom w:val="single" w:sz="4" w:space="0" w:color="000000"/>
              <w:right w:val="nil"/>
            </w:tcBorders>
            <w:vAlign w:val="center"/>
            <w:hideMark/>
          </w:tcPr>
          <w:p w14:paraId="4DF0EFE4" w14:textId="5BA5E07C" w:rsidR="004F6583" w:rsidRPr="004F6583" w:rsidDel="00EB4CE1" w:rsidRDefault="004F6583" w:rsidP="004F6583">
            <w:pPr>
              <w:spacing w:after="0" w:line="240" w:lineRule="auto"/>
              <w:rPr>
                <w:del w:id="1449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05A1E6F1" w:rsidR="004F6583" w:rsidRPr="004F6583" w:rsidDel="00EB4CE1" w:rsidRDefault="004F6583" w:rsidP="004F6583">
            <w:pPr>
              <w:spacing w:after="0" w:line="240" w:lineRule="auto"/>
              <w:rPr>
                <w:del w:id="14493" w:author="Stefanie Lane" w:date="2022-06-23T15:12:00Z"/>
                <w:rFonts w:ascii="Arial" w:eastAsia="Times New Roman" w:hAnsi="Arial" w:cs="Arial"/>
                <w:i/>
                <w:iCs/>
                <w:sz w:val="20"/>
                <w:szCs w:val="20"/>
              </w:rPr>
            </w:pPr>
            <w:del w:id="14494" w:author="Stefanie Lane" w:date="2022-06-23T15:12:00Z">
              <w:r w:rsidRPr="004F6583" w:rsidDel="00EB4CE1">
                <w:rPr>
                  <w:rFonts w:ascii="Arial" w:eastAsia="Times New Roman" w:hAnsi="Arial" w:cs="Arial"/>
                  <w:i/>
                  <w:iCs/>
                  <w:sz w:val="20"/>
                  <w:szCs w:val="20"/>
                </w:rPr>
                <w:delText>Deschampsia caespitosa</w:delText>
              </w:r>
            </w:del>
          </w:p>
        </w:tc>
        <w:tc>
          <w:tcPr>
            <w:tcW w:w="960" w:type="dxa"/>
            <w:tcBorders>
              <w:top w:val="nil"/>
              <w:left w:val="nil"/>
              <w:bottom w:val="nil"/>
              <w:right w:val="nil"/>
            </w:tcBorders>
            <w:shd w:val="clear" w:color="auto" w:fill="auto"/>
            <w:noWrap/>
            <w:vAlign w:val="bottom"/>
            <w:hideMark/>
          </w:tcPr>
          <w:p w14:paraId="58CDB42A" w14:textId="2F2562A0" w:rsidR="004F6583" w:rsidRPr="004F6583" w:rsidDel="00EB4CE1" w:rsidRDefault="004F6583" w:rsidP="004F6583">
            <w:pPr>
              <w:spacing w:after="0" w:line="240" w:lineRule="auto"/>
              <w:jc w:val="center"/>
              <w:rPr>
                <w:del w:id="14495" w:author="Stefanie Lane" w:date="2022-06-23T15:12:00Z"/>
                <w:rFonts w:ascii="Calibri" w:eastAsia="Times New Roman" w:hAnsi="Calibri" w:cs="Calibri"/>
                <w:color w:val="000000"/>
              </w:rPr>
            </w:pPr>
            <w:del w:id="14496" w:author="Stefanie Lane" w:date="2022-06-23T15:12:00Z">
              <w:r w:rsidRPr="004F6583" w:rsidDel="00EB4CE1">
                <w:rPr>
                  <w:rFonts w:ascii="Calibri" w:eastAsia="Times New Roman" w:hAnsi="Calibri" w:cs="Calibri"/>
                  <w:color w:val="000000"/>
                </w:rPr>
                <w:delText>0.21</w:delText>
              </w:r>
            </w:del>
          </w:p>
        </w:tc>
        <w:tc>
          <w:tcPr>
            <w:tcW w:w="960" w:type="dxa"/>
            <w:tcBorders>
              <w:top w:val="nil"/>
              <w:left w:val="nil"/>
              <w:bottom w:val="nil"/>
              <w:right w:val="nil"/>
            </w:tcBorders>
            <w:shd w:val="clear" w:color="auto" w:fill="auto"/>
            <w:noWrap/>
            <w:vAlign w:val="bottom"/>
            <w:hideMark/>
          </w:tcPr>
          <w:p w14:paraId="66858D5E" w14:textId="48455B02" w:rsidR="004F6583" w:rsidRPr="004F6583" w:rsidDel="00EB4CE1" w:rsidRDefault="004F6583" w:rsidP="004F6583">
            <w:pPr>
              <w:spacing w:after="0" w:line="240" w:lineRule="auto"/>
              <w:jc w:val="center"/>
              <w:rPr>
                <w:del w:id="14497" w:author="Stefanie Lane" w:date="2022-06-23T15:12:00Z"/>
                <w:rFonts w:ascii="Calibri" w:eastAsia="Times New Roman" w:hAnsi="Calibri" w:cs="Calibri"/>
                <w:color w:val="000000"/>
              </w:rPr>
            </w:pPr>
            <w:del w:id="14498"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C8D2E62" w14:textId="27C12F20" w:rsidR="004F6583" w:rsidRPr="004F6583" w:rsidDel="00EB4CE1" w:rsidRDefault="004F6583" w:rsidP="004F6583">
            <w:pPr>
              <w:spacing w:after="0" w:line="240" w:lineRule="auto"/>
              <w:jc w:val="center"/>
              <w:rPr>
                <w:del w:id="14499" w:author="Stefanie Lane" w:date="2022-06-23T15:12:00Z"/>
                <w:rFonts w:ascii="Calibri" w:eastAsia="Times New Roman" w:hAnsi="Calibri" w:cs="Calibri"/>
                <w:color w:val="000000"/>
              </w:rPr>
            </w:pPr>
            <w:del w:id="1450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3F393A45" w14:textId="39399878" w:rsidR="004F6583" w:rsidRPr="004F6583" w:rsidDel="00EB4CE1" w:rsidRDefault="004F6583" w:rsidP="004F6583">
            <w:pPr>
              <w:spacing w:after="0" w:line="240" w:lineRule="auto"/>
              <w:jc w:val="center"/>
              <w:rPr>
                <w:del w:id="14501" w:author="Stefanie Lane" w:date="2022-06-23T15:12:00Z"/>
                <w:rFonts w:ascii="Calibri" w:eastAsia="Times New Roman" w:hAnsi="Calibri" w:cs="Calibri"/>
                <w:color w:val="000000"/>
              </w:rPr>
            </w:pPr>
            <w:del w:id="1450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316AB2D9" w14:textId="057DB32B" w:rsidTr="004F6583">
        <w:trPr>
          <w:trHeight w:val="290"/>
          <w:del w:id="14503" w:author="Stefanie Lane" w:date="2022-06-23T15:12:00Z"/>
        </w:trPr>
        <w:tc>
          <w:tcPr>
            <w:tcW w:w="1700" w:type="dxa"/>
            <w:vMerge/>
            <w:tcBorders>
              <w:top w:val="nil"/>
              <w:left w:val="nil"/>
              <w:bottom w:val="single" w:sz="4" w:space="0" w:color="000000"/>
              <w:right w:val="nil"/>
            </w:tcBorders>
            <w:vAlign w:val="center"/>
            <w:hideMark/>
          </w:tcPr>
          <w:p w14:paraId="0EF23F25" w14:textId="65AC9DFE" w:rsidR="004F6583" w:rsidRPr="004F6583" w:rsidDel="00EB4CE1" w:rsidRDefault="004F6583" w:rsidP="004F6583">
            <w:pPr>
              <w:spacing w:after="0" w:line="240" w:lineRule="auto"/>
              <w:rPr>
                <w:del w:id="1450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2A36077F" w:rsidR="004F6583" w:rsidRPr="004F6583" w:rsidDel="00EB4CE1" w:rsidRDefault="004F6583" w:rsidP="004F6583">
            <w:pPr>
              <w:spacing w:after="0" w:line="240" w:lineRule="auto"/>
              <w:rPr>
                <w:del w:id="14505" w:author="Stefanie Lane" w:date="2022-06-23T15:12:00Z"/>
                <w:rFonts w:ascii="Arial" w:eastAsia="Times New Roman" w:hAnsi="Arial" w:cs="Arial"/>
                <w:i/>
                <w:iCs/>
                <w:sz w:val="20"/>
                <w:szCs w:val="20"/>
              </w:rPr>
            </w:pPr>
            <w:del w:id="14506" w:author="Stefanie Lane" w:date="2022-06-23T15:12:00Z">
              <w:r w:rsidRPr="004F6583" w:rsidDel="00EB4CE1">
                <w:rPr>
                  <w:rFonts w:ascii="Arial" w:eastAsia="Times New Roman" w:hAnsi="Arial" w:cs="Arial"/>
                  <w:i/>
                  <w:iCs/>
                  <w:sz w:val="20"/>
                  <w:szCs w:val="20"/>
                </w:rPr>
                <w:delText>Leersia oryzoides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5CA4E07" w:rsidR="004F6583" w:rsidRPr="004F6583" w:rsidDel="00EB4CE1" w:rsidRDefault="004F6583" w:rsidP="004F6583">
            <w:pPr>
              <w:spacing w:after="0" w:line="240" w:lineRule="auto"/>
              <w:jc w:val="center"/>
              <w:rPr>
                <w:del w:id="14507" w:author="Stefanie Lane" w:date="2022-06-23T15:12:00Z"/>
                <w:rFonts w:ascii="Calibri" w:eastAsia="Times New Roman" w:hAnsi="Calibri" w:cs="Calibri"/>
                <w:color w:val="000000"/>
              </w:rPr>
            </w:pPr>
            <w:del w:id="14508" w:author="Stefanie Lane" w:date="2022-06-23T15:12:00Z">
              <w:r w:rsidRPr="004F6583" w:rsidDel="00EB4CE1">
                <w:rPr>
                  <w:rFonts w:ascii="Calibri" w:eastAsia="Times New Roman" w:hAnsi="Calibri" w:cs="Calibri"/>
                  <w:color w:val="000000"/>
                </w:rPr>
                <w:delText>0.18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6D2059E7" w:rsidR="004F6583" w:rsidRPr="004F6583" w:rsidDel="00EB4CE1" w:rsidRDefault="004F6583" w:rsidP="004F6583">
            <w:pPr>
              <w:spacing w:after="0" w:line="240" w:lineRule="auto"/>
              <w:jc w:val="center"/>
              <w:rPr>
                <w:del w:id="14509" w:author="Stefanie Lane" w:date="2022-06-23T15:12:00Z"/>
                <w:rFonts w:ascii="Calibri" w:eastAsia="Times New Roman" w:hAnsi="Calibri" w:cs="Calibri"/>
                <w:color w:val="000000"/>
              </w:rPr>
            </w:pPr>
            <w:del w:id="14510"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0D25DA66" w:rsidR="004F6583" w:rsidRPr="004F6583" w:rsidDel="00EB4CE1" w:rsidRDefault="004F6583" w:rsidP="004F6583">
            <w:pPr>
              <w:spacing w:after="0" w:line="240" w:lineRule="auto"/>
              <w:jc w:val="center"/>
              <w:rPr>
                <w:del w:id="14511" w:author="Stefanie Lane" w:date="2022-06-23T15:12:00Z"/>
                <w:rFonts w:ascii="Calibri" w:eastAsia="Times New Roman" w:hAnsi="Calibri" w:cs="Calibri"/>
                <w:color w:val="000000"/>
              </w:rPr>
            </w:pPr>
            <w:del w:id="1451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70978C4" w14:textId="003828B1" w:rsidR="004F6583" w:rsidRPr="004F6583" w:rsidDel="00EB4CE1" w:rsidRDefault="004F6583" w:rsidP="004F6583">
            <w:pPr>
              <w:spacing w:after="0" w:line="240" w:lineRule="auto"/>
              <w:jc w:val="center"/>
              <w:rPr>
                <w:del w:id="14513" w:author="Stefanie Lane" w:date="2022-06-23T15:12:00Z"/>
                <w:rFonts w:ascii="Calibri" w:eastAsia="Times New Roman" w:hAnsi="Calibri" w:cs="Calibri"/>
                <w:color w:val="000000"/>
              </w:rPr>
            </w:pPr>
            <w:del w:id="1451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D088072" w14:textId="53A22371" w:rsidTr="004F6583">
        <w:trPr>
          <w:trHeight w:val="290"/>
          <w:del w:id="14515" w:author="Stefanie Lane" w:date="2022-06-23T15:12:00Z"/>
        </w:trPr>
        <w:tc>
          <w:tcPr>
            <w:tcW w:w="1700" w:type="dxa"/>
            <w:vMerge/>
            <w:tcBorders>
              <w:top w:val="nil"/>
              <w:left w:val="nil"/>
              <w:bottom w:val="single" w:sz="4" w:space="0" w:color="000000"/>
              <w:right w:val="nil"/>
            </w:tcBorders>
            <w:vAlign w:val="center"/>
            <w:hideMark/>
          </w:tcPr>
          <w:p w14:paraId="655BF8C9" w14:textId="424F3A2F" w:rsidR="004F6583" w:rsidRPr="004F6583" w:rsidDel="00EB4CE1" w:rsidRDefault="004F6583" w:rsidP="004F6583">
            <w:pPr>
              <w:spacing w:after="0" w:line="240" w:lineRule="auto"/>
              <w:rPr>
                <w:del w:id="1451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47802CF" w:rsidR="004F6583" w:rsidRPr="004F6583" w:rsidDel="00EB4CE1" w:rsidRDefault="004F6583" w:rsidP="004F6583">
            <w:pPr>
              <w:spacing w:after="0" w:line="240" w:lineRule="auto"/>
              <w:rPr>
                <w:del w:id="14517" w:author="Stefanie Lane" w:date="2022-06-23T15:12:00Z"/>
                <w:rFonts w:ascii="Arial" w:eastAsia="Times New Roman" w:hAnsi="Arial" w:cs="Arial"/>
                <w:i/>
                <w:iCs/>
                <w:sz w:val="20"/>
                <w:szCs w:val="20"/>
              </w:rPr>
            </w:pPr>
            <w:del w:id="14518" w:author="Stefanie Lane" w:date="2022-06-23T15:12:00Z">
              <w:r w:rsidRPr="004F6583" w:rsidDel="00EB4CE1">
                <w:rPr>
                  <w:rFonts w:ascii="Arial" w:eastAsia="Times New Roman" w:hAnsi="Arial" w:cs="Arial"/>
                  <w:i/>
                  <w:iCs/>
                  <w:sz w:val="20"/>
                  <w:szCs w:val="20"/>
                </w:rPr>
                <w:delText>Lilaeopsis occidentalis</w:delText>
              </w:r>
            </w:del>
          </w:p>
        </w:tc>
        <w:tc>
          <w:tcPr>
            <w:tcW w:w="960" w:type="dxa"/>
            <w:tcBorders>
              <w:top w:val="nil"/>
              <w:left w:val="nil"/>
              <w:bottom w:val="nil"/>
              <w:right w:val="nil"/>
            </w:tcBorders>
            <w:shd w:val="clear" w:color="auto" w:fill="auto"/>
            <w:noWrap/>
            <w:vAlign w:val="bottom"/>
            <w:hideMark/>
          </w:tcPr>
          <w:p w14:paraId="5F82A719" w14:textId="3B10C22D" w:rsidR="004F6583" w:rsidRPr="004F6583" w:rsidDel="00EB4CE1" w:rsidRDefault="004F6583" w:rsidP="004F6583">
            <w:pPr>
              <w:spacing w:after="0" w:line="240" w:lineRule="auto"/>
              <w:jc w:val="center"/>
              <w:rPr>
                <w:del w:id="14519" w:author="Stefanie Lane" w:date="2022-06-23T15:12:00Z"/>
                <w:rFonts w:ascii="Calibri" w:eastAsia="Times New Roman" w:hAnsi="Calibri" w:cs="Calibri"/>
                <w:color w:val="000000"/>
              </w:rPr>
            </w:pPr>
            <w:del w:id="14520"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nil"/>
              <w:right w:val="nil"/>
            </w:tcBorders>
            <w:shd w:val="clear" w:color="auto" w:fill="auto"/>
            <w:noWrap/>
            <w:vAlign w:val="bottom"/>
            <w:hideMark/>
          </w:tcPr>
          <w:p w14:paraId="32515BF9" w14:textId="0CF5FF4F" w:rsidR="004F6583" w:rsidRPr="004F6583" w:rsidDel="00EB4CE1" w:rsidRDefault="004F6583" w:rsidP="004F6583">
            <w:pPr>
              <w:spacing w:after="0" w:line="240" w:lineRule="auto"/>
              <w:jc w:val="center"/>
              <w:rPr>
                <w:del w:id="14521" w:author="Stefanie Lane" w:date="2022-06-23T15:12:00Z"/>
                <w:rFonts w:ascii="Calibri" w:eastAsia="Times New Roman" w:hAnsi="Calibri" w:cs="Calibri"/>
                <w:color w:val="000000"/>
              </w:rPr>
            </w:pPr>
            <w:del w:id="14522"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76423CE4" w14:textId="54502DB3" w:rsidR="004F6583" w:rsidRPr="004F6583" w:rsidDel="00EB4CE1" w:rsidRDefault="004F6583" w:rsidP="004F6583">
            <w:pPr>
              <w:spacing w:after="0" w:line="240" w:lineRule="auto"/>
              <w:jc w:val="center"/>
              <w:rPr>
                <w:del w:id="14523" w:author="Stefanie Lane" w:date="2022-06-23T15:12:00Z"/>
                <w:rFonts w:ascii="Calibri" w:eastAsia="Times New Roman" w:hAnsi="Calibri" w:cs="Calibri"/>
                <w:color w:val="000000"/>
              </w:rPr>
            </w:pPr>
            <w:del w:id="1452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626E412" w14:textId="22F6081E" w:rsidR="004F6583" w:rsidRPr="004F6583" w:rsidDel="00EB4CE1" w:rsidRDefault="004F6583" w:rsidP="004F6583">
            <w:pPr>
              <w:spacing w:after="0" w:line="240" w:lineRule="auto"/>
              <w:jc w:val="center"/>
              <w:rPr>
                <w:del w:id="14525" w:author="Stefanie Lane" w:date="2022-06-23T15:12:00Z"/>
                <w:rFonts w:ascii="Calibri" w:eastAsia="Times New Roman" w:hAnsi="Calibri" w:cs="Calibri"/>
                <w:color w:val="000000"/>
              </w:rPr>
            </w:pPr>
            <w:del w:id="1452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9DFA556" w14:textId="46C8B2FA" w:rsidTr="004F6583">
        <w:trPr>
          <w:trHeight w:val="290"/>
          <w:del w:id="14527" w:author="Stefanie Lane" w:date="2022-06-23T15:12:00Z"/>
        </w:trPr>
        <w:tc>
          <w:tcPr>
            <w:tcW w:w="1700" w:type="dxa"/>
            <w:vMerge/>
            <w:tcBorders>
              <w:top w:val="nil"/>
              <w:left w:val="nil"/>
              <w:bottom w:val="single" w:sz="4" w:space="0" w:color="000000"/>
              <w:right w:val="nil"/>
            </w:tcBorders>
            <w:vAlign w:val="center"/>
            <w:hideMark/>
          </w:tcPr>
          <w:p w14:paraId="4A34838F" w14:textId="0E3676E7" w:rsidR="004F6583" w:rsidRPr="004F6583" w:rsidDel="00EB4CE1" w:rsidRDefault="004F6583" w:rsidP="004F6583">
            <w:pPr>
              <w:spacing w:after="0" w:line="240" w:lineRule="auto"/>
              <w:rPr>
                <w:del w:id="1452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5A7C2F05" w:rsidR="004F6583" w:rsidRPr="004F6583" w:rsidDel="00EB4CE1" w:rsidRDefault="004F6583" w:rsidP="004F6583">
            <w:pPr>
              <w:spacing w:after="0" w:line="240" w:lineRule="auto"/>
              <w:rPr>
                <w:del w:id="14529" w:author="Stefanie Lane" w:date="2022-06-23T15:12:00Z"/>
                <w:rFonts w:ascii="Arial" w:eastAsia="Times New Roman" w:hAnsi="Arial" w:cs="Arial"/>
                <w:i/>
                <w:iCs/>
                <w:sz w:val="20"/>
                <w:szCs w:val="20"/>
              </w:rPr>
            </w:pPr>
            <w:del w:id="14530" w:author="Stefanie Lane" w:date="2022-06-23T15:12:00Z">
              <w:r w:rsidRPr="004F6583" w:rsidDel="00EB4CE1">
                <w:rPr>
                  <w:rFonts w:ascii="Arial" w:eastAsia="Times New Roman" w:hAnsi="Arial" w:cs="Arial"/>
                  <w:i/>
                  <w:iCs/>
                  <w:sz w:val="20"/>
                  <w:szCs w:val="20"/>
                </w:rPr>
                <w:delText>Mimulus guttatus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6924A802" w:rsidR="004F6583" w:rsidRPr="004F6583" w:rsidDel="00EB4CE1" w:rsidRDefault="004F6583" w:rsidP="004F6583">
            <w:pPr>
              <w:spacing w:after="0" w:line="240" w:lineRule="auto"/>
              <w:jc w:val="center"/>
              <w:rPr>
                <w:del w:id="14531" w:author="Stefanie Lane" w:date="2022-06-23T15:12:00Z"/>
                <w:rFonts w:ascii="Calibri" w:eastAsia="Times New Roman" w:hAnsi="Calibri" w:cs="Calibri"/>
                <w:color w:val="000000"/>
              </w:rPr>
            </w:pPr>
            <w:del w:id="14532"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3E4E42B9" w:rsidR="004F6583" w:rsidRPr="004F6583" w:rsidDel="00EB4CE1" w:rsidRDefault="004F6583" w:rsidP="004F6583">
            <w:pPr>
              <w:spacing w:after="0" w:line="240" w:lineRule="auto"/>
              <w:jc w:val="center"/>
              <w:rPr>
                <w:del w:id="14533" w:author="Stefanie Lane" w:date="2022-06-23T15:12:00Z"/>
                <w:rFonts w:ascii="Calibri" w:eastAsia="Times New Roman" w:hAnsi="Calibri" w:cs="Calibri"/>
                <w:color w:val="000000"/>
              </w:rPr>
            </w:pPr>
            <w:del w:id="14534"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5B627F8F" w:rsidR="004F6583" w:rsidRPr="004F6583" w:rsidDel="00EB4CE1" w:rsidRDefault="004F6583" w:rsidP="004F6583">
            <w:pPr>
              <w:spacing w:after="0" w:line="240" w:lineRule="auto"/>
              <w:jc w:val="center"/>
              <w:rPr>
                <w:del w:id="14535" w:author="Stefanie Lane" w:date="2022-06-23T15:12:00Z"/>
                <w:rFonts w:ascii="Calibri" w:eastAsia="Times New Roman" w:hAnsi="Calibri" w:cs="Calibri"/>
                <w:color w:val="000000"/>
              </w:rPr>
            </w:pPr>
            <w:del w:id="1453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24B3290" w14:textId="6CC46E4F" w:rsidR="004F6583" w:rsidRPr="004F6583" w:rsidDel="00EB4CE1" w:rsidRDefault="004F6583" w:rsidP="004F6583">
            <w:pPr>
              <w:spacing w:after="0" w:line="240" w:lineRule="auto"/>
              <w:jc w:val="center"/>
              <w:rPr>
                <w:del w:id="14537" w:author="Stefanie Lane" w:date="2022-06-23T15:12:00Z"/>
                <w:rFonts w:ascii="Calibri" w:eastAsia="Times New Roman" w:hAnsi="Calibri" w:cs="Calibri"/>
                <w:color w:val="000000"/>
              </w:rPr>
            </w:pPr>
            <w:del w:id="14538"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74F19E2" w14:textId="02245735" w:rsidTr="004F6583">
        <w:trPr>
          <w:trHeight w:val="290"/>
          <w:del w:id="14539" w:author="Stefanie Lane" w:date="2022-06-23T15:12:00Z"/>
        </w:trPr>
        <w:tc>
          <w:tcPr>
            <w:tcW w:w="1700" w:type="dxa"/>
            <w:vMerge/>
            <w:tcBorders>
              <w:top w:val="nil"/>
              <w:left w:val="nil"/>
              <w:bottom w:val="single" w:sz="4" w:space="0" w:color="000000"/>
              <w:right w:val="nil"/>
            </w:tcBorders>
            <w:vAlign w:val="center"/>
            <w:hideMark/>
          </w:tcPr>
          <w:p w14:paraId="13D6CB15" w14:textId="1C86F86A" w:rsidR="004F6583" w:rsidRPr="004F6583" w:rsidDel="00EB4CE1" w:rsidRDefault="004F6583" w:rsidP="004F6583">
            <w:pPr>
              <w:spacing w:after="0" w:line="240" w:lineRule="auto"/>
              <w:rPr>
                <w:del w:id="1454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00F4BAF3" w:rsidR="004F6583" w:rsidRPr="004F6583" w:rsidDel="00EB4CE1" w:rsidRDefault="004F6583" w:rsidP="004F6583">
            <w:pPr>
              <w:spacing w:after="0" w:line="240" w:lineRule="auto"/>
              <w:rPr>
                <w:del w:id="14541" w:author="Stefanie Lane" w:date="2022-06-23T15:12:00Z"/>
                <w:rFonts w:ascii="Arial" w:eastAsia="Times New Roman" w:hAnsi="Arial" w:cs="Arial"/>
                <w:i/>
                <w:iCs/>
                <w:sz w:val="20"/>
                <w:szCs w:val="20"/>
              </w:rPr>
            </w:pPr>
            <w:del w:id="14542" w:author="Stefanie Lane" w:date="2022-06-23T15:12:00Z">
              <w:r w:rsidRPr="004F6583" w:rsidDel="00EB4CE1">
                <w:rPr>
                  <w:rFonts w:ascii="Arial" w:eastAsia="Times New Roman" w:hAnsi="Arial" w:cs="Arial"/>
                  <w:i/>
                  <w:iCs/>
                  <w:sz w:val="20"/>
                  <w:szCs w:val="20"/>
                </w:rPr>
                <w:delText>Myosotis scorpiodes</w:delText>
              </w:r>
            </w:del>
          </w:p>
        </w:tc>
        <w:tc>
          <w:tcPr>
            <w:tcW w:w="960" w:type="dxa"/>
            <w:tcBorders>
              <w:top w:val="nil"/>
              <w:left w:val="nil"/>
              <w:bottom w:val="nil"/>
              <w:right w:val="nil"/>
            </w:tcBorders>
            <w:shd w:val="clear" w:color="auto" w:fill="auto"/>
            <w:noWrap/>
            <w:vAlign w:val="bottom"/>
            <w:hideMark/>
          </w:tcPr>
          <w:p w14:paraId="670B8FCA" w14:textId="47B4B7D8" w:rsidR="004F6583" w:rsidRPr="004F6583" w:rsidDel="00EB4CE1" w:rsidRDefault="004F6583" w:rsidP="004F6583">
            <w:pPr>
              <w:spacing w:after="0" w:line="240" w:lineRule="auto"/>
              <w:jc w:val="center"/>
              <w:rPr>
                <w:del w:id="14543" w:author="Stefanie Lane" w:date="2022-06-23T15:12:00Z"/>
                <w:rFonts w:ascii="Calibri" w:eastAsia="Times New Roman" w:hAnsi="Calibri" w:cs="Calibri"/>
                <w:color w:val="000000"/>
              </w:rPr>
            </w:pPr>
            <w:del w:id="14544"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1981C43" w14:textId="7AFDC2D1" w:rsidR="004F6583" w:rsidRPr="004F6583" w:rsidDel="00EB4CE1" w:rsidRDefault="004F6583" w:rsidP="004F6583">
            <w:pPr>
              <w:spacing w:after="0" w:line="240" w:lineRule="auto"/>
              <w:jc w:val="center"/>
              <w:rPr>
                <w:del w:id="14545" w:author="Stefanie Lane" w:date="2022-06-23T15:12:00Z"/>
                <w:rFonts w:ascii="Calibri" w:eastAsia="Times New Roman" w:hAnsi="Calibri" w:cs="Calibri"/>
                <w:color w:val="000000"/>
              </w:rPr>
            </w:pPr>
            <w:del w:id="14546"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381150E" w14:textId="7427C010" w:rsidR="004F6583" w:rsidRPr="004F6583" w:rsidDel="00EB4CE1" w:rsidRDefault="004F6583" w:rsidP="004F6583">
            <w:pPr>
              <w:spacing w:after="0" w:line="240" w:lineRule="auto"/>
              <w:jc w:val="center"/>
              <w:rPr>
                <w:del w:id="14547" w:author="Stefanie Lane" w:date="2022-06-23T15:12:00Z"/>
                <w:rFonts w:ascii="Calibri" w:eastAsia="Times New Roman" w:hAnsi="Calibri" w:cs="Calibri"/>
                <w:color w:val="000000"/>
              </w:rPr>
            </w:pPr>
            <w:del w:id="1454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A115DFB" w14:textId="340014A2" w:rsidR="004F6583" w:rsidRPr="004F6583" w:rsidDel="00EB4CE1" w:rsidRDefault="004F6583" w:rsidP="004F6583">
            <w:pPr>
              <w:spacing w:after="0" w:line="240" w:lineRule="auto"/>
              <w:jc w:val="center"/>
              <w:rPr>
                <w:del w:id="14549" w:author="Stefanie Lane" w:date="2022-06-23T15:12:00Z"/>
                <w:rFonts w:ascii="Calibri" w:eastAsia="Times New Roman" w:hAnsi="Calibri" w:cs="Calibri"/>
                <w:color w:val="000000"/>
              </w:rPr>
            </w:pPr>
            <w:del w:id="1455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0F9449F9" w14:textId="22A80F41" w:rsidTr="004F6583">
        <w:trPr>
          <w:trHeight w:val="290"/>
          <w:del w:id="14551" w:author="Stefanie Lane" w:date="2022-06-23T15:12:00Z"/>
        </w:trPr>
        <w:tc>
          <w:tcPr>
            <w:tcW w:w="1700" w:type="dxa"/>
            <w:vMerge/>
            <w:tcBorders>
              <w:top w:val="nil"/>
              <w:left w:val="nil"/>
              <w:bottom w:val="single" w:sz="4" w:space="0" w:color="000000"/>
              <w:right w:val="nil"/>
            </w:tcBorders>
            <w:vAlign w:val="center"/>
            <w:hideMark/>
          </w:tcPr>
          <w:p w14:paraId="10A0D9AE" w14:textId="47324340" w:rsidR="004F6583" w:rsidRPr="004F6583" w:rsidDel="00EB4CE1" w:rsidRDefault="004F6583" w:rsidP="004F6583">
            <w:pPr>
              <w:spacing w:after="0" w:line="240" w:lineRule="auto"/>
              <w:rPr>
                <w:del w:id="1455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6E4AD487" w:rsidR="004F6583" w:rsidRPr="004F6583" w:rsidDel="00EB4CE1" w:rsidRDefault="004F6583" w:rsidP="004F6583">
            <w:pPr>
              <w:spacing w:after="0" w:line="240" w:lineRule="auto"/>
              <w:rPr>
                <w:del w:id="14553" w:author="Stefanie Lane" w:date="2022-06-23T15:12:00Z"/>
                <w:rFonts w:ascii="Arial" w:eastAsia="Times New Roman" w:hAnsi="Arial" w:cs="Arial"/>
                <w:i/>
                <w:iCs/>
                <w:sz w:val="20"/>
                <w:szCs w:val="20"/>
              </w:rPr>
            </w:pPr>
            <w:del w:id="14554" w:author="Stefanie Lane" w:date="2022-06-23T15:12:00Z">
              <w:r w:rsidRPr="004F6583" w:rsidDel="00EB4CE1">
                <w:rPr>
                  <w:rFonts w:ascii="Arial" w:eastAsia="Times New Roman" w:hAnsi="Arial" w:cs="Arial"/>
                  <w:i/>
                  <w:iCs/>
                  <w:sz w:val="20"/>
                  <w:szCs w:val="20"/>
                </w:rPr>
                <w:delText>Oenanthe sarmentosa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47C82D90" w:rsidR="004F6583" w:rsidRPr="004F6583" w:rsidDel="00EB4CE1" w:rsidRDefault="004F6583" w:rsidP="004F6583">
            <w:pPr>
              <w:spacing w:after="0" w:line="240" w:lineRule="auto"/>
              <w:jc w:val="center"/>
              <w:rPr>
                <w:del w:id="14555" w:author="Stefanie Lane" w:date="2022-06-23T15:12:00Z"/>
                <w:rFonts w:ascii="Calibri" w:eastAsia="Times New Roman" w:hAnsi="Calibri" w:cs="Calibri"/>
                <w:color w:val="000000"/>
              </w:rPr>
            </w:pPr>
            <w:del w:id="14556" w:author="Stefanie Lane" w:date="2022-06-23T15:12:00Z">
              <w:r w:rsidRPr="004F6583" w:rsidDel="00EB4CE1">
                <w:rPr>
                  <w:rFonts w:ascii="Calibri" w:eastAsia="Times New Roman" w:hAnsi="Calibri" w:cs="Calibri"/>
                  <w:color w:val="000000"/>
                </w:rPr>
                <w:delText>0.71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6588C427" w:rsidR="004F6583" w:rsidRPr="004F6583" w:rsidDel="00EB4CE1" w:rsidRDefault="004F6583" w:rsidP="004F6583">
            <w:pPr>
              <w:spacing w:after="0" w:line="240" w:lineRule="auto"/>
              <w:jc w:val="center"/>
              <w:rPr>
                <w:del w:id="14557" w:author="Stefanie Lane" w:date="2022-06-23T15:12:00Z"/>
                <w:rFonts w:ascii="Calibri" w:eastAsia="Times New Roman" w:hAnsi="Calibri" w:cs="Calibri"/>
                <w:color w:val="000000"/>
              </w:rPr>
            </w:pPr>
            <w:del w:id="14558" w:author="Stefanie Lane" w:date="2022-06-23T15:12:00Z">
              <w:r w:rsidRPr="004F6583" w:rsidDel="00EB4CE1">
                <w:rPr>
                  <w:rFonts w:ascii="Calibri" w:eastAsia="Times New Roman" w:hAnsi="Calibri" w:cs="Calibri"/>
                  <w:color w:val="000000"/>
                </w:rPr>
                <w:delText>0.39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4AD9FA03" w:rsidR="004F6583" w:rsidRPr="004F6583" w:rsidDel="00EB4CE1" w:rsidRDefault="004F6583" w:rsidP="004F6583">
            <w:pPr>
              <w:spacing w:after="0" w:line="240" w:lineRule="auto"/>
              <w:jc w:val="center"/>
              <w:rPr>
                <w:del w:id="14559" w:author="Stefanie Lane" w:date="2022-06-23T15:12:00Z"/>
                <w:rFonts w:ascii="Calibri" w:eastAsia="Times New Roman" w:hAnsi="Calibri" w:cs="Calibri"/>
                <w:color w:val="000000"/>
              </w:rPr>
            </w:pPr>
            <w:del w:id="1456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976D9F4" w14:textId="275929DF" w:rsidR="004F6583" w:rsidRPr="004F6583" w:rsidDel="00EB4CE1" w:rsidRDefault="004F6583" w:rsidP="004F6583">
            <w:pPr>
              <w:spacing w:after="0" w:line="240" w:lineRule="auto"/>
              <w:jc w:val="center"/>
              <w:rPr>
                <w:del w:id="14561" w:author="Stefanie Lane" w:date="2022-06-23T15:12:00Z"/>
                <w:rFonts w:ascii="Calibri" w:eastAsia="Times New Roman" w:hAnsi="Calibri" w:cs="Calibri"/>
                <w:color w:val="000000"/>
              </w:rPr>
            </w:pPr>
            <w:del w:id="1456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DC2E8BB" w14:textId="355AC657" w:rsidTr="004F6583">
        <w:trPr>
          <w:trHeight w:val="290"/>
          <w:del w:id="14563" w:author="Stefanie Lane" w:date="2022-06-23T15:12:00Z"/>
        </w:trPr>
        <w:tc>
          <w:tcPr>
            <w:tcW w:w="1700" w:type="dxa"/>
            <w:vMerge/>
            <w:tcBorders>
              <w:top w:val="nil"/>
              <w:left w:val="nil"/>
              <w:bottom w:val="single" w:sz="4" w:space="0" w:color="000000"/>
              <w:right w:val="nil"/>
            </w:tcBorders>
            <w:vAlign w:val="center"/>
            <w:hideMark/>
          </w:tcPr>
          <w:p w14:paraId="46E69140" w14:textId="245DEFC8" w:rsidR="004F6583" w:rsidRPr="004F6583" w:rsidDel="00EB4CE1" w:rsidRDefault="004F6583" w:rsidP="004F6583">
            <w:pPr>
              <w:spacing w:after="0" w:line="240" w:lineRule="auto"/>
              <w:rPr>
                <w:del w:id="1456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080324E1" w:rsidR="004F6583" w:rsidRPr="004F6583" w:rsidDel="00EB4CE1" w:rsidRDefault="004F6583" w:rsidP="004F6583">
            <w:pPr>
              <w:spacing w:after="0" w:line="240" w:lineRule="auto"/>
              <w:rPr>
                <w:del w:id="14565" w:author="Stefanie Lane" w:date="2022-06-23T15:12:00Z"/>
                <w:rFonts w:ascii="Arial" w:eastAsia="Times New Roman" w:hAnsi="Arial" w:cs="Arial"/>
                <w:i/>
                <w:iCs/>
                <w:sz w:val="20"/>
                <w:szCs w:val="20"/>
              </w:rPr>
            </w:pPr>
            <w:del w:id="14566" w:author="Stefanie Lane" w:date="2022-06-23T15:12:00Z">
              <w:r w:rsidRPr="004F6583" w:rsidDel="00EB4CE1">
                <w:rPr>
                  <w:rFonts w:ascii="Arial" w:eastAsia="Times New Roman" w:hAnsi="Arial" w:cs="Arial"/>
                  <w:i/>
                  <w:iCs/>
                  <w:sz w:val="20"/>
                  <w:szCs w:val="20"/>
                </w:rPr>
                <w:delText>Platanthera dilatata</w:delText>
              </w:r>
            </w:del>
          </w:p>
        </w:tc>
        <w:tc>
          <w:tcPr>
            <w:tcW w:w="960" w:type="dxa"/>
            <w:tcBorders>
              <w:top w:val="nil"/>
              <w:left w:val="nil"/>
              <w:bottom w:val="nil"/>
              <w:right w:val="nil"/>
            </w:tcBorders>
            <w:shd w:val="clear" w:color="auto" w:fill="auto"/>
            <w:noWrap/>
            <w:vAlign w:val="bottom"/>
            <w:hideMark/>
          </w:tcPr>
          <w:p w14:paraId="59C76D63" w14:textId="7BAA87AD" w:rsidR="004F6583" w:rsidRPr="004F6583" w:rsidDel="00EB4CE1" w:rsidRDefault="004F6583" w:rsidP="004F6583">
            <w:pPr>
              <w:spacing w:after="0" w:line="240" w:lineRule="auto"/>
              <w:jc w:val="center"/>
              <w:rPr>
                <w:del w:id="14567" w:author="Stefanie Lane" w:date="2022-06-23T15:12:00Z"/>
                <w:rFonts w:ascii="Calibri" w:eastAsia="Times New Roman" w:hAnsi="Calibri" w:cs="Calibri"/>
                <w:color w:val="000000"/>
              </w:rPr>
            </w:pPr>
            <w:del w:id="14568"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52BC66C6" w14:textId="5824040A" w:rsidR="004F6583" w:rsidRPr="004F6583" w:rsidDel="00EB4CE1" w:rsidRDefault="004F6583" w:rsidP="004F6583">
            <w:pPr>
              <w:spacing w:after="0" w:line="240" w:lineRule="auto"/>
              <w:jc w:val="center"/>
              <w:rPr>
                <w:del w:id="14569" w:author="Stefanie Lane" w:date="2022-06-23T15:12:00Z"/>
                <w:rFonts w:ascii="Calibri" w:eastAsia="Times New Roman" w:hAnsi="Calibri" w:cs="Calibri"/>
                <w:color w:val="000000"/>
              </w:rPr>
            </w:pPr>
            <w:del w:id="14570"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20BFA4C8" w14:textId="78BBC7C6" w:rsidR="004F6583" w:rsidRPr="004F6583" w:rsidDel="00EB4CE1" w:rsidRDefault="004F6583" w:rsidP="004F6583">
            <w:pPr>
              <w:spacing w:after="0" w:line="240" w:lineRule="auto"/>
              <w:jc w:val="center"/>
              <w:rPr>
                <w:del w:id="14571" w:author="Stefanie Lane" w:date="2022-06-23T15:12:00Z"/>
                <w:rFonts w:ascii="Calibri" w:eastAsia="Times New Roman" w:hAnsi="Calibri" w:cs="Calibri"/>
                <w:color w:val="000000"/>
              </w:rPr>
            </w:pPr>
            <w:del w:id="14572"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32140E1" w14:textId="56EBF675" w:rsidR="004F6583" w:rsidRPr="004F6583" w:rsidDel="00EB4CE1" w:rsidRDefault="004F6583" w:rsidP="004F6583">
            <w:pPr>
              <w:spacing w:after="0" w:line="240" w:lineRule="auto"/>
              <w:jc w:val="center"/>
              <w:rPr>
                <w:del w:id="14573" w:author="Stefanie Lane" w:date="2022-06-23T15:12:00Z"/>
                <w:rFonts w:ascii="Calibri" w:eastAsia="Times New Roman" w:hAnsi="Calibri" w:cs="Calibri"/>
                <w:color w:val="000000"/>
              </w:rPr>
            </w:pPr>
            <w:del w:id="14574"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4186A3A8" w14:textId="7B43FDD7" w:rsidTr="004F6583">
        <w:trPr>
          <w:trHeight w:val="290"/>
          <w:del w:id="14575" w:author="Stefanie Lane" w:date="2022-06-23T15:12:00Z"/>
        </w:trPr>
        <w:tc>
          <w:tcPr>
            <w:tcW w:w="1700" w:type="dxa"/>
            <w:vMerge/>
            <w:tcBorders>
              <w:top w:val="nil"/>
              <w:left w:val="nil"/>
              <w:bottom w:val="single" w:sz="4" w:space="0" w:color="000000"/>
              <w:right w:val="nil"/>
            </w:tcBorders>
            <w:vAlign w:val="center"/>
            <w:hideMark/>
          </w:tcPr>
          <w:p w14:paraId="1967247A" w14:textId="7677B74B" w:rsidR="004F6583" w:rsidRPr="004F6583" w:rsidDel="00EB4CE1" w:rsidRDefault="004F6583" w:rsidP="004F6583">
            <w:pPr>
              <w:spacing w:after="0" w:line="240" w:lineRule="auto"/>
              <w:rPr>
                <w:del w:id="1457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69BFA138" w:rsidR="004F6583" w:rsidRPr="004F6583" w:rsidDel="00EB4CE1" w:rsidRDefault="004F6583" w:rsidP="004F6583">
            <w:pPr>
              <w:spacing w:after="0" w:line="240" w:lineRule="auto"/>
              <w:rPr>
                <w:del w:id="14577" w:author="Stefanie Lane" w:date="2022-06-23T15:12:00Z"/>
                <w:rFonts w:ascii="Arial" w:eastAsia="Times New Roman" w:hAnsi="Arial" w:cs="Arial"/>
                <w:i/>
                <w:iCs/>
                <w:sz w:val="20"/>
                <w:szCs w:val="20"/>
              </w:rPr>
            </w:pPr>
            <w:del w:id="14578" w:author="Stefanie Lane" w:date="2022-06-23T15:12:00Z">
              <w:r w:rsidRPr="004F6583" w:rsidDel="00EB4CE1">
                <w:rPr>
                  <w:rFonts w:ascii="Arial" w:eastAsia="Times New Roman" w:hAnsi="Arial" w:cs="Arial"/>
                  <w:i/>
                  <w:iCs/>
                  <w:sz w:val="20"/>
                  <w:szCs w:val="20"/>
                </w:rPr>
                <w:delText>Poa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98CD9D" w:rsidR="004F6583" w:rsidRPr="004F6583" w:rsidDel="00EB4CE1" w:rsidRDefault="004F6583" w:rsidP="004F6583">
            <w:pPr>
              <w:spacing w:after="0" w:line="240" w:lineRule="auto"/>
              <w:jc w:val="center"/>
              <w:rPr>
                <w:del w:id="14579" w:author="Stefanie Lane" w:date="2022-06-23T15:12:00Z"/>
                <w:rFonts w:ascii="Calibri" w:eastAsia="Times New Roman" w:hAnsi="Calibri" w:cs="Calibri"/>
                <w:color w:val="000000"/>
              </w:rPr>
            </w:pPr>
            <w:del w:id="14580" w:author="Stefanie Lane" w:date="2022-06-23T15:12:00Z">
              <w:r w:rsidRPr="004F6583" w:rsidDel="00EB4CE1">
                <w:rPr>
                  <w:rFonts w:ascii="Calibri" w:eastAsia="Times New Roman" w:hAnsi="Calibri" w:cs="Calibri"/>
                  <w:color w:val="000000"/>
                </w:rPr>
                <w:delText>1.00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3C14EBEF" w:rsidR="004F6583" w:rsidRPr="004F6583" w:rsidDel="00EB4CE1" w:rsidRDefault="004F6583" w:rsidP="004F6583">
            <w:pPr>
              <w:spacing w:after="0" w:line="240" w:lineRule="auto"/>
              <w:jc w:val="center"/>
              <w:rPr>
                <w:del w:id="14581" w:author="Stefanie Lane" w:date="2022-06-23T15:12:00Z"/>
                <w:rFonts w:ascii="Calibri" w:eastAsia="Times New Roman" w:hAnsi="Calibri" w:cs="Calibri"/>
                <w:color w:val="000000"/>
              </w:rPr>
            </w:pPr>
            <w:del w:id="14582" w:author="Stefanie Lane" w:date="2022-06-23T15:12:00Z">
              <w:r w:rsidRPr="004F6583" w:rsidDel="00EB4CE1">
                <w:rPr>
                  <w:rFonts w:ascii="Calibri" w:eastAsia="Times New Roman" w:hAnsi="Calibri" w:cs="Calibri"/>
                  <w:color w:val="000000"/>
                </w:rPr>
                <w:delText>0.23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09ABF8E2" w:rsidR="004F6583" w:rsidRPr="004F6583" w:rsidDel="00EB4CE1" w:rsidRDefault="004F6583" w:rsidP="004F6583">
            <w:pPr>
              <w:spacing w:after="0" w:line="240" w:lineRule="auto"/>
              <w:jc w:val="center"/>
              <w:rPr>
                <w:del w:id="14583" w:author="Stefanie Lane" w:date="2022-06-23T15:12:00Z"/>
                <w:rFonts w:ascii="Calibri" w:eastAsia="Times New Roman" w:hAnsi="Calibri" w:cs="Calibri"/>
                <w:color w:val="000000"/>
              </w:rPr>
            </w:pPr>
            <w:del w:id="14584"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011AF81" w14:textId="2577AD67" w:rsidR="004F6583" w:rsidRPr="004F6583" w:rsidDel="00EB4CE1" w:rsidRDefault="004F6583" w:rsidP="004F6583">
            <w:pPr>
              <w:spacing w:after="0" w:line="240" w:lineRule="auto"/>
              <w:jc w:val="center"/>
              <w:rPr>
                <w:del w:id="14585" w:author="Stefanie Lane" w:date="2022-06-23T15:12:00Z"/>
                <w:rFonts w:ascii="Calibri" w:eastAsia="Times New Roman" w:hAnsi="Calibri" w:cs="Calibri"/>
                <w:color w:val="000000"/>
              </w:rPr>
            </w:pPr>
            <w:del w:id="14586"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62EA4FFA" w14:textId="3A4439C4" w:rsidTr="004F6583">
        <w:trPr>
          <w:trHeight w:val="290"/>
          <w:del w:id="14587" w:author="Stefanie Lane" w:date="2022-06-23T15:12:00Z"/>
        </w:trPr>
        <w:tc>
          <w:tcPr>
            <w:tcW w:w="1700" w:type="dxa"/>
            <w:vMerge/>
            <w:tcBorders>
              <w:top w:val="nil"/>
              <w:left w:val="nil"/>
              <w:bottom w:val="single" w:sz="4" w:space="0" w:color="000000"/>
              <w:right w:val="nil"/>
            </w:tcBorders>
            <w:vAlign w:val="center"/>
            <w:hideMark/>
          </w:tcPr>
          <w:p w14:paraId="65413BEC" w14:textId="7A6E0E7F" w:rsidR="004F6583" w:rsidRPr="004F6583" w:rsidDel="00EB4CE1" w:rsidRDefault="004F6583" w:rsidP="004F6583">
            <w:pPr>
              <w:spacing w:after="0" w:line="240" w:lineRule="auto"/>
              <w:rPr>
                <w:del w:id="1458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6B2F25D4" w:rsidR="004F6583" w:rsidRPr="004F6583" w:rsidDel="00EB4CE1" w:rsidRDefault="004F6583" w:rsidP="004F6583">
            <w:pPr>
              <w:spacing w:after="0" w:line="240" w:lineRule="auto"/>
              <w:rPr>
                <w:del w:id="14589" w:author="Stefanie Lane" w:date="2022-06-23T15:12:00Z"/>
                <w:rFonts w:ascii="Arial" w:eastAsia="Times New Roman" w:hAnsi="Arial" w:cs="Arial"/>
                <w:i/>
                <w:iCs/>
                <w:sz w:val="20"/>
                <w:szCs w:val="20"/>
              </w:rPr>
            </w:pPr>
            <w:del w:id="14590" w:author="Stefanie Lane" w:date="2022-06-23T15:12:00Z">
              <w:r w:rsidRPr="004F6583" w:rsidDel="00EB4CE1">
                <w:rPr>
                  <w:rFonts w:ascii="Arial" w:eastAsia="Times New Roman" w:hAnsi="Arial" w:cs="Arial"/>
                  <w:i/>
                  <w:iCs/>
                  <w:sz w:val="20"/>
                  <w:szCs w:val="20"/>
                </w:rPr>
                <w:delText>Puccinella pauciflora</w:delText>
              </w:r>
            </w:del>
          </w:p>
        </w:tc>
        <w:tc>
          <w:tcPr>
            <w:tcW w:w="960" w:type="dxa"/>
            <w:tcBorders>
              <w:top w:val="nil"/>
              <w:left w:val="nil"/>
              <w:bottom w:val="nil"/>
              <w:right w:val="nil"/>
            </w:tcBorders>
            <w:shd w:val="clear" w:color="auto" w:fill="auto"/>
            <w:noWrap/>
            <w:vAlign w:val="bottom"/>
            <w:hideMark/>
          </w:tcPr>
          <w:p w14:paraId="54012B45" w14:textId="0ACB346C" w:rsidR="004F6583" w:rsidRPr="004F6583" w:rsidDel="00EB4CE1" w:rsidRDefault="004F6583" w:rsidP="004F6583">
            <w:pPr>
              <w:spacing w:after="0" w:line="240" w:lineRule="auto"/>
              <w:jc w:val="center"/>
              <w:rPr>
                <w:del w:id="14591" w:author="Stefanie Lane" w:date="2022-06-23T15:12:00Z"/>
                <w:rFonts w:ascii="Calibri" w:eastAsia="Times New Roman" w:hAnsi="Calibri" w:cs="Calibri"/>
                <w:color w:val="000000"/>
              </w:rPr>
            </w:pPr>
            <w:del w:id="14592"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BE5CBC9" w14:textId="30A6D732" w:rsidR="004F6583" w:rsidRPr="004F6583" w:rsidDel="00EB4CE1" w:rsidRDefault="004F6583" w:rsidP="004F6583">
            <w:pPr>
              <w:spacing w:after="0" w:line="240" w:lineRule="auto"/>
              <w:jc w:val="center"/>
              <w:rPr>
                <w:del w:id="14593" w:author="Stefanie Lane" w:date="2022-06-23T15:12:00Z"/>
                <w:rFonts w:ascii="Calibri" w:eastAsia="Times New Roman" w:hAnsi="Calibri" w:cs="Calibri"/>
                <w:color w:val="000000"/>
              </w:rPr>
            </w:pPr>
            <w:del w:id="14594"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9C7B011" w14:textId="0B9A6957" w:rsidR="004F6583" w:rsidRPr="004F6583" w:rsidDel="00EB4CE1" w:rsidRDefault="004F6583" w:rsidP="004F6583">
            <w:pPr>
              <w:spacing w:after="0" w:line="240" w:lineRule="auto"/>
              <w:jc w:val="center"/>
              <w:rPr>
                <w:del w:id="14595" w:author="Stefanie Lane" w:date="2022-06-23T15:12:00Z"/>
                <w:rFonts w:ascii="Calibri" w:eastAsia="Times New Roman" w:hAnsi="Calibri" w:cs="Calibri"/>
                <w:color w:val="000000"/>
              </w:rPr>
            </w:pPr>
            <w:del w:id="1459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CBA520C" w14:textId="3DC7EFB8" w:rsidR="004F6583" w:rsidRPr="004F6583" w:rsidDel="00EB4CE1" w:rsidRDefault="004F6583" w:rsidP="004F6583">
            <w:pPr>
              <w:spacing w:after="0" w:line="240" w:lineRule="auto"/>
              <w:jc w:val="center"/>
              <w:rPr>
                <w:del w:id="14597" w:author="Stefanie Lane" w:date="2022-06-23T15:12:00Z"/>
                <w:rFonts w:ascii="Calibri" w:eastAsia="Times New Roman" w:hAnsi="Calibri" w:cs="Calibri"/>
                <w:color w:val="000000"/>
              </w:rPr>
            </w:pPr>
            <w:del w:id="14598"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7FF6A9A7" w14:textId="65DA0AD6" w:rsidTr="004F6583">
        <w:trPr>
          <w:trHeight w:val="290"/>
          <w:del w:id="14599" w:author="Stefanie Lane" w:date="2022-06-23T15:12:00Z"/>
        </w:trPr>
        <w:tc>
          <w:tcPr>
            <w:tcW w:w="1700" w:type="dxa"/>
            <w:vMerge/>
            <w:tcBorders>
              <w:top w:val="nil"/>
              <w:left w:val="nil"/>
              <w:bottom w:val="single" w:sz="4" w:space="0" w:color="000000"/>
              <w:right w:val="nil"/>
            </w:tcBorders>
            <w:vAlign w:val="center"/>
            <w:hideMark/>
          </w:tcPr>
          <w:p w14:paraId="520B1DCF" w14:textId="6668D876" w:rsidR="004F6583" w:rsidRPr="004F6583" w:rsidDel="00EB4CE1" w:rsidRDefault="004F6583" w:rsidP="004F6583">
            <w:pPr>
              <w:spacing w:after="0" w:line="240" w:lineRule="auto"/>
              <w:rPr>
                <w:del w:id="1460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5F4512EA" w:rsidR="004F6583" w:rsidRPr="004F6583" w:rsidDel="00EB4CE1" w:rsidRDefault="004F6583" w:rsidP="004F6583">
            <w:pPr>
              <w:spacing w:after="0" w:line="240" w:lineRule="auto"/>
              <w:rPr>
                <w:del w:id="14601" w:author="Stefanie Lane" w:date="2022-06-23T15:12:00Z"/>
                <w:rFonts w:ascii="Arial" w:eastAsia="Times New Roman" w:hAnsi="Arial" w:cs="Arial"/>
                <w:i/>
                <w:iCs/>
                <w:sz w:val="20"/>
                <w:szCs w:val="20"/>
              </w:rPr>
            </w:pPr>
            <w:del w:id="14602" w:author="Stefanie Lane" w:date="2022-06-23T15:12:00Z">
              <w:r w:rsidRPr="004F6583" w:rsidDel="00EB4CE1">
                <w:rPr>
                  <w:rFonts w:ascii="Arial" w:eastAsia="Times New Roman" w:hAnsi="Arial" w:cs="Arial"/>
                  <w:i/>
                  <w:iCs/>
                  <w:sz w:val="20"/>
                  <w:szCs w:val="20"/>
                </w:rPr>
                <w:delText>Sium suave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F371FF" w:rsidR="004F6583" w:rsidRPr="004F6583" w:rsidDel="00EB4CE1" w:rsidRDefault="004F6583" w:rsidP="004F6583">
            <w:pPr>
              <w:spacing w:after="0" w:line="240" w:lineRule="auto"/>
              <w:jc w:val="center"/>
              <w:rPr>
                <w:del w:id="14603" w:author="Stefanie Lane" w:date="2022-06-23T15:12:00Z"/>
                <w:rFonts w:ascii="Calibri" w:eastAsia="Times New Roman" w:hAnsi="Calibri" w:cs="Calibri"/>
                <w:color w:val="000000"/>
              </w:rPr>
            </w:pPr>
            <w:del w:id="14604" w:author="Stefanie Lane" w:date="2022-06-23T15:12:00Z">
              <w:r w:rsidRPr="004F6583" w:rsidDel="00EB4CE1">
                <w:rPr>
                  <w:rFonts w:ascii="Calibri" w:eastAsia="Times New Roman" w:hAnsi="Calibri" w:cs="Calibri"/>
                  <w:color w:val="000000"/>
                </w:rPr>
                <w:delText>0.59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51693F6B" w:rsidR="004F6583" w:rsidRPr="004F6583" w:rsidDel="00EB4CE1" w:rsidRDefault="004F6583" w:rsidP="004F6583">
            <w:pPr>
              <w:spacing w:after="0" w:line="240" w:lineRule="auto"/>
              <w:jc w:val="center"/>
              <w:rPr>
                <w:del w:id="14605" w:author="Stefanie Lane" w:date="2022-06-23T15:12:00Z"/>
                <w:rFonts w:ascii="Calibri" w:eastAsia="Times New Roman" w:hAnsi="Calibri" w:cs="Calibri"/>
                <w:color w:val="000000"/>
              </w:rPr>
            </w:pPr>
            <w:del w:id="14606"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4DB2C868" w:rsidR="004F6583" w:rsidRPr="004F6583" w:rsidDel="00EB4CE1" w:rsidRDefault="004F6583" w:rsidP="004F6583">
            <w:pPr>
              <w:spacing w:after="0" w:line="240" w:lineRule="auto"/>
              <w:jc w:val="center"/>
              <w:rPr>
                <w:del w:id="14607" w:author="Stefanie Lane" w:date="2022-06-23T15:12:00Z"/>
                <w:rFonts w:ascii="Calibri" w:eastAsia="Times New Roman" w:hAnsi="Calibri" w:cs="Calibri"/>
                <w:color w:val="000000"/>
              </w:rPr>
            </w:pPr>
            <w:del w:id="1460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0185AAD0" w14:textId="5EBF2422" w:rsidR="004F6583" w:rsidRPr="004F6583" w:rsidDel="00EB4CE1" w:rsidRDefault="004F6583" w:rsidP="004F6583">
            <w:pPr>
              <w:spacing w:after="0" w:line="240" w:lineRule="auto"/>
              <w:jc w:val="center"/>
              <w:rPr>
                <w:del w:id="14609" w:author="Stefanie Lane" w:date="2022-06-23T15:12:00Z"/>
                <w:rFonts w:ascii="Calibri" w:eastAsia="Times New Roman" w:hAnsi="Calibri" w:cs="Calibri"/>
                <w:color w:val="000000"/>
              </w:rPr>
            </w:pPr>
            <w:del w:id="14610"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21D2A9F5" w14:textId="22A88707" w:rsidTr="004F6583">
        <w:trPr>
          <w:trHeight w:val="290"/>
          <w:del w:id="14611" w:author="Stefanie Lane" w:date="2022-06-23T15:12:00Z"/>
        </w:trPr>
        <w:tc>
          <w:tcPr>
            <w:tcW w:w="1700" w:type="dxa"/>
            <w:vMerge/>
            <w:tcBorders>
              <w:top w:val="nil"/>
              <w:left w:val="nil"/>
              <w:bottom w:val="single" w:sz="4" w:space="0" w:color="000000"/>
              <w:right w:val="nil"/>
            </w:tcBorders>
            <w:vAlign w:val="center"/>
            <w:hideMark/>
          </w:tcPr>
          <w:p w14:paraId="34D75F6F" w14:textId="78DE8F74" w:rsidR="004F6583" w:rsidRPr="004F6583" w:rsidDel="00EB4CE1" w:rsidRDefault="004F6583" w:rsidP="004F6583">
            <w:pPr>
              <w:spacing w:after="0" w:line="240" w:lineRule="auto"/>
              <w:rPr>
                <w:del w:id="1461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0D323B92" w:rsidR="004F6583" w:rsidRPr="004F6583" w:rsidDel="00EB4CE1" w:rsidRDefault="004F6583" w:rsidP="004F6583">
            <w:pPr>
              <w:spacing w:after="0" w:line="240" w:lineRule="auto"/>
              <w:rPr>
                <w:del w:id="14613" w:author="Stefanie Lane" w:date="2022-06-23T15:12:00Z"/>
                <w:rFonts w:ascii="Arial" w:eastAsia="Times New Roman" w:hAnsi="Arial" w:cs="Arial"/>
                <w:i/>
                <w:iCs/>
                <w:color w:val="000000"/>
                <w:sz w:val="20"/>
                <w:szCs w:val="20"/>
              </w:rPr>
            </w:pPr>
            <w:del w:id="14614" w:author="Stefanie Lane" w:date="2022-06-23T15:12:00Z">
              <w:r w:rsidRPr="004F6583" w:rsidDel="00EB4CE1">
                <w:rPr>
                  <w:rFonts w:ascii="Arial" w:eastAsia="Times New Roman" w:hAnsi="Arial" w:cs="Arial"/>
                  <w:i/>
                  <w:iCs/>
                  <w:color w:val="000000"/>
                  <w:sz w:val="20"/>
                  <w:szCs w:val="20"/>
                </w:rPr>
                <w:delText>Symphotrichum subspicatum</w:delText>
              </w:r>
            </w:del>
          </w:p>
        </w:tc>
        <w:tc>
          <w:tcPr>
            <w:tcW w:w="960" w:type="dxa"/>
            <w:tcBorders>
              <w:top w:val="nil"/>
              <w:left w:val="nil"/>
              <w:bottom w:val="nil"/>
              <w:right w:val="nil"/>
            </w:tcBorders>
            <w:shd w:val="clear" w:color="auto" w:fill="auto"/>
            <w:noWrap/>
            <w:vAlign w:val="bottom"/>
            <w:hideMark/>
          </w:tcPr>
          <w:p w14:paraId="3411C412" w14:textId="5B240F34" w:rsidR="004F6583" w:rsidRPr="004F6583" w:rsidDel="00EB4CE1" w:rsidRDefault="004F6583" w:rsidP="004F6583">
            <w:pPr>
              <w:spacing w:after="0" w:line="240" w:lineRule="auto"/>
              <w:jc w:val="center"/>
              <w:rPr>
                <w:del w:id="14615" w:author="Stefanie Lane" w:date="2022-06-23T15:12:00Z"/>
                <w:rFonts w:ascii="Calibri" w:eastAsia="Times New Roman" w:hAnsi="Calibri" w:cs="Calibri"/>
                <w:color w:val="000000"/>
              </w:rPr>
            </w:pPr>
            <w:del w:id="14616" w:author="Stefanie Lane" w:date="2022-06-23T15:12:00Z">
              <w:r w:rsidRPr="004F6583" w:rsidDel="00EB4CE1">
                <w:rPr>
                  <w:rFonts w:ascii="Calibri" w:eastAsia="Times New Roman" w:hAnsi="Calibri" w:cs="Calibri"/>
                  <w:color w:val="000000"/>
                </w:rPr>
                <w:delText>0.29</w:delText>
              </w:r>
            </w:del>
          </w:p>
        </w:tc>
        <w:tc>
          <w:tcPr>
            <w:tcW w:w="960" w:type="dxa"/>
            <w:tcBorders>
              <w:top w:val="nil"/>
              <w:left w:val="nil"/>
              <w:bottom w:val="nil"/>
              <w:right w:val="nil"/>
            </w:tcBorders>
            <w:shd w:val="clear" w:color="auto" w:fill="auto"/>
            <w:noWrap/>
            <w:vAlign w:val="bottom"/>
            <w:hideMark/>
          </w:tcPr>
          <w:p w14:paraId="289BAA5A" w14:textId="11681C74" w:rsidR="004F6583" w:rsidRPr="004F6583" w:rsidDel="00EB4CE1" w:rsidRDefault="004F6583" w:rsidP="004F6583">
            <w:pPr>
              <w:spacing w:after="0" w:line="240" w:lineRule="auto"/>
              <w:jc w:val="center"/>
              <w:rPr>
                <w:del w:id="14617" w:author="Stefanie Lane" w:date="2022-06-23T15:12:00Z"/>
                <w:rFonts w:ascii="Calibri" w:eastAsia="Times New Roman" w:hAnsi="Calibri" w:cs="Calibri"/>
                <w:color w:val="000000"/>
              </w:rPr>
            </w:pPr>
            <w:del w:id="14618"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76E300EE" w14:textId="62184A75" w:rsidR="004F6583" w:rsidRPr="004F6583" w:rsidDel="00EB4CE1" w:rsidRDefault="004F6583" w:rsidP="004F6583">
            <w:pPr>
              <w:spacing w:after="0" w:line="240" w:lineRule="auto"/>
              <w:jc w:val="center"/>
              <w:rPr>
                <w:del w:id="14619" w:author="Stefanie Lane" w:date="2022-06-23T15:12:00Z"/>
                <w:rFonts w:ascii="Calibri" w:eastAsia="Times New Roman" w:hAnsi="Calibri" w:cs="Calibri"/>
                <w:color w:val="000000"/>
              </w:rPr>
            </w:pPr>
            <w:del w:id="14620"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DA79A2D" w14:textId="58ED4CCF" w:rsidR="004F6583" w:rsidRPr="004F6583" w:rsidDel="00EB4CE1" w:rsidRDefault="004F6583" w:rsidP="004F6583">
            <w:pPr>
              <w:spacing w:after="0" w:line="240" w:lineRule="auto"/>
              <w:jc w:val="center"/>
              <w:rPr>
                <w:del w:id="14621" w:author="Stefanie Lane" w:date="2022-06-23T15:12:00Z"/>
                <w:rFonts w:ascii="Calibri" w:eastAsia="Times New Roman" w:hAnsi="Calibri" w:cs="Calibri"/>
                <w:color w:val="000000"/>
              </w:rPr>
            </w:pPr>
            <w:del w:id="14622" w:author="Stefanie Lane" w:date="2022-06-23T15:12:00Z">
              <w:r w:rsidRPr="004F6583" w:rsidDel="00EB4CE1">
                <w:rPr>
                  <w:rFonts w:ascii="Calibri" w:eastAsia="Times New Roman" w:hAnsi="Calibri" w:cs="Calibri"/>
                  <w:color w:val="000000"/>
                </w:rPr>
                <w:delText>-100.00</w:delText>
              </w:r>
            </w:del>
          </w:p>
        </w:tc>
      </w:tr>
      <w:tr w:rsidR="004F6583" w:rsidRPr="004F6583" w:rsidDel="00EB4CE1" w14:paraId="5E8C9623" w14:textId="38866EEC" w:rsidTr="004F6583">
        <w:trPr>
          <w:trHeight w:val="290"/>
          <w:del w:id="14623" w:author="Stefanie Lane" w:date="2022-06-23T15:12:00Z"/>
        </w:trPr>
        <w:tc>
          <w:tcPr>
            <w:tcW w:w="1700" w:type="dxa"/>
            <w:vMerge/>
            <w:tcBorders>
              <w:top w:val="nil"/>
              <w:left w:val="nil"/>
              <w:bottom w:val="single" w:sz="4" w:space="0" w:color="000000"/>
              <w:right w:val="nil"/>
            </w:tcBorders>
            <w:vAlign w:val="center"/>
            <w:hideMark/>
          </w:tcPr>
          <w:p w14:paraId="29CEEE5A" w14:textId="3650EB9D" w:rsidR="004F6583" w:rsidRPr="004F6583" w:rsidDel="00EB4CE1" w:rsidRDefault="004F6583" w:rsidP="004F6583">
            <w:pPr>
              <w:spacing w:after="0" w:line="240" w:lineRule="auto"/>
              <w:rPr>
                <w:del w:id="1462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596BB83B" w:rsidR="004F6583" w:rsidRPr="004F6583" w:rsidDel="00EB4CE1" w:rsidRDefault="004F6583" w:rsidP="004F6583">
            <w:pPr>
              <w:spacing w:after="0" w:line="240" w:lineRule="auto"/>
              <w:rPr>
                <w:del w:id="14625" w:author="Stefanie Lane" w:date="2022-06-23T15:12:00Z"/>
                <w:rFonts w:ascii="Arial" w:eastAsia="Times New Roman" w:hAnsi="Arial" w:cs="Arial"/>
                <w:i/>
                <w:iCs/>
                <w:sz w:val="20"/>
                <w:szCs w:val="20"/>
              </w:rPr>
            </w:pPr>
            <w:del w:id="14626" w:author="Stefanie Lane" w:date="2022-06-23T15:12:00Z">
              <w:r w:rsidRPr="004F6583" w:rsidDel="00EB4CE1">
                <w:rPr>
                  <w:rFonts w:ascii="Arial" w:eastAsia="Times New Roman" w:hAnsi="Arial" w:cs="Arial"/>
                  <w:i/>
                  <w:iCs/>
                  <w:sz w:val="20"/>
                  <w:szCs w:val="20"/>
                </w:rPr>
                <w:delText>Caltha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1487933E" w:rsidR="004F6583" w:rsidRPr="004F6583" w:rsidDel="00EB4CE1" w:rsidRDefault="004F6583" w:rsidP="004F6583">
            <w:pPr>
              <w:spacing w:after="0" w:line="240" w:lineRule="auto"/>
              <w:jc w:val="center"/>
              <w:rPr>
                <w:del w:id="14627" w:author="Stefanie Lane" w:date="2022-06-23T15:12:00Z"/>
                <w:rFonts w:ascii="Calibri" w:eastAsia="Times New Roman" w:hAnsi="Calibri" w:cs="Calibri"/>
                <w:color w:val="000000"/>
              </w:rPr>
            </w:pPr>
            <w:del w:id="14628" w:author="Stefanie Lane" w:date="2022-06-23T15:12:00Z">
              <w:r w:rsidRPr="004F6583" w:rsidDel="00EB4CE1">
                <w:rPr>
                  <w:rFonts w:ascii="Calibri" w:eastAsia="Times New Roman" w:hAnsi="Calibri" w:cs="Calibri"/>
                  <w:color w:val="000000"/>
                </w:rPr>
                <w:delText>1.09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302862E7" w:rsidR="004F6583" w:rsidRPr="004F6583" w:rsidDel="00EB4CE1" w:rsidRDefault="004F6583" w:rsidP="004F6583">
            <w:pPr>
              <w:spacing w:after="0" w:line="240" w:lineRule="auto"/>
              <w:jc w:val="center"/>
              <w:rPr>
                <w:del w:id="14629" w:author="Stefanie Lane" w:date="2022-06-23T15:12:00Z"/>
                <w:rFonts w:ascii="Calibri" w:eastAsia="Times New Roman" w:hAnsi="Calibri" w:cs="Calibri"/>
                <w:color w:val="000000"/>
              </w:rPr>
            </w:pPr>
            <w:del w:id="14630" w:author="Stefanie Lane" w:date="2022-06-23T15:12:00Z">
              <w:r w:rsidRPr="004F6583" w:rsidDel="00EB4CE1">
                <w:rPr>
                  <w:rFonts w:ascii="Calibri" w:eastAsia="Times New Roman" w:hAnsi="Calibri" w:cs="Calibri"/>
                  <w:color w:val="000000"/>
                </w:rPr>
                <w:delText>0.48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1867064C" w:rsidR="004F6583" w:rsidRPr="004F6583" w:rsidDel="00EB4CE1" w:rsidRDefault="004F6583" w:rsidP="004F6583">
            <w:pPr>
              <w:spacing w:after="0" w:line="240" w:lineRule="auto"/>
              <w:jc w:val="center"/>
              <w:rPr>
                <w:del w:id="14631" w:author="Stefanie Lane" w:date="2022-06-23T15:12:00Z"/>
                <w:rFonts w:ascii="Calibri" w:eastAsia="Times New Roman" w:hAnsi="Calibri" w:cs="Calibri"/>
                <w:color w:val="000000"/>
              </w:rPr>
            </w:pPr>
            <w:del w:id="14632"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3AD0279D" w14:textId="436944EF" w:rsidR="004F6583" w:rsidRPr="004F6583" w:rsidDel="00EB4CE1" w:rsidRDefault="004F6583" w:rsidP="004F6583">
            <w:pPr>
              <w:spacing w:after="0" w:line="240" w:lineRule="auto"/>
              <w:jc w:val="center"/>
              <w:rPr>
                <w:del w:id="14633" w:author="Stefanie Lane" w:date="2022-06-23T15:12:00Z"/>
                <w:rFonts w:ascii="Calibri" w:eastAsia="Times New Roman" w:hAnsi="Calibri" w:cs="Calibri"/>
                <w:color w:val="000000"/>
              </w:rPr>
            </w:pPr>
            <w:del w:id="14634"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7605513E" w14:textId="00448779" w:rsidTr="004F6583">
        <w:trPr>
          <w:trHeight w:val="290"/>
          <w:del w:id="14635" w:author="Stefanie Lane" w:date="2022-06-23T15:12:00Z"/>
        </w:trPr>
        <w:tc>
          <w:tcPr>
            <w:tcW w:w="1700" w:type="dxa"/>
            <w:vMerge/>
            <w:tcBorders>
              <w:top w:val="nil"/>
              <w:left w:val="nil"/>
              <w:bottom w:val="single" w:sz="4" w:space="0" w:color="000000"/>
              <w:right w:val="nil"/>
            </w:tcBorders>
            <w:vAlign w:val="center"/>
            <w:hideMark/>
          </w:tcPr>
          <w:p w14:paraId="5268B054" w14:textId="185A355E" w:rsidR="004F6583" w:rsidRPr="004F6583" w:rsidDel="00EB4CE1" w:rsidRDefault="004F6583" w:rsidP="004F6583">
            <w:pPr>
              <w:spacing w:after="0" w:line="240" w:lineRule="auto"/>
              <w:rPr>
                <w:del w:id="1463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348FE0EC" w:rsidR="004F6583" w:rsidRPr="004F6583" w:rsidDel="00EB4CE1" w:rsidRDefault="004F6583" w:rsidP="004F6583">
            <w:pPr>
              <w:spacing w:after="0" w:line="240" w:lineRule="auto"/>
              <w:rPr>
                <w:del w:id="14637" w:author="Stefanie Lane" w:date="2022-06-23T15:12:00Z"/>
                <w:rFonts w:ascii="Arial" w:eastAsia="Times New Roman" w:hAnsi="Arial" w:cs="Arial"/>
                <w:i/>
                <w:iCs/>
                <w:sz w:val="20"/>
                <w:szCs w:val="20"/>
              </w:rPr>
            </w:pPr>
            <w:del w:id="14638" w:author="Stefanie Lane" w:date="2022-06-23T15:12:00Z">
              <w:r w:rsidRPr="004F6583" w:rsidDel="00EB4CE1">
                <w:rPr>
                  <w:rFonts w:ascii="Arial" w:eastAsia="Times New Roman" w:hAnsi="Arial" w:cs="Arial"/>
                  <w:i/>
                  <w:iCs/>
                  <w:sz w:val="20"/>
                  <w:szCs w:val="20"/>
                </w:rPr>
                <w:delText>Equisetum fluviatile</w:delText>
              </w:r>
            </w:del>
          </w:p>
        </w:tc>
        <w:tc>
          <w:tcPr>
            <w:tcW w:w="960" w:type="dxa"/>
            <w:tcBorders>
              <w:top w:val="nil"/>
              <w:left w:val="nil"/>
              <w:bottom w:val="nil"/>
              <w:right w:val="nil"/>
            </w:tcBorders>
            <w:shd w:val="clear" w:color="auto" w:fill="auto"/>
            <w:noWrap/>
            <w:vAlign w:val="bottom"/>
            <w:hideMark/>
          </w:tcPr>
          <w:p w14:paraId="09A9E2C2" w14:textId="0EB48C90" w:rsidR="004F6583" w:rsidRPr="004F6583" w:rsidDel="00EB4CE1" w:rsidRDefault="004F6583" w:rsidP="004F6583">
            <w:pPr>
              <w:spacing w:after="0" w:line="240" w:lineRule="auto"/>
              <w:jc w:val="center"/>
              <w:rPr>
                <w:del w:id="14639" w:author="Stefanie Lane" w:date="2022-06-23T15:12:00Z"/>
                <w:rFonts w:ascii="Calibri" w:eastAsia="Times New Roman" w:hAnsi="Calibri" w:cs="Calibri"/>
                <w:color w:val="000000"/>
              </w:rPr>
            </w:pPr>
            <w:del w:id="14640" w:author="Stefanie Lane" w:date="2022-06-23T15:12:00Z">
              <w:r w:rsidRPr="004F6583" w:rsidDel="00EB4CE1">
                <w:rPr>
                  <w:rFonts w:ascii="Calibri" w:eastAsia="Times New Roman" w:hAnsi="Calibri" w:cs="Calibri"/>
                  <w:color w:val="000000"/>
                </w:rPr>
                <w:delText>0.88</w:delText>
              </w:r>
            </w:del>
          </w:p>
        </w:tc>
        <w:tc>
          <w:tcPr>
            <w:tcW w:w="960" w:type="dxa"/>
            <w:tcBorders>
              <w:top w:val="nil"/>
              <w:left w:val="nil"/>
              <w:bottom w:val="nil"/>
              <w:right w:val="nil"/>
            </w:tcBorders>
            <w:shd w:val="clear" w:color="auto" w:fill="auto"/>
            <w:noWrap/>
            <w:vAlign w:val="bottom"/>
            <w:hideMark/>
          </w:tcPr>
          <w:p w14:paraId="556CE220" w14:textId="3F812716" w:rsidR="004F6583" w:rsidRPr="004F6583" w:rsidDel="00EB4CE1" w:rsidRDefault="004F6583" w:rsidP="004F6583">
            <w:pPr>
              <w:spacing w:after="0" w:line="240" w:lineRule="auto"/>
              <w:jc w:val="center"/>
              <w:rPr>
                <w:del w:id="14641" w:author="Stefanie Lane" w:date="2022-06-23T15:12:00Z"/>
                <w:rFonts w:ascii="Calibri" w:eastAsia="Times New Roman" w:hAnsi="Calibri" w:cs="Calibri"/>
                <w:color w:val="000000"/>
              </w:rPr>
            </w:pPr>
            <w:del w:id="14642" w:author="Stefanie Lane" w:date="2022-06-23T15:12:00Z">
              <w:r w:rsidRPr="004F6583" w:rsidDel="00EB4CE1">
                <w:rPr>
                  <w:rFonts w:ascii="Calibri" w:eastAsia="Times New Roman" w:hAnsi="Calibri" w:cs="Calibri"/>
                  <w:color w:val="000000"/>
                </w:rPr>
                <w:delText>0.58</w:delText>
              </w:r>
            </w:del>
          </w:p>
        </w:tc>
        <w:tc>
          <w:tcPr>
            <w:tcW w:w="960" w:type="dxa"/>
            <w:tcBorders>
              <w:top w:val="nil"/>
              <w:left w:val="nil"/>
              <w:bottom w:val="nil"/>
              <w:right w:val="nil"/>
            </w:tcBorders>
            <w:shd w:val="clear" w:color="auto" w:fill="auto"/>
            <w:noWrap/>
            <w:vAlign w:val="bottom"/>
            <w:hideMark/>
          </w:tcPr>
          <w:p w14:paraId="4D2BC190" w14:textId="58C5485D" w:rsidR="004F6583" w:rsidRPr="004F6583" w:rsidDel="00EB4CE1" w:rsidRDefault="004F6583" w:rsidP="004F6583">
            <w:pPr>
              <w:spacing w:after="0" w:line="240" w:lineRule="auto"/>
              <w:jc w:val="center"/>
              <w:rPr>
                <w:del w:id="14643" w:author="Stefanie Lane" w:date="2022-06-23T15:12:00Z"/>
                <w:rFonts w:ascii="Calibri" w:eastAsia="Times New Roman" w:hAnsi="Calibri" w:cs="Calibri"/>
                <w:color w:val="000000"/>
              </w:rPr>
            </w:pPr>
            <w:del w:id="14644"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22AD8649" w14:textId="2375FBAB" w:rsidR="004F6583" w:rsidRPr="004F6583" w:rsidDel="00EB4CE1" w:rsidRDefault="004F6583" w:rsidP="004F6583">
            <w:pPr>
              <w:spacing w:after="0" w:line="240" w:lineRule="auto"/>
              <w:jc w:val="center"/>
              <w:rPr>
                <w:del w:id="14645" w:author="Stefanie Lane" w:date="2022-06-23T15:12:00Z"/>
                <w:rFonts w:ascii="Calibri" w:eastAsia="Times New Roman" w:hAnsi="Calibri" w:cs="Calibri"/>
                <w:color w:val="000000"/>
              </w:rPr>
            </w:pPr>
            <w:del w:id="14646"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1490D719" w14:textId="58F889CE" w:rsidTr="004F6583">
        <w:trPr>
          <w:trHeight w:val="290"/>
          <w:del w:id="14647" w:author="Stefanie Lane" w:date="2022-06-23T15:12:00Z"/>
        </w:trPr>
        <w:tc>
          <w:tcPr>
            <w:tcW w:w="1700" w:type="dxa"/>
            <w:vMerge/>
            <w:tcBorders>
              <w:top w:val="nil"/>
              <w:left w:val="nil"/>
              <w:bottom w:val="single" w:sz="4" w:space="0" w:color="000000"/>
              <w:right w:val="nil"/>
            </w:tcBorders>
            <w:vAlign w:val="center"/>
            <w:hideMark/>
          </w:tcPr>
          <w:p w14:paraId="450AB69A" w14:textId="600DD0D9" w:rsidR="004F6583" w:rsidRPr="004F6583" w:rsidDel="00EB4CE1" w:rsidRDefault="004F6583" w:rsidP="004F6583">
            <w:pPr>
              <w:spacing w:after="0" w:line="240" w:lineRule="auto"/>
              <w:rPr>
                <w:del w:id="1464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0D11EEE7" w:rsidR="004F6583" w:rsidRPr="004F6583" w:rsidDel="00EB4CE1" w:rsidRDefault="004F6583" w:rsidP="004F6583">
            <w:pPr>
              <w:spacing w:after="0" w:line="240" w:lineRule="auto"/>
              <w:rPr>
                <w:del w:id="14649" w:author="Stefanie Lane" w:date="2022-06-23T15:12:00Z"/>
                <w:rFonts w:ascii="Arial" w:eastAsia="Times New Roman" w:hAnsi="Arial" w:cs="Arial"/>
                <w:i/>
                <w:iCs/>
                <w:sz w:val="20"/>
                <w:szCs w:val="20"/>
              </w:rPr>
            </w:pPr>
            <w:del w:id="14650" w:author="Stefanie Lane" w:date="2022-06-23T15:12:00Z">
              <w:r w:rsidRPr="004F6583" w:rsidDel="00EB4CE1">
                <w:rPr>
                  <w:rFonts w:ascii="Arial" w:eastAsia="Times New Roman" w:hAnsi="Arial" w:cs="Arial"/>
                  <w:i/>
                  <w:iCs/>
                  <w:sz w:val="20"/>
                  <w:szCs w:val="20"/>
                </w:rPr>
                <w:delText>Mentha arvensis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0406BC29" w:rsidR="004F6583" w:rsidRPr="004F6583" w:rsidDel="00EB4CE1" w:rsidRDefault="004F6583" w:rsidP="004F6583">
            <w:pPr>
              <w:spacing w:after="0" w:line="240" w:lineRule="auto"/>
              <w:jc w:val="center"/>
              <w:rPr>
                <w:del w:id="14651" w:author="Stefanie Lane" w:date="2022-06-23T15:12:00Z"/>
                <w:rFonts w:ascii="Calibri" w:eastAsia="Times New Roman" w:hAnsi="Calibri" w:cs="Calibri"/>
                <w:color w:val="000000"/>
              </w:rPr>
            </w:pPr>
            <w:del w:id="14652" w:author="Stefanie Lane" w:date="2022-06-23T15:12:00Z">
              <w:r w:rsidRPr="004F6583" w:rsidDel="00EB4CE1">
                <w:rPr>
                  <w:rFonts w:ascii="Calibri" w:eastAsia="Times New Roman" w:hAnsi="Calibri" w:cs="Calibri"/>
                  <w:color w:val="000000"/>
                </w:rPr>
                <w:delText>0.29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116D12C4" w:rsidR="004F6583" w:rsidRPr="004F6583" w:rsidDel="00EB4CE1" w:rsidRDefault="004F6583" w:rsidP="004F6583">
            <w:pPr>
              <w:spacing w:after="0" w:line="240" w:lineRule="auto"/>
              <w:jc w:val="center"/>
              <w:rPr>
                <w:del w:id="14653" w:author="Stefanie Lane" w:date="2022-06-23T15:12:00Z"/>
                <w:rFonts w:ascii="Calibri" w:eastAsia="Times New Roman" w:hAnsi="Calibri" w:cs="Calibri"/>
                <w:color w:val="000000"/>
              </w:rPr>
            </w:pPr>
            <w:del w:id="14654"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2075A094" w:rsidR="004F6583" w:rsidRPr="004F6583" w:rsidDel="00EB4CE1" w:rsidRDefault="004F6583" w:rsidP="004F6583">
            <w:pPr>
              <w:spacing w:after="0" w:line="240" w:lineRule="auto"/>
              <w:jc w:val="center"/>
              <w:rPr>
                <w:del w:id="14655" w:author="Stefanie Lane" w:date="2022-06-23T15:12:00Z"/>
                <w:rFonts w:ascii="Calibri" w:eastAsia="Times New Roman" w:hAnsi="Calibri" w:cs="Calibri"/>
                <w:color w:val="000000"/>
              </w:rPr>
            </w:pPr>
            <w:del w:id="14656"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03A2B89B" w14:textId="5B9E0A28" w:rsidR="004F6583" w:rsidRPr="004F6583" w:rsidDel="00EB4CE1" w:rsidRDefault="004F6583" w:rsidP="004F6583">
            <w:pPr>
              <w:spacing w:after="0" w:line="240" w:lineRule="auto"/>
              <w:jc w:val="center"/>
              <w:rPr>
                <w:del w:id="14657" w:author="Stefanie Lane" w:date="2022-06-23T15:12:00Z"/>
                <w:rFonts w:ascii="Calibri" w:eastAsia="Times New Roman" w:hAnsi="Calibri" w:cs="Calibri"/>
                <w:color w:val="000000"/>
              </w:rPr>
            </w:pPr>
            <w:del w:id="14658" w:author="Stefanie Lane" w:date="2022-06-23T15:12:00Z">
              <w:r w:rsidRPr="004F6583" w:rsidDel="00EB4CE1">
                <w:rPr>
                  <w:rFonts w:ascii="Calibri" w:eastAsia="Times New Roman" w:hAnsi="Calibri" w:cs="Calibri"/>
                  <w:color w:val="000000"/>
                </w:rPr>
                <w:delText>-96.43</w:delText>
              </w:r>
            </w:del>
          </w:p>
        </w:tc>
      </w:tr>
      <w:tr w:rsidR="004F6583" w:rsidRPr="004F6583" w:rsidDel="00EB4CE1" w14:paraId="077E7722" w14:textId="2132AE5C" w:rsidTr="004F6583">
        <w:trPr>
          <w:trHeight w:val="290"/>
          <w:del w:id="14659" w:author="Stefanie Lane" w:date="2022-06-23T15:12:00Z"/>
        </w:trPr>
        <w:tc>
          <w:tcPr>
            <w:tcW w:w="1700" w:type="dxa"/>
            <w:vMerge/>
            <w:tcBorders>
              <w:top w:val="nil"/>
              <w:left w:val="nil"/>
              <w:bottom w:val="single" w:sz="4" w:space="0" w:color="000000"/>
              <w:right w:val="nil"/>
            </w:tcBorders>
            <w:vAlign w:val="center"/>
            <w:hideMark/>
          </w:tcPr>
          <w:p w14:paraId="139883D2" w14:textId="51CB858B" w:rsidR="004F6583" w:rsidRPr="004F6583" w:rsidDel="00EB4CE1" w:rsidRDefault="004F6583" w:rsidP="004F6583">
            <w:pPr>
              <w:spacing w:after="0" w:line="240" w:lineRule="auto"/>
              <w:rPr>
                <w:del w:id="1466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07CEF9F2" w:rsidR="004F6583" w:rsidRPr="004F6583" w:rsidDel="00EB4CE1" w:rsidRDefault="004F6583" w:rsidP="004F6583">
            <w:pPr>
              <w:spacing w:after="0" w:line="240" w:lineRule="auto"/>
              <w:rPr>
                <w:del w:id="14661" w:author="Stefanie Lane" w:date="2022-06-23T15:12:00Z"/>
                <w:rFonts w:ascii="Arial" w:eastAsia="Times New Roman" w:hAnsi="Arial" w:cs="Arial"/>
                <w:i/>
                <w:iCs/>
                <w:sz w:val="20"/>
                <w:szCs w:val="20"/>
              </w:rPr>
            </w:pPr>
            <w:del w:id="14662" w:author="Stefanie Lane" w:date="2022-06-23T15:12:00Z">
              <w:r w:rsidRPr="004F6583" w:rsidDel="00EB4CE1">
                <w:rPr>
                  <w:rFonts w:ascii="Arial" w:eastAsia="Times New Roman" w:hAnsi="Arial" w:cs="Arial"/>
                  <w:i/>
                  <w:iCs/>
                  <w:sz w:val="20"/>
                  <w:szCs w:val="20"/>
                </w:rPr>
                <w:delText>Trifolium wormskjoldii</w:delText>
              </w:r>
            </w:del>
          </w:p>
        </w:tc>
        <w:tc>
          <w:tcPr>
            <w:tcW w:w="960" w:type="dxa"/>
            <w:tcBorders>
              <w:top w:val="nil"/>
              <w:left w:val="nil"/>
              <w:bottom w:val="nil"/>
              <w:right w:val="nil"/>
            </w:tcBorders>
            <w:shd w:val="clear" w:color="auto" w:fill="auto"/>
            <w:noWrap/>
            <w:vAlign w:val="bottom"/>
            <w:hideMark/>
          </w:tcPr>
          <w:p w14:paraId="420D7F5D" w14:textId="2A57613A" w:rsidR="004F6583" w:rsidRPr="004F6583" w:rsidDel="00EB4CE1" w:rsidRDefault="004F6583" w:rsidP="004F6583">
            <w:pPr>
              <w:spacing w:after="0" w:line="240" w:lineRule="auto"/>
              <w:jc w:val="center"/>
              <w:rPr>
                <w:del w:id="14663" w:author="Stefanie Lane" w:date="2022-06-23T15:12:00Z"/>
                <w:rFonts w:ascii="Calibri" w:eastAsia="Times New Roman" w:hAnsi="Calibri" w:cs="Calibri"/>
                <w:color w:val="000000"/>
              </w:rPr>
            </w:pPr>
            <w:del w:id="14664" w:author="Stefanie Lane" w:date="2022-06-23T15:12:00Z">
              <w:r w:rsidRPr="004F6583" w:rsidDel="00EB4CE1">
                <w:rPr>
                  <w:rFonts w:ascii="Calibri" w:eastAsia="Times New Roman" w:hAnsi="Calibri" w:cs="Calibri"/>
                  <w:color w:val="000000"/>
                </w:rPr>
                <w:delText>0.41</w:delText>
              </w:r>
            </w:del>
          </w:p>
        </w:tc>
        <w:tc>
          <w:tcPr>
            <w:tcW w:w="960" w:type="dxa"/>
            <w:tcBorders>
              <w:top w:val="nil"/>
              <w:left w:val="nil"/>
              <w:bottom w:val="nil"/>
              <w:right w:val="nil"/>
            </w:tcBorders>
            <w:shd w:val="clear" w:color="auto" w:fill="auto"/>
            <w:noWrap/>
            <w:vAlign w:val="bottom"/>
            <w:hideMark/>
          </w:tcPr>
          <w:p w14:paraId="1ADBFD09" w14:textId="7539BD44" w:rsidR="004F6583" w:rsidRPr="004F6583" w:rsidDel="00EB4CE1" w:rsidRDefault="004F6583" w:rsidP="004F6583">
            <w:pPr>
              <w:spacing w:after="0" w:line="240" w:lineRule="auto"/>
              <w:jc w:val="center"/>
              <w:rPr>
                <w:del w:id="14665" w:author="Stefanie Lane" w:date="2022-06-23T15:12:00Z"/>
                <w:rFonts w:ascii="Calibri" w:eastAsia="Times New Roman" w:hAnsi="Calibri" w:cs="Calibri"/>
                <w:color w:val="000000"/>
              </w:rPr>
            </w:pPr>
            <w:del w:id="14666"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04870B7A" w14:textId="431ED9AE" w:rsidR="004F6583" w:rsidRPr="004F6583" w:rsidDel="00EB4CE1" w:rsidRDefault="004F6583" w:rsidP="004F6583">
            <w:pPr>
              <w:spacing w:after="0" w:line="240" w:lineRule="auto"/>
              <w:jc w:val="center"/>
              <w:rPr>
                <w:del w:id="14667" w:author="Stefanie Lane" w:date="2022-06-23T15:12:00Z"/>
                <w:rFonts w:ascii="Calibri" w:eastAsia="Times New Roman" w:hAnsi="Calibri" w:cs="Calibri"/>
                <w:color w:val="000000"/>
              </w:rPr>
            </w:pPr>
            <w:del w:id="14668"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4BD00C8E" w14:textId="1191CB58" w:rsidR="004F6583" w:rsidRPr="004F6583" w:rsidDel="00EB4CE1" w:rsidRDefault="004F6583" w:rsidP="004F6583">
            <w:pPr>
              <w:spacing w:after="0" w:line="240" w:lineRule="auto"/>
              <w:jc w:val="center"/>
              <w:rPr>
                <w:del w:id="14669" w:author="Stefanie Lane" w:date="2022-06-23T15:12:00Z"/>
                <w:rFonts w:ascii="Calibri" w:eastAsia="Times New Roman" w:hAnsi="Calibri" w:cs="Calibri"/>
                <w:color w:val="000000"/>
              </w:rPr>
            </w:pPr>
            <w:del w:id="14670" w:author="Stefanie Lane" w:date="2022-06-23T15:12:00Z">
              <w:r w:rsidRPr="004F6583" w:rsidDel="00EB4CE1">
                <w:rPr>
                  <w:rFonts w:ascii="Calibri" w:eastAsia="Times New Roman" w:hAnsi="Calibri" w:cs="Calibri"/>
                  <w:color w:val="000000"/>
                </w:rPr>
                <w:delText>-92.86</w:delText>
              </w:r>
            </w:del>
          </w:p>
        </w:tc>
      </w:tr>
      <w:tr w:rsidR="004F6583" w:rsidRPr="004F6583" w:rsidDel="00EB4CE1" w14:paraId="0A605CCF" w14:textId="4CF7F567" w:rsidTr="004F6583">
        <w:trPr>
          <w:trHeight w:val="290"/>
          <w:del w:id="14671" w:author="Stefanie Lane" w:date="2022-06-23T15:12:00Z"/>
        </w:trPr>
        <w:tc>
          <w:tcPr>
            <w:tcW w:w="1700" w:type="dxa"/>
            <w:vMerge/>
            <w:tcBorders>
              <w:top w:val="nil"/>
              <w:left w:val="nil"/>
              <w:bottom w:val="single" w:sz="4" w:space="0" w:color="000000"/>
              <w:right w:val="nil"/>
            </w:tcBorders>
            <w:vAlign w:val="center"/>
            <w:hideMark/>
          </w:tcPr>
          <w:p w14:paraId="19AD1B23" w14:textId="3057CC86" w:rsidR="004F6583" w:rsidRPr="004F6583" w:rsidDel="00EB4CE1" w:rsidRDefault="004F6583" w:rsidP="004F6583">
            <w:pPr>
              <w:spacing w:after="0" w:line="240" w:lineRule="auto"/>
              <w:rPr>
                <w:del w:id="1467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334E0700" w:rsidR="004F6583" w:rsidRPr="004F6583" w:rsidDel="00EB4CE1" w:rsidRDefault="004F6583" w:rsidP="004F6583">
            <w:pPr>
              <w:spacing w:after="0" w:line="240" w:lineRule="auto"/>
              <w:rPr>
                <w:del w:id="14673" w:author="Stefanie Lane" w:date="2022-06-23T15:12:00Z"/>
                <w:rFonts w:ascii="Arial" w:eastAsia="Times New Roman" w:hAnsi="Arial" w:cs="Arial"/>
                <w:i/>
                <w:iCs/>
                <w:sz w:val="20"/>
                <w:szCs w:val="20"/>
              </w:rPr>
            </w:pPr>
            <w:del w:id="14674" w:author="Stefanie Lane" w:date="2022-06-23T15:12:00Z">
              <w:r w:rsidRPr="004F6583" w:rsidDel="00EB4CE1">
                <w:rPr>
                  <w:rFonts w:ascii="Arial" w:eastAsia="Times New Roman" w:hAnsi="Arial" w:cs="Arial"/>
                  <w:i/>
                  <w:iCs/>
                  <w:sz w:val="20"/>
                  <w:szCs w:val="20"/>
                </w:rPr>
                <w:delText>Lysimachia thyrsiflora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536F4811" w:rsidR="004F6583" w:rsidRPr="004F6583" w:rsidDel="00EB4CE1" w:rsidRDefault="004F6583" w:rsidP="004F6583">
            <w:pPr>
              <w:spacing w:after="0" w:line="240" w:lineRule="auto"/>
              <w:jc w:val="center"/>
              <w:rPr>
                <w:del w:id="14675" w:author="Stefanie Lane" w:date="2022-06-23T15:12:00Z"/>
                <w:rFonts w:ascii="Calibri" w:eastAsia="Times New Roman" w:hAnsi="Calibri" w:cs="Calibri"/>
                <w:color w:val="000000"/>
              </w:rPr>
            </w:pPr>
            <w:del w:id="14676"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6F2C8F70" w:rsidR="004F6583" w:rsidRPr="004F6583" w:rsidDel="00EB4CE1" w:rsidRDefault="004F6583" w:rsidP="004F6583">
            <w:pPr>
              <w:spacing w:after="0" w:line="240" w:lineRule="auto"/>
              <w:jc w:val="center"/>
              <w:rPr>
                <w:del w:id="14677" w:author="Stefanie Lane" w:date="2022-06-23T15:12:00Z"/>
                <w:rFonts w:ascii="Calibri" w:eastAsia="Times New Roman" w:hAnsi="Calibri" w:cs="Calibri"/>
                <w:color w:val="000000"/>
              </w:rPr>
            </w:pPr>
            <w:del w:id="14678"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1B879EAC" w:rsidR="004F6583" w:rsidRPr="004F6583" w:rsidDel="00EB4CE1" w:rsidRDefault="004F6583" w:rsidP="004F6583">
            <w:pPr>
              <w:spacing w:after="0" w:line="240" w:lineRule="auto"/>
              <w:jc w:val="center"/>
              <w:rPr>
                <w:del w:id="14679" w:author="Stefanie Lane" w:date="2022-06-23T15:12:00Z"/>
                <w:rFonts w:ascii="Calibri" w:eastAsia="Times New Roman" w:hAnsi="Calibri" w:cs="Calibri"/>
                <w:color w:val="000000"/>
              </w:rPr>
            </w:pPr>
            <w:del w:id="14680"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4FE7CAEA" w14:textId="3CDEDE03" w:rsidR="004F6583" w:rsidRPr="004F6583" w:rsidDel="00EB4CE1" w:rsidRDefault="004F6583" w:rsidP="004F6583">
            <w:pPr>
              <w:spacing w:after="0" w:line="240" w:lineRule="auto"/>
              <w:jc w:val="center"/>
              <w:rPr>
                <w:del w:id="14681" w:author="Stefanie Lane" w:date="2022-06-23T15:12:00Z"/>
                <w:rFonts w:ascii="Calibri" w:eastAsia="Times New Roman" w:hAnsi="Calibri" w:cs="Calibri"/>
                <w:color w:val="000000"/>
              </w:rPr>
            </w:pPr>
            <w:del w:id="14682"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D1852D5" w14:textId="73902797" w:rsidTr="004F6583">
        <w:trPr>
          <w:trHeight w:val="290"/>
          <w:del w:id="14683" w:author="Stefanie Lane" w:date="2022-06-23T15:12:00Z"/>
        </w:trPr>
        <w:tc>
          <w:tcPr>
            <w:tcW w:w="1700" w:type="dxa"/>
            <w:vMerge/>
            <w:tcBorders>
              <w:top w:val="nil"/>
              <w:left w:val="nil"/>
              <w:bottom w:val="single" w:sz="4" w:space="0" w:color="000000"/>
              <w:right w:val="nil"/>
            </w:tcBorders>
            <w:vAlign w:val="center"/>
            <w:hideMark/>
          </w:tcPr>
          <w:p w14:paraId="2DD536F5" w14:textId="5F8E41DD" w:rsidR="004F6583" w:rsidRPr="004F6583" w:rsidDel="00EB4CE1" w:rsidRDefault="004F6583" w:rsidP="004F6583">
            <w:pPr>
              <w:spacing w:after="0" w:line="240" w:lineRule="auto"/>
              <w:rPr>
                <w:del w:id="1468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6F81A621" w:rsidR="004F6583" w:rsidRPr="004F6583" w:rsidDel="00EB4CE1" w:rsidRDefault="004F6583" w:rsidP="004F6583">
            <w:pPr>
              <w:spacing w:after="0" w:line="240" w:lineRule="auto"/>
              <w:rPr>
                <w:del w:id="14685" w:author="Stefanie Lane" w:date="2022-06-23T15:12:00Z"/>
                <w:rFonts w:ascii="Arial" w:eastAsia="Times New Roman" w:hAnsi="Arial" w:cs="Arial"/>
                <w:i/>
                <w:iCs/>
                <w:sz w:val="20"/>
                <w:szCs w:val="20"/>
              </w:rPr>
            </w:pPr>
            <w:del w:id="14686" w:author="Stefanie Lane" w:date="2022-06-23T15:12:00Z">
              <w:r w:rsidRPr="004F6583" w:rsidDel="00EB4CE1">
                <w:rPr>
                  <w:rFonts w:ascii="Arial" w:eastAsia="Times New Roman" w:hAnsi="Arial" w:cs="Arial"/>
                  <w:i/>
                  <w:iCs/>
                  <w:sz w:val="20"/>
                  <w:szCs w:val="20"/>
                </w:rPr>
                <w:delText>Rumex conglomeratus</w:delText>
              </w:r>
            </w:del>
          </w:p>
        </w:tc>
        <w:tc>
          <w:tcPr>
            <w:tcW w:w="960" w:type="dxa"/>
            <w:tcBorders>
              <w:top w:val="nil"/>
              <w:left w:val="nil"/>
              <w:bottom w:val="nil"/>
              <w:right w:val="nil"/>
            </w:tcBorders>
            <w:shd w:val="clear" w:color="auto" w:fill="auto"/>
            <w:noWrap/>
            <w:vAlign w:val="bottom"/>
            <w:hideMark/>
          </w:tcPr>
          <w:p w14:paraId="0771FF08" w14:textId="5BCF40F0" w:rsidR="004F6583" w:rsidRPr="004F6583" w:rsidDel="00EB4CE1" w:rsidRDefault="004F6583" w:rsidP="004F6583">
            <w:pPr>
              <w:spacing w:after="0" w:line="240" w:lineRule="auto"/>
              <w:jc w:val="center"/>
              <w:rPr>
                <w:del w:id="14687" w:author="Stefanie Lane" w:date="2022-06-23T15:12:00Z"/>
                <w:rFonts w:ascii="Calibri" w:eastAsia="Times New Roman" w:hAnsi="Calibri" w:cs="Calibri"/>
                <w:color w:val="000000"/>
              </w:rPr>
            </w:pPr>
            <w:del w:id="14688"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3B518C74" w14:textId="38FB2841" w:rsidR="004F6583" w:rsidRPr="004F6583" w:rsidDel="00EB4CE1" w:rsidRDefault="004F6583" w:rsidP="004F6583">
            <w:pPr>
              <w:spacing w:after="0" w:line="240" w:lineRule="auto"/>
              <w:jc w:val="center"/>
              <w:rPr>
                <w:del w:id="14689" w:author="Stefanie Lane" w:date="2022-06-23T15:12:00Z"/>
                <w:rFonts w:ascii="Calibri" w:eastAsia="Times New Roman" w:hAnsi="Calibri" w:cs="Calibri"/>
                <w:color w:val="000000"/>
              </w:rPr>
            </w:pPr>
            <w:del w:id="14690"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28620F9" w14:textId="16442320" w:rsidR="004F6583" w:rsidRPr="004F6583" w:rsidDel="00EB4CE1" w:rsidRDefault="004F6583" w:rsidP="004F6583">
            <w:pPr>
              <w:spacing w:after="0" w:line="240" w:lineRule="auto"/>
              <w:jc w:val="center"/>
              <w:rPr>
                <w:del w:id="14691" w:author="Stefanie Lane" w:date="2022-06-23T15:12:00Z"/>
                <w:rFonts w:ascii="Calibri" w:eastAsia="Times New Roman" w:hAnsi="Calibri" w:cs="Calibri"/>
                <w:color w:val="000000"/>
              </w:rPr>
            </w:pPr>
            <w:del w:id="14692"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2EABBA56" w14:textId="4F04507A" w:rsidR="004F6583" w:rsidRPr="004F6583" w:rsidDel="00EB4CE1" w:rsidRDefault="004F6583" w:rsidP="004F6583">
            <w:pPr>
              <w:spacing w:after="0" w:line="240" w:lineRule="auto"/>
              <w:jc w:val="center"/>
              <w:rPr>
                <w:del w:id="14693" w:author="Stefanie Lane" w:date="2022-06-23T15:12:00Z"/>
                <w:rFonts w:ascii="Calibri" w:eastAsia="Times New Roman" w:hAnsi="Calibri" w:cs="Calibri"/>
                <w:color w:val="000000"/>
              </w:rPr>
            </w:pPr>
            <w:del w:id="14694"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486C2A8" w14:textId="73E4C3AA" w:rsidTr="004F6583">
        <w:trPr>
          <w:trHeight w:val="290"/>
          <w:del w:id="14695" w:author="Stefanie Lane" w:date="2022-06-23T15:12:00Z"/>
        </w:trPr>
        <w:tc>
          <w:tcPr>
            <w:tcW w:w="1700" w:type="dxa"/>
            <w:vMerge/>
            <w:tcBorders>
              <w:top w:val="nil"/>
              <w:left w:val="nil"/>
              <w:bottom w:val="single" w:sz="4" w:space="0" w:color="000000"/>
              <w:right w:val="nil"/>
            </w:tcBorders>
            <w:vAlign w:val="center"/>
            <w:hideMark/>
          </w:tcPr>
          <w:p w14:paraId="792E63D5" w14:textId="7C4BD2CC" w:rsidR="004F6583" w:rsidRPr="004F6583" w:rsidDel="00EB4CE1" w:rsidRDefault="004F6583" w:rsidP="004F6583">
            <w:pPr>
              <w:spacing w:after="0" w:line="240" w:lineRule="auto"/>
              <w:rPr>
                <w:del w:id="1469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03E2E190" w:rsidR="004F6583" w:rsidRPr="004F6583" w:rsidDel="00EB4CE1" w:rsidRDefault="004F6583" w:rsidP="004F6583">
            <w:pPr>
              <w:spacing w:after="0" w:line="240" w:lineRule="auto"/>
              <w:rPr>
                <w:del w:id="14697" w:author="Stefanie Lane" w:date="2022-06-23T15:12:00Z"/>
                <w:rFonts w:ascii="Arial" w:eastAsia="Times New Roman" w:hAnsi="Arial" w:cs="Arial"/>
                <w:i/>
                <w:iCs/>
                <w:sz w:val="20"/>
                <w:szCs w:val="20"/>
              </w:rPr>
            </w:pPr>
            <w:del w:id="14698" w:author="Stefanie Lane" w:date="2022-06-23T15:12:00Z">
              <w:r w:rsidRPr="004F6583" w:rsidDel="00EB4CE1">
                <w:rPr>
                  <w:rFonts w:ascii="Arial" w:eastAsia="Times New Roman" w:hAnsi="Arial" w:cs="Arial"/>
                  <w:i/>
                  <w:iCs/>
                  <w:sz w:val="20"/>
                  <w:szCs w:val="20"/>
                </w:rPr>
                <w:delText>Rumex occidentalis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31F3F1C2" w:rsidR="004F6583" w:rsidRPr="004F6583" w:rsidDel="00EB4CE1" w:rsidRDefault="004F6583" w:rsidP="004F6583">
            <w:pPr>
              <w:spacing w:after="0" w:line="240" w:lineRule="auto"/>
              <w:jc w:val="center"/>
              <w:rPr>
                <w:del w:id="14699" w:author="Stefanie Lane" w:date="2022-06-23T15:12:00Z"/>
                <w:rFonts w:ascii="Calibri" w:eastAsia="Times New Roman" w:hAnsi="Calibri" w:cs="Calibri"/>
                <w:color w:val="000000"/>
              </w:rPr>
            </w:pPr>
            <w:del w:id="14700" w:author="Stefanie Lane" w:date="2022-06-23T15:12:00Z">
              <w:r w:rsidRPr="004F6583" w:rsidDel="00EB4CE1">
                <w:rPr>
                  <w:rFonts w:ascii="Calibri" w:eastAsia="Times New Roman" w:hAnsi="Calibri" w:cs="Calibri"/>
                  <w:color w:val="000000"/>
                </w:rPr>
                <w:delText>0.12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68E6BE7" w:rsidR="004F6583" w:rsidRPr="004F6583" w:rsidDel="00EB4CE1" w:rsidRDefault="004F6583" w:rsidP="004F6583">
            <w:pPr>
              <w:spacing w:after="0" w:line="240" w:lineRule="auto"/>
              <w:jc w:val="center"/>
              <w:rPr>
                <w:del w:id="14701" w:author="Stefanie Lane" w:date="2022-06-23T15:12:00Z"/>
                <w:rFonts w:ascii="Calibri" w:eastAsia="Times New Roman" w:hAnsi="Calibri" w:cs="Calibri"/>
                <w:color w:val="000000"/>
              </w:rPr>
            </w:pPr>
            <w:del w:id="14702"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50CE613F" w:rsidR="004F6583" w:rsidRPr="004F6583" w:rsidDel="00EB4CE1" w:rsidRDefault="004F6583" w:rsidP="004F6583">
            <w:pPr>
              <w:spacing w:after="0" w:line="240" w:lineRule="auto"/>
              <w:jc w:val="center"/>
              <w:rPr>
                <w:del w:id="14703" w:author="Stefanie Lane" w:date="2022-06-23T15:12:00Z"/>
                <w:rFonts w:ascii="Calibri" w:eastAsia="Times New Roman" w:hAnsi="Calibri" w:cs="Calibri"/>
                <w:color w:val="000000"/>
              </w:rPr>
            </w:pPr>
            <w:del w:id="14704"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12B6A93A" w14:textId="7126ADC1" w:rsidR="004F6583" w:rsidRPr="004F6583" w:rsidDel="00EB4CE1" w:rsidRDefault="004F6583" w:rsidP="004F6583">
            <w:pPr>
              <w:spacing w:after="0" w:line="240" w:lineRule="auto"/>
              <w:jc w:val="center"/>
              <w:rPr>
                <w:del w:id="14705" w:author="Stefanie Lane" w:date="2022-06-23T15:12:00Z"/>
                <w:rFonts w:ascii="Calibri" w:eastAsia="Times New Roman" w:hAnsi="Calibri" w:cs="Calibri"/>
                <w:color w:val="000000"/>
              </w:rPr>
            </w:pPr>
            <w:del w:id="14706"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98EC4F8" w14:textId="663A82CD" w:rsidTr="004F6583">
        <w:trPr>
          <w:trHeight w:val="290"/>
          <w:del w:id="14707" w:author="Stefanie Lane" w:date="2022-06-23T15:12:00Z"/>
        </w:trPr>
        <w:tc>
          <w:tcPr>
            <w:tcW w:w="1700" w:type="dxa"/>
            <w:vMerge/>
            <w:tcBorders>
              <w:top w:val="nil"/>
              <w:left w:val="nil"/>
              <w:bottom w:val="single" w:sz="4" w:space="0" w:color="000000"/>
              <w:right w:val="nil"/>
            </w:tcBorders>
            <w:vAlign w:val="center"/>
            <w:hideMark/>
          </w:tcPr>
          <w:p w14:paraId="40E65D6E" w14:textId="2A334905" w:rsidR="004F6583" w:rsidRPr="004F6583" w:rsidDel="00EB4CE1" w:rsidRDefault="004F6583" w:rsidP="004F6583">
            <w:pPr>
              <w:spacing w:after="0" w:line="240" w:lineRule="auto"/>
              <w:rPr>
                <w:del w:id="1470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0C850CD3" w:rsidR="004F6583" w:rsidRPr="004F6583" w:rsidDel="00EB4CE1" w:rsidRDefault="004F6583" w:rsidP="004F6583">
            <w:pPr>
              <w:spacing w:after="0" w:line="240" w:lineRule="auto"/>
              <w:rPr>
                <w:del w:id="14709" w:author="Stefanie Lane" w:date="2022-06-23T15:12:00Z"/>
                <w:rFonts w:ascii="Arial" w:eastAsia="Times New Roman" w:hAnsi="Arial" w:cs="Arial"/>
                <w:i/>
                <w:iCs/>
                <w:sz w:val="20"/>
                <w:szCs w:val="20"/>
              </w:rPr>
            </w:pPr>
            <w:del w:id="14710" w:author="Stefanie Lane" w:date="2022-06-23T15:12:00Z">
              <w:r w:rsidRPr="004F6583" w:rsidDel="00EB4CE1">
                <w:rPr>
                  <w:rFonts w:ascii="Arial" w:eastAsia="Times New Roman" w:hAnsi="Arial" w:cs="Arial"/>
                  <w:i/>
                  <w:iCs/>
                  <w:sz w:val="20"/>
                  <w:szCs w:val="20"/>
                </w:rPr>
                <w:delText>Sagittaria latifolia</w:delText>
              </w:r>
            </w:del>
          </w:p>
        </w:tc>
        <w:tc>
          <w:tcPr>
            <w:tcW w:w="960" w:type="dxa"/>
            <w:tcBorders>
              <w:top w:val="nil"/>
              <w:left w:val="nil"/>
              <w:bottom w:val="nil"/>
              <w:right w:val="nil"/>
            </w:tcBorders>
            <w:shd w:val="clear" w:color="auto" w:fill="auto"/>
            <w:noWrap/>
            <w:vAlign w:val="bottom"/>
            <w:hideMark/>
          </w:tcPr>
          <w:p w14:paraId="393BB8AE" w14:textId="6749C37B" w:rsidR="004F6583" w:rsidRPr="004F6583" w:rsidDel="00EB4CE1" w:rsidRDefault="004F6583" w:rsidP="004F6583">
            <w:pPr>
              <w:spacing w:after="0" w:line="240" w:lineRule="auto"/>
              <w:jc w:val="center"/>
              <w:rPr>
                <w:del w:id="14711" w:author="Stefanie Lane" w:date="2022-06-23T15:12:00Z"/>
                <w:rFonts w:ascii="Calibri" w:eastAsia="Times New Roman" w:hAnsi="Calibri" w:cs="Calibri"/>
                <w:color w:val="000000"/>
              </w:rPr>
            </w:pPr>
            <w:del w:id="14712" w:author="Stefanie Lane" w:date="2022-06-23T15:12:00Z">
              <w:r w:rsidRPr="004F6583" w:rsidDel="00EB4CE1">
                <w:rPr>
                  <w:rFonts w:ascii="Calibri" w:eastAsia="Times New Roman" w:hAnsi="Calibri" w:cs="Calibri"/>
                  <w:color w:val="000000"/>
                </w:rPr>
                <w:delText>0.41</w:delText>
              </w:r>
            </w:del>
          </w:p>
        </w:tc>
        <w:tc>
          <w:tcPr>
            <w:tcW w:w="960" w:type="dxa"/>
            <w:tcBorders>
              <w:top w:val="nil"/>
              <w:left w:val="nil"/>
              <w:bottom w:val="nil"/>
              <w:right w:val="nil"/>
            </w:tcBorders>
            <w:shd w:val="clear" w:color="auto" w:fill="auto"/>
            <w:noWrap/>
            <w:vAlign w:val="bottom"/>
            <w:hideMark/>
          </w:tcPr>
          <w:p w14:paraId="4328C80C" w14:textId="13DD34CE" w:rsidR="004F6583" w:rsidRPr="004F6583" w:rsidDel="00EB4CE1" w:rsidRDefault="004F6583" w:rsidP="004F6583">
            <w:pPr>
              <w:spacing w:after="0" w:line="240" w:lineRule="auto"/>
              <w:jc w:val="center"/>
              <w:rPr>
                <w:del w:id="14713" w:author="Stefanie Lane" w:date="2022-06-23T15:12:00Z"/>
                <w:rFonts w:ascii="Calibri" w:eastAsia="Times New Roman" w:hAnsi="Calibri" w:cs="Calibri"/>
                <w:color w:val="000000"/>
              </w:rPr>
            </w:pPr>
            <w:del w:id="14714"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0E8F503A" w14:textId="283F84A0" w:rsidR="004F6583" w:rsidRPr="004F6583" w:rsidDel="00EB4CE1" w:rsidRDefault="004F6583" w:rsidP="004F6583">
            <w:pPr>
              <w:spacing w:after="0" w:line="240" w:lineRule="auto"/>
              <w:jc w:val="center"/>
              <w:rPr>
                <w:del w:id="14715" w:author="Stefanie Lane" w:date="2022-06-23T15:12:00Z"/>
                <w:rFonts w:ascii="Calibri" w:eastAsia="Times New Roman" w:hAnsi="Calibri" w:cs="Calibri"/>
                <w:color w:val="000000"/>
              </w:rPr>
            </w:pPr>
            <w:del w:id="14716"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2B0568B6" w14:textId="27CFB409" w:rsidR="004F6583" w:rsidRPr="004F6583" w:rsidDel="00EB4CE1" w:rsidRDefault="004F6583" w:rsidP="004F6583">
            <w:pPr>
              <w:spacing w:after="0" w:line="240" w:lineRule="auto"/>
              <w:jc w:val="center"/>
              <w:rPr>
                <w:del w:id="14717" w:author="Stefanie Lane" w:date="2022-06-23T15:12:00Z"/>
                <w:rFonts w:ascii="Calibri" w:eastAsia="Times New Roman" w:hAnsi="Calibri" w:cs="Calibri"/>
                <w:color w:val="000000"/>
              </w:rPr>
            </w:pPr>
            <w:del w:id="14718"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06255C91" w14:textId="4F96AB0F" w:rsidTr="004F6583">
        <w:trPr>
          <w:trHeight w:val="290"/>
          <w:del w:id="14719" w:author="Stefanie Lane" w:date="2022-06-23T15:12:00Z"/>
        </w:trPr>
        <w:tc>
          <w:tcPr>
            <w:tcW w:w="1700" w:type="dxa"/>
            <w:vMerge/>
            <w:tcBorders>
              <w:top w:val="nil"/>
              <w:left w:val="nil"/>
              <w:bottom w:val="single" w:sz="4" w:space="0" w:color="000000"/>
              <w:right w:val="nil"/>
            </w:tcBorders>
            <w:vAlign w:val="center"/>
            <w:hideMark/>
          </w:tcPr>
          <w:p w14:paraId="45271012" w14:textId="6DB8E1E3" w:rsidR="004F6583" w:rsidRPr="004F6583" w:rsidDel="00EB4CE1" w:rsidRDefault="004F6583" w:rsidP="004F6583">
            <w:pPr>
              <w:spacing w:after="0" w:line="240" w:lineRule="auto"/>
              <w:rPr>
                <w:del w:id="1472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68BEC57D" w:rsidR="004F6583" w:rsidRPr="004F6583" w:rsidDel="00EB4CE1" w:rsidRDefault="004F6583" w:rsidP="004F6583">
            <w:pPr>
              <w:spacing w:after="0" w:line="240" w:lineRule="auto"/>
              <w:rPr>
                <w:del w:id="14721" w:author="Stefanie Lane" w:date="2022-06-23T15:12:00Z"/>
                <w:rFonts w:ascii="Arial" w:eastAsia="Times New Roman" w:hAnsi="Arial" w:cs="Arial"/>
                <w:i/>
                <w:iCs/>
                <w:sz w:val="20"/>
                <w:szCs w:val="20"/>
              </w:rPr>
            </w:pPr>
            <w:del w:id="14722" w:author="Stefanie Lane" w:date="2022-06-23T15:12:00Z">
              <w:r w:rsidRPr="004F6583" w:rsidDel="00EB4CE1">
                <w:rPr>
                  <w:rFonts w:ascii="Arial" w:eastAsia="Times New Roman" w:hAnsi="Arial" w:cs="Arial"/>
                  <w:i/>
                  <w:iCs/>
                  <w:sz w:val="20"/>
                  <w:szCs w:val="20"/>
                </w:rPr>
                <w:delText>Schoenoplectus tabernaemontani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9AB2858" w:rsidR="004F6583" w:rsidRPr="004F6583" w:rsidDel="00EB4CE1" w:rsidRDefault="004F6583" w:rsidP="004F6583">
            <w:pPr>
              <w:spacing w:after="0" w:line="240" w:lineRule="auto"/>
              <w:jc w:val="center"/>
              <w:rPr>
                <w:del w:id="14723" w:author="Stefanie Lane" w:date="2022-06-23T15:12:00Z"/>
                <w:rFonts w:ascii="Calibri" w:eastAsia="Times New Roman" w:hAnsi="Calibri" w:cs="Calibri"/>
                <w:color w:val="000000"/>
              </w:rPr>
            </w:pPr>
            <w:del w:id="14724" w:author="Stefanie Lane" w:date="2022-06-23T15:12:00Z">
              <w:r w:rsidRPr="004F6583" w:rsidDel="00EB4CE1">
                <w:rPr>
                  <w:rFonts w:ascii="Calibri" w:eastAsia="Times New Roman" w:hAnsi="Calibri" w:cs="Calibri"/>
                  <w:color w:val="000000"/>
                </w:rPr>
                <w:delText>0.71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3637B34D" w:rsidR="004F6583" w:rsidRPr="004F6583" w:rsidDel="00EB4CE1" w:rsidRDefault="004F6583" w:rsidP="004F6583">
            <w:pPr>
              <w:spacing w:after="0" w:line="240" w:lineRule="auto"/>
              <w:jc w:val="center"/>
              <w:rPr>
                <w:del w:id="14725" w:author="Stefanie Lane" w:date="2022-06-23T15:12:00Z"/>
                <w:rFonts w:ascii="Calibri" w:eastAsia="Times New Roman" w:hAnsi="Calibri" w:cs="Calibri"/>
                <w:color w:val="000000"/>
              </w:rPr>
            </w:pPr>
            <w:del w:id="14726"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11E66A37" w:rsidR="004F6583" w:rsidRPr="004F6583" w:rsidDel="00EB4CE1" w:rsidRDefault="004F6583" w:rsidP="004F6583">
            <w:pPr>
              <w:spacing w:after="0" w:line="240" w:lineRule="auto"/>
              <w:jc w:val="center"/>
              <w:rPr>
                <w:del w:id="14727" w:author="Stefanie Lane" w:date="2022-06-23T15:12:00Z"/>
                <w:rFonts w:ascii="Calibri" w:eastAsia="Times New Roman" w:hAnsi="Calibri" w:cs="Calibri"/>
                <w:color w:val="000000"/>
              </w:rPr>
            </w:pPr>
            <w:del w:id="14728"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6EAD370A" w14:textId="4F858045" w:rsidR="004F6583" w:rsidRPr="004F6583" w:rsidDel="00EB4CE1" w:rsidRDefault="004F6583" w:rsidP="004F6583">
            <w:pPr>
              <w:spacing w:after="0" w:line="240" w:lineRule="auto"/>
              <w:jc w:val="center"/>
              <w:rPr>
                <w:del w:id="14729" w:author="Stefanie Lane" w:date="2022-06-23T15:12:00Z"/>
                <w:rFonts w:ascii="Calibri" w:eastAsia="Times New Roman" w:hAnsi="Calibri" w:cs="Calibri"/>
                <w:color w:val="000000"/>
              </w:rPr>
            </w:pPr>
            <w:del w:id="14730" w:author="Stefanie Lane" w:date="2022-06-23T15:12:00Z">
              <w:r w:rsidRPr="004F6583" w:rsidDel="00EB4CE1">
                <w:rPr>
                  <w:rFonts w:ascii="Calibri" w:eastAsia="Times New Roman" w:hAnsi="Calibri" w:cs="Calibri"/>
                  <w:color w:val="000000"/>
                </w:rPr>
                <w:delText>-89.29</w:delText>
              </w:r>
            </w:del>
          </w:p>
        </w:tc>
      </w:tr>
      <w:tr w:rsidR="004F6583" w:rsidRPr="004F6583" w:rsidDel="00EB4CE1" w14:paraId="2343262F" w14:textId="25B638D8" w:rsidTr="004F6583">
        <w:trPr>
          <w:trHeight w:val="290"/>
          <w:del w:id="14731" w:author="Stefanie Lane" w:date="2022-06-23T15:12:00Z"/>
        </w:trPr>
        <w:tc>
          <w:tcPr>
            <w:tcW w:w="1700" w:type="dxa"/>
            <w:vMerge/>
            <w:tcBorders>
              <w:top w:val="nil"/>
              <w:left w:val="nil"/>
              <w:bottom w:val="single" w:sz="4" w:space="0" w:color="000000"/>
              <w:right w:val="nil"/>
            </w:tcBorders>
            <w:vAlign w:val="center"/>
            <w:hideMark/>
          </w:tcPr>
          <w:p w14:paraId="625CE9BC" w14:textId="622D500A" w:rsidR="004F6583" w:rsidRPr="004F6583" w:rsidDel="00EB4CE1" w:rsidRDefault="004F6583" w:rsidP="004F6583">
            <w:pPr>
              <w:spacing w:after="0" w:line="240" w:lineRule="auto"/>
              <w:rPr>
                <w:del w:id="1473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F64778E" w:rsidR="004F6583" w:rsidRPr="004F6583" w:rsidDel="00EB4CE1" w:rsidRDefault="004F6583" w:rsidP="004F6583">
            <w:pPr>
              <w:spacing w:after="0" w:line="240" w:lineRule="auto"/>
              <w:rPr>
                <w:del w:id="14733" w:author="Stefanie Lane" w:date="2022-06-23T15:12:00Z"/>
                <w:rFonts w:ascii="Arial" w:eastAsia="Times New Roman" w:hAnsi="Arial" w:cs="Arial"/>
                <w:i/>
                <w:iCs/>
                <w:sz w:val="20"/>
                <w:szCs w:val="20"/>
              </w:rPr>
            </w:pPr>
            <w:del w:id="14734" w:author="Stefanie Lane" w:date="2022-06-23T15:12:00Z">
              <w:r w:rsidRPr="004F6583" w:rsidDel="00EB4CE1">
                <w:rPr>
                  <w:rFonts w:ascii="Arial" w:eastAsia="Times New Roman" w:hAnsi="Arial" w:cs="Arial"/>
                  <w:i/>
                  <w:iCs/>
                  <w:sz w:val="20"/>
                  <w:szCs w:val="20"/>
                </w:rPr>
                <w:delText>Festuca arundinacea</w:delText>
              </w:r>
            </w:del>
          </w:p>
        </w:tc>
        <w:tc>
          <w:tcPr>
            <w:tcW w:w="960" w:type="dxa"/>
            <w:tcBorders>
              <w:top w:val="nil"/>
              <w:left w:val="nil"/>
              <w:bottom w:val="nil"/>
              <w:right w:val="nil"/>
            </w:tcBorders>
            <w:shd w:val="clear" w:color="auto" w:fill="auto"/>
            <w:noWrap/>
            <w:vAlign w:val="bottom"/>
            <w:hideMark/>
          </w:tcPr>
          <w:p w14:paraId="3D19A9C1" w14:textId="4C4B8051" w:rsidR="004F6583" w:rsidRPr="004F6583" w:rsidDel="00EB4CE1" w:rsidRDefault="004F6583" w:rsidP="004F6583">
            <w:pPr>
              <w:spacing w:after="0" w:line="240" w:lineRule="auto"/>
              <w:jc w:val="center"/>
              <w:rPr>
                <w:del w:id="14735" w:author="Stefanie Lane" w:date="2022-06-23T15:12:00Z"/>
                <w:rFonts w:ascii="Calibri" w:eastAsia="Times New Roman" w:hAnsi="Calibri" w:cs="Calibri"/>
                <w:color w:val="000000"/>
              </w:rPr>
            </w:pPr>
            <w:del w:id="14736"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1C92208A" w14:textId="0786757A" w:rsidR="004F6583" w:rsidRPr="004F6583" w:rsidDel="00EB4CE1" w:rsidRDefault="004F6583" w:rsidP="004F6583">
            <w:pPr>
              <w:spacing w:after="0" w:line="240" w:lineRule="auto"/>
              <w:jc w:val="center"/>
              <w:rPr>
                <w:del w:id="14737" w:author="Stefanie Lane" w:date="2022-06-23T15:12:00Z"/>
                <w:rFonts w:ascii="Calibri" w:eastAsia="Times New Roman" w:hAnsi="Calibri" w:cs="Calibri"/>
                <w:color w:val="000000"/>
              </w:rPr>
            </w:pPr>
            <w:del w:id="14738" w:author="Stefanie Lane" w:date="2022-06-23T15:12:00Z">
              <w:r w:rsidRPr="004F6583" w:rsidDel="00EB4CE1">
                <w:rPr>
                  <w:rFonts w:ascii="Calibri" w:eastAsia="Times New Roman" w:hAnsi="Calibri" w:cs="Calibri"/>
                  <w:color w:val="000000"/>
                </w:rPr>
                <w:delText>0.10</w:delText>
              </w:r>
            </w:del>
          </w:p>
        </w:tc>
        <w:tc>
          <w:tcPr>
            <w:tcW w:w="960" w:type="dxa"/>
            <w:tcBorders>
              <w:top w:val="nil"/>
              <w:left w:val="nil"/>
              <w:bottom w:val="nil"/>
              <w:right w:val="nil"/>
            </w:tcBorders>
            <w:shd w:val="clear" w:color="auto" w:fill="auto"/>
            <w:noWrap/>
            <w:vAlign w:val="bottom"/>
            <w:hideMark/>
          </w:tcPr>
          <w:p w14:paraId="2CF7164A" w14:textId="4C5578D3" w:rsidR="004F6583" w:rsidRPr="004F6583" w:rsidDel="00EB4CE1" w:rsidRDefault="004F6583" w:rsidP="004F6583">
            <w:pPr>
              <w:spacing w:after="0" w:line="240" w:lineRule="auto"/>
              <w:jc w:val="center"/>
              <w:rPr>
                <w:del w:id="14739" w:author="Stefanie Lane" w:date="2022-06-23T15:12:00Z"/>
                <w:rFonts w:ascii="Calibri" w:eastAsia="Times New Roman" w:hAnsi="Calibri" w:cs="Calibri"/>
                <w:color w:val="000000"/>
              </w:rPr>
            </w:pPr>
            <w:del w:id="14740" w:author="Stefanie Lane" w:date="2022-06-23T15:12:00Z">
              <w:r w:rsidRPr="004F6583" w:rsidDel="00EB4CE1">
                <w:rPr>
                  <w:rFonts w:ascii="Calibri" w:eastAsia="Times New Roman" w:hAnsi="Calibri" w:cs="Calibri"/>
                  <w:color w:val="000000"/>
                </w:rPr>
                <w:delText>0.18</w:delText>
              </w:r>
            </w:del>
          </w:p>
        </w:tc>
        <w:tc>
          <w:tcPr>
            <w:tcW w:w="1760" w:type="dxa"/>
            <w:tcBorders>
              <w:top w:val="nil"/>
              <w:left w:val="nil"/>
              <w:bottom w:val="single" w:sz="4" w:space="0" w:color="auto"/>
              <w:right w:val="nil"/>
            </w:tcBorders>
            <w:shd w:val="clear" w:color="auto" w:fill="auto"/>
            <w:noWrap/>
            <w:vAlign w:val="bottom"/>
            <w:hideMark/>
          </w:tcPr>
          <w:p w14:paraId="1E1EEBA7" w14:textId="060916A4" w:rsidR="004F6583" w:rsidRPr="004F6583" w:rsidDel="00EB4CE1" w:rsidRDefault="004F6583" w:rsidP="004F6583">
            <w:pPr>
              <w:spacing w:after="0" w:line="240" w:lineRule="auto"/>
              <w:jc w:val="center"/>
              <w:rPr>
                <w:del w:id="14741" w:author="Stefanie Lane" w:date="2022-06-23T15:12:00Z"/>
                <w:rFonts w:ascii="Calibri" w:eastAsia="Times New Roman" w:hAnsi="Calibri" w:cs="Calibri"/>
                <w:color w:val="000000"/>
              </w:rPr>
            </w:pPr>
            <w:del w:id="14742"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7DF3D18A" w14:textId="2B381D76" w:rsidTr="004F6583">
        <w:trPr>
          <w:trHeight w:val="290"/>
          <w:del w:id="14743" w:author="Stefanie Lane" w:date="2022-06-23T15:12:00Z"/>
        </w:trPr>
        <w:tc>
          <w:tcPr>
            <w:tcW w:w="1700" w:type="dxa"/>
            <w:vMerge/>
            <w:tcBorders>
              <w:top w:val="nil"/>
              <w:left w:val="nil"/>
              <w:bottom w:val="single" w:sz="4" w:space="0" w:color="000000"/>
              <w:right w:val="nil"/>
            </w:tcBorders>
            <w:vAlign w:val="center"/>
            <w:hideMark/>
          </w:tcPr>
          <w:p w14:paraId="621C9B9C" w14:textId="5AAF70D6" w:rsidR="004F6583" w:rsidRPr="004F6583" w:rsidDel="00EB4CE1" w:rsidRDefault="004F6583" w:rsidP="004F6583">
            <w:pPr>
              <w:spacing w:after="0" w:line="240" w:lineRule="auto"/>
              <w:rPr>
                <w:del w:id="1474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1788AEB1" w:rsidR="004F6583" w:rsidRPr="004F6583" w:rsidDel="00EB4CE1" w:rsidRDefault="004F6583" w:rsidP="004F6583">
            <w:pPr>
              <w:spacing w:after="0" w:line="240" w:lineRule="auto"/>
              <w:rPr>
                <w:del w:id="14745" w:author="Stefanie Lane" w:date="2022-06-23T15:12:00Z"/>
                <w:rFonts w:ascii="Arial" w:eastAsia="Times New Roman" w:hAnsi="Arial" w:cs="Arial"/>
                <w:i/>
                <w:iCs/>
                <w:sz w:val="20"/>
                <w:szCs w:val="20"/>
              </w:rPr>
            </w:pPr>
            <w:del w:id="14746" w:author="Stefanie Lane" w:date="2022-06-23T15:12:00Z">
              <w:r w:rsidRPr="004F6583" w:rsidDel="00EB4CE1">
                <w:rPr>
                  <w:rFonts w:ascii="Arial" w:eastAsia="Times New Roman" w:hAnsi="Arial" w:cs="Arial"/>
                  <w:i/>
                  <w:iCs/>
                  <w:sz w:val="20"/>
                  <w:szCs w:val="20"/>
                </w:rPr>
                <w:delText>Menyanthes trifoliata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1A273D2" w:rsidR="004F6583" w:rsidRPr="004F6583" w:rsidDel="00EB4CE1" w:rsidRDefault="004F6583" w:rsidP="004F6583">
            <w:pPr>
              <w:spacing w:after="0" w:line="240" w:lineRule="auto"/>
              <w:jc w:val="center"/>
              <w:rPr>
                <w:del w:id="14747" w:author="Stefanie Lane" w:date="2022-06-23T15:12:00Z"/>
                <w:rFonts w:ascii="Calibri" w:eastAsia="Times New Roman" w:hAnsi="Calibri" w:cs="Calibri"/>
                <w:color w:val="000000"/>
              </w:rPr>
            </w:pPr>
            <w:del w:id="14748" w:author="Stefanie Lane" w:date="2022-06-23T15:12:00Z">
              <w:r w:rsidRPr="004F6583" w:rsidDel="00EB4CE1">
                <w:rPr>
                  <w:rFonts w:ascii="Calibri" w:eastAsia="Times New Roman" w:hAnsi="Calibri" w:cs="Calibri"/>
                  <w:color w:val="000000"/>
                </w:rPr>
                <w:delText>0.32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00422FFC" w:rsidR="004F6583" w:rsidRPr="004F6583" w:rsidDel="00EB4CE1" w:rsidRDefault="004F6583" w:rsidP="004F6583">
            <w:pPr>
              <w:spacing w:after="0" w:line="240" w:lineRule="auto"/>
              <w:jc w:val="center"/>
              <w:rPr>
                <w:del w:id="14749" w:author="Stefanie Lane" w:date="2022-06-23T15:12:00Z"/>
                <w:rFonts w:ascii="Calibri" w:eastAsia="Times New Roman" w:hAnsi="Calibri" w:cs="Calibri"/>
                <w:color w:val="000000"/>
              </w:rPr>
            </w:pPr>
            <w:del w:id="14750" w:author="Stefanie Lane" w:date="2022-06-23T15:12:00Z">
              <w:r w:rsidRPr="004F6583" w:rsidDel="00EB4CE1">
                <w:rPr>
                  <w:rFonts w:ascii="Calibri" w:eastAsia="Times New Roman" w:hAnsi="Calibri" w:cs="Calibri"/>
                  <w:color w:val="000000"/>
                </w:rPr>
                <w:delText>0.68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06379138" w:rsidR="004F6583" w:rsidRPr="004F6583" w:rsidDel="00EB4CE1" w:rsidRDefault="004F6583" w:rsidP="004F6583">
            <w:pPr>
              <w:spacing w:after="0" w:line="240" w:lineRule="auto"/>
              <w:jc w:val="center"/>
              <w:rPr>
                <w:del w:id="14751" w:author="Stefanie Lane" w:date="2022-06-23T15:12:00Z"/>
                <w:rFonts w:ascii="Calibri" w:eastAsia="Times New Roman" w:hAnsi="Calibri" w:cs="Calibri"/>
                <w:color w:val="000000"/>
              </w:rPr>
            </w:pPr>
            <w:del w:id="14752" w:author="Stefanie Lane" w:date="2022-06-23T15:12:00Z">
              <w:r w:rsidRPr="004F6583" w:rsidDel="00EB4CE1">
                <w:rPr>
                  <w:rFonts w:ascii="Calibri" w:eastAsia="Times New Roman" w:hAnsi="Calibri" w:cs="Calibri"/>
                  <w:color w:val="000000"/>
                </w:rPr>
                <w:delText>0.18</w:delText>
              </w:r>
            </w:del>
          </w:p>
        </w:tc>
        <w:tc>
          <w:tcPr>
            <w:tcW w:w="1760" w:type="dxa"/>
            <w:tcBorders>
              <w:top w:val="nil"/>
              <w:left w:val="nil"/>
              <w:bottom w:val="single" w:sz="4" w:space="0" w:color="auto"/>
              <w:right w:val="nil"/>
            </w:tcBorders>
            <w:shd w:val="clear" w:color="auto" w:fill="auto"/>
            <w:noWrap/>
            <w:vAlign w:val="bottom"/>
            <w:hideMark/>
          </w:tcPr>
          <w:p w14:paraId="32AEFB84" w14:textId="1CCACD71" w:rsidR="004F6583" w:rsidRPr="004F6583" w:rsidDel="00EB4CE1" w:rsidRDefault="004F6583" w:rsidP="004F6583">
            <w:pPr>
              <w:spacing w:after="0" w:line="240" w:lineRule="auto"/>
              <w:jc w:val="center"/>
              <w:rPr>
                <w:del w:id="14753" w:author="Stefanie Lane" w:date="2022-06-23T15:12:00Z"/>
                <w:rFonts w:ascii="Calibri" w:eastAsia="Times New Roman" w:hAnsi="Calibri" w:cs="Calibri"/>
                <w:color w:val="000000"/>
              </w:rPr>
            </w:pPr>
            <w:del w:id="14754" w:author="Stefanie Lane" w:date="2022-06-23T15:12:00Z">
              <w:r w:rsidRPr="004F6583" w:rsidDel="00EB4CE1">
                <w:rPr>
                  <w:rFonts w:ascii="Calibri" w:eastAsia="Times New Roman" w:hAnsi="Calibri" w:cs="Calibri"/>
                  <w:color w:val="000000"/>
                </w:rPr>
                <w:delText>-82.14</w:delText>
              </w:r>
            </w:del>
          </w:p>
        </w:tc>
      </w:tr>
      <w:tr w:rsidR="004F6583" w:rsidRPr="004F6583" w:rsidDel="00EB4CE1" w14:paraId="437BB44A" w14:textId="1F4EE45B" w:rsidTr="004F6583">
        <w:trPr>
          <w:trHeight w:val="290"/>
          <w:del w:id="14755" w:author="Stefanie Lane" w:date="2022-06-23T15:12:00Z"/>
        </w:trPr>
        <w:tc>
          <w:tcPr>
            <w:tcW w:w="1700" w:type="dxa"/>
            <w:vMerge/>
            <w:tcBorders>
              <w:top w:val="nil"/>
              <w:left w:val="nil"/>
              <w:bottom w:val="single" w:sz="4" w:space="0" w:color="000000"/>
              <w:right w:val="nil"/>
            </w:tcBorders>
            <w:vAlign w:val="center"/>
            <w:hideMark/>
          </w:tcPr>
          <w:p w14:paraId="0DBA8C21" w14:textId="22CF0E60" w:rsidR="004F6583" w:rsidRPr="004F6583" w:rsidDel="00EB4CE1" w:rsidRDefault="004F6583" w:rsidP="004F6583">
            <w:pPr>
              <w:spacing w:after="0" w:line="240" w:lineRule="auto"/>
              <w:rPr>
                <w:del w:id="1475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C67342D" w:rsidR="004F6583" w:rsidRPr="004F6583" w:rsidDel="00EB4CE1" w:rsidRDefault="004F6583" w:rsidP="004F6583">
            <w:pPr>
              <w:spacing w:after="0" w:line="240" w:lineRule="auto"/>
              <w:rPr>
                <w:del w:id="14757" w:author="Stefanie Lane" w:date="2022-06-23T15:12:00Z"/>
                <w:rFonts w:ascii="Arial" w:eastAsia="Times New Roman" w:hAnsi="Arial" w:cs="Arial"/>
                <w:i/>
                <w:iCs/>
                <w:sz w:val="20"/>
                <w:szCs w:val="20"/>
              </w:rPr>
            </w:pPr>
            <w:del w:id="14758" w:author="Stefanie Lane" w:date="2022-06-23T15:12:00Z">
              <w:r w:rsidRPr="004F6583" w:rsidDel="00EB4CE1">
                <w:rPr>
                  <w:rFonts w:ascii="Arial" w:eastAsia="Times New Roman" w:hAnsi="Arial" w:cs="Arial"/>
                  <w:i/>
                  <w:iCs/>
                  <w:sz w:val="20"/>
                  <w:szCs w:val="20"/>
                </w:rPr>
                <w:delText>Bidens cernua</w:delText>
              </w:r>
            </w:del>
          </w:p>
        </w:tc>
        <w:tc>
          <w:tcPr>
            <w:tcW w:w="960" w:type="dxa"/>
            <w:tcBorders>
              <w:top w:val="nil"/>
              <w:left w:val="nil"/>
              <w:bottom w:val="nil"/>
              <w:right w:val="nil"/>
            </w:tcBorders>
            <w:shd w:val="clear" w:color="auto" w:fill="auto"/>
            <w:noWrap/>
            <w:vAlign w:val="bottom"/>
            <w:hideMark/>
          </w:tcPr>
          <w:p w14:paraId="035B0999" w14:textId="1E49ACDB" w:rsidR="004F6583" w:rsidRPr="004F6583" w:rsidDel="00EB4CE1" w:rsidRDefault="004F6583" w:rsidP="004F6583">
            <w:pPr>
              <w:spacing w:after="0" w:line="240" w:lineRule="auto"/>
              <w:jc w:val="center"/>
              <w:rPr>
                <w:del w:id="14759" w:author="Stefanie Lane" w:date="2022-06-23T15:12:00Z"/>
                <w:rFonts w:ascii="Calibri" w:eastAsia="Times New Roman" w:hAnsi="Calibri" w:cs="Calibri"/>
                <w:color w:val="000000"/>
              </w:rPr>
            </w:pPr>
            <w:del w:id="14760" w:author="Stefanie Lane" w:date="2022-06-23T15:12:00Z">
              <w:r w:rsidRPr="004F6583" w:rsidDel="00EB4CE1">
                <w:rPr>
                  <w:rFonts w:ascii="Calibri" w:eastAsia="Times New Roman" w:hAnsi="Calibri" w:cs="Calibri"/>
                  <w:color w:val="000000"/>
                </w:rPr>
                <w:delText>0.47</w:delText>
              </w:r>
            </w:del>
          </w:p>
        </w:tc>
        <w:tc>
          <w:tcPr>
            <w:tcW w:w="960" w:type="dxa"/>
            <w:tcBorders>
              <w:top w:val="nil"/>
              <w:left w:val="nil"/>
              <w:bottom w:val="nil"/>
              <w:right w:val="nil"/>
            </w:tcBorders>
            <w:shd w:val="clear" w:color="auto" w:fill="auto"/>
            <w:noWrap/>
            <w:vAlign w:val="bottom"/>
            <w:hideMark/>
          </w:tcPr>
          <w:p w14:paraId="568BDB1E" w14:textId="0B790B3A" w:rsidR="004F6583" w:rsidRPr="004F6583" w:rsidDel="00EB4CE1" w:rsidRDefault="004F6583" w:rsidP="004F6583">
            <w:pPr>
              <w:spacing w:after="0" w:line="240" w:lineRule="auto"/>
              <w:jc w:val="center"/>
              <w:rPr>
                <w:del w:id="14761" w:author="Stefanie Lane" w:date="2022-06-23T15:12:00Z"/>
                <w:rFonts w:ascii="Calibri" w:eastAsia="Times New Roman" w:hAnsi="Calibri" w:cs="Calibri"/>
                <w:color w:val="000000"/>
              </w:rPr>
            </w:pPr>
            <w:del w:id="14762" w:author="Stefanie Lane" w:date="2022-06-23T15:12:00Z">
              <w:r w:rsidRPr="004F6583" w:rsidDel="00EB4CE1">
                <w:rPr>
                  <w:rFonts w:ascii="Calibri" w:eastAsia="Times New Roman" w:hAnsi="Calibri" w:cs="Calibri"/>
                  <w:color w:val="000000"/>
                </w:rPr>
                <w:delText>0.13</w:delText>
              </w:r>
            </w:del>
          </w:p>
        </w:tc>
        <w:tc>
          <w:tcPr>
            <w:tcW w:w="960" w:type="dxa"/>
            <w:tcBorders>
              <w:top w:val="nil"/>
              <w:left w:val="nil"/>
              <w:bottom w:val="nil"/>
              <w:right w:val="nil"/>
            </w:tcBorders>
            <w:shd w:val="clear" w:color="auto" w:fill="auto"/>
            <w:noWrap/>
            <w:vAlign w:val="bottom"/>
            <w:hideMark/>
          </w:tcPr>
          <w:p w14:paraId="4E61F201" w14:textId="3DB0765B" w:rsidR="004F6583" w:rsidRPr="004F6583" w:rsidDel="00EB4CE1" w:rsidRDefault="004F6583" w:rsidP="004F6583">
            <w:pPr>
              <w:spacing w:after="0" w:line="240" w:lineRule="auto"/>
              <w:jc w:val="center"/>
              <w:rPr>
                <w:del w:id="14763" w:author="Stefanie Lane" w:date="2022-06-23T15:12:00Z"/>
                <w:rFonts w:ascii="Calibri" w:eastAsia="Times New Roman" w:hAnsi="Calibri" w:cs="Calibri"/>
                <w:color w:val="000000"/>
              </w:rPr>
            </w:pPr>
            <w:del w:id="14764" w:author="Stefanie Lane" w:date="2022-06-23T15:12:00Z">
              <w:r w:rsidRPr="004F6583" w:rsidDel="00EB4CE1">
                <w:rPr>
                  <w:rFonts w:ascii="Calibri" w:eastAsia="Times New Roman" w:hAnsi="Calibri" w:cs="Calibri"/>
                  <w:color w:val="000000"/>
                </w:rPr>
                <w:delText>0.21</w:delText>
              </w:r>
            </w:del>
          </w:p>
        </w:tc>
        <w:tc>
          <w:tcPr>
            <w:tcW w:w="1760" w:type="dxa"/>
            <w:tcBorders>
              <w:top w:val="nil"/>
              <w:left w:val="nil"/>
              <w:bottom w:val="single" w:sz="4" w:space="0" w:color="auto"/>
              <w:right w:val="nil"/>
            </w:tcBorders>
            <w:shd w:val="clear" w:color="auto" w:fill="auto"/>
            <w:noWrap/>
            <w:vAlign w:val="bottom"/>
            <w:hideMark/>
          </w:tcPr>
          <w:p w14:paraId="1E8DDD9E" w14:textId="35B94312" w:rsidR="004F6583" w:rsidRPr="004F6583" w:rsidDel="00EB4CE1" w:rsidRDefault="004F6583" w:rsidP="004F6583">
            <w:pPr>
              <w:spacing w:after="0" w:line="240" w:lineRule="auto"/>
              <w:jc w:val="center"/>
              <w:rPr>
                <w:del w:id="14765" w:author="Stefanie Lane" w:date="2022-06-23T15:12:00Z"/>
                <w:rFonts w:ascii="Calibri" w:eastAsia="Times New Roman" w:hAnsi="Calibri" w:cs="Calibri"/>
                <w:color w:val="000000"/>
              </w:rPr>
            </w:pPr>
            <w:del w:id="14766"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1E042118" w14:textId="4CE26B3C" w:rsidTr="004F6583">
        <w:trPr>
          <w:trHeight w:val="290"/>
          <w:del w:id="14767" w:author="Stefanie Lane" w:date="2022-06-23T15:12:00Z"/>
        </w:trPr>
        <w:tc>
          <w:tcPr>
            <w:tcW w:w="1700" w:type="dxa"/>
            <w:vMerge/>
            <w:tcBorders>
              <w:top w:val="nil"/>
              <w:left w:val="nil"/>
              <w:bottom w:val="single" w:sz="4" w:space="0" w:color="000000"/>
              <w:right w:val="nil"/>
            </w:tcBorders>
            <w:vAlign w:val="center"/>
            <w:hideMark/>
          </w:tcPr>
          <w:p w14:paraId="7BC05611" w14:textId="309B303B" w:rsidR="004F6583" w:rsidRPr="004F6583" w:rsidDel="00EB4CE1" w:rsidRDefault="004F6583" w:rsidP="004F6583">
            <w:pPr>
              <w:spacing w:after="0" w:line="240" w:lineRule="auto"/>
              <w:rPr>
                <w:del w:id="1476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4C96119D" w:rsidR="004F6583" w:rsidRPr="004F6583" w:rsidDel="00EB4CE1" w:rsidRDefault="004F6583" w:rsidP="004F6583">
            <w:pPr>
              <w:spacing w:after="0" w:line="240" w:lineRule="auto"/>
              <w:rPr>
                <w:del w:id="14769" w:author="Stefanie Lane" w:date="2022-06-23T15:12:00Z"/>
                <w:rFonts w:ascii="Arial" w:eastAsia="Times New Roman" w:hAnsi="Arial" w:cs="Arial"/>
                <w:i/>
                <w:iCs/>
                <w:sz w:val="20"/>
                <w:szCs w:val="20"/>
              </w:rPr>
            </w:pPr>
            <w:del w:id="14770" w:author="Stefanie Lane" w:date="2022-06-23T15:12:00Z">
              <w:r w:rsidRPr="004F6583" w:rsidDel="00EB4CE1">
                <w:rPr>
                  <w:rFonts w:ascii="Arial" w:eastAsia="Times New Roman" w:hAnsi="Arial" w:cs="Arial"/>
                  <w:i/>
                  <w:iCs/>
                  <w:sz w:val="20"/>
                  <w:szCs w:val="20"/>
                </w:rPr>
                <w:delText>Sidalcia hendersonii</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342E8722" w:rsidR="004F6583" w:rsidRPr="004F6583" w:rsidDel="00EB4CE1" w:rsidRDefault="004F6583" w:rsidP="004F6583">
            <w:pPr>
              <w:spacing w:after="0" w:line="240" w:lineRule="auto"/>
              <w:jc w:val="center"/>
              <w:rPr>
                <w:del w:id="14771" w:author="Stefanie Lane" w:date="2022-06-23T15:12:00Z"/>
                <w:rFonts w:ascii="Calibri" w:eastAsia="Times New Roman" w:hAnsi="Calibri" w:cs="Calibri"/>
                <w:color w:val="000000"/>
              </w:rPr>
            </w:pPr>
            <w:del w:id="14772" w:author="Stefanie Lane" w:date="2022-06-23T15:12:00Z">
              <w:r w:rsidRPr="004F6583" w:rsidDel="00EB4CE1">
                <w:rPr>
                  <w:rFonts w:ascii="Calibri" w:eastAsia="Times New Roman" w:hAnsi="Calibri" w:cs="Calibri"/>
                  <w:color w:val="000000"/>
                </w:rPr>
                <w:delText>0.09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802E7AF" w:rsidR="004F6583" w:rsidRPr="004F6583" w:rsidDel="00EB4CE1" w:rsidRDefault="004F6583" w:rsidP="004F6583">
            <w:pPr>
              <w:spacing w:after="0" w:line="240" w:lineRule="auto"/>
              <w:jc w:val="center"/>
              <w:rPr>
                <w:del w:id="14773" w:author="Stefanie Lane" w:date="2022-06-23T15:12:00Z"/>
                <w:rFonts w:ascii="Calibri" w:eastAsia="Times New Roman" w:hAnsi="Calibri" w:cs="Calibri"/>
                <w:color w:val="000000"/>
              </w:rPr>
            </w:pPr>
            <w:del w:id="14774" w:author="Stefanie Lane" w:date="2022-06-23T15:12:00Z">
              <w:r w:rsidRPr="004F6583" w:rsidDel="00EB4CE1">
                <w:rPr>
                  <w:rFonts w:ascii="Calibri" w:eastAsia="Times New Roman" w:hAnsi="Calibri" w:cs="Calibri"/>
                  <w:color w:val="000000"/>
                </w:rPr>
                <w:delText>0.10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227F1797" w:rsidR="004F6583" w:rsidRPr="004F6583" w:rsidDel="00EB4CE1" w:rsidRDefault="004F6583" w:rsidP="004F6583">
            <w:pPr>
              <w:spacing w:after="0" w:line="240" w:lineRule="auto"/>
              <w:jc w:val="center"/>
              <w:rPr>
                <w:del w:id="14775" w:author="Stefanie Lane" w:date="2022-06-23T15:12:00Z"/>
                <w:rFonts w:ascii="Calibri" w:eastAsia="Times New Roman" w:hAnsi="Calibri" w:cs="Calibri"/>
                <w:color w:val="000000"/>
              </w:rPr>
            </w:pPr>
            <w:del w:id="14776" w:author="Stefanie Lane" w:date="2022-06-23T15:12:00Z">
              <w:r w:rsidRPr="004F6583" w:rsidDel="00EB4CE1">
                <w:rPr>
                  <w:rFonts w:ascii="Calibri" w:eastAsia="Times New Roman" w:hAnsi="Calibri" w:cs="Calibri"/>
                  <w:color w:val="000000"/>
                </w:rPr>
                <w:delText>0.21</w:delText>
              </w:r>
            </w:del>
          </w:p>
        </w:tc>
        <w:tc>
          <w:tcPr>
            <w:tcW w:w="1760" w:type="dxa"/>
            <w:tcBorders>
              <w:top w:val="nil"/>
              <w:left w:val="nil"/>
              <w:bottom w:val="single" w:sz="4" w:space="0" w:color="auto"/>
              <w:right w:val="nil"/>
            </w:tcBorders>
            <w:shd w:val="clear" w:color="auto" w:fill="auto"/>
            <w:noWrap/>
            <w:vAlign w:val="bottom"/>
            <w:hideMark/>
          </w:tcPr>
          <w:p w14:paraId="5290F497" w14:textId="00B8CECE" w:rsidR="004F6583" w:rsidRPr="004F6583" w:rsidDel="00EB4CE1" w:rsidRDefault="004F6583" w:rsidP="004F6583">
            <w:pPr>
              <w:spacing w:after="0" w:line="240" w:lineRule="auto"/>
              <w:jc w:val="center"/>
              <w:rPr>
                <w:del w:id="14777" w:author="Stefanie Lane" w:date="2022-06-23T15:12:00Z"/>
                <w:rFonts w:ascii="Calibri" w:eastAsia="Times New Roman" w:hAnsi="Calibri" w:cs="Calibri"/>
                <w:color w:val="000000"/>
              </w:rPr>
            </w:pPr>
            <w:del w:id="14778" w:author="Stefanie Lane" w:date="2022-06-23T15:12:00Z">
              <w:r w:rsidRPr="004F6583" w:rsidDel="00EB4CE1">
                <w:rPr>
                  <w:rFonts w:ascii="Calibri" w:eastAsia="Times New Roman" w:hAnsi="Calibri" w:cs="Calibri"/>
                  <w:color w:val="000000"/>
                </w:rPr>
                <w:delText>-78.57</w:delText>
              </w:r>
            </w:del>
          </w:p>
        </w:tc>
      </w:tr>
      <w:tr w:rsidR="004F6583" w:rsidRPr="004F6583" w:rsidDel="00EB4CE1" w14:paraId="52BAFD4A" w14:textId="217B2A8C" w:rsidTr="004F6583">
        <w:trPr>
          <w:trHeight w:val="290"/>
          <w:del w:id="14779" w:author="Stefanie Lane" w:date="2022-06-23T15:12:00Z"/>
        </w:trPr>
        <w:tc>
          <w:tcPr>
            <w:tcW w:w="1700" w:type="dxa"/>
            <w:vMerge/>
            <w:tcBorders>
              <w:top w:val="nil"/>
              <w:left w:val="nil"/>
              <w:bottom w:val="single" w:sz="4" w:space="0" w:color="000000"/>
              <w:right w:val="nil"/>
            </w:tcBorders>
            <w:vAlign w:val="center"/>
            <w:hideMark/>
          </w:tcPr>
          <w:p w14:paraId="1F766033" w14:textId="2538B1B2" w:rsidR="004F6583" w:rsidRPr="004F6583" w:rsidDel="00EB4CE1" w:rsidRDefault="004F6583" w:rsidP="004F6583">
            <w:pPr>
              <w:spacing w:after="0" w:line="240" w:lineRule="auto"/>
              <w:rPr>
                <w:del w:id="14780"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0B05B0E4" w:rsidR="004F6583" w:rsidRPr="004F6583" w:rsidDel="00EB4CE1" w:rsidRDefault="004F6583" w:rsidP="004F6583">
            <w:pPr>
              <w:spacing w:after="0" w:line="240" w:lineRule="auto"/>
              <w:rPr>
                <w:del w:id="14781" w:author="Stefanie Lane" w:date="2022-06-23T15:12:00Z"/>
                <w:rFonts w:ascii="Arial" w:eastAsia="Times New Roman" w:hAnsi="Arial" w:cs="Arial"/>
                <w:i/>
                <w:iCs/>
                <w:sz w:val="20"/>
                <w:szCs w:val="20"/>
              </w:rPr>
            </w:pPr>
            <w:del w:id="14782" w:author="Stefanie Lane" w:date="2022-06-23T15:12:00Z">
              <w:r w:rsidRPr="004F6583" w:rsidDel="00EB4CE1">
                <w:rPr>
                  <w:rFonts w:ascii="Arial" w:eastAsia="Times New Roman" w:hAnsi="Arial" w:cs="Arial"/>
                  <w:i/>
                  <w:iCs/>
                  <w:sz w:val="20"/>
                  <w:szCs w:val="20"/>
                </w:rPr>
                <w:delText>Salix lasiandra</w:delText>
              </w:r>
            </w:del>
          </w:p>
        </w:tc>
        <w:tc>
          <w:tcPr>
            <w:tcW w:w="960" w:type="dxa"/>
            <w:tcBorders>
              <w:top w:val="nil"/>
              <w:left w:val="nil"/>
              <w:bottom w:val="nil"/>
              <w:right w:val="nil"/>
            </w:tcBorders>
            <w:shd w:val="clear" w:color="auto" w:fill="auto"/>
            <w:noWrap/>
            <w:vAlign w:val="bottom"/>
            <w:hideMark/>
          </w:tcPr>
          <w:p w14:paraId="327CEB91" w14:textId="745FC948" w:rsidR="004F6583" w:rsidRPr="004F6583" w:rsidDel="00EB4CE1" w:rsidRDefault="004F6583" w:rsidP="004F6583">
            <w:pPr>
              <w:spacing w:after="0" w:line="240" w:lineRule="auto"/>
              <w:jc w:val="center"/>
              <w:rPr>
                <w:del w:id="14783" w:author="Stefanie Lane" w:date="2022-06-23T15:12:00Z"/>
                <w:rFonts w:ascii="Calibri" w:eastAsia="Times New Roman" w:hAnsi="Calibri" w:cs="Calibri"/>
                <w:color w:val="000000"/>
              </w:rPr>
            </w:pPr>
            <w:del w:id="14784"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7D65E7D3" w14:textId="19B9C0AD" w:rsidR="004F6583" w:rsidRPr="004F6583" w:rsidDel="00EB4CE1" w:rsidRDefault="004F6583" w:rsidP="004F6583">
            <w:pPr>
              <w:spacing w:after="0" w:line="240" w:lineRule="auto"/>
              <w:jc w:val="center"/>
              <w:rPr>
                <w:del w:id="14785" w:author="Stefanie Lane" w:date="2022-06-23T15:12:00Z"/>
                <w:rFonts w:ascii="Calibri" w:eastAsia="Times New Roman" w:hAnsi="Calibri" w:cs="Calibri"/>
                <w:color w:val="000000"/>
              </w:rPr>
            </w:pPr>
            <w:del w:id="14786"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497B74CD" w14:textId="06216785" w:rsidR="004F6583" w:rsidRPr="004F6583" w:rsidDel="00EB4CE1" w:rsidRDefault="004F6583" w:rsidP="004F6583">
            <w:pPr>
              <w:spacing w:after="0" w:line="240" w:lineRule="auto"/>
              <w:jc w:val="center"/>
              <w:rPr>
                <w:del w:id="14787" w:author="Stefanie Lane" w:date="2022-06-23T15:12:00Z"/>
                <w:rFonts w:ascii="Calibri" w:eastAsia="Times New Roman" w:hAnsi="Calibri" w:cs="Calibri"/>
                <w:color w:val="000000"/>
              </w:rPr>
            </w:pPr>
            <w:del w:id="14788" w:author="Stefanie Lane" w:date="2022-06-23T15:12:00Z">
              <w:r w:rsidRPr="004F6583" w:rsidDel="00EB4CE1">
                <w:rPr>
                  <w:rFonts w:ascii="Calibri" w:eastAsia="Times New Roman" w:hAnsi="Calibri" w:cs="Calibri"/>
                  <w:color w:val="000000"/>
                </w:rPr>
                <w:delText>0.29</w:delText>
              </w:r>
            </w:del>
          </w:p>
        </w:tc>
        <w:tc>
          <w:tcPr>
            <w:tcW w:w="1760" w:type="dxa"/>
            <w:tcBorders>
              <w:top w:val="nil"/>
              <w:left w:val="nil"/>
              <w:bottom w:val="single" w:sz="4" w:space="0" w:color="auto"/>
              <w:right w:val="nil"/>
            </w:tcBorders>
            <w:shd w:val="clear" w:color="auto" w:fill="auto"/>
            <w:noWrap/>
            <w:vAlign w:val="bottom"/>
            <w:hideMark/>
          </w:tcPr>
          <w:p w14:paraId="203CACB9" w14:textId="4A8D1569" w:rsidR="004F6583" w:rsidRPr="004F6583" w:rsidDel="00EB4CE1" w:rsidRDefault="004F6583" w:rsidP="004F6583">
            <w:pPr>
              <w:spacing w:after="0" w:line="240" w:lineRule="auto"/>
              <w:jc w:val="center"/>
              <w:rPr>
                <w:del w:id="14789" w:author="Stefanie Lane" w:date="2022-06-23T15:12:00Z"/>
                <w:rFonts w:ascii="Calibri" w:eastAsia="Times New Roman" w:hAnsi="Calibri" w:cs="Calibri"/>
                <w:color w:val="000000"/>
              </w:rPr>
            </w:pPr>
            <w:del w:id="14790" w:author="Stefanie Lane" w:date="2022-06-23T15:12:00Z">
              <w:r w:rsidRPr="004F6583" w:rsidDel="00EB4CE1">
                <w:rPr>
                  <w:rFonts w:ascii="Calibri" w:eastAsia="Times New Roman" w:hAnsi="Calibri" w:cs="Calibri"/>
                  <w:color w:val="000000"/>
                </w:rPr>
                <w:delText>-71.43</w:delText>
              </w:r>
            </w:del>
          </w:p>
        </w:tc>
      </w:tr>
      <w:tr w:rsidR="004F6583" w:rsidRPr="004F6583" w:rsidDel="00EB4CE1" w14:paraId="5321D2D4" w14:textId="4CD952D8" w:rsidTr="004F6583">
        <w:trPr>
          <w:trHeight w:val="290"/>
          <w:del w:id="14791" w:author="Stefanie Lane" w:date="2022-06-23T15:12:00Z"/>
        </w:trPr>
        <w:tc>
          <w:tcPr>
            <w:tcW w:w="1700" w:type="dxa"/>
            <w:vMerge/>
            <w:tcBorders>
              <w:top w:val="nil"/>
              <w:left w:val="nil"/>
              <w:bottom w:val="single" w:sz="4" w:space="0" w:color="000000"/>
              <w:right w:val="nil"/>
            </w:tcBorders>
            <w:vAlign w:val="center"/>
            <w:hideMark/>
          </w:tcPr>
          <w:p w14:paraId="6A93CFAE" w14:textId="0D1C08B1" w:rsidR="004F6583" w:rsidRPr="004F6583" w:rsidDel="00EB4CE1" w:rsidRDefault="004F6583" w:rsidP="004F6583">
            <w:pPr>
              <w:spacing w:after="0" w:line="240" w:lineRule="auto"/>
              <w:rPr>
                <w:del w:id="14792"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07861AE3" w:rsidR="004F6583" w:rsidRPr="004F6583" w:rsidDel="00EB4CE1" w:rsidRDefault="004F6583" w:rsidP="004F6583">
            <w:pPr>
              <w:spacing w:after="0" w:line="240" w:lineRule="auto"/>
              <w:rPr>
                <w:del w:id="14793" w:author="Stefanie Lane" w:date="2022-06-23T15:12:00Z"/>
                <w:rFonts w:ascii="Arial" w:eastAsia="Times New Roman" w:hAnsi="Arial" w:cs="Arial"/>
                <w:i/>
                <w:iCs/>
                <w:sz w:val="20"/>
                <w:szCs w:val="20"/>
              </w:rPr>
            </w:pPr>
            <w:del w:id="14794" w:author="Stefanie Lane" w:date="2022-06-23T15:12:00Z">
              <w:r w:rsidRPr="004F6583" w:rsidDel="00EB4CE1">
                <w:rPr>
                  <w:rFonts w:ascii="Arial" w:eastAsia="Times New Roman" w:hAnsi="Arial" w:cs="Arial"/>
                  <w:i/>
                  <w:iCs/>
                  <w:sz w:val="20"/>
                  <w:szCs w:val="20"/>
                </w:rPr>
                <w:delText>Eleocharis palustris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3EC22CDD" w:rsidR="004F6583" w:rsidRPr="004F6583" w:rsidDel="00EB4CE1" w:rsidRDefault="004F6583" w:rsidP="004F6583">
            <w:pPr>
              <w:spacing w:after="0" w:line="240" w:lineRule="auto"/>
              <w:jc w:val="center"/>
              <w:rPr>
                <w:del w:id="14795" w:author="Stefanie Lane" w:date="2022-06-23T15:12:00Z"/>
                <w:rFonts w:ascii="Calibri" w:eastAsia="Times New Roman" w:hAnsi="Calibri" w:cs="Calibri"/>
                <w:color w:val="000000"/>
              </w:rPr>
            </w:pPr>
            <w:del w:id="14796" w:author="Stefanie Lane" w:date="2022-06-23T15:12:00Z">
              <w:r w:rsidRPr="004F6583" w:rsidDel="00EB4CE1">
                <w:rPr>
                  <w:rFonts w:ascii="Calibri" w:eastAsia="Times New Roman" w:hAnsi="Calibri" w:cs="Calibri"/>
                  <w:color w:val="000000"/>
                </w:rPr>
                <w:delText>0.79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3A3FEF2E" w:rsidR="004F6583" w:rsidRPr="004F6583" w:rsidDel="00EB4CE1" w:rsidRDefault="004F6583" w:rsidP="004F6583">
            <w:pPr>
              <w:spacing w:after="0" w:line="240" w:lineRule="auto"/>
              <w:jc w:val="center"/>
              <w:rPr>
                <w:del w:id="14797" w:author="Stefanie Lane" w:date="2022-06-23T15:12:00Z"/>
                <w:rFonts w:ascii="Calibri" w:eastAsia="Times New Roman" w:hAnsi="Calibri" w:cs="Calibri"/>
                <w:color w:val="000000"/>
              </w:rPr>
            </w:pPr>
            <w:del w:id="14798" w:author="Stefanie Lane" w:date="2022-06-23T15:12:00Z">
              <w:r w:rsidRPr="004F6583" w:rsidDel="00EB4CE1">
                <w:rPr>
                  <w:rFonts w:ascii="Calibri" w:eastAsia="Times New Roman" w:hAnsi="Calibri" w:cs="Calibri"/>
                  <w:color w:val="000000"/>
                </w:rPr>
                <w:delText>0.35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41C789D5" w:rsidR="004F6583" w:rsidRPr="004F6583" w:rsidDel="00EB4CE1" w:rsidRDefault="004F6583" w:rsidP="004F6583">
            <w:pPr>
              <w:spacing w:after="0" w:line="240" w:lineRule="auto"/>
              <w:jc w:val="center"/>
              <w:rPr>
                <w:del w:id="14799" w:author="Stefanie Lane" w:date="2022-06-23T15:12:00Z"/>
                <w:rFonts w:ascii="Calibri" w:eastAsia="Times New Roman" w:hAnsi="Calibri" w:cs="Calibri"/>
                <w:color w:val="000000"/>
              </w:rPr>
            </w:pPr>
            <w:del w:id="14800" w:author="Stefanie Lane" w:date="2022-06-23T15:12:00Z">
              <w:r w:rsidRPr="004F6583" w:rsidDel="00EB4CE1">
                <w:rPr>
                  <w:rFonts w:ascii="Calibri" w:eastAsia="Times New Roman" w:hAnsi="Calibri" w:cs="Calibri"/>
                  <w:color w:val="000000"/>
                </w:rPr>
                <w:delText>0.39</w:delText>
              </w:r>
            </w:del>
          </w:p>
        </w:tc>
        <w:tc>
          <w:tcPr>
            <w:tcW w:w="1760" w:type="dxa"/>
            <w:tcBorders>
              <w:top w:val="nil"/>
              <w:left w:val="nil"/>
              <w:bottom w:val="single" w:sz="4" w:space="0" w:color="auto"/>
              <w:right w:val="nil"/>
            </w:tcBorders>
            <w:shd w:val="clear" w:color="auto" w:fill="auto"/>
            <w:noWrap/>
            <w:vAlign w:val="bottom"/>
            <w:hideMark/>
          </w:tcPr>
          <w:p w14:paraId="2B576747" w14:textId="1EFF8D38" w:rsidR="004F6583" w:rsidRPr="004F6583" w:rsidDel="00EB4CE1" w:rsidRDefault="004F6583" w:rsidP="004F6583">
            <w:pPr>
              <w:spacing w:after="0" w:line="240" w:lineRule="auto"/>
              <w:jc w:val="center"/>
              <w:rPr>
                <w:del w:id="14801" w:author="Stefanie Lane" w:date="2022-06-23T15:12:00Z"/>
                <w:rFonts w:ascii="Calibri" w:eastAsia="Times New Roman" w:hAnsi="Calibri" w:cs="Calibri"/>
                <w:color w:val="000000"/>
              </w:rPr>
            </w:pPr>
            <w:del w:id="14802"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12B0B013" w14:textId="09E8AD7E" w:rsidTr="004F6583">
        <w:trPr>
          <w:trHeight w:val="290"/>
          <w:del w:id="14803" w:author="Stefanie Lane" w:date="2022-06-23T15:12:00Z"/>
        </w:trPr>
        <w:tc>
          <w:tcPr>
            <w:tcW w:w="1700" w:type="dxa"/>
            <w:vMerge/>
            <w:tcBorders>
              <w:top w:val="nil"/>
              <w:left w:val="nil"/>
              <w:bottom w:val="single" w:sz="4" w:space="0" w:color="000000"/>
              <w:right w:val="nil"/>
            </w:tcBorders>
            <w:vAlign w:val="center"/>
            <w:hideMark/>
          </w:tcPr>
          <w:p w14:paraId="53A1E628" w14:textId="484BF678" w:rsidR="004F6583" w:rsidRPr="004F6583" w:rsidDel="00EB4CE1" w:rsidRDefault="004F6583" w:rsidP="004F6583">
            <w:pPr>
              <w:spacing w:after="0" w:line="240" w:lineRule="auto"/>
              <w:rPr>
                <w:del w:id="14804"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253B36CE" w:rsidR="004F6583" w:rsidRPr="004F6583" w:rsidDel="00EB4CE1" w:rsidRDefault="004F6583" w:rsidP="004F6583">
            <w:pPr>
              <w:spacing w:after="0" w:line="240" w:lineRule="auto"/>
              <w:rPr>
                <w:del w:id="14805" w:author="Stefanie Lane" w:date="2022-06-23T15:12:00Z"/>
                <w:rFonts w:ascii="Arial" w:eastAsia="Times New Roman" w:hAnsi="Arial" w:cs="Arial"/>
                <w:i/>
                <w:iCs/>
                <w:sz w:val="20"/>
                <w:szCs w:val="20"/>
              </w:rPr>
            </w:pPr>
            <w:del w:id="14806"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nil"/>
              <w:left w:val="nil"/>
              <w:bottom w:val="nil"/>
              <w:right w:val="nil"/>
            </w:tcBorders>
            <w:shd w:val="clear" w:color="auto" w:fill="auto"/>
            <w:noWrap/>
            <w:vAlign w:val="bottom"/>
            <w:hideMark/>
          </w:tcPr>
          <w:p w14:paraId="095C2BC3" w14:textId="6BB2552D" w:rsidR="004F6583" w:rsidRPr="004F6583" w:rsidDel="00EB4CE1" w:rsidRDefault="004F6583" w:rsidP="004F6583">
            <w:pPr>
              <w:spacing w:after="0" w:line="240" w:lineRule="auto"/>
              <w:jc w:val="center"/>
              <w:rPr>
                <w:del w:id="14807" w:author="Stefanie Lane" w:date="2022-06-23T15:12:00Z"/>
                <w:rFonts w:ascii="Calibri" w:eastAsia="Times New Roman" w:hAnsi="Calibri" w:cs="Calibri"/>
                <w:color w:val="000000"/>
              </w:rPr>
            </w:pPr>
            <w:del w:id="14808"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30079894" w14:textId="337A7F1B" w:rsidR="004F6583" w:rsidRPr="004F6583" w:rsidDel="00EB4CE1" w:rsidRDefault="004F6583" w:rsidP="004F6583">
            <w:pPr>
              <w:spacing w:after="0" w:line="240" w:lineRule="auto"/>
              <w:jc w:val="center"/>
              <w:rPr>
                <w:del w:id="14809" w:author="Stefanie Lane" w:date="2022-06-23T15:12:00Z"/>
                <w:rFonts w:ascii="Calibri" w:eastAsia="Times New Roman" w:hAnsi="Calibri" w:cs="Calibri"/>
                <w:color w:val="000000"/>
              </w:rPr>
            </w:pPr>
            <w:del w:id="14810"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2E753D35" w14:textId="7D6B0E0A" w:rsidR="004F6583" w:rsidRPr="004F6583" w:rsidDel="00EB4CE1" w:rsidRDefault="004F6583" w:rsidP="004F6583">
            <w:pPr>
              <w:spacing w:after="0" w:line="240" w:lineRule="auto"/>
              <w:jc w:val="center"/>
              <w:rPr>
                <w:del w:id="14811" w:author="Stefanie Lane" w:date="2022-06-23T15:12:00Z"/>
                <w:rFonts w:ascii="Calibri" w:eastAsia="Times New Roman" w:hAnsi="Calibri" w:cs="Calibri"/>
                <w:color w:val="000000"/>
              </w:rPr>
            </w:pPr>
            <w:del w:id="14812" w:author="Stefanie Lane" w:date="2022-06-23T15:12:00Z">
              <w:r w:rsidRPr="004F6583" w:rsidDel="00EB4CE1">
                <w:rPr>
                  <w:rFonts w:ascii="Calibri" w:eastAsia="Times New Roman" w:hAnsi="Calibri" w:cs="Calibri"/>
                  <w:color w:val="000000"/>
                </w:rPr>
                <w:delText>0.39</w:delText>
              </w:r>
            </w:del>
          </w:p>
        </w:tc>
        <w:tc>
          <w:tcPr>
            <w:tcW w:w="1760" w:type="dxa"/>
            <w:tcBorders>
              <w:top w:val="nil"/>
              <w:left w:val="nil"/>
              <w:bottom w:val="single" w:sz="4" w:space="0" w:color="auto"/>
              <w:right w:val="nil"/>
            </w:tcBorders>
            <w:shd w:val="clear" w:color="auto" w:fill="auto"/>
            <w:noWrap/>
            <w:vAlign w:val="bottom"/>
            <w:hideMark/>
          </w:tcPr>
          <w:p w14:paraId="62B9F31E" w14:textId="0F0690AB" w:rsidR="004F6583" w:rsidRPr="004F6583" w:rsidDel="00EB4CE1" w:rsidRDefault="004F6583" w:rsidP="004F6583">
            <w:pPr>
              <w:spacing w:after="0" w:line="240" w:lineRule="auto"/>
              <w:jc w:val="center"/>
              <w:rPr>
                <w:del w:id="14813" w:author="Stefanie Lane" w:date="2022-06-23T15:12:00Z"/>
                <w:rFonts w:ascii="Calibri" w:eastAsia="Times New Roman" w:hAnsi="Calibri" w:cs="Calibri"/>
                <w:color w:val="000000"/>
              </w:rPr>
            </w:pPr>
            <w:del w:id="14814" w:author="Stefanie Lane" w:date="2022-06-23T15:12:00Z">
              <w:r w:rsidRPr="004F6583" w:rsidDel="00EB4CE1">
                <w:rPr>
                  <w:rFonts w:ascii="Calibri" w:eastAsia="Times New Roman" w:hAnsi="Calibri" w:cs="Calibri"/>
                  <w:color w:val="000000"/>
                </w:rPr>
                <w:delText>-60.71</w:delText>
              </w:r>
            </w:del>
          </w:p>
        </w:tc>
      </w:tr>
      <w:tr w:rsidR="004F6583" w:rsidRPr="004F6583" w:rsidDel="00EB4CE1" w14:paraId="7291DC25" w14:textId="645D63B2" w:rsidTr="004F6583">
        <w:trPr>
          <w:trHeight w:val="290"/>
          <w:del w:id="14815" w:author="Stefanie Lane" w:date="2022-06-23T15:12:00Z"/>
        </w:trPr>
        <w:tc>
          <w:tcPr>
            <w:tcW w:w="1700" w:type="dxa"/>
            <w:vMerge/>
            <w:tcBorders>
              <w:top w:val="nil"/>
              <w:left w:val="nil"/>
              <w:bottom w:val="single" w:sz="4" w:space="0" w:color="000000"/>
              <w:right w:val="nil"/>
            </w:tcBorders>
            <w:vAlign w:val="center"/>
            <w:hideMark/>
          </w:tcPr>
          <w:p w14:paraId="1F5F8B24" w14:textId="3E54652F" w:rsidR="004F6583" w:rsidRPr="004F6583" w:rsidDel="00EB4CE1" w:rsidRDefault="004F6583" w:rsidP="004F6583">
            <w:pPr>
              <w:spacing w:after="0" w:line="240" w:lineRule="auto"/>
              <w:rPr>
                <w:del w:id="14816"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46BA8E92" w:rsidR="004F6583" w:rsidRPr="004F6583" w:rsidDel="00EB4CE1" w:rsidRDefault="004F6583" w:rsidP="004F6583">
            <w:pPr>
              <w:spacing w:after="0" w:line="240" w:lineRule="auto"/>
              <w:rPr>
                <w:del w:id="14817" w:author="Stefanie Lane" w:date="2022-06-23T15:12:00Z"/>
                <w:rFonts w:ascii="Arial" w:eastAsia="Times New Roman" w:hAnsi="Arial" w:cs="Arial"/>
                <w:i/>
                <w:iCs/>
                <w:sz w:val="20"/>
                <w:szCs w:val="20"/>
              </w:rPr>
            </w:pPr>
            <w:del w:id="14818" w:author="Stefanie Lane" w:date="2022-06-23T15:12:00Z">
              <w:r w:rsidRPr="004F6583" w:rsidDel="00EB4CE1">
                <w:rPr>
                  <w:rFonts w:ascii="Arial" w:eastAsia="Times New Roman" w:hAnsi="Arial" w:cs="Arial"/>
                  <w:i/>
                  <w:iCs/>
                  <w:sz w:val="20"/>
                  <w:szCs w:val="20"/>
                </w:rPr>
                <w:delText>Typha latifolia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DFC505A" w:rsidR="004F6583" w:rsidRPr="004F6583" w:rsidDel="00EB4CE1" w:rsidRDefault="004F6583" w:rsidP="004F6583">
            <w:pPr>
              <w:spacing w:after="0" w:line="240" w:lineRule="auto"/>
              <w:jc w:val="center"/>
              <w:rPr>
                <w:del w:id="14819" w:author="Stefanie Lane" w:date="2022-06-23T15:12:00Z"/>
                <w:rFonts w:ascii="Calibri" w:eastAsia="Times New Roman" w:hAnsi="Calibri" w:cs="Calibri"/>
                <w:color w:val="000000"/>
              </w:rPr>
            </w:pPr>
            <w:del w:id="14820" w:author="Stefanie Lane" w:date="2022-06-23T15:12:00Z">
              <w:r w:rsidRPr="004F6583" w:rsidDel="00EB4CE1">
                <w:rPr>
                  <w:rFonts w:ascii="Calibri" w:eastAsia="Times New Roman" w:hAnsi="Calibri" w:cs="Calibri"/>
                  <w:color w:val="000000"/>
                </w:rPr>
                <w:delText>0.59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53A37A51" w:rsidR="004F6583" w:rsidRPr="004F6583" w:rsidDel="00EB4CE1" w:rsidRDefault="004F6583" w:rsidP="004F6583">
            <w:pPr>
              <w:spacing w:after="0" w:line="240" w:lineRule="auto"/>
              <w:jc w:val="center"/>
              <w:rPr>
                <w:del w:id="14821" w:author="Stefanie Lane" w:date="2022-06-23T15:12:00Z"/>
                <w:rFonts w:ascii="Calibri" w:eastAsia="Times New Roman" w:hAnsi="Calibri" w:cs="Calibri"/>
                <w:color w:val="000000"/>
              </w:rPr>
            </w:pPr>
            <w:del w:id="14822" w:author="Stefanie Lane" w:date="2022-06-23T15:12:00Z">
              <w:r w:rsidRPr="004F6583" w:rsidDel="00EB4CE1">
                <w:rPr>
                  <w:rFonts w:ascii="Calibri" w:eastAsia="Times New Roman" w:hAnsi="Calibri" w:cs="Calibri"/>
                  <w:color w:val="000000"/>
                </w:rPr>
                <w:delText>0.35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41984560" w:rsidR="004F6583" w:rsidRPr="004F6583" w:rsidDel="00EB4CE1" w:rsidRDefault="004F6583" w:rsidP="004F6583">
            <w:pPr>
              <w:spacing w:after="0" w:line="240" w:lineRule="auto"/>
              <w:jc w:val="center"/>
              <w:rPr>
                <w:del w:id="14823" w:author="Stefanie Lane" w:date="2022-06-23T15:12:00Z"/>
                <w:rFonts w:ascii="Calibri" w:eastAsia="Times New Roman" w:hAnsi="Calibri" w:cs="Calibri"/>
                <w:color w:val="000000"/>
              </w:rPr>
            </w:pPr>
            <w:del w:id="14824" w:author="Stefanie Lane" w:date="2022-06-23T15:12:00Z">
              <w:r w:rsidRPr="004F6583" w:rsidDel="00EB4CE1">
                <w:rPr>
                  <w:rFonts w:ascii="Calibri" w:eastAsia="Times New Roman" w:hAnsi="Calibri" w:cs="Calibri"/>
                  <w:color w:val="000000"/>
                </w:rPr>
                <w:delText>0.43</w:delText>
              </w:r>
            </w:del>
          </w:p>
        </w:tc>
        <w:tc>
          <w:tcPr>
            <w:tcW w:w="1760" w:type="dxa"/>
            <w:tcBorders>
              <w:top w:val="nil"/>
              <w:left w:val="nil"/>
              <w:bottom w:val="single" w:sz="4" w:space="0" w:color="auto"/>
              <w:right w:val="nil"/>
            </w:tcBorders>
            <w:shd w:val="clear" w:color="auto" w:fill="auto"/>
            <w:noWrap/>
            <w:vAlign w:val="bottom"/>
            <w:hideMark/>
          </w:tcPr>
          <w:p w14:paraId="69B8D35F" w14:textId="09AA4673" w:rsidR="004F6583" w:rsidRPr="004F6583" w:rsidDel="00EB4CE1" w:rsidRDefault="004F6583" w:rsidP="004F6583">
            <w:pPr>
              <w:spacing w:after="0" w:line="240" w:lineRule="auto"/>
              <w:jc w:val="center"/>
              <w:rPr>
                <w:del w:id="14825" w:author="Stefanie Lane" w:date="2022-06-23T15:12:00Z"/>
                <w:rFonts w:ascii="Calibri" w:eastAsia="Times New Roman" w:hAnsi="Calibri" w:cs="Calibri"/>
                <w:color w:val="000000"/>
              </w:rPr>
            </w:pPr>
            <w:del w:id="14826" w:author="Stefanie Lane" w:date="2022-06-23T15:12:00Z">
              <w:r w:rsidRPr="004F6583" w:rsidDel="00EB4CE1">
                <w:rPr>
                  <w:rFonts w:ascii="Calibri" w:eastAsia="Times New Roman" w:hAnsi="Calibri" w:cs="Calibri"/>
                  <w:color w:val="000000"/>
                </w:rPr>
                <w:delText>-57.14</w:delText>
              </w:r>
            </w:del>
          </w:p>
        </w:tc>
      </w:tr>
      <w:tr w:rsidR="004F6583" w:rsidRPr="004F6583" w:rsidDel="00EB4CE1" w14:paraId="1AE45E18" w14:textId="301121C6" w:rsidTr="004F6583">
        <w:trPr>
          <w:trHeight w:val="290"/>
          <w:del w:id="14827" w:author="Stefanie Lane" w:date="2022-06-23T15:12:00Z"/>
        </w:trPr>
        <w:tc>
          <w:tcPr>
            <w:tcW w:w="1700" w:type="dxa"/>
            <w:vMerge/>
            <w:tcBorders>
              <w:top w:val="nil"/>
              <w:left w:val="nil"/>
              <w:bottom w:val="single" w:sz="4" w:space="0" w:color="000000"/>
              <w:right w:val="nil"/>
            </w:tcBorders>
            <w:vAlign w:val="center"/>
            <w:hideMark/>
          </w:tcPr>
          <w:p w14:paraId="60B76236" w14:textId="6DC68D29" w:rsidR="004F6583" w:rsidRPr="004F6583" w:rsidDel="00EB4CE1" w:rsidRDefault="004F6583" w:rsidP="004F6583">
            <w:pPr>
              <w:spacing w:after="0" w:line="240" w:lineRule="auto"/>
              <w:rPr>
                <w:del w:id="14828"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5225481" w:rsidR="004F6583" w:rsidRPr="004F6583" w:rsidDel="00EB4CE1" w:rsidRDefault="004F6583" w:rsidP="004F6583">
            <w:pPr>
              <w:spacing w:after="0" w:line="240" w:lineRule="auto"/>
              <w:rPr>
                <w:del w:id="14829" w:author="Stefanie Lane" w:date="2022-06-23T15:12:00Z"/>
                <w:rFonts w:ascii="Arial" w:eastAsia="Times New Roman" w:hAnsi="Arial" w:cs="Arial"/>
                <w:i/>
                <w:iCs/>
                <w:sz w:val="20"/>
                <w:szCs w:val="20"/>
              </w:rPr>
            </w:pPr>
            <w:del w:id="14830" w:author="Stefanie Lane" w:date="2022-06-23T15:12:00Z">
              <w:r w:rsidRPr="004F6583" w:rsidDel="00EB4CE1">
                <w:rPr>
                  <w:rFonts w:ascii="Arial" w:eastAsia="Times New Roman" w:hAnsi="Arial" w:cs="Arial"/>
                  <w:i/>
                  <w:iCs/>
                  <w:sz w:val="20"/>
                  <w:szCs w:val="20"/>
                </w:rPr>
                <w:delText>Lathyrus palustris</w:delText>
              </w:r>
            </w:del>
          </w:p>
        </w:tc>
        <w:tc>
          <w:tcPr>
            <w:tcW w:w="960" w:type="dxa"/>
            <w:tcBorders>
              <w:top w:val="nil"/>
              <w:left w:val="nil"/>
              <w:bottom w:val="nil"/>
              <w:right w:val="nil"/>
            </w:tcBorders>
            <w:shd w:val="clear" w:color="auto" w:fill="auto"/>
            <w:noWrap/>
            <w:vAlign w:val="bottom"/>
            <w:hideMark/>
          </w:tcPr>
          <w:p w14:paraId="03A9E192" w14:textId="4110C762" w:rsidR="004F6583" w:rsidRPr="004F6583" w:rsidDel="00EB4CE1" w:rsidRDefault="004F6583" w:rsidP="004F6583">
            <w:pPr>
              <w:spacing w:after="0" w:line="240" w:lineRule="auto"/>
              <w:jc w:val="center"/>
              <w:rPr>
                <w:del w:id="14831" w:author="Stefanie Lane" w:date="2022-06-23T15:12:00Z"/>
                <w:rFonts w:ascii="Calibri" w:eastAsia="Times New Roman" w:hAnsi="Calibri" w:cs="Calibri"/>
                <w:color w:val="000000"/>
              </w:rPr>
            </w:pPr>
            <w:del w:id="14832" w:author="Stefanie Lane" w:date="2022-06-23T15:12:00Z">
              <w:r w:rsidRPr="004F6583" w:rsidDel="00EB4CE1">
                <w:rPr>
                  <w:rFonts w:ascii="Calibri" w:eastAsia="Times New Roman" w:hAnsi="Calibri" w:cs="Calibri"/>
                  <w:color w:val="000000"/>
                </w:rPr>
                <w:delText>0.09</w:delText>
              </w:r>
            </w:del>
          </w:p>
        </w:tc>
        <w:tc>
          <w:tcPr>
            <w:tcW w:w="960" w:type="dxa"/>
            <w:tcBorders>
              <w:top w:val="nil"/>
              <w:left w:val="nil"/>
              <w:bottom w:val="nil"/>
              <w:right w:val="nil"/>
            </w:tcBorders>
            <w:shd w:val="clear" w:color="auto" w:fill="auto"/>
            <w:noWrap/>
            <w:vAlign w:val="bottom"/>
            <w:hideMark/>
          </w:tcPr>
          <w:p w14:paraId="273F49B9" w14:textId="3BBDD172" w:rsidR="004F6583" w:rsidRPr="004F6583" w:rsidDel="00EB4CE1" w:rsidRDefault="004F6583" w:rsidP="004F6583">
            <w:pPr>
              <w:spacing w:after="0" w:line="240" w:lineRule="auto"/>
              <w:jc w:val="center"/>
              <w:rPr>
                <w:del w:id="14833" w:author="Stefanie Lane" w:date="2022-06-23T15:12:00Z"/>
                <w:rFonts w:ascii="Calibri" w:eastAsia="Times New Roman" w:hAnsi="Calibri" w:cs="Calibri"/>
                <w:color w:val="000000"/>
              </w:rPr>
            </w:pPr>
            <w:del w:id="14834" w:author="Stefanie Lane" w:date="2022-06-23T15:12:00Z">
              <w:r w:rsidRPr="004F6583" w:rsidDel="00EB4CE1">
                <w:rPr>
                  <w:rFonts w:ascii="Calibri" w:eastAsia="Times New Roman" w:hAnsi="Calibri" w:cs="Calibri"/>
                  <w:color w:val="000000"/>
                </w:rPr>
                <w:delText>0.26</w:delText>
              </w:r>
            </w:del>
          </w:p>
        </w:tc>
        <w:tc>
          <w:tcPr>
            <w:tcW w:w="960" w:type="dxa"/>
            <w:tcBorders>
              <w:top w:val="nil"/>
              <w:left w:val="nil"/>
              <w:bottom w:val="nil"/>
              <w:right w:val="nil"/>
            </w:tcBorders>
            <w:shd w:val="clear" w:color="auto" w:fill="auto"/>
            <w:noWrap/>
            <w:vAlign w:val="bottom"/>
            <w:hideMark/>
          </w:tcPr>
          <w:p w14:paraId="41FC1413" w14:textId="7C18C9E4" w:rsidR="004F6583" w:rsidRPr="004F6583" w:rsidDel="00EB4CE1" w:rsidRDefault="004F6583" w:rsidP="004F6583">
            <w:pPr>
              <w:spacing w:after="0" w:line="240" w:lineRule="auto"/>
              <w:jc w:val="center"/>
              <w:rPr>
                <w:del w:id="14835" w:author="Stefanie Lane" w:date="2022-06-23T15:12:00Z"/>
                <w:rFonts w:ascii="Calibri" w:eastAsia="Times New Roman" w:hAnsi="Calibri" w:cs="Calibri"/>
                <w:color w:val="000000"/>
              </w:rPr>
            </w:pPr>
            <w:del w:id="14836" w:author="Stefanie Lane" w:date="2022-06-23T15:12:00Z">
              <w:r w:rsidRPr="004F6583" w:rsidDel="00EB4CE1">
                <w:rPr>
                  <w:rFonts w:ascii="Calibri" w:eastAsia="Times New Roman" w:hAnsi="Calibri" w:cs="Calibri"/>
                  <w:color w:val="000000"/>
                </w:rPr>
                <w:delText>0.46</w:delText>
              </w:r>
            </w:del>
          </w:p>
        </w:tc>
        <w:tc>
          <w:tcPr>
            <w:tcW w:w="1760" w:type="dxa"/>
            <w:tcBorders>
              <w:top w:val="nil"/>
              <w:left w:val="nil"/>
              <w:bottom w:val="single" w:sz="4" w:space="0" w:color="auto"/>
              <w:right w:val="nil"/>
            </w:tcBorders>
            <w:shd w:val="clear" w:color="auto" w:fill="auto"/>
            <w:noWrap/>
            <w:vAlign w:val="bottom"/>
            <w:hideMark/>
          </w:tcPr>
          <w:p w14:paraId="7E9AFCE2" w14:textId="5E063AF8" w:rsidR="004F6583" w:rsidRPr="004F6583" w:rsidDel="00EB4CE1" w:rsidRDefault="004F6583" w:rsidP="004F6583">
            <w:pPr>
              <w:spacing w:after="0" w:line="240" w:lineRule="auto"/>
              <w:jc w:val="center"/>
              <w:rPr>
                <w:del w:id="14837" w:author="Stefanie Lane" w:date="2022-06-23T15:12:00Z"/>
                <w:rFonts w:ascii="Calibri" w:eastAsia="Times New Roman" w:hAnsi="Calibri" w:cs="Calibri"/>
                <w:color w:val="000000"/>
              </w:rPr>
            </w:pPr>
            <w:del w:id="14838" w:author="Stefanie Lane" w:date="2022-06-23T15:12:00Z">
              <w:r w:rsidRPr="004F6583" w:rsidDel="00EB4CE1">
                <w:rPr>
                  <w:rFonts w:ascii="Calibri" w:eastAsia="Times New Roman" w:hAnsi="Calibri" w:cs="Calibri"/>
                  <w:color w:val="000000"/>
                </w:rPr>
                <w:delText>-53.57</w:delText>
              </w:r>
            </w:del>
          </w:p>
        </w:tc>
      </w:tr>
      <w:tr w:rsidR="004F6583" w:rsidRPr="004F6583" w:rsidDel="00EB4CE1" w14:paraId="657FDD7C" w14:textId="1F4AC5E3" w:rsidTr="004F6583">
        <w:trPr>
          <w:trHeight w:val="290"/>
          <w:del w:id="14839" w:author="Stefanie Lane" w:date="2022-06-23T15:12:00Z"/>
        </w:trPr>
        <w:tc>
          <w:tcPr>
            <w:tcW w:w="1700" w:type="dxa"/>
            <w:vMerge/>
            <w:tcBorders>
              <w:top w:val="nil"/>
              <w:left w:val="nil"/>
              <w:bottom w:val="single" w:sz="4" w:space="0" w:color="000000"/>
              <w:right w:val="nil"/>
            </w:tcBorders>
            <w:vAlign w:val="center"/>
            <w:hideMark/>
          </w:tcPr>
          <w:p w14:paraId="45FA7916" w14:textId="1C496F11" w:rsidR="004F6583" w:rsidRPr="004F6583" w:rsidDel="00EB4CE1" w:rsidRDefault="004F6583" w:rsidP="004F6583">
            <w:pPr>
              <w:spacing w:after="0" w:line="240" w:lineRule="auto"/>
              <w:rPr>
                <w:del w:id="14840"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0BBE14D" w:rsidR="004F6583" w:rsidRPr="004F6583" w:rsidDel="00EB4CE1" w:rsidRDefault="004F6583" w:rsidP="004F6583">
            <w:pPr>
              <w:spacing w:after="0" w:line="240" w:lineRule="auto"/>
              <w:rPr>
                <w:del w:id="14841" w:author="Stefanie Lane" w:date="2022-06-23T15:12:00Z"/>
                <w:rFonts w:ascii="Arial" w:eastAsia="Times New Roman" w:hAnsi="Arial" w:cs="Arial"/>
                <w:i/>
                <w:iCs/>
                <w:sz w:val="20"/>
                <w:szCs w:val="20"/>
              </w:rPr>
            </w:pPr>
            <w:del w:id="14842" w:author="Stefanie Lane" w:date="2022-06-23T15:12:00Z">
              <w:r w:rsidRPr="004F6583" w:rsidDel="00EB4CE1">
                <w:rPr>
                  <w:rFonts w:ascii="Arial" w:eastAsia="Times New Roman" w:hAnsi="Arial" w:cs="Arial"/>
                  <w:i/>
                  <w:iCs/>
                  <w:sz w:val="20"/>
                  <w:szCs w:val="20"/>
                </w:rPr>
                <w:delText>Potentilla pacifica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2BF4C1E" w:rsidR="004F6583" w:rsidRPr="004F6583" w:rsidDel="00EB4CE1" w:rsidRDefault="004F6583" w:rsidP="004F6583">
            <w:pPr>
              <w:spacing w:after="0" w:line="240" w:lineRule="auto"/>
              <w:jc w:val="center"/>
              <w:rPr>
                <w:del w:id="14843" w:author="Stefanie Lane" w:date="2022-06-23T15:12:00Z"/>
                <w:rFonts w:ascii="Calibri" w:eastAsia="Times New Roman" w:hAnsi="Calibri" w:cs="Calibri"/>
                <w:color w:val="000000"/>
              </w:rPr>
            </w:pPr>
            <w:del w:id="14844" w:author="Stefanie Lane" w:date="2022-06-23T15:12:00Z">
              <w:r w:rsidRPr="004F6583" w:rsidDel="00EB4CE1">
                <w:rPr>
                  <w:rFonts w:ascii="Calibri" w:eastAsia="Times New Roman" w:hAnsi="Calibri" w:cs="Calibri"/>
                  <w:color w:val="000000"/>
                </w:rPr>
                <w:delText>0.29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2FD8128F" w:rsidR="004F6583" w:rsidRPr="004F6583" w:rsidDel="00EB4CE1" w:rsidRDefault="004F6583" w:rsidP="004F6583">
            <w:pPr>
              <w:spacing w:after="0" w:line="240" w:lineRule="auto"/>
              <w:jc w:val="center"/>
              <w:rPr>
                <w:del w:id="14845" w:author="Stefanie Lane" w:date="2022-06-23T15:12:00Z"/>
                <w:rFonts w:ascii="Calibri" w:eastAsia="Times New Roman" w:hAnsi="Calibri" w:cs="Calibri"/>
                <w:color w:val="000000"/>
              </w:rPr>
            </w:pPr>
            <w:del w:id="14846" w:author="Stefanie Lane" w:date="2022-06-23T15:12:00Z">
              <w:r w:rsidRPr="004F6583" w:rsidDel="00EB4CE1">
                <w:rPr>
                  <w:rFonts w:ascii="Calibri" w:eastAsia="Times New Roman" w:hAnsi="Calibri" w:cs="Calibri"/>
                  <w:color w:val="000000"/>
                </w:rPr>
                <w:delText>0.74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0F4CD4F0" w:rsidR="004F6583" w:rsidRPr="004F6583" w:rsidDel="00EB4CE1" w:rsidRDefault="004F6583" w:rsidP="004F6583">
            <w:pPr>
              <w:spacing w:after="0" w:line="240" w:lineRule="auto"/>
              <w:jc w:val="center"/>
              <w:rPr>
                <w:del w:id="14847" w:author="Stefanie Lane" w:date="2022-06-23T15:12:00Z"/>
                <w:rFonts w:ascii="Calibri" w:eastAsia="Times New Roman" w:hAnsi="Calibri" w:cs="Calibri"/>
                <w:color w:val="000000"/>
              </w:rPr>
            </w:pPr>
            <w:del w:id="14848" w:author="Stefanie Lane" w:date="2022-06-23T15:12:00Z">
              <w:r w:rsidRPr="004F6583" w:rsidDel="00EB4CE1">
                <w:rPr>
                  <w:rFonts w:ascii="Calibri" w:eastAsia="Times New Roman" w:hAnsi="Calibri" w:cs="Calibri"/>
                  <w:color w:val="000000"/>
                </w:rPr>
                <w:delText>0.79</w:delText>
              </w:r>
            </w:del>
          </w:p>
        </w:tc>
        <w:tc>
          <w:tcPr>
            <w:tcW w:w="1760" w:type="dxa"/>
            <w:tcBorders>
              <w:top w:val="nil"/>
              <w:left w:val="nil"/>
              <w:bottom w:val="single" w:sz="4" w:space="0" w:color="auto"/>
              <w:right w:val="nil"/>
            </w:tcBorders>
            <w:shd w:val="clear" w:color="auto" w:fill="auto"/>
            <w:noWrap/>
            <w:vAlign w:val="bottom"/>
            <w:hideMark/>
          </w:tcPr>
          <w:p w14:paraId="66D070AF" w14:textId="1191BEA0" w:rsidR="004F6583" w:rsidRPr="004F6583" w:rsidDel="00EB4CE1" w:rsidRDefault="004F6583" w:rsidP="004F6583">
            <w:pPr>
              <w:spacing w:after="0" w:line="240" w:lineRule="auto"/>
              <w:jc w:val="center"/>
              <w:rPr>
                <w:del w:id="14849" w:author="Stefanie Lane" w:date="2022-06-23T15:12:00Z"/>
                <w:rFonts w:ascii="Calibri" w:eastAsia="Times New Roman" w:hAnsi="Calibri" w:cs="Calibri"/>
                <w:color w:val="000000"/>
              </w:rPr>
            </w:pPr>
            <w:del w:id="14850" w:author="Stefanie Lane" w:date="2022-06-23T15:12:00Z">
              <w:r w:rsidRPr="004F6583" w:rsidDel="00EB4CE1">
                <w:rPr>
                  <w:rFonts w:ascii="Calibri" w:eastAsia="Times New Roman" w:hAnsi="Calibri" w:cs="Calibri"/>
                  <w:color w:val="000000"/>
                </w:rPr>
                <w:delText>-21.43</w:delText>
              </w:r>
            </w:del>
          </w:p>
        </w:tc>
      </w:tr>
      <w:tr w:rsidR="004F6583" w:rsidRPr="004F6583" w:rsidDel="00EB4CE1" w14:paraId="59ABB394" w14:textId="7A6E4046" w:rsidTr="004F6583">
        <w:trPr>
          <w:trHeight w:val="290"/>
          <w:del w:id="14851" w:author="Stefanie Lane" w:date="2022-06-23T15:12:00Z"/>
        </w:trPr>
        <w:tc>
          <w:tcPr>
            <w:tcW w:w="1700" w:type="dxa"/>
            <w:vMerge/>
            <w:tcBorders>
              <w:top w:val="nil"/>
              <w:left w:val="nil"/>
              <w:bottom w:val="single" w:sz="4" w:space="0" w:color="000000"/>
              <w:right w:val="nil"/>
            </w:tcBorders>
            <w:vAlign w:val="center"/>
            <w:hideMark/>
          </w:tcPr>
          <w:p w14:paraId="7560DE2C" w14:textId="12964D11" w:rsidR="004F6583" w:rsidRPr="004F6583" w:rsidDel="00EB4CE1" w:rsidRDefault="004F6583" w:rsidP="004F6583">
            <w:pPr>
              <w:spacing w:after="0" w:line="240" w:lineRule="auto"/>
              <w:rPr>
                <w:del w:id="14852"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2B17301C" w:rsidR="004F6583" w:rsidRPr="004F6583" w:rsidDel="00EB4CE1" w:rsidRDefault="004F6583" w:rsidP="004F6583">
            <w:pPr>
              <w:spacing w:after="0" w:line="240" w:lineRule="auto"/>
              <w:rPr>
                <w:del w:id="14853" w:author="Stefanie Lane" w:date="2022-06-23T15:12:00Z"/>
                <w:rFonts w:ascii="Arial" w:eastAsia="Times New Roman" w:hAnsi="Arial" w:cs="Arial"/>
                <w:i/>
                <w:iCs/>
                <w:sz w:val="20"/>
                <w:szCs w:val="20"/>
              </w:rPr>
            </w:pPr>
            <w:del w:id="14854" w:author="Stefanie Lane" w:date="2022-06-23T15:12:00Z">
              <w:r w:rsidRPr="004F6583" w:rsidDel="00EB4CE1">
                <w:rPr>
                  <w:rFonts w:ascii="Arial" w:eastAsia="Times New Roman" w:hAnsi="Arial" w:cs="Arial"/>
                  <w:i/>
                  <w:iCs/>
                  <w:sz w:val="20"/>
                  <w:szCs w:val="20"/>
                </w:rPr>
                <w:delText>Impatiens capensis</w:delText>
              </w:r>
            </w:del>
          </w:p>
        </w:tc>
        <w:tc>
          <w:tcPr>
            <w:tcW w:w="960" w:type="dxa"/>
            <w:tcBorders>
              <w:top w:val="nil"/>
              <w:left w:val="nil"/>
              <w:bottom w:val="nil"/>
              <w:right w:val="nil"/>
            </w:tcBorders>
            <w:shd w:val="clear" w:color="auto" w:fill="auto"/>
            <w:noWrap/>
            <w:vAlign w:val="bottom"/>
            <w:hideMark/>
          </w:tcPr>
          <w:p w14:paraId="2671E34F" w14:textId="339D7F16" w:rsidR="004F6583" w:rsidRPr="004F6583" w:rsidDel="00EB4CE1" w:rsidRDefault="004F6583" w:rsidP="004F6583">
            <w:pPr>
              <w:spacing w:after="0" w:line="240" w:lineRule="auto"/>
              <w:jc w:val="center"/>
              <w:rPr>
                <w:del w:id="14855" w:author="Stefanie Lane" w:date="2022-06-23T15:12:00Z"/>
                <w:rFonts w:ascii="Calibri" w:eastAsia="Times New Roman" w:hAnsi="Calibri" w:cs="Calibri"/>
                <w:color w:val="000000"/>
              </w:rPr>
            </w:pPr>
            <w:del w:id="14856" w:author="Stefanie Lane" w:date="2022-06-23T15:12:00Z">
              <w:r w:rsidRPr="004F6583" w:rsidDel="00EB4CE1">
                <w:rPr>
                  <w:rFonts w:ascii="Calibri" w:eastAsia="Times New Roman" w:hAnsi="Calibri" w:cs="Calibri"/>
                  <w:color w:val="000000"/>
                </w:rPr>
                <w:delText>0.15</w:delText>
              </w:r>
            </w:del>
          </w:p>
        </w:tc>
        <w:tc>
          <w:tcPr>
            <w:tcW w:w="960" w:type="dxa"/>
            <w:tcBorders>
              <w:top w:val="nil"/>
              <w:left w:val="nil"/>
              <w:bottom w:val="nil"/>
              <w:right w:val="nil"/>
            </w:tcBorders>
            <w:shd w:val="clear" w:color="auto" w:fill="auto"/>
            <w:noWrap/>
            <w:vAlign w:val="bottom"/>
            <w:hideMark/>
          </w:tcPr>
          <w:p w14:paraId="7A2A2284" w14:textId="3C212B76" w:rsidR="004F6583" w:rsidRPr="004F6583" w:rsidDel="00EB4CE1" w:rsidRDefault="004F6583" w:rsidP="004F6583">
            <w:pPr>
              <w:spacing w:after="0" w:line="240" w:lineRule="auto"/>
              <w:jc w:val="center"/>
              <w:rPr>
                <w:del w:id="14857" w:author="Stefanie Lane" w:date="2022-06-23T15:12:00Z"/>
                <w:rFonts w:ascii="Calibri" w:eastAsia="Times New Roman" w:hAnsi="Calibri" w:cs="Calibri"/>
                <w:color w:val="000000"/>
              </w:rPr>
            </w:pPr>
            <w:del w:id="14858" w:author="Stefanie Lane" w:date="2022-06-23T15:12:00Z">
              <w:r w:rsidRPr="004F6583" w:rsidDel="00EB4CE1">
                <w:rPr>
                  <w:rFonts w:ascii="Calibri" w:eastAsia="Times New Roman" w:hAnsi="Calibri" w:cs="Calibri"/>
                  <w:color w:val="000000"/>
                </w:rPr>
                <w:delText>1.06</w:delText>
              </w:r>
            </w:del>
          </w:p>
        </w:tc>
        <w:tc>
          <w:tcPr>
            <w:tcW w:w="960" w:type="dxa"/>
            <w:tcBorders>
              <w:top w:val="nil"/>
              <w:left w:val="nil"/>
              <w:bottom w:val="nil"/>
              <w:right w:val="nil"/>
            </w:tcBorders>
            <w:shd w:val="clear" w:color="auto" w:fill="auto"/>
            <w:noWrap/>
            <w:vAlign w:val="bottom"/>
            <w:hideMark/>
          </w:tcPr>
          <w:p w14:paraId="3D7B1378" w14:textId="5F8D17BF" w:rsidR="004F6583" w:rsidRPr="004F6583" w:rsidDel="00EB4CE1" w:rsidRDefault="004F6583" w:rsidP="004F6583">
            <w:pPr>
              <w:spacing w:after="0" w:line="240" w:lineRule="auto"/>
              <w:jc w:val="center"/>
              <w:rPr>
                <w:del w:id="14859" w:author="Stefanie Lane" w:date="2022-06-23T15:12:00Z"/>
                <w:rFonts w:ascii="Calibri" w:eastAsia="Times New Roman" w:hAnsi="Calibri" w:cs="Calibri"/>
                <w:color w:val="000000"/>
              </w:rPr>
            </w:pPr>
            <w:del w:id="14860" w:author="Stefanie Lane" w:date="2022-06-23T15:12:00Z">
              <w:r w:rsidRPr="004F6583" w:rsidDel="00EB4CE1">
                <w:rPr>
                  <w:rFonts w:ascii="Calibri" w:eastAsia="Times New Roman" w:hAnsi="Calibri" w:cs="Calibri"/>
                  <w:color w:val="000000"/>
                </w:rPr>
                <w:delText>0.86</w:delText>
              </w:r>
            </w:del>
          </w:p>
        </w:tc>
        <w:tc>
          <w:tcPr>
            <w:tcW w:w="1760" w:type="dxa"/>
            <w:tcBorders>
              <w:top w:val="nil"/>
              <w:left w:val="nil"/>
              <w:bottom w:val="single" w:sz="4" w:space="0" w:color="auto"/>
              <w:right w:val="nil"/>
            </w:tcBorders>
            <w:shd w:val="clear" w:color="auto" w:fill="auto"/>
            <w:noWrap/>
            <w:vAlign w:val="bottom"/>
            <w:hideMark/>
          </w:tcPr>
          <w:p w14:paraId="35A6C3A0" w14:textId="42D4D7F9" w:rsidR="004F6583" w:rsidRPr="004F6583" w:rsidDel="00EB4CE1" w:rsidRDefault="004F6583" w:rsidP="004F6583">
            <w:pPr>
              <w:spacing w:after="0" w:line="240" w:lineRule="auto"/>
              <w:jc w:val="center"/>
              <w:rPr>
                <w:del w:id="14861" w:author="Stefanie Lane" w:date="2022-06-23T15:12:00Z"/>
                <w:rFonts w:ascii="Calibri" w:eastAsia="Times New Roman" w:hAnsi="Calibri" w:cs="Calibri"/>
                <w:color w:val="000000"/>
              </w:rPr>
            </w:pPr>
            <w:del w:id="14862" w:author="Stefanie Lane" w:date="2022-06-23T15:12:00Z">
              <w:r w:rsidRPr="004F6583" w:rsidDel="00EB4CE1">
                <w:rPr>
                  <w:rFonts w:ascii="Calibri" w:eastAsia="Times New Roman" w:hAnsi="Calibri" w:cs="Calibri"/>
                  <w:color w:val="000000"/>
                </w:rPr>
                <w:delText>-14.29</w:delText>
              </w:r>
            </w:del>
          </w:p>
        </w:tc>
      </w:tr>
      <w:tr w:rsidR="004F6583" w:rsidRPr="004F6583" w:rsidDel="00EB4CE1" w14:paraId="71521AD2" w14:textId="684B2911" w:rsidTr="004F6583">
        <w:trPr>
          <w:trHeight w:val="290"/>
          <w:del w:id="14863" w:author="Stefanie Lane" w:date="2022-06-23T15:12:00Z"/>
        </w:trPr>
        <w:tc>
          <w:tcPr>
            <w:tcW w:w="1700" w:type="dxa"/>
            <w:vMerge/>
            <w:tcBorders>
              <w:top w:val="nil"/>
              <w:left w:val="nil"/>
              <w:bottom w:val="single" w:sz="4" w:space="0" w:color="000000"/>
              <w:right w:val="nil"/>
            </w:tcBorders>
            <w:vAlign w:val="center"/>
            <w:hideMark/>
          </w:tcPr>
          <w:p w14:paraId="2B152888" w14:textId="72A4AEF1" w:rsidR="004F6583" w:rsidRPr="004F6583" w:rsidDel="00EB4CE1" w:rsidRDefault="004F6583" w:rsidP="004F6583">
            <w:pPr>
              <w:spacing w:after="0" w:line="240" w:lineRule="auto"/>
              <w:rPr>
                <w:del w:id="14864"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32D85AF3" w:rsidR="004F6583" w:rsidRPr="004F6583" w:rsidDel="00EB4CE1" w:rsidRDefault="004F6583" w:rsidP="004F6583">
            <w:pPr>
              <w:spacing w:after="0" w:line="240" w:lineRule="auto"/>
              <w:rPr>
                <w:del w:id="14865" w:author="Stefanie Lane" w:date="2022-06-23T15:12:00Z"/>
                <w:rFonts w:ascii="Arial" w:eastAsia="Times New Roman" w:hAnsi="Arial" w:cs="Arial"/>
                <w:i/>
                <w:iCs/>
                <w:color w:val="000000"/>
                <w:sz w:val="20"/>
                <w:szCs w:val="20"/>
              </w:rPr>
            </w:pPr>
            <w:del w:id="14866" w:author="Stefanie Lane" w:date="2022-06-23T15:12:00Z">
              <w:r w:rsidRPr="004F6583" w:rsidDel="00EB4CE1">
                <w:rPr>
                  <w:rFonts w:ascii="Arial" w:eastAsia="Times New Roman" w:hAnsi="Arial" w:cs="Arial"/>
                  <w:i/>
                  <w:iCs/>
                  <w:color w:val="000000"/>
                  <w:sz w:val="20"/>
                  <w:szCs w:val="20"/>
                </w:rPr>
                <w:delText>Agrostis stolonifera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3125D872" w:rsidR="004F6583" w:rsidRPr="004F6583" w:rsidDel="00EB4CE1" w:rsidRDefault="004F6583" w:rsidP="004F6583">
            <w:pPr>
              <w:spacing w:after="0" w:line="240" w:lineRule="auto"/>
              <w:jc w:val="center"/>
              <w:rPr>
                <w:del w:id="14867" w:author="Stefanie Lane" w:date="2022-06-23T15:12:00Z"/>
                <w:rFonts w:ascii="Calibri" w:eastAsia="Times New Roman" w:hAnsi="Calibri" w:cs="Calibri"/>
                <w:color w:val="000000"/>
              </w:rPr>
            </w:pPr>
            <w:del w:id="14868" w:author="Stefanie Lane" w:date="2022-06-23T15:12:00Z">
              <w:r w:rsidRPr="004F6583" w:rsidDel="00EB4CE1">
                <w:rPr>
                  <w:rFonts w:ascii="Calibri" w:eastAsia="Times New Roman" w:hAnsi="Calibri" w:cs="Calibri"/>
                  <w:color w:val="000000"/>
                </w:rPr>
                <w:delText>1.85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13ED61C9" w:rsidR="004F6583" w:rsidRPr="004F6583" w:rsidDel="00EB4CE1" w:rsidRDefault="004F6583" w:rsidP="004F6583">
            <w:pPr>
              <w:spacing w:after="0" w:line="240" w:lineRule="auto"/>
              <w:jc w:val="center"/>
              <w:rPr>
                <w:del w:id="14869" w:author="Stefanie Lane" w:date="2022-06-23T15:12:00Z"/>
                <w:rFonts w:ascii="Calibri" w:eastAsia="Times New Roman" w:hAnsi="Calibri" w:cs="Calibri"/>
                <w:color w:val="000000"/>
              </w:rPr>
            </w:pPr>
            <w:del w:id="14870" w:author="Stefanie Lane" w:date="2022-06-23T15:12:00Z">
              <w:r w:rsidRPr="004F6583" w:rsidDel="00EB4CE1">
                <w:rPr>
                  <w:rFonts w:ascii="Calibri" w:eastAsia="Times New Roman" w:hAnsi="Calibri" w:cs="Calibri"/>
                  <w:color w:val="000000"/>
                </w:rPr>
                <w:delText>2.32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14CD23BB" w:rsidR="004F6583" w:rsidRPr="004F6583" w:rsidDel="00EB4CE1" w:rsidRDefault="004F6583" w:rsidP="004F6583">
            <w:pPr>
              <w:spacing w:after="0" w:line="240" w:lineRule="auto"/>
              <w:jc w:val="center"/>
              <w:rPr>
                <w:del w:id="14871" w:author="Stefanie Lane" w:date="2022-06-23T15:12:00Z"/>
                <w:rFonts w:ascii="Calibri" w:eastAsia="Times New Roman" w:hAnsi="Calibri" w:cs="Calibri"/>
                <w:color w:val="000000"/>
              </w:rPr>
            </w:pPr>
            <w:del w:id="14872" w:author="Stefanie Lane" w:date="2022-06-23T15:12:00Z">
              <w:r w:rsidRPr="004F6583" w:rsidDel="00EB4CE1">
                <w:rPr>
                  <w:rFonts w:ascii="Calibri" w:eastAsia="Times New Roman" w:hAnsi="Calibri" w:cs="Calibri"/>
                  <w:color w:val="000000"/>
                </w:rPr>
                <w:delText>1.25</w:delText>
              </w:r>
            </w:del>
          </w:p>
        </w:tc>
        <w:tc>
          <w:tcPr>
            <w:tcW w:w="1760" w:type="dxa"/>
            <w:tcBorders>
              <w:top w:val="nil"/>
              <w:left w:val="nil"/>
              <w:bottom w:val="single" w:sz="4" w:space="0" w:color="auto"/>
              <w:right w:val="nil"/>
            </w:tcBorders>
            <w:shd w:val="clear" w:color="auto" w:fill="auto"/>
            <w:noWrap/>
            <w:vAlign w:val="bottom"/>
            <w:hideMark/>
          </w:tcPr>
          <w:p w14:paraId="5924BC21" w14:textId="1CE069E5" w:rsidR="004F6583" w:rsidRPr="004F6583" w:rsidDel="00EB4CE1" w:rsidRDefault="004F6583" w:rsidP="004F6583">
            <w:pPr>
              <w:spacing w:after="0" w:line="240" w:lineRule="auto"/>
              <w:jc w:val="center"/>
              <w:rPr>
                <w:del w:id="14873" w:author="Stefanie Lane" w:date="2022-06-23T15:12:00Z"/>
                <w:rFonts w:ascii="Calibri" w:eastAsia="Times New Roman" w:hAnsi="Calibri" w:cs="Calibri"/>
                <w:color w:val="000000"/>
              </w:rPr>
            </w:pPr>
            <w:del w:id="14874" w:author="Stefanie Lane" w:date="2022-06-23T15:12:00Z">
              <w:r w:rsidRPr="004F6583" w:rsidDel="00EB4CE1">
                <w:rPr>
                  <w:rFonts w:ascii="Calibri" w:eastAsia="Times New Roman" w:hAnsi="Calibri" w:cs="Calibri"/>
                  <w:color w:val="000000"/>
                </w:rPr>
                <w:delText>25.00</w:delText>
              </w:r>
            </w:del>
          </w:p>
        </w:tc>
      </w:tr>
      <w:tr w:rsidR="004F6583" w:rsidRPr="004F6583" w:rsidDel="00EB4CE1" w14:paraId="2AE6EFE7" w14:textId="3A49D172" w:rsidTr="004F6583">
        <w:trPr>
          <w:trHeight w:val="290"/>
          <w:del w:id="14875" w:author="Stefanie Lane" w:date="2022-06-23T15:12:00Z"/>
        </w:trPr>
        <w:tc>
          <w:tcPr>
            <w:tcW w:w="1700" w:type="dxa"/>
            <w:vMerge/>
            <w:tcBorders>
              <w:top w:val="nil"/>
              <w:left w:val="nil"/>
              <w:bottom w:val="single" w:sz="4" w:space="0" w:color="000000"/>
              <w:right w:val="nil"/>
            </w:tcBorders>
            <w:vAlign w:val="center"/>
            <w:hideMark/>
          </w:tcPr>
          <w:p w14:paraId="75DBEC83" w14:textId="267357D4" w:rsidR="004F6583" w:rsidRPr="004F6583" w:rsidDel="00EB4CE1" w:rsidRDefault="004F6583" w:rsidP="004F6583">
            <w:pPr>
              <w:spacing w:after="0" w:line="240" w:lineRule="auto"/>
              <w:rPr>
                <w:del w:id="14876"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31FD3403" w:rsidR="004F6583" w:rsidRPr="004F6583" w:rsidDel="00EB4CE1" w:rsidRDefault="004F6583" w:rsidP="004F6583">
            <w:pPr>
              <w:spacing w:after="0" w:line="240" w:lineRule="auto"/>
              <w:rPr>
                <w:del w:id="14877" w:author="Stefanie Lane" w:date="2022-06-23T15:12:00Z"/>
                <w:rFonts w:ascii="Arial" w:eastAsia="Times New Roman" w:hAnsi="Arial" w:cs="Arial"/>
                <w:i/>
                <w:iCs/>
                <w:sz w:val="20"/>
                <w:szCs w:val="20"/>
              </w:rPr>
            </w:pPr>
            <w:commentRangeStart w:id="14878"/>
            <w:del w:id="14879" w:author="Stefanie Lane" w:date="2022-06-23T15:12:00Z">
              <w:r w:rsidRPr="004F6583" w:rsidDel="00EB4CE1">
                <w:rPr>
                  <w:rFonts w:ascii="Arial" w:eastAsia="Times New Roman" w:hAnsi="Arial" w:cs="Arial"/>
                  <w:i/>
                  <w:iCs/>
                  <w:sz w:val="20"/>
                  <w:szCs w:val="20"/>
                </w:rPr>
                <w:delText>Carex lyngbyei</w:delText>
              </w:r>
            </w:del>
          </w:p>
        </w:tc>
        <w:tc>
          <w:tcPr>
            <w:tcW w:w="960" w:type="dxa"/>
            <w:tcBorders>
              <w:top w:val="nil"/>
              <w:left w:val="nil"/>
              <w:bottom w:val="nil"/>
              <w:right w:val="nil"/>
            </w:tcBorders>
            <w:shd w:val="clear" w:color="auto" w:fill="auto"/>
            <w:noWrap/>
            <w:vAlign w:val="bottom"/>
            <w:hideMark/>
          </w:tcPr>
          <w:p w14:paraId="47139AAB" w14:textId="59C12251" w:rsidR="004F6583" w:rsidRPr="004F6583" w:rsidDel="00EB4CE1" w:rsidRDefault="004F6583" w:rsidP="004F6583">
            <w:pPr>
              <w:spacing w:after="0" w:line="240" w:lineRule="auto"/>
              <w:jc w:val="center"/>
              <w:rPr>
                <w:del w:id="14880" w:author="Stefanie Lane" w:date="2022-06-23T15:12:00Z"/>
                <w:rFonts w:ascii="Calibri" w:eastAsia="Times New Roman" w:hAnsi="Calibri" w:cs="Calibri"/>
                <w:color w:val="000000"/>
              </w:rPr>
            </w:pPr>
            <w:del w:id="14881" w:author="Stefanie Lane" w:date="2022-06-23T15:12:00Z">
              <w:r w:rsidRPr="004F6583" w:rsidDel="00EB4CE1">
                <w:rPr>
                  <w:rFonts w:ascii="Calibri" w:eastAsia="Times New Roman" w:hAnsi="Calibri" w:cs="Calibri"/>
                  <w:color w:val="000000"/>
                </w:rPr>
                <w:delText>2.97</w:delText>
              </w:r>
            </w:del>
          </w:p>
        </w:tc>
        <w:tc>
          <w:tcPr>
            <w:tcW w:w="960" w:type="dxa"/>
            <w:tcBorders>
              <w:top w:val="nil"/>
              <w:left w:val="nil"/>
              <w:bottom w:val="nil"/>
              <w:right w:val="nil"/>
            </w:tcBorders>
            <w:shd w:val="clear" w:color="auto" w:fill="auto"/>
            <w:noWrap/>
            <w:vAlign w:val="bottom"/>
            <w:hideMark/>
          </w:tcPr>
          <w:p w14:paraId="56216930" w14:textId="614E655A" w:rsidR="004F6583" w:rsidRPr="004F6583" w:rsidDel="00EB4CE1" w:rsidRDefault="004F6583" w:rsidP="004F6583">
            <w:pPr>
              <w:spacing w:after="0" w:line="240" w:lineRule="auto"/>
              <w:jc w:val="center"/>
              <w:rPr>
                <w:del w:id="14882" w:author="Stefanie Lane" w:date="2022-06-23T15:12:00Z"/>
                <w:rFonts w:ascii="Calibri" w:eastAsia="Times New Roman" w:hAnsi="Calibri" w:cs="Calibri"/>
                <w:color w:val="000000"/>
              </w:rPr>
            </w:pPr>
            <w:del w:id="14883" w:author="Stefanie Lane" w:date="2022-06-23T15:12:00Z">
              <w:r w:rsidRPr="004F6583" w:rsidDel="00EB4CE1">
                <w:rPr>
                  <w:rFonts w:ascii="Calibri" w:eastAsia="Times New Roman" w:hAnsi="Calibri" w:cs="Calibri"/>
                  <w:color w:val="000000"/>
                </w:rPr>
                <w:delText>3.03</w:delText>
              </w:r>
            </w:del>
          </w:p>
        </w:tc>
        <w:tc>
          <w:tcPr>
            <w:tcW w:w="960" w:type="dxa"/>
            <w:tcBorders>
              <w:top w:val="nil"/>
              <w:left w:val="nil"/>
              <w:bottom w:val="nil"/>
              <w:right w:val="nil"/>
            </w:tcBorders>
            <w:shd w:val="clear" w:color="auto" w:fill="auto"/>
            <w:noWrap/>
            <w:vAlign w:val="bottom"/>
            <w:hideMark/>
          </w:tcPr>
          <w:p w14:paraId="5ACD32D3" w14:textId="17930511" w:rsidR="004F6583" w:rsidRPr="004F6583" w:rsidDel="00EB4CE1" w:rsidRDefault="004F6583" w:rsidP="004F6583">
            <w:pPr>
              <w:spacing w:after="0" w:line="240" w:lineRule="auto"/>
              <w:jc w:val="center"/>
              <w:rPr>
                <w:del w:id="14884" w:author="Stefanie Lane" w:date="2022-06-23T15:12:00Z"/>
                <w:rFonts w:ascii="Calibri" w:eastAsia="Times New Roman" w:hAnsi="Calibri" w:cs="Calibri"/>
                <w:color w:val="000000"/>
              </w:rPr>
            </w:pPr>
            <w:del w:id="14885" w:author="Stefanie Lane" w:date="2022-06-23T15:12:00Z">
              <w:r w:rsidRPr="004F6583" w:rsidDel="00EB4CE1">
                <w:rPr>
                  <w:rFonts w:ascii="Calibri" w:eastAsia="Times New Roman" w:hAnsi="Calibri" w:cs="Calibri"/>
                  <w:color w:val="000000"/>
                </w:rPr>
                <w:delText>1.93</w:delText>
              </w:r>
            </w:del>
          </w:p>
        </w:tc>
        <w:tc>
          <w:tcPr>
            <w:tcW w:w="1760" w:type="dxa"/>
            <w:tcBorders>
              <w:top w:val="nil"/>
              <w:left w:val="nil"/>
              <w:bottom w:val="single" w:sz="4" w:space="0" w:color="auto"/>
              <w:right w:val="nil"/>
            </w:tcBorders>
            <w:shd w:val="clear" w:color="auto" w:fill="auto"/>
            <w:noWrap/>
            <w:vAlign w:val="bottom"/>
            <w:hideMark/>
          </w:tcPr>
          <w:p w14:paraId="0D23A112" w14:textId="5F041295" w:rsidR="004F6583" w:rsidRPr="004F6583" w:rsidDel="00EB4CE1" w:rsidRDefault="004F6583" w:rsidP="004F6583">
            <w:pPr>
              <w:spacing w:after="0" w:line="240" w:lineRule="auto"/>
              <w:jc w:val="center"/>
              <w:rPr>
                <w:del w:id="14886" w:author="Stefanie Lane" w:date="2022-06-23T15:12:00Z"/>
                <w:rFonts w:ascii="Calibri" w:eastAsia="Times New Roman" w:hAnsi="Calibri" w:cs="Calibri"/>
                <w:color w:val="000000"/>
              </w:rPr>
            </w:pPr>
            <w:del w:id="14887" w:author="Stefanie Lane" w:date="2022-06-23T15:12:00Z">
              <w:r w:rsidRPr="004F6583" w:rsidDel="00EB4CE1">
                <w:rPr>
                  <w:rFonts w:ascii="Calibri" w:eastAsia="Times New Roman" w:hAnsi="Calibri" w:cs="Calibri"/>
                  <w:color w:val="000000"/>
                </w:rPr>
                <w:delText>92.86</w:delText>
              </w:r>
              <w:commentRangeEnd w:id="14878"/>
              <w:r w:rsidR="00401CF6" w:rsidDel="00EB4CE1">
                <w:rPr>
                  <w:rStyle w:val="CommentReference"/>
                </w:rPr>
                <w:commentReference w:id="14878"/>
              </w:r>
            </w:del>
          </w:p>
        </w:tc>
      </w:tr>
      <w:tr w:rsidR="004F6583" w:rsidRPr="004F6583" w:rsidDel="00EB4CE1" w14:paraId="3A180EE1" w14:textId="4693769B" w:rsidTr="004F6583">
        <w:trPr>
          <w:trHeight w:val="290"/>
          <w:del w:id="14888" w:author="Stefanie Lane" w:date="2022-06-23T15:12:00Z"/>
        </w:trPr>
        <w:tc>
          <w:tcPr>
            <w:tcW w:w="1700" w:type="dxa"/>
            <w:vMerge/>
            <w:tcBorders>
              <w:top w:val="nil"/>
              <w:left w:val="nil"/>
              <w:bottom w:val="single" w:sz="4" w:space="0" w:color="000000"/>
              <w:right w:val="nil"/>
            </w:tcBorders>
            <w:vAlign w:val="center"/>
            <w:hideMark/>
          </w:tcPr>
          <w:p w14:paraId="788E4BE1" w14:textId="3CF4CACC" w:rsidR="004F6583" w:rsidRPr="004F6583" w:rsidDel="00EB4CE1" w:rsidRDefault="004F6583" w:rsidP="004F6583">
            <w:pPr>
              <w:spacing w:after="0" w:line="240" w:lineRule="auto"/>
              <w:rPr>
                <w:del w:id="1488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1614B96C" w:rsidR="004F6583" w:rsidRPr="004F6583" w:rsidDel="00EB4CE1" w:rsidRDefault="004F6583" w:rsidP="004F6583">
            <w:pPr>
              <w:spacing w:after="0" w:line="240" w:lineRule="auto"/>
              <w:rPr>
                <w:del w:id="14890" w:author="Stefanie Lane" w:date="2022-06-23T15:12:00Z"/>
                <w:rFonts w:ascii="Arial" w:eastAsia="Times New Roman" w:hAnsi="Arial" w:cs="Arial"/>
                <w:i/>
                <w:iCs/>
                <w:color w:val="000000"/>
                <w:sz w:val="20"/>
                <w:szCs w:val="20"/>
              </w:rPr>
            </w:pPr>
            <w:del w:id="14891" w:author="Stefanie Lane" w:date="2022-06-23T15:12:00Z">
              <w:r w:rsidRPr="004F6583" w:rsidDel="00EB4CE1">
                <w:rPr>
                  <w:rFonts w:ascii="Arial" w:eastAsia="Times New Roman" w:hAnsi="Arial" w:cs="Arial"/>
                  <w:i/>
                  <w:iCs/>
                  <w:color w:val="000000"/>
                  <w:sz w:val="20"/>
                  <w:szCs w:val="20"/>
                </w:rPr>
                <w:delText>Equisetum arvense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341A1863" w:rsidR="004F6583" w:rsidRPr="004F6583" w:rsidDel="00EB4CE1" w:rsidRDefault="004F6583" w:rsidP="004F6583">
            <w:pPr>
              <w:spacing w:after="0" w:line="240" w:lineRule="auto"/>
              <w:jc w:val="center"/>
              <w:rPr>
                <w:del w:id="14892" w:author="Stefanie Lane" w:date="2022-06-23T15:12:00Z"/>
                <w:rFonts w:ascii="Calibri" w:eastAsia="Times New Roman" w:hAnsi="Calibri" w:cs="Calibri"/>
                <w:color w:val="000000"/>
              </w:rPr>
            </w:pPr>
            <w:del w:id="1489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6826519F" w:rsidR="004F6583" w:rsidRPr="004F6583" w:rsidDel="00EB4CE1" w:rsidRDefault="004F6583" w:rsidP="004F6583">
            <w:pPr>
              <w:spacing w:after="0" w:line="240" w:lineRule="auto"/>
              <w:jc w:val="center"/>
              <w:rPr>
                <w:del w:id="14894" w:author="Stefanie Lane" w:date="2022-06-23T15:12:00Z"/>
                <w:rFonts w:ascii="Calibri" w:eastAsia="Times New Roman" w:hAnsi="Calibri" w:cs="Calibri"/>
                <w:color w:val="000000"/>
              </w:rPr>
            </w:pPr>
            <w:del w:id="1489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211641CA" w:rsidR="004F6583" w:rsidRPr="004F6583" w:rsidDel="00EB4CE1" w:rsidRDefault="004F6583" w:rsidP="004F6583">
            <w:pPr>
              <w:spacing w:after="0" w:line="240" w:lineRule="auto"/>
              <w:jc w:val="center"/>
              <w:rPr>
                <w:del w:id="14896" w:author="Stefanie Lane" w:date="2022-06-23T15:12:00Z"/>
                <w:rFonts w:ascii="Calibri" w:eastAsia="Times New Roman" w:hAnsi="Calibri" w:cs="Calibri"/>
                <w:color w:val="000000"/>
              </w:rPr>
            </w:pPr>
            <w:del w:id="14897" w:author="Stefanie Lane" w:date="2022-06-23T15:12:00Z">
              <w:r w:rsidRPr="004F6583" w:rsidDel="00EB4CE1">
                <w:rPr>
                  <w:rFonts w:ascii="Calibri" w:eastAsia="Times New Roman" w:hAnsi="Calibri" w:cs="Calibri"/>
                  <w:color w:val="000000"/>
                </w:rPr>
                <w:delText>0.68</w:delText>
              </w:r>
            </w:del>
          </w:p>
        </w:tc>
        <w:tc>
          <w:tcPr>
            <w:tcW w:w="1760" w:type="dxa"/>
            <w:tcBorders>
              <w:top w:val="nil"/>
              <w:left w:val="nil"/>
              <w:bottom w:val="single" w:sz="4" w:space="0" w:color="auto"/>
              <w:right w:val="nil"/>
            </w:tcBorders>
            <w:shd w:val="clear" w:color="auto" w:fill="auto"/>
            <w:noWrap/>
            <w:vAlign w:val="bottom"/>
            <w:hideMark/>
          </w:tcPr>
          <w:p w14:paraId="4B23DE68" w14:textId="6DE6B3FA" w:rsidR="004F6583" w:rsidRPr="004F6583" w:rsidDel="00EB4CE1" w:rsidRDefault="004F6583" w:rsidP="004F6583">
            <w:pPr>
              <w:spacing w:after="0" w:line="240" w:lineRule="auto"/>
              <w:jc w:val="center"/>
              <w:rPr>
                <w:del w:id="14898" w:author="Stefanie Lane" w:date="2022-06-23T15:12:00Z"/>
                <w:rFonts w:ascii="Calibri" w:eastAsia="Times New Roman" w:hAnsi="Calibri" w:cs="Calibri"/>
                <w:color w:val="000000"/>
              </w:rPr>
            </w:pPr>
            <w:del w:id="1489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933971" w14:textId="19DD7E83" w:rsidTr="004F6583">
        <w:trPr>
          <w:trHeight w:val="290"/>
          <w:del w:id="14900" w:author="Stefanie Lane" w:date="2022-06-23T15:12:00Z"/>
        </w:trPr>
        <w:tc>
          <w:tcPr>
            <w:tcW w:w="1700" w:type="dxa"/>
            <w:vMerge/>
            <w:tcBorders>
              <w:top w:val="nil"/>
              <w:left w:val="nil"/>
              <w:bottom w:val="single" w:sz="4" w:space="0" w:color="000000"/>
              <w:right w:val="nil"/>
            </w:tcBorders>
            <w:vAlign w:val="center"/>
            <w:hideMark/>
          </w:tcPr>
          <w:p w14:paraId="47FF9213" w14:textId="2239EAA8" w:rsidR="004F6583" w:rsidRPr="004F6583" w:rsidDel="00EB4CE1" w:rsidRDefault="004F6583" w:rsidP="004F6583">
            <w:pPr>
              <w:spacing w:after="0" w:line="240" w:lineRule="auto"/>
              <w:rPr>
                <w:del w:id="14901"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22EBFA69" w:rsidR="004F6583" w:rsidRPr="004F6583" w:rsidDel="00EB4CE1" w:rsidRDefault="004F6583" w:rsidP="004F6583">
            <w:pPr>
              <w:spacing w:after="0" w:line="240" w:lineRule="auto"/>
              <w:rPr>
                <w:del w:id="14902" w:author="Stefanie Lane" w:date="2022-06-23T15:12:00Z"/>
                <w:rFonts w:ascii="Arial" w:eastAsia="Times New Roman" w:hAnsi="Arial" w:cs="Arial"/>
                <w:i/>
                <w:iCs/>
                <w:color w:val="000000"/>
                <w:sz w:val="20"/>
                <w:szCs w:val="20"/>
              </w:rPr>
            </w:pPr>
            <w:del w:id="14903" w:author="Stefanie Lane" w:date="2022-06-23T15:12:00Z">
              <w:r w:rsidRPr="004F6583" w:rsidDel="00EB4CE1">
                <w:rPr>
                  <w:rFonts w:ascii="Arial" w:eastAsia="Times New Roman" w:hAnsi="Arial" w:cs="Arial"/>
                  <w:i/>
                  <w:iCs/>
                  <w:color w:val="000000"/>
                  <w:sz w:val="20"/>
                  <w:szCs w:val="20"/>
                </w:rPr>
                <w:delText>Galium palustre</w:delText>
              </w:r>
            </w:del>
          </w:p>
        </w:tc>
        <w:tc>
          <w:tcPr>
            <w:tcW w:w="960" w:type="dxa"/>
            <w:tcBorders>
              <w:top w:val="nil"/>
              <w:left w:val="nil"/>
              <w:bottom w:val="nil"/>
              <w:right w:val="nil"/>
            </w:tcBorders>
            <w:shd w:val="clear" w:color="auto" w:fill="auto"/>
            <w:noWrap/>
            <w:vAlign w:val="bottom"/>
            <w:hideMark/>
          </w:tcPr>
          <w:p w14:paraId="66C2AD74" w14:textId="51F25DA5" w:rsidR="004F6583" w:rsidRPr="004F6583" w:rsidDel="00EB4CE1" w:rsidRDefault="004F6583" w:rsidP="004F6583">
            <w:pPr>
              <w:spacing w:after="0" w:line="240" w:lineRule="auto"/>
              <w:jc w:val="center"/>
              <w:rPr>
                <w:del w:id="14904" w:author="Stefanie Lane" w:date="2022-06-23T15:12:00Z"/>
                <w:rFonts w:ascii="Calibri" w:eastAsia="Times New Roman" w:hAnsi="Calibri" w:cs="Calibri"/>
                <w:color w:val="000000"/>
              </w:rPr>
            </w:pPr>
            <w:del w:id="1490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585374C" w14:textId="59FF5210" w:rsidR="004F6583" w:rsidRPr="004F6583" w:rsidDel="00EB4CE1" w:rsidRDefault="004F6583" w:rsidP="004F6583">
            <w:pPr>
              <w:spacing w:after="0" w:line="240" w:lineRule="auto"/>
              <w:jc w:val="center"/>
              <w:rPr>
                <w:del w:id="14906" w:author="Stefanie Lane" w:date="2022-06-23T15:12:00Z"/>
                <w:rFonts w:ascii="Calibri" w:eastAsia="Times New Roman" w:hAnsi="Calibri" w:cs="Calibri"/>
                <w:color w:val="000000"/>
              </w:rPr>
            </w:pPr>
            <w:del w:id="1490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2A7379F" w14:textId="32FC28D3" w:rsidR="004F6583" w:rsidRPr="004F6583" w:rsidDel="00EB4CE1" w:rsidRDefault="004F6583" w:rsidP="004F6583">
            <w:pPr>
              <w:spacing w:after="0" w:line="240" w:lineRule="auto"/>
              <w:jc w:val="center"/>
              <w:rPr>
                <w:del w:id="14908" w:author="Stefanie Lane" w:date="2022-06-23T15:12:00Z"/>
                <w:rFonts w:ascii="Calibri" w:eastAsia="Times New Roman" w:hAnsi="Calibri" w:cs="Calibri"/>
                <w:color w:val="000000"/>
              </w:rPr>
            </w:pPr>
            <w:del w:id="14909"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40DC6E0" w14:textId="0EB6E78B" w:rsidR="004F6583" w:rsidRPr="004F6583" w:rsidDel="00EB4CE1" w:rsidRDefault="004F6583" w:rsidP="004F6583">
            <w:pPr>
              <w:spacing w:after="0" w:line="240" w:lineRule="auto"/>
              <w:jc w:val="center"/>
              <w:rPr>
                <w:del w:id="14910" w:author="Stefanie Lane" w:date="2022-06-23T15:12:00Z"/>
                <w:rFonts w:ascii="Calibri" w:eastAsia="Times New Roman" w:hAnsi="Calibri" w:cs="Calibri"/>
                <w:color w:val="000000"/>
              </w:rPr>
            </w:pPr>
            <w:del w:id="1491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9856DB5" w14:textId="52C567E3" w:rsidTr="004F6583">
        <w:trPr>
          <w:trHeight w:val="290"/>
          <w:del w:id="14912" w:author="Stefanie Lane" w:date="2022-06-23T15:12:00Z"/>
        </w:trPr>
        <w:tc>
          <w:tcPr>
            <w:tcW w:w="1700" w:type="dxa"/>
            <w:vMerge/>
            <w:tcBorders>
              <w:top w:val="nil"/>
              <w:left w:val="nil"/>
              <w:bottom w:val="single" w:sz="4" w:space="0" w:color="000000"/>
              <w:right w:val="nil"/>
            </w:tcBorders>
            <w:vAlign w:val="center"/>
            <w:hideMark/>
          </w:tcPr>
          <w:p w14:paraId="7E0F9B7C" w14:textId="614B3836" w:rsidR="004F6583" w:rsidRPr="004F6583" w:rsidDel="00EB4CE1" w:rsidRDefault="004F6583" w:rsidP="004F6583">
            <w:pPr>
              <w:spacing w:after="0" w:line="240" w:lineRule="auto"/>
              <w:rPr>
                <w:del w:id="14913"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1DB85A8B" w:rsidR="004F6583" w:rsidRPr="004F6583" w:rsidDel="00EB4CE1" w:rsidRDefault="004F6583" w:rsidP="004F6583">
            <w:pPr>
              <w:spacing w:after="0" w:line="240" w:lineRule="auto"/>
              <w:rPr>
                <w:del w:id="14914" w:author="Stefanie Lane" w:date="2022-06-23T15:12:00Z"/>
                <w:rFonts w:ascii="Arial" w:eastAsia="Times New Roman" w:hAnsi="Arial" w:cs="Arial"/>
                <w:i/>
                <w:iCs/>
                <w:color w:val="000000"/>
                <w:sz w:val="20"/>
                <w:szCs w:val="20"/>
              </w:rPr>
            </w:pPr>
            <w:del w:id="14915" w:author="Stefanie Lane" w:date="2022-06-23T15:12:00Z">
              <w:r w:rsidRPr="004F6583" w:rsidDel="00EB4CE1">
                <w:rPr>
                  <w:rFonts w:ascii="Arial" w:eastAsia="Times New Roman" w:hAnsi="Arial" w:cs="Arial"/>
                  <w:i/>
                  <w:iCs/>
                  <w:color w:val="000000"/>
                  <w:sz w:val="20"/>
                  <w:szCs w:val="20"/>
                </w:rPr>
                <w:delText>Galium trifidum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447641B1" w:rsidR="004F6583" w:rsidRPr="004F6583" w:rsidDel="00EB4CE1" w:rsidRDefault="004F6583" w:rsidP="004F6583">
            <w:pPr>
              <w:spacing w:after="0" w:line="240" w:lineRule="auto"/>
              <w:jc w:val="center"/>
              <w:rPr>
                <w:del w:id="14916" w:author="Stefanie Lane" w:date="2022-06-23T15:12:00Z"/>
                <w:rFonts w:ascii="Calibri" w:eastAsia="Times New Roman" w:hAnsi="Calibri" w:cs="Calibri"/>
                <w:color w:val="000000"/>
              </w:rPr>
            </w:pPr>
            <w:del w:id="1491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07C2E9D0" w:rsidR="004F6583" w:rsidRPr="004F6583" w:rsidDel="00EB4CE1" w:rsidRDefault="004F6583" w:rsidP="004F6583">
            <w:pPr>
              <w:spacing w:after="0" w:line="240" w:lineRule="auto"/>
              <w:jc w:val="center"/>
              <w:rPr>
                <w:del w:id="14918" w:author="Stefanie Lane" w:date="2022-06-23T15:12:00Z"/>
                <w:rFonts w:ascii="Calibri" w:eastAsia="Times New Roman" w:hAnsi="Calibri" w:cs="Calibri"/>
                <w:color w:val="000000"/>
              </w:rPr>
            </w:pPr>
            <w:del w:id="1491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5B90811D" w:rsidR="004F6583" w:rsidRPr="004F6583" w:rsidDel="00EB4CE1" w:rsidRDefault="004F6583" w:rsidP="004F6583">
            <w:pPr>
              <w:spacing w:after="0" w:line="240" w:lineRule="auto"/>
              <w:jc w:val="center"/>
              <w:rPr>
                <w:del w:id="14920" w:author="Stefanie Lane" w:date="2022-06-23T15:12:00Z"/>
                <w:rFonts w:ascii="Calibri" w:eastAsia="Times New Roman" w:hAnsi="Calibri" w:cs="Calibri"/>
                <w:color w:val="000000"/>
              </w:rPr>
            </w:pPr>
            <w:del w:id="14921"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2D762C12" w14:textId="548378FD" w:rsidR="004F6583" w:rsidRPr="004F6583" w:rsidDel="00EB4CE1" w:rsidRDefault="004F6583" w:rsidP="004F6583">
            <w:pPr>
              <w:spacing w:after="0" w:line="240" w:lineRule="auto"/>
              <w:jc w:val="center"/>
              <w:rPr>
                <w:del w:id="14922" w:author="Stefanie Lane" w:date="2022-06-23T15:12:00Z"/>
                <w:rFonts w:ascii="Calibri" w:eastAsia="Times New Roman" w:hAnsi="Calibri" w:cs="Calibri"/>
                <w:color w:val="000000"/>
              </w:rPr>
            </w:pPr>
            <w:del w:id="1492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554EAB42" w14:textId="31FD3912" w:rsidTr="004F6583">
        <w:trPr>
          <w:trHeight w:val="290"/>
          <w:del w:id="14924" w:author="Stefanie Lane" w:date="2022-06-23T15:12:00Z"/>
        </w:trPr>
        <w:tc>
          <w:tcPr>
            <w:tcW w:w="1700" w:type="dxa"/>
            <w:vMerge/>
            <w:tcBorders>
              <w:top w:val="nil"/>
              <w:left w:val="nil"/>
              <w:bottom w:val="single" w:sz="4" w:space="0" w:color="000000"/>
              <w:right w:val="nil"/>
            </w:tcBorders>
            <w:vAlign w:val="center"/>
            <w:hideMark/>
          </w:tcPr>
          <w:p w14:paraId="7ECE70F2" w14:textId="7A2F5178" w:rsidR="004F6583" w:rsidRPr="004F6583" w:rsidDel="00EB4CE1" w:rsidRDefault="004F6583" w:rsidP="004F6583">
            <w:pPr>
              <w:spacing w:after="0" w:line="240" w:lineRule="auto"/>
              <w:rPr>
                <w:del w:id="1492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045558EA" w:rsidR="004F6583" w:rsidRPr="004F6583" w:rsidDel="00EB4CE1" w:rsidRDefault="004F6583" w:rsidP="004F6583">
            <w:pPr>
              <w:spacing w:after="0" w:line="240" w:lineRule="auto"/>
              <w:rPr>
                <w:del w:id="14926" w:author="Stefanie Lane" w:date="2022-06-23T15:12:00Z"/>
                <w:rFonts w:ascii="Arial" w:eastAsia="Times New Roman" w:hAnsi="Arial" w:cs="Arial"/>
                <w:i/>
                <w:iCs/>
                <w:color w:val="000000"/>
                <w:sz w:val="20"/>
                <w:szCs w:val="20"/>
              </w:rPr>
            </w:pPr>
            <w:del w:id="14927" w:author="Stefanie Lane" w:date="2022-06-23T15:12:00Z">
              <w:r w:rsidRPr="004F6583" w:rsidDel="00EB4CE1">
                <w:rPr>
                  <w:rFonts w:ascii="Arial" w:eastAsia="Times New Roman" w:hAnsi="Arial" w:cs="Arial"/>
                  <w:i/>
                  <w:iCs/>
                  <w:color w:val="000000"/>
                  <w:sz w:val="20"/>
                  <w:szCs w:val="20"/>
                </w:rPr>
                <w:delText>Hypericum scouleri</w:delText>
              </w:r>
            </w:del>
          </w:p>
        </w:tc>
        <w:tc>
          <w:tcPr>
            <w:tcW w:w="960" w:type="dxa"/>
            <w:tcBorders>
              <w:top w:val="nil"/>
              <w:left w:val="nil"/>
              <w:bottom w:val="nil"/>
              <w:right w:val="nil"/>
            </w:tcBorders>
            <w:shd w:val="clear" w:color="auto" w:fill="auto"/>
            <w:noWrap/>
            <w:vAlign w:val="bottom"/>
            <w:hideMark/>
          </w:tcPr>
          <w:p w14:paraId="56282562" w14:textId="5940C746" w:rsidR="004F6583" w:rsidRPr="004F6583" w:rsidDel="00EB4CE1" w:rsidRDefault="004F6583" w:rsidP="004F6583">
            <w:pPr>
              <w:spacing w:after="0" w:line="240" w:lineRule="auto"/>
              <w:jc w:val="center"/>
              <w:rPr>
                <w:del w:id="14928" w:author="Stefanie Lane" w:date="2022-06-23T15:12:00Z"/>
                <w:rFonts w:ascii="Calibri" w:eastAsia="Times New Roman" w:hAnsi="Calibri" w:cs="Calibri"/>
                <w:color w:val="000000"/>
              </w:rPr>
            </w:pPr>
            <w:del w:id="1492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D2F0D65" w14:textId="2529A019" w:rsidR="004F6583" w:rsidRPr="004F6583" w:rsidDel="00EB4CE1" w:rsidRDefault="004F6583" w:rsidP="004F6583">
            <w:pPr>
              <w:spacing w:after="0" w:line="240" w:lineRule="auto"/>
              <w:jc w:val="center"/>
              <w:rPr>
                <w:del w:id="14930" w:author="Stefanie Lane" w:date="2022-06-23T15:12:00Z"/>
                <w:rFonts w:ascii="Calibri" w:eastAsia="Times New Roman" w:hAnsi="Calibri" w:cs="Calibri"/>
                <w:color w:val="000000"/>
              </w:rPr>
            </w:pPr>
            <w:del w:id="1493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7121D200" w14:textId="48EFA67D" w:rsidR="004F6583" w:rsidRPr="004F6583" w:rsidDel="00EB4CE1" w:rsidRDefault="004F6583" w:rsidP="004F6583">
            <w:pPr>
              <w:spacing w:after="0" w:line="240" w:lineRule="auto"/>
              <w:jc w:val="center"/>
              <w:rPr>
                <w:del w:id="14932" w:author="Stefanie Lane" w:date="2022-06-23T15:12:00Z"/>
                <w:rFonts w:ascii="Calibri" w:eastAsia="Times New Roman" w:hAnsi="Calibri" w:cs="Calibri"/>
                <w:color w:val="000000"/>
              </w:rPr>
            </w:pPr>
            <w:del w:id="14933"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98242EF" w14:textId="2CD2E739" w:rsidR="004F6583" w:rsidRPr="004F6583" w:rsidDel="00EB4CE1" w:rsidRDefault="004F6583" w:rsidP="004F6583">
            <w:pPr>
              <w:spacing w:after="0" w:line="240" w:lineRule="auto"/>
              <w:jc w:val="center"/>
              <w:rPr>
                <w:del w:id="14934" w:author="Stefanie Lane" w:date="2022-06-23T15:12:00Z"/>
                <w:rFonts w:ascii="Calibri" w:eastAsia="Times New Roman" w:hAnsi="Calibri" w:cs="Calibri"/>
                <w:color w:val="000000"/>
              </w:rPr>
            </w:pPr>
            <w:del w:id="1493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A979695" w14:textId="492E8CCC" w:rsidTr="004F6583">
        <w:trPr>
          <w:trHeight w:val="290"/>
          <w:del w:id="14936" w:author="Stefanie Lane" w:date="2022-06-23T15:12:00Z"/>
        </w:trPr>
        <w:tc>
          <w:tcPr>
            <w:tcW w:w="1700" w:type="dxa"/>
            <w:vMerge/>
            <w:tcBorders>
              <w:top w:val="nil"/>
              <w:left w:val="nil"/>
              <w:bottom w:val="single" w:sz="4" w:space="0" w:color="000000"/>
              <w:right w:val="nil"/>
            </w:tcBorders>
            <w:vAlign w:val="center"/>
            <w:hideMark/>
          </w:tcPr>
          <w:p w14:paraId="460CD40D" w14:textId="5A832654" w:rsidR="004F6583" w:rsidRPr="004F6583" w:rsidDel="00EB4CE1" w:rsidRDefault="004F6583" w:rsidP="004F6583">
            <w:pPr>
              <w:spacing w:after="0" w:line="240" w:lineRule="auto"/>
              <w:rPr>
                <w:del w:id="14937"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4624698" w:rsidR="004F6583" w:rsidRPr="004F6583" w:rsidDel="00EB4CE1" w:rsidRDefault="004F6583" w:rsidP="004F6583">
            <w:pPr>
              <w:spacing w:after="0" w:line="240" w:lineRule="auto"/>
              <w:rPr>
                <w:del w:id="14938" w:author="Stefanie Lane" w:date="2022-06-23T15:12:00Z"/>
                <w:rFonts w:ascii="Arial" w:eastAsia="Times New Roman" w:hAnsi="Arial" w:cs="Arial"/>
                <w:i/>
                <w:iCs/>
                <w:sz w:val="20"/>
                <w:szCs w:val="20"/>
              </w:rPr>
            </w:pPr>
            <w:del w:id="14939" w:author="Stefanie Lane" w:date="2022-06-23T15:12:00Z">
              <w:r w:rsidRPr="004F6583" w:rsidDel="00EB4CE1">
                <w:rPr>
                  <w:rFonts w:ascii="Arial" w:eastAsia="Times New Roman" w:hAnsi="Arial" w:cs="Arial"/>
                  <w:i/>
                  <w:iCs/>
                  <w:sz w:val="20"/>
                  <w:szCs w:val="20"/>
                </w:rPr>
                <w:delText>Iris pseudocorus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93B2C80" w:rsidR="004F6583" w:rsidRPr="004F6583" w:rsidDel="00EB4CE1" w:rsidRDefault="004F6583" w:rsidP="004F6583">
            <w:pPr>
              <w:spacing w:after="0" w:line="240" w:lineRule="auto"/>
              <w:jc w:val="center"/>
              <w:rPr>
                <w:del w:id="14940" w:author="Stefanie Lane" w:date="2022-06-23T15:12:00Z"/>
                <w:rFonts w:ascii="Calibri" w:eastAsia="Times New Roman" w:hAnsi="Calibri" w:cs="Calibri"/>
                <w:color w:val="000000"/>
              </w:rPr>
            </w:pPr>
            <w:del w:id="14941"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6E27314B" w:rsidR="004F6583" w:rsidRPr="004F6583" w:rsidDel="00EB4CE1" w:rsidRDefault="004F6583" w:rsidP="004F6583">
            <w:pPr>
              <w:spacing w:after="0" w:line="240" w:lineRule="auto"/>
              <w:jc w:val="center"/>
              <w:rPr>
                <w:del w:id="14942" w:author="Stefanie Lane" w:date="2022-06-23T15:12:00Z"/>
                <w:rFonts w:ascii="Calibri" w:eastAsia="Times New Roman" w:hAnsi="Calibri" w:cs="Calibri"/>
                <w:color w:val="000000"/>
              </w:rPr>
            </w:pPr>
            <w:del w:id="14943" w:author="Stefanie Lane" w:date="2022-06-23T15:12:00Z">
              <w:r w:rsidRPr="004F6583" w:rsidDel="00EB4CE1">
                <w:rPr>
                  <w:rFonts w:ascii="Calibri" w:eastAsia="Times New Roman" w:hAnsi="Calibri" w:cs="Calibri"/>
                  <w:color w:val="000000"/>
                </w:rPr>
                <w:delText>0.13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09B01C1" w:rsidR="004F6583" w:rsidRPr="004F6583" w:rsidDel="00EB4CE1" w:rsidRDefault="004F6583" w:rsidP="004F6583">
            <w:pPr>
              <w:spacing w:after="0" w:line="240" w:lineRule="auto"/>
              <w:jc w:val="center"/>
              <w:rPr>
                <w:del w:id="14944" w:author="Stefanie Lane" w:date="2022-06-23T15:12:00Z"/>
                <w:rFonts w:ascii="Calibri" w:eastAsia="Times New Roman" w:hAnsi="Calibri" w:cs="Calibri"/>
                <w:color w:val="000000"/>
              </w:rPr>
            </w:pPr>
            <w:del w:id="14945" w:author="Stefanie Lane" w:date="2022-06-23T15:12:00Z">
              <w:r w:rsidRPr="004F6583" w:rsidDel="00EB4CE1">
                <w:rPr>
                  <w:rFonts w:ascii="Calibri" w:eastAsia="Times New Roman" w:hAnsi="Calibri" w:cs="Calibri"/>
                  <w:color w:val="000000"/>
                </w:rPr>
                <w:delText>0.25</w:delText>
              </w:r>
            </w:del>
          </w:p>
        </w:tc>
        <w:tc>
          <w:tcPr>
            <w:tcW w:w="1760" w:type="dxa"/>
            <w:tcBorders>
              <w:top w:val="nil"/>
              <w:left w:val="nil"/>
              <w:bottom w:val="single" w:sz="4" w:space="0" w:color="auto"/>
              <w:right w:val="nil"/>
            </w:tcBorders>
            <w:shd w:val="clear" w:color="auto" w:fill="auto"/>
            <w:noWrap/>
            <w:vAlign w:val="bottom"/>
            <w:hideMark/>
          </w:tcPr>
          <w:p w14:paraId="39BF4A71" w14:textId="059F3E88" w:rsidR="004F6583" w:rsidRPr="004F6583" w:rsidDel="00EB4CE1" w:rsidRDefault="004F6583" w:rsidP="004F6583">
            <w:pPr>
              <w:spacing w:after="0" w:line="240" w:lineRule="auto"/>
              <w:jc w:val="center"/>
              <w:rPr>
                <w:del w:id="14946" w:author="Stefanie Lane" w:date="2022-06-23T15:12:00Z"/>
                <w:rFonts w:ascii="Calibri" w:eastAsia="Times New Roman" w:hAnsi="Calibri" w:cs="Calibri"/>
                <w:color w:val="000000"/>
              </w:rPr>
            </w:pPr>
            <w:del w:id="1494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EBC2DA" w14:textId="41C36E9D" w:rsidTr="004F6583">
        <w:trPr>
          <w:trHeight w:val="290"/>
          <w:del w:id="14948" w:author="Stefanie Lane" w:date="2022-06-23T15:12:00Z"/>
        </w:trPr>
        <w:tc>
          <w:tcPr>
            <w:tcW w:w="1700" w:type="dxa"/>
            <w:vMerge/>
            <w:tcBorders>
              <w:top w:val="nil"/>
              <w:left w:val="nil"/>
              <w:bottom w:val="single" w:sz="4" w:space="0" w:color="000000"/>
              <w:right w:val="nil"/>
            </w:tcBorders>
            <w:vAlign w:val="center"/>
            <w:hideMark/>
          </w:tcPr>
          <w:p w14:paraId="2478C18D" w14:textId="19DC3A17" w:rsidR="004F6583" w:rsidRPr="004F6583" w:rsidDel="00EB4CE1" w:rsidRDefault="004F6583" w:rsidP="004F6583">
            <w:pPr>
              <w:spacing w:after="0" w:line="240" w:lineRule="auto"/>
              <w:rPr>
                <w:del w:id="14949"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30AD3EE0" w:rsidR="004F6583" w:rsidRPr="004F6583" w:rsidDel="00EB4CE1" w:rsidRDefault="004F6583" w:rsidP="004F6583">
            <w:pPr>
              <w:spacing w:after="0" w:line="240" w:lineRule="auto"/>
              <w:rPr>
                <w:del w:id="14950" w:author="Stefanie Lane" w:date="2022-06-23T15:12:00Z"/>
                <w:rFonts w:ascii="Arial" w:eastAsia="Times New Roman" w:hAnsi="Arial" w:cs="Arial"/>
                <w:i/>
                <w:iCs/>
                <w:sz w:val="20"/>
                <w:szCs w:val="20"/>
              </w:rPr>
            </w:pPr>
            <w:del w:id="14951" w:author="Stefanie Lane" w:date="2022-06-23T15:12:00Z">
              <w:r w:rsidRPr="004F6583" w:rsidDel="00EB4CE1">
                <w:rPr>
                  <w:rFonts w:ascii="Arial" w:eastAsia="Times New Roman" w:hAnsi="Arial" w:cs="Arial"/>
                  <w:i/>
                  <w:iCs/>
                  <w:sz w:val="20"/>
                  <w:szCs w:val="20"/>
                </w:rPr>
                <w:delText>Juncus articulatus</w:delText>
              </w:r>
            </w:del>
          </w:p>
        </w:tc>
        <w:tc>
          <w:tcPr>
            <w:tcW w:w="960" w:type="dxa"/>
            <w:tcBorders>
              <w:top w:val="nil"/>
              <w:left w:val="nil"/>
              <w:bottom w:val="nil"/>
              <w:right w:val="nil"/>
            </w:tcBorders>
            <w:shd w:val="clear" w:color="auto" w:fill="auto"/>
            <w:noWrap/>
            <w:vAlign w:val="bottom"/>
            <w:hideMark/>
          </w:tcPr>
          <w:p w14:paraId="44CBAAF9" w14:textId="0151EBE6" w:rsidR="004F6583" w:rsidRPr="004F6583" w:rsidDel="00EB4CE1" w:rsidRDefault="004F6583" w:rsidP="004F6583">
            <w:pPr>
              <w:spacing w:after="0" w:line="240" w:lineRule="auto"/>
              <w:jc w:val="center"/>
              <w:rPr>
                <w:del w:id="14952" w:author="Stefanie Lane" w:date="2022-06-23T15:12:00Z"/>
                <w:rFonts w:ascii="Calibri" w:eastAsia="Times New Roman" w:hAnsi="Calibri" w:cs="Calibri"/>
                <w:color w:val="000000"/>
              </w:rPr>
            </w:pPr>
            <w:del w:id="1495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46AFBBB" w14:textId="3ED385D6" w:rsidR="004F6583" w:rsidRPr="004F6583" w:rsidDel="00EB4CE1" w:rsidRDefault="004F6583" w:rsidP="004F6583">
            <w:pPr>
              <w:spacing w:after="0" w:line="240" w:lineRule="auto"/>
              <w:jc w:val="center"/>
              <w:rPr>
                <w:del w:id="14954" w:author="Stefanie Lane" w:date="2022-06-23T15:12:00Z"/>
                <w:rFonts w:ascii="Calibri" w:eastAsia="Times New Roman" w:hAnsi="Calibri" w:cs="Calibri"/>
                <w:color w:val="000000"/>
              </w:rPr>
            </w:pPr>
            <w:del w:id="1495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274816A4" w14:textId="53C22DD2" w:rsidR="004F6583" w:rsidRPr="004F6583" w:rsidDel="00EB4CE1" w:rsidRDefault="004F6583" w:rsidP="004F6583">
            <w:pPr>
              <w:spacing w:after="0" w:line="240" w:lineRule="auto"/>
              <w:jc w:val="center"/>
              <w:rPr>
                <w:del w:id="14956" w:author="Stefanie Lane" w:date="2022-06-23T15:12:00Z"/>
                <w:rFonts w:ascii="Calibri" w:eastAsia="Times New Roman" w:hAnsi="Calibri" w:cs="Calibri"/>
                <w:color w:val="000000"/>
              </w:rPr>
            </w:pPr>
            <w:del w:id="14957"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3996606" w14:textId="5B64B6BE" w:rsidR="004F6583" w:rsidRPr="004F6583" w:rsidDel="00EB4CE1" w:rsidRDefault="004F6583" w:rsidP="004F6583">
            <w:pPr>
              <w:spacing w:after="0" w:line="240" w:lineRule="auto"/>
              <w:jc w:val="center"/>
              <w:rPr>
                <w:del w:id="14958" w:author="Stefanie Lane" w:date="2022-06-23T15:12:00Z"/>
                <w:rFonts w:ascii="Calibri" w:eastAsia="Times New Roman" w:hAnsi="Calibri" w:cs="Calibri"/>
                <w:color w:val="000000"/>
              </w:rPr>
            </w:pPr>
            <w:del w:id="1495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6FA7FBEB" w14:textId="0F152DBD" w:rsidTr="004F6583">
        <w:trPr>
          <w:trHeight w:val="290"/>
          <w:del w:id="14960" w:author="Stefanie Lane" w:date="2022-06-23T15:12:00Z"/>
        </w:trPr>
        <w:tc>
          <w:tcPr>
            <w:tcW w:w="1700" w:type="dxa"/>
            <w:vMerge/>
            <w:tcBorders>
              <w:top w:val="nil"/>
              <w:left w:val="nil"/>
              <w:bottom w:val="single" w:sz="4" w:space="0" w:color="000000"/>
              <w:right w:val="nil"/>
            </w:tcBorders>
            <w:vAlign w:val="center"/>
            <w:hideMark/>
          </w:tcPr>
          <w:p w14:paraId="359F1AC2" w14:textId="017763D7" w:rsidR="004F6583" w:rsidRPr="004F6583" w:rsidDel="00EB4CE1" w:rsidRDefault="004F6583" w:rsidP="004F6583">
            <w:pPr>
              <w:spacing w:after="0" w:line="240" w:lineRule="auto"/>
              <w:rPr>
                <w:del w:id="14961"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5C3DEAAC" w:rsidR="004F6583" w:rsidRPr="004F6583" w:rsidDel="00EB4CE1" w:rsidRDefault="004F6583" w:rsidP="004F6583">
            <w:pPr>
              <w:spacing w:after="0" w:line="240" w:lineRule="auto"/>
              <w:rPr>
                <w:del w:id="14962" w:author="Stefanie Lane" w:date="2022-06-23T15:12:00Z"/>
                <w:rFonts w:ascii="Arial" w:eastAsia="Times New Roman" w:hAnsi="Arial" w:cs="Arial"/>
                <w:i/>
                <w:iCs/>
                <w:sz w:val="20"/>
                <w:szCs w:val="20"/>
              </w:rPr>
            </w:pPr>
            <w:del w:id="14963" w:author="Stefanie Lane" w:date="2022-06-23T15:12:00Z">
              <w:r w:rsidRPr="004F6583" w:rsidDel="00EB4CE1">
                <w:rPr>
                  <w:rFonts w:ascii="Arial" w:eastAsia="Times New Roman" w:hAnsi="Arial" w:cs="Arial"/>
                  <w:i/>
                  <w:iCs/>
                  <w:sz w:val="20"/>
                  <w:szCs w:val="20"/>
                </w:rPr>
                <w:delText>Juncus oxymeris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4E60B1D6" w:rsidR="004F6583" w:rsidRPr="004F6583" w:rsidDel="00EB4CE1" w:rsidRDefault="004F6583" w:rsidP="004F6583">
            <w:pPr>
              <w:spacing w:after="0" w:line="240" w:lineRule="auto"/>
              <w:jc w:val="center"/>
              <w:rPr>
                <w:del w:id="14964" w:author="Stefanie Lane" w:date="2022-06-23T15:12:00Z"/>
                <w:rFonts w:ascii="Calibri" w:eastAsia="Times New Roman" w:hAnsi="Calibri" w:cs="Calibri"/>
                <w:color w:val="000000"/>
              </w:rPr>
            </w:pPr>
            <w:del w:id="1496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6E932C84" w:rsidR="004F6583" w:rsidRPr="004F6583" w:rsidDel="00EB4CE1" w:rsidRDefault="004F6583" w:rsidP="004F6583">
            <w:pPr>
              <w:spacing w:after="0" w:line="240" w:lineRule="auto"/>
              <w:jc w:val="center"/>
              <w:rPr>
                <w:del w:id="14966" w:author="Stefanie Lane" w:date="2022-06-23T15:12:00Z"/>
                <w:rFonts w:ascii="Calibri" w:eastAsia="Times New Roman" w:hAnsi="Calibri" w:cs="Calibri"/>
                <w:color w:val="000000"/>
              </w:rPr>
            </w:pPr>
            <w:del w:id="1496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1F1FB2A0" w:rsidR="004F6583" w:rsidRPr="004F6583" w:rsidDel="00EB4CE1" w:rsidRDefault="004F6583" w:rsidP="004F6583">
            <w:pPr>
              <w:spacing w:after="0" w:line="240" w:lineRule="auto"/>
              <w:jc w:val="center"/>
              <w:rPr>
                <w:del w:id="14968" w:author="Stefanie Lane" w:date="2022-06-23T15:12:00Z"/>
                <w:rFonts w:ascii="Calibri" w:eastAsia="Times New Roman" w:hAnsi="Calibri" w:cs="Calibri"/>
                <w:color w:val="000000"/>
              </w:rPr>
            </w:pPr>
            <w:del w:id="14969" w:author="Stefanie Lane" w:date="2022-06-23T15:12:00Z">
              <w:r w:rsidRPr="004F6583" w:rsidDel="00EB4CE1">
                <w:rPr>
                  <w:rFonts w:ascii="Calibri" w:eastAsia="Times New Roman" w:hAnsi="Calibri" w:cs="Calibri"/>
                  <w:color w:val="000000"/>
                </w:rPr>
                <w:delText>0.04</w:delText>
              </w:r>
            </w:del>
          </w:p>
        </w:tc>
        <w:tc>
          <w:tcPr>
            <w:tcW w:w="1760" w:type="dxa"/>
            <w:tcBorders>
              <w:top w:val="nil"/>
              <w:left w:val="nil"/>
              <w:bottom w:val="single" w:sz="4" w:space="0" w:color="auto"/>
              <w:right w:val="nil"/>
            </w:tcBorders>
            <w:shd w:val="clear" w:color="auto" w:fill="auto"/>
            <w:noWrap/>
            <w:vAlign w:val="bottom"/>
            <w:hideMark/>
          </w:tcPr>
          <w:p w14:paraId="1064373E" w14:textId="1E14628B" w:rsidR="004F6583" w:rsidRPr="004F6583" w:rsidDel="00EB4CE1" w:rsidRDefault="004F6583" w:rsidP="004F6583">
            <w:pPr>
              <w:spacing w:after="0" w:line="240" w:lineRule="auto"/>
              <w:jc w:val="center"/>
              <w:rPr>
                <w:del w:id="14970" w:author="Stefanie Lane" w:date="2022-06-23T15:12:00Z"/>
                <w:rFonts w:ascii="Calibri" w:eastAsia="Times New Roman" w:hAnsi="Calibri" w:cs="Calibri"/>
                <w:color w:val="000000"/>
              </w:rPr>
            </w:pPr>
            <w:del w:id="14971" w:author="Stefanie Lane" w:date="2022-06-23T15:12:00Z">
              <w:r w:rsidRPr="004F6583" w:rsidDel="00EB4CE1">
                <w:rPr>
                  <w:rFonts w:ascii="Calibri" w:eastAsia="Times New Roman" w:hAnsi="Calibri" w:cs="Calibri"/>
                  <w:color w:val="000000"/>
                </w:rPr>
                <w:delText>+</w:delText>
              </w:r>
            </w:del>
          </w:p>
        </w:tc>
      </w:tr>
      <w:tr w:rsidR="004F6583" w:rsidRPr="004F6583" w:rsidDel="00EB4CE1" w14:paraId="7EA17F12" w14:textId="0244DAC3" w:rsidTr="004F6583">
        <w:trPr>
          <w:trHeight w:val="290"/>
          <w:del w:id="14972" w:author="Stefanie Lane" w:date="2022-06-23T15:12:00Z"/>
        </w:trPr>
        <w:tc>
          <w:tcPr>
            <w:tcW w:w="1700" w:type="dxa"/>
            <w:vMerge/>
            <w:tcBorders>
              <w:top w:val="nil"/>
              <w:left w:val="nil"/>
              <w:bottom w:val="single" w:sz="4" w:space="0" w:color="000000"/>
              <w:right w:val="nil"/>
            </w:tcBorders>
            <w:vAlign w:val="center"/>
            <w:hideMark/>
          </w:tcPr>
          <w:p w14:paraId="1A7861A1" w14:textId="3A886AD3" w:rsidR="004F6583" w:rsidRPr="004F6583" w:rsidDel="00EB4CE1" w:rsidRDefault="004F6583" w:rsidP="004F6583">
            <w:pPr>
              <w:spacing w:after="0" w:line="240" w:lineRule="auto"/>
              <w:rPr>
                <w:del w:id="14973"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1E76FF37" w:rsidR="004F6583" w:rsidRPr="004F6583" w:rsidDel="00EB4CE1" w:rsidRDefault="004F6583" w:rsidP="004F6583">
            <w:pPr>
              <w:spacing w:after="0" w:line="240" w:lineRule="auto"/>
              <w:rPr>
                <w:del w:id="14974" w:author="Stefanie Lane" w:date="2022-06-23T15:12:00Z"/>
                <w:rFonts w:ascii="Calibri" w:eastAsia="Times New Roman" w:hAnsi="Calibri" w:cs="Calibri"/>
                <w:color w:val="000000"/>
              </w:rPr>
            </w:pPr>
            <w:del w:id="14975" w:author="Stefanie Lane" w:date="2022-06-23T15:12:00Z">
              <w:r w:rsidRPr="004F6583" w:rsidDel="00EB4CE1">
                <w:rPr>
                  <w:rFonts w:ascii="Calibri" w:eastAsia="Times New Roman" w:hAnsi="Calibri" w:cs="Calibri"/>
                  <w:color w:val="000000"/>
                </w:rPr>
                <w:delText>Lycopus_sp</w:delText>
              </w:r>
            </w:del>
          </w:p>
        </w:tc>
        <w:tc>
          <w:tcPr>
            <w:tcW w:w="960" w:type="dxa"/>
            <w:tcBorders>
              <w:top w:val="nil"/>
              <w:left w:val="nil"/>
              <w:bottom w:val="nil"/>
              <w:right w:val="nil"/>
            </w:tcBorders>
            <w:shd w:val="clear" w:color="auto" w:fill="auto"/>
            <w:noWrap/>
            <w:vAlign w:val="bottom"/>
            <w:hideMark/>
          </w:tcPr>
          <w:p w14:paraId="7AA03060" w14:textId="56299D4C" w:rsidR="004F6583" w:rsidRPr="004F6583" w:rsidDel="00EB4CE1" w:rsidRDefault="004F6583" w:rsidP="004F6583">
            <w:pPr>
              <w:spacing w:after="0" w:line="240" w:lineRule="auto"/>
              <w:jc w:val="center"/>
              <w:rPr>
                <w:del w:id="14976" w:author="Stefanie Lane" w:date="2022-06-23T15:12:00Z"/>
                <w:rFonts w:ascii="Calibri" w:eastAsia="Times New Roman" w:hAnsi="Calibri" w:cs="Calibri"/>
                <w:color w:val="000000"/>
              </w:rPr>
            </w:pPr>
            <w:del w:id="14977"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6E6CD0FA" w14:textId="15844EEB" w:rsidR="004F6583" w:rsidRPr="004F6583" w:rsidDel="00EB4CE1" w:rsidRDefault="004F6583" w:rsidP="004F6583">
            <w:pPr>
              <w:spacing w:after="0" w:line="240" w:lineRule="auto"/>
              <w:jc w:val="center"/>
              <w:rPr>
                <w:del w:id="14978" w:author="Stefanie Lane" w:date="2022-06-23T15:12:00Z"/>
                <w:rFonts w:ascii="Calibri" w:eastAsia="Times New Roman" w:hAnsi="Calibri" w:cs="Calibri"/>
                <w:color w:val="000000"/>
              </w:rPr>
            </w:pPr>
            <w:del w:id="14979"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F99FBA2" w14:textId="0FD44CD7" w:rsidR="004F6583" w:rsidRPr="004F6583" w:rsidDel="00EB4CE1" w:rsidRDefault="004F6583" w:rsidP="004F6583">
            <w:pPr>
              <w:spacing w:after="0" w:line="240" w:lineRule="auto"/>
              <w:jc w:val="center"/>
              <w:rPr>
                <w:del w:id="14980" w:author="Stefanie Lane" w:date="2022-06-23T15:12:00Z"/>
                <w:rFonts w:ascii="Calibri" w:eastAsia="Times New Roman" w:hAnsi="Calibri" w:cs="Calibri"/>
                <w:color w:val="000000"/>
              </w:rPr>
            </w:pPr>
            <w:del w:id="14981" w:author="Stefanie Lane" w:date="2022-06-23T15:12:00Z">
              <w:r w:rsidRPr="004F6583" w:rsidDel="00EB4CE1">
                <w:rPr>
                  <w:rFonts w:ascii="Calibri" w:eastAsia="Times New Roman" w:hAnsi="Calibri" w:cs="Calibri"/>
                  <w:color w:val="000000"/>
                </w:rPr>
                <w:delText>0.11</w:delText>
              </w:r>
            </w:del>
          </w:p>
        </w:tc>
        <w:tc>
          <w:tcPr>
            <w:tcW w:w="1760" w:type="dxa"/>
            <w:tcBorders>
              <w:top w:val="nil"/>
              <w:left w:val="nil"/>
              <w:bottom w:val="single" w:sz="4" w:space="0" w:color="auto"/>
              <w:right w:val="nil"/>
            </w:tcBorders>
            <w:shd w:val="clear" w:color="auto" w:fill="auto"/>
            <w:noWrap/>
            <w:vAlign w:val="bottom"/>
            <w:hideMark/>
          </w:tcPr>
          <w:p w14:paraId="31575696" w14:textId="5E9481CF" w:rsidR="004F6583" w:rsidRPr="004F6583" w:rsidDel="00EB4CE1" w:rsidRDefault="004F6583" w:rsidP="004F6583">
            <w:pPr>
              <w:spacing w:after="0" w:line="240" w:lineRule="auto"/>
              <w:jc w:val="center"/>
              <w:rPr>
                <w:del w:id="14982" w:author="Stefanie Lane" w:date="2022-06-23T15:12:00Z"/>
                <w:rFonts w:ascii="Calibri" w:eastAsia="Times New Roman" w:hAnsi="Calibri" w:cs="Calibri"/>
                <w:color w:val="000000"/>
              </w:rPr>
            </w:pPr>
            <w:del w:id="14983"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E83130C" w14:textId="0BE43943" w:rsidTr="004F6583">
        <w:trPr>
          <w:trHeight w:val="290"/>
          <w:del w:id="14984" w:author="Stefanie Lane" w:date="2022-06-23T15:12:00Z"/>
        </w:trPr>
        <w:tc>
          <w:tcPr>
            <w:tcW w:w="1700" w:type="dxa"/>
            <w:vMerge/>
            <w:tcBorders>
              <w:top w:val="nil"/>
              <w:left w:val="nil"/>
              <w:bottom w:val="single" w:sz="4" w:space="0" w:color="000000"/>
              <w:right w:val="nil"/>
            </w:tcBorders>
            <w:vAlign w:val="center"/>
            <w:hideMark/>
          </w:tcPr>
          <w:p w14:paraId="1494D9CA" w14:textId="26892848" w:rsidR="004F6583" w:rsidRPr="004F6583" w:rsidDel="00EB4CE1" w:rsidRDefault="004F6583" w:rsidP="004F6583">
            <w:pPr>
              <w:spacing w:after="0" w:line="240" w:lineRule="auto"/>
              <w:rPr>
                <w:del w:id="14985"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6DB29E6" w:rsidR="004F6583" w:rsidRPr="004F6583" w:rsidDel="00EB4CE1" w:rsidRDefault="004F6583" w:rsidP="004F6583">
            <w:pPr>
              <w:spacing w:after="0" w:line="240" w:lineRule="auto"/>
              <w:rPr>
                <w:del w:id="14986" w:author="Stefanie Lane" w:date="2022-06-23T15:12:00Z"/>
                <w:rFonts w:ascii="Arial" w:eastAsia="Times New Roman" w:hAnsi="Arial" w:cs="Arial"/>
                <w:i/>
                <w:iCs/>
                <w:sz w:val="20"/>
                <w:szCs w:val="20"/>
              </w:rPr>
            </w:pPr>
            <w:del w:id="14987" w:author="Stefanie Lane" w:date="2022-06-23T15:12:00Z">
              <w:r w:rsidRPr="004F6583" w:rsidDel="00EB4CE1">
                <w:rPr>
                  <w:rFonts w:ascii="Arial" w:eastAsia="Times New Roman" w:hAnsi="Arial" w:cs="Arial"/>
                  <w:i/>
                  <w:iCs/>
                  <w:sz w:val="20"/>
                  <w:szCs w:val="20"/>
                </w:rPr>
                <w:delText>Mentha aquatica</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50E341EF" w:rsidR="004F6583" w:rsidRPr="004F6583" w:rsidDel="00EB4CE1" w:rsidRDefault="004F6583" w:rsidP="004F6583">
            <w:pPr>
              <w:spacing w:after="0" w:line="240" w:lineRule="auto"/>
              <w:jc w:val="center"/>
              <w:rPr>
                <w:del w:id="14988" w:author="Stefanie Lane" w:date="2022-06-23T15:12:00Z"/>
                <w:rFonts w:ascii="Calibri" w:eastAsia="Times New Roman" w:hAnsi="Calibri" w:cs="Calibri"/>
                <w:color w:val="000000"/>
              </w:rPr>
            </w:pPr>
            <w:del w:id="14989"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39653E86" w:rsidR="004F6583" w:rsidRPr="004F6583" w:rsidDel="00EB4CE1" w:rsidRDefault="004F6583" w:rsidP="004F6583">
            <w:pPr>
              <w:spacing w:after="0" w:line="240" w:lineRule="auto"/>
              <w:jc w:val="center"/>
              <w:rPr>
                <w:del w:id="14990" w:author="Stefanie Lane" w:date="2022-06-23T15:12:00Z"/>
                <w:rFonts w:ascii="Calibri" w:eastAsia="Times New Roman" w:hAnsi="Calibri" w:cs="Calibri"/>
                <w:color w:val="000000"/>
              </w:rPr>
            </w:pPr>
            <w:del w:id="14991" w:author="Stefanie Lane" w:date="2022-06-23T15:12:00Z">
              <w:r w:rsidRPr="004F6583" w:rsidDel="00EB4CE1">
                <w:rPr>
                  <w:rFonts w:ascii="Calibri" w:eastAsia="Times New Roman" w:hAnsi="Calibri" w:cs="Calibri"/>
                  <w:color w:val="000000"/>
                </w:rPr>
                <w:delText>0.16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C1C6634" w:rsidR="004F6583" w:rsidRPr="004F6583" w:rsidDel="00EB4CE1" w:rsidRDefault="004F6583" w:rsidP="004F6583">
            <w:pPr>
              <w:spacing w:after="0" w:line="240" w:lineRule="auto"/>
              <w:jc w:val="center"/>
              <w:rPr>
                <w:del w:id="14992" w:author="Stefanie Lane" w:date="2022-06-23T15:12:00Z"/>
                <w:rFonts w:ascii="Calibri" w:eastAsia="Times New Roman" w:hAnsi="Calibri" w:cs="Calibri"/>
                <w:color w:val="000000"/>
              </w:rPr>
            </w:pPr>
            <w:del w:id="14993" w:author="Stefanie Lane" w:date="2022-06-23T15:12:00Z">
              <w:r w:rsidRPr="004F6583" w:rsidDel="00EB4CE1">
                <w:rPr>
                  <w:rFonts w:ascii="Calibri" w:eastAsia="Times New Roman" w:hAnsi="Calibri" w:cs="Calibri"/>
                  <w:color w:val="000000"/>
                </w:rPr>
                <w:delText>0.54</w:delText>
              </w:r>
            </w:del>
          </w:p>
        </w:tc>
        <w:tc>
          <w:tcPr>
            <w:tcW w:w="1760" w:type="dxa"/>
            <w:tcBorders>
              <w:top w:val="nil"/>
              <w:left w:val="nil"/>
              <w:bottom w:val="single" w:sz="4" w:space="0" w:color="auto"/>
              <w:right w:val="nil"/>
            </w:tcBorders>
            <w:shd w:val="clear" w:color="auto" w:fill="auto"/>
            <w:noWrap/>
            <w:vAlign w:val="bottom"/>
            <w:hideMark/>
          </w:tcPr>
          <w:p w14:paraId="09745239" w14:textId="6889DCB0" w:rsidR="004F6583" w:rsidRPr="004F6583" w:rsidDel="00EB4CE1" w:rsidRDefault="004F6583" w:rsidP="004F6583">
            <w:pPr>
              <w:spacing w:after="0" w:line="240" w:lineRule="auto"/>
              <w:jc w:val="center"/>
              <w:rPr>
                <w:del w:id="14994" w:author="Stefanie Lane" w:date="2022-06-23T15:12:00Z"/>
                <w:rFonts w:ascii="Calibri" w:eastAsia="Times New Roman" w:hAnsi="Calibri" w:cs="Calibri"/>
                <w:color w:val="000000"/>
              </w:rPr>
            </w:pPr>
            <w:del w:id="14995" w:author="Stefanie Lane" w:date="2022-06-23T15:12:00Z">
              <w:r w:rsidRPr="004F6583" w:rsidDel="00EB4CE1">
                <w:rPr>
                  <w:rFonts w:ascii="Calibri" w:eastAsia="Times New Roman" w:hAnsi="Calibri" w:cs="Calibri"/>
                  <w:color w:val="000000"/>
                </w:rPr>
                <w:delText>+</w:delText>
              </w:r>
            </w:del>
          </w:p>
        </w:tc>
      </w:tr>
      <w:tr w:rsidR="004F6583" w:rsidRPr="004F6583" w:rsidDel="00EB4CE1" w14:paraId="5C974C1C" w14:textId="39BB4FBD" w:rsidTr="004F6583">
        <w:trPr>
          <w:trHeight w:val="290"/>
          <w:del w:id="14996" w:author="Stefanie Lane" w:date="2022-06-23T15:12:00Z"/>
        </w:trPr>
        <w:tc>
          <w:tcPr>
            <w:tcW w:w="1700" w:type="dxa"/>
            <w:vMerge/>
            <w:tcBorders>
              <w:top w:val="nil"/>
              <w:left w:val="nil"/>
              <w:bottom w:val="single" w:sz="4" w:space="0" w:color="000000"/>
              <w:right w:val="nil"/>
            </w:tcBorders>
            <w:vAlign w:val="center"/>
            <w:hideMark/>
          </w:tcPr>
          <w:p w14:paraId="157E91FF" w14:textId="4D757357" w:rsidR="004F6583" w:rsidRPr="004F6583" w:rsidDel="00EB4CE1" w:rsidRDefault="004F6583" w:rsidP="004F6583">
            <w:pPr>
              <w:spacing w:after="0" w:line="240" w:lineRule="auto"/>
              <w:rPr>
                <w:del w:id="14997"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2DD6ACB2" w:rsidR="004F6583" w:rsidRPr="004F6583" w:rsidDel="00EB4CE1" w:rsidRDefault="004F6583" w:rsidP="004F6583">
            <w:pPr>
              <w:spacing w:after="0" w:line="240" w:lineRule="auto"/>
              <w:rPr>
                <w:del w:id="14998" w:author="Stefanie Lane" w:date="2022-06-23T15:12:00Z"/>
                <w:rFonts w:ascii="Arial" w:eastAsia="Times New Roman" w:hAnsi="Arial" w:cs="Arial"/>
                <w:i/>
                <w:iCs/>
                <w:sz w:val="20"/>
                <w:szCs w:val="20"/>
              </w:rPr>
            </w:pPr>
            <w:del w:id="14999" w:author="Stefanie Lane" w:date="2022-06-23T15:12:00Z">
              <w:r w:rsidRPr="004F6583" w:rsidDel="00EB4CE1">
                <w:rPr>
                  <w:rFonts w:ascii="Arial" w:eastAsia="Times New Roman" w:hAnsi="Arial" w:cs="Arial"/>
                  <w:i/>
                  <w:iCs/>
                  <w:sz w:val="20"/>
                  <w:szCs w:val="20"/>
                </w:rPr>
                <w:delText>Phalaris arundinacea</w:delText>
              </w:r>
            </w:del>
          </w:p>
        </w:tc>
        <w:tc>
          <w:tcPr>
            <w:tcW w:w="960" w:type="dxa"/>
            <w:tcBorders>
              <w:top w:val="nil"/>
              <w:left w:val="nil"/>
              <w:bottom w:val="nil"/>
              <w:right w:val="nil"/>
            </w:tcBorders>
            <w:shd w:val="clear" w:color="auto" w:fill="auto"/>
            <w:noWrap/>
            <w:vAlign w:val="bottom"/>
            <w:hideMark/>
          </w:tcPr>
          <w:p w14:paraId="0E1789EC" w14:textId="1FABE535" w:rsidR="004F6583" w:rsidRPr="004F6583" w:rsidDel="00EB4CE1" w:rsidRDefault="004F6583" w:rsidP="004F6583">
            <w:pPr>
              <w:spacing w:after="0" w:line="240" w:lineRule="auto"/>
              <w:jc w:val="center"/>
              <w:rPr>
                <w:del w:id="15000" w:author="Stefanie Lane" w:date="2022-06-23T15:12:00Z"/>
                <w:rFonts w:ascii="Calibri" w:eastAsia="Times New Roman" w:hAnsi="Calibri" w:cs="Calibri"/>
                <w:color w:val="000000"/>
              </w:rPr>
            </w:pPr>
            <w:del w:id="15001"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3812E293" w14:textId="2084F31B" w:rsidR="004F6583" w:rsidRPr="004F6583" w:rsidDel="00EB4CE1" w:rsidRDefault="004F6583" w:rsidP="004F6583">
            <w:pPr>
              <w:spacing w:after="0" w:line="240" w:lineRule="auto"/>
              <w:jc w:val="center"/>
              <w:rPr>
                <w:del w:id="15002" w:author="Stefanie Lane" w:date="2022-06-23T15:12:00Z"/>
                <w:rFonts w:ascii="Calibri" w:eastAsia="Times New Roman" w:hAnsi="Calibri" w:cs="Calibri"/>
                <w:color w:val="000000"/>
              </w:rPr>
            </w:pPr>
            <w:del w:id="15003"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478AF1F3" w14:textId="276F05E9" w:rsidR="004F6583" w:rsidRPr="004F6583" w:rsidDel="00EB4CE1" w:rsidRDefault="004F6583" w:rsidP="004F6583">
            <w:pPr>
              <w:spacing w:after="0" w:line="240" w:lineRule="auto"/>
              <w:jc w:val="center"/>
              <w:rPr>
                <w:del w:id="15004" w:author="Stefanie Lane" w:date="2022-06-23T15:12:00Z"/>
                <w:rFonts w:ascii="Calibri" w:eastAsia="Times New Roman" w:hAnsi="Calibri" w:cs="Calibri"/>
                <w:color w:val="000000"/>
              </w:rPr>
            </w:pPr>
            <w:del w:id="15005"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870DB3C" w14:textId="694290D6" w:rsidR="004F6583" w:rsidRPr="004F6583" w:rsidDel="00EB4CE1" w:rsidRDefault="004F6583" w:rsidP="004F6583">
            <w:pPr>
              <w:spacing w:after="0" w:line="240" w:lineRule="auto"/>
              <w:jc w:val="center"/>
              <w:rPr>
                <w:del w:id="15006" w:author="Stefanie Lane" w:date="2022-06-23T15:12:00Z"/>
                <w:rFonts w:ascii="Calibri" w:eastAsia="Times New Roman" w:hAnsi="Calibri" w:cs="Calibri"/>
                <w:color w:val="000000"/>
              </w:rPr>
            </w:pPr>
            <w:del w:id="15007" w:author="Stefanie Lane" w:date="2022-06-23T15:12:00Z">
              <w:r w:rsidRPr="004F6583" w:rsidDel="00EB4CE1">
                <w:rPr>
                  <w:rFonts w:ascii="Calibri" w:eastAsia="Times New Roman" w:hAnsi="Calibri" w:cs="Calibri"/>
                  <w:color w:val="000000"/>
                </w:rPr>
                <w:delText>+</w:delText>
              </w:r>
            </w:del>
          </w:p>
        </w:tc>
      </w:tr>
      <w:tr w:rsidR="004F6583" w:rsidRPr="004F6583" w:rsidDel="00EB4CE1" w14:paraId="4BDAC6FF" w14:textId="127B6CD3" w:rsidTr="004F6583">
        <w:trPr>
          <w:trHeight w:val="290"/>
          <w:del w:id="15008" w:author="Stefanie Lane" w:date="2022-06-23T15:12:00Z"/>
        </w:trPr>
        <w:tc>
          <w:tcPr>
            <w:tcW w:w="1700" w:type="dxa"/>
            <w:vMerge/>
            <w:tcBorders>
              <w:top w:val="nil"/>
              <w:left w:val="nil"/>
              <w:bottom w:val="single" w:sz="4" w:space="0" w:color="000000"/>
              <w:right w:val="nil"/>
            </w:tcBorders>
            <w:vAlign w:val="center"/>
            <w:hideMark/>
          </w:tcPr>
          <w:p w14:paraId="334FBAAB" w14:textId="61EED203" w:rsidR="004F6583" w:rsidRPr="004F6583" w:rsidDel="00EB4CE1" w:rsidRDefault="004F6583" w:rsidP="004F6583">
            <w:pPr>
              <w:spacing w:after="0" w:line="240" w:lineRule="auto"/>
              <w:rPr>
                <w:del w:id="15009"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4C61140E" w:rsidR="004F6583" w:rsidRPr="004F6583" w:rsidDel="00EB4CE1" w:rsidRDefault="004F6583" w:rsidP="004F6583">
            <w:pPr>
              <w:spacing w:after="0" w:line="240" w:lineRule="auto"/>
              <w:rPr>
                <w:del w:id="15010" w:author="Stefanie Lane" w:date="2022-06-23T15:12:00Z"/>
                <w:rFonts w:ascii="Arial" w:eastAsia="Times New Roman" w:hAnsi="Arial" w:cs="Arial"/>
                <w:i/>
                <w:iCs/>
                <w:sz w:val="20"/>
                <w:szCs w:val="20"/>
              </w:rPr>
            </w:pPr>
            <w:del w:id="15011" w:author="Stefanie Lane" w:date="2022-06-23T15:12:00Z">
              <w:r w:rsidRPr="004F6583" w:rsidDel="00EB4CE1">
                <w:rPr>
                  <w:rFonts w:ascii="Arial" w:eastAsia="Times New Roman" w:hAnsi="Arial" w:cs="Arial"/>
                  <w:i/>
                  <w:iCs/>
                  <w:sz w:val="20"/>
                  <w:szCs w:val="20"/>
                </w:rPr>
                <w:delText>Scirpus microcarpus</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434B349A" w:rsidR="004F6583" w:rsidRPr="004F6583" w:rsidDel="00EB4CE1" w:rsidRDefault="004F6583" w:rsidP="004F6583">
            <w:pPr>
              <w:spacing w:after="0" w:line="240" w:lineRule="auto"/>
              <w:jc w:val="center"/>
              <w:rPr>
                <w:del w:id="15012" w:author="Stefanie Lane" w:date="2022-06-23T15:12:00Z"/>
                <w:rFonts w:ascii="Calibri" w:eastAsia="Times New Roman" w:hAnsi="Calibri" w:cs="Calibri"/>
                <w:color w:val="000000"/>
              </w:rPr>
            </w:pPr>
            <w:del w:id="15013"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372DD7C8" w:rsidR="004F6583" w:rsidRPr="004F6583" w:rsidDel="00EB4CE1" w:rsidRDefault="004F6583" w:rsidP="004F6583">
            <w:pPr>
              <w:spacing w:after="0" w:line="240" w:lineRule="auto"/>
              <w:jc w:val="center"/>
              <w:rPr>
                <w:del w:id="15014" w:author="Stefanie Lane" w:date="2022-06-23T15:12:00Z"/>
                <w:rFonts w:ascii="Calibri" w:eastAsia="Times New Roman" w:hAnsi="Calibri" w:cs="Calibri"/>
                <w:color w:val="000000"/>
              </w:rPr>
            </w:pPr>
            <w:del w:id="15015"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4BBD358" w:rsidR="004F6583" w:rsidRPr="004F6583" w:rsidDel="00EB4CE1" w:rsidRDefault="004F6583" w:rsidP="004F6583">
            <w:pPr>
              <w:spacing w:after="0" w:line="240" w:lineRule="auto"/>
              <w:jc w:val="center"/>
              <w:rPr>
                <w:del w:id="15016" w:author="Stefanie Lane" w:date="2022-06-23T15:12:00Z"/>
                <w:rFonts w:ascii="Calibri" w:eastAsia="Times New Roman" w:hAnsi="Calibri" w:cs="Calibri"/>
                <w:color w:val="000000"/>
              </w:rPr>
            </w:pPr>
            <w:del w:id="15017" w:author="Stefanie Lane" w:date="2022-06-23T15:12:00Z">
              <w:r w:rsidRPr="004F6583" w:rsidDel="00EB4CE1">
                <w:rPr>
                  <w:rFonts w:ascii="Calibri" w:eastAsia="Times New Roman" w:hAnsi="Calibri" w:cs="Calibri"/>
                  <w:color w:val="000000"/>
                </w:rPr>
                <w:delText>0.07</w:delText>
              </w:r>
            </w:del>
          </w:p>
        </w:tc>
        <w:tc>
          <w:tcPr>
            <w:tcW w:w="1760" w:type="dxa"/>
            <w:tcBorders>
              <w:top w:val="nil"/>
              <w:left w:val="nil"/>
              <w:bottom w:val="single" w:sz="4" w:space="0" w:color="auto"/>
              <w:right w:val="nil"/>
            </w:tcBorders>
            <w:shd w:val="clear" w:color="auto" w:fill="auto"/>
            <w:noWrap/>
            <w:vAlign w:val="bottom"/>
            <w:hideMark/>
          </w:tcPr>
          <w:p w14:paraId="3DFDC77C" w14:textId="64A7BFF1" w:rsidR="004F6583" w:rsidRPr="004F6583" w:rsidDel="00EB4CE1" w:rsidRDefault="004F6583" w:rsidP="004F6583">
            <w:pPr>
              <w:spacing w:after="0" w:line="240" w:lineRule="auto"/>
              <w:jc w:val="center"/>
              <w:rPr>
                <w:del w:id="15018" w:author="Stefanie Lane" w:date="2022-06-23T15:12:00Z"/>
                <w:rFonts w:ascii="Calibri" w:eastAsia="Times New Roman" w:hAnsi="Calibri" w:cs="Calibri"/>
                <w:color w:val="000000"/>
              </w:rPr>
            </w:pPr>
            <w:del w:id="15019" w:author="Stefanie Lane" w:date="2022-06-23T15:12:00Z">
              <w:r w:rsidRPr="004F6583" w:rsidDel="00EB4CE1">
                <w:rPr>
                  <w:rFonts w:ascii="Calibri" w:eastAsia="Times New Roman" w:hAnsi="Calibri" w:cs="Calibri"/>
                  <w:color w:val="000000"/>
                </w:rPr>
                <w:delText>+</w:delText>
              </w:r>
            </w:del>
          </w:p>
        </w:tc>
      </w:tr>
      <w:tr w:rsidR="004F6583" w:rsidRPr="004F6583" w:rsidDel="00EB4CE1" w14:paraId="2E75AF92" w14:textId="344A0896" w:rsidTr="004F6583">
        <w:trPr>
          <w:trHeight w:val="290"/>
          <w:del w:id="15020" w:author="Stefanie Lane" w:date="2022-06-23T15:12:00Z"/>
        </w:trPr>
        <w:tc>
          <w:tcPr>
            <w:tcW w:w="1700" w:type="dxa"/>
            <w:vMerge/>
            <w:tcBorders>
              <w:top w:val="nil"/>
              <w:left w:val="nil"/>
              <w:bottom w:val="single" w:sz="4" w:space="0" w:color="000000"/>
              <w:right w:val="nil"/>
            </w:tcBorders>
            <w:vAlign w:val="center"/>
            <w:hideMark/>
          </w:tcPr>
          <w:p w14:paraId="23111482" w14:textId="240AA030" w:rsidR="004F6583" w:rsidRPr="004F6583" w:rsidDel="00EB4CE1" w:rsidRDefault="004F6583" w:rsidP="004F6583">
            <w:pPr>
              <w:spacing w:after="0" w:line="240" w:lineRule="auto"/>
              <w:rPr>
                <w:del w:id="15021"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46B01A7E" w:rsidR="004F6583" w:rsidRPr="004F6583" w:rsidDel="00EB4CE1" w:rsidRDefault="004F6583" w:rsidP="004F6583">
            <w:pPr>
              <w:spacing w:after="0" w:line="240" w:lineRule="auto"/>
              <w:rPr>
                <w:del w:id="15022" w:author="Stefanie Lane" w:date="2022-06-23T15:12:00Z"/>
                <w:rFonts w:ascii="Arial" w:eastAsia="Times New Roman" w:hAnsi="Arial" w:cs="Arial"/>
                <w:i/>
                <w:iCs/>
                <w:sz w:val="20"/>
                <w:szCs w:val="20"/>
              </w:rPr>
            </w:pPr>
            <w:del w:id="15023" w:author="Stefanie Lane" w:date="2022-06-23T15:12:00Z">
              <w:r w:rsidRPr="004F6583" w:rsidDel="00EB4CE1">
                <w:rPr>
                  <w:rFonts w:ascii="Arial" w:eastAsia="Times New Roman" w:hAnsi="Arial" w:cs="Arial"/>
                  <w:i/>
                  <w:iCs/>
                  <w:sz w:val="20"/>
                  <w:szCs w:val="20"/>
                </w:rPr>
                <w:delText>Cirsium arvense</w:delText>
              </w:r>
            </w:del>
          </w:p>
        </w:tc>
        <w:tc>
          <w:tcPr>
            <w:tcW w:w="960" w:type="dxa"/>
            <w:tcBorders>
              <w:top w:val="nil"/>
              <w:left w:val="nil"/>
              <w:bottom w:val="nil"/>
              <w:right w:val="nil"/>
            </w:tcBorders>
            <w:shd w:val="clear" w:color="auto" w:fill="auto"/>
            <w:noWrap/>
            <w:vAlign w:val="bottom"/>
            <w:hideMark/>
          </w:tcPr>
          <w:p w14:paraId="4DF00884" w14:textId="6CF5316E" w:rsidR="004F6583" w:rsidRPr="004F6583" w:rsidDel="00EB4CE1" w:rsidRDefault="004F6583" w:rsidP="004F6583">
            <w:pPr>
              <w:spacing w:after="0" w:line="240" w:lineRule="auto"/>
              <w:jc w:val="center"/>
              <w:rPr>
                <w:del w:id="15024" w:author="Stefanie Lane" w:date="2022-06-23T15:12:00Z"/>
                <w:rFonts w:ascii="Calibri" w:eastAsia="Times New Roman" w:hAnsi="Calibri" w:cs="Calibri"/>
                <w:color w:val="000000"/>
              </w:rPr>
            </w:pPr>
            <w:del w:id="15025"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0C839F9A" w14:textId="15764B1D" w:rsidR="004F6583" w:rsidRPr="004F6583" w:rsidDel="00EB4CE1" w:rsidRDefault="004F6583" w:rsidP="004F6583">
            <w:pPr>
              <w:spacing w:after="0" w:line="240" w:lineRule="auto"/>
              <w:jc w:val="center"/>
              <w:rPr>
                <w:del w:id="15026" w:author="Stefanie Lane" w:date="2022-06-23T15:12:00Z"/>
                <w:rFonts w:ascii="Calibri" w:eastAsia="Times New Roman" w:hAnsi="Calibri" w:cs="Calibri"/>
                <w:color w:val="000000"/>
              </w:rPr>
            </w:pPr>
            <w:del w:id="15027"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308E7CC9" w14:textId="762C5EA4" w:rsidR="004F6583" w:rsidRPr="004F6583" w:rsidDel="00EB4CE1" w:rsidRDefault="004F6583" w:rsidP="004F6583">
            <w:pPr>
              <w:spacing w:after="0" w:line="240" w:lineRule="auto"/>
              <w:jc w:val="center"/>
              <w:rPr>
                <w:del w:id="15028" w:author="Stefanie Lane" w:date="2022-06-23T15:12:00Z"/>
                <w:rFonts w:ascii="Calibri" w:eastAsia="Times New Roman" w:hAnsi="Calibri" w:cs="Calibri"/>
                <w:color w:val="000000"/>
              </w:rPr>
            </w:pPr>
            <w:del w:id="15029"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6555FA71" w14:textId="1F37A1E1" w:rsidR="004F6583" w:rsidRPr="004F6583" w:rsidDel="00EB4CE1" w:rsidRDefault="004F6583" w:rsidP="004F6583">
            <w:pPr>
              <w:spacing w:after="0" w:line="240" w:lineRule="auto"/>
              <w:jc w:val="center"/>
              <w:rPr>
                <w:del w:id="15030" w:author="Stefanie Lane" w:date="2022-06-23T15:12:00Z"/>
                <w:rFonts w:ascii="Calibri" w:eastAsia="Times New Roman" w:hAnsi="Calibri" w:cs="Calibri"/>
                <w:color w:val="000000"/>
              </w:rPr>
            </w:pPr>
            <w:del w:id="15031"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5DE98441" w14:textId="079D01B4" w:rsidTr="004F6583">
        <w:trPr>
          <w:trHeight w:val="290"/>
          <w:del w:id="15032" w:author="Stefanie Lane" w:date="2022-06-23T15:12:00Z"/>
        </w:trPr>
        <w:tc>
          <w:tcPr>
            <w:tcW w:w="1700" w:type="dxa"/>
            <w:vMerge/>
            <w:tcBorders>
              <w:top w:val="nil"/>
              <w:left w:val="nil"/>
              <w:bottom w:val="single" w:sz="4" w:space="0" w:color="000000"/>
              <w:right w:val="nil"/>
            </w:tcBorders>
            <w:vAlign w:val="center"/>
            <w:hideMark/>
          </w:tcPr>
          <w:p w14:paraId="73DD4ACE" w14:textId="17381FC9" w:rsidR="004F6583" w:rsidRPr="004F6583" w:rsidDel="00EB4CE1" w:rsidRDefault="004F6583" w:rsidP="004F6583">
            <w:pPr>
              <w:spacing w:after="0" w:line="240" w:lineRule="auto"/>
              <w:rPr>
                <w:del w:id="15033"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5F282BD3" w:rsidR="004F6583" w:rsidRPr="004F6583" w:rsidDel="00EB4CE1" w:rsidRDefault="004F6583" w:rsidP="004F6583">
            <w:pPr>
              <w:spacing w:after="0" w:line="240" w:lineRule="auto"/>
              <w:rPr>
                <w:del w:id="15034" w:author="Stefanie Lane" w:date="2022-06-23T15:12:00Z"/>
                <w:rFonts w:ascii="Arial" w:eastAsia="Times New Roman" w:hAnsi="Arial" w:cs="Arial"/>
                <w:i/>
                <w:iCs/>
                <w:sz w:val="20"/>
                <w:szCs w:val="20"/>
              </w:rPr>
            </w:pPr>
            <w:del w:id="15035" w:author="Stefanie Lane" w:date="2022-06-23T15:12:00Z">
              <w:r w:rsidRPr="004F6583" w:rsidDel="00EB4CE1">
                <w:rPr>
                  <w:rFonts w:ascii="Arial" w:eastAsia="Times New Roman" w:hAnsi="Arial" w:cs="Arial"/>
                  <w:i/>
                  <w:iCs/>
                  <w:sz w:val="20"/>
                  <w:szCs w:val="20"/>
                </w:rPr>
                <w:delText>Equisetum palustre</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23261446" w:rsidR="004F6583" w:rsidRPr="004F6583" w:rsidDel="00EB4CE1" w:rsidRDefault="004F6583" w:rsidP="004F6583">
            <w:pPr>
              <w:spacing w:after="0" w:line="240" w:lineRule="auto"/>
              <w:jc w:val="center"/>
              <w:rPr>
                <w:del w:id="15036" w:author="Stefanie Lane" w:date="2022-06-23T15:12:00Z"/>
                <w:rFonts w:ascii="Calibri" w:eastAsia="Times New Roman" w:hAnsi="Calibri" w:cs="Calibri"/>
                <w:color w:val="000000"/>
              </w:rPr>
            </w:pPr>
            <w:del w:id="15037"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06E47403" w:rsidR="004F6583" w:rsidRPr="004F6583" w:rsidDel="00EB4CE1" w:rsidRDefault="004F6583" w:rsidP="004F6583">
            <w:pPr>
              <w:spacing w:after="0" w:line="240" w:lineRule="auto"/>
              <w:jc w:val="center"/>
              <w:rPr>
                <w:del w:id="15038" w:author="Stefanie Lane" w:date="2022-06-23T15:12:00Z"/>
                <w:rFonts w:ascii="Calibri" w:eastAsia="Times New Roman" w:hAnsi="Calibri" w:cs="Calibri"/>
                <w:color w:val="000000"/>
              </w:rPr>
            </w:pPr>
            <w:del w:id="15039" w:author="Stefanie Lane" w:date="2022-06-23T15:12:00Z">
              <w:r w:rsidRPr="004F6583" w:rsidDel="00EB4CE1">
                <w:rPr>
                  <w:rFonts w:ascii="Calibri" w:eastAsia="Times New Roman" w:hAnsi="Calibri" w:cs="Calibri"/>
                  <w:color w:val="000000"/>
                </w:rPr>
                <w:delText>0.19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05433B82" w:rsidR="004F6583" w:rsidRPr="004F6583" w:rsidDel="00EB4CE1" w:rsidRDefault="004F6583" w:rsidP="004F6583">
            <w:pPr>
              <w:spacing w:after="0" w:line="240" w:lineRule="auto"/>
              <w:jc w:val="center"/>
              <w:rPr>
                <w:del w:id="15040" w:author="Stefanie Lane" w:date="2022-06-23T15:12:00Z"/>
                <w:rFonts w:ascii="Calibri" w:eastAsia="Times New Roman" w:hAnsi="Calibri" w:cs="Calibri"/>
                <w:color w:val="000000"/>
              </w:rPr>
            </w:pPr>
            <w:del w:id="15041"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147E359" w14:textId="7F4EA857" w:rsidR="004F6583" w:rsidRPr="004F6583" w:rsidDel="00EB4CE1" w:rsidRDefault="004F6583" w:rsidP="004F6583">
            <w:pPr>
              <w:spacing w:after="0" w:line="240" w:lineRule="auto"/>
              <w:jc w:val="center"/>
              <w:rPr>
                <w:del w:id="15042" w:author="Stefanie Lane" w:date="2022-06-23T15:12:00Z"/>
                <w:rFonts w:ascii="Calibri" w:eastAsia="Times New Roman" w:hAnsi="Calibri" w:cs="Calibri"/>
                <w:color w:val="000000"/>
              </w:rPr>
            </w:pPr>
            <w:del w:id="15043"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2EC15242" w14:textId="0C2EBB44" w:rsidTr="004F6583">
        <w:trPr>
          <w:trHeight w:val="290"/>
          <w:del w:id="15044" w:author="Stefanie Lane" w:date="2022-06-23T15:12:00Z"/>
        </w:trPr>
        <w:tc>
          <w:tcPr>
            <w:tcW w:w="1700" w:type="dxa"/>
            <w:vMerge/>
            <w:tcBorders>
              <w:top w:val="nil"/>
              <w:left w:val="nil"/>
              <w:bottom w:val="single" w:sz="4" w:space="0" w:color="000000"/>
              <w:right w:val="nil"/>
            </w:tcBorders>
            <w:vAlign w:val="center"/>
            <w:hideMark/>
          </w:tcPr>
          <w:p w14:paraId="628390EC" w14:textId="2D56FFAD" w:rsidR="004F6583" w:rsidRPr="004F6583" w:rsidDel="00EB4CE1" w:rsidRDefault="004F6583" w:rsidP="004F6583">
            <w:pPr>
              <w:spacing w:after="0" w:line="240" w:lineRule="auto"/>
              <w:rPr>
                <w:del w:id="15045" w:author="Stefanie Lane" w:date="2022-06-23T15:12: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02054170" w:rsidR="004F6583" w:rsidRPr="004F6583" w:rsidDel="00EB4CE1" w:rsidRDefault="004F6583" w:rsidP="004F6583">
            <w:pPr>
              <w:spacing w:after="0" w:line="240" w:lineRule="auto"/>
              <w:rPr>
                <w:del w:id="15046" w:author="Stefanie Lane" w:date="2022-06-23T15:12:00Z"/>
                <w:rFonts w:ascii="Calibri" w:eastAsia="Times New Roman" w:hAnsi="Calibri" w:cs="Calibri"/>
                <w:i/>
                <w:iCs/>
                <w:color w:val="000000"/>
              </w:rPr>
            </w:pPr>
            <w:commentRangeStart w:id="15047"/>
            <w:del w:id="15048" w:author="Stefanie Lane" w:date="2022-06-23T15:12:00Z">
              <w:r w:rsidRPr="004F6583" w:rsidDel="00EB4CE1">
                <w:rPr>
                  <w:rFonts w:ascii="Calibri" w:eastAsia="Times New Roman" w:hAnsi="Calibri" w:cs="Calibri"/>
                  <w:i/>
                  <w:iCs/>
                  <w:color w:val="000000"/>
                </w:rPr>
                <w:delText xml:space="preserve">Galium </w:delText>
              </w:r>
              <w:r w:rsidRPr="004F6583" w:rsidDel="00EB4CE1">
                <w:rPr>
                  <w:rFonts w:ascii="Calibri" w:eastAsia="Times New Roman" w:hAnsi="Calibri" w:cs="Calibri"/>
                  <w:color w:val="000000"/>
                </w:rPr>
                <w:delText xml:space="preserve">sp. </w:delText>
              </w:r>
            </w:del>
          </w:p>
        </w:tc>
        <w:tc>
          <w:tcPr>
            <w:tcW w:w="960" w:type="dxa"/>
            <w:tcBorders>
              <w:top w:val="nil"/>
              <w:left w:val="nil"/>
              <w:bottom w:val="nil"/>
              <w:right w:val="nil"/>
            </w:tcBorders>
            <w:shd w:val="clear" w:color="auto" w:fill="auto"/>
            <w:noWrap/>
            <w:vAlign w:val="bottom"/>
            <w:hideMark/>
          </w:tcPr>
          <w:p w14:paraId="0EB1E0F9" w14:textId="1EAC24A1" w:rsidR="004F6583" w:rsidRPr="004F6583" w:rsidDel="00EB4CE1" w:rsidRDefault="004F6583" w:rsidP="004F6583">
            <w:pPr>
              <w:spacing w:after="0" w:line="240" w:lineRule="auto"/>
              <w:jc w:val="center"/>
              <w:rPr>
                <w:del w:id="15049" w:author="Stefanie Lane" w:date="2022-06-23T15:12:00Z"/>
                <w:rFonts w:ascii="Calibri" w:eastAsia="Times New Roman" w:hAnsi="Calibri" w:cs="Calibri"/>
                <w:color w:val="000000"/>
              </w:rPr>
            </w:pPr>
            <w:del w:id="15050"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nil"/>
              <w:right w:val="nil"/>
            </w:tcBorders>
            <w:shd w:val="clear" w:color="auto" w:fill="auto"/>
            <w:noWrap/>
            <w:vAlign w:val="bottom"/>
            <w:hideMark/>
          </w:tcPr>
          <w:p w14:paraId="591073D1" w14:textId="4D05FE25" w:rsidR="004F6583" w:rsidRPr="004F6583" w:rsidDel="00EB4CE1" w:rsidRDefault="004F6583" w:rsidP="004F6583">
            <w:pPr>
              <w:spacing w:after="0" w:line="240" w:lineRule="auto"/>
              <w:jc w:val="center"/>
              <w:rPr>
                <w:del w:id="15051" w:author="Stefanie Lane" w:date="2022-06-23T15:12:00Z"/>
                <w:rFonts w:ascii="Calibri" w:eastAsia="Times New Roman" w:hAnsi="Calibri" w:cs="Calibri"/>
                <w:color w:val="000000"/>
              </w:rPr>
            </w:pPr>
            <w:del w:id="15052" w:author="Stefanie Lane" w:date="2022-06-23T15:12:00Z">
              <w:r w:rsidRPr="004F6583" w:rsidDel="00EB4CE1">
                <w:rPr>
                  <w:rFonts w:ascii="Calibri" w:eastAsia="Times New Roman" w:hAnsi="Calibri" w:cs="Calibri"/>
                  <w:color w:val="000000"/>
                </w:rPr>
                <w:delText>0.03</w:delText>
              </w:r>
            </w:del>
          </w:p>
        </w:tc>
        <w:tc>
          <w:tcPr>
            <w:tcW w:w="960" w:type="dxa"/>
            <w:tcBorders>
              <w:top w:val="nil"/>
              <w:left w:val="nil"/>
              <w:bottom w:val="nil"/>
              <w:right w:val="nil"/>
            </w:tcBorders>
            <w:shd w:val="clear" w:color="auto" w:fill="auto"/>
            <w:noWrap/>
            <w:vAlign w:val="bottom"/>
            <w:hideMark/>
          </w:tcPr>
          <w:p w14:paraId="6737FE14" w14:textId="47C673E0" w:rsidR="004F6583" w:rsidRPr="004F6583" w:rsidDel="00EB4CE1" w:rsidRDefault="004F6583" w:rsidP="004F6583">
            <w:pPr>
              <w:spacing w:after="0" w:line="240" w:lineRule="auto"/>
              <w:jc w:val="center"/>
              <w:rPr>
                <w:del w:id="15053" w:author="Stefanie Lane" w:date="2022-06-23T15:12:00Z"/>
                <w:rFonts w:ascii="Calibri" w:eastAsia="Times New Roman" w:hAnsi="Calibri" w:cs="Calibri"/>
                <w:color w:val="000000"/>
              </w:rPr>
            </w:pPr>
            <w:del w:id="15054" w:author="Stefanie Lane" w:date="2022-06-23T15:12:00Z">
              <w:r w:rsidRPr="004F6583" w:rsidDel="00EB4CE1">
                <w:rPr>
                  <w:rFonts w:ascii="Calibri" w:eastAsia="Times New Roman" w:hAnsi="Calibri" w:cs="Calibri"/>
                  <w:color w:val="000000"/>
                </w:rPr>
                <w:delText>0.00</w:delText>
              </w:r>
              <w:commentRangeEnd w:id="15047"/>
              <w:r w:rsidR="00403789" w:rsidDel="00EB4CE1">
                <w:rPr>
                  <w:rStyle w:val="CommentReference"/>
                </w:rPr>
                <w:commentReference w:id="15047"/>
              </w:r>
            </w:del>
          </w:p>
        </w:tc>
        <w:tc>
          <w:tcPr>
            <w:tcW w:w="1760" w:type="dxa"/>
            <w:tcBorders>
              <w:top w:val="nil"/>
              <w:left w:val="nil"/>
              <w:bottom w:val="single" w:sz="4" w:space="0" w:color="auto"/>
              <w:right w:val="nil"/>
            </w:tcBorders>
            <w:shd w:val="clear" w:color="auto" w:fill="auto"/>
            <w:noWrap/>
            <w:vAlign w:val="bottom"/>
            <w:hideMark/>
          </w:tcPr>
          <w:p w14:paraId="6A1B2758" w14:textId="235843D3" w:rsidR="004F6583" w:rsidRPr="004F6583" w:rsidDel="00EB4CE1" w:rsidRDefault="004F6583" w:rsidP="004F6583">
            <w:pPr>
              <w:spacing w:after="0" w:line="240" w:lineRule="auto"/>
              <w:jc w:val="center"/>
              <w:rPr>
                <w:del w:id="15055" w:author="Stefanie Lane" w:date="2022-06-23T15:12:00Z"/>
                <w:rFonts w:ascii="Calibri" w:eastAsia="Times New Roman" w:hAnsi="Calibri" w:cs="Calibri"/>
                <w:color w:val="000000"/>
              </w:rPr>
            </w:pPr>
            <w:del w:id="15056"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0A389443" w14:textId="1833DB14" w:rsidTr="004F6583">
        <w:trPr>
          <w:trHeight w:val="290"/>
          <w:del w:id="15057" w:author="Stefanie Lane" w:date="2022-06-23T15:12:00Z"/>
        </w:trPr>
        <w:tc>
          <w:tcPr>
            <w:tcW w:w="1700" w:type="dxa"/>
            <w:vMerge/>
            <w:tcBorders>
              <w:top w:val="nil"/>
              <w:left w:val="nil"/>
              <w:bottom w:val="single" w:sz="4" w:space="0" w:color="000000"/>
              <w:right w:val="nil"/>
            </w:tcBorders>
            <w:vAlign w:val="center"/>
            <w:hideMark/>
          </w:tcPr>
          <w:p w14:paraId="497D680C" w14:textId="77D2C95C" w:rsidR="004F6583" w:rsidRPr="004F6583" w:rsidDel="00EB4CE1" w:rsidRDefault="004F6583" w:rsidP="004F6583">
            <w:pPr>
              <w:spacing w:after="0" w:line="240" w:lineRule="auto"/>
              <w:rPr>
                <w:del w:id="15058" w:author="Stefanie Lane" w:date="2022-06-23T15:12: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6C83CE52" w:rsidR="004F6583" w:rsidRPr="004F6583" w:rsidDel="00EB4CE1" w:rsidRDefault="004F6583" w:rsidP="004F6583">
            <w:pPr>
              <w:spacing w:after="0" w:line="240" w:lineRule="auto"/>
              <w:rPr>
                <w:del w:id="15059" w:author="Stefanie Lane" w:date="2022-06-23T15:12:00Z"/>
                <w:rFonts w:ascii="Arial" w:eastAsia="Times New Roman" w:hAnsi="Arial" w:cs="Arial"/>
                <w:i/>
                <w:iCs/>
                <w:sz w:val="20"/>
                <w:szCs w:val="20"/>
              </w:rPr>
            </w:pPr>
            <w:del w:id="15060" w:author="Stefanie Lane" w:date="2022-06-23T15:12:00Z">
              <w:r w:rsidRPr="004F6583" w:rsidDel="00EB4CE1">
                <w:rPr>
                  <w:rFonts w:ascii="Arial" w:eastAsia="Times New Roman" w:hAnsi="Arial" w:cs="Arial"/>
                  <w:i/>
                  <w:iCs/>
                  <w:sz w:val="20"/>
                  <w:szCs w:val="20"/>
                </w:rPr>
                <w:delText>Lysichiton americanum</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178F2264" w:rsidR="004F6583" w:rsidRPr="004F6583" w:rsidDel="00EB4CE1" w:rsidRDefault="004F6583" w:rsidP="004F6583">
            <w:pPr>
              <w:spacing w:after="0" w:line="240" w:lineRule="auto"/>
              <w:jc w:val="center"/>
              <w:rPr>
                <w:del w:id="15061" w:author="Stefanie Lane" w:date="2022-06-23T15:12:00Z"/>
                <w:rFonts w:ascii="Calibri" w:eastAsia="Times New Roman" w:hAnsi="Calibri" w:cs="Calibri"/>
                <w:color w:val="000000"/>
              </w:rPr>
            </w:pPr>
            <w:del w:id="15062" w:author="Stefanie Lane" w:date="2022-06-23T15:12:00Z">
              <w:r w:rsidRPr="004F6583" w:rsidDel="00EB4CE1">
                <w:rPr>
                  <w:rFonts w:ascii="Calibri" w:eastAsia="Times New Roman" w:hAnsi="Calibri" w:cs="Calibri"/>
                  <w:color w:val="000000"/>
                </w:rPr>
                <w:delText>0.00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692720E1" w:rsidR="004F6583" w:rsidRPr="004F6583" w:rsidDel="00EB4CE1" w:rsidRDefault="004F6583" w:rsidP="004F6583">
            <w:pPr>
              <w:spacing w:after="0" w:line="240" w:lineRule="auto"/>
              <w:jc w:val="center"/>
              <w:rPr>
                <w:del w:id="15063" w:author="Stefanie Lane" w:date="2022-06-23T15:12:00Z"/>
                <w:rFonts w:ascii="Calibri" w:eastAsia="Times New Roman" w:hAnsi="Calibri" w:cs="Calibri"/>
                <w:color w:val="000000"/>
              </w:rPr>
            </w:pPr>
            <w:del w:id="15064" w:author="Stefanie Lane" w:date="2022-06-23T15:12:00Z">
              <w:r w:rsidRPr="004F6583" w:rsidDel="00EB4CE1">
                <w:rPr>
                  <w:rFonts w:ascii="Calibri" w:eastAsia="Times New Roman" w:hAnsi="Calibri" w:cs="Calibri"/>
                  <w:color w:val="000000"/>
                </w:rPr>
                <w:delText>0.03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1D254DAE" w:rsidR="004F6583" w:rsidRPr="004F6583" w:rsidDel="00EB4CE1" w:rsidRDefault="004F6583" w:rsidP="004F6583">
            <w:pPr>
              <w:spacing w:after="0" w:line="240" w:lineRule="auto"/>
              <w:jc w:val="center"/>
              <w:rPr>
                <w:del w:id="15065" w:author="Stefanie Lane" w:date="2022-06-23T15:12:00Z"/>
                <w:rFonts w:ascii="Calibri" w:eastAsia="Times New Roman" w:hAnsi="Calibri" w:cs="Calibri"/>
                <w:color w:val="000000"/>
              </w:rPr>
            </w:pPr>
            <w:del w:id="15066"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7C48A6EC" w14:textId="3B21BBF1" w:rsidR="004F6583" w:rsidRPr="004F6583" w:rsidDel="00EB4CE1" w:rsidRDefault="004F6583" w:rsidP="004F6583">
            <w:pPr>
              <w:spacing w:after="0" w:line="240" w:lineRule="auto"/>
              <w:jc w:val="center"/>
              <w:rPr>
                <w:del w:id="15067" w:author="Stefanie Lane" w:date="2022-06-23T15:12:00Z"/>
                <w:rFonts w:ascii="Calibri" w:eastAsia="Times New Roman" w:hAnsi="Calibri" w:cs="Calibri"/>
                <w:color w:val="000000"/>
              </w:rPr>
            </w:pPr>
            <w:del w:id="15068" w:author="Stefanie Lane" w:date="2022-06-23T15:12:00Z">
              <w:r w:rsidRPr="004F6583" w:rsidDel="00EB4CE1">
                <w:rPr>
                  <w:rFonts w:ascii="Calibri" w:eastAsia="Times New Roman" w:hAnsi="Calibri" w:cs="Calibri"/>
                  <w:color w:val="000000"/>
                </w:rPr>
                <w:delText> </w:delText>
              </w:r>
            </w:del>
          </w:p>
        </w:tc>
      </w:tr>
      <w:tr w:rsidR="004F6583" w:rsidRPr="004F6583" w:rsidDel="00EB4CE1" w14:paraId="6960A48C" w14:textId="3B9EAA50" w:rsidTr="004F6583">
        <w:trPr>
          <w:trHeight w:val="290"/>
          <w:del w:id="15069" w:author="Stefanie Lane" w:date="2022-06-23T15:12:00Z"/>
        </w:trPr>
        <w:tc>
          <w:tcPr>
            <w:tcW w:w="1700" w:type="dxa"/>
            <w:vMerge/>
            <w:tcBorders>
              <w:top w:val="nil"/>
              <w:left w:val="nil"/>
              <w:bottom w:val="single" w:sz="4" w:space="0" w:color="000000"/>
              <w:right w:val="nil"/>
            </w:tcBorders>
            <w:vAlign w:val="center"/>
            <w:hideMark/>
          </w:tcPr>
          <w:p w14:paraId="379C90CD" w14:textId="18684F88" w:rsidR="004F6583" w:rsidRPr="004F6583" w:rsidDel="00EB4CE1" w:rsidRDefault="004F6583" w:rsidP="004F6583">
            <w:pPr>
              <w:spacing w:after="0" w:line="240" w:lineRule="auto"/>
              <w:rPr>
                <w:del w:id="15070" w:author="Stefanie Lane" w:date="2022-06-23T15:12: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4BFCFE5" w:rsidR="004F6583" w:rsidRPr="004F6583" w:rsidDel="00EB4CE1" w:rsidRDefault="004F6583" w:rsidP="004F6583">
            <w:pPr>
              <w:spacing w:after="0" w:line="240" w:lineRule="auto"/>
              <w:rPr>
                <w:del w:id="15071" w:author="Stefanie Lane" w:date="2022-06-23T15:12:00Z"/>
                <w:rFonts w:ascii="Arial" w:eastAsia="Times New Roman" w:hAnsi="Arial" w:cs="Arial"/>
                <w:i/>
                <w:iCs/>
                <w:sz w:val="20"/>
                <w:szCs w:val="20"/>
              </w:rPr>
            </w:pPr>
            <w:del w:id="15072" w:author="Stefanie Lane" w:date="2022-06-23T15:12:00Z">
              <w:r w:rsidRPr="004F6583" w:rsidDel="00EB4CE1">
                <w:rPr>
                  <w:rFonts w:ascii="Arial" w:eastAsia="Times New Roman" w:hAnsi="Arial" w:cs="Arial"/>
                  <w:i/>
                  <w:iCs/>
                  <w:sz w:val="20"/>
                  <w:szCs w:val="20"/>
                </w:rPr>
                <w:delText>Salix sitchensis</w:delText>
              </w:r>
            </w:del>
          </w:p>
        </w:tc>
        <w:tc>
          <w:tcPr>
            <w:tcW w:w="960" w:type="dxa"/>
            <w:tcBorders>
              <w:top w:val="nil"/>
              <w:left w:val="nil"/>
              <w:bottom w:val="single" w:sz="4" w:space="0" w:color="auto"/>
              <w:right w:val="nil"/>
            </w:tcBorders>
            <w:shd w:val="clear" w:color="auto" w:fill="auto"/>
            <w:noWrap/>
            <w:vAlign w:val="bottom"/>
            <w:hideMark/>
          </w:tcPr>
          <w:p w14:paraId="227F811B" w14:textId="7D978CEF" w:rsidR="004F6583" w:rsidRPr="004F6583" w:rsidDel="00EB4CE1" w:rsidRDefault="004F6583" w:rsidP="004F6583">
            <w:pPr>
              <w:spacing w:after="0" w:line="240" w:lineRule="auto"/>
              <w:jc w:val="center"/>
              <w:rPr>
                <w:del w:id="15073" w:author="Stefanie Lane" w:date="2022-06-23T15:12:00Z"/>
                <w:rFonts w:ascii="Calibri" w:eastAsia="Times New Roman" w:hAnsi="Calibri" w:cs="Calibri"/>
                <w:color w:val="000000"/>
              </w:rPr>
            </w:pPr>
            <w:del w:id="15074" w:author="Stefanie Lane" w:date="2022-06-23T15:12:00Z">
              <w:r w:rsidRPr="004F6583" w:rsidDel="00EB4CE1">
                <w:rPr>
                  <w:rFonts w:ascii="Calibri" w:eastAsia="Times New Roman" w:hAnsi="Calibri" w:cs="Calibri"/>
                  <w:color w:val="000000"/>
                </w:rPr>
                <w:delText>0.00</w:delText>
              </w:r>
            </w:del>
          </w:p>
        </w:tc>
        <w:tc>
          <w:tcPr>
            <w:tcW w:w="960" w:type="dxa"/>
            <w:tcBorders>
              <w:top w:val="nil"/>
              <w:left w:val="nil"/>
              <w:bottom w:val="single" w:sz="4" w:space="0" w:color="auto"/>
              <w:right w:val="nil"/>
            </w:tcBorders>
            <w:shd w:val="clear" w:color="auto" w:fill="auto"/>
            <w:noWrap/>
            <w:vAlign w:val="bottom"/>
            <w:hideMark/>
          </w:tcPr>
          <w:p w14:paraId="1088B53D" w14:textId="3A0699B2" w:rsidR="004F6583" w:rsidRPr="004F6583" w:rsidDel="00EB4CE1" w:rsidRDefault="004F6583" w:rsidP="004F6583">
            <w:pPr>
              <w:spacing w:after="0" w:line="240" w:lineRule="auto"/>
              <w:jc w:val="center"/>
              <w:rPr>
                <w:del w:id="15075" w:author="Stefanie Lane" w:date="2022-06-23T15:12:00Z"/>
                <w:rFonts w:ascii="Calibri" w:eastAsia="Times New Roman" w:hAnsi="Calibri" w:cs="Calibri"/>
                <w:color w:val="000000"/>
              </w:rPr>
            </w:pPr>
            <w:del w:id="15076" w:author="Stefanie Lane" w:date="2022-06-23T15:12:00Z">
              <w:r w:rsidRPr="004F6583" w:rsidDel="00EB4CE1">
                <w:rPr>
                  <w:rFonts w:ascii="Calibri" w:eastAsia="Times New Roman" w:hAnsi="Calibri" w:cs="Calibri"/>
                  <w:color w:val="000000"/>
                </w:rPr>
                <w:delText>0.06</w:delText>
              </w:r>
            </w:del>
          </w:p>
        </w:tc>
        <w:tc>
          <w:tcPr>
            <w:tcW w:w="960" w:type="dxa"/>
            <w:tcBorders>
              <w:top w:val="nil"/>
              <w:left w:val="nil"/>
              <w:bottom w:val="single" w:sz="4" w:space="0" w:color="auto"/>
              <w:right w:val="nil"/>
            </w:tcBorders>
            <w:shd w:val="clear" w:color="auto" w:fill="auto"/>
            <w:noWrap/>
            <w:vAlign w:val="bottom"/>
            <w:hideMark/>
          </w:tcPr>
          <w:p w14:paraId="679DA320" w14:textId="2A4318A8" w:rsidR="004F6583" w:rsidRPr="004F6583" w:rsidDel="00EB4CE1" w:rsidRDefault="004F6583" w:rsidP="004F6583">
            <w:pPr>
              <w:spacing w:after="0" w:line="240" w:lineRule="auto"/>
              <w:jc w:val="center"/>
              <w:rPr>
                <w:del w:id="15077" w:author="Stefanie Lane" w:date="2022-06-23T15:12:00Z"/>
                <w:rFonts w:ascii="Calibri" w:eastAsia="Times New Roman" w:hAnsi="Calibri" w:cs="Calibri"/>
                <w:color w:val="000000"/>
              </w:rPr>
            </w:pPr>
            <w:del w:id="15078" w:author="Stefanie Lane" w:date="2022-06-23T15:12:00Z">
              <w:r w:rsidRPr="004F6583" w:rsidDel="00EB4CE1">
                <w:rPr>
                  <w:rFonts w:ascii="Calibri" w:eastAsia="Times New Roman" w:hAnsi="Calibri" w:cs="Calibri"/>
                  <w:color w:val="000000"/>
                </w:rPr>
                <w:delText>0.00</w:delText>
              </w:r>
            </w:del>
          </w:p>
        </w:tc>
        <w:tc>
          <w:tcPr>
            <w:tcW w:w="1760" w:type="dxa"/>
            <w:tcBorders>
              <w:top w:val="nil"/>
              <w:left w:val="nil"/>
              <w:bottom w:val="single" w:sz="4" w:space="0" w:color="auto"/>
              <w:right w:val="nil"/>
            </w:tcBorders>
            <w:shd w:val="clear" w:color="auto" w:fill="auto"/>
            <w:noWrap/>
            <w:vAlign w:val="bottom"/>
            <w:hideMark/>
          </w:tcPr>
          <w:p w14:paraId="2587E4C8" w14:textId="6B15BA72" w:rsidR="004F6583" w:rsidRPr="004F6583" w:rsidDel="00EB4CE1" w:rsidRDefault="004F6583" w:rsidP="004F6583">
            <w:pPr>
              <w:spacing w:after="0" w:line="240" w:lineRule="auto"/>
              <w:jc w:val="center"/>
              <w:rPr>
                <w:del w:id="15079" w:author="Stefanie Lane" w:date="2022-06-23T15:12:00Z"/>
                <w:rFonts w:ascii="Calibri" w:eastAsia="Times New Roman" w:hAnsi="Calibri" w:cs="Calibri"/>
                <w:color w:val="000000"/>
              </w:rPr>
            </w:pPr>
            <w:del w:id="15080" w:author="Stefanie Lane" w:date="2022-06-23T15:12:00Z">
              <w:r w:rsidRPr="004F6583" w:rsidDel="00EB4CE1">
                <w:rPr>
                  <w:rFonts w:ascii="Calibri" w:eastAsia="Times New Roman" w:hAnsi="Calibri" w:cs="Calibri"/>
                  <w:color w:val="000000"/>
                </w:rPr>
                <w:delText> </w:delText>
              </w:r>
            </w:del>
          </w:p>
        </w:tc>
      </w:tr>
    </w:tbl>
    <w:p w14:paraId="734D3BD4" w14:textId="77777777" w:rsidR="004F6583" w:rsidRPr="004F6583" w:rsidRDefault="004F6583"/>
    <w:p w14:paraId="14E9C951" w14:textId="77777777" w:rsidR="00AF6DDB" w:rsidRDefault="00AF6DDB" w:rsidP="00AF6DDB">
      <w:pPr>
        <w:pStyle w:val="Heading1"/>
        <w:suppressLineNumbers/>
      </w:pPr>
      <w:commentRangeStart w:id="15081"/>
      <w:r>
        <w:t xml:space="preserve">Potential </w:t>
      </w:r>
      <w:commentRangeEnd w:id="15081"/>
      <w:r w:rsidR="00687F56">
        <w:rPr>
          <w:rStyle w:val="CommentReference"/>
          <w:rFonts w:asciiTheme="minorHAnsi" w:eastAsiaTheme="minorHAnsi" w:hAnsiTheme="minorHAnsi" w:cstheme="minorBidi"/>
          <w:color w:val="auto"/>
        </w:rPr>
        <w:commentReference w:id="15081"/>
      </w:r>
      <w:r>
        <w:t>journals</w:t>
      </w:r>
    </w:p>
    <w:bookmarkStart w:id="15082"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rPr>
          <w:ins w:id="15083" w:author="Stefanie Lane" w:date="2022-06-15T11:35:00Z"/>
        </w:rPr>
      </w:pPr>
      <w:r>
        <w:t>2020 IF 2.865 (Q1, Ecology/Plant Science)</w:t>
      </w:r>
    </w:p>
    <w:p w14:paraId="36AD7FED" w14:textId="7F69A2D5" w:rsidR="00091B5C" w:rsidRPr="00784D30" w:rsidRDefault="00091B5C" w:rsidP="00AF6DDB">
      <w:pPr>
        <w:suppressLineNumbers/>
      </w:pPr>
      <w:ins w:id="15084" w:author="Stefanie Lane" w:date="2022-06-15T11:36:00Z">
        <w:r>
          <w:t>**</w:t>
        </w:r>
      </w:ins>
      <w:ins w:id="15085" w:author="Stefanie Lane" w:date="2022-06-15T11:35:00Z">
        <w:r>
          <w:t>Open access fee (J. Veg. Sci. and App. Veg. Sci.) = USD $3800</w:t>
        </w:r>
      </w:ins>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w:t>
      </w:r>
      <w:r>
        <w:lastRenderedPageBreak/>
        <w:t>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2" w:history="1">
        <w:r w:rsidRPr="004126DB">
          <w:rPr>
            <w:rStyle w:val="Hyperlink"/>
          </w:rPr>
          <w:t>Applied Vegetation Science</w:t>
        </w:r>
      </w:hyperlink>
      <w:r>
        <w:t>.</w:t>
      </w:r>
    </w:p>
    <w:bookmarkEnd w:id="15082"/>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rPr>
          <w:ins w:id="15086" w:author="Stefanie Lane" w:date="2022-06-23T11:59:00Z"/>
        </w:rPr>
      </w:pPr>
      <w:r>
        <w:t>2020 SJR IF 2.369 (Q2, Ecology)</w:t>
      </w:r>
    </w:p>
    <w:p w14:paraId="0129B6E7" w14:textId="7CA6E343" w:rsidR="00C165EB" w:rsidRDefault="00C165EB" w:rsidP="00AF6DDB">
      <w:pPr>
        <w:suppressLineNumbers/>
      </w:pPr>
      <w:ins w:id="15087" w:author="Stefanie Lane" w:date="2022-06-23T11:59:00Z">
        <w:r>
          <w:t xml:space="preserve">** Open access fee = </w:t>
        </w:r>
        <w:r w:rsidR="00F504D0">
          <w:t xml:space="preserve">USD $3390, </w:t>
        </w:r>
      </w:ins>
      <w:ins w:id="15088" w:author="Stefanie Lane" w:date="2022-06-23T12:14:00Z">
        <w:r w:rsidR="00210833">
          <w:t xml:space="preserve">however there may be a </w:t>
        </w:r>
      </w:ins>
      <w:ins w:id="15089" w:author="Stefanie Lane" w:date="2022-06-23T11:59:00Z">
        <w:r w:rsidR="00F504D0">
          <w:t xml:space="preserve">discount from </w:t>
        </w:r>
        <w:proofErr w:type="spellStart"/>
        <w:r w:rsidR="00F504D0">
          <w:t>SpringerOpen</w:t>
        </w:r>
        <w:proofErr w:type="spellEnd"/>
        <w:r w:rsidR="00F504D0">
          <w:t>/</w:t>
        </w:r>
      </w:ins>
      <w:ins w:id="15090" w:author="Stefanie Lane" w:date="2022-06-23T12:00:00Z">
        <w:r w:rsidR="00F504D0">
          <w:t>BMC affiliation</w:t>
        </w:r>
      </w:ins>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D8774E" w:rsidP="00AF6DDB">
      <w:pPr>
        <w:pStyle w:val="Heading2"/>
        <w:suppressLineNumbers/>
      </w:pPr>
      <w:hyperlink r:id="rId33"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4"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D8774E" w:rsidP="00AF6DDB">
      <w:pPr>
        <w:pStyle w:val="Heading2"/>
        <w:suppressLineNumbers/>
      </w:pPr>
      <w:hyperlink r:id="rId35"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D8774E" w:rsidP="00AF6DDB">
      <w:pPr>
        <w:pStyle w:val="Heading2"/>
        <w:suppressLineNumbers/>
      </w:pPr>
      <w:hyperlink r:id="rId36"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 xml:space="preserve">Published since 1929, this monthly journal features comprehensive research articles and notes in all segments of plant sciences, including cell and molecular biology, ecology, mycology and plant-microbe </w:t>
      </w:r>
      <w:r>
        <w:lastRenderedPageBreak/>
        <w:t>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70236F21" w14:textId="77777777" w:rsidR="00AF6DDB" w:rsidRDefault="00AF6DDB" w:rsidP="00AF6DDB">
      <w:pPr>
        <w:suppressLineNumbers/>
        <w:rPr>
          <w:rFonts w:asciiTheme="majorHAnsi" w:eastAsiaTheme="majorEastAsia" w:hAnsiTheme="majorHAnsi" w:cstheme="majorBidi"/>
          <w:color w:val="2F5496" w:themeColor="accent1" w:themeShade="BF"/>
          <w:sz w:val="32"/>
          <w:szCs w:val="32"/>
        </w:rPr>
      </w:pPr>
      <w:r>
        <w:br w:type="page"/>
      </w:r>
    </w:p>
    <w:p w14:paraId="0D07F5BE" w14:textId="77777777" w:rsidR="00AF6DDB" w:rsidRDefault="00AF6DDB"/>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8" w:author="Stefanie Lane" w:date="2022-06-13T12:19:00Z" w:initials="SLL">
    <w:p w14:paraId="24EC68BD" w14:textId="02BB99E1" w:rsidR="00EB4CE1" w:rsidRDefault="00EB4CE1">
      <w:pPr>
        <w:pStyle w:val="CommentText"/>
      </w:pPr>
      <w:r>
        <w:rPr>
          <w:rStyle w:val="CommentReference"/>
        </w:rPr>
        <w:annotationRef/>
      </w:r>
      <w:r>
        <w:t>Explain – what is this stat? (See also table caption)</w:t>
      </w:r>
    </w:p>
  </w:comment>
  <w:comment w:id="1999" w:author="Martin, Tara (Forestry)" w:date="2022-05-27T12:33:00Z" w:initials="MT(">
    <w:p w14:paraId="5460D1F5" w14:textId="5102919D" w:rsidR="00EB4CE1" w:rsidRDefault="00EB4CE1">
      <w:pPr>
        <w:pStyle w:val="CommentText"/>
      </w:pPr>
      <w:r>
        <w:rPr>
          <w:rStyle w:val="CommentReference"/>
        </w:rPr>
        <w:annotationRef/>
      </w:r>
      <w:r>
        <w:t xml:space="preserve">A </w:t>
      </w:r>
      <w:proofErr w:type="gramStart"/>
      <w:r>
        <w:t>question reviewers</w:t>
      </w:r>
      <w:proofErr w:type="gramEnd"/>
      <w:r>
        <w:t xml:space="preserve"> will have is whether the loss of species is an artifact of sampling fewer plots.  We need to be able to address this. </w:t>
      </w:r>
    </w:p>
  </w:comment>
  <w:comment w:id="2003" w:author="Martin, Tara (Forestry)" w:date="2022-05-27T12:33:00Z" w:initials="MT(">
    <w:p w14:paraId="1EB2EDF7" w14:textId="77777777" w:rsidR="00EB4CE1" w:rsidRDefault="00EB4CE1" w:rsidP="00DD0C1B">
      <w:pPr>
        <w:pStyle w:val="CommentText"/>
      </w:pPr>
      <w:r>
        <w:rPr>
          <w:rStyle w:val="CommentReference"/>
        </w:rPr>
        <w:annotationRef/>
      </w:r>
      <w:r>
        <w:t xml:space="preserve">A </w:t>
      </w:r>
      <w:proofErr w:type="gramStart"/>
      <w:r>
        <w:t>question reviewers</w:t>
      </w:r>
      <w:proofErr w:type="gramEnd"/>
      <w:r>
        <w:t xml:space="preserve"> will have is whether the loss of species is an artifact of sampling fewer plots.  We need to be able to address this. </w:t>
      </w:r>
    </w:p>
  </w:comment>
  <w:comment w:id="2684" w:author="Martin, Tara (Forestry)" w:date="2022-05-27T12:36:00Z" w:initials="MT(">
    <w:p w14:paraId="68F8403E" w14:textId="0DA2A996" w:rsidR="00EB4CE1" w:rsidRDefault="00EB4CE1">
      <w:pPr>
        <w:pStyle w:val="CommentText"/>
      </w:pPr>
      <w:r>
        <w:rPr>
          <w:rStyle w:val="CommentReference"/>
        </w:rPr>
        <w:annotationRef/>
      </w:r>
      <w:r>
        <w:t xml:space="preserve">I’m sure about the value of this table.  What do appearance, disappearance and total mean?  Where do these values come from?  If this is a proportion, why reporting 7 </w:t>
      </w:r>
      <w:proofErr w:type="spellStart"/>
      <w:r>
        <w:t>deciminal</w:t>
      </w:r>
      <w:proofErr w:type="spellEnd"/>
      <w:r>
        <w:t xml:space="preserve"> places?   </w:t>
      </w:r>
    </w:p>
  </w:comment>
  <w:comment w:id="2959" w:author="Martin, Tara (Forestry)" w:date="2022-05-27T13:12:00Z" w:initials="MT(">
    <w:p w14:paraId="34B129C8" w14:textId="77777777" w:rsidR="00EB4CE1" w:rsidRDefault="00EB4CE1">
      <w:pPr>
        <w:pStyle w:val="CommentText"/>
      </w:pPr>
      <w:r>
        <w:rPr>
          <w:rStyle w:val="CommentReference"/>
        </w:rPr>
        <w:annotationRef/>
      </w:r>
      <w:r>
        <w:t>In this discussion I see the key points as follows:</w:t>
      </w:r>
    </w:p>
    <w:p w14:paraId="510EAD13" w14:textId="77777777" w:rsidR="00EB4CE1" w:rsidRPr="00412BC8" w:rsidRDefault="00EB4CE1" w:rsidP="00CF6E65">
      <w:pPr>
        <w:pStyle w:val="CommentText"/>
        <w:numPr>
          <w:ilvl w:val="0"/>
          <w:numId w:val="28"/>
        </w:numPr>
        <w:rPr>
          <w:strike/>
        </w:rPr>
      </w:pPr>
      <w:r w:rsidRPr="00412BC8">
        <w:rPr>
          <w:strike/>
        </w:rPr>
        <w:t>Repeat sampling provides unique opportunity to learn about impact of global change and inform conservation management</w:t>
      </w:r>
    </w:p>
    <w:p w14:paraId="7C2A21FF" w14:textId="77777777" w:rsidR="00EB4CE1" w:rsidRDefault="00EB4CE1" w:rsidP="00CF6E65">
      <w:pPr>
        <w:pStyle w:val="CommentText"/>
        <w:numPr>
          <w:ilvl w:val="0"/>
          <w:numId w:val="28"/>
        </w:numPr>
      </w:pPr>
      <w:r w:rsidRPr="00412BC8">
        <w:rPr>
          <w:strike/>
        </w:rPr>
        <w:t xml:space="preserve">This study shows that while </w:t>
      </w:r>
      <w:proofErr w:type="spellStart"/>
      <w:r w:rsidRPr="00412BC8">
        <w:rPr>
          <w:strike/>
        </w:rPr>
        <w:t>estuartine</w:t>
      </w:r>
      <w:proofErr w:type="spellEnd"/>
      <w:r w:rsidRPr="00412BC8">
        <w:rPr>
          <w:strike/>
        </w:rPr>
        <w:t xml:space="preserve"> assemblages are broadly resilient, there are considerable shifts in species composition and dominance occurring. </w:t>
      </w:r>
    </w:p>
    <w:p w14:paraId="4D443B6E" w14:textId="77777777" w:rsidR="00EB4CE1" w:rsidRDefault="00EB4CE1" w:rsidP="00CF6E65">
      <w:pPr>
        <w:pStyle w:val="CommentText"/>
        <w:numPr>
          <w:ilvl w:val="0"/>
          <w:numId w:val="28"/>
        </w:numPr>
      </w:pPr>
      <w:r>
        <w:t>These shifts include increasing dominance of invasive species and decreasing species richness overall leading to homogenization within assemblages</w:t>
      </w:r>
    </w:p>
    <w:p w14:paraId="01215C41" w14:textId="271BB34C" w:rsidR="00EB4CE1" w:rsidRPr="00B50176" w:rsidRDefault="00EB4CE1" w:rsidP="00CF6E65">
      <w:pPr>
        <w:pStyle w:val="CommentText"/>
        <w:numPr>
          <w:ilvl w:val="0"/>
          <w:numId w:val="28"/>
        </w:numPr>
        <w:rPr>
          <w:strike/>
        </w:rPr>
      </w:pPr>
      <w:r w:rsidRPr="00B50176">
        <w:rPr>
          <w:strike/>
        </w:rPr>
        <w:t xml:space="preserve">Homogenization is a </w:t>
      </w:r>
      <w:proofErr w:type="gramStart"/>
      <w:r w:rsidRPr="00B50176">
        <w:rPr>
          <w:strike/>
        </w:rPr>
        <w:t xml:space="preserve">global </w:t>
      </w:r>
      <w:proofErr w:type="spellStart"/>
      <w:r w:rsidRPr="00B50176">
        <w:rPr>
          <w:strike/>
        </w:rPr>
        <w:t>phenomena</w:t>
      </w:r>
      <w:proofErr w:type="spellEnd"/>
      <w:proofErr w:type="gramEnd"/>
      <w:r w:rsidRPr="00B50176">
        <w:rPr>
          <w:strike/>
        </w:rPr>
        <w:t xml:space="preserve"> – link to other studies</w:t>
      </w:r>
    </w:p>
    <w:p w14:paraId="139AEEC2" w14:textId="77777777" w:rsidR="00EB4CE1" w:rsidRDefault="00EB4CE1" w:rsidP="00CF6E65">
      <w:pPr>
        <w:pStyle w:val="CommentText"/>
        <w:numPr>
          <w:ilvl w:val="0"/>
          <w:numId w:val="28"/>
        </w:numPr>
      </w:pPr>
      <w:r>
        <w:t xml:space="preserve"> What does this work mean for conservation management?</w:t>
      </w:r>
    </w:p>
    <w:p w14:paraId="57EF24C2" w14:textId="77777777" w:rsidR="00EB4CE1" w:rsidRPr="00554EAC" w:rsidRDefault="00EB4CE1" w:rsidP="00CF6E65">
      <w:pPr>
        <w:pStyle w:val="CommentText"/>
        <w:numPr>
          <w:ilvl w:val="0"/>
          <w:numId w:val="28"/>
        </w:numPr>
        <w:rPr>
          <w:strike/>
        </w:rPr>
      </w:pPr>
      <w:r w:rsidRPr="00554EAC">
        <w:rPr>
          <w:strike/>
        </w:rPr>
        <w:t xml:space="preserve">What are the limitations of the </w:t>
      </w:r>
      <w:proofErr w:type="spellStart"/>
      <w:r w:rsidRPr="00554EAC">
        <w:rPr>
          <w:strike/>
        </w:rPr>
        <w:t>reseach</w:t>
      </w:r>
      <w:proofErr w:type="spellEnd"/>
      <w:r w:rsidRPr="00554EAC">
        <w:rPr>
          <w:strike/>
        </w:rPr>
        <w:t>?</w:t>
      </w:r>
    </w:p>
    <w:p w14:paraId="1458A5A6" w14:textId="2E57626A" w:rsidR="00EB4CE1" w:rsidRDefault="00EB4CE1" w:rsidP="00CF6E65">
      <w:pPr>
        <w:pStyle w:val="CommentText"/>
        <w:numPr>
          <w:ilvl w:val="0"/>
          <w:numId w:val="28"/>
        </w:numPr>
      </w:pPr>
      <w:r>
        <w:t xml:space="preserve">Conclusions – where to next – recommendations </w:t>
      </w:r>
    </w:p>
  </w:comment>
  <w:comment w:id="2976" w:author="Stefanie Lane" w:date="2022-06-03T16:00:00Z" w:initials="SLL">
    <w:p w14:paraId="6883A5DD" w14:textId="77777777" w:rsidR="00EB4CE1" w:rsidRDefault="00EB4CE1" w:rsidP="009837A5">
      <w:pPr>
        <w:pStyle w:val="CommentText"/>
      </w:pPr>
      <w:r>
        <w:rPr>
          <w:rStyle w:val="CommentReference"/>
        </w:rPr>
        <w:annotationRef/>
      </w:r>
      <w:r>
        <w:t xml:space="preserve">Is this fair to say? </w:t>
      </w:r>
    </w:p>
  </w:comment>
  <w:comment w:id="3011" w:author="Stefanie Lane" w:date="2022-06-21T14:01:00Z" w:initials="SLL">
    <w:p w14:paraId="6649091F" w14:textId="0732F6D8" w:rsidR="00EB4CE1" w:rsidRDefault="00EB4CE1">
      <w:pPr>
        <w:pStyle w:val="CommentText"/>
      </w:pPr>
      <w:r>
        <w:rPr>
          <w:rStyle w:val="CommentReference"/>
        </w:rPr>
        <w:annotationRef/>
      </w:r>
      <w:r>
        <w:t>Reorganize this paragraph w/ ‘potential mechanism’ paragraph?</w:t>
      </w:r>
    </w:p>
  </w:comment>
  <w:comment w:id="3055" w:author="Martin, Tara (Forestry)" w:date="2022-05-27T13:04:00Z" w:initials="MT(">
    <w:p w14:paraId="3EB2BFAD" w14:textId="1D242274" w:rsidR="00EB4CE1" w:rsidRDefault="00EB4CE1">
      <w:pPr>
        <w:pStyle w:val="CommentText"/>
      </w:pPr>
      <w:r>
        <w:rPr>
          <w:rStyle w:val="CommentReference"/>
        </w:rPr>
        <w:annotationRef/>
      </w:r>
      <w:r>
        <w:t xml:space="preserve">Need to tie these results into other global studies demonstrating homogenization of flora.  </w:t>
      </w:r>
    </w:p>
  </w:comment>
  <w:comment w:id="3156" w:author="Stefanie Lane" w:date="2022-06-22T14:23:00Z" w:initials="SLL">
    <w:p w14:paraId="57D4835D" w14:textId="5A360CF3" w:rsidR="00EB4CE1" w:rsidRDefault="00EB4CE1">
      <w:pPr>
        <w:pStyle w:val="CommentText"/>
      </w:pPr>
      <w:r>
        <w:rPr>
          <w:rStyle w:val="CommentReference"/>
        </w:rPr>
        <w:annotationRef/>
      </w:r>
      <w:r>
        <w:t>Weird sentence</w:t>
      </w:r>
    </w:p>
  </w:comment>
  <w:comment w:id="3172" w:author="Stefanie Lane" w:date="2022-06-22T15:17:00Z" w:initials="SLL">
    <w:p w14:paraId="355830A6" w14:textId="2F5D0521" w:rsidR="00EB4CE1" w:rsidRDefault="00EB4CE1">
      <w:pPr>
        <w:pStyle w:val="CommentText"/>
      </w:pPr>
      <w:r>
        <w:rPr>
          <w:rStyle w:val="CommentReference"/>
        </w:rPr>
        <w:annotationRef/>
      </w:r>
      <w:r>
        <w:t>Refer to mgmt. plans in general needing to target longer timescales; this is very specific to BC/</w:t>
      </w:r>
      <w:proofErr w:type="spellStart"/>
      <w:r>
        <w:t>canada</w:t>
      </w:r>
      <w:proofErr w:type="spellEnd"/>
    </w:p>
  </w:comment>
  <w:comment w:id="3214" w:author="Martin, Tara (Forestry)" w:date="2022-05-27T10:23:00Z" w:initials="MT(">
    <w:p w14:paraId="385F53A8" w14:textId="3C5101E9" w:rsidR="00EB4CE1" w:rsidRDefault="00EB4CE1">
      <w:pPr>
        <w:pStyle w:val="CommentText"/>
      </w:pPr>
      <w:r>
        <w:rPr>
          <w:rStyle w:val="CommentReference"/>
        </w:rPr>
        <w:annotationRef/>
      </w:r>
      <w:r>
        <w:t xml:space="preserve">It’s been a while since I’ve run a dissimilarity measure, so forgive my potentially silly questions.  It’s not clear to me what these indicator values and p-values mean.  </w:t>
      </w:r>
      <w:proofErr w:type="spellStart"/>
      <w:r>
        <w:t>Ie</w:t>
      </w:r>
      <w:proofErr w:type="spellEnd"/>
      <w:r>
        <w:t xml:space="preserve">. what is being compared to what?  </w:t>
      </w:r>
    </w:p>
    <w:p w14:paraId="292DC89A" w14:textId="77777777" w:rsidR="00EB4CE1" w:rsidRDefault="00EB4CE1">
      <w:pPr>
        <w:pStyle w:val="CommentText"/>
      </w:pPr>
    </w:p>
    <w:p w14:paraId="21B8662D" w14:textId="553AEDB4" w:rsidR="00EB4CE1" w:rsidRDefault="00EB4CE1">
      <w:pPr>
        <w:pStyle w:val="CommentText"/>
      </w:pPr>
      <w:r>
        <w:t xml:space="preserve">Define what </w:t>
      </w:r>
      <w:proofErr w:type="spellStart"/>
      <w:r>
        <w:t>IndVal</w:t>
      </w:r>
      <w:proofErr w:type="spellEnd"/>
      <w:r>
        <w:t xml:space="preserve"> is in the Table heading (</w:t>
      </w:r>
      <w:proofErr w:type="spellStart"/>
      <w:r>
        <w:t>ie</w:t>
      </w:r>
      <w:proofErr w:type="spellEnd"/>
      <w:r>
        <w:t xml:space="preserve">. Indicator values). Ditto below table. </w:t>
      </w:r>
    </w:p>
  </w:comment>
  <w:comment w:id="3209" w:author="Martin, Tara (Forestry)" w:date="2022-05-27T10:21:00Z" w:initials="MT(">
    <w:p w14:paraId="12455BC8" w14:textId="09B47E09" w:rsidR="00EB4CE1" w:rsidRDefault="00EB4CE1">
      <w:pPr>
        <w:pStyle w:val="CommentText"/>
      </w:pPr>
      <w:r>
        <w:rPr>
          <w:rStyle w:val="CommentReference"/>
        </w:rPr>
        <w:annotationRef/>
      </w:r>
      <w:r>
        <w:t xml:space="preserve">This is an important table explaining your results – I think this table needs to move into the main text.  </w:t>
      </w:r>
    </w:p>
  </w:comment>
  <w:comment w:id="3215" w:author="Martin, Tara (Forestry)" w:date="2022-05-27T10:20:00Z" w:initials="MT(">
    <w:p w14:paraId="0F78140F" w14:textId="66A5BFA4" w:rsidR="00EB4CE1" w:rsidRDefault="00EB4CE1">
      <w:pPr>
        <w:pStyle w:val="CommentText"/>
      </w:pPr>
      <w:r>
        <w:rPr>
          <w:rStyle w:val="CommentReference"/>
        </w:rPr>
        <w:annotationRef/>
      </w:r>
      <w:r>
        <w:t xml:space="preserve">This would be much easier to read if it were a Table that is editable in word rather than an image. Ditto for Table 5. </w:t>
      </w:r>
    </w:p>
  </w:comment>
  <w:comment w:id="4977" w:author="Martin, Tara (Forestry)" w:date="2022-05-27T10:31:00Z" w:initials="MT(">
    <w:p w14:paraId="0D8DD819" w14:textId="1E9B5E92" w:rsidR="00EB4CE1" w:rsidRDefault="00EB4CE1">
      <w:pPr>
        <w:pStyle w:val="CommentText"/>
      </w:pPr>
      <w:r>
        <w:rPr>
          <w:rStyle w:val="CommentReference"/>
        </w:rPr>
        <w:annotationRef/>
      </w:r>
      <w:r>
        <w:t xml:space="preserve">Some underlining is missing in this table e.g. Sedge column 1979 above ‘Potentilla </w:t>
      </w:r>
      <w:proofErr w:type="spellStart"/>
      <w:r>
        <w:t>pacifica</w:t>
      </w:r>
      <w:proofErr w:type="spellEnd"/>
      <w:r>
        <w:t xml:space="preserve"> and 2019 Bogbean last 4 species. But see comment above about converting this to an editable file (import from Excel for example), rather than image. </w:t>
      </w:r>
    </w:p>
  </w:comment>
  <w:comment w:id="4980" w:author="Martin, Tara (Forestry)" w:date="2022-05-27T11:21:00Z" w:initials="MT(">
    <w:p w14:paraId="27828B3A" w14:textId="5AB1CAFB" w:rsidR="00EB4CE1" w:rsidRDefault="00EB4CE1">
      <w:pPr>
        <w:pStyle w:val="CommentText"/>
      </w:pPr>
      <w:r>
        <w:rPr>
          <w:rStyle w:val="CommentReference"/>
        </w:rPr>
        <w:annotationRef/>
      </w:r>
      <w:r>
        <w:t xml:space="preserve">This should read </w:t>
      </w:r>
      <w:bookmarkStart w:id="4983" w:name="_Hlk104543205"/>
      <w:r>
        <w:t xml:space="preserve">Bray Curtis dissimilarity. BC is not a distance because </w:t>
      </w:r>
      <w:r w:rsidRPr="000E5B61">
        <w:t>it does</w:t>
      </w:r>
      <w:r>
        <w:t xml:space="preserve"> not </w:t>
      </w:r>
      <w:r w:rsidRPr="000E5B61">
        <w:t>satisfy triangle inequality</w:t>
      </w:r>
      <w:r>
        <w:t>.</w:t>
      </w:r>
      <w:bookmarkEnd w:id="4983"/>
    </w:p>
  </w:comment>
  <w:comment w:id="14878" w:author="Martin, Tara (Forestry)" w:date="2022-05-26T09:45:00Z" w:initials="MT(">
    <w:p w14:paraId="6CCCB760" w14:textId="42B69620" w:rsidR="00EB4CE1" w:rsidRDefault="00EB4CE1">
      <w:pPr>
        <w:pStyle w:val="CommentText"/>
      </w:pPr>
      <w:r>
        <w:rPr>
          <w:rStyle w:val="CommentReference"/>
        </w:rPr>
        <w:annotationRef/>
      </w:r>
      <w:r>
        <w:t xml:space="preserve">Why is this positive when its declined by 64% from </w:t>
      </w:r>
      <w:proofErr w:type="gramStart"/>
      <w:r>
        <w:t>1979</w:t>
      </w:r>
      <w:proofErr w:type="gramEnd"/>
    </w:p>
  </w:comment>
  <w:comment w:id="15047" w:author="Martin, Tara (Forestry)" w:date="2022-05-26T09:42:00Z" w:initials="MT(">
    <w:p w14:paraId="3290ED3F" w14:textId="13B68FEA" w:rsidR="00EB4CE1" w:rsidRDefault="00EB4CE1">
      <w:pPr>
        <w:pStyle w:val="CommentText"/>
      </w:pPr>
      <w:r>
        <w:rPr>
          <w:rStyle w:val="CommentReference"/>
        </w:rPr>
        <w:annotationRef/>
      </w:r>
      <w:r>
        <w:t xml:space="preserve">Suggest deleting as its likely one of the two </w:t>
      </w:r>
      <w:proofErr w:type="spellStart"/>
      <w:r>
        <w:t>galiums</w:t>
      </w:r>
      <w:proofErr w:type="spellEnd"/>
      <w:r>
        <w:t xml:space="preserve"> already listed</w:t>
      </w:r>
    </w:p>
  </w:comment>
  <w:comment w:id="15081" w:author="Stefanie Lane" w:date="2022-06-15T11:14:00Z" w:initials="SLL">
    <w:p w14:paraId="4A68A39A" w14:textId="106C0071" w:rsidR="00EB4CE1" w:rsidRDefault="00EB4CE1">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EC68BD" w15:done="0"/>
  <w15:commentEx w15:paraId="5460D1F5" w15:done="0"/>
  <w15:commentEx w15:paraId="1EB2EDF7" w15:done="0"/>
  <w15:commentEx w15:paraId="68F8403E" w15:done="0"/>
  <w15:commentEx w15:paraId="1458A5A6" w15:done="0"/>
  <w15:commentEx w15:paraId="6883A5DD" w15:done="0"/>
  <w15:commentEx w15:paraId="6649091F" w15:done="0"/>
  <w15:commentEx w15:paraId="3EB2BFAD" w15:done="0"/>
  <w15:commentEx w15:paraId="57D4835D" w15:done="0"/>
  <w15:commentEx w15:paraId="355830A6" w15:done="0"/>
  <w15:commentEx w15:paraId="21B8662D" w15:done="0"/>
  <w15:commentEx w15:paraId="12455BC8" w15:done="1"/>
  <w15:commentEx w15:paraId="0F78140F" w15:done="1"/>
  <w15:commentEx w15:paraId="0D8DD819" w15:done="0"/>
  <w15:commentEx w15:paraId="27828B3A" w15:done="0"/>
  <w15:commentEx w15:paraId="6CCCB760" w15:done="0"/>
  <w15:commentEx w15:paraId="3290ED3F" w15:done="0"/>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EC68BD" w16cid:durableId="2651A9DB"/>
  <w16cid:commentId w16cid:paraId="5460D1F5" w16cid:durableId="263B4382"/>
  <w16cid:commentId w16cid:paraId="1EB2EDF7" w16cid:durableId="263F5425"/>
  <w16cid:commentId w16cid:paraId="68F8403E" w16cid:durableId="263B4454"/>
  <w16cid:commentId w16cid:paraId="1458A5A6" w16cid:durableId="263B4CC4"/>
  <w16cid:commentId w16cid:paraId="6883A5DD" w16cid:durableId="2644AE90"/>
  <w16cid:commentId w16cid:paraId="6649091F" w16cid:durableId="265C4DD7"/>
  <w16cid:commentId w16cid:paraId="3EB2BFAD" w16cid:durableId="263B4AE9"/>
  <w16cid:commentId w16cid:paraId="57D4835D" w16cid:durableId="265DA44C"/>
  <w16cid:commentId w16cid:paraId="355830A6" w16cid:durableId="265DB0F5"/>
  <w16cid:commentId w16cid:paraId="21B8662D" w16cid:durableId="263B2538"/>
  <w16cid:commentId w16cid:paraId="12455BC8" w16cid:durableId="263B24C2"/>
  <w16cid:commentId w16cid:paraId="0F78140F" w16cid:durableId="263B2457"/>
  <w16cid:commentId w16cid:paraId="0D8DD819" w16cid:durableId="263B2715"/>
  <w16cid:commentId w16cid:paraId="27828B3A" w16cid:durableId="263B32C7"/>
  <w16cid:commentId w16cid:paraId="6CCCB760" w16cid:durableId="2639CAA1"/>
  <w16cid:commentId w16cid:paraId="3290ED3F" w16cid:durableId="2639C9EE"/>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06A64" w14:textId="77777777" w:rsidR="00EB4CE1" w:rsidRDefault="00EB4CE1" w:rsidP="00BF4E75">
      <w:pPr>
        <w:spacing w:after="0" w:line="240" w:lineRule="auto"/>
      </w:pPr>
      <w:r>
        <w:separator/>
      </w:r>
    </w:p>
  </w:endnote>
  <w:endnote w:type="continuationSeparator" w:id="0">
    <w:p w14:paraId="72E84288" w14:textId="77777777" w:rsidR="00EB4CE1" w:rsidRDefault="00EB4CE1"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8A3D5" w14:textId="77777777" w:rsidR="00EB4CE1" w:rsidRDefault="00EB4CE1" w:rsidP="00BF4E75">
      <w:pPr>
        <w:spacing w:after="0" w:line="240" w:lineRule="auto"/>
      </w:pPr>
      <w:r>
        <w:separator/>
      </w:r>
    </w:p>
  </w:footnote>
  <w:footnote w:type="continuationSeparator" w:id="0">
    <w:p w14:paraId="11D9181E" w14:textId="77777777" w:rsidR="00EB4CE1" w:rsidRDefault="00EB4CE1"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EB4CE1" w:rsidRDefault="00EB4CE1">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EB4CE1" w:rsidRDefault="00EB4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EB4CE1" w:rsidRDefault="00EB4CE1">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EB4CE1" w:rsidRDefault="00EB4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12"/>
  </w:num>
  <w:num w:numId="4">
    <w:abstractNumId w:val="15"/>
  </w:num>
  <w:num w:numId="5">
    <w:abstractNumId w:val="27"/>
  </w:num>
  <w:num w:numId="6">
    <w:abstractNumId w:val="24"/>
  </w:num>
  <w:num w:numId="7">
    <w:abstractNumId w:val="9"/>
  </w:num>
  <w:num w:numId="8">
    <w:abstractNumId w:val="8"/>
  </w:num>
  <w:num w:numId="9">
    <w:abstractNumId w:val="17"/>
  </w:num>
  <w:num w:numId="10">
    <w:abstractNumId w:val="1"/>
  </w:num>
  <w:num w:numId="11">
    <w:abstractNumId w:val="0"/>
  </w:num>
  <w:num w:numId="12">
    <w:abstractNumId w:val="2"/>
  </w:num>
  <w:num w:numId="13">
    <w:abstractNumId w:val="11"/>
  </w:num>
  <w:num w:numId="14">
    <w:abstractNumId w:val="19"/>
  </w:num>
  <w:num w:numId="15">
    <w:abstractNumId w:val="7"/>
  </w:num>
  <w:num w:numId="16">
    <w:abstractNumId w:val="14"/>
  </w:num>
  <w:num w:numId="17">
    <w:abstractNumId w:val="20"/>
  </w:num>
  <w:num w:numId="18">
    <w:abstractNumId w:val="16"/>
  </w:num>
  <w:num w:numId="19">
    <w:abstractNumId w:val="10"/>
  </w:num>
  <w:num w:numId="20">
    <w:abstractNumId w:val="13"/>
  </w:num>
  <w:num w:numId="21">
    <w:abstractNumId w:val="26"/>
  </w:num>
  <w:num w:numId="22">
    <w:abstractNumId w:val="28"/>
  </w:num>
  <w:num w:numId="23">
    <w:abstractNumId w:val="25"/>
  </w:num>
  <w:num w:numId="24">
    <w:abstractNumId w:val="3"/>
  </w:num>
  <w:num w:numId="25">
    <w:abstractNumId w:val="5"/>
  </w:num>
  <w:num w:numId="26">
    <w:abstractNumId w:val="23"/>
  </w:num>
  <w:num w:numId="27">
    <w:abstractNumId w:val="22"/>
  </w:num>
  <w:num w:numId="28">
    <w:abstractNumId w:val="29"/>
  </w:num>
  <w:num w:numId="29">
    <w:abstractNumId w:val="4"/>
  </w:num>
  <w:num w:numId="3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1309"/>
    <w:rsid w:val="000E1C8D"/>
    <w:rsid w:val="000E4F3A"/>
    <w:rsid w:val="000E5B61"/>
    <w:rsid w:val="000E643E"/>
    <w:rsid w:val="000E729E"/>
    <w:rsid w:val="000E7352"/>
    <w:rsid w:val="000F08CD"/>
    <w:rsid w:val="000F0F9A"/>
    <w:rsid w:val="000F0FB8"/>
    <w:rsid w:val="000F3F96"/>
    <w:rsid w:val="000F4196"/>
    <w:rsid w:val="000F6BE9"/>
    <w:rsid w:val="000F6CCA"/>
    <w:rsid w:val="00100565"/>
    <w:rsid w:val="00100D21"/>
    <w:rsid w:val="00102B71"/>
    <w:rsid w:val="0010340E"/>
    <w:rsid w:val="001042B3"/>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5A6C"/>
    <w:rsid w:val="001369F0"/>
    <w:rsid w:val="00137AA7"/>
    <w:rsid w:val="00137DE2"/>
    <w:rsid w:val="001401E6"/>
    <w:rsid w:val="00140BDF"/>
    <w:rsid w:val="00141FDA"/>
    <w:rsid w:val="00142404"/>
    <w:rsid w:val="00142945"/>
    <w:rsid w:val="001429F4"/>
    <w:rsid w:val="00145842"/>
    <w:rsid w:val="001504D2"/>
    <w:rsid w:val="00151992"/>
    <w:rsid w:val="0015412F"/>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7003"/>
    <w:rsid w:val="001D7731"/>
    <w:rsid w:val="001E072A"/>
    <w:rsid w:val="001E210B"/>
    <w:rsid w:val="001E3C6F"/>
    <w:rsid w:val="001E50E6"/>
    <w:rsid w:val="001E5A8C"/>
    <w:rsid w:val="001E5D06"/>
    <w:rsid w:val="001E6553"/>
    <w:rsid w:val="001E759C"/>
    <w:rsid w:val="001F19B1"/>
    <w:rsid w:val="001F1D23"/>
    <w:rsid w:val="001F3B46"/>
    <w:rsid w:val="001F436B"/>
    <w:rsid w:val="001F5046"/>
    <w:rsid w:val="001F5545"/>
    <w:rsid w:val="001F699E"/>
    <w:rsid w:val="001F6AC9"/>
    <w:rsid w:val="0020057A"/>
    <w:rsid w:val="0020507B"/>
    <w:rsid w:val="00205444"/>
    <w:rsid w:val="00205D24"/>
    <w:rsid w:val="002066B9"/>
    <w:rsid w:val="00206A47"/>
    <w:rsid w:val="00210833"/>
    <w:rsid w:val="002116AC"/>
    <w:rsid w:val="002117EF"/>
    <w:rsid w:val="00215022"/>
    <w:rsid w:val="00215C48"/>
    <w:rsid w:val="00221150"/>
    <w:rsid w:val="0022363E"/>
    <w:rsid w:val="0022504C"/>
    <w:rsid w:val="00226A79"/>
    <w:rsid w:val="00231775"/>
    <w:rsid w:val="00231BAA"/>
    <w:rsid w:val="00232AF1"/>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78EE"/>
    <w:rsid w:val="002F1902"/>
    <w:rsid w:val="002F27E1"/>
    <w:rsid w:val="002F3C7E"/>
    <w:rsid w:val="002F47C7"/>
    <w:rsid w:val="002F72ED"/>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30A6"/>
    <w:rsid w:val="003D3321"/>
    <w:rsid w:val="003D3366"/>
    <w:rsid w:val="003D4C7B"/>
    <w:rsid w:val="003D5257"/>
    <w:rsid w:val="003D7780"/>
    <w:rsid w:val="003E0877"/>
    <w:rsid w:val="003E3BE9"/>
    <w:rsid w:val="003E5380"/>
    <w:rsid w:val="003E6D9C"/>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074EB"/>
    <w:rsid w:val="00410567"/>
    <w:rsid w:val="00412BC8"/>
    <w:rsid w:val="00415113"/>
    <w:rsid w:val="00417186"/>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15D9"/>
    <w:rsid w:val="00474703"/>
    <w:rsid w:val="00481F1F"/>
    <w:rsid w:val="004832DC"/>
    <w:rsid w:val="004834EB"/>
    <w:rsid w:val="00483828"/>
    <w:rsid w:val="0048459B"/>
    <w:rsid w:val="00485A40"/>
    <w:rsid w:val="0048665D"/>
    <w:rsid w:val="00493281"/>
    <w:rsid w:val="00493F79"/>
    <w:rsid w:val="004951EF"/>
    <w:rsid w:val="004952BF"/>
    <w:rsid w:val="00496966"/>
    <w:rsid w:val="00496BFB"/>
    <w:rsid w:val="00496DDE"/>
    <w:rsid w:val="00497451"/>
    <w:rsid w:val="00497B75"/>
    <w:rsid w:val="004A05B5"/>
    <w:rsid w:val="004A412C"/>
    <w:rsid w:val="004A4987"/>
    <w:rsid w:val="004B0EA2"/>
    <w:rsid w:val="004B1258"/>
    <w:rsid w:val="004B1E88"/>
    <w:rsid w:val="004B4F5B"/>
    <w:rsid w:val="004B5453"/>
    <w:rsid w:val="004B5482"/>
    <w:rsid w:val="004C0674"/>
    <w:rsid w:val="004C3383"/>
    <w:rsid w:val="004C3D45"/>
    <w:rsid w:val="004C58D7"/>
    <w:rsid w:val="004C6C15"/>
    <w:rsid w:val="004C75E2"/>
    <w:rsid w:val="004C7DF9"/>
    <w:rsid w:val="004D0D10"/>
    <w:rsid w:val="004D0FAD"/>
    <w:rsid w:val="004D4202"/>
    <w:rsid w:val="004D7707"/>
    <w:rsid w:val="004D7A19"/>
    <w:rsid w:val="004E025F"/>
    <w:rsid w:val="004E2523"/>
    <w:rsid w:val="004E41B7"/>
    <w:rsid w:val="004E4FD4"/>
    <w:rsid w:val="004E511D"/>
    <w:rsid w:val="004E6247"/>
    <w:rsid w:val="004E715D"/>
    <w:rsid w:val="004E761A"/>
    <w:rsid w:val="004F0A5E"/>
    <w:rsid w:val="004F2CC3"/>
    <w:rsid w:val="004F3149"/>
    <w:rsid w:val="004F31B5"/>
    <w:rsid w:val="004F4742"/>
    <w:rsid w:val="004F5D7D"/>
    <w:rsid w:val="004F6583"/>
    <w:rsid w:val="00502AA6"/>
    <w:rsid w:val="00504CB3"/>
    <w:rsid w:val="00504E47"/>
    <w:rsid w:val="00505257"/>
    <w:rsid w:val="00511F46"/>
    <w:rsid w:val="005138C0"/>
    <w:rsid w:val="00513926"/>
    <w:rsid w:val="00514DA9"/>
    <w:rsid w:val="00516504"/>
    <w:rsid w:val="00516E54"/>
    <w:rsid w:val="0051760C"/>
    <w:rsid w:val="00517DAD"/>
    <w:rsid w:val="005205A8"/>
    <w:rsid w:val="005209C4"/>
    <w:rsid w:val="005211A7"/>
    <w:rsid w:val="00523DCA"/>
    <w:rsid w:val="00524332"/>
    <w:rsid w:val="005245B5"/>
    <w:rsid w:val="005314CF"/>
    <w:rsid w:val="005317D4"/>
    <w:rsid w:val="00532682"/>
    <w:rsid w:val="00533507"/>
    <w:rsid w:val="00534F10"/>
    <w:rsid w:val="00535270"/>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398E"/>
    <w:rsid w:val="00584559"/>
    <w:rsid w:val="0058652A"/>
    <w:rsid w:val="005865AB"/>
    <w:rsid w:val="00586761"/>
    <w:rsid w:val="005867A4"/>
    <w:rsid w:val="00586B0D"/>
    <w:rsid w:val="00591510"/>
    <w:rsid w:val="0059170F"/>
    <w:rsid w:val="00591C26"/>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A34"/>
    <w:rsid w:val="005B3DD8"/>
    <w:rsid w:val="005B3EAB"/>
    <w:rsid w:val="005B3F3F"/>
    <w:rsid w:val="005B41A4"/>
    <w:rsid w:val="005B45C6"/>
    <w:rsid w:val="005B5681"/>
    <w:rsid w:val="005B6F7B"/>
    <w:rsid w:val="005B73D6"/>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4258"/>
    <w:rsid w:val="005E629B"/>
    <w:rsid w:val="005E6D0A"/>
    <w:rsid w:val="005E6D45"/>
    <w:rsid w:val="005E7ED4"/>
    <w:rsid w:val="005F13EF"/>
    <w:rsid w:val="005F1C36"/>
    <w:rsid w:val="005F25F4"/>
    <w:rsid w:val="005F30A9"/>
    <w:rsid w:val="005F3F8D"/>
    <w:rsid w:val="005F44EE"/>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F61"/>
    <w:rsid w:val="00682FC6"/>
    <w:rsid w:val="00683B73"/>
    <w:rsid w:val="00684212"/>
    <w:rsid w:val="0068421F"/>
    <w:rsid w:val="00686E15"/>
    <w:rsid w:val="00687A8E"/>
    <w:rsid w:val="00687F56"/>
    <w:rsid w:val="00691F2A"/>
    <w:rsid w:val="00693FA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5F9E"/>
    <w:rsid w:val="00737366"/>
    <w:rsid w:val="00737DC6"/>
    <w:rsid w:val="0074150F"/>
    <w:rsid w:val="0074167B"/>
    <w:rsid w:val="00742ECA"/>
    <w:rsid w:val="00744FD6"/>
    <w:rsid w:val="00746ACC"/>
    <w:rsid w:val="007502B6"/>
    <w:rsid w:val="007503F0"/>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186C"/>
    <w:rsid w:val="00771950"/>
    <w:rsid w:val="00774A3D"/>
    <w:rsid w:val="00774F7E"/>
    <w:rsid w:val="00775E14"/>
    <w:rsid w:val="00780854"/>
    <w:rsid w:val="00780EFE"/>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216B"/>
    <w:rsid w:val="007C2518"/>
    <w:rsid w:val="007C4787"/>
    <w:rsid w:val="007C5111"/>
    <w:rsid w:val="007C65DB"/>
    <w:rsid w:val="007C7215"/>
    <w:rsid w:val="007D14DA"/>
    <w:rsid w:val="007D1510"/>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10720"/>
    <w:rsid w:val="008112B2"/>
    <w:rsid w:val="00811F80"/>
    <w:rsid w:val="00815308"/>
    <w:rsid w:val="008215F2"/>
    <w:rsid w:val="00821B04"/>
    <w:rsid w:val="00822A1D"/>
    <w:rsid w:val="00823843"/>
    <w:rsid w:val="008246B7"/>
    <w:rsid w:val="00826980"/>
    <w:rsid w:val="008278AB"/>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573"/>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24D3"/>
    <w:rsid w:val="00902E6D"/>
    <w:rsid w:val="00903A33"/>
    <w:rsid w:val="00907858"/>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74D3"/>
    <w:rsid w:val="009B7734"/>
    <w:rsid w:val="009B7F56"/>
    <w:rsid w:val="009C06CB"/>
    <w:rsid w:val="009C08E0"/>
    <w:rsid w:val="009C2620"/>
    <w:rsid w:val="009C26BA"/>
    <w:rsid w:val="009C4224"/>
    <w:rsid w:val="009C4383"/>
    <w:rsid w:val="009C47B2"/>
    <w:rsid w:val="009C4C63"/>
    <w:rsid w:val="009C60E7"/>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12C3"/>
    <w:rsid w:val="00A81685"/>
    <w:rsid w:val="00A836C3"/>
    <w:rsid w:val="00A83CC3"/>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D9E"/>
    <w:rsid w:val="00AB067D"/>
    <w:rsid w:val="00AB0911"/>
    <w:rsid w:val="00AB0A5A"/>
    <w:rsid w:val="00AB134B"/>
    <w:rsid w:val="00AB3637"/>
    <w:rsid w:val="00AB3F1F"/>
    <w:rsid w:val="00AB46CE"/>
    <w:rsid w:val="00AB620B"/>
    <w:rsid w:val="00AC0554"/>
    <w:rsid w:val="00AC078D"/>
    <w:rsid w:val="00AC1054"/>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7BB"/>
    <w:rsid w:val="00BA7988"/>
    <w:rsid w:val="00BB0030"/>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3435"/>
    <w:rsid w:val="00BE3EBE"/>
    <w:rsid w:val="00BE4E14"/>
    <w:rsid w:val="00BE5B2D"/>
    <w:rsid w:val="00BE6419"/>
    <w:rsid w:val="00BE6592"/>
    <w:rsid w:val="00BF11E6"/>
    <w:rsid w:val="00BF33D6"/>
    <w:rsid w:val="00BF4E75"/>
    <w:rsid w:val="00BF6BC0"/>
    <w:rsid w:val="00C0125E"/>
    <w:rsid w:val="00C025C4"/>
    <w:rsid w:val="00C02E94"/>
    <w:rsid w:val="00C03394"/>
    <w:rsid w:val="00C04EFB"/>
    <w:rsid w:val="00C11F92"/>
    <w:rsid w:val="00C1541D"/>
    <w:rsid w:val="00C1570D"/>
    <w:rsid w:val="00C16108"/>
    <w:rsid w:val="00C165EB"/>
    <w:rsid w:val="00C16D36"/>
    <w:rsid w:val="00C204B2"/>
    <w:rsid w:val="00C22C3B"/>
    <w:rsid w:val="00C23268"/>
    <w:rsid w:val="00C24AE9"/>
    <w:rsid w:val="00C26A4D"/>
    <w:rsid w:val="00C278BD"/>
    <w:rsid w:val="00C305EB"/>
    <w:rsid w:val="00C31F17"/>
    <w:rsid w:val="00C325A9"/>
    <w:rsid w:val="00C32D1F"/>
    <w:rsid w:val="00C33CFD"/>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549B"/>
    <w:rsid w:val="00C55998"/>
    <w:rsid w:val="00C55BA3"/>
    <w:rsid w:val="00C56065"/>
    <w:rsid w:val="00C5636B"/>
    <w:rsid w:val="00C56564"/>
    <w:rsid w:val="00C56866"/>
    <w:rsid w:val="00C601B8"/>
    <w:rsid w:val="00C64559"/>
    <w:rsid w:val="00C661EE"/>
    <w:rsid w:val="00C66B8E"/>
    <w:rsid w:val="00C67DE7"/>
    <w:rsid w:val="00C70D36"/>
    <w:rsid w:val="00C71566"/>
    <w:rsid w:val="00C72265"/>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6781"/>
    <w:rsid w:val="00C876B9"/>
    <w:rsid w:val="00C87C21"/>
    <w:rsid w:val="00C87D42"/>
    <w:rsid w:val="00C925BB"/>
    <w:rsid w:val="00C925CA"/>
    <w:rsid w:val="00C928FF"/>
    <w:rsid w:val="00C938EC"/>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2040"/>
    <w:rsid w:val="00D03FB7"/>
    <w:rsid w:val="00D04063"/>
    <w:rsid w:val="00D04E7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21FF"/>
    <w:rsid w:val="00DB370D"/>
    <w:rsid w:val="00DB38C6"/>
    <w:rsid w:val="00DB39C2"/>
    <w:rsid w:val="00DB669B"/>
    <w:rsid w:val="00DC07F3"/>
    <w:rsid w:val="00DC0E63"/>
    <w:rsid w:val="00DC2740"/>
    <w:rsid w:val="00DC27A2"/>
    <w:rsid w:val="00DC5555"/>
    <w:rsid w:val="00DC71DA"/>
    <w:rsid w:val="00DD0C1B"/>
    <w:rsid w:val="00DD287F"/>
    <w:rsid w:val="00DD2C74"/>
    <w:rsid w:val="00DD2FCF"/>
    <w:rsid w:val="00DD3C5D"/>
    <w:rsid w:val="00DD4C27"/>
    <w:rsid w:val="00DD7D83"/>
    <w:rsid w:val="00DE0985"/>
    <w:rsid w:val="00DE0C36"/>
    <w:rsid w:val="00DE13CA"/>
    <w:rsid w:val="00DE3142"/>
    <w:rsid w:val="00DE35CC"/>
    <w:rsid w:val="00DE3CCB"/>
    <w:rsid w:val="00DE607E"/>
    <w:rsid w:val="00DF05AC"/>
    <w:rsid w:val="00DF0779"/>
    <w:rsid w:val="00DF118F"/>
    <w:rsid w:val="00DF16C3"/>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30ACE"/>
    <w:rsid w:val="00E32107"/>
    <w:rsid w:val="00E36358"/>
    <w:rsid w:val="00E42346"/>
    <w:rsid w:val="00E42512"/>
    <w:rsid w:val="00E42D7D"/>
    <w:rsid w:val="00E43ECE"/>
    <w:rsid w:val="00E45AB9"/>
    <w:rsid w:val="00E47769"/>
    <w:rsid w:val="00E47DE5"/>
    <w:rsid w:val="00E530AC"/>
    <w:rsid w:val="00E53E74"/>
    <w:rsid w:val="00E563D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752B"/>
    <w:rsid w:val="00ED765A"/>
    <w:rsid w:val="00EE00B3"/>
    <w:rsid w:val="00EE010C"/>
    <w:rsid w:val="00EE1637"/>
    <w:rsid w:val="00EE1C74"/>
    <w:rsid w:val="00EE42AD"/>
    <w:rsid w:val="00EE466E"/>
    <w:rsid w:val="00EE5B7B"/>
    <w:rsid w:val="00EE6F44"/>
    <w:rsid w:val="00EE701C"/>
    <w:rsid w:val="00EE77BC"/>
    <w:rsid w:val="00EF0807"/>
    <w:rsid w:val="00EF25A3"/>
    <w:rsid w:val="00EF2E40"/>
    <w:rsid w:val="00EF307A"/>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BCC"/>
    <w:rsid w:val="00F5377C"/>
    <w:rsid w:val="00F540D9"/>
    <w:rsid w:val="00F55297"/>
    <w:rsid w:val="00F573EF"/>
    <w:rsid w:val="00F60479"/>
    <w:rsid w:val="00F60D2F"/>
    <w:rsid w:val="00F614F1"/>
    <w:rsid w:val="00F622F3"/>
    <w:rsid w:val="00F62757"/>
    <w:rsid w:val="00F63A19"/>
    <w:rsid w:val="00F661DD"/>
    <w:rsid w:val="00F66803"/>
    <w:rsid w:val="00F676E8"/>
    <w:rsid w:val="00F67AA2"/>
    <w:rsid w:val="00F7211B"/>
    <w:rsid w:val="00F73B25"/>
    <w:rsid w:val="00F7401C"/>
    <w:rsid w:val="00F752B9"/>
    <w:rsid w:val="00F754EB"/>
    <w:rsid w:val="00F75B96"/>
    <w:rsid w:val="00F77621"/>
    <w:rsid w:val="00F77679"/>
    <w:rsid w:val="00F8031D"/>
    <w:rsid w:val="00F80438"/>
    <w:rsid w:val="00F812CC"/>
    <w:rsid w:val="00F9303D"/>
    <w:rsid w:val="00F94015"/>
    <w:rsid w:val="00F94B85"/>
    <w:rsid w:val="00F954D3"/>
    <w:rsid w:val="00F96909"/>
    <w:rsid w:val="00F9702A"/>
    <w:rsid w:val="00FA12BF"/>
    <w:rsid w:val="00FA189D"/>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461A"/>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8.sv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www.publish.csiro.au/nid/126/aid/429.htm"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www.publish.csiro.au/mf/forauthors"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hyperlink" Target="https://www.openstreetmap.org/" TargetMode="External"/><Relationship Id="rId32" Type="http://schemas.openxmlformats.org/officeDocument/2006/relationships/hyperlink" Target="https://onlinelibrary.wiley.com/page/journal/1654109x/homepage/forauthors.html" TargetMode="Externa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maps.gov.bc.ca/ess/hm/imap4m/" TargetMode="External"/><Relationship Id="rId28" Type="http://schemas.openxmlformats.org/officeDocument/2006/relationships/image" Target="media/image10.png"/><Relationship Id="rId36" Type="http://schemas.openxmlformats.org/officeDocument/2006/relationships/hyperlink" Target="https://cdnsciencepub.com/journal/cjb/about"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www.springer.com/journal/11258"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schemas.microsoft.com/office/2006/documentManagement/types"/>
    <ds:schemaRef ds:uri="http://purl.org/dc/terms/"/>
    <ds:schemaRef ds:uri="http://schemas.microsoft.com/office/2006/metadata/properties"/>
    <ds:schemaRef ds:uri="http://schemas.openxmlformats.org/package/2006/metadata/core-properties"/>
    <ds:schemaRef ds:uri="8c008993-a31f-4b40-b1f3-88dd9c6e1924"/>
    <ds:schemaRef ds:uri="360018dd-41eb-4458-b1d4-4b46a95a2b02"/>
    <ds:schemaRef ds:uri="http://purl.org/dc/dcmitype/"/>
    <ds:schemaRef ds:uri="http://purl.org/dc/elements/1.1/"/>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356E8791-3F70-443C-A0E1-5392C0AE5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30</Pages>
  <Words>25462</Words>
  <Characters>145135</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134</cp:revision>
  <dcterms:created xsi:type="dcterms:W3CDTF">2022-05-27T21:07:00Z</dcterms:created>
  <dcterms:modified xsi:type="dcterms:W3CDTF">2022-06-23T22:32:00Z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id="K3tjj8IJ"/&gt;&lt;style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