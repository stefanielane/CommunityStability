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5D16453D" w:rsidR="00241A51" w:rsidRDefault="00560BD4">
      <w:pPr>
        <w:suppressLineNumbers/>
        <w:spacing w:line="480" w:lineRule="auto"/>
        <w:jc w:val="center"/>
      </w:pPr>
      <w:r>
        <w:rPr>
          <w:b/>
        </w:rPr>
        <w:t xml:space="preserve">Plant </w:t>
      </w:r>
      <w:r w:rsidR="009D5B10">
        <w:rPr>
          <w:b/>
        </w:rPr>
        <w:t xml:space="preserve">community </w:t>
      </w:r>
      <w:r>
        <w:rPr>
          <w:b/>
        </w:rPr>
        <w:t xml:space="preserve">compositional </w:t>
      </w:r>
      <w:r w:rsidR="001F4D1F">
        <w:rPr>
          <w:b/>
        </w:rPr>
        <w:t xml:space="preserve">stability </w:t>
      </w:r>
      <w:r>
        <w:rPr>
          <w:b/>
        </w:rPr>
        <w:t xml:space="preserve">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7B0F9A90" w:rsidR="009853E8" w:rsidRPr="00241A51" w:rsidRDefault="009853E8">
      <w:pPr>
        <w:suppressLineNumbers/>
        <w:spacing w:line="480" w:lineRule="auto"/>
        <w:jc w:val="center"/>
        <w:rPr>
          <w:rFonts w:cstheme="minorHAnsi"/>
          <w:sz w:val="24"/>
          <w:szCs w:val="24"/>
        </w:rPr>
      </w:pPr>
      <w:commentRangeStart w:id="0"/>
      <w:r w:rsidRPr="00A81377">
        <w:rPr>
          <w:rFonts w:cstheme="minorHAnsi"/>
          <w:sz w:val="24"/>
          <w:szCs w:val="24"/>
        </w:rPr>
        <w:t>Stefanie</w:t>
      </w:r>
      <w:commentRangeEnd w:id="0"/>
      <w:r w:rsidR="0029452B">
        <w:rPr>
          <w:rStyle w:val="CommentReference"/>
        </w:rPr>
        <w:commentReference w:id="0"/>
      </w:r>
      <w:r w:rsidRPr="00A81377">
        <w:rPr>
          <w:rFonts w:cstheme="minorHAnsi"/>
          <w:sz w:val="24"/>
          <w:szCs w:val="24"/>
        </w:rPr>
        <w:t xml:space="preserv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w:t>
      </w:r>
      <w:ins w:id="1" w:author="Gary" w:date="2022-11-12T11:13:00Z">
        <w:r w:rsidR="00286A94">
          <w:rPr>
            <w:rFonts w:cstheme="minorHAnsi"/>
            <w:sz w:val="24"/>
            <w:szCs w:val="24"/>
          </w:rPr>
          <w:t xml:space="preserve"> E.</w:t>
        </w:r>
      </w:ins>
      <w:r w:rsidR="00241A51">
        <w:rPr>
          <w:rFonts w:cstheme="minorHAnsi"/>
          <w:sz w:val="24"/>
          <w:szCs w:val="24"/>
        </w:rPr>
        <w:t xml:space="preserve">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3F7E3DBD"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A50A0C">
        <w:rPr>
          <w:rFonts w:cstheme="minorHAnsi"/>
          <w:sz w:val="24"/>
          <w:szCs w:val="24"/>
        </w:rPr>
        <w:t>Conservation Decisions Lab, Department</w:t>
      </w:r>
      <w:r w:rsidR="00497B75">
        <w:rPr>
          <w:rFonts w:cstheme="minorHAnsi"/>
          <w:sz w:val="24"/>
          <w:szCs w:val="24"/>
        </w:rPr>
        <w:t xml:space="preserve">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commentRangeStart w:id="2"/>
      <w:r w:rsidR="00142945">
        <w:rPr>
          <w:rFonts w:cstheme="minorHAnsi"/>
          <w:sz w:val="24"/>
          <w:szCs w:val="24"/>
        </w:rPr>
        <w:t>Gymnasium Neufeld</w:t>
      </w:r>
      <w:r w:rsidR="00591C26">
        <w:rPr>
          <w:rFonts w:cstheme="minorHAnsi"/>
          <w:sz w:val="24"/>
          <w:szCs w:val="24"/>
        </w:rPr>
        <w:t>, Bern, Switzerland</w:t>
      </w:r>
      <w:commentRangeEnd w:id="2"/>
      <w:r w:rsidR="0026490B">
        <w:rPr>
          <w:rStyle w:val="CommentReference"/>
        </w:rPr>
        <w:commentReference w:id="2"/>
      </w:r>
    </w:p>
    <w:p w14:paraId="4B148843" w14:textId="2F32B540"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rsidP="00114665">
      <w:pPr>
        <w:pStyle w:val="NoSpacing"/>
        <w:suppressLineNumbers/>
      </w:pPr>
      <w:r>
        <w:t>ORCID ID</w:t>
      </w:r>
    </w:p>
    <w:p w14:paraId="3665182E" w14:textId="47601BC3" w:rsidR="001971CB" w:rsidRDefault="00B16F21" w:rsidP="00114665">
      <w:pPr>
        <w:pStyle w:val="NoSpacing"/>
        <w:suppressLineNumbers/>
      </w:pPr>
      <w:r>
        <w:t>Stefanie L. Lane (corresponding author)</w:t>
      </w:r>
      <w:r w:rsidR="0058369D">
        <w:t xml:space="preserve">: </w:t>
      </w:r>
      <w:hyperlink r:id="rId15" w:history="1">
        <w:r w:rsidR="00C57936">
          <w:rPr>
            <w:rStyle w:val="Hyperlink"/>
          </w:rPr>
          <w:t>0000-0002-4851-2772</w:t>
        </w:r>
      </w:hyperlink>
    </w:p>
    <w:p w14:paraId="3005BA44" w14:textId="4D15D491" w:rsidR="00B16F21" w:rsidRDefault="00B16F21" w:rsidP="00114665">
      <w:pPr>
        <w:pStyle w:val="NoSpacing"/>
        <w:suppressLineNumbers/>
      </w:pPr>
      <w:r>
        <w:t xml:space="preserve">Nancy Shackelford: </w:t>
      </w:r>
      <w:hyperlink r:id="rId16" w:history="1">
        <w:r w:rsidR="00C57936">
          <w:rPr>
            <w:rStyle w:val="Hyperlink"/>
          </w:rPr>
          <w:t>0000-0003-4817-0423</w:t>
        </w:r>
      </w:hyperlink>
    </w:p>
    <w:p w14:paraId="66248E3A" w14:textId="59889883" w:rsidR="00B16F21" w:rsidRDefault="00B16F21" w:rsidP="00114665">
      <w:pPr>
        <w:pStyle w:val="NoSpacing"/>
        <w:suppressLineNumbers/>
      </w:pPr>
      <w:r>
        <w:t xml:space="preserve">Tara G. Marin: </w:t>
      </w:r>
      <w:hyperlink r:id="rId17" w:history="1">
        <w:r w:rsidR="00C57936">
          <w:rPr>
            <w:rStyle w:val="Hyperlink"/>
          </w:rPr>
          <w:t>0000-0001-7165-9812</w:t>
        </w:r>
      </w:hyperlink>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191E3F5D" w:rsidR="001971CB" w:rsidRDefault="00A50A0C" w:rsidP="00114665">
      <w:pPr>
        <w:suppressLineNumbers/>
        <w:ind w:firstLine="720"/>
      </w:pPr>
      <w:r>
        <w:t xml:space="preserve">We are grateful to </w:t>
      </w:r>
      <w:r w:rsidR="001971CB">
        <w:t>Z. Davis for providing R programming advice</w:t>
      </w:r>
      <w:r w:rsidR="00B6163D">
        <w:t xml:space="preserve">, and </w:t>
      </w:r>
      <w:r w:rsidR="001971CB">
        <w:t xml:space="preserve">P. Roper for </w:t>
      </w:r>
      <w:r w:rsidR="00332C68">
        <w:t xml:space="preserve">2019 </w:t>
      </w:r>
      <w:r w:rsidR="001971CB">
        <w:t>field assistance</w:t>
      </w:r>
      <w:r w:rsidR="007A06C0">
        <w:t>.</w:t>
      </w:r>
      <w:r w:rsidR="001971CB">
        <w:t xml:space="preserve"> B. </w:t>
      </w:r>
      <w:proofErr w:type="spellStart"/>
      <w:r w:rsidR="001971CB">
        <w:t>Staines</w:t>
      </w:r>
      <w:proofErr w:type="spellEnd"/>
      <w:r w:rsidR="001971CB">
        <w:t xml:space="preserve"> </w:t>
      </w:r>
      <w:r w:rsidR="001971CB" w:rsidRPr="00853903">
        <w:t xml:space="preserve">(Ladner </w:t>
      </w:r>
      <w:proofErr w:type="spellStart"/>
      <w:r w:rsidR="001971CB" w:rsidRPr="00853903">
        <w:t>Harbour</w:t>
      </w:r>
      <w:proofErr w:type="spellEnd"/>
      <w:r w:rsidR="001971CB" w:rsidRPr="00853903">
        <w:t xml:space="preserve"> Authority) </w:t>
      </w:r>
      <w:r w:rsidR="007A06C0">
        <w:t xml:space="preserve">provided </w:t>
      </w:r>
      <w:r w:rsidR="001971CB">
        <w:t xml:space="preserve">canoe and </w:t>
      </w:r>
      <w:r w:rsidR="007A06C0">
        <w:t>harbor</w:t>
      </w:r>
      <w:r w:rsidR="001971CB" w:rsidRPr="00853903">
        <w:t xml:space="preserve"> </w:t>
      </w:r>
      <w:r w:rsidR="00F62D34">
        <w:t>access for all field navigation</w:t>
      </w:r>
      <w:r w:rsidR="001971CB" w:rsidRPr="00853903">
        <w:t>.</w:t>
      </w:r>
      <w:r w:rsidR="002A08D2">
        <w:t xml:space="preserve"> R</w:t>
      </w:r>
      <w:r w:rsidR="001971CB" w:rsidRPr="009454D9">
        <w:rPr>
          <w:rFonts w:cstheme="minorHAnsi"/>
        </w:rPr>
        <w:t xml:space="preserve">esearch </w:t>
      </w:r>
      <w:r w:rsidR="001971CB">
        <w:rPr>
          <w:rFonts w:cstheme="minorHAnsi"/>
        </w:rPr>
        <w:t xml:space="preserve">site </w:t>
      </w:r>
      <w:r w:rsidR="001971CB"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3CD3C6CD" w14:textId="63720810" w:rsidR="00A67394" w:rsidRDefault="00A67394" w:rsidP="007D52A9">
      <w:pPr>
        <w:suppressLineNumbers/>
      </w:pPr>
    </w:p>
    <w:p w14:paraId="20AA20DE" w14:textId="28D93D1C" w:rsidR="002719F7" w:rsidRDefault="008E207B" w:rsidP="007D52A9">
      <w:pPr>
        <w:suppressLineNumbers/>
      </w:pPr>
      <w:r>
        <w:t>L</w:t>
      </w:r>
      <w:r w:rsidR="00D36DC7">
        <w:t xml:space="preserve">ong-term </w:t>
      </w:r>
      <w:r w:rsidR="004C46A4">
        <w:t xml:space="preserve">data sets </w:t>
      </w:r>
      <w:r w:rsidR="00751D86">
        <w:t xml:space="preserve">documenting </w:t>
      </w:r>
      <w:r w:rsidR="003720C8">
        <w:t xml:space="preserve">temporal </w:t>
      </w:r>
      <w:r w:rsidR="00D36DC7">
        <w:t xml:space="preserve">changes in vegetation communities </w:t>
      </w:r>
      <w:r w:rsidR="00A83A6A">
        <w:t>are</w:t>
      </w:r>
      <w:r w:rsidR="00D36DC7">
        <w:t xml:space="preserve"> </w:t>
      </w:r>
      <w:r w:rsidR="00A4794B">
        <w:t xml:space="preserve">uncommon, </w:t>
      </w:r>
      <w:r w:rsidR="00A1775C">
        <w:t xml:space="preserve">yet </w:t>
      </w:r>
      <w:r w:rsidR="00A4794B">
        <w:t xml:space="preserve">imperative for understanding trends and </w:t>
      </w:r>
      <w:r w:rsidR="00751D86">
        <w:t>triggering potential</w:t>
      </w:r>
      <w:r w:rsidR="00A1775C">
        <w:t xml:space="preserve"> </w:t>
      </w:r>
      <w:r w:rsidR="003720C8">
        <w:t xml:space="preserve">conservation </w:t>
      </w:r>
      <w:r w:rsidR="00A1775C">
        <w:t xml:space="preserve">management </w:t>
      </w:r>
      <w:r w:rsidR="00A4794B">
        <w:t>intervention</w:t>
      </w:r>
      <w:r w:rsidR="00751D86">
        <w:t>s</w:t>
      </w:r>
      <w:r w:rsidR="00A83A6A">
        <w:t>.</w:t>
      </w:r>
      <w:r w:rsidR="002B0398">
        <w:t xml:space="preserve"> </w:t>
      </w:r>
      <w:r w:rsidR="00CE3C9A">
        <w:t xml:space="preserve">For example, decreasing species diversity and increasing exotic species abundance may be indicative of decreasing </w:t>
      </w:r>
      <w:r w:rsidR="00A4794B">
        <w:t xml:space="preserve">community </w:t>
      </w:r>
      <w:r w:rsidR="00CE3C9A">
        <w:t>stability.</w:t>
      </w:r>
      <w:r w:rsidR="00CE3C9A" w:rsidRPr="008A7467">
        <w:t xml:space="preserve"> </w:t>
      </w:r>
      <w:r w:rsidR="00A83A6A">
        <w:t>We</w:t>
      </w:r>
      <w:r w:rsidR="00A1775C">
        <w:t xml:space="preserve"> </w:t>
      </w:r>
      <w:r w:rsidR="00A4794B">
        <w:t xml:space="preserve">explore long-term plant community change </w:t>
      </w:r>
      <w:r w:rsidR="00486ABD">
        <w:t xml:space="preserve">over a </w:t>
      </w:r>
      <w:del w:id="3" w:author="Stefanie Lane" w:date="2022-11-08T11:30:00Z">
        <w:r w:rsidR="00486ABD" w:rsidDel="00372129">
          <w:delText>40 year</w:delText>
        </w:r>
      </w:del>
      <w:ins w:id="4" w:author="Stefanie Lane" w:date="2022-11-08T11:30:00Z">
        <w:r w:rsidR="00372129">
          <w:t>40-year</w:t>
        </w:r>
      </w:ins>
      <w:r w:rsidR="00486ABD">
        <w:t xml:space="preserve"> period </w:t>
      </w:r>
      <w:r w:rsidR="00A4794B">
        <w:t xml:space="preserve">through the </w:t>
      </w:r>
      <w:r w:rsidR="00A83A6A">
        <w:t>contribut</w:t>
      </w:r>
      <w:r w:rsidR="00A4794B">
        <w:t>ion of</w:t>
      </w:r>
      <w:r w:rsidR="00A83A6A">
        <w:t xml:space="preserve"> data </w:t>
      </w:r>
      <w:r w:rsidR="00486ABD">
        <w:t xml:space="preserve">collected in 2019 </w:t>
      </w:r>
      <w:r w:rsidR="00A83A6A">
        <w:t xml:space="preserve">to two historical datasets </w:t>
      </w:r>
      <w:r w:rsidR="00A4794B">
        <w:t xml:space="preserve">collected </w:t>
      </w:r>
      <w:r w:rsidR="00486ABD">
        <w:t xml:space="preserve">in 1979 and 1999 </w:t>
      </w:r>
      <w:r w:rsidR="00A83A6A">
        <w:t>to evaluate decadal changes in plant community biodiversity in a tidal freshwater marsh</w:t>
      </w:r>
      <w:r w:rsidR="00E04A26">
        <w:t xml:space="preserve"> in the Fraser River Estuary in British Columbia, Canada</w:t>
      </w:r>
      <w:r w:rsidR="00A83A6A">
        <w:t xml:space="preserve">. </w:t>
      </w:r>
      <w:r w:rsidR="008A7467">
        <w:t xml:space="preserve">We </w:t>
      </w:r>
      <w:r w:rsidR="00A50A0C">
        <w:t xml:space="preserve">examine </w:t>
      </w:r>
      <w:r w:rsidR="008A7467">
        <w:t xml:space="preserve">whether characteristic </w:t>
      </w:r>
      <w:r w:rsidR="00A1775C">
        <w:t xml:space="preserve">plant </w:t>
      </w:r>
      <w:r w:rsidR="008A7467">
        <w:t xml:space="preserve">assemblages </w:t>
      </w:r>
      <w:r w:rsidR="00A50A0C">
        <w:t>are</w:t>
      </w:r>
      <w:r w:rsidR="008A7467">
        <w:t xml:space="preserv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 chang</w:t>
      </w:r>
      <w:r w:rsidR="00A50A0C">
        <w:t>e</w:t>
      </w:r>
      <w:r w:rsidR="00F0006A">
        <w:t xml:space="preserve"> within and between assemblages</w:t>
      </w:r>
      <w:r w:rsidR="002B0398">
        <w:t>, and whether associated indicator species</w:t>
      </w:r>
      <w:r w:rsidR="00BD06D9">
        <w:t xml:space="preserve"> </w:t>
      </w:r>
      <w:r w:rsidR="00B55CE8">
        <w:t>chang</w:t>
      </w:r>
      <w:r w:rsidR="00A50A0C">
        <w:t>e</w:t>
      </w:r>
      <w:del w:id="5" w:author="Stefanie Lane" w:date="2022-11-08T11:28:00Z">
        <w:r w:rsidR="00E04A26" w:rsidDel="00DA2374">
          <w:delText xml:space="preserve">, as these may </w:delText>
        </w:r>
        <w:commentRangeStart w:id="6"/>
        <w:r w:rsidR="00BD06D9" w:rsidRPr="00EA786D" w:rsidDel="00DA2374">
          <w:delText>indicate alternative functional strategies</w:delText>
        </w:r>
        <w:commentRangeEnd w:id="6"/>
        <w:r w:rsidR="00EA786D" w:rsidRPr="00EA786D" w:rsidDel="00DA2374">
          <w:rPr>
            <w:rStyle w:val="CommentReference"/>
          </w:rPr>
          <w:commentReference w:id="6"/>
        </w:r>
      </w:del>
      <w:r w:rsidR="00BD06D9">
        <w:t xml:space="preserve">. </w:t>
      </w:r>
      <w:r w:rsidR="00751D86">
        <w:t>W</w:t>
      </w:r>
      <w:r w:rsidR="00CF490D">
        <w:t>e</w:t>
      </w:r>
      <w:r w:rsidR="00BD06D9">
        <w:t xml:space="preserve"> found that</w:t>
      </w:r>
      <w:r w:rsidR="00904591">
        <w:t xml:space="preserve"> while </w:t>
      </w:r>
      <w:r w:rsidR="00E54798">
        <w:t xml:space="preserve">plant assemblages were characterized by the same dominant </w:t>
      </w:r>
      <w:ins w:id="7" w:author="Stefanie Lane" w:date="2022-11-08T11:29:00Z">
        <w:r w:rsidR="00256BCE">
          <w:t xml:space="preserve">indicator </w:t>
        </w:r>
      </w:ins>
      <w:r w:rsidR="00E54798">
        <w:t>species</w:t>
      </w:r>
      <w:ins w:id="8" w:author="Stefanie Lane" w:date="2022-11-08T11:29:00Z">
        <w:r w:rsidR="00256BCE">
          <w:t xml:space="preserve"> while most other indicator species changed</w:t>
        </w:r>
      </w:ins>
      <w:r w:rsidR="00E54798">
        <w:t>,</w:t>
      </w:r>
      <w:ins w:id="9" w:author="Stefanie Lane" w:date="2022-11-08T11:29:00Z">
        <w:r w:rsidR="00256BCE">
          <w:t xml:space="preserve"> and that</w:t>
        </w:r>
      </w:ins>
      <w:r w:rsidR="00BD06D9">
        <w:t xml:space="preserve"> </w:t>
      </w:r>
      <w:r w:rsidR="00E04A26">
        <w:rPr>
          <w:rFonts w:cstheme="minorHAnsi"/>
        </w:rPr>
        <w:t>α-diversity</w:t>
      </w:r>
      <w:r w:rsidR="00E04A26">
        <w:t xml:space="preserve"> decreased </w:t>
      </w:r>
      <w:r w:rsidR="00CF490D">
        <w:t>while</w:t>
      </w:r>
      <w:r w:rsidR="00E04A26">
        <w:t xml:space="preserve"> </w:t>
      </w:r>
      <w:commentRangeStart w:id="10"/>
      <w:r w:rsidR="00E04A26">
        <w:rPr>
          <w:rFonts w:cstheme="minorHAnsi"/>
        </w:rPr>
        <w:t>β</w:t>
      </w:r>
      <w:r w:rsidR="00E04A26">
        <w:t>-diversity increased</w:t>
      </w:r>
      <w:r w:rsidR="00CF490D">
        <w:t>.</w:t>
      </w:r>
      <w:commentRangeEnd w:id="10"/>
      <w:r w:rsidR="007C584D">
        <w:rPr>
          <w:rStyle w:val="CommentReference"/>
        </w:rPr>
        <w:commentReference w:id="10"/>
      </w:r>
      <w:r w:rsidR="00CF490D">
        <w:t xml:space="preserve"> </w:t>
      </w:r>
      <w:r w:rsidR="00F0006A">
        <w:t>Further, w</w:t>
      </w:r>
      <w:r w:rsidR="00CF490D">
        <w:t>e found evidence for plant assemblage homogenization through the increased abundance of exotic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exotic species encroachment. </w:t>
      </w:r>
      <w:r w:rsidR="00193416">
        <w:t>Our results indicate that w</w:t>
      </w:r>
      <w:r w:rsidR="00751D86">
        <w:t xml:space="preserve">ithin the Fraser River </w:t>
      </w:r>
      <w:r w:rsidR="00193416">
        <w:t xml:space="preserve">Estuary, </w:t>
      </w:r>
      <w:r w:rsidR="002E4B64">
        <w:t xml:space="preserve">active </w:t>
      </w:r>
      <w:r w:rsidR="00193416">
        <w:t xml:space="preserve">threat </w:t>
      </w:r>
      <w:r w:rsidR="002E4B64">
        <w:t xml:space="preserve">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5084CAB9"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 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2C2814">
        <w:t xml:space="preserve">exotic </w:t>
      </w:r>
      <w:r w:rsidR="004C6C15">
        <w:t>species</w:t>
      </w:r>
      <w:r w:rsidR="002A5853">
        <w:t xml:space="preserve"> </w:t>
      </w:r>
      <w:r w:rsidR="00B82229">
        <w:t xml:space="preserve">may </w:t>
      </w:r>
      <w:r w:rsidR="00EF4732">
        <w:t xml:space="preserve">indicate </w:t>
      </w:r>
      <w:r w:rsidR="002A5853">
        <w:t>loss of</w:t>
      </w:r>
      <w:r w:rsidR="00A1647F">
        <w:t xml:space="preserve"> stability through loss of species or</w:t>
      </w:r>
      <w:r w:rsidR="002A5853">
        <w:t xml:space="preserve"> functional redundancy</w:t>
      </w:r>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r w:rsidR="000335B7" w:rsidRPr="000335B7">
        <w:rPr>
          <w:rFonts w:ascii="Calibri" w:hAnsi="Calibri" w:cs="Calibri"/>
        </w:rPr>
        <w:t xml:space="preserve">(Donohue et al., 2016; </w:t>
      </w:r>
      <w:proofErr w:type="spellStart"/>
      <w:r w:rsidR="000335B7" w:rsidRPr="000335B7">
        <w:rPr>
          <w:rFonts w:ascii="Calibri" w:hAnsi="Calibri" w:cs="Calibri"/>
        </w:rPr>
        <w:t>Holling</w:t>
      </w:r>
      <w:proofErr w:type="spellEnd"/>
      <w:r w:rsidR="000335B7" w:rsidRPr="000335B7">
        <w:rPr>
          <w:rFonts w:ascii="Calibri" w:hAnsi="Calibri" w:cs="Calibri"/>
        </w:rPr>
        <w:t>, 1973)</w:t>
      </w:r>
      <w:r w:rsidR="00A1647F">
        <w:fldChar w:fldCharType="end"/>
      </w:r>
      <w:r w:rsidR="00EF4732">
        <w:t>. 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w:t>
      </w:r>
      <w:proofErr w:type="spellStart"/>
      <w:r w:rsidR="000335B7" w:rsidRPr="000335B7">
        <w:rPr>
          <w:rFonts w:ascii="Calibri" w:hAnsi="Calibri" w:cs="Calibri"/>
          <w:szCs w:val="24"/>
        </w:rPr>
        <w:t>Hanski</w:t>
      </w:r>
      <w:proofErr w:type="spellEnd"/>
      <w:r w:rsidR="000335B7" w:rsidRPr="000335B7">
        <w:rPr>
          <w:rFonts w:ascii="Calibri" w:hAnsi="Calibri" w:cs="Calibri"/>
          <w:szCs w:val="24"/>
        </w:rPr>
        <w:t xml:space="preserve">, 1982; </w:t>
      </w:r>
      <w:proofErr w:type="spellStart"/>
      <w:r w:rsidR="000335B7" w:rsidRPr="000335B7">
        <w:rPr>
          <w:rFonts w:ascii="Calibri" w:hAnsi="Calibri" w:cs="Calibri"/>
          <w:szCs w:val="24"/>
        </w:rPr>
        <w:t>Lepš</w:t>
      </w:r>
      <w:proofErr w:type="spellEnd"/>
      <w:r w:rsidR="000335B7" w:rsidRPr="000335B7">
        <w:rPr>
          <w:rFonts w:ascii="Calibri" w:hAnsi="Calibri" w:cs="Calibri"/>
          <w:szCs w:val="24"/>
        </w:rPr>
        <w:t>,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w:t>
      </w:r>
      <w:proofErr w:type="spellStart"/>
      <w:r w:rsidR="000335B7" w:rsidRPr="000335B7">
        <w:rPr>
          <w:rFonts w:ascii="Calibri" w:hAnsi="Calibri" w:cs="Calibri"/>
        </w:rPr>
        <w:t>Ovaskainen</w:t>
      </w:r>
      <w:proofErr w:type="spellEnd"/>
      <w:r w:rsidR="000335B7" w:rsidRPr="000335B7">
        <w:rPr>
          <w:rFonts w:ascii="Calibri" w:hAnsi="Calibri" w:cs="Calibri"/>
        </w:rPr>
        <w:t xml:space="preserve"> et al., 2019; Underwood et al., 2000)</w:t>
      </w:r>
      <w:r w:rsidR="00245C13">
        <w:fldChar w:fldCharType="end"/>
      </w:r>
      <w:r w:rsidR="00245C13">
        <w:t>.</w:t>
      </w:r>
    </w:p>
    <w:p w14:paraId="4F7BFC02" w14:textId="1ADA61BE"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3720C8">
        <w:t xml:space="preserve">Within the Fraser River Estuary 85% of floodplain and 64% of stream habitat has been lost </w:t>
      </w:r>
      <w:r w:rsidR="008E79A6">
        <w:fldChar w:fldCharType="begin"/>
      </w:r>
      <w:r w:rsidR="00AF6732">
        <w:instrText xml:space="preserve"> ADDIN ZOTERO_ITEM CSL_CITATION {"citationID":"jHcZRHtd","properties":{"formattedCitation":"(Finn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AF6732" w:rsidRPr="00AF6732">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w:t>
      </w:r>
      <w:proofErr w:type="spellStart"/>
      <w:r w:rsidR="000335B7" w:rsidRPr="000335B7">
        <w:rPr>
          <w:rFonts w:ascii="Calibri" w:hAnsi="Calibri" w:cs="Calibri"/>
        </w:rPr>
        <w:t>Holling</w:t>
      </w:r>
      <w:proofErr w:type="spellEnd"/>
      <w:r w:rsidR="000335B7" w:rsidRPr="000335B7">
        <w:rPr>
          <w:rFonts w:ascii="Calibri" w:hAnsi="Calibri" w:cs="Calibri"/>
        </w:rPr>
        <w:t>, 1973)</w:t>
      </w:r>
      <w:r w:rsidR="00A524E4">
        <w:fldChar w:fldCharType="end"/>
      </w:r>
      <w:r w:rsidR="00AA2F11">
        <w:t>.</w:t>
      </w:r>
      <w:r w:rsidR="005F1C36">
        <w:t xml:space="preserve"> </w:t>
      </w:r>
    </w:p>
    <w:p w14:paraId="4A26B4C7" w14:textId="3BFC1D3B"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r w:rsidR="001A5B3B" w:rsidRPr="00773068">
        <w:rPr>
          <w:i w:val="0"/>
          <w:iCs w:val="0"/>
          <w:color w:val="auto"/>
          <w:sz w:val="22"/>
          <w:szCs w:val="22"/>
        </w:rPr>
        <w:t>Figure 1</w:t>
      </w:r>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w:t>
      </w:r>
      <w:ins w:id="11" w:author="Gary" w:date="2022-11-13T12:31:00Z">
        <w:r w:rsidR="00AD7E66">
          <w:rPr>
            <w:i w:val="0"/>
            <w:iCs w:val="0"/>
            <w:color w:val="auto"/>
            <w:sz w:val="22"/>
            <w:szCs w:val="22"/>
          </w:rPr>
          <w:t>at</w:t>
        </w:r>
      </w:ins>
      <w:del w:id="12" w:author="Gary" w:date="2022-11-13T12:31:00Z">
        <w:r w:rsidR="0074167B" w:rsidRPr="00535270" w:rsidDel="00AD7E66">
          <w:rPr>
            <w:i w:val="0"/>
            <w:iCs w:val="0"/>
            <w:color w:val="auto"/>
            <w:sz w:val="22"/>
            <w:szCs w:val="22"/>
          </w:rPr>
          <w:delText>in</w:delText>
        </w:r>
      </w:del>
      <w:r w:rsidR="0074167B" w:rsidRPr="00535270">
        <w:rPr>
          <w:i w:val="0"/>
          <w:iCs w:val="0"/>
          <w:color w:val="auto"/>
          <w:sz w:val="22"/>
          <w:szCs w:val="22"/>
        </w:rPr>
        <w:t xml:space="preserve">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4680FC98" w:rsidR="003213DF" w:rsidRDefault="00151992" w:rsidP="003E7D1B">
      <w:pPr>
        <w:pStyle w:val="ListParagraph"/>
        <w:numPr>
          <w:ilvl w:val="0"/>
          <w:numId w:val="40"/>
        </w:numPr>
      </w:pPr>
      <w:bookmarkStart w:id="13" w:name="_Hlk113366234"/>
      <w:r>
        <w:t xml:space="preserve">Are </w:t>
      </w:r>
      <w:r w:rsidR="00C04EFB">
        <w:t xml:space="preserve">tidal freshwater marsh </w:t>
      </w:r>
      <w:r>
        <w:t xml:space="preserve">assemblages characterized by the same dominant </w:t>
      </w:r>
      <w:ins w:id="14" w:author="Gary" w:date="2022-11-13T12:32:00Z">
        <w:r w:rsidR="00AD7E66">
          <w:t xml:space="preserve">plant </w:t>
        </w:r>
      </w:ins>
      <w:r>
        <w:t>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4BEE2289" w:rsidR="003213DF" w:rsidRDefault="00DD041B" w:rsidP="00114665">
      <w:pPr>
        <w:pStyle w:val="ListParagraph"/>
        <w:numPr>
          <w:ilvl w:val="0"/>
          <w:numId w:val="40"/>
        </w:numPr>
      </w:pPr>
      <w:r>
        <w:t xml:space="preserve">Are assemblages characterized by similar indicator </w:t>
      </w:r>
      <w:ins w:id="15" w:author="Gary" w:date="2022-11-13T12:33:00Z">
        <w:r w:rsidR="00AD7E66">
          <w:t xml:space="preserve">plant </w:t>
        </w:r>
      </w:ins>
      <w:r>
        <w:t>species? If not, which species gained or lost are driving changes within each assemblage? We expect that increasing abundance of invasive species over time would result in greater net number of</w:t>
      </w:r>
      <w:ins w:id="16" w:author="Stefanie Lane" w:date="2022-11-08T12:52:00Z">
        <w:r w:rsidR="00CC44A2">
          <w:t xml:space="preserve"> native</w:t>
        </w:r>
      </w:ins>
      <w:r>
        <w:t xml:space="preserve"> species lost (and fewer net </w:t>
      </w:r>
      <w:ins w:id="17" w:author="Stefanie Lane" w:date="2022-11-08T12:52:00Z">
        <w:r w:rsidR="00CC44A2">
          <w:t xml:space="preserve">native </w:t>
        </w:r>
      </w:ins>
      <w:r>
        <w:t xml:space="preserve">species gained). </w:t>
      </w:r>
    </w:p>
    <w:p w14:paraId="6DAE2DB3" w14:textId="4838B7AA" w:rsidR="000766B8" w:rsidRDefault="00151992" w:rsidP="003E7D1B">
      <w:pPr>
        <w:pStyle w:val="ListParagraph"/>
        <w:numPr>
          <w:ilvl w:val="0"/>
          <w:numId w:val="40"/>
        </w:numPr>
      </w:pPr>
      <w:r>
        <w:lastRenderedPageBreak/>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t>
      </w:r>
      <w:commentRangeStart w:id="18"/>
      <w:r w:rsidR="008E1F98">
        <w:t>within and across assemblages</w:t>
      </w:r>
      <w:commentRangeEnd w:id="18"/>
      <w:r w:rsidR="00114E81">
        <w:rPr>
          <w:rStyle w:val="CommentReference"/>
        </w:rPr>
        <w:commentReference w:id="18"/>
      </w:r>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13"/>
    </w:p>
    <w:p w14:paraId="3AEE9D35" w14:textId="65D9C02B" w:rsidR="0022363E" w:rsidRDefault="0022363E" w:rsidP="006C5D18">
      <w:pPr>
        <w:pStyle w:val="Heading1"/>
      </w:pPr>
      <w:r>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88381CE" w:rsidR="001F436B" w:rsidRPr="009E4359" w:rsidRDefault="001F436B" w:rsidP="00DC704D">
      <w:pPr>
        <w:pStyle w:val="NoSpacing"/>
      </w:pPr>
      <w:r w:rsidRPr="00791A3B">
        <w:t xml:space="preserve">The Fraser River </w:t>
      </w:r>
      <w:r w:rsidR="00193416">
        <w:t xml:space="preserve">is </w:t>
      </w:r>
      <w:r w:rsidRPr="00791A3B">
        <w:t xml:space="preserve">the largest catchment in British Columbia, </w:t>
      </w:r>
      <w:r w:rsidR="00193416">
        <w:t xml:space="preserve">covering one quarter of the province. The </w:t>
      </w:r>
      <w:r w:rsidRPr="00791A3B">
        <w:t>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1A5B3B">
        <w:t xml:space="preserve">Figure </w:t>
      </w:r>
      <w:r w:rsidR="001A5B3B">
        <w:rPr>
          <w:noProof/>
        </w:rPr>
        <w:t>1</w:t>
      </w:r>
      <w:r w:rsidR="00D77FE1">
        <w:fldChar w:fldCharType="end"/>
      </w:r>
      <w:ins w:id="19" w:author="Gary" w:date="2022-11-13T12:34:00Z">
        <w:r w:rsidR="008F673B">
          <w:t>B</w:t>
        </w:r>
      </w:ins>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1A5B3B">
        <w:t xml:space="preserve">Figure </w:t>
      </w:r>
      <w:r w:rsidR="001A5B3B">
        <w:rPr>
          <w:noProof/>
        </w:rPr>
        <w:t>1</w:t>
      </w:r>
      <w:r w:rsidR="00D77FE1">
        <w:rPr>
          <w:noProof/>
        </w:rPr>
        <w:fldChar w:fldCharType="end"/>
      </w:r>
      <w:ins w:id="20" w:author="Gary" w:date="2022-11-13T12:34:00Z">
        <w:r w:rsidR="008F673B">
          <w:rPr>
            <w:noProof/>
          </w:rPr>
          <w:t>C</w:t>
        </w:r>
      </w:ins>
      <w:r w:rsidRPr="00535270">
        <w:t>).</w:t>
      </w:r>
    </w:p>
    <w:p w14:paraId="7C4CFAC9" w14:textId="709777B0" w:rsidR="00E545CF" w:rsidRDefault="001E2B56" w:rsidP="005F7C5D">
      <w:pPr>
        <w:ind w:firstLine="720"/>
      </w:pPr>
      <w:r>
        <w:t>Plant s</w:t>
      </w:r>
      <w:r w:rsidR="00A15FE2">
        <w:t xml:space="preserve">pecies common to these habitats are generally herbaceous, and the community is largely dominated by sedges and rushes with some salinity tolerance, but a greater </w:t>
      </w:r>
      <w:r w:rsidR="00EF2E40">
        <w:t>diversity of</w:t>
      </w:r>
      <w:r w:rsidR="008B171B">
        <w:t xml:space="preserve"> herbaceous </w:t>
      </w:r>
      <w:r w:rsidR="00A15FE2">
        <w:t xml:space="preserve">flowering </w:t>
      </w:r>
      <w:r w:rsidR="00EF2E40">
        <w:t>species (</w:t>
      </w:r>
      <w:r w:rsidR="00215C67">
        <w:t xml:space="preserve">hereafter, </w:t>
      </w:r>
      <w:r w:rsidR="00EF2E40">
        <w:t>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8B171B">
        <w:t xml:space="preserve"> </w:t>
      </w:r>
      <w:r w:rsidR="008B171B">
        <w:fldChar w:fldCharType="begin"/>
      </w:r>
      <w:r w:rsidR="008B171B">
        <w: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B171B">
        <w:fldChar w:fldCharType="separate"/>
      </w:r>
      <w:r w:rsidR="008B171B" w:rsidRPr="008B171B">
        <w:rPr>
          <w:rFonts w:ascii="Calibri" w:hAnsi="Calibri" w:cs="Calibri"/>
        </w:rPr>
        <w:t>(Bradfield &amp; Porter, 1982)</w:t>
      </w:r>
      <w:r w:rsidR="008B171B">
        <w:fldChar w:fldCharType="end"/>
      </w:r>
      <w:r w:rsidR="00821B04">
        <w:t>.</w:t>
      </w:r>
      <w:r w:rsidR="00277767">
        <w:t xml:space="preserve"> Grass species such as non-native </w:t>
      </w:r>
      <w:r w:rsidR="009B141E">
        <w:t xml:space="preserve">tall </w:t>
      </w:r>
      <w:r w:rsidR="00277767">
        <w:t>fescue (</w:t>
      </w:r>
      <w:r w:rsidR="00277767">
        <w:rPr>
          <w:i/>
        </w:rPr>
        <w:t xml:space="preserve">Festuca </w:t>
      </w:r>
      <w:proofErr w:type="spellStart"/>
      <w:r w:rsidR="00277767" w:rsidRPr="00A11140">
        <w:rPr>
          <w:i/>
        </w:rPr>
        <w:t>arundinaceae</w:t>
      </w:r>
      <w:proofErr w:type="spellEnd"/>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 xml:space="preserve">Phalaris </w:t>
      </w:r>
      <w:proofErr w:type="spellStart"/>
      <w:r w:rsidR="009B141E" w:rsidRPr="005F7C5D">
        <w:rPr>
          <w:i/>
        </w:rPr>
        <w:t>arundinaceae</w:t>
      </w:r>
      <w:proofErr w:type="spellEnd"/>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3962F921" w:rsidR="005372BF" w:rsidRDefault="00262E39" w:rsidP="005F7C5D">
      <w:pPr>
        <w:ind w:firstLine="720"/>
      </w:pPr>
      <w:ins w:id="21" w:author="Gary" w:date="2022-11-13T12:36:00Z">
        <w:r>
          <w:rPr>
            <w:iCs/>
          </w:rPr>
          <w:t>At</w:t>
        </w:r>
      </w:ins>
      <w:del w:id="22" w:author="Gary" w:date="2022-11-13T12:36:00Z">
        <w:r w:rsidR="00A74744" w:rsidDel="00262E39">
          <w:rPr>
            <w:iCs/>
          </w:rPr>
          <w:delText>In</w:delText>
        </w:r>
      </w:del>
      <w:r w:rsidR="00A74744">
        <w:rPr>
          <w:iCs/>
        </w:rPr>
        <w:t xml:space="preserve"> Ladner Marsh, </w:t>
      </w:r>
      <w:r w:rsidR="00E545CF" w:rsidRPr="00114665">
        <w:rPr>
          <w:iCs/>
        </w:rPr>
        <w:t xml:space="preserve">Bradfield &amp; Porter (1982) identified </w:t>
      </w:r>
      <w:ins w:id="23" w:author="Gary" w:date="2022-11-11T11:44:00Z">
        <w:r w:rsidR="00331865">
          <w:rPr>
            <w:iCs/>
          </w:rPr>
          <w:t xml:space="preserve">three </w:t>
        </w:r>
      </w:ins>
      <w:r w:rsidR="00E545CF" w:rsidRPr="00114665">
        <w:rPr>
          <w:iCs/>
        </w:rPr>
        <w:t xml:space="preserve">distinct </w:t>
      </w:r>
      <w:commentRangeStart w:id="24"/>
      <w:r w:rsidR="00E545CF" w:rsidRPr="00114665">
        <w:rPr>
          <w:iCs/>
        </w:rPr>
        <w:t>community sub-types</w:t>
      </w:r>
      <w:commentRangeEnd w:id="24"/>
      <w:r w:rsidR="00331865">
        <w:rPr>
          <w:rStyle w:val="CommentReference"/>
        </w:rPr>
        <w:commentReference w:id="24"/>
      </w:r>
      <w:r w:rsidR="00E545CF" w:rsidRPr="00114665">
        <w:rPr>
          <w:iCs/>
        </w:rPr>
        <w:t xml:space="preserve"> (hereafter, “assemblages”).  Denoth &amp; Myers (2007) repeated the sampling to determine whether an exotic species was displacing a </w:t>
      </w:r>
      <w:r w:rsidR="00823CE5">
        <w:rPr>
          <w:iCs/>
        </w:rPr>
        <w:t xml:space="preserve">listed </w:t>
      </w:r>
      <w:r w:rsidR="00E545CF" w:rsidRPr="00114665">
        <w:rPr>
          <w:iCs/>
        </w:rPr>
        <w:t>species of</w:t>
      </w:r>
      <w:r w:rsidR="00C46C72">
        <w:rPr>
          <w:iCs/>
        </w:rPr>
        <w:t xml:space="preserve"> </w:t>
      </w:r>
      <w:r w:rsidR="00E545CF" w:rsidRPr="00114665">
        <w:rPr>
          <w:iCs/>
        </w:rPr>
        <w:t>conservation concern</w:t>
      </w:r>
      <w:r w:rsidR="00823CE5">
        <w:rPr>
          <w:iCs/>
        </w:rPr>
        <w:t xml:space="preserve"> in British Columbia</w:t>
      </w:r>
      <w:r w:rsidR="00E545CF" w:rsidRPr="00114665">
        <w:rPr>
          <w:iCs/>
        </w:rPr>
        <w:t>, Henderson’s checker</w:t>
      </w:r>
      <w:r w:rsidR="00907F33">
        <w:rPr>
          <w:iCs/>
        </w:rPr>
        <w:t>-</w:t>
      </w:r>
      <w:r w:rsidR="00E545CF" w:rsidRPr="00114665">
        <w:rPr>
          <w:iCs/>
        </w:rPr>
        <w:t>mallow</w:t>
      </w:r>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r w:rsidR="00E545CF" w:rsidRPr="00114665">
        <w:rPr>
          <w:iCs/>
        </w:rPr>
        <w:t>. Henderson’s checker</w:t>
      </w:r>
      <w:r w:rsidR="00907F33">
        <w:rPr>
          <w:iCs/>
        </w:rPr>
        <w:t>-</w:t>
      </w:r>
      <w:r w:rsidR="00E545CF" w:rsidRPr="00114665">
        <w:rPr>
          <w:iCs/>
        </w:rPr>
        <w:t>mallow is locally abundant in this marsh, and thus stability of</w:t>
      </w:r>
      <w:r w:rsidR="00A22EC7">
        <w:rPr>
          <w:iCs/>
        </w:rPr>
        <w:t xml:space="preserve"> sufficient</w:t>
      </w:r>
      <w:r w:rsidR="00E545CF" w:rsidRPr="00114665">
        <w:rPr>
          <w:iCs/>
        </w:rPr>
        <w:t xml:space="preserve"> habitat is vital for </w:t>
      </w:r>
      <w:r w:rsidR="00383DA9">
        <w:rPr>
          <w:iCs/>
        </w:rPr>
        <w:t>its</w:t>
      </w:r>
      <w:r w:rsidR="00E545CF" w:rsidRPr="00114665">
        <w:rPr>
          <w:iCs/>
        </w:rPr>
        <w:t xml:space="preserve"> conservation.</w:t>
      </w:r>
    </w:p>
    <w:p w14:paraId="0C98E66A" w14:textId="79BE5146" w:rsidR="005372BF" w:rsidRDefault="009B4A77" w:rsidP="005372BF">
      <w:pPr>
        <w:pStyle w:val="Heading2"/>
      </w:pPr>
      <w:r>
        <w:t>Vegetation surveys</w:t>
      </w:r>
    </w:p>
    <w:p w14:paraId="1540E1A5" w14:textId="7DD78F39" w:rsidR="009B4A77" w:rsidRPr="001401E6" w:rsidRDefault="009B4A77" w:rsidP="005F7C5D">
      <w:pPr>
        <w:pStyle w:val="Heading3"/>
      </w:pPr>
      <w:r>
        <w:t>1979</w:t>
      </w:r>
      <w:r w:rsidR="00486ABD">
        <w:t xml:space="preserve"> and </w:t>
      </w:r>
      <w:r>
        <w:t>1999</w:t>
      </w:r>
    </w:p>
    <w:p w14:paraId="209DFDF2" w14:textId="4C666EFD" w:rsidR="005372BF" w:rsidRPr="009B0BA5" w:rsidRDefault="00ED5DE3">
      <w:pPr>
        <w:ind w:firstLine="720"/>
      </w:pPr>
      <w:r>
        <w:t>The first data collection was conducted</w:t>
      </w:r>
      <w:r w:rsidR="005372BF">
        <w:t xml:space="preserve"> in 1979 </w:t>
      </w:r>
      <w:r w:rsidR="005372BF">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5372BF">
        <w:fldChar w:fldCharType="separate"/>
      </w:r>
      <w:r w:rsidR="000335B7" w:rsidRPr="000335B7">
        <w:rPr>
          <w:rFonts w:ascii="Calibri" w:hAnsi="Calibri" w:cs="Calibri"/>
        </w:rPr>
        <w:t>(Bradfield &amp; Porter, 1982)</w:t>
      </w:r>
      <w:r w:rsidR="005372BF">
        <w:fldChar w:fldCharType="end"/>
      </w:r>
      <w:r>
        <w:t>.</w:t>
      </w:r>
      <w:r w:rsidR="005372BF">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commentRangeStart w:id="25"/>
      <w:r w:rsidR="00E563DA">
        <w:t>(Bradfield, 2019 personal comm.)</w:t>
      </w:r>
      <w:commentRangeEnd w:id="25"/>
      <w:r w:rsidR="00C53D4A">
        <w:rPr>
          <w:rStyle w:val="CommentReference"/>
        </w:rPr>
        <w:commentReference w:id="25"/>
      </w:r>
      <w:r w:rsidR="007A5BC9">
        <w:t xml:space="preserve"> (</w:t>
      </w:r>
      <w:r w:rsidR="00615FBC">
        <w:t xml:space="preserve">Figure </w:t>
      </w:r>
      <w:r w:rsidR="00615FBC">
        <w:rPr>
          <w:noProof/>
        </w:rPr>
        <w:t>1</w:t>
      </w:r>
      <w:r w:rsidR="007A5BC9">
        <w:t>D)</w:t>
      </w:r>
      <w:r w:rsidR="00E563DA">
        <w:t xml:space="preserve">. </w:t>
      </w:r>
      <w:r w:rsidR="005372BF">
        <w:t xml:space="preserve">Cluster analysis and principal components analysis (PCA) distinguished three </w:t>
      </w:r>
      <w:ins w:id="26" w:author="Gary" w:date="2022-11-11T11:49:00Z">
        <w:r w:rsidR="009F3109">
          <w:t xml:space="preserve">main </w:t>
        </w:r>
        <w:r w:rsidR="00485270">
          <w:t xml:space="preserve">plant </w:t>
        </w:r>
      </w:ins>
      <w:r w:rsidR="00AB7C6A">
        <w:t>assemblages</w:t>
      </w:r>
      <w:r w:rsidR="005372BF">
        <w:t xml:space="preserve">, each dominated by a distinct species: </w:t>
      </w:r>
      <w:r w:rsidR="00AA16C1">
        <w:t>Se</w:t>
      </w:r>
      <w:r w:rsidR="005372BF">
        <w:t>dge (</w:t>
      </w:r>
      <w:r w:rsidR="005372BF">
        <w:rPr>
          <w:i/>
        </w:rPr>
        <w:t>Carex lyngbyei</w:t>
      </w:r>
      <w:r w:rsidR="005372BF">
        <w:t xml:space="preserve">), </w:t>
      </w:r>
      <w:r w:rsidR="00AE3114">
        <w:t>F</w:t>
      </w:r>
      <w:r w:rsidR="005372BF">
        <w:t>escue (</w:t>
      </w:r>
      <w:r w:rsidR="005372BF">
        <w:rPr>
          <w:i/>
        </w:rPr>
        <w:t xml:space="preserve">Festuca </w:t>
      </w:r>
      <w:proofErr w:type="spellStart"/>
      <w:r w:rsidR="005372BF">
        <w:rPr>
          <w:i/>
        </w:rPr>
        <w:t>arundinaceae</w:t>
      </w:r>
      <w:proofErr w:type="spellEnd"/>
      <w:r w:rsidR="005372BF">
        <w:t xml:space="preserve">), and </w:t>
      </w:r>
      <w:r w:rsidR="00AE3114">
        <w:t>B</w:t>
      </w:r>
      <w:r w:rsidR="005372BF">
        <w:t>ogbean (</w:t>
      </w:r>
      <w:r w:rsidR="005372BF">
        <w:rPr>
          <w:i/>
        </w:rPr>
        <w:t>Menyanthes trifoliata</w:t>
      </w:r>
      <w:r w:rsidR="005372BF">
        <w:t>).</w:t>
      </w:r>
      <w:r w:rsidR="00A64503">
        <w:t xml:space="preserve"> Bradfield &amp; Porter (1982) hypothesized that edaphic facto</w:t>
      </w:r>
      <w:r w:rsidR="00586B0D">
        <w:t xml:space="preserve">rs drove assemblages, such as waterlogged soils in the bogbean assemblage, or </w:t>
      </w:r>
      <w:commentRangeStart w:id="27"/>
      <w:r w:rsidR="00586B0D">
        <w:t>drainage along channel edges in the fescue assemblage.</w:t>
      </w:r>
      <w:commentRangeEnd w:id="27"/>
      <w:r w:rsidR="00831485">
        <w:rPr>
          <w:rStyle w:val="CommentReference"/>
        </w:rPr>
        <w:commentReference w:id="27"/>
      </w:r>
      <w:r w:rsidR="00586B0D">
        <w:t xml:space="preserve"> </w:t>
      </w:r>
    </w:p>
    <w:p w14:paraId="6823E735" w14:textId="519E7A50" w:rsidR="005372BF" w:rsidRDefault="00A9489B" w:rsidP="005372BF">
      <w:pPr>
        <w:ind w:firstLine="720"/>
      </w:pPr>
      <w:r>
        <w:t xml:space="preserve">A subsequent </w:t>
      </w:r>
      <w:r w:rsidR="005372BF">
        <w:t xml:space="preserve">survey conducted in 1999 recreated the transects and sought to place sampling plots at </w:t>
      </w:r>
      <w:r w:rsidR="0001042C">
        <w:t xml:space="preserve">the </w:t>
      </w:r>
      <w:r w:rsidR="005372BF">
        <w:t xml:space="preserve">exact positions sampled in 1979 </w:t>
      </w:r>
      <w:bookmarkStart w:id="28" w:name="_Hlk121832398"/>
      <w:r w:rsidR="005372BF">
        <w:t>t</w:t>
      </w:r>
      <w:r>
        <w:t xml:space="preserve">o </w:t>
      </w:r>
      <w:r w:rsidR="00DF1C6C">
        <w:t xml:space="preserve">test </w:t>
      </w:r>
      <w:r w:rsidR="005372BF">
        <w:t>relationships between invasive purple loosestrife (</w:t>
      </w:r>
      <w:r w:rsidR="005372BF">
        <w:rPr>
          <w:i/>
        </w:rPr>
        <w:t>Lythrum salicaria</w:t>
      </w:r>
      <w:r w:rsidR="005372BF">
        <w:t xml:space="preserve">, L.) and Henderson’s </w:t>
      </w:r>
      <w:r w:rsidR="00C87135">
        <w:t>checker-mallow</w:t>
      </w:r>
      <w:r w:rsidR="005372BF">
        <w:t xml:space="preserve"> (</w:t>
      </w:r>
      <w:r w:rsidR="005372BF">
        <w:rPr>
          <w:i/>
        </w:rPr>
        <w:t>Sidalcea hendersonii</w:t>
      </w:r>
      <w:r w:rsidR="005372BF">
        <w:t>)</w:t>
      </w:r>
      <w:r w:rsidR="00C46C72">
        <w:t xml:space="preserve"> </w:t>
      </w:r>
      <w:bookmarkEnd w:id="28"/>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xml:space="preserve">. While Denoth &amp; Myers did not seek to test changes in community composition, data were collected according to the same protocols as in 1979, </w:t>
      </w:r>
      <w:commentRangeStart w:id="29"/>
      <w:r w:rsidR="005372BF">
        <w:t>and the data ha</w:t>
      </w:r>
      <w:r w:rsidR="0091346E">
        <w:t xml:space="preserve">ve </w:t>
      </w:r>
      <w:r w:rsidR="005372BF">
        <w:t>been made available for comparison.</w:t>
      </w:r>
      <w:commentRangeEnd w:id="29"/>
      <w:r w:rsidR="005B29A3">
        <w:rPr>
          <w:rStyle w:val="CommentReference"/>
        </w:rPr>
        <w:commentReference w:id="29"/>
      </w:r>
      <w:r w:rsidR="005372BF">
        <w:t xml:space="preserve"> This publication will reference dates the data were collected, rather than publication dates of the </w:t>
      </w:r>
      <w:r w:rsidR="000D340D">
        <w:t xml:space="preserve">corresponding </w:t>
      </w:r>
      <w:r w:rsidR="005372BF">
        <w:t>studies.</w:t>
      </w:r>
    </w:p>
    <w:p w14:paraId="08F3F3C7" w14:textId="626F312A" w:rsidR="005372BF" w:rsidRDefault="009B4A77" w:rsidP="009B4A77">
      <w:pPr>
        <w:pStyle w:val="Heading3"/>
      </w:pPr>
      <w:r>
        <w:t>2019</w:t>
      </w:r>
    </w:p>
    <w:p w14:paraId="1B7694BC" w14:textId="10700F19" w:rsidR="00D4425C" w:rsidRDefault="00B96D48" w:rsidP="00D4425C">
      <w:pPr>
        <w:ind w:firstLine="720"/>
      </w:pPr>
      <w:ins w:id="30" w:author="Gary" w:date="2022-11-12T11:53:00Z">
        <w:r>
          <w:t xml:space="preserve">As </w:t>
        </w:r>
      </w:ins>
      <w:del w:id="31" w:author="Gary" w:date="2022-11-12T11:53:00Z">
        <w:r w:rsidR="00A5448B" w:rsidDel="004841F1">
          <w:delText>N</w:delText>
        </w:r>
      </w:del>
      <w:ins w:id="32" w:author="Gary" w:date="2022-11-12T11:53:00Z">
        <w:r w:rsidR="004841F1">
          <w:t>n</w:t>
        </w:r>
      </w:ins>
      <w:r w:rsidR="00A5448B">
        <w:t xml:space="preserve">o permanent markers were left in Ladner Marsh, </w:t>
      </w:r>
      <w:del w:id="33" w:author="Gary" w:date="2022-11-12T11:53:00Z">
        <w:r w:rsidR="00A5448B" w:rsidDel="004841F1">
          <w:delText>so</w:delText>
        </w:r>
      </w:del>
      <w:ins w:id="34" w:author="Gary" w:date="2022-11-12T11:54:00Z">
        <w:r w:rsidR="004841F1">
          <w:t>the</w:t>
        </w:r>
      </w:ins>
      <w:r w:rsidR="00A5448B">
        <w:t xml:space="preserve"> precise </w:t>
      </w:r>
      <w:ins w:id="35" w:author="Gary" w:date="2022-11-12T11:54:00Z">
        <w:r w:rsidR="004841F1">
          <w:t xml:space="preserve">locations of </w:t>
        </w:r>
      </w:ins>
      <w:r w:rsidR="00A5448B">
        <w:t>transects assessed by Bradfield &amp; Porter (1982) or</w:t>
      </w:r>
      <w:ins w:id="36" w:author="Gary" w:date="2022-11-12T11:54:00Z">
        <w:r w:rsidR="004841F1">
          <w:t xml:space="preserve"> (and?)</w:t>
        </w:r>
      </w:ins>
      <w:r w:rsidR="00A5448B">
        <w:t xml:space="preserve">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1A5B3B">
        <w:t xml:space="preserve">Figure </w:t>
      </w:r>
      <w:r w:rsidR="001A5B3B">
        <w:rPr>
          <w:noProof/>
        </w:rPr>
        <w:t>1</w:t>
      </w:r>
      <w:r w:rsidR="000359C2">
        <w:fldChar w:fldCharType="end"/>
      </w:r>
      <w:r w:rsidR="00FB3E22">
        <w:t xml:space="preserve">D) </w:t>
      </w:r>
      <w:r w:rsidR="002A34E3">
        <w:t xml:space="preserve">on a </w:t>
      </w:r>
      <w:r w:rsidR="002A34E3">
        <w:lastRenderedPageBreak/>
        <w:t xml:space="preserve">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and marking GPS locations in Avenza</w:t>
      </w:r>
      <w:r w:rsidR="0070559A">
        <w:t xml:space="preserve"> Maps</w:t>
      </w:r>
      <w:r w:rsidR="002C1D2C">
        <w:t xml:space="preserve"> (</w:t>
      </w:r>
      <w:r w:rsidR="0070559A">
        <w:t>Avenza Systems Inc., Ontario, Canada, v. 3.2)</w:t>
      </w:r>
      <w:r w:rsidR="00B832A6">
        <w:t>.</w:t>
      </w:r>
      <w:r w:rsidR="00947182">
        <w:t xml:space="preserve"> </w:t>
      </w:r>
      <w:r w:rsidR="00A5448B">
        <w:t xml:space="preserve">Transect “Q” (n = 7 plots) was omitted in 1999 and 2019 due to </w:t>
      </w:r>
      <w:r w:rsidR="00955CC6">
        <w:t>inaccessibility through</w:t>
      </w:r>
      <w:r w:rsidR="00A5448B">
        <w:t xml:space="preserve"> riparian forest with a</w:t>
      </w:r>
      <w:r w:rsidR="00955CC6">
        <w:t xml:space="preserve"> dense</w:t>
      </w:r>
      <w:r w:rsidR="00A5448B">
        <w:t xml:space="preserve"> understory of Himalayan blackberry (</w:t>
      </w:r>
      <w:r w:rsidR="00A5448B">
        <w:rPr>
          <w:i/>
        </w:rPr>
        <w:t xml:space="preserve">Rubus </w:t>
      </w:r>
      <w:r w:rsidR="00A5448B" w:rsidRPr="00904BB3">
        <w:rPr>
          <w:i/>
        </w:rPr>
        <w:t>armeniacus</w:t>
      </w:r>
      <w:r w:rsidR="00C87135">
        <w:t xml:space="preserve"> </w:t>
      </w:r>
      <w:proofErr w:type="spellStart"/>
      <w:r w:rsidR="00C87135">
        <w:t>Focke</w:t>
      </w:r>
      <w:proofErr w:type="spellEnd"/>
      <w:r w:rsidR="00A5448B">
        <w:t>)</w:t>
      </w:r>
      <w:r w:rsidR="0058125F">
        <w:t>; these plots from 1979 are not included in the present analyses</w:t>
      </w:r>
      <w:r w:rsidR="00A5448B">
        <w:t>. An additional 18</w:t>
      </w:r>
      <w:r w:rsidR="00602041">
        <w:t xml:space="preserve"> </w:t>
      </w:r>
      <w:r w:rsidR="00A5448B">
        <w:t xml:space="preserve">plots </w:t>
      </w:r>
      <w:r w:rsidR="001B70A0">
        <w:t xml:space="preserve">surveyed in 1979 and 1999 </w:t>
      </w:r>
      <w:ins w:id="37" w:author="Gary" w:date="2022-11-12T11:19:00Z">
        <w:r w:rsidR="00D1592B">
          <w:t>also</w:t>
        </w:r>
      </w:ins>
      <w:ins w:id="38" w:author="Gary" w:date="2022-11-12T11:20:00Z">
        <w:r w:rsidR="00D1592B">
          <w:t xml:space="preserve"> </w:t>
        </w:r>
      </w:ins>
      <w:r w:rsidR="00A5448B">
        <w:t xml:space="preserve">were </w:t>
      </w:r>
      <w:r w:rsidR="0058125F">
        <w:t>omitted</w:t>
      </w:r>
      <w:r w:rsidR="00A5448B">
        <w:t xml:space="preserve"> in 2019 </w:t>
      </w:r>
      <w:ins w:id="39" w:author="Gary" w:date="2022-11-12T11:22:00Z">
        <w:r w:rsidR="00852E61">
          <w:t xml:space="preserve">because </w:t>
        </w:r>
        <w:r w:rsidR="002372D9">
          <w:t>of</w:t>
        </w:r>
      </w:ins>
      <w:del w:id="40" w:author="Gary" w:date="2022-11-12T11:22:00Z">
        <w:r w:rsidR="00A5448B" w:rsidDel="002372D9">
          <w:delText xml:space="preserve">due to </w:delText>
        </w:r>
        <w:r w:rsidR="000D215B" w:rsidDel="002372D9">
          <w:delText>physical inaccessibility</w:delText>
        </w:r>
        <w:r w:rsidR="00A5448B" w:rsidDel="002372D9">
          <w:delText>, either due to</w:delText>
        </w:r>
      </w:del>
      <w:r w:rsidR="00A5448B">
        <w:t xml:space="preserve"> overgrowth of riparian fringe</w:t>
      </w:r>
      <w:r w:rsidR="000D215B">
        <w:t>,</w:t>
      </w:r>
      <w:r w:rsidR="00A5448B">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1A5B3B">
        <w:t xml:space="preserve">Figure </w:t>
      </w:r>
      <w:r w:rsidR="001A5B3B">
        <w:rPr>
          <w:noProof/>
        </w:rPr>
        <w:t>1</w:t>
      </w:r>
      <w:r w:rsidR="000359C2">
        <w:rPr>
          <w:noProof/>
        </w:rPr>
        <w:fldChar w:fldCharType="end"/>
      </w:r>
      <w:r w:rsidR="007A5BC9">
        <w:t>,</w:t>
      </w:r>
      <w:commentRangeStart w:id="41"/>
      <w:commentRangeStart w:id="42"/>
      <w:r w:rsidR="008A69F5">
        <w:t xml:space="preserve"> </w:t>
      </w:r>
      <w:r w:rsidR="008A69F5">
        <w:fldChar w:fldCharType="begin"/>
      </w:r>
      <w:r w:rsidR="008A69F5">
        <w:instrText xml:space="preserve"> REF _Ref103763315 \h </w:instrText>
      </w:r>
      <w:r w:rsidR="008A69F5">
        <w:fldChar w:fldCharType="separate"/>
      </w:r>
      <w:r w:rsidR="001A5B3B">
        <w:t xml:space="preserve">Table </w:t>
      </w:r>
      <w:r w:rsidR="001A5B3B">
        <w:rPr>
          <w:noProof/>
        </w:rPr>
        <w:t>3</w:t>
      </w:r>
      <w:r w:rsidR="008A69F5">
        <w:fldChar w:fldCharType="end"/>
      </w:r>
      <w:commentRangeStart w:id="43"/>
      <w:commentRangeEnd w:id="41"/>
      <w:r w:rsidR="00EA786D">
        <w:rPr>
          <w:rStyle w:val="CommentReference"/>
        </w:rPr>
        <w:commentReference w:id="41"/>
      </w:r>
      <w:commentRangeEnd w:id="42"/>
      <w:r w:rsidR="00D773CF">
        <w:rPr>
          <w:rStyle w:val="CommentReference"/>
        </w:rPr>
        <w:commentReference w:id="42"/>
      </w:r>
      <w:commentRangeEnd w:id="43"/>
      <w:r w:rsidR="00262E39">
        <w:rPr>
          <w:rStyle w:val="CommentReference"/>
        </w:rPr>
        <w:commentReference w:id="43"/>
      </w:r>
      <w:r w:rsidR="00827E44" w:rsidRPr="007D52A9">
        <w:t>)</w:t>
      </w:r>
      <w:r w:rsidR="00A5448B"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77F6A3C4" w:rsidR="00D4425C" w:rsidDel="00224BC9" w:rsidRDefault="00D4425C" w:rsidP="00F92C8A">
      <w:pPr>
        <w:ind w:firstLine="720"/>
        <w:rPr>
          <w:del w:id="44" w:author="Gary" w:date="2022-11-12T11:36:00Z"/>
        </w:rPr>
      </w:pPr>
      <w:r>
        <w:t xml:space="preserve">Vegetation </w:t>
      </w:r>
      <w:ins w:id="45" w:author="Gary" w:date="2022-11-12T11:23:00Z">
        <w:r w:rsidR="00304BFF">
          <w:t>was</w:t>
        </w:r>
      </w:ins>
      <w:del w:id="46" w:author="Gary" w:date="2022-11-12T11:23:00Z">
        <w:r w:rsidDel="00304BFF">
          <w:delText>were</w:delText>
        </w:r>
      </w:del>
      <w:r>
        <w:t xml:space="preserve"> sampled in </w:t>
      </w:r>
      <w:ins w:id="47" w:author="Gary" w:date="2022-11-12T11:26:00Z">
        <w:r w:rsidR="00304BFF">
          <w:t>a similar</w:t>
        </w:r>
      </w:ins>
      <w:del w:id="48" w:author="Gary" w:date="2022-11-12T11:26:00Z">
        <w:r w:rsidDel="00304BFF">
          <w:delText>the same</w:delText>
        </w:r>
      </w:del>
      <w:r>
        <w:t xml:space="preserve"> manner as </w:t>
      </w:r>
      <w:ins w:id="49" w:author="Gary" w:date="2022-11-12T11:26:00Z">
        <w:r w:rsidR="00304BFF">
          <w:t xml:space="preserve">in </w:t>
        </w:r>
      </w:ins>
      <w:r>
        <w:t>the 1979 survey by semi-systematically placing 1 m</w:t>
      </w:r>
      <w:r>
        <w:rPr>
          <w:vertAlign w:val="superscript"/>
        </w:rPr>
        <w:t>2</w:t>
      </w:r>
      <w:r>
        <w:t xml:space="preserve"> quadrats </w:t>
      </w:r>
      <w:r w:rsidR="009F1121">
        <w:t xml:space="preserve">(plots) </w:t>
      </w:r>
      <w:r>
        <w:t xml:space="preserve">in the center of patches where species composition </w:t>
      </w:r>
      <w:r w:rsidR="00A255D6">
        <w:t xml:space="preserve">noticeably </w:t>
      </w:r>
      <w:r>
        <w:t xml:space="preserve">changed, or </w:t>
      </w:r>
      <w:ins w:id="50" w:author="Gary" w:date="2022-11-12T11:55:00Z">
        <w:r w:rsidR="005D034E">
          <w:t>at</w:t>
        </w:r>
      </w:ins>
      <w:del w:id="51" w:author="Gary" w:date="2022-11-12T11:55:00Z">
        <w:r w:rsidDel="005D034E">
          <w:delText>every</w:delText>
        </w:r>
      </w:del>
      <w:r>
        <w:t xml:space="preserve"> 10 m </w:t>
      </w:r>
      <w:ins w:id="52" w:author="Gary" w:date="2022-11-12T11:56:00Z">
        <w:r w:rsidR="005D034E">
          <w:t>intervals along</w:t>
        </w:r>
      </w:ins>
      <w:del w:id="53" w:author="Gary" w:date="2022-11-12T11:56:00Z">
        <w:r w:rsidDel="005D034E">
          <w:delText>of</w:delText>
        </w:r>
      </w:del>
      <w:r>
        <w:t xml:space="preserve"> transect</w:t>
      </w:r>
      <w:ins w:id="54" w:author="Gary" w:date="2022-11-12T11:56:00Z">
        <w:r w:rsidR="005D034E">
          <w:t>s</w:t>
        </w:r>
      </w:ins>
      <w:del w:id="55" w:author="Gary" w:date="2022-11-12T11:56:00Z">
        <w:r w:rsidDel="005D034E">
          <w:delText xml:space="preserve"> length</w:delText>
        </w:r>
      </w:del>
      <w:r>
        <w:t>, whichever distance was shorter</w:t>
      </w:r>
      <w:r w:rsidR="00D95107">
        <w:t xml:space="preserve"> (</w:t>
      </w:r>
      <w:r w:rsidR="008A69F5">
        <w:rPr>
          <w:noProof/>
        </w:rPr>
        <w:fldChar w:fldCharType="begin"/>
      </w:r>
      <w:r w:rsidR="008A69F5">
        <w:rPr>
          <w:noProof/>
        </w:rPr>
        <w:instrText xml:space="preserve"> REF _Ref104553838 \h </w:instrText>
      </w:r>
      <w:r w:rsidR="008A69F5">
        <w:rPr>
          <w:noProof/>
        </w:rPr>
      </w:r>
      <w:r w:rsidR="008A69F5">
        <w:rPr>
          <w:noProof/>
        </w:rPr>
        <w:fldChar w:fldCharType="separate"/>
      </w:r>
      <w:r w:rsidR="001A5B3B">
        <w:t xml:space="preserve">Figure </w:t>
      </w:r>
      <w:r w:rsidR="001A5B3B">
        <w:rPr>
          <w:noProof/>
        </w:rPr>
        <w:t>1</w:t>
      </w:r>
      <w:r w:rsidR="008A69F5">
        <w:rPr>
          <w:noProof/>
        </w:rPr>
        <w:fldChar w:fldCharType="end"/>
      </w:r>
      <w:r w:rsidR="00FB3E22">
        <w:t>E</w:t>
      </w:r>
      <w:r w:rsidR="00D95107" w:rsidRPr="007D52A9">
        <w:t>)</w:t>
      </w:r>
      <w:r w:rsidRPr="00E90CBE">
        <w:t xml:space="preserve">. </w:t>
      </w:r>
      <w:commentRangeStart w:id="56"/>
      <w:del w:id="57" w:author="Gary" w:date="2022-11-12T11:35:00Z">
        <w:r w:rsidRPr="00E90CBE" w:rsidDel="00224BC9">
          <w:delText>A</w:delText>
        </w:r>
        <w:r w:rsidDel="00224BC9">
          <w:delText xml:space="preserve">ssemblage types were considered if their boundary intersected the transect tape; assemblages tangential to the survey transect (but not intersecting it) were ignored. Assemblages were defined as being dominated </w:delText>
        </w:r>
        <w:r w:rsidDel="00224BC9">
          <w:rPr>
            <w:u w:val="single"/>
          </w:rPr>
          <w:delText>&gt;</w:delText>
        </w:r>
        <w:r w:rsidDel="00224BC9">
          <w:delText>50% by one or two species. If no species was clearly dominant, the area was characterized as “undefined.” No areas of assemblage types were so small that the 1 m</w:delText>
        </w:r>
        <w:r w:rsidDel="00224BC9">
          <w:rPr>
            <w:vertAlign w:val="superscript"/>
          </w:rPr>
          <w:delText>2</w:delText>
        </w:r>
        <w:r w:rsidDel="00224BC9">
          <w:delText xml:space="preserve"> quadrat was less than 1 m from the boundary of the next assemblage. Along transects where the same assemblage </w:delText>
        </w:r>
        <w:r w:rsidR="00FB3E22" w:rsidDel="00224BC9">
          <w:delText>extended beyond</w:delText>
        </w:r>
        <w:r w:rsidDel="00224BC9">
          <w:delText xml:space="preserve"> 20 m, quadrats were sampled every 10 m to reproduce a modal distance of 10 m </w:delText>
        </w:r>
        <w:r w:rsidDel="00224BC9">
          <w:fldChar w:fldCharType="begin"/>
        </w:r>
        <w:r w:rsidR="00BD2EEF" w:rsidDel="00224BC9">
          <w:del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Del="00224BC9">
          <w:fldChar w:fldCharType="separate"/>
        </w:r>
        <w:r w:rsidR="000335B7" w:rsidRPr="000335B7" w:rsidDel="00224BC9">
          <w:rPr>
            <w:rFonts w:ascii="Calibri" w:hAnsi="Calibri" w:cs="Calibri"/>
          </w:rPr>
          <w:delText>(Bradfield &amp; Porter, 1982)</w:delText>
        </w:r>
        <w:r w:rsidDel="00224BC9">
          <w:fldChar w:fldCharType="end"/>
        </w:r>
        <w:r w:rsidDel="00224BC9">
          <w:delText>.</w:delText>
        </w:r>
        <w:commentRangeEnd w:id="56"/>
        <w:r w:rsidR="00224BC9" w:rsidDel="00224BC9">
          <w:rPr>
            <w:rStyle w:val="CommentReference"/>
          </w:rPr>
          <w:commentReference w:id="56"/>
        </w:r>
      </w:del>
    </w:p>
    <w:p w14:paraId="12088E45" w14:textId="7CCD8BD3" w:rsidR="00D4425C" w:rsidRDefault="00D4425C" w:rsidP="00D4425C">
      <w:pPr>
        <w:ind w:firstLine="720"/>
      </w:pPr>
      <w:commentRangeStart w:id="58"/>
      <w:r>
        <w:t>Individuals were defined</w:t>
      </w:r>
      <w:commentRangeEnd w:id="58"/>
      <w:r w:rsidR="00996EB9">
        <w:rPr>
          <w:rStyle w:val="CommentReference"/>
        </w:rPr>
        <w:commentReference w:id="58"/>
      </w:r>
      <w:r>
        <w:t xml:space="preserve"> as “in the </w:t>
      </w:r>
      <w:r w:rsidR="00A255D6">
        <w:t>plot</w:t>
      </w:r>
      <w:r>
        <w:t xml:space="preserve">” if </w:t>
      </w:r>
      <w:r>
        <w:rPr>
          <w:u w:val="single"/>
        </w:rPr>
        <w:t>&gt;</w:t>
      </w:r>
      <w:r w:rsidR="008B0483">
        <w:t xml:space="preserve"> </w:t>
      </w:r>
      <w:r>
        <w:t xml:space="preserve">50% of their basal </w:t>
      </w:r>
      <w:ins w:id="59" w:author="Gary" w:date="2022-11-12T11:39:00Z">
        <w:r w:rsidR="00224BC9">
          <w:t>cover</w:t>
        </w:r>
      </w:ins>
      <w:del w:id="60" w:author="Gary" w:date="2022-11-12T11:39:00Z">
        <w:r w:rsidDel="00224BC9">
          <w:delText xml:space="preserve">stem originated </w:delText>
        </w:r>
      </w:del>
      <w:ins w:id="61" w:author="Gary" w:date="2022-11-12T11:39:00Z">
        <w:r w:rsidR="00224BC9">
          <w:t xml:space="preserve"> occurred </w:t>
        </w:r>
      </w:ins>
      <w:r>
        <w:t xml:space="preserve">within the </w:t>
      </w:r>
      <w:r w:rsidR="00AF6DDB">
        <w:t>quadrat</w:t>
      </w:r>
      <w:r>
        <w:t xml:space="preserve"> boundary; overhanging stems </w:t>
      </w:r>
      <w:ins w:id="62" w:author="Gary" w:date="2022-11-12T11:45:00Z">
        <w:r w:rsidR="00563EA5">
          <w:t xml:space="preserve">that </w:t>
        </w:r>
      </w:ins>
      <w:ins w:id="63" w:author="Gary" w:date="2022-11-12T11:46:00Z">
        <w:r w:rsidR="00563EA5">
          <w:t xml:space="preserve">originated outside the plot </w:t>
        </w:r>
      </w:ins>
      <w:r>
        <w:t xml:space="preserve">were not </w:t>
      </w:r>
      <w:ins w:id="64" w:author="Gary" w:date="2022-11-12T11:41:00Z">
        <w:r w:rsidR="00BC6CBC">
          <w:t>included</w:t>
        </w:r>
      </w:ins>
      <w:del w:id="65" w:author="Gary" w:date="2022-11-12T11:41:00Z">
        <w:r w:rsidDel="00BC6CBC">
          <w:delText>considered</w:delText>
        </w:r>
      </w:del>
      <w:del w:id="66" w:author="Gary" w:date="2022-11-12T11:42:00Z">
        <w:r w:rsidDel="00563EA5">
          <w:delText>. Aerial coverage was considered as percent of the quadrat occluded by foliage; rambling lianas (</w:delText>
        </w:r>
        <w:r w:rsidDel="00563EA5">
          <w:rPr>
            <w:i/>
          </w:rPr>
          <w:delText>Lathyrus palustris</w:delText>
        </w:r>
        <w:r w:rsidDel="00563EA5">
          <w:delText xml:space="preserve"> L.) were visually estimated as groundcover (even if climbing vert</w:delText>
        </w:r>
      </w:del>
      <w:del w:id="67" w:author="Gary" w:date="2022-11-12T11:43:00Z">
        <w:r w:rsidDel="00563EA5">
          <w:delText>ically).</w:delText>
        </w:r>
      </w:del>
      <w:r>
        <w:t xml:space="preserve"> </w:t>
      </w:r>
      <w:ins w:id="68" w:author="Gary" w:date="2022-11-12T11:46:00Z">
        <w:r w:rsidR="00563EA5">
          <w:t>Aerial</w:t>
        </w:r>
      </w:ins>
      <w:del w:id="69" w:author="Gary" w:date="2022-11-12T11:46:00Z">
        <w:r w:rsidDel="00563EA5">
          <w:delText>Percent</w:delText>
        </w:r>
      </w:del>
      <w:r>
        <w:t xml:space="preserve"> cover </w:t>
      </w:r>
      <w:del w:id="70" w:author="Gary" w:date="2022-11-12T11:47:00Z">
        <w:r w:rsidDel="00563EA5">
          <w:delText xml:space="preserve">of the quadrat </w:delText>
        </w:r>
      </w:del>
      <w:r>
        <w:t xml:space="preserve">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26FBC5E"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commentRangeStart w:id="71"/>
      <w:commentRangeStart w:id="72"/>
      <w:commentRangeStart w:id="73"/>
      <w:r w:rsidR="008847DD">
        <w:fldChar w:fldCharType="begin"/>
      </w:r>
      <w:r w:rsidR="008847DD">
        <w:instrText xml:space="preserve"> REF _Ref103170147 \h </w:instrText>
      </w:r>
      <w:r w:rsidR="008847DD">
        <w:fldChar w:fldCharType="separate"/>
      </w:r>
      <w:r w:rsidR="001A5B3B">
        <w:t xml:space="preserve">Table </w:t>
      </w:r>
      <w:r w:rsidR="001A5B3B">
        <w:rPr>
          <w:noProof/>
        </w:rPr>
        <w:t>7</w:t>
      </w:r>
      <w:r w:rsidR="008847DD">
        <w:fldChar w:fldCharType="end"/>
      </w:r>
      <w:commentRangeEnd w:id="71"/>
      <w:r w:rsidR="00601380">
        <w:rPr>
          <w:rStyle w:val="CommentReference"/>
        </w:rPr>
        <w:commentReference w:id="71"/>
      </w:r>
      <w:commentRangeEnd w:id="72"/>
      <w:r w:rsidR="00CD36F1">
        <w:rPr>
          <w:rStyle w:val="CommentReference"/>
        </w:rPr>
        <w:commentReference w:id="72"/>
      </w:r>
      <w:commentRangeEnd w:id="73"/>
      <w:r w:rsidR="0057226F">
        <w:rPr>
          <w:rStyle w:val="CommentReference"/>
        </w:rPr>
        <w:commentReference w:id="73"/>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t xml:space="preserve">n the instance of </w:t>
      </w:r>
      <w:r>
        <w:rPr>
          <w:i/>
        </w:rPr>
        <w:t>Agrostis</w:t>
      </w:r>
      <w:r>
        <w:t xml:space="preserve"> species, </w:t>
      </w:r>
      <w:r w:rsidR="00547B2C">
        <w:t>we assumed</w:t>
      </w:r>
      <w:r>
        <w:t xml:space="preserve"> </w:t>
      </w:r>
      <w:r>
        <w:rPr>
          <w:i/>
        </w:rPr>
        <w:t>Agrostis alba</w:t>
      </w:r>
      <w:r>
        <w:t xml:space="preserve"> </w:t>
      </w:r>
      <w:r w:rsidR="004F551A">
        <w:t xml:space="preserve">L. </w:t>
      </w:r>
      <w:r>
        <w:t xml:space="preserve">identified in 1979 and 1999 </w:t>
      </w:r>
      <w:r w:rsidR="00547B2C">
        <w:t>was synonymous</w:t>
      </w:r>
      <w:r>
        <w:t xml:space="preserve"> </w:t>
      </w:r>
      <w:r w:rsidR="00547B2C">
        <w:t xml:space="preserve">with </w:t>
      </w:r>
      <w:r>
        <w:rPr>
          <w:i/>
        </w:rPr>
        <w:t>Agrostis stolonifera</w:t>
      </w:r>
      <w:r>
        <w:t xml:space="preserve"> </w:t>
      </w:r>
      <w:r w:rsidR="00547B2C">
        <w:t xml:space="preserve">L. </w:t>
      </w:r>
      <w:r>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r w:rsidR="001A5B3B">
        <w:t xml:space="preserve">Table </w:t>
      </w:r>
      <w:r w:rsidR="001A5B3B">
        <w:rPr>
          <w:noProof/>
        </w:rPr>
        <w:t>8</w:t>
      </w:r>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3988CA6F" w:rsidR="004B1258" w:rsidRDefault="00B47D6F" w:rsidP="00896D44">
      <w:pPr>
        <w:pStyle w:val="Caption"/>
        <w:ind w:firstLine="720"/>
        <w:sectPr w:rsidR="004B1258" w:rsidSect="007D52A9">
          <w:headerReference w:type="default" r:id="rId18"/>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 xml:space="preserve">To </w:t>
      </w:r>
      <w:ins w:id="74" w:author="Gary" w:date="2022-11-12T11:57:00Z">
        <w:r w:rsidR="00C74BF3">
          <w:rPr>
            <w:i w:val="0"/>
            <w:iCs w:val="0"/>
            <w:color w:val="auto"/>
            <w:sz w:val="22"/>
            <w:szCs w:val="22"/>
          </w:rPr>
          <w:t>examine change</w:t>
        </w:r>
      </w:ins>
      <w:ins w:id="75" w:author="Gary" w:date="2022-11-12T11:58:00Z">
        <w:r w:rsidR="00C74BF3">
          <w:rPr>
            <w:i w:val="0"/>
            <w:iCs w:val="0"/>
            <w:color w:val="auto"/>
            <w:sz w:val="22"/>
            <w:szCs w:val="22"/>
          </w:rPr>
          <w:t xml:space="preserve">s in </w:t>
        </w:r>
      </w:ins>
      <w:ins w:id="76" w:author="Gary" w:date="2022-11-13T12:46:00Z">
        <w:r w:rsidR="00803D31">
          <w:rPr>
            <w:i w:val="0"/>
            <w:iCs w:val="0"/>
            <w:color w:val="auto"/>
            <w:sz w:val="22"/>
            <w:szCs w:val="22"/>
          </w:rPr>
          <w:t>marsh</w:t>
        </w:r>
      </w:ins>
      <w:ins w:id="77" w:author="Gary" w:date="2022-11-12T11:58:00Z">
        <w:r w:rsidR="00C74BF3">
          <w:rPr>
            <w:i w:val="0"/>
            <w:iCs w:val="0"/>
            <w:color w:val="auto"/>
            <w:sz w:val="22"/>
            <w:szCs w:val="22"/>
          </w:rPr>
          <w:t xml:space="preserve"> </w:t>
        </w:r>
      </w:ins>
      <w:ins w:id="78" w:author="Gary" w:date="2022-11-12T11:59:00Z">
        <w:r w:rsidR="00C74BF3">
          <w:rPr>
            <w:i w:val="0"/>
            <w:iCs w:val="0"/>
            <w:color w:val="auto"/>
            <w:sz w:val="22"/>
            <w:szCs w:val="22"/>
          </w:rPr>
          <w:t xml:space="preserve">vegetation </w:t>
        </w:r>
      </w:ins>
      <w:ins w:id="79" w:author="Gary" w:date="2022-11-13T12:46:00Z">
        <w:r w:rsidR="00803D31">
          <w:rPr>
            <w:i w:val="0"/>
            <w:iCs w:val="0"/>
            <w:color w:val="auto"/>
            <w:sz w:val="22"/>
            <w:szCs w:val="22"/>
          </w:rPr>
          <w:t>assemblages</w:t>
        </w:r>
      </w:ins>
      <w:ins w:id="80" w:author="Gary" w:date="2022-11-12T11:59:00Z">
        <w:r w:rsidR="00C74BF3">
          <w:rPr>
            <w:i w:val="0"/>
            <w:iCs w:val="0"/>
            <w:color w:val="auto"/>
            <w:sz w:val="22"/>
            <w:szCs w:val="22"/>
          </w:rPr>
          <w:t xml:space="preserve"> </w:t>
        </w:r>
      </w:ins>
      <w:ins w:id="81" w:author="Gary" w:date="2022-11-12T12:00:00Z">
        <w:r w:rsidR="00C74BF3">
          <w:rPr>
            <w:i w:val="0"/>
            <w:iCs w:val="0"/>
            <w:color w:val="auto"/>
            <w:sz w:val="22"/>
            <w:szCs w:val="22"/>
          </w:rPr>
          <w:t>over time</w:t>
        </w:r>
      </w:ins>
      <w:del w:id="82" w:author="Gary" w:date="2022-11-12T12:00:00Z">
        <w:r w:rsidRPr="00DC704D" w:rsidDel="00C74BF3">
          <w:rPr>
            <w:i w:val="0"/>
            <w:iCs w:val="0"/>
            <w:color w:val="auto"/>
            <w:sz w:val="22"/>
            <w:szCs w:val="22"/>
          </w:rPr>
          <w:delText>determine dominant community types</w:delText>
        </w:r>
      </w:del>
      <w:r w:rsidRPr="00DC704D">
        <w:rPr>
          <w:i w:val="0"/>
          <w:iCs w:val="0"/>
          <w:color w:val="auto"/>
          <w:sz w:val="22"/>
          <w:szCs w:val="22"/>
        </w:rPr>
        <w:t>,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8A50C9">
        <w:rPr>
          <w:i w:val="0"/>
          <w:iCs w:val="0"/>
          <w:color w:val="auto"/>
          <w:sz w:val="22"/>
          <w:szCs w:val="22"/>
        </w:rPr>
        <w:t>(Legendre &amp; Legendre, 2012)</w:t>
      </w:r>
      <w:r w:rsidR="00673CF3" w:rsidRPr="00DC704D">
        <w:rPr>
          <w:i w:val="0"/>
          <w:iCs w:val="0"/>
          <w:color w:val="auto"/>
          <w:sz w:val="22"/>
          <w:szCs w:val="22"/>
        </w:rPr>
        <w:fldChar w:fldCharType="end"/>
      </w:r>
      <w:ins w:id="83" w:author="Gary" w:date="2022-11-12T12:03:00Z">
        <w:r w:rsidR="00C74BF3">
          <w:rPr>
            <w:i w:val="0"/>
            <w:iCs w:val="0"/>
            <w:color w:val="auto"/>
            <w:sz w:val="22"/>
            <w:szCs w:val="22"/>
          </w:rPr>
          <w:t>;</w:t>
        </w:r>
      </w:ins>
      <w:del w:id="84" w:author="Gary" w:date="2022-11-12T12:03:00Z">
        <w:r w:rsidR="00887D9F" w:rsidRPr="00DC704D" w:rsidDel="00C74BF3">
          <w:rPr>
            <w:i w:val="0"/>
            <w:iCs w:val="0"/>
            <w:color w:val="auto"/>
            <w:sz w:val="22"/>
            <w:szCs w:val="22"/>
          </w:rPr>
          <w:delText>,</w:delText>
        </w:r>
      </w:del>
      <w:r w:rsidR="00887D9F" w:rsidRPr="00DC704D">
        <w:rPr>
          <w:i w:val="0"/>
          <w:iCs w:val="0"/>
          <w:color w:val="auto"/>
          <w:sz w:val="22"/>
          <w:szCs w:val="22"/>
        </w:rPr>
        <w:t xml:space="preserve"> </w:t>
      </w:r>
      <w:r w:rsidR="003D5257" w:rsidRPr="00DC704D">
        <w:rPr>
          <w:i w:val="0"/>
          <w:iCs w:val="0"/>
          <w:color w:val="auto"/>
          <w:sz w:val="22"/>
          <w:szCs w:val="22"/>
        </w:rPr>
        <w:t>however</w:t>
      </w:r>
      <w:ins w:id="85" w:author="Gary" w:date="2022-11-12T12:03:00Z">
        <w:r w:rsidR="00C74BF3">
          <w:rPr>
            <w:i w:val="0"/>
            <w:iCs w:val="0"/>
            <w:color w:val="auto"/>
            <w:sz w:val="22"/>
            <w:szCs w:val="22"/>
          </w:rPr>
          <w:t>,</w:t>
        </w:r>
      </w:ins>
      <w:r w:rsidR="003D5257" w:rsidRPr="00DC704D">
        <w:rPr>
          <w:i w:val="0"/>
          <w:iCs w:val="0"/>
          <w:color w:val="auto"/>
          <w:sz w:val="22"/>
          <w:szCs w:val="22"/>
        </w:rPr>
        <w:t xml:space="preserve"> </w:t>
      </w:r>
      <w:ins w:id="86" w:author="Gary" w:date="2022-11-14T16:39:00Z">
        <w:r w:rsidR="004D5998">
          <w:rPr>
            <w:i w:val="0"/>
            <w:iCs w:val="0"/>
            <w:color w:val="auto"/>
            <w:sz w:val="22"/>
            <w:szCs w:val="22"/>
          </w:rPr>
          <w:t>as both distance measures produced similar resu</w:t>
        </w:r>
      </w:ins>
      <w:ins w:id="87" w:author="Gary" w:date="2022-11-14T16:40:00Z">
        <w:r w:rsidR="004D5998">
          <w:rPr>
            <w:i w:val="0"/>
            <w:iCs w:val="0"/>
            <w:color w:val="auto"/>
            <w:sz w:val="22"/>
            <w:szCs w:val="22"/>
          </w:rPr>
          <w:t xml:space="preserve">lts, </w:t>
        </w:r>
      </w:ins>
      <w:r w:rsidR="00221150" w:rsidRPr="00DC704D">
        <w:rPr>
          <w:i w:val="0"/>
          <w:iCs w:val="0"/>
          <w:color w:val="auto"/>
          <w:sz w:val="22"/>
          <w:szCs w:val="22"/>
        </w:rPr>
        <w:t>we present</w:t>
      </w:r>
      <w:ins w:id="88" w:author="Gary" w:date="2022-11-12T12:04:00Z">
        <w:r w:rsidR="001B76DA">
          <w:rPr>
            <w:i w:val="0"/>
            <w:iCs w:val="0"/>
            <w:color w:val="auto"/>
            <w:sz w:val="22"/>
            <w:szCs w:val="22"/>
          </w:rPr>
          <w:t xml:space="preserve"> </w:t>
        </w:r>
      </w:ins>
      <w:ins w:id="89" w:author="Gary" w:date="2022-11-14T16:40:00Z">
        <w:r w:rsidR="004D5998">
          <w:rPr>
            <w:i w:val="0"/>
            <w:iCs w:val="0"/>
            <w:color w:val="auto"/>
            <w:sz w:val="22"/>
            <w:szCs w:val="22"/>
          </w:rPr>
          <w:t xml:space="preserve">only </w:t>
        </w:r>
      </w:ins>
      <w:ins w:id="90" w:author="Gary" w:date="2022-11-12T12:04:00Z">
        <w:r w:rsidR="001B76DA">
          <w:rPr>
            <w:i w:val="0"/>
            <w:iCs w:val="0"/>
            <w:color w:val="auto"/>
            <w:sz w:val="22"/>
            <w:szCs w:val="22"/>
          </w:rPr>
          <w:t>the</w:t>
        </w:r>
      </w:ins>
      <w:r w:rsidR="00221150" w:rsidRPr="00DC704D">
        <w:rPr>
          <w:i w:val="0"/>
          <w:iCs w:val="0"/>
          <w:color w:val="auto"/>
          <w:sz w:val="22"/>
          <w:szCs w:val="22"/>
        </w:rPr>
        <w:t xml:space="preserve"> </w:t>
      </w:r>
      <w:del w:id="91" w:author="Gary" w:date="2022-11-12T12:04:00Z">
        <w:r w:rsidR="00221150" w:rsidRPr="00DC704D" w:rsidDel="001B76DA">
          <w:rPr>
            <w:i w:val="0"/>
            <w:iCs w:val="0"/>
            <w:color w:val="auto"/>
            <w:sz w:val="22"/>
            <w:szCs w:val="22"/>
          </w:rPr>
          <w:delText xml:space="preserve">results of </w:delText>
        </w:r>
      </w:del>
      <w:r w:rsidR="00262B24" w:rsidRPr="00DC704D">
        <w:rPr>
          <w:i w:val="0"/>
          <w:iCs w:val="0"/>
          <w:color w:val="auto"/>
          <w:sz w:val="22"/>
          <w:szCs w:val="22"/>
        </w:rPr>
        <w:t xml:space="preserve">Euclidean distance </w:t>
      </w:r>
      <w:ins w:id="92" w:author="Gary" w:date="2022-11-12T12:04:00Z">
        <w:r w:rsidR="001B76DA">
          <w:rPr>
            <w:i w:val="0"/>
            <w:iCs w:val="0"/>
            <w:color w:val="auto"/>
            <w:sz w:val="22"/>
            <w:szCs w:val="22"/>
          </w:rPr>
          <w:t xml:space="preserve">results here </w:t>
        </w:r>
      </w:ins>
      <w:r w:rsidR="00262B24" w:rsidRPr="00DC704D">
        <w:rPr>
          <w:i w:val="0"/>
          <w:iCs w:val="0"/>
          <w:color w:val="auto"/>
          <w:sz w:val="22"/>
          <w:szCs w:val="22"/>
        </w:rPr>
        <w:t xml:space="preserve">to </w:t>
      </w:r>
      <w:r w:rsidR="00EE77BC" w:rsidRPr="00DC704D">
        <w:rPr>
          <w:i w:val="0"/>
          <w:iCs w:val="0"/>
          <w:color w:val="auto"/>
          <w:sz w:val="22"/>
          <w:szCs w:val="22"/>
        </w:rPr>
        <w:t xml:space="preserve">facilitate </w:t>
      </w:r>
      <w:r w:rsidR="00262B24" w:rsidRPr="00DC704D">
        <w:rPr>
          <w:i w:val="0"/>
          <w:iCs w:val="0"/>
          <w:color w:val="auto"/>
          <w:sz w:val="22"/>
          <w:szCs w:val="22"/>
        </w:rPr>
        <w:t xml:space="preserve">direct comparisons to results </w:t>
      </w:r>
      <w:ins w:id="93" w:author="Gary" w:date="2022-11-12T12:06:00Z">
        <w:r w:rsidR="001B76DA">
          <w:rPr>
            <w:i w:val="0"/>
            <w:iCs w:val="0"/>
            <w:color w:val="auto"/>
            <w:sz w:val="22"/>
            <w:szCs w:val="22"/>
          </w:rPr>
          <w:t>in</w:t>
        </w:r>
      </w:ins>
      <w:del w:id="94" w:author="Gary" w:date="2022-11-12T12:06:00Z">
        <w:r w:rsidR="00262B24" w:rsidRPr="00DC704D" w:rsidDel="001B76DA">
          <w:rPr>
            <w:i w:val="0"/>
            <w:iCs w:val="0"/>
            <w:color w:val="auto"/>
            <w:sz w:val="22"/>
            <w:szCs w:val="22"/>
          </w:rPr>
          <w:delText>produced by</w:delText>
        </w:r>
      </w:del>
      <w:r w:rsidR="00262B24" w:rsidRPr="00DC704D">
        <w:rPr>
          <w:i w:val="0"/>
          <w:iCs w:val="0"/>
          <w:color w:val="auto"/>
          <w:sz w:val="22"/>
          <w:szCs w:val="22"/>
        </w:rPr>
        <w:t xml:space="preserve">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ins w:id="95" w:author="Gary" w:date="2022-11-12T12:07:00Z">
        <w:r w:rsidR="001B76DA">
          <w:rPr>
            <w:i w:val="0"/>
            <w:iCs w:val="0"/>
            <w:color w:val="auto"/>
            <w:sz w:val="22"/>
            <w:szCs w:val="22"/>
          </w:rPr>
          <w:t xml:space="preserve"> (“assemblages”)</w:t>
        </w:r>
      </w:ins>
      <w:r w:rsidR="00BD4A5D" w:rsidRPr="00DC704D">
        <w:rPr>
          <w:i w:val="0"/>
          <w:iCs w:val="0"/>
          <w:color w:val="auto"/>
          <w:sz w:val="22"/>
          <w:szCs w:val="22"/>
        </w:rPr>
        <w:t xml:space="preserve">, and </w:t>
      </w:r>
      <w:del w:id="96" w:author="Gary" w:date="2022-11-12T12:09:00Z">
        <w:r w:rsidR="00BD4A5D" w:rsidRPr="00DC704D" w:rsidDel="001B76DA">
          <w:rPr>
            <w:i w:val="0"/>
            <w:iCs w:val="0"/>
            <w:color w:val="auto"/>
            <w:sz w:val="22"/>
            <w:szCs w:val="22"/>
          </w:rPr>
          <w:delText xml:space="preserve">plots contained within the groups were subjected to </w:delText>
        </w:r>
      </w:del>
      <w:r w:rsidR="00BD4A5D" w:rsidRPr="00DC704D">
        <w:rPr>
          <w:i w:val="0"/>
          <w:iCs w:val="0"/>
          <w:color w:val="auto"/>
          <w:sz w:val="22"/>
          <w:szCs w:val="22"/>
        </w:rPr>
        <w:t>species indicator analysis</w:t>
      </w:r>
      <w:ins w:id="97" w:author="Gary" w:date="2022-11-12T12:09:00Z">
        <w:r w:rsidR="001B76DA">
          <w:rPr>
            <w:i w:val="0"/>
            <w:iCs w:val="0"/>
            <w:color w:val="auto"/>
            <w:sz w:val="22"/>
            <w:szCs w:val="22"/>
          </w:rPr>
          <w:t xml:space="preserve"> was used</w:t>
        </w:r>
      </w:ins>
      <w:r w:rsidR="00BD4A5D" w:rsidRPr="00DC704D">
        <w:rPr>
          <w:i w:val="0"/>
          <w:iCs w:val="0"/>
          <w:color w:val="auto"/>
          <w:sz w:val="22"/>
          <w:szCs w:val="22"/>
        </w:rPr>
        <w:t xml:space="preserve"> to determine the </w:t>
      </w:r>
      <w:ins w:id="98" w:author="Gary" w:date="2022-11-12T12:10:00Z">
        <w:r w:rsidR="001B76DA">
          <w:rPr>
            <w:i w:val="0"/>
            <w:iCs w:val="0"/>
            <w:color w:val="auto"/>
            <w:sz w:val="22"/>
            <w:szCs w:val="22"/>
          </w:rPr>
          <w:t xml:space="preserve">main </w:t>
        </w:r>
        <w:proofErr w:type="spellStart"/>
        <w:r w:rsidR="001B76DA">
          <w:rPr>
            <w:i w:val="0"/>
            <w:iCs w:val="0"/>
            <w:color w:val="auto"/>
            <w:sz w:val="22"/>
            <w:szCs w:val="22"/>
          </w:rPr>
          <w:t>characterisitc</w:t>
        </w:r>
      </w:ins>
      <w:proofErr w:type="spellEnd"/>
      <w:del w:id="99" w:author="Gary" w:date="2022-11-12T12:10:00Z">
        <w:r w:rsidR="00BD4A5D" w:rsidRPr="00DC704D" w:rsidDel="001B76DA">
          <w:rPr>
            <w:i w:val="0"/>
            <w:iCs w:val="0"/>
            <w:color w:val="auto"/>
            <w:sz w:val="22"/>
            <w:szCs w:val="22"/>
          </w:rPr>
          <w:delText>dominant</w:delText>
        </w:r>
      </w:del>
      <w:r w:rsidR="00BD4A5D" w:rsidRPr="00DC704D">
        <w:rPr>
          <w:i w:val="0"/>
          <w:iCs w:val="0"/>
          <w:color w:val="auto"/>
          <w:sz w:val="22"/>
          <w:szCs w:val="22"/>
        </w:rPr>
        <w:t xml:space="preserve"> species </w:t>
      </w:r>
      <w:ins w:id="100" w:author="Gary" w:date="2022-11-12T12:11:00Z">
        <w:r w:rsidR="001B76DA">
          <w:rPr>
            <w:i w:val="0"/>
            <w:iCs w:val="0"/>
            <w:color w:val="auto"/>
            <w:sz w:val="22"/>
            <w:szCs w:val="22"/>
          </w:rPr>
          <w:t>for each group</w:t>
        </w:r>
      </w:ins>
      <w:del w:id="101" w:author="Gary" w:date="2022-11-12T12:10:00Z">
        <w:r w:rsidR="00BD4A5D" w:rsidRPr="00DC704D" w:rsidDel="001B76DA">
          <w:rPr>
            <w:i w:val="0"/>
            <w:iCs w:val="0"/>
            <w:color w:val="auto"/>
            <w:sz w:val="22"/>
            <w:szCs w:val="22"/>
          </w:rPr>
          <w:delText xml:space="preserve">driving clusters </w:delText>
        </w:r>
      </w:del>
      <w:r w:rsidR="00BD4A5D" w:rsidRPr="00DC704D">
        <w:rPr>
          <w:i w:val="0"/>
          <w:iCs w:val="0"/>
          <w:color w:val="auto"/>
          <w:sz w:val="22"/>
          <w:szCs w:val="22"/>
        </w:rPr>
        <w:t>(</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ins w:id="102" w:author="Gary" w:date="2022-11-12T12:12:00Z">
        <w:r w:rsidR="001B76DA">
          <w:rPr>
            <w:i w:val="0"/>
            <w:iCs w:val="0"/>
            <w:color w:val="auto"/>
            <w:sz w:val="22"/>
            <w:szCs w:val="22"/>
          </w:rPr>
          <w:t>groups</w:t>
        </w:r>
      </w:ins>
      <w:del w:id="103" w:author="Gary" w:date="2022-11-12T12:12:00Z">
        <w:r w:rsidR="00C1570D" w:rsidDel="001B76DA">
          <w:rPr>
            <w:i w:val="0"/>
            <w:iCs w:val="0"/>
            <w:color w:val="auto"/>
            <w:sz w:val="22"/>
            <w:szCs w:val="22"/>
          </w:rPr>
          <w:delText xml:space="preserve">plots within </w:delText>
        </w:r>
        <w:r w:rsidR="00B65DE0" w:rsidDel="001B76DA">
          <w:rPr>
            <w:i w:val="0"/>
            <w:iCs w:val="0"/>
            <w:color w:val="auto"/>
            <w:sz w:val="22"/>
            <w:szCs w:val="22"/>
          </w:rPr>
          <w:delText>each</w:delText>
        </w:r>
        <w:r w:rsidR="00C1570D" w:rsidDel="001B76DA">
          <w:rPr>
            <w:i w:val="0"/>
            <w:iCs w:val="0"/>
            <w:color w:val="auto"/>
            <w:sz w:val="22"/>
            <w:szCs w:val="22"/>
          </w:rPr>
          <w:delText xml:space="preserve"> cluster</w:delText>
        </w:r>
      </w:del>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ins w:id="104" w:author="Gary" w:date="2022-11-12T12:14:00Z">
        <w:r w:rsidR="000B71C9">
          <w:rPr>
            <w:i w:val="0"/>
            <w:iCs w:val="0"/>
            <w:color w:val="auto"/>
            <w:sz w:val="22"/>
            <w:szCs w:val="22"/>
          </w:rPr>
          <w:t>;</w:t>
        </w:r>
      </w:ins>
      <w:del w:id="105" w:author="Gary" w:date="2022-11-12T12:14:00Z">
        <w:r w:rsidR="00B16A83" w:rsidDel="000B71C9">
          <w:rPr>
            <w:i w:val="0"/>
            <w:iCs w:val="0"/>
            <w:color w:val="auto"/>
            <w:sz w:val="22"/>
            <w:szCs w:val="22"/>
          </w:rPr>
          <w:delText>,</w:delText>
        </w:r>
      </w:del>
      <w:r w:rsidR="00B16A83">
        <w:rPr>
          <w:i w:val="0"/>
          <w:iCs w:val="0"/>
          <w:color w:val="auto"/>
          <w:sz w:val="22"/>
          <w:szCs w:val="22"/>
        </w:rPr>
        <w:t xml:space="preserve"> </w:t>
      </w:r>
      <w:del w:id="106" w:author="Gary" w:date="2022-11-12T12:14:00Z">
        <w:r w:rsidR="00C33F43" w:rsidDel="000B71C9">
          <w:rPr>
            <w:i w:val="0"/>
            <w:iCs w:val="0"/>
            <w:color w:val="auto"/>
            <w:sz w:val="22"/>
            <w:szCs w:val="22"/>
          </w:rPr>
          <w:delText xml:space="preserve">and </w:delText>
        </w:r>
      </w:del>
      <w:r w:rsidR="00C33F43">
        <w:rPr>
          <w:i w:val="0"/>
          <w:iCs w:val="0"/>
          <w:color w:val="auto"/>
          <w:sz w:val="22"/>
          <w:szCs w:val="22"/>
        </w:rPr>
        <w:lastRenderedPageBreak/>
        <w:t>significan</w:t>
      </w:r>
      <w:ins w:id="107" w:author="Gary" w:date="2022-11-12T12:14:00Z">
        <w:r w:rsidR="000B71C9">
          <w:rPr>
            <w:i w:val="0"/>
            <w:iCs w:val="0"/>
            <w:color w:val="auto"/>
            <w:sz w:val="22"/>
            <w:szCs w:val="22"/>
          </w:rPr>
          <w:t>ce</w:t>
        </w:r>
      </w:ins>
      <w:del w:id="108" w:author="Gary" w:date="2022-11-12T12:14:00Z">
        <w:r w:rsidR="00C33F43" w:rsidDel="000B71C9">
          <w:rPr>
            <w:i w:val="0"/>
            <w:iCs w:val="0"/>
            <w:color w:val="auto"/>
            <w:sz w:val="22"/>
            <w:szCs w:val="22"/>
          </w:rPr>
          <w:delText>t</w:delText>
        </w:r>
      </w:del>
      <w:ins w:id="109" w:author="Gary" w:date="2022-11-12T12:14:00Z">
        <w:r w:rsidR="000B71C9">
          <w:rPr>
            <w:i w:val="0"/>
            <w:iCs w:val="0"/>
            <w:color w:val="auto"/>
            <w:sz w:val="22"/>
            <w:szCs w:val="22"/>
          </w:rPr>
          <w:t xml:space="preserve"> of</w:t>
        </w:r>
      </w:ins>
      <w:r w:rsidR="00C33F43">
        <w:rPr>
          <w:i w:val="0"/>
          <w:iCs w:val="0"/>
          <w:color w:val="auto"/>
          <w:sz w:val="22"/>
          <w:szCs w:val="22"/>
        </w:rPr>
        <w:t xml:space="preserve"> associations w</w:t>
      </w:r>
      <w:ins w:id="110" w:author="Gary" w:date="2022-11-12T12:15:00Z">
        <w:r w:rsidR="000B71C9">
          <w:rPr>
            <w:i w:val="0"/>
            <w:iCs w:val="0"/>
            <w:color w:val="auto"/>
            <w:sz w:val="22"/>
            <w:szCs w:val="22"/>
          </w:rPr>
          <w:t>as</w:t>
        </w:r>
      </w:ins>
      <w:del w:id="111" w:author="Gary" w:date="2022-11-12T12:15:00Z">
        <w:r w:rsidR="00C33F43" w:rsidDel="000B71C9">
          <w:rPr>
            <w:i w:val="0"/>
            <w:iCs w:val="0"/>
            <w:color w:val="auto"/>
            <w:sz w:val="22"/>
            <w:szCs w:val="22"/>
          </w:rPr>
          <w:delText>ere</w:delText>
        </w:r>
      </w:del>
      <w:r w:rsidR="00C33F43">
        <w:rPr>
          <w:i w:val="0"/>
          <w:iCs w:val="0"/>
          <w:color w:val="auto"/>
          <w:sz w:val="22"/>
          <w:szCs w:val="22"/>
        </w:rPr>
        <w:t xml:space="preserv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w:t>
      </w:r>
      <w:proofErr w:type="spellStart"/>
      <w:r w:rsidR="000335B7" w:rsidRPr="008A50C9">
        <w:rPr>
          <w:i w:val="0"/>
          <w:iCs w:val="0"/>
          <w:color w:val="auto"/>
          <w:sz w:val="22"/>
          <w:szCs w:val="22"/>
        </w:rPr>
        <w:t>Dufrêne</w:t>
      </w:r>
      <w:proofErr w:type="spellEnd"/>
      <w:r w:rsidR="000335B7" w:rsidRPr="008A50C9">
        <w:rPr>
          <w:i w:val="0"/>
          <w:iCs w:val="0"/>
          <w:color w:val="auto"/>
          <w:sz w:val="22"/>
          <w:szCs w:val="22"/>
        </w:rPr>
        <w:t xml:space="preserve"> &amp; Legendre, 1997)</w:t>
      </w:r>
      <w:r w:rsidR="00057AEE">
        <w:rPr>
          <w:i w:val="0"/>
          <w:iCs w:val="0"/>
          <w:color w:val="auto"/>
          <w:sz w:val="22"/>
          <w:szCs w:val="22"/>
        </w:rPr>
        <w:fldChar w:fldCharType="end"/>
      </w:r>
      <w:r w:rsidR="00195C88" w:rsidRPr="00DC704D">
        <w:rPr>
          <w:i w:val="0"/>
          <w:iCs w:val="0"/>
          <w:color w:val="auto"/>
          <w:sz w:val="22"/>
          <w:szCs w:val="22"/>
        </w:rPr>
        <w:t xml:space="preserve">. </w:t>
      </w:r>
      <w:commentRangeStart w:id="112"/>
      <w:del w:id="113" w:author="Gary" w:date="2022-11-12T12:16:00Z">
        <w:r w:rsidR="004B1258" w:rsidRPr="00120429" w:rsidDel="000B71C9">
          <w:rPr>
            <w:i w:val="0"/>
            <w:iCs w:val="0"/>
            <w:color w:val="auto"/>
            <w:sz w:val="22"/>
            <w:szCs w:val="22"/>
          </w:rPr>
          <w:delText xml:space="preserve">All species cover abundance are summarized in </w:delText>
        </w:r>
      </w:del>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7</w:t>
      </w:r>
      <w:r w:rsidR="001D3EAE">
        <w:rPr>
          <w:i w:val="0"/>
          <w:iCs w:val="0"/>
          <w:color w:val="auto"/>
          <w:sz w:val="22"/>
          <w:szCs w:val="22"/>
        </w:rPr>
        <w:fldChar w:fldCharType="end"/>
      </w:r>
      <w:r w:rsidR="00120429" w:rsidRPr="00120429">
        <w:rPr>
          <w:i w:val="0"/>
          <w:iCs w:val="0"/>
          <w:color w:val="auto"/>
          <w:sz w:val="22"/>
          <w:szCs w:val="22"/>
        </w:rPr>
        <w:t>.</w:t>
      </w:r>
      <w:commentRangeEnd w:id="112"/>
      <w:r w:rsidR="000B71C9">
        <w:rPr>
          <w:rStyle w:val="CommentReference"/>
          <w:i w:val="0"/>
          <w:iCs w:val="0"/>
          <w:color w:val="auto"/>
        </w:rPr>
        <w:commentReference w:id="112"/>
      </w:r>
      <w:r w:rsidR="00120429" w:rsidRPr="00120429">
        <w:rPr>
          <w:i w:val="0"/>
          <w:iCs w:val="0"/>
          <w:color w:val="auto"/>
          <w:sz w:val="22"/>
          <w:szCs w:val="22"/>
        </w:rPr>
        <w:t xml:space="preserve"> </w:t>
      </w:r>
    </w:p>
    <w:p w14:paraId="7ACE4EE1" w14:textId="77777777" w:rsidR="004B1258" w:rsidRPr="00933EF5" w:rsidRDefault="004B1258" w:rsidP="00DC704D"/>
    <w:p w14:paraId="7DB441F8" w14:textId="5085E1DD" w:rsidR="00FB6917" w:rsidRDefault="009A2A63" w:rsidP="00D4262D">
      <w:pPr>
        <w:ind w:firstLine="720"/>
      </w:pPr>
      <w:bookmarkStart w:id="114"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w:t>
      </w:r>
      <w:ins w:id="115" w:author="Gary" w:date="2022-11-12T12:18:00Z">
        <w:r w:rsidR="006D0D85">
          <w:t xml:space="preserve">vegetation </w:t>
        </w:r>
      </w:ins>
      <w:r w:rsidR="00D76E01">
        <w:t xml:space="preserve">diversity. </w:t>
      </w:r>
      <w:bookmarkEnd w:id="114"/>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6CEE1EC2" w:rsidR="004B1258" w:rsidRPr="0040538A" w:rsidRDefault="004B1258" w:rsidP="00D4262D">
      <w:pPr>
        <w:pStyle w:val="Caption"/>
        <w:ind w:firstLine="720"/>
      </w:pPr>
      <w:r w:rsidRPr="003744EF">
        <w:rPr>
          <w:i w:val="0"/>
          <w:iCs w:val="0"/>
          <w:color w:val="auto"/>
          <w:sz w:val="22"/>
          <w:szCs w:val="22"/>
        </w:rPr>
        <w:t xml:space="preserve">During analyses, both Euclidean and Bray-Curtis distances were used to </w:t>
      </w:r>
      <w:ins w:id="116" w:author="Gary" w:date="2022-11-12T12:24:00Z">
        <w:r w:rsidR="00061A70">
          <w:rPr>
            <w:i w:val="0"/>
            <w:iCs w:val="0"/>
            <w:color w:val="auto"/>
            <w:sz w:val="22"/>
            <w:szCs w:val="22"/>
          </w:rPr>
          <w:t xml:space="preserve">assess the effect of </w:t>
        </w:r>
      </w:ins>
      <w:del w:id="117" w:author="Gary" w:date="2022-11-12T12:24:00Z">
        <w:r w:rsidRPr="003744EF" w:rsidDel="00061A70">
          <w:rPr>
            <w:i w:val="0"/>
            <w:iCs w:val="0"/>
            <w:color w:val="auto"/>
            <w:sz w:val="22"/>
            <w:szCs w:val="22"/>
          </w:rPr>
          <w:delText xml:space="preserve">confirm </w:delText>
        </w:r>
      </w:del>
      <w:r w:rsidRPr="003744EF">
        <w:rPr>
          <w:i w:val="0"/>
          <w:iCs w:val="0"/>
          <w:color w:val="auto"/>
          <w:sz w:val="22"/>
          <w:szCs w:val="22"/>
        </w:rPr>
        <w:t xml:space="preserve">distance measure </w:t>
      </w:r>
      <w:ins w:id="118" w:author="Gary" w:date="2022-11-12T12:25:00Z">
        <w:r w:rsidR="00061A70">
          <w:rPr>
            <w:i w:val="0"/>
            <w:iCs w:val="0"/>
            <w:color w:val="auto"/>
            <w:sz w:val="22"/>
            <w:szCs w:val="22"/>
          </w:rPr>
          <w:t>on results.</w:t>
        </w:r>
      </w:ins>
      <w:del w:id="119" w:author="Gary" w:date="2022-11-12T12:25:00Z">
        <w:r w:rsidRPr="003744EF" w:rsidDel="00061A70">
          <w:rPr>
            <w:i w:val="0"/>
            <w:iCs w:val="0"/>
            <w:color w:val="auto"/>
            <w:sz w:val="22"/>
            <w:szCs w:val="22"/>
          </w:rPr>
          <w:delText>did not have a major effect on plot clustering and subsequent indicator species analysis;</w:delText>
        </w:r>
      </w:del>
      <w:del w:id="120" w:author="Gary" w:date="2022-11-14T16:43:00Z">
        <w:r w:rsidRPr="003744EF" w:rsidDel="001D7098">
          <w:rPr>
            <w:i w:val="0"/>
            <w:iCs w:val="0"/>
            <w:color w:val="auto"/>
            <w:sz w:val="22"/>
            <w:szCs w:val="22"/>
          </w:rPr>
          <w:delText xml:space="preserve"> </w:delText>
        </w:r>
        <w:commentRangeStart w:id="121"/>
        <w:r w:rsidRPr="003744EF" w:rsidDel="001D7098">
          <w:rPr>
            <w:i w:val="0"/>
            <w:iCs w:val="0"/>
            <w:color w:val="auto"/>
            <w:sz w:val="22"/>
            <w:szCs w:val="22"/>
          </w:rPr>
          <w:delText>cluster analysis figures and indicator species table using Bray-Curtis distance are available i</w:delText>
        </w:r>
        <w:r w:rsidDel="001D7098">
          <w:rPr>
            <w:i w:val="0"/>
            <w:iCs w:val="0"/>
            <w:color w:val="auto"/>
            <w:sz w:val="22"/>
            <w:szCs w:val="22"/>
          </w:rPr>
          <w:delText>n</w:delText>
        </w:r>
        <w:r w:rsidRPr="0040538A" w:rsidDel="001D7098">
          <w:rPr>
            <w:i w:val="0"/>
            <w:iCs w:val="0"/>
            <w:color w:val="auto"/>
            <w:sz w:val="22"/>
            <w:szCs w:val="22"/>
          </w:rPr>
          <w:delText xml:space="preserve"> </w:delText>
        </w:r>
        <w:r w:rsidR="004A46B4" w:rsidDel="001D7098">
          <w:rPr>
            <w:i w:val="0"/>
            <w:iCs w:val="0"/>
            <w:color w:val="auto"/>
            <w:sz w:val="22"/>
            <w:szCs w:val="22"/>
          </w:rPr>
          <w:fldChar w:fldCharType="begin"/>
        </w:r>
        <w:r w:rsidR="004A46B4" w:rsidDel="001D7098">
          <w:rPr>
            <w:i w:val="0"/>
            <w:iCs w:val="0"/>
            <w:color w:val="auto"/>
            <w:sz w:val="22"/>
            <w:szCs w:val="22"/>
          </w:rPr>
          <w:delInstrText xml:space="preserve"> REF _Ref117081138 \h  \* MERGEFORMAT </w:delInstrText>
        </w:r>
        <w:r w:rsidR="004A46B4" w:rsidDel="001D7098">
          <w:rPr>
            <w:i w:val="0"/>
            <w:iCs w:val="0"/>
            <w:color w:val="auto"/>
            <w:sz w:val="22"/>
            <w:szCs w:val="22"/>
          </w:rPr>
        </w:r>
        <w:r w:rsidR="004A46B4" w:rsidDel="001D7098">
          <w:rPr>
            <w:i w:val="0"/>
            <w:iCs w:val="0"/>
            <w:color w:val="auto"/>
            <w:sz w:val="22"/>
            <w:szCs w:val="22"/>
          </w:rPr>
          <w:fldChar w:fldCharType="separate"/>
        </w:r>
        <w:r w:rsidR="001A5B3B" w:rsidRPr="00773068" w:rsidDel="001D7098">
          <w:rPr>
            <w:i w:val="0"/>
            <w:iCs w:val="0"/>
            <w:color w:val="auto"/>
            <w:sz w:val="22"/>
            <w:szCs w:val="22"/>
          </w:rPr>
          <w:delText>Table 4</w:delText>
        </w:r>
        <w:r w:rsidR="004A46B4" w:rsidDel="001D7098">
          <w:rPr>
            <w:i w:val="0"/>
            <w:iCs w:val="0"/>
            <w:color w:val="auto"/>
            <w:sz w:val="22"/>
            <w:szCs w:val="22"/>
          </w:rPr>
          <w:fldChar w:fldCharType="end"/>
        </w:r>
        <w:r w:rsidR="004A46B4" w:rsidDel="001D7098">
          <w:rPr>
            <w:i w:val="0"/>
            <w:iCs w:val="0"/>
            <w:color w:val="auto"/>
            <w:sz w:val="22"/>
            <w:szCs w:val="22"/>
          </w:rPr>
          <w:delText xml:space="preserve"> </w:delText>
        </w:r>
        <w:r w:rsidRPr="0040538A" w:rsidDel="001D7098">
          <w:rPr>
            <w:i w:val="0"/>
            <w:iCs w:val="0"/>
            <w:color w:val="auto"/>
            <w:sz w:val="22"/>
            <w:szCs w:val="22"/>
          </w:rPr>
          <w:delText>and</w:delText>
        </w:r>
        <w:r w:rsidR="004A46B4" w:rsidDel="001D7098">
          <w:rPr>
            <w:i w:val="0"/>
            <w:iCs w:val="0"/>
            <w:color w:val="auto"/>
            <w:sz w:val="22"/>
            <w:szCs w:val="22"/>
          </w:rPr>
          <w:delText xml:space="preserve"> </w:delText>
        </w:r>
        <w:r w:rsidR="004A46B4" w:rsidDel="001D7098">
          <w:rPr>
            <w:i w:val="0"/>
            <w:iCs w:val="0"/>
            <w:color w:val="auto"/>
            <w:sz w:val="22"/>
            <w:szCs w:val="22"/>
          </w:rPr>
          <w:fldChar w:fldCharType="begin"/>
        </w:r>
        <w:r w:rsidR="004A46B4" w:rsidDel="001D7098">
          <w:rPr>
            <w:i w:val="0"/>
            <w:iCs w:val="0"/>
            <w:color w:val="auto"/>
            <w:sz w:val="22"/>
            <w:szCs w:val="22"/>
          </w:rPr>
          <w:delInstrText xml:space="preserve"> REF _Ref103857626 \h  \* MERGEFORMAT </w:delInstrText>
        </w:r>
        <w:r w:rsidR="004A46B4" w:rsidDel="001D7098">
          <w:rPr>
            <w:i w:val="0"/>
            <w:iCs w:val="0"/>
            <w:color w:val="auto"/>
            <w:sz w:val="22"/>
            <w:szCs w:val="22"/>
          </w:rPr>
        </w:r>
        <w:r w:rsidR="004A46B4" w:rsidDel="001D7098">
          <w:rPr>
            <w:i w:val="0"/>
            <w:iCs w:val="0"/>
            <w:color w:val="auto"/>
            <w:sz w:val="22"/>
            <w:szCs w:val="22"/>
          </w:rPr>
          <w:fldChar w:fldCharType="separate"/>
        </w:r>
        <w:r w:rsidR="001A5B3B" w:rsidRPr="00773068" w:rsidDel="001D7098">
          <w:rPr>
            <w:i w:val="0"/>
            <w:iCs w:val="0"/>
            <w:color w:val="auto"/>
            <w:sz w:val="22"/>
            <w:szCs w:val="22"/>
          </w:rPr>
          <w:delText>Figure 4</w:delText>
        </w:r>
        <w:r w:rsidR="004A46B4" w:rsidDel="001D7098">
          <w:rPr>
            <w:i w:val="0"/>
            <w:iCs w:val="0"/>
            <w:color w:val="auto"/>
            <w:sz w:val="22"/>
            <w:szCs w:val="22"/>
          </w:rPr>
          <w:fldChar w:fldCharType="end"/>
        </w:r>
        <w:r w:rsidRPr="0040538A" w:rsidDel="001D7098">
          <w:rPr>
            <w:i w:val="0"/>
            <w:iCs w:val="0"/>
            <w:color w:val="auto"/>
            <w:sz w:val="22"/>
            <w:szCs w:val="22"/>
          </w:rPr>
          <w:delText>.</w:delText>
        </w:r>
      </w:del>
      <w:r w:rsidR="00EB5E3D">
        <w:rPr>
          <w:i w:val="0"/>
          <w:iCs w:val="0"/>
          <w:color w:val="auto"/>
          <w:sz w:val="22"/>
          <w:szCs w:val="22"/>
        </w:rPr>
        <w:t xml:space="preserve"> </w:t>
      </w:r>
      <w:commentRangeEnd w:id="121"/>
      <w:r w:rsidR="006D0D85">
        <w:rPr>
          <w:rStyle w:val="CommentReference"/>
          <w:i w:val="0"/>
          <w:iCs w:val="0"/>
          <w:color w:val="auto"/>
        </w:rPr>
        <w:commentReference w:id="121"/>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5</w:t>
      </w:r>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B31B4E3" w:rsidR="00B051DD" w:rsidRDefault="00502D6B" w:rsidP="00B051DD">
      <w:pPr>
        <w:keepNext/>
      </w:pPr>
      <w:r w:rsidRPr="002445D1">
        <w:rPr>
          <w:noProof/>
        </w:rPr>
        <w:lastRenderedPageBreak/>
        <mc:AlternateContent>
          <mc:Choice Requires="wpg">
            <w:drawing>
              <wp:anchor distT="0" distB="0" distL="114300" distR="114300" simplePos="0" relativeHeight="251658752" behindDoc="0" locked="0" layoutInCell="1" allowOverlap="1" wp14:anchorId="60B846EF" wp14:editId="4705780A">
                <wp:simplePos x="0" y="0"/>
                <wp:positionH relativeFrom="page">
                  <wp:align>left</wp:align>
                </wp:positionH>
                <wp:positionV relativeFrom="paragraph">
                  <wp:posOffset>0</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9"/>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21"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B13F12" w:rsidRDefault="00B13F12"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B13F12" w:rsidRDefault="00B13F12"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0;margin-top:0;width:516pt;height:480.7pt;z-index:251658752;mso-position-horizontal:left;mso-position-horizontal-relative:page"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2"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3"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4"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B13F12" w:rsidRDefault="00B13F12"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B13F12" w:rsidRDefault="00B13F12"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anchorx="page"/>
              </v:group>
            </w:pict>
          </mc:Fallback>
        </mc:AlternateContent>
      </w:r>
    </w:p>
    <w:p w14:paraId="051EB749" w14:textId="75F74C29" w:rsidR="00DB39C2" w:rsidRDefault="00746ACC" w:rsidP="00B051DD">
      <w:pPr>
        <w:pStyle w:val="Caption"/>
        <w:rPr>
          <w:noProof/>
        </w:rPr>
      </w:pPr>
      <w:bookmarkStart w:id="122" w:name="_Ref103170248"/>
      <w:r w:rsidRPr="00746ACC">
        <w:rPr>
          <w:noProof/>
        </w:rPr>
        <w:t xml:space="preserve"> </w:t>
      </w:r>
    </w:p>
    <w:p w14:paraId="5A1A75BF" w14:textId="28097125" w:rsidR="00B051DD" w:rsidRPr="00502D6B" w:rsidRDefault="00B051DD" w:rsidP="00B051DD">
      <w:pPr>
        <w:pStyle w:val="Caption"/>
      </w:pPr>
      <w:bookmarkStart w:id="123" w:name="_Ref104553838"/>
      <w:commentRangeStart w:id="124"/>
      <w:r>
        <w:t xml:space="preserve">Figure </w:t>
      </w:r>
      <w:fldSimple w:instr=" SEQ Figure \* ARABIC ">
        <w:r w:rsidR="001A5B3B">
          <w:rPr>
            <w:noProof/>
          </w:rPr>
          <w:t>1</w:t>
        </w:r>
      </w:fldSimple>
      <w:bookmarkEnd w:id="122"/>
      <w:bookmarkEnd w:id="123"/>
      <w:r>
        <w:t>.</w:t>
      </w:r>
      <w:ins w:id="125" w:author="Gary" w:date="2022-11-12T16:52:00Z">
        <w:r w:rsidR="009C178E">
          <w:t>Study area</w:t>
        </w:r>
        <w:r w:rsidR="00907FDC">
          <w:t xml:space="preserve"> location and sampling design. (A) Regional </w:t>
        </w:r>
      </w:ins>
      <w:del w:id="126" w:author="Gary" w:date="2022-11-12T16:52:00Z">
        <w:r w:rsidDel="00907FDC">
          <w:delText xml:space="preserve"> </w:delText>
        </w:r>
        <w:r w:rsidR="00FF456A" w:rsidRPr="00FF456A" w:rsidDel="00907FDC">
          <w:delText>L</w:delText>
        </w:r>
      </w:del>
      <w:ins w:id="127" w:author="Gary" w:date="2022-11-12T16:52:00Z">
        <w:r w:rsidR="00907FDC">
          <w:t>l</w:t>
        </w:r>
      </w:ins>
      <w:r w:rsidR="00FF456A" w:rsidRPr="00FF456A">
        <w:t xml:space="preserve">ocation </w:t>
      </w:r>
      <w:commentRangeEnd w:id="124"/>
      <w:r w:rsidR="001F4D1F">
        <w:rPr>
          <w:rStyle w:val="CommentReference"/>
          <w:i w:val="0"/>
          <w:iCs w:val="0"/>
          <w:color w:val="auto"/>
        </w:rPr>
        <w:commentReference w:id="124"/>
      </w:r>
      <w:r w:rsidR="00FF456A" w:rsidRPr="00FF456A">
        <w:t xml:space="preserve">of the </w:t>
      </w:r>
      <w:del w:id="128" w:author="Gary" w:date="2022-11-12T16:53:00Z">
        <w:r w:rsidR="00FF456A" w:rsidRPr="00FF456A" w:rsidDel="00907FDC">
          <w:delText xml:space="preserve">study site in </w:delText>
        </w:r>
        <w:r w:rsidR="009515CD" w:rsidDel="00907FDC">
          <w:delText xml:space="preserve">the </w:delText>
        </w:r>
      </w:del>
      <w:r w:rsidR="009515CD">
        <w:t>Fraser River Estuary</w:t>
      </w:r>
      <w:del w:id="129" w:author="Gary" w:date="2022-11-12T16:53:00Z">
        <w:r w:rsidR="009515CD" w:rsidDel="00907FDC">
          <w:delText>,</w:delText>
        </w:r>
      </w:del>
      <w:ins w:id="130" w:author="Gary" w:date="2022-11-12T16:54:00Z">
        <w:r w:rsidR="00907FDC">
          <w:t xml:space="preserve"> </w:t>
        </w:r>
      </w:ins>
      <w:ins w:id="131" w:author="Gary" w:date="2022-11-12T16:53:00Z">
        <w:r w:rsidR="00907FDC">
          <w:t>in southwestern</w:t>
        </w:r>
      </w:ins>
      <w:r w:rsidR="009515CD">
        <w:t xml:space="preserve"> </w:t>
      </w:r>
      <w:del w:id="132" w:author="Gary" w:date="2022-11-12T16:53:00Z">
        <w:r w:rsidR="00FF456A" w:rsidRPr="00FF456A" w:rsidDel="00907FDC">
          <w:delText>Vancouver,</w:delText>
        </w:r>
      </w:del>
      <w:r w:rsidR="00FF456A" w:rsidRPr="00FF456A">
        <w:t xml:space="preserve"> British Columbia, Canada</w:t>
      </w:r>
      <w:ins w:id="133" w:author="Gary" w:date="2022-11-12T16:55:00Z">
        <w:r w:rsidR="00907FDC">
          <w:t>,</w:t>
        </w:r>
      </w:ins>
      <w:r w:rsidR="00FF456A" w:rsidRPr="00FF456A">
        <w:t xml:space="preserve"> (</w:t>
      </w:r>
      <w:del w:id="134" w:author="Gary" w:date="2022-11-12T16:55:00Z">
        <w:r w:rsidR="00FF456A" w:rsidRPr="00FF456A" w:rsidDel="00907FDC">
          <w:delText>A</w:delText>
        </w:r>
      </w:del>
      <w:ins w:id="135" w:author="Gary" w:date="2022-11-12T16:55:00Z">
        <w:r w:rsidR="00907FDC">
          <w:t>B</w:t>
        </w:r>
      </w:ins>
      <w:r w:rsidR="00FF456A" w:rsidRPr="00FF456A">
        <w:t>)</w:t>
      </w:r>
      <w:del w:id="136" w:author="Gary" w:date="2022-11-12T16:55:00Z">
        <w:r w:rsidR="00FF456A" w:rsidRPr="00FF456A" w:rsidDel="00907FDC">
          <w:delText>,</w:delText>
        </w:r>
      </w:del>
      <w:r w:rsidR="00FF456A" w:rsidRPr="00FF456A">
        <w:t xml:space="preserve"> </w:t>
      </w:r>
      <w:del w:id="137" w:author="Gary" w:date="2022-11-12T16:56:00Z">
        <w:r w:rsidR="00FF456A" w:rsidRPr="00FF456A" w:rsidDel="00907FDC">
          <w:delText>approximately 20 km north of the</w:delText>
        </w:r>
      </w:del>
      <w:r w:rsidR="00FF456A" w:rsidRPr="00FF456A">
        <w:t xml:space="preserve"> South Arm Marshes Wildlife Management Area (highlighted in orange</w:t>
      </w:r>
      <w:ins w:id="138" w:author="Gary" w:date="2022-11-12T16:57:00Z">
        <w:r w:rsidR="00907FDC">
          <w:t>)</w:t>
        </w:r>
      </w:ins>
      <w:r w:rsidR="00FF456A" w:rsidRPr="00FF456A">
        <w:t xml:space="preserve">, </w:t>
      </w:r>
      <w:ins w:id="139" w:author="Gary" w:date="2022-11-12T16:57:00Z">
        <w:r w:rsidR="00907FDC">
          <w:t>(</w:t>
        </w:r>
      </w:ins>
      <w:del w:id="140" w:author="Gary" w:date="2022-11-12T16:57:00Z">
        <w:r w:rsidR="00FF456A" w:rsidRPr="00FF456A" w:rsidDel="00907FDC">
          <w:delText>B</w:delText>
        </w:r>
      </w:del>
      <w:ins w:id="141" w:author="Gary" w:date="2022-11-12T16:57:00Z">
        <w:r w:rsidR="00907FDC">
          <w:t>C</w:t>
        </w:r>
      </w:ins>
      <w:r w:rsidR="00FF456A" w:rsidRPr="00FF456A">
        <w:t>)</w:t>
      </w:r>
      <w:del w:id="142" w:author="Gary" w:date="2022-11-12T16:58:00Z">
        <w:r w:rsidR="00FF456A" w:rsidRPr="00FF456A" w:rsidDel="00907FDC">
          <w:delText>.</w:delText>
        </w:r>
      </w:del>
      <w:r w:rsidR="00FF456A" w:rsidRPr="00FF456A">
        <w:t xml:space="preserve"> Ladner Marsh abuts municipal development on the south bank of the Fraser River</w:t>
      </w:r>
      <w:del w:id="143" w:author="Gary" w:date="2022-11-12T16:58:00Z">
        <w:r w:rsidR="00FF456A" w:rsidRPr="00FF456A" w:rsidDel="00907FDC">
          <w:delText xml:space="preserve"> (C)</w:delText>
        </w:r>
      </w:del>
      <w:r w:rsidR="00FF456A" w:rsidRPr="00FF456A">
        <w:t xml:space="preserve">. </w:t>
      </w:r>
      <w:bookmarkStart w:id="144" w:name="_Hlk101788017"/>
      <w:moveFromRangeStart w:id="145" w:author="Gary" w:date="2022-11-13T12:08:00Z" w:name="move119233723"/>
      <w:moveFrom w:id="146" w:author="Gary" w:date="2022-11-13T12:08:00Z">
        <w:r w:rsidR="00FF456A" w:rsidRPr="00FF456A" w:rsidDel="001C2F08">
          <w:t xml:space="preserve">Base maps (A, B) generated by iMap published by the B. C. Conservation Data Center (Victoria, BC, Canada, </w:t>
        </w:r>
        <w:r w:rsidR="00304BFF" w:rsidDel="001C2F08">
          <w:fldChar w:fldCharType="begin"/>
        </w:r>
        <w:r w:rsidR="00304BFF" w:rsidDel="001C2F08">
          <w:instrText xml:space="preserve"> HYPERLINK "https://maps.gov.bc.ca/ess/hm/imap4m/" </w:instrText>
        </w:r>
        <w:r w:rsidR="00304BFF" w:rsidDel="001C2F08">
          <w:fldChar w:fldCharType="separate"/>
        </w:r>
        <w:r w:rsidR="00FF456A" w:rsidRPr="00FF456A" w:rsidDel="001C2F08">
          <w:rPr>
            <w:rStyle w:val="Hyperlink"/>
          </w:rPr>
          <w:t>https://maps.gov.bc.ca/ess/hm/imap4m/</w:t>
        </w:r>
        <w:r w:rsidR="00304BFF" w:rsidDel="001C2F08">
          <w:rPr>
            <w:rStyle w:val="Hyperlink"/>
          </w:rPr>
          <w:fldChar w:fldCharType="end"/>
        </w:r>
        <w:r w:rsidR="00FF456A" w:rsidRPr="00FF456A" w:rsidDel="001C2F08">
          <w:t xml:space="preserve">) and (C) OpenStreetMap (OpenStreetMap contributors, 2015, </w:t>
        </w:r>
        <w:r w:rsidR="00304BFF" w:rsidDel="001C2F08">
          <w:fldChar w:fldCharType="begin"/>
        </w:r>
        <w:r w:rsidR="00304BFF" w:rsidDel="001C2F08">
          <w:instrText xml:space="preserve"> HYPERLINK "https://www.openstreetmap.org/" </w:instrText>
        </w:r>
        <w:r w:rsidR="00304BFF" w:rsidDel="001C2F08">
          <w:fldChar w:fldCharType="separate"/>
        </w:r>
        <w:r w:rsidR="00FF456A" w:rsidRPr="00FF456A" w:rsidDel="001C2F08">
          <w:rPr>
            <w:rStyle w:val="Hyperlink"/>
          </w:rPr>
          <w:t>https://www.openstreetmap.org/</w:t>
        </w:r>
        <w:r w:rsidR="00304BFF" w:rsidDel="001C2F08">
          <w:rPr>
            <w:rStyle w:val="Hyperlink"/>
          </w:rPr>
          <w:fldChar w:fldCharType="end"/>
        </w:r>
        <w:r w:rsidR="00FF456A" w:rsidRPr="00FF456A" w:rsidDel="001C2F08">
          <w:t>)</w:t>
        </w:r>
        <w:bookmarkEnd w:id="144"/>
        <w:r w:rsidR="007D1BFD" w:rsidDel="001C2F08">
          <w:t xml:space="preserve"> </w:t>
        </w:r>
        <w:r w:rsidR="007D1BFD" w:rsidDel="001C2F08">
          <w:fldChar w:fldCharType="begin"/>
        </w:r>
        <w:r w:rsidR="007D1BFD" w:rsidDel="001C2F08">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rsidDel="001C2F08">
          <w:fldChar w:fldCharType="separate"/>
        </w:r>
        <w:r w:rsidR="000335B7" w:rsidRPr="000335B7" w:rsidDel="001C2F08">
          <w:rPr>
            <w:rFonts w:ascii="Calibri" w:hAnsi="Calibri" w:cs="Calibri"/>
          </w:rPr>
          <w:t>(Lane, 2022)</w:t>
        </w:r>
        <w:r w:rsidR="007D1BFD" w:rsidDel="001C2F08">
          <w:fldChar w:fldCharType="end"/>
        </w:r>
        <w:r w:rsidR="007D1BFD" w:rsidDel="001C2F08">
          <w:t xml:space="preserve">. </w:t>
        </w:r>
      </w:moveFrom>
      <w:moveFromRangeEnd w:id="145"/>
      <w:r w:rsidR="007D1BFD">
        <w:t xml:space="preserve">(D) </w:t>
      </w:r>
      <w:ins w:id="147" w:author="Gary" w:date="2022-11-12T17:01:00Z">
        <w:r w:rsidR="00907FDC">
          <w:t xml:space="preserve">overlay of 2019 </w:t>
        </w:r>
      </w:ins>
      <w:del w:id="148" w:author="Gary" w:date="2022-11-12T17:01:00Z">
        <w:r w:rsidR="007D1BFD" w:rsidDel="00907FDC">
          <w:delText>T</w:delText>
        </w:r>
      </w:del>
      <w:ins w:id="149" w:author="Gary" w:date="2022-11-12T17:01:00Z">
        <w:r w:rsidR="00907FDC">
          <w:t>t</w:t>
        </w:r>
      </w:ins>
      <w:r>
        <w:rPr>
          <w:noProof/>
        </w:rPr>
        <w:t xml:space="preserve">ransect </w:t>
      </w:r>
      <w:r w:rsidR="00C33CFD">
        <w:rPr>
          <w:noProof/>
        </w:rPr>
        <w:t xml:space="preserve">locations </w:t>
      </w:r>
      <w:ins w:id="150" w:author="Gary" w:date="2022-11-12T17:02:00Z">
        <w:r w:rsidR="00907FDC">
          <w:rPr>
            <w:noProof/>
          </w:rPr>
          <w:t>(shown in red) o</w:t>
        </w:r>
      </w:ins>
      <w:ins w:id="151" w:author="Gary" w:date="2022-11-12T17:04:00Z">
        <w:r w:rsidR="006C4EF3">
          <w:rPr>
            <w:noProof/>
          </w:rPr>
          <w:t xml:space="preserve">n </w:t>
        </w:r>
      </w:ins>
      <w:ins w:id="152" w:author="Gary" w:date="2022-11-12T17:03:00Z">
        <w:r w:rsidR="006C4EF3">
          <w:rPr>
            <w:noProof/>
          </w:rPr>
          <w:t xml:space="preserve">original </w:t>
        </w:r>
      </w:ins>
      <w:ins w:id="153" w:author="Gary" w:date="2022-11-12T17:05:00Z">
        <w:r w:rsidR="006C4EF3">
          <w:rPr>
            <w:noProof/>
          </w:rPr>
          <w:t>transect map from Bradfield and Porter</w:t>
        </w:r>
      </w:ins>
      <w:del w:id="154" w:author="Gary" w:date="2022-11-12T17:04:00Z">
        <w:r w:rsidR="00C33CFD" w:rsidDel="006C4EF3">
          <w:rPr>
            <w:noProof/>
          </w:rPr>
          <w:delText>ill</w:delText>
        </w:r>
      </w:del>
      <w:del w:id="155" w:author="Gary" w:date="2022-11-12T17:05:00Z">
        <w:r w:rsidR="00C33CFD" w:rsidDel="006C4EF3">
          <w:rPr>
            <w:noProof/>
          </w:rPr>
          <w:delText>ustrated in</w:delText>
        </w:r>
      </w:del>
      <w:r w:rsidR="00C33CFD">
        <w:rPr>
          <w:noProof/>
        </w:rPr>
        <w:t xml:space="preserve"> </w:t>
      </w:r>
      <w:ins w:id="156" w:author="Gary" w:date="2022-11-12T17:05:00Z">
        <w:r w:rsidR="006C4EF3">
          <w:rPr>
            <w:noProof/>
          </w:rPr>
          <w:t>(</w:t>
        </w:r>
      </w:ins>
      <w:r w:rsidR="00AE42C1">
        <w:rPr>
          <w:noProof/>
        </w:rPr>
        <w:t>1982</w:t>
      </w:r>
      <w:ins w:id="157" w:author="Gary" w:date="2022-11-12T17:05:00Z">
        <w:r w:rsidR="006C4EF3">
          <w:rPr>
            <w:noProof/>
          </w:rPr>
          <w:t>),</w:t>
        </w:r>
      </w:ins>
      <w:del w:id="158" w:author="Gary" w:date="2022-11-12T17:05:00Z">
        <w:r w:rsidR="00AE42C1" w:rsidDel="006C4EF3">
          <w:rPr>
            <w:noProof/>
          </w:rPr>
          <w:delText xml:space="preserve"> publication figure </w:delText>
        </w:r>
        <w:r w:rsidR="00DB39C2" w:rsidDel="006C4EF3">
          <w:rPr>
            <w:noProof/>
          </w:rPr>
          <w:delText xml:space="preserve">(line drawing), which was </w:delText>
        </w:r>
        <w:r w:rsidR="00C33CFD" w:rsidDel="006C4EF3">
          <w:rPr>
            <w:noProof/>
          </w:rPr>
          <w:delText xml:space="preserve">overlayed on </w:delText>
        </w:r>
        <w:r w:rsidR="00AE42C1" w:rsidDel="006C4EF3">
          <w:rPr>
            <w:noProof/>
          </w:rPr>
          <w:delText>Google Earth basemap</w:delText>
        </w:r>
        <w:r w:rsidR="00C33CFD" w:rsidDel="006C4EF3">
          <w:rPr>
            <w:noProof/>
          </w:rPr>
          <w:delText xml:space="preserve"> to relocate transects in 2019 (red)</w:delText>
        </w:r>
        <w:r w:rsidR="00AE42C1" w:rsidDel="006C4EF3">
          <w:rPr>
            <w:noProof/>
          </w:rPr>
          <w:delText>,</w:delText>
        </w:r>
      </w:del>
      <w:r w:rsidR="00AE42C1">
        <w:rPr>
          <w:noProof/>
        </w:rPr>
        <w:t xml:space="preserve"> and</w:t>
      </w:r>
      <w:r w:rsidR="007D1BFD">
        <w:rPr>
          <w:noProof/>
        </w:rPr>
        <w:t xml:space="preserve"> (E)</w:t>
      </w:r>
      <w:r w:rsidR="00AE42C1">
        <w:rPr>
          <w:noProof/>
        </w:rPr>
        <w:t xml:space="preserve"> </w:t>
      </w:r>
      <w:ins w:id="159" w:author="Gary" w:date="2022-11-12T17:07:00Z">
        <w:r w:rsidR="006C4EF3">
          <w:rPr>
            <w:noProof/>
          </w:rPr>
          <w:t xml:space="preserve">illustration of </w:t>
        </w:r>
      </w:ins>
      <w:r w:rsidR="00C33CFD">
        <w:rPr>
          <w:noProof/>
        </w:rPr>
        <w:t xml:space="preserve">semi-systematic plot placement </w:t>
      </w:r>
      <w:ins w:id="160" w:author="Gary" w:date="2022-11-12T17:11:00Z">
        <w:r w:rsidR="006C4EF3">
          <w:rPr>
            <w:noProof/>
          </w:rPr>
          <w:t xml:space="preserve">along transect bisecting </w:t>
        </w:r>
      </w:ins>
      <w:ins w:id="161" w:author="Gary" w:date="2022-11-12T17:12:00Z">
        <w:r w:rsidR="004B0800">
          <w:rPr>
            <w:noProof/>
          </w:rPr>
          <w:t>different vegetation patches</w:t>
        </w:r>
      </w:ins>
      <w:del w:id="162" w:author="Gary" w:date="2022-11-12T17:12:00Z">
        <w:r w:rsidR="00C33CFD" w:rsidDel="004B0800">
          <w:rPr>
            <w:noProof/>
          </w:rPr>
          <w:delText xml:space="preserve">within and between </w:delText>
        </w:r>
        <w:commentRangeStart w:id="163"/>
        <w:r w:rsidR="00C33CFD" w:rsidDel="004B0800">
          <w:rPr>
            <w:noProof/>
          </w:rPr>
          <w:delText>assemblages</w:delText>
        </w:r>
      </w:del>
      <w:commentRangeEnd w:id="163"/>
      <w:r w:rsidR="004B0800">
        <w:rPr>
          <w:rStyle w:val="CommentReference"/>
          <w:i w:val="0"/>
          <w:iCs w:val="0"/>
          <w:color w:val="auto"/>
        </w:rPr>
        <w:commentReference w:id="163"/>
      </w:r>
      <w:del w:id="164" w:author="Gary" w:date="2022-11-13T12:07:00Z">
        <w:r w:rsidR="00C33CFD" w:rsidDel="001C2F08">
          <w:rPr>
            <w:noProof/>
          </w:rPr>
          <w:delText xml:space="preserve"> based on </w:delText>
        </w:r>
        <w:r w:rsidR="003778BD" w:rsidDel="001C2F08">
          <w:rPr>
            <w:noProof/>
          </w:rPr>
          <w:delText>species dominance</w:delText>
        </w:r>
      </w:del>
      <w:r w:rsidR="003778BD">
        <w:rPr>
          <w:noProof/>
        </w:rPr>
        <w:t xml:space="preserve">. </w:t>
      </w:r>
      <w:moveToRangeStart w:id="165" w:author="Gary" w:date="2022-11-13T12:08:00Z" w:name="move119233723"/>
      <w:moveTo w:id="166" w:author="Gary" w:date="2022-11-13T12:08:00Z">
        <w:r w:rsidR="001C2F08" w:rsidRPr="00FF456A">
          <w:t xml:space="preserve">Base maps (A, B) generated by </w:t>
        </w:r>
        <w:proofErr w:type="spellStart"/>
        <w:r w:rsidR="001C2F08" w:rsidRPr="00FF456A">
          <w:t>iMap</w:t>
        </w:r>
        <w:proofErr w:type="spellEnd"/>
        <w:r w:rsidR="001C2F08" w:rsidRPr="00FF456A">
          <w:t xml:space="preserve"> published by the B. C. Conservation Data Center (Victoria, BC, Canada, </w:t>
        </w:r>
        <w:r w:rsidR="001C2F08">
          <w:fldChar w:fldCharType="begin"/>
        </w:r>
        <w:r w:rsidR="001C2F08">
          <w:instrText xml:space="preserve"> HYPERLINK "https://maps.gov.bc.ca/ess/hm/imap4m/" </w:instrText>
        </w:r>
        <w:r w:rsidR="001C2F08">
          <w:fldChar w:fldCharType="separate"/>
        </w:r>
        <w:r w:rsidR="001C2F08" w:rsidRPr="00FF456A">
          <w:rPr>
            <w:rStyle w:val="Hyperlink"/>
          </w:rPr>
          <w:t>https://maps.gov.bc.ca/ess/hm/imap4m/</w:t>
        </w:r>
        <w:r w:rsidR="001C2F08">
          <w:rPr>
            <w:rStyle w:val="Hyperlink"/>
          </w:rPr>
          <w:fldChar w:fldCharType="end"/>
        </w:r>
        <w:r w:rsidR="001C2F08" w:rsidRPr="00FF456A">
          <w:t xml:space="preserve">) and (C) OpenStreetMap (OpenStreetMap contributors, 2015, </w:t>
        </w:r>
        <w:r w:rsidR="001C2F08">
          <w:fldChar w:fldCharType="begin"/>
        </w:r>
        <w:r w:rsidR="001C2F08">
          <w:instrText xml:space="preserve"> HYPERLINK "https://www.openstreetmap.org/" </w:instrText>
        </w:r>
        <w:r w:rsidR="001C2F08">
          <w:fldChar w:fldCharType="separate"/>
        </w:r>
        <w:r w:rsidR="001C2F08" w:rsidRPr="00FF456A">
          <w:rPr>
            <w:rStyle w:val="Hyperlink"/>
          </w:rPr>
          <w:t>https://www.openstreetmap.org/</w:t>
        </w:r>
        <w:r w:rsidR="001C2F08">
          <w:rPr>
            <w:rStyle w:val="Hyperlink"/>
          </w:rPr>
          <w:fldChar w:fldCharType="end"/>
        </w:r>
        <w:r w:rsidR="001C2F08" w:rsidRPr="00FF456A">
          <w:t>)</w:t>
        </w:r>
        <w:r w:rsidR="001C2F08">
          <w:t xml:space="preserve"> </w:t>
        </w:r>
        <w:r w:rsidR="001C2F08">
          <w:fldChar w:fldCharType="begin"/>
        </w:r>
        <w:r w:rsidR="001C2F08">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1C2F08">
          <w:fldChar w:fldCharType="separate"/>
        </w:r>
        <w:r w:rsidR="001C2F08" w:rsidRPr="000335B7">
          <w:rPr>
            <w:rFonts w:ascii="Calibri" w:hAnsi="Calibri" w:cs="Calibri"/>
          </w:rPr>
          <w:t>(Lane, 2022)</w:t>
        </w:r>
        <w:r w:rsidR="001C2F08">
          <w:fldChar w:fldCharType="end"/>
        </w:r>
        <w:r w:rsidR="001C2F08">
          <w:t>.</w:t>
        </w:r>
      </w:moveTo>
      <w:moveToRangeEnd w:id="165"/>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0F823A84" w14:textId="223D33F1" w:rsidR="00D64126" w:rsidRDefault="00E12966" w:rsidP="00E12966">
      <w:pPr>
        <w:ind w:firstLine="720"/>
        <w:rPr>
          <w:ins w:id="167" w:author="Gary" w:date="2022-11-14T13:45:00Z"/>
        </w:rPr>
      </w:pPr>
      <w:r>
        <w:t xml:space="preserve">Three main assemblages </w:t>
      </w:r>
      <w:ins w:id="168" w:author="Gary" w:date="2022-11-14T13:41:00Z">
        <w:r w:rsidR="00D64126">
          <w:t>from cluster analysis</w:t>
        </w:r>
      </w:ins>
      <w:ins w:id="169" w:author="Gary" w:date="2022-11-14T13:42:00Z">
        <w:r w:rsidR="00D64126">
          <w:t>,</w:t>
        </w:r>
      </w:ins>
      <w:ins w:id="170" w:author="Gary" w:date="2022-11-14T13:41:00Z">
        <w:r w:rsidR="00D64126">
          <w:t xml:space="preserve"> </w:t>
        </w:r>
      </w:ins>
      <w:del w:id="171" w:author="Gary" w:date="2022-11-14T13:41:00Z">
        <w:r w:rsidDel="00D64126">
          <w:delText>within Ladner Marsh</w:delText>
        </w:r>
      </w:del>
      <w:del w:id="172" w:author="Gary" w:date="2022-11-14T13:42:00Z">
        <w:r w:rsidDel="00D64126">
          <w:delText xml:space="preserve"> </w:delText>
        </w:r>
      </w:del>
      <w:del w:id="173" w:author="Gary" w:date="2022-11-14T13:37:00Z">
        <w:r w:rsidDel="00D64126">
          <w:delText xml:space="preserve">can be </w:delText>
        </w:r>
      </w:del>
      <w:r>
        <w:t xml:space="preserve">characterized by the same dominant </w:t>
      </w:r>
      <w:r w:rsidR="00FD158B">
        <w:t xml:space="preserve">indicator </w:t>
      </w:r>
      <w:r>
        <w:t>species</w:t>
      </w:r>
      <w:r w:rsidR="00E658A2">
        <w:t xml:space="preserve"> </w:t>
      </w:r>
      <w:ins w:id="174" w:author="Gary" w:date="2022-11-14T13:38:00Z">
        <w:r w:rsidR="00D64126">
          <w:t>- Sedge (</w:t>
        </w:r>
        <w:r w:rsidR="00D64126" w:rsidRPr="00DC704D">
          <w:rPr>
            <w:i/>
          </w:rPr>
          <w:t>Carex lyngbyei</w:t>
        </w:r>
        <w:r w:rsidR="00D64126">
          <w:t>), Fescue (</w:t>
        </w:r>
        <w:r w:rsidR="00D64126">
          <w:rPr>
            <w:i/>
          </w:rPr>
          <w:t xml:space="preserve">Fescue </w:t>
        </w:r>
        <w:proofErr w:type="spellStart"/>
        <w:r w:rsidR="00D64126">
          <w:rPr>
            <w:i/>
          </w:rPr>
          <w:t>arundinaceae</w:t>
        </w:r>
        <w:proofErr w:type="spellEnd"/>
        <w:r w:rsidR="00D64126">
          <w:t>), and Bogbean (</w:t>
        </w:r>
        <w:r w:rsidR="00D64126">
          <w:rPr>
            <w:i/>
          </w:rPr>
          <w:t>Menyanthes trifoliata</w:t>
        </w:r>
        <w:r w:rsidR="00D64126">
          <w:t>)</w:t>
        </w:r>
      </w:ins>
      <w:del w:id="175" w:author="Gary" w:date="2022-11-14T13:38:00Z">
        <w:r w:rsidR="00E658A2" w:rsidDel="00D64126">
          <w:delText xml:space="preserve">across </w:delText>
        </w:r>
      </w:del>
      <w:ins w:id="176" w:author="Gary" w:date="2022-11-14T13:38:00Z">
        <w:r w:rsidR="00D64126">
          <w:t xml:space="preserve"> - </w:t>
        </w:r>
      </w:ins>
      <w:ins w:id="177" w:author="Gary" w:date="2022-11-14T13:39:00Z">
        <w:r w:rsidR="00D64126">
          <w:t xml:space="preserve">were evident across </w:t>
        </w:r>
      </w:ins>
      <w:r w:rsidR="00E658A2">
        <w:t>all sampling periods</w:t>
      </w:r>
      <w:del w:id="178" w:author="Gary" w:date="2022-11-14T13:40:00Z">
        <w:r w:rsidR="00E658A2" w:rsidDel="00D64126">
          <w:delText>:</w:delText>
        </w:r>
      </w:del>
      <w:r>
        <w:t xml:space="preserve"> </w:t>
      </w:r>
      <w:del w:id="179" w:author="Gary" w:date="2022-11-14T13:38:00Z">
        <w:r w:rsidR="00AA15F9" w:rsidDel="00D64126">
          <w:delText>S</w:delText>
        </w:r>
        <w:r w:rsidR="00AD005D" w:rsidDel="00D64126">
          <w:delText>edge</w:delText>
        </w:r>
        <w:r w:rsidR="00E658A2" w:rsidDel="00D64126">
          <w:delText xml:space="preserve"> (</w:delText>
        </w:r>
        <w:r w:rsidR="00AD005D" w:rsidRPr="00DC704D" w:rsidDel="00D64126">
          <w:rPr>
            <w:i/>
          </w:rPr>
          <w:delText>Carex lyngbyei</w:delText>
        </w:r>
        <w:r w:rsidR="00E658A2" w:rsidDel="00D64126">
          <w:delText xml:space="preserve">), </w:delText>
        </w:r>
        <w:r w:rsidR="00AA15F9" w:rsidDel="00D64126">
          <w:delText>F</w:delText>
        </w:r>
        <w:r w:rsidR="00E658A2" w:rsidDel="00D64126">
          <w:delText>escue (</w:delText>
        </w:r>
        <w:r w:rsidR="00AD005D" w:rsidDel="00D64126">
          <w:rPr>
            <w:i/>
          </w:rPr>
          <w:delText>Fescue arundinaceae</w:delText>
        </w:r>
        <w:r w:rsidR="00AD005D" w:rsidDel="00D64126">
          <w:delText>)</w:delText>
        </w:r>
        <w:r w:rsidR="00E466E4" w:rsidDel="00D64126">
          <w:delText>, and Bogbean (</w:delText>
        </w:r>
        <w:r w:rsidR="00E466E4" w:rsidDel="00D64126">
          <w:rPr>
            <w:i/>
          </w:rPr>
          <w:delText>Menyanthes trifoliata</w:delText>
        </w:r>
        <w:r w:rsidR="00E466E4" w:rsidDel="00D64126">
          <w:delText>)</w:delText>
        </w:r>
      </w:del>
      <w:ins w:id="180" w:author="Gary" w:date="2022-11-14T13:03:00Z">
        <w:r w:rsidR="00567226">
          <w:t>(</w:t>
        </w:r>
      </w:ins>
      <w:ins w:id="181" w:author="Gary" w:date="2022-11-14T13:40:00Z">
        <w:r w:rsidR="00D64126">
          <w:t>Fig</w:t>
        </w:r>
      </w:ins>
      <w:ins w:id="182" w:author="Gary" w:date="2022-11-14T13:13:00Z">
        <w:r w:rsidR="00354DCD">
          <w:t xml:space="preserve"> 2</w:t>
        </w:r>
      </w:ins>
      <w:ins w:id="183" w:author="Gary" w:date="2022-11-14T13:03:00Z">
        <w:r w:rsidR="00567226">
          <w:t>)</w:t>
        </w:r>
      </w:ins>
      <w:r>
        <w:t>.</w:t>
      </w:r>
      <w:r w:rsidR="00AD005D">
        <w:t xml:space="preserve"> </w:t>
      </w:r>
      <w:ins w:id="184" w:author="Gary" w:date="2022-11-14T13:08:00Z">
        <w:r w:rsidR="00567226">
          <w:t>Overall dendrogram structures were similar for 1979 and 1999, but two main</w:t>
        </w:r>
      </w:ins>
      <w:ins w:id="185" w:author="Gary" w:date="2022-11-14T13:09:00Z">
        <w:r w:rsidR="00567226">
          <w:t xml:space="preserve"> vegetation changes were evident in the 2019 dendrogram</w:t>
        </w:r>
      </w:ins>
      <w:ins w:id="186" w:author="Gary" w:date="2022-11-15T11:18:00Z">
        <w:r w:rsidR="00BA3D4A">
          <w:t>, notably, an</w:t>
        </w:r>
      </w:ins>
      <w:ins w:id="187" w:author="Gary" w:date="2022-11-14T13:10:00Z">
        <w:r w:rsidR="00567226">
          <w:t xml:space="preserve"> increased homogenization of assemblages (i.e. shorter dendrogram branch lengths within groups and longer branch lengths between groups), and </w:t>
        </w:r>
      </w:ins>
      <w:ins w:id="188" w:author="Gary" w:date="2022-11-15T11:18:00Z">
        <w:r w:rsidR="00BA3D4A">
          <w:t>a sw</w:t>
        </w:r>
      </w:ins>
      <w:ins w:id="189" w:author="Gary" w:date="2022-11-15T11:19:00Z">
        <w:r w:rsidR="00BA3D4A">
          <w:t xml:space="preserve">itch from </w:t>
        </w:r>
      </w:ins>
      <w:ins w:id="190" w:author="Gary" w:date="2022-11-15T11:20:00Z">
        <w:r w:rsidR="00BA3D4A">
          <w:t>a stronger</w:t>
        </w:r>
      </w:ins>
      <w:ins w:id="191" w:author="Gary" w:date="2022-11-14T13:10:00Z">
        <w:r w:rsidR="00567226">
          <w:t xml:space="preserve"> Fescue</w:t>
        </w:r>
      </w:ins>
      <w:ins w:id="192" w:author="Gary" w:date="2022-11-15T11:20:00Z">
        <w:r w:rsidR="00BA3D4A">
          <w:t>-Sedge</w:t>
        </w:r>
        <w:r w:rsidR="00C1515A">
          <w:t xml:space="preserve"> connection in 1979 and 1999 to a stronger </w:t>
        </w:r>
      </w:ins>
      <w:ins w:id="193" w:author="Gary" w:date="2022-11-15T11:21:00Z">
        <w:r w:rsidR="00C1515A">
          <w:t>Fescue-</w:t>
        </w:r>
      </w:ins>
      <w:ins w:id="194" w:author="Gary" w:date="2022-11-14T13:10:00Z">
        <w:r w:rsidR="00567226">
          <w:t xml:space="preserve">Bogbean </w:t>
        </w:r>
      </w:ins>
      <w:ins w:id="195" w:author="Gary" w:date="2022-11-15T11:22:00Z">
        <w:r w:rsidR="00C1515A">
          <w:t xml:space="preserve">connection </w:t>
        </w:r>
      </w:ins>
      <w:ins w:id="196" w:author="Gary" w:date="2022-11-15T11:23:00Z">
        <w:r w:rsidR="00C1515A">
          <w:t>in 2019</w:t>
        </w:r>
      </w:ins>
      <w:ins w:id="197" w:author="Gary" w:date="2022-11-14T13:20:00Z">
        <w:r w:rsidR="006A6875">
          <w:t xml:space="preserve"> (Fig. </w:t>
        </w:r>
        <w:commentRangeStart w:id="198"/>
        <w:r w:rsidR="006A6875">
          <w:t>2</w:t>
        </w:r>
      </w:ins>
      <w:commentRangeEnd w:id="198"/>
      <w:ins w:id="199" w:author="Gary" w:date="2022-11-14T13:45:00Z">
        <w:r w:rsidR="00D64126">
          <w:rPr>
            <w:rStyle w:val="CommentReference"/>
          </w:rPr>
          <w:commentReference w:id="198"/>
        </w:r>
      </w:ins>
      <w:ins w:id="200" w:author="Gary" w:date="2022-11-14T13:20:00Z">
        <w:r w:rsidR="006A6875">
          <w:t>)</w:t>
        </w:r>
      </w:ins>
      <w:ins w:id="201" w:author="Gary" w:date="2022-11-14T13:10:00Z">
        <w:r w:rsidR="00567226">
          <w:t>.</w:t>
        </w:r>
      </w:ins>
      <w:ins w:id="202" w:author="Gary" w:date="2022-11-14T13:45:00Z">
        <w:r w:rsidR="00D64126">
          <w:t xml:space="preserve"> </w:t>
        </w:r>
      </w:ins>
    </w:p>
    <w:p w14:paraId="29C511EF" w14:textId="740C1B5A" w:rsidR="00EC4D9F" w:rsidRDefault="00354DCD" w:rsidP="00E12966">
      <w:pPr>
        <w:ind w:firstLine="720"/>
      </w:pPr>
      <w:ins w:id="203" w:author="Gary" w:date="2022-11-14T13:11:00Z">
        <w:r>
          <w:t xml:space="preserve"> </w:t>
        </w:r>
      </w:ins>
      <w:r w:rsidR="00E12966">
        <w:t>While the</w:t>
      </w:r>
      <w:r w:rsidR="00AD005D">
        <w:t xml:space="preserve"> three </w:t>
      </w:r>
      <w:r w:rsidR="00FD158B">
        <w:t>assemblage indicator</w:t>
      </w:r>
      <w:r w:rsidR="00E12966">
        <w:t xml:space="preserve"> species remain</w:t>
      </w:r>
      <w:ins w:id="204" w:author="Gary" w:date="2022-11-14T13:14:00Z">
        <w:r>
          <w:t>ed</w:t>
        </w:r>
      </w:ins>
      <w:r w:rsidR="00E12966">
        <w:t xml:space="preserve"> constant over time</w:t>
      </w:r>
      <w:del w:id="205" w:author="Gary" w:date="2022-11-14T13:16:00Z">
        <w:r w:rsidR="00E12966" w:rsidDel="00354DCD">
          <w:delText xml:space="preserve"> and drive cluster groups</w:delText>
        </w:r>
      </w:del>
      <w:r w:rsidR="00E12966">
        <w:t xml:space="preserve">, other species </w:t>
      </w:r>
      <w:ins w:id="206" w:author="Gary" w:date="2022-11-14T13:17:00Z">
        <w:r>
          <w:t>with significant</w:t>
        </w:r>
      </w:ins>
      <w:del w:id="207" w:author="Gary" w:date="2022-11-14T13:17:00Z">
        <w:r w:rsidR="00E12966" w:rsidDel="00354DCD">
          <w:delText>that significantly drive</w:delText>
        </w:r>
      </w:del>
      <w:r w:rsidR="00E12966">
        <w:t xml:space="preserve"> indicator</w:t>
      </w:r>
      <w:del w:id="208" w:author="Gary" w:date="2022-11-14T13:17:00Z">
        <w:r w:rsidR="00E12966" w:rsidDel="00354DCD">
          <w:delText>s</w:delText>
        </w:r>
      </w:del>
      <w:ins w:id="209" w:author="Gary" w:date="2022-11-14T13:17:00Z">
        <w:r>
          <w:t xml:space="preserve"> values</w:t>
        </w:r>
      </w:ins>
      <w:r w:rsidR="00E12966">
        <w:t xml:space="preserve"> </w:t>
      </w:r>
      <w:del w:id="210" w:author="Gary" w:date="2022-11-14T13:17:00Z">
        <w:r w:rsidR="00E12966" w:rsidDel="00354DCD">
          <w:delText xml:space="preserve">of assemblages </w:delText>
        </w:r>
      </w:del>
      <w:r w:rsidR="00E12966">
        <w:t>change</w:t>
      </w:r>
      <w:ins w:id="211" w:author="Gary" w:date="2022-11-14T13:18:00Z">
        <w:r>
          <w:t>d</w:t>
        </w:r>
      </w:ins>
      <w:r w:rsidR="00E12966">
        <w:t xml:space="preserve"> over tim</w:t>
      </w:r>
      <w:r w:rsidR="00E12966" w:rsidRPr="00F96909">
        <w:t>e (</w:t>
      </w:r>
      <w:r w:rsidR="00724187">
        <w:fldChar w:fldCharType="begin"/>
      </w:r>
      <w:r w:rsidR="00724187">
        <w:instrText xml:space="preserve"> REF _Ref118798619 \h </w:instrText>
      </w:r>
      <w:r w:rsidR="00724187">
        <w:fldChar w:fldCharType="separate"/>
      </w:r>
      <w:r w:rsidR="00724187">
        <w:t xml:space="preserve">Table </w:t>
      </w:r>
      <w:r w:rsidR="00724187">
        <w:rPr>
          <w:noProof/>
        </w:rPr>
        <w:t>2</w:t>
      </w:r>
      <w:r w:rsidR="00724187">
        <w:fldChar w:fldCharType="end"/>
      </w:r>
      <w:r w:rsidR="00297BDD">
        <w:fldChar w:fldCharType="begin"/>
      </w:r>
      <w:r w:rsidR="00297BDD">
        <w:instrText xml:space="preserve"> REF _Ref112423328 \h </w:instrText>
      </w:r>
      <w:r w:rsidR="00297BDD">
        <w:fldChar w:fldCharType="end"/>
      </w:r>
      <w:r w:rsidR="00E12966" w:rsidRPr="00F96909">
        <w:t>)</w:t>
      </w:r>
      <w:r w:rsidR="00E12966">
        <w:t xml:space="preserve">. For example, in 1979 the indicator species defining the Sedge assemblage cluster were </w:t>
      </w:r>
      <w:r w:rsidR="00E12966">
        <w:rPr>
          <w:i/>
        </w:rPr>
        <w:t>C. lyngbyei, S</w:t>
      </w:r>
      <w:r w:rsidR="00230F74">
        <w:rPr>
          <w:i/>
        </w:rPr>
        <w:t>agittaria</w:t>
      </w:r>
      <w:r w:rsidR="00E12966">
        <w:rPr>
          <w:i/>
        </w:rPr>
        <w:t xml:space="preserve"> latifolia</w:t>
      </w:r>
      <w:r w:rsidR="00230F74">
        <w:rPr>
          <w:i/>
        </w:rPr>
        <w:t xml:space="preserve"> </w:t>
      </w:r>
      <w:proofErr w:type="spellStart"/>
      <w:r w:rsidR="00230F74">
        <w:t>Wiild</w:t>
      </w:r>
      <w:proofErr w:type="spellEnd"/>
      <w:r w:rsidR="00230F74">
        <w:t>.</w:t>
      </w:r>
      <w:r w:rsidR="00E12966">
        <w:rPr>
          <w:i/>
        </w:rPr>
        <w:t xml:space="preserve">, </w:t>
      </w:r>
      <w:r w:rsidR="00E12966">
        <w:t xml:space="preserve">and </w:t>
      </w:r>
      <w:r w:rsidR="00230F74">
        <w:rPr>
          <w:i/>
        </w:rPr>
        <w:t>Schoenoplectus</w:t>
      </w:r>
      <w:r w:rsidR="00E12966">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del w:id="212" w:author="Gary" w:date="2022-11-12T16:10:00Z">
        <w:r w:rsidR="00E12966" w:rsidDel="009E389D">
          <w:delText>,</w:delText>
        </w:r>
      </w:del>
      <w:ins w:id="213" w:author="Gary" w:date="2022-11-12T16:10:00Z">
        <w:r w:rsidR="009E389D">
          <w:t>.</w:t>
        </w:r>
      </w:ins>
      <w:r w:rsidR="00E12966">
        <w:t xml:space="preserve"> </w:t>
      </w:r>
      <w:del w:id="214" w:author="Gary" w:date="2022-11-12T16:10:00Z">
        <w:r w:rsidR="00E12966" w:rsidDel="009E389D">
          <w:delText>however i</w:delText>
        </w:r>
      </w:del>
      <w:ins w:id="215" w:author="Gary" w:date="2022-11-12T16:10:00Z">
        <w:r w:rsidR="009E389D">
          <w:t>I</w:t>
        </w:r>
      </w:ins>
      <w:r w:rsidR="00E12966">
        <w:t>n 1999</w:t>
      </w:r>
      <w:ins w:id="216" w:author="Gary" w:date="2022-11-12T16:10:00Z">
        <w:r w:rsidR="009E389D">
          <w:t>, however,</w:t>
        </w:r>
      </w:ins>
      <w:r w:rsidR="00E12966">
        <w:t xml:space="preserve"> the same assemblage included indicator species </w:t>
      </w:r>
      <w:r w:rsidR="00E12966">
        <w:rPr>
          <w:i/>
        </w:rPr>
        <w:t xml:space="preserve">C. lyngbyei, </w:t>
      </w:r>
      <w:r w:rsidR="00E12966">
        <w:t xml:space="preserve">and </w:t>
      </w:r>
      <w:r w:rsidR="00E12966">
        <w:rPr>
          <w:i/>
        </w:rPr>
        <w:t>I</w:t>
      </w:r>
      <w:r w:rsidR="00435B0E">
        <w:rPr>
          <w:i/>
        </w:rPr>
        <w:t>mpatiens</w:t>
      </w:r>
      <w:r w:rsidR="00E12966">
        <w:rPr>
          <w:i/>
        </w:rPr>
        <w:t xml:space="preserve"> capensis</w:t>
      </w:r>
      <w:r w:rsidR="00AA16C1">
        <w:rPr>
          <w:i/>
        </w:rPr>
        <w:t xml:space="preserve"> </w:t>
      </w:r>
      <w:proofErr w:type="spellStart"/>
      <w:r w:rsidR="00AA16C1">
        <w:t>Meerb</w:t>
      </w:r>
      <w:proofErr w:type="spellEnd"/>
      <w:r w:rsidR="00E12966">
        <w:t xml:space="preserve">. </w:t>
      </w:r>
      <w:r w:rsidR="00D617FA">
        <w:t xml:space="preserve">By 2019, </w:t>
      </w:r>
      <w:r w:rsidR="00737227">
        <w:rPr>
          <w:i/>
        </w:rPr>
        <w:t>C. lyngbyei</w:t>
      </w:r>
      <w:r w:rsidR="00737227">
        <w:t xml:space="preserve"> was the only indicator for this assemblage. </w:t>
      </w:r>
      <w:r w:rsidR="00E12966">
        <w:t xml:space="preserve"> </w:t>
      </w:r>
      <w:r w:rsidR="00AA15F9">
        <w:t xml:space="preserve">Similarly, </w:t>
      </w:r>
      <w:r w:rsidR="007F57C9">
        <w:rPr>
          <w:i/>
        </w:rPr>
        <w:t xml:space="preserve">F. </w:t>
      </w:r>
      <w:proofErr w:type="spellStart"/>
      <w:r w:rsidR="00E12966">
        <w:rPr>
          <w:i/>
        </w:rPr>
        <w:t>arundinaceae</w:t>
      </w:r>
      <w:proofErr w:type="spellEnd"/>
      <w:r w:rsidR="00E12966">
        <w:t xml:space="preserve"> remained a common indicator species within the </w:t>
      </w:r>
      <w:r w:rsidR="0090306A">
        <w:t xml:space="preserve">Fescue </w:t>
      </w:r>
      <w:r w:rsidR="00E12966">
        <w:t>assemblage,</w:t>
      </w:r>
      <w:r w:rsidR="00727FDF">
        <w:t xml:space="preserve"> </w:t>
      </w:r>
      <w:r w:rsidR="00AA15F9">
        <w:t xml:space="preserve">but </w:t>
      </w:r>
      <w:r w:rsidR="00727FDF">
        <w:t>the assemblage lost</w:t>
      </w:r>
      <w:r w:rsidR="00E12966">
        <w:t xml:space="preserve"> </w:t>
      </w:r>
      <w:r w:rsidR="00FB3B31">
        <w:t>four</w:t>
      </w:r>
      <w:r w:rsidR="003F4603">
        <w:t xml:space="preserve"> out of seven</w:t>
      </w:r>
      <w:r w:rsidR="00FB3B31">
        <w:t xml:space="preserve"> </w:t>
      </w:r>
      <w:r w:rsidR="003F4603">
        <w:t xml:space="preserve">total </w:t>
      </w:r>
      <w:r w:rsidR="00FB3B31">
        <w:t>indicator species between 1979-2019</w:t>
      </w:r>
      <w:ins w:id="217" w:author="Stefanie Lane" w:date="2022-11-08T11:22:00Z">
        <w:r w:rsidR="001867AC">
          <w:t xml:space="preserve">. </w:t>
        </w:r>
      </w:ins>
      <w:ins w:id="218" w:author="Stefanie Lane" w:date="2022-11-08T11:24:00Z">
        <w:r w:rsidR="008D2B4D">
          <w:t>While the</w:t>
        </w:r>
      </w:ins>
      <w:del w:id="219" w:author="Stefanie Lane" w:date="2022-11-08T11:22:00Z">
        <w:r w:rsidR="003F4603" w:rsidDel="001867AC">
          <w:delText>,</w:delText>
        </w:r>
      </w:del>
      <w:del w:id="220" w:author="Stefanie Lane" w:date="2022-11-08T11:23:00Z">
        <w:r w:rsidR="003F4603" w:rsidDel="008D2B4D">
          <w:delText xml:space="preserve"> and</w:delText>
        </w:r>
      </w:del>
      <w:r w:rsidR="003F4603">
        <w:t xml:space="preserve"> identities of the remaining indicator species changed</w:t>
      </w:r>
      <w:ins w:id="221" w:author="Stefanie Lane" w:date="2022-11-08T11:23:00Z">
        <w:r w:rsidR="008D2B4D">
          <w:t xml:space="preserve">, there was no strong trend of changes in clade, or </w:t>
        </w:r>
      </w:ins>
      <w:ins w:id="222" w:author="Stefanie Lane" w:date="2022-11-08T11:24:00Z">
        <w:r w:rsidR="002C7961">
          <w:t xml:space="preserve">potential </w:t>
        </w:r>
      </w:ins>
      <w:ins w:id="223" w:author="Stefanie Lane" w:date="2022-11-08T11:23:00Z">
        <w:r w:rsidR="008D2B4D">
          <w:t xml:space="preserve">difference for changes in ecological function based on </w:t>
        </w:r>
      </w:ins>
      <w:ins w:id="224" w:author="Gary" w:date="2022-11-14T13:18:00Z">
        <w:r>
          <w:t xml:space="preserve">a </w:t>
        </w:r>
      </w:ins>
      <w:ins w:id="225" w:author="Stefanie Lane" w:date="2022-11-08T11:24:00Z">
        <w:r w:rsidR="002C7961">
          <w:t>qualitative review of</w:t>
        </w:r>
        <w:r w:rsidR="008A77C3">
          <w:t xml:space="preserve"> changing</w:t>
        </w:r>
        <w:r w:rsidR="002C7961">
          <w:t xml:space="preserve"> </w:t>
        </w:r>
      </w:ins>
      <w:ins w:id="226" w:author="Stefanie Lane" w:date="2022-11-08T11:23:00Z">
        <w:r w:rsidR="008D2B4D">
          <w:t xml:space="preserve">species identity. </w:t>
        </w:r>
      </w:ins>
      <w:r w:rsidR="00433C77">
        <w:t xml:space="preserve"> </w:t>
      </w:r>
      <w:del w:id="227" w:author="Stefanie Lane" w:date="2022-11-08T11:23:00Z">
        <w:r w:rsidR="00433C77" w:rsidDel="008D2B4D">
          <w:delText xml:space="preserve">with no strong indicator of clade </w:delText>
        </w:r>
        <w:commentRangeStart w:id="228"/>
        <w:commentRangeStart w:id="229"/>
        <w:r w:rsidR="00433C77" w:rsidDel="008D2B4D">
          <w:delText>or ecological function</w:delText>
        </w:r>
        <w:r w:rsidR="00FE39D5" w:rsidDel="008D2B4D">
          <w:delText xml:space="preserve"> trends</w:delText>
        </w:r>
        <w:commentRangeEnd w:id="228"/>
        <w:r w:rsidR="00EA786D" w:rsidDel="008D2B4D">
          <w:rPr>
            <w:rStyle w:val="CommentReference"/>
          </w:rPr>
          <w:commentReference w:id="228"/>
        </w:r>
        <w:commentRangeEnd w:id="229"/>
        <w:r w:rsidR="00F43C18" w:rsidDel="008D2B4D">
          <w:rPr>
            <w:rStyle w:val="CommentReference"/>
          </w:rPr>
          <w:commentReference w:id="229"/>
        </w:r>
        <w:r w:rsidR="00FB3B31" w:rsidDel="008D2B4D">
          <w:delText>.</w:delText>
        </w:r>
        <w:r w:rsidR="00EC4D9F" w:rsidDel="008D2B4D">
          <w:delText xml:space="preserve"> </w:delText>
        </w:r>
      </w:del>
    </w:p>
    <w:p w14:paraId="66A152D1" w14:textId="0B73D1E0" w:rsidR="00D21260" w:rsidRPr="009D6D33" w:rsidRDefault="00E12966" w:rsidP="00FE39D5">
      <w:pPr>
        <w:ind w:firstLine="720"/>
      </w:pPr>
      <w:bookmarkStart w:id="230" w:name="_Hlk106053520"/>
      <w:r w:rsidRPr="00167685">
        <w:rPr>
          <w:iCs/>
        </w:rPr>
        <w:t xml:space="preserve">Across the entire Ladner Marsh plant community, two to three species were lost each year following the 1979 survey.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91299F">
        <w:rPr>
          <w:iCs/>
        </w:rPr>
        <w:fldChar w:fldCharType="begin"/>
      </w:r>
      <w:r w:rsidR="0091299F">
        <w:rPr>
          <w:iCs/>
        </w:rPr>
        <w:instrText xml:space="preserve"> REF _Ref118798677 \h </w:instrText>
      </w:r>
      <w:r w:rsidR="0091299F">
        <w:rPr>
          <w:iCs/>
        </w:rPr>
      </w:r>
      <w:r w:rsidR="0091299F">
        <w:rPr>
          <w:iCs/>
        </w:rPr>
        <w:fldChar w:fldCharType="separate"/>
      </w:r>
      <w:r w:rsidR="0091299F">
        <w:t xml:space="preserve">Table </w:t>
      </w:r>
      <w:r w:rsidR="0091299F">
        <w:rPr>
          <w:noProof/>
        </w:rPr>
        <w:t>1</w:t>
      </w:r>
      <w:r w:rsidR="0091299F">
        <w:rPr>
          <w:iCs/>
        </w:rPr>
        <w:fldChar w:fldCharType="end"/>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-diversity increased as in other assemblages, indicating increasing variability (</w:t>
      </w:r>
      <w:commentRangeStart w:id="231"/>
      <w:r w:rsidRPr="00294CC5">
        <w:rPr>
          <w:iCs/>
        </w:rPr>
        <w:t>and thus increased rarity</w:t>
      </w:r>
      <w:commentRangeEnd w:id="231"/>
      <w:r w:rsidR="00CE1ECC">
        <w:rPr>
          <w:rStyle w:val="CommentReference"/>
        </w:rPr>
        <w:commentReference w:id="231"/>
      </w:r>
      <w:r w:rsidRPr="00294CC5">
        <w:rPr>
          <w:iCs/>
        </w:rPr>
        <w:t xml:space="preserve">)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r w:rsidR="001A5B3B">
        <w:t xml:space="preserve">Table </w:t>
      </w:r>
      <w:r w:rsidR="001A5B3B" w:rsidRPr="00773068">
        <w:t>6</w:t>
      </w:r>
      <w:r w:rsidR="00F90B99" w:rsidRPr="00730E37">
        <w:rPr>
          <w:iCs/>
        </w:rPr>
        <w:fldChar w:fldCharType="end"/>
      </w:r>
      <w:r w:rsidRPr="00F90B99">
        <w:rPr>
          <w:iCs/>
        </w:rPr>
        <w:t>)</w:t>
      </w:r>
      <w:r w:rsidRPr="00A6725E">
        <w:rPr>
          <w:iCs/>
        </w:rPr>
        <w:t>.</w:t>
      </w:r>
      <w:r>
        <w:rPr>
          <w:iCs/>
        </w:rPr>
        <w:t xml:space="preserve"> </w:t>
      </w:r>
    </w:p>
    <w:p w14:paraId="53A0E035" w14:textId="61223939" w:rsidR="00E12966" w:rsidRPr="007F1F34" w:rsidRDefault="00E12966" w:rsidP="00E12966">
      <w:pPr>
        <w:ind w:firstLine="720"/>
      </w:pPr>
      <w:r w:rsidRPr="007F1F34">
        <w:t>Th</w:t>
      </w:r>
      <w:r>
        <w:t>e greatest loss of native species richness occurred in the Fescue assemblage, while gains in exotic richness were found in all assemblages (</w:t>
      </w:r>
      <w:r w:rsidR="00F90B99">
        <w:rPr>
          <w:noProof/>
        </w:rPr>
        <w:fldChar w:fldCharType="begin"/>
      </w:r>
      <w:r w:rsidR="00F90B99">
        <w:rPr>
          <w:noProof/>
        </w:rPr>
        <w:instrText xml:space="preserve"> REF _Ref103170147 \h </w:instrText>
      </w:r>
      <w:r w:rsidR="00F90B99">
        <w:rPr>
          <w:noProof/>
        </w:rPr>
      </w:r>
      <w:r w:rsidR="00F90B99">
        <w:rPr>
          <w:noProof/>
        </w:rPr>
        <w:fldChar w:fldCharType="separate"/>
      </w:r>
      <w:r w:rsidR="001A5B3B">
        <w:t xml:space="preserve">Table </w:t>
      </w:r>
      <w:r w:rsidR="001A5B3B">
        <w:rPr>
          <w:noProof/>
        </w:rPr>
        <w:t>7</w:t>
      </w:r>
      <w:r w:rsidR="00F90B99">
        <w:rPr>
          <w:noProof/>
        </w:rPr>
        <w:fldChar w:fldCharType="end"/>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r w:rsidR="00D77807">
        <w:t xml:space="preserve"> L.</w:t>
      </w:r>
      <w:r>
        <w:t>). There was a net zero gain of exotic</w:t>
      </w:r>
      <w:r w:rsidR="007720EE">
        <w:t xml:space="preserve"> species</w:t>
      </w:r>
      <w:r>
        <w:t xml:space="preserve"> in the Fescue assemblage, however </w:t>
      </w:r>
      <w:commentRangeStart w:id="232"/>
      <w:r>
        <w:t xml:space="preserve">exotic </w:t>
      </w:r>
      <w:commentRangeEnd w:id="232"/>
      <w:r w:rsidR="0081512F">
        <w:rPr>
          <w:rStyle w:val="CommentReference"/>
        </w:rPr>
        <w:commentReference w:id="232"/>
      </w:r>
      <w:r w:rsidR="00BB5049">
        <w:rPr>
          <w:i/>
        </w:rPr>
        <w:t xml:space="preserve">Phalaris </w:t>
      </w:r>
      <w:proofErr w:type="spellStart"/>
      <w:r w:rsidR="00264104">
        <w:rPr>
          <w:i/>
        </w:rPr>
        <w:t>arundinaceae</w:t>
      </w:r>
      <w:proofErr w:type="spellEnd"/>
      <w:r w:rsidR="00BB5049">
        <w:t xml:space="preserve"> </w:t>
      </w:r>
      <w:r w:rsidR="00E16F58">
        <w:t xml:space="preserve">(reed canary grass) </w:t>
      </w:r>
      <w:r>
        <w:t xml:space="preserve">accounts for the greatest 2019 mean cover in the entire assemblage (25-50% mean cover). In the Bogbean assemblage, new exotic species include </w:t>
      </w:r>
      <w:r w:rsidR="00BB5049">
        <w:rPr>
          <w:i/>
        </w:rPr>
        <w:t>P.</w:t>
      </w:r>
      <w:r w:rsidR="00BB5049" w:rsidRPr="00AC2BE4">
        <w:rPr>
          <w:i/>
        </w:rPr>
        <w:t xml:space="preserve"> </w:t>
      </w:r>
      <w:proofErr w:type="spellStart"/>
      <w:r w:rsidRPr="00AC2BE4">
        <w:rPr>
          <w:i/>
        </w:rPr>
        <w:t>arundinaceae</w:t>
      </w:r>
      <w:proofErr w:type="spellEnd"/>
      <w:r>
        <w:t xml:space="preserve"> and </w:t>
      </w:r>
      <w:r w:rsidRPr="00AC2BE4">
        <w:rPr>
          <w:i/>
        </w:rPr>
        <w:t>Iris pseudacorus</w:t>
      </w:r>
      <w:r>
        <w:t xml:space="preserve"> (yellow flag iris). Within the Sedge assemblage, there was a net loss of 3 native species, and net gain of 3 exotic species, including </w:t>
      </w:r>
      <w:r w:rsidR="00A443FC">
        <w:rPr>
          <w:i/>
        </w:rPr>
        <w:t xml:space="preserve">P. </w:t>
      </w:r>
      <w:proofErr w:type="spellStart"/>
      <w:r w:rsidR="00A443FC">
        <w:rPr>
          <w:i/>
        </w:rPr>
        <w:t>arundinaceae</w:t>
      </w:r>
      <w:proofErr w:type="spellEnd"/>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w:t>
      </w:r>
      <w:commentRangeStart w:id="233"/>
      <w:r>
        <w:t>but may be of significant management concern</w:t>
      </w:r>
      <w:commentRangeEnd w:id="233"/>
      <w:r w:rsidR="00387609">
        <w:rPr>
          <w:rStyle w:val="CommentReference"/>
        </w:rPr>
        <w:commentReference w:id="233"/>
      </w:r>
      <w:r>
        <w:t>.</w:t>
      </w:r>
    </w:p>
    <w:bookmarkEnd w:id="230"/>
    <w:p w14:paraId="5DC6276C" w14:textId="285EA5FE" w:rsidR="00E12966" w:rsidRDefault="00E12966" w:rsidP="00E12966">
      <w:pPr>
        <w:ind w:firstLine="720"/>
      </w:pPr>
      <w:r>
        <w:t xml:space="preserve">Cover abundance of </w:t>
      </w:r>
      <w:commentRangeStart w:id="234"/>
      <w:r>
        <w:t xml:space="preserve">species significantly </w:t>
      </w:r>
      <w:r w:rsidR="0000464B">
        <w:t xml:space="preserve">defining </w:t>
      </w:r>
      <w:r>
        <w:t>assemblage associations</w:t>
      </w:r>
      <w:commentRangeEnd w:id="234"/>
      <w:r w:rsidR="001D7098">
        <w:rPr>
          <w:rStyle w:val="CommentReference"/>
        </w:rPr>
        <w:commentReference w:id="234"/>
      </w:r>
      <w:r>
        <w:t xml:space="preserve">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1A5B3B">
        <w:t xml:space="preserve">Figure </w:t>
      </w:r>
      <w:r w:rsidR="001A5B3B">
        <w:rPr>
          <w:noProof/>
        </w:rPr>
        <w:t>3</w:t>
      </w:r>
      <w:r w:rsidR="0000464B">
        <w:rPr>
          <w:noProof/>
        </w:rPr>
        <w:fldChar w:fldCharType="end"/>
      </w:r>
      <w:r w:rsidRPr="00C56065">
        <w:t xml:space="preserve">). Notably, Fescue assemblage shows ~50% decrease in cover of </w:t>
      </w:r>
      <w:r w:rsidR="00F43564">
        <w:t xml:space="preserve">its </w:t>
      </w:r>
      <w:r>
        <w:t>exotic</w:t>
      </w:r>
      <w:r w:rsidRPr="00C56065">
        <w:t xml:space="preserve"> </w:t>
      </w:r>
      <w:r w:rsidR="000526C6">
        <w:t xml:space="preserve">indicator </w:t>
      </w:r>
      <w:r w:rsidR="007F57C9">
        <w:rPr>
          <w:i/>
        </w:rPr>
        <w:t>F.</w:t>
      </w:r>
      <w:r w:rsidRPr="00C56065">
        <w:rPr>
          <w:i/>
        </w:rPr>
        <w:t xml:space="preserve"> </w:t>
      </w:r>
      <w:proofErr w:type="spellStart"/>
      <w:r w:rsidRPr="00C56065">
        <w:rPr>
          <w:i/>
        </w:rPr>
        <w:t>arundinaceae</w:t>
      </w:r>
      <w:proofErr w:type="spellEnd"/>
      <w:r>
        <w:rPr>
          <w:i/>
        </w:rPr>
        <w:t xml:space="preserve"> </w:t>
      </w:r>
      <w:r>
        <w:t>between 1979 and 2019</w:t>
      </w:r>
      <w:r w:rsidRPr="00C56065">
        <w:t xml:space="preserve">, while cover of </w:t>
      </w:r>
      <w:r>
        <w:t>exotic</w:t>
      </w:r>
      <w:r w:rsidR="00891DA7">
        <w:t xml:space="preserve"> </w:t>
      </w:r>
      <w:r w:rsidR="007F57C9">
        <w:rPr>
          <w:i/>
        </w:rPr>
        <w:t xml:space="preserve">P. </w:t>
      </w:r>
      <w:proofErr w:type="spellStart"/>
      <w:r w:rsidR="007F57C9">
        <w:rPr>
          <w:i/>
        </w:rPr>
        <w:t>arundinaceae</w:t>
      </w:r>
      <w:proofErr w:type="spellEnd"/>
      <w:r w:rsidRPr="00C56065">
        <w:t xml:space="preserve"> </w:t>
      </w:r>
      <w:r>
        <w:t>tripled</w:t>
      </w:r>
      <w:r w:rsidRPr="00C56065">
        <w:t xml:space="preserve"> since 1999.</w:t>
      </w:r>
      <w:r>
        <w:t xml:space="preserve"> In </w:t>
      </w:r>
      <w:r>
        <w:lastRenderedPageBreak/>
        <w:t xml:space="preserve">the Sedge assemblage both native </w:t>
      </w:r>
      <w:r w:rsidR="00F43564">
        <w:t xml:space="preserve">indicator </w:t>
      </w:r>
      <w:r w:rsidR="00827754">
        <w:t xml:space="preserve">sedge </w:t>
      </w:r>
      <w:r w:rsidR="00495EC1">
        <w:rPr>
          <w:i/>
        </w:rPr>
        <w:t>C.</w:t>
      </w:r>
      <w:r w:rsidR="00495EC1" w:rsidRPr="00AC2BE4">
        <w:rPr>
          <w:i/>
        </w:rPr>
        <w:t xml:space="preserve"> </w:t>
      </w:r>
      <w:r w:rsidRPr="00AC2BE4">
        <w:rPr>
          <w:i/>
        </w:rPr>
        <w:t>lyngbyei</w:t>
      </w:r>
      <w:r>
        <w:t xml:space="preserve"> and exotic </w:t>
      </w:r>
      <w:r w:rsidR="00827754">
        <w:t xml:space="preserve">indicator </w:t>
      </w:r>
      <w:r>
        <w:t xml:space="preserve">grass </w:t>
      </w:r>
      <w:r w:rsidR="00495EC1">
        <w:rPr>
          <w:i/>
        </w:rPr>
        <w:t>A.</w:t>
      </w:r>
      <w:r w:rsidR="00495EC1" w:rsidRPr="00AC2BE4">
        <w:rPr>
          <w:i/>
        </w:rPr>
        <w:t xml:space="preserve"> </w:t>
      </w:r>
      <w:r w:rsidRPr="00AC2BE4">
        <w:rPr>
          <w:i/>
        </w:rPr>
        <w:t>stolonifera</w:t>
      </w:r>
      <w:r>
        <w:t xml:space="preserve"> had decreased cover abundance from 1979-2019 (</w:t>
      </w:r>
      <w:r w:rsidR="00F66A63">
        <w:fldChar w:fldCharType="begin"/>
      </w:r>
      <w:r w:rsidR="00F66A63">
        <w:instrText xml:space="preserve"> REF _Ref94197029 \h </w:instrText>
      </w:r>
      <w:r w:rsidR="00F66A63">
        <w:fldChar w:fldCharType="separate"/>
      </w:r>
      <w:r w:rsidR="001A5B3B">
        <w:t xml:space="preserve">Figure </w:t>
      </w:r>
      <w:r w:rsidR="001A5B3B">
        <w:rPr>
          <w:noProof/>
        </w:rPr>
        <w:t>2</w:t>
      </w:r>
      <w:r w:rsidR="00F66A63">
        <w:fldChar w:fldCharType="end"/>
      </w:r>
      <w:r w:rsidR="00F66A63">
        <w:t xml:space="preserve">, </w:t>
      </w:r>
      <w:r w:rsidR="00F66A63">
        <w:fldChar w:fldCharType="begin"/>
      </w:r>
      <w:r w:rsidR="00F66A63">
        <w:instrText xml:space="preserve"> REF _Ref112423328 \h </w:instrText>
      </w:r>
      <w:r w:rsidR="00F66A63">
        <w:fldChar w:fldCharType="end"/>
      </w:r>
      <w:r>
        <w:t xml:space="preserve">), with each species losing </w:t>
      </w:r>
      <w:commentRangeStart w:id="235"/>
      <w:r>
        <w:t>~25-35%</w:t>
      </w:r>
      <w:commentRangeEnd w:id="235"/>
      <w:r w:rsidR="004D17EA">
        <w:rPr>
          <w:rStyle w:val="CommentReference"/>
        </w:rPr>
        <w:commentReference w:id="235"/>
      </w:r>
      <w:r>
        <w:t xml:space="preserve"> cover abundance between 1979-2019. Meanwhile, exotic species </w:t>
      </w:r>
      <w:r w:rsidRPr="00AC2BE4">
        <w:rPr>
          <w:i/>
        </w:rPr>
        <w:t xml:space="preserve">Lythrum salicaria </w:t>
      </w:r>
      <w:r>
        <w:t xml:space="preserve">and </w:t>
      </w:r>
      <w:r w:rsidR="00495EC1">
        <w:rPr>
          <w:i/>
        </w:rPr>
        <w:t>F.</w:t>
      </w:r>
      <w:r w:rsidR="00495EC1" w:rsidRPr="00AC2BE4">
        <w:rPr>
          <w:i/>
        </w:rPr>
        <w:t xml:space="preserve"> </w:t>
      </w:r>
      <w:proofErr w:type="spellStart"/>
      <w:r w:rsidRPr="00AC2BE4">
        <w:rPr>
          <w:i/>
        </w:rPr>
        <w:t>arundinaceae</w:t>
      </w:r>
      <w:proofErr w:type="spellEnd"/>
      <w:r>
        <w:t xml:space="preserve"> increased ~50% and 100%, respectively, in abundance (</w:t>
      </w:r>
      <w:r w:rsidRPr="00AC2BE4">
        <w:rPr>
          <w:u w:val="single"/>
        </w:rPr>
        <w:t>&lt;</w:t>
      </w:r>
      <w:r>
        <w:t xml:space="preserve"> 25% mean cover) by 2019 (</w:t>
      </w:r>
      <w:r w:rsidR="00827754">
        <w:fldChar w:fldCharType="begin"/>
      </w:r>
      <w:r w:rsidR="00827754">
        <w:instrText xml:space="preserve"> REF _Ref103170147 \h </w:instrText>
      </w:r>
      <w:r w:rsidR="00827754">
        <w:fldChar w:fldCharType="separate"/>
      </w:r>
      <w:r w:rsidR="001A5B3B">
        <w:t xml:space="preserve">Table </w:t>
      </w:r>
      <w:r w:rsidR="001A5B3B">
        <w:rPr>
          <w:noProof/>
        </w:rPr>
        <w:t>7</w:t>
      </w:r>
      <w:r w:rsidR="00827754">
        <w:fldChar w:fldCharType="end"/>
      </w:r>
      <w:r>
        <w:t xml:space="preserve">). Similarly, in the Bogbean assemblage, cover abundance of native </w:t>
      </w:r>
      <w:commentRangeStart w:id="236"/>
      <w:del w:id="237" w:author="Gary" w:date="2022-11-14T17:13:00Z">
        <w:r w:rsidDel="00586EE4">
          <w:delText xml:space="preserve">keystone </w:delText>
        </w:r>
      </w:del>
      <w:commentRangeEnd w:id="236"/>
      <w:r w:rsidR="00586EE4">
        <w:rPr>
          <w:rStyle w:val="CommentReference"/>
        </w:rPr>
        <w:commentReference w:id="236"/>
      </w:r>
      <w:r>
        <w:t xml:space="preserve">species </w:t>
      </w:r>
      <w:r w:rsidR="00495EC1">
        <w:rPr>
          <w:i/>
        </w:rPr>
        <w:t>M.</w:t>
      </w:r>
      <w:r w:rsidR="00495EC1" w:rsidRPr="00AC2BE4">
        <w:rPr>
          <w:i/>
        </w:rPr>
        <w:t xml:space="preserve"> </w:t>
      </w:r>
      <w:r w:rsidRPr="00AC2BE4">
        <w:rPr>
          <w:i/>
        </w:rPr>
        <w:t>trifoliata</w:t>
      </w:r>
      <w:r>
        <w:t xml:space="preserve"> declined ~21% (50-75% mean cover) by 2019, while cover of exotic </w:t>
      </w:r>
      <w:r w:rsidRPr="00AC2BE4">
        <w:rPr>
          <w:i/>
        </w:rPr>
        <w:t>Mentha aquatica</w:t>
      </w:r>
      <w:r w:rsidR="00495EC1">
        <w:t xml:space="preserve"> L.</w:t>
      </w:r>
      <w:r>
        <w:t xml:space="preserve"> increased ~385% (~25-50% mean cover). </w:t>
      </w:r>
      <w:commentRangeStart w:id="238"/>
      <w:del w:id="239" w:author="Gary" w:date="2022-11-15T11:41:00Z">
        <w:r w:rsidDel="00132EDB">
          <w:delText>In summary,</w:delText>
        </w:r>
      </w:del>
      <w:del w:id="240" w:author="Gary" w:date="2022-11-15T11:45:00Z">
        <w:r w:rsidDel="00AE22A6">
          <w:delText xml:space="preserve"> while the dominant species are maintained, their cover abundance within each assemblage declin</w:delText>
        </w:r>
        <w:r w:rsidR="00C2455A" w:rsidDel="00AE22A6">
          <w:delText>ed</w:delText>
        </w:r>
        <w:r w:rsidDel="00AE22A6">
          <w:delText>.</w:delText>
        </w:r>
      </w:del>
      <w:del w:id="241" w:author="Gary" w:date="2022-11-15T11:46:00Z">
        <w:r w:rsidDel="00AE22A6">
          <w:delText xml:space="preserve"> Mor</w:delText>
        </w:r>
      </w:del>
      <w:del w:id="242" w:author="Gary" w:date="2022-11-15T11:47:00Z">
        <w:r w:rsidDel="00AE22A6">
          <w:delText>eover, some exotic species have increased substantially in cover abundance in the Fescue and Bogbean assemblages since the original</w:delText>
        </w:r>
        <w:r w:rsidR="009A5C36" w:rsidDel="00AE22A6">
          <w:delText xml:space="preserve"> 1979</w:delText>
        </w:r>
        <w:r w:rsidDel="00AE22A6">
          <w:delText xml:space="preserve"> survey</w:delText>
        </w:r>
        <w:r w:rsidR="002D727E" w:rsidDel="00AE22A6">
          <w:delText xml:space="preserve">. Increasing abundance of exotic species within each assemblage is likely driving the </w:delText>
        </w:r>
        <w:r w:rsidR="00464F00" w:rsidDel="00AE22A6">
          <w:delText>greater similarity with</w:delText>
        </w:r>
        <w:r w:rsidR="00C2455A" w:rsidDel="00AE22A6">
          <w:delText>in</w:delText>
        </w:r>
        <w:r w:rsidR="00464F00" w:rsidDel="00AE22A6">
          <w:delText xml:space="preserve"> assemblages (</w:delText>
        </w:r>
        <w:r w:rsidR="002D727E" w:rsidDel="00AE22A6">
          <w:delText>homogenization</w:delText>
        </w:r>
        <w:r w:rsidR="00464F00" w:rsidDel="00AE22A6">
          <w:delText>)</w:delText>
        </w:r>
        <w:r w:rsidR="002D727E" w:rsidDel="00AE22A6">
          <w:delText xml:space="preserve"> and</w:delText>
        </w:r>
        <w:r w:rsidR="00464F00" w:rsidDel="00AE22A6">
          <w:delText xml:space="preserve"> greater</w:delText>
        </w:r>
        <w:r w:rsidR="002D727E" w:rsidDel="00AE22A6">
          <w:delText xml:space="preserve"> dissimilarity between assemblages, as shown by cluster analysis</w:delText>
        </w:r>
        <w:r w:rsidR="00DD10A0" w:rsidDel="00AE22A6">
          <w:delText xml:space="preserve"> (</w:delText>
        </w:r>
        <w:r w:rsidR="00DD10A0" w:rsidDel="00AE22A6">
          <w:fldChar w:fldCharType="begin"/>
        </w:r>
        <w:r w:rsidR="00DD10A0" w:rsidDel="00AE22A6">
          <w:delInstrText xml:space="preserve"> REF _Ref94197029 \h </w:delInstrText>
        </w:r>
        <w:r w:rsidR="00DD10A0" w:rsidDel="00AE22A6">
          <w:fldChar w:fldCharType="separate"/>
        </w:r>
        <w:r w:rsidR="001A5B3B" w:rsidDel="00AE22A6">
          <w:delText xml:space="preserve">Figure </w:delText>
        </w:r>
        <w:r w:rsidR="001A5B3B" w:rsidDel="00AE22A6">
          <w:rPr>
            <w:noProof/>
          </w:rPr>
          <w:delText>2</w:delText>
        </w:r>
        <w:r w:rsidR="00DD10A0" w:rsidDel="00AE22A6">
          <w:fldChar w:fldCharType="end"/>
        </w:r>
        <w:r w:rsidR="00DD10A0" w:rsidDel="00AE22A6">
          <w:delText>)</w:delText>
        </w:r>
      </w:del>
      <w:r w:rsidR="002D727E">
        <w:t xml:space="preserve">. </w:t>
      </w:r>
      <w:r>
        <w:t xml:space="preserve"> </w:t>
      </w:r>
      <w:commentRangeEnd w:id="238"/>
      <w:r w:rsidR="00AE22A6">
        <w:rPr>
          <w:rStyle w:val="CommentReference"/>
        </w:rPr>
        <w:commentReference w:id="238"/>
      </w:r>
    </w:p>
    <w:p w14:paraId="4F3075E3" w14:textId="77777777" w:rsidR="00736096" w:rsidRDefault="00736096" w:rsidP="00E12966">
      <w:pPr>
        <w:ind w:firstLine="720"/>
      </w:pPr>
    </w:p>
    <w:p w14:paraId="146DAC27" w14:textId="4069F5DD" w:rsidR="00736096" w:rsidRPr="0022148A" w:rsidRDefault="00736096" w:rsidP="00736096">
      <w:pPr>
        <w:pStyle w:val="Caption"/>
        <w:rPr>
          <w:i w:val="0"/>
          <w:iCs w:val="0"/>
          <w:color w:val="auto"/>
          <w:sz w:val="22"/>
          <w:szCs w:val="22"/>
        </w:rPr>
      </w:pPr>
      <w:bookmarkStart w:id="243" w:name="_Ref118798677"/>
      <w:r>
        <w:t xml:space="preserve">Table </w:t>
      </w:r>
      <w:fldSimple w:instr=" SEQ Table \* ARABIC ">
        <w:r w:rsidR="001A5B3B">
          <w:rPr>
            <w:noProof/>
          </w:rPr>
          <w:t>1</w:t>
        </w:r>
      </w:fldSimple>
      <w:bookmarkEnd w:id="243"/>
      <w:r w:rsidRPr="00C2460B">
        <w:t xml:space="preserve"> </w:t>
      </w:r>
      <w:commentRangeStart w:id="244"/>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r w:rsidR="001A5B3B">
        <w:t xml:space="preserve">Table </w:t>
      </w:r>
      <w:r w:rsidR="001A5B3B">
        <w:rPr>
          <w:noProof/>
        </w:rPr>
        <w:t>5</w:t>
      </w:r>
      <w:r w:rsidR="00E37D78">
        <w:rPr>
          <w:rFonts w:ascii="Calibri" w:eastAsia="Calibri" w:hAnsi="Calibri" w:cs="Calibri"/>
          <w:iCs w:val="0"/>
          <w:color w:val="44546A"/>
        </w:rPr>
        <w:fldChar w:fldCharType="end"/>
      </w:r>
      <w:r>
        <w:rPr>
          <w:rFonts w:ascii="Calibri" w:eastAsia="Calibri" w:hAnsi="Calibri" w:cs="Calibri"/>
          <w:iCs w:val="0"/>
          <w:color w:val="44546A"/>
        </w:rPr>
        <w:t xml:space="preserve">) </w:t>
      </w:r>
      <w:commentRangeEnd w:id="244"/>
      <w:r w:rsidR="0014487C">
        <w:rPr>
          <w:rStyle w:val="CommentReference"/>
          <w:i w:val="0"/>
          <w:iCs w:val="0"/>
          <w:color w:val="auto"/>
        </w:rPr>
        <w:commentReference w:id="244"/>
      </w:r>
      <w:r>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736096" w:rsidRPr="00823843" w14:paraId="3FB2FF04" w14:textId="77777777" w:rsidTr="008E207B">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736096" w:rsidRPr="00823843" w14:paraId="69EBB35A" w14:textId="77777777" w:rsidTr="008E207B">
        <w:trPr>
          <w:trHeight w:val="290"/>
          <w:jc w:val="center"/>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9A0E6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rFonts w:ascii="Calibri" w:eastAsia="Times New Roman" w:hAnsi="Calibri" w:cs="Calibri"/>
                <w:color w:val="000000"/>
                <w:sz w:val="20"/>
                <w:szCs w:val="20"/>
              </w:rPr>
            </w:pPr>
            <w:commentRangeStart w:id="245"/>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commentRangeEnd w:id="245"/>
            <w:r w:rsidR="0014487C">
              <w:rPr>
                <w:rStyle w:val="CommentReference"/>
              </w:rPr>
              <w:commentReference w:id="245"/>
            </w:r>
          </w:p>
        </w:tc>
      </w:tr>
      <w:tr w:rsidR="00736096" w:rsidRPr="00823843" w14:paraId="7D636599"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736096" w:rsidRPr="00823843" w14:paraId="5870D3A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736096" w:rsidRPr="00823843" w14:paraId="6E5EEC53"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D28DFF4"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014C2A7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736096" w:rsidRPr="00823843" w14:paraId="5251DF43"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736096" w:rsidRPr="00823843" w14:paraId="3B79289F"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736096" w:rsidRPr="00823843" w14:paraId="4518F26B"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8DBF2F2"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1F9542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736096" w:rsidRPr="00823843" w14:paraId="6929BB8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736096" w:rsidRPr="00823843" w14:paraId="7F76D6CB"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736096" w:rsidRPr="00823843" w14:paraId="382991CD"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FCFBC15"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7668D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736096" w:rsidRPr="00823843" w14:paraId="6198756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736096" w:rsidRPr="00823843" w14:paraId="633ED73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0369DB19" w14:textId="3615D92E" w:rsidR="001A5B3B" w:rsidRDefault="001A5B3B" w:rsidP="001A5B3B">
      <w:pPr>
        <w:pStyle w:val="Caption"/>
        <w:keepNext/>
      </w:pPr>
      <w:bookmarkStart w:id="246" w:name="_Ref118798619"/>
      <w:r>
        <w:lastRenderedPageBreak/>
        <w:t xml:space="preserve">Table </w:t>
      </w:r>
      <w:fldSimple w:instr=" SEQ Table \* ARABIC ">
        <w:r>
          <w:rPr>
            <w:noProof/>
          </w:rPr>
          <w:t>2</w:t>
        </w:r>
      </w:fldSimple>
      <w:bookmarkEnd w:id="246"/>
      <w:r>
        <w:t xml:space="preserve">. </w:t>
      </w:r>
      <w:commentRangeStart w:id="247"/>
      <w:r>
        <w:t xml:space="preserve">Species significantly driving cluster groups (Euclidean distance) include the same dominant species in each assemblage type (Sedge by </w:t>
      </w:r>
      <w:r>
        <w:rPr>
          <w:i w:val="0"/>
        </w:rPr>
        <w:t>Carex lyngbyei</w:t>
      </w:r>
      <w:r>
        <w:t xml:space="preserve">, Fescue by </w:t>
      </w:r>
      <w:r>
        <w:rPr>
          <w:i w:val="0"/>
        </w:rPr>
        <w:t xml:space="preserve">Festuca </w:t>
      </w:r>
      <w:proofErr w:type="spellStart"/>
      <w:r>
        <w:rPr>
          <w:i w:val="0"/>
        </w:rPr>
        <w:t>arundinaceae</w:t>
      </w:r>
      <w:proofErr w:type="spellEnd"/>
      <w:r>
        <w:t xml:space="preserve">, Bogbean by </w:t>
      </w:r>
      <w:r>
        <w:rPr>
          <w:i w:val="0"/>
        </w:rPr>
        <w:t>Menyanthes trifoliata</w:t>
      </w:r>
      <w:r>
        <w:t>). Indicator species significantly defining the assemblage reported for p &lt; 0.05.</w:t>
      </w:r>
      <w:commentRangeEnd w:id="247"/>
      <w:r w:rsidR="003B4357">
        <w:rPr>
          <w:rStyle w:val="CommentReference"/>
          <w:i w:val="0"/>
          <w:iCs w:val="0"/>
          <w:color w:val="auto"/>
        </w:rPr>
        <w:commentReference w:id="247"/>
      </w:r>
      <w:r>
        <w:t xml:space="preserve">  </w:t>
      </w:r>
    </w:p>
    <w:tbl>
      <w:tblPr>
        <w:tblW w:w="11168" w:type="dxa"/>
        <w:tblInd w:w="-540" w:type="dxa"/>
        <w:tblLook w:val="04A0" w:firstRow="1" w:lastRow="0" w:firstColumn="1" w:lastColumn="0" w:noHBand="0" w:noVBand="1"/>
      </w:tblPr>
      <w:tblGrid>
        <w:gridCol w:w="1091"/>
        <w:gridCol w:w="2959"/>
        <w:gridCol w:w="1135"/>
        <w:gridCol w:w="300"/>
        <w:gridCol w:w="2189"/>
        <w:gridCol w:w="774"/>
        <w:gridCol w:w="300"/>
        <w:gridCol w:w="2007"/>
        <w:gridCol w:w="774"/>
      </w:tblGrid>
      <w:tr w:rsidR="001A5B3B" w:rsidRPr="00767D63" w14:paraId="15A31CB8" w14:textId="77777777" w:rsidTr="00773068">
        <w:trPr>
          <w:trHeight w:val="260"/>
        </w:trPr>
        <w:tc>
          <w:tcPr>
            <w:tcW w:w="1091" w:type="dxa"/>
            <w:tcBorders>
              <w:top w:val="nil"/>
              <w:left w:val="nil"/>
              <w:bottom w:val="single" w:sz="4" w:space="0" w:color="auto"/>
              <w:right w:val="nil"/>
            </w:tcBorders>
            <w:shd w:val="clear" w:color="auto" w:fill="auto"/>
            <w:noWrap/>
            <w:vAlign w:val="bottom"/>
            <w:hideMark/>
          </w:tcPr>
          <w:p w14:paraId="0F070B1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733" w:type="dxa"/>
            <w:gridSpan w:val="2"/>
            <w:tcBorders>
              <w:top w:val="single" w:sz="4" w:space="0" w:color="auto"/>
              <w:left w:val="nil"/>
              <w:bottom w:val="single" w:sz="4" w:space="0" w:color="auto"/>
              <w:right w:val="nil"/>
            </w:tcBorders>
            <w:shd w:val="clear" w:color="auto" w:fill="auto"/>
            <w:noWrap/>
            <w:vAlign w:val="bottom"/>
            <w:hideMark/>
          </w:tcPr>
          <w:p w14:paraId="1C40AC33"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781AE143"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p>
        </w:tc>
        <w:tc>
          <w:tcPr>
            <w:tcW w:w="2963" w:type="dxa"/>
            <w:gridSpan w:val="2"/>
            <w:tcBorders>
              <w:top w:val="single" w:sz="4" w:space="0" w:color="auto"/>
              <w:left w:val="nil"/>
              <w:bottom w:val="single" w:sz="4" w:space="0" w:color="auto"/>
              <w:right w:val="nil"/>
            </w:tcBorders>
            <w:shd w:val="clear" w:color="auto" w:fill="auto"/>
            <w:noWrap/>
            <w:vAlign w:val="bottom"/>
            <w:hideMark/>
          </w:tcPr>
          <w:p w14:paraId="3A40C525"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61D7F561"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p>
        </w:tc>
        <w:tc>
          <w:tcPr>
            <w:tcW w:w="2781" w:type="dxa"/>
            <w:gridSpan w:val="2"/>
            <w:tcBorders>
              <w:top w:val="single" w:sz="4" w:space="0" w:color="auto"/>
              <w:left w:val="nil"/>
              <w:bottom w:val="single" w:sz="4" w:space="0" w:color="auto"/>
              <w:right w:val="nil"/>
            </w:tcBorders>
            <w:shd w:val="clear" w:color="auto" w:fill="auto"/>
            <w:noWrap/>
            <w:vAlign w:val="bottom"/>
            <w:hideMark/>
          </w:tcPr>
          <w:p w14:paraId="34ED7B62" w14:textId="77777777" w:rsidR="001A5B3B" w:rsidRPr="00767D63" w:rsidRDefault="001A5B3B" w:rsidP="00DA2374">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2019</w:t>
            </w:r>
          </w:p>
        </w:tc>
      </w:tr>
      <w:tr w:rsidR="001A5B3B" w:rsidRPr="00767D63" w14:paraId="4D0A0FE9" w14:textId="77777777" w:rsidTr="00773068">
        <w:trPr>
          <w:trHeight w:val="780"/>
        </w:trPr>
        <w:tc>
          <w:tcPr>
            <w:tcW w:w="1091" w:type="dxa"/>
            <w:tcBorders>
              <w:top w:val="nil"/>
              <w:left w:val="nil"/>
              <w:bottom w:val="single" w:sz="4" w:space="0" w:color="auto"/>
              <w:right w:val="nil"/>
            </w:tcBorders>
            <w:shd w:val="clear" w:color="auto" w:fill="auto"/>
            <w:vAlign w:val="center"/>
            <w:hideMark/>
          </w:tcPr>
          <w:p w14:paraId="2D91889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Cluster Group Name</w:t>
            </w:r>
          </w:p>
        </w:tc>
        <w:tc>
          <w:tcPr>
            <w:tcW w:w="2959" w:type="dxa"/>
            <w:tcBorders>
              <w:top w:val="nil"/>
              <w:left w:val="nil"/>
              <w:bottom w:val="single" w:sz="4" w:space="0" w:color="auto"/>
              <w:right w:val="nil"/>
            </w:tcBorders>
            <w:shd w:val="clear" w:color="auto" w:fill="auto"/>
            <w:noWrap/>
            <w:vAlign w:val="center"/>
            <w:hideMark/>
          </w:tcPr>
          <w:p w14:paraId="43313F0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534CB2C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073936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EB7E3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6156A22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5396C02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59557A4B"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774" w:type="dxa"/>
            <w:tcBorders>
              <w:top w:val="nil"/>
              <w:left w:val="nil"/>
              <w:bottom w:val="single" w:sz="4" w:space="0" w:color="auto"/>
              <w:right w:val="nil"/>
            </w:tcBorders>
            <w:shd w:val="clear" w:color="auto" w:fill="auto"/>
            <w:noWrap/>
            <w:vAlign w:val="center"/>
            <w:hideMark/>
          </w:tcPr>
          <w:p w14:paraId="3F4173F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r>
      <w:tr w:rsidR="001A5B3B" w:rsidRPr="00767D63" w14:paraId="64374345" w14:textId="77777777" w:rsidTr="00773068">
        <w:trPr>
          <w:trHeight w:val="270"/>
        </w:trPr>
        <w:tc>
          <w:tcPr>
            <w:tcW w:w="1091" w:type="dxa"/>
            <w:tcBorders>
              <w:top w:val="nil"/>
              <w:left w:val="nil"/>
              <w:bottom w:val="nil"/>
              <w:right w:val="nil"/>
            </w:tcBorders>
            <w:shd w:val="clear" w:color="auto" w:fill="auto"/>
            <w:vAlign w:val="bottom"/>
            <w:hideMark/>
          </w:tcPr>
          <w:p w14:paraId="1611474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FE8E66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4DCF02B"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AF64BCD"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5C701C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9C883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2253AF"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DF15922"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EF55128"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3DF22FA1"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71CA2C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"Sedge"</w:t>
            </w:r>
          </w:p>
        </w:tc>
        <w:tc>
          <w:tcPr>
            <w:tcW w:w="2959" w:type="dxa"/>
            <w:tcBorders>
              <w:top w:val="single" w:sz="8" w:space="0" w:color="auto"/>
              <w:left w:val="nil"/>
              <w:bottom w:val="nil"/>
              <w:right w:val="nil"/>
            </w:tcBorders>
            <w:shd w:val="clear" w:color="auto" w:fill="auto"/>
            <w:noWrap/>
            <w:vAlign w:val="bottom"/>
            <w:hideMark/>
          </w:tcPr>
          <w:p w14:paraId="609E928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nil"/>
              <w:right w:val="nil"/>
            </w:tcBorders>
            <w:shd w:val="clear" w:color="auto" w:fill="auto"/>
            <w:noWrap/>
            <w:vAlign w:val="bottom"/>
            <w:hideMark/>
          </w:tcPr>
          <w:p w14:paraId="3E6808C7" w14:textId="77777777" w:rsidR="001A5B3B" w:rsidRPr="00767D63" w:rsidRDefault="001A5B3B" w:rsidP="00DA2374">
            <w:pPr>
              <w:spacing w:after="0" w:line="240" w:lineRule="auto"/>
              <w:jc w:val="center"/>
              <w:rPr>
                <w:rFonts w:ascii="Calibri" w:eastAsia="Times New Roman" w:hAnsi="Calibri" w:cs="Calibri"/>
                <w:color w:val="000000"/>
                <w:sz w:val="20"/>
                <w:szCs w:val="20"/>
              </w:rPr>
            </w:pPr>
            <w:commentRangeStart w:id="248"/>
            <w:r w:rsidRPr="00767D63">
              <w:rPr>
                <w:rFonts w:ascii="Calibri" w:eastAsia="Times New Roman" w:hAnsi="Calibri" w:cs="Calibri"/>
                <w:color w:val="000000"/>
                <w:sz w:val="20"/>
                <w:szCs w:val="20"/>
              </w:rPr>
              <w:t>0.0001</w:t>
            </w:r>
            <w:commentRangeEnd w:id="248"/>
            <w:r w:rsidR="001A1943">
              <w:rPr>
                <w:rStyle w:val="CommentReference"/>
              </w:rPr>
              <w:commentReference w:id="248"/>
            </w:r>
          </w:p>
        </w:tc>
        <w:tc>
          <w:tcPr>
            <w:tcW w:w="300" w:type="dxa"/>
            <w:tcBorders>
              <w:top w:val="single" w:sz="8" w:space="0" w:color="auto"/>
              <w:left w:val="nil"/>
              <w:bottom w:val="nil"/>
              <w:right w:val="nil"/>
            </w:tcBorders>
            <w:shd w:val="clear" w:color="auto" w:fill="auto"/>
            <w:noWrap/>
            <w:vAlign w:val="bottom"/>
            <w:hideMark/>
          </w:tcPr>
          <w:p w14:paraId="38259BE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5DBA09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nil"/>
              <w:right w:val="nil"/>
            </w:tcBorders>
            <w:shd w:val="clear" w:color="auto" w:fill="auto"/>
            <w:noWrap/>
            <w:vAlign w:val="bottom"/>
            <w:hideMark/>
          </w:tcPr>
          <w:p w14:paraId="25ABFA3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1AA455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0C336AD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14:paraId="2B963EC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4F3D27E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0F1A1233"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638F8C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Sagittaria latifolia</w:t>
            </w:r>
          </w:p>
        </w:tc>
        <w:tc>
          <w:tcPr>
            <w:tcW w:w="774" w:type="dxa"/>
            <w:tcBorders>
              <w:top w:val="single" w:sz="4" w:space="0" w:color="auto"/>
              <w:left w:val="nil"/>
              <w:bottom w:val="single" w:sz="4" w:space="0" w:color="auto"/>
              <w:right w:val="nil"/>
            </w:tcBorders>
            <w:shd w:val="clear" w:color="auto" w:fill="auto"/>
            <w:noWrap/>
            <w:vAlign w:val="bottom"/>
            <w:hideMark/>
          </w:tcPr>
          <w:p w14:paraId="02ACEAB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3EB57B92"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3526B01"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Impatiens capensis</w:t>
            </w:r>
          </w:p>
        </w:tc>
        <w:tc>
          <w:tcPr>
            <w:tcW w:w="774" w:type="dxa"/>
            <w:tcBorders>
              <w:top w:val="nil"/>
              <w:left w:val="nil"/>
              <w:bottom w:val="nil"/>
              <w:right w:val="nil"/>
            </w:tcBorders>
            <w:shd w:val="clear" w:color="auto" w:fill="auto"/>
            <w:noWrap/>
            <w:vAlign w:val="bottom"/>
            <w:hideMark/>
          </w:tcPr>
          <w:p w14:paraId="1BDFE37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0.0147</w:t>
            </w:r>
          </w:p>
        </w:tc>
        <w:tc>
          <w:tcPr>
            <w:tcW w:w="300" w:type="dxa"/>
            <w:tcBorders>
              <w:top w:val="nil"/>
              <w:left w:val="nil"/>
              <w:bottom w:val="nil"/>
              <w:right w:val="nil"/>
            </w:tcBorders>
            <w:shd w:val="clear" w:color="auto" w:fill="auto"/>
            <w:noWrap/>
            <w:vAlign w:val="bottom"/>
            <w:hideMark/>
          </w:tcPr>
          <w:p w14:paraId="7726783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9DDC47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BC7135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71A51DCF"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783181B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E4B3D4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Schoenoplectus tabernaemontani</w:t>
            </w:r>
          </w:p>
        </w:tc>
        <w:tc>
          <w:tcPr>
            <w:tcW w:w="774" w:type="dxa"/>
            <w:tcBorders>
              <w:top w:val="nil"/>
              <w:left w:val="nil"/>
              <w:bottom w:val="single" w:sz="8" w:space="0" w:color="auto"/>
              <w:right w:val="nil"/>
            </w:tcBorders>
            <w:shd w:val="clear" w:color="auto" w:fill="auto"/>
            <w:noWrap/>
            <w:vAlign w:val="bottom"/>
            <w:hideMark/>
          </w:tcPr>
          <w:p w14:paraId="477A8BF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0.0004</w:t>
            </w:r>
          </w:p>
        </w:tc>
        <w:tc>
          <w:tcPr>
            <w:tcW w:w="300" w:type="dxa"/>
            <w:tcBorders>
              <w:top w:val="nil"/>
              <w:left w:val="nil"/>
              <w:bottom w:val="single" w:sz="8" w:space="0" w:color="auto"/>
              <w:right w:val="nil"/>
            </w:tcBorders>
            <w:shd w:val="clear" w:color="auto" w:fill="auto"/>
            <w:noWrap/>
            <w:vAlign w:val="bottom"/>
            <w:hideMark/>
          </w:tcPr>
          <w:p w14:paraId="43581490"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519BAFF"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6727849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72160797"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522E264A"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4F7FB73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209FB12A" w14:textId="77777777" w:rsidTr="00773068">
        <w:trPr>
          <w:trHeight w:val="270"/>
        </w:trPr>
        <w:tc>
          <w:tcPr>
            <w:tcW w:w="1091" w:type="dxa"/>
            <w:tcBorders>
              <w:top w:val="nil"/>
              <w:left w:val="nil"/>
              <w:bottom w:val="nil"/>
              <w:right w:val="nil"/>
            </w:tcBorders>
            <w:shd w:val="clear" w:color="auto" w:fill="auto"/>
            <w:vAlign w:val="bottom"/>
            <w:hideMark/>
          </w:tcPr>
          <w:p w14:paraId="6675840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558290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22A31B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C1A98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B913912"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D4734A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FBB4DE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FA82D9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EB0807"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1AE519D8"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95C49B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"Fescue"</w:t>
            </w:r>
          </w:p>
        </w:tc>
        <w:tc>
          <w:tcPr>
            <w:tcW w:w="2959" w:type="dxa"/>
            <w:tcBorders>
              <w:top w:val="single" w:sz="8" w:space="0" w:color="auto"/>
              <w:left w:val="nil"/>
              <w:bottom w:val="nil"/>
              <w:right w:val="nil"/>
            </w:tcBorders>
            <w:shd w:val="clear" w:color="auto" w:fill="auto"/>
            <w:noWrap/>
            <w:vAlign w:val="bottom"/>
            <w:hideMark/>
          </w:tcPr>
          <w:p w14:paraId="5484A07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xml:space="preserve">Festuca </w:t>
            </w:r>
            <w:proofErr w:type="spellStart"/>
            <w:r w:rsidRPr="00767D63">
              <w:rPr>
                <w:rFonts w:ascii="Calibri" w:eastAsia="Times New Roman" w:hAnsi="Calibri" w:cs="Calibri"/>
                <w:i/>
                <w:iCs/>
                <w:color w:val="000000"/>
                <w:sz w:val="20"/>
                <w:szCs w:val="20"/>
              </w:rPr>
              <w:t>arundinaceae</w:t>
            </w:r>
            <w:proofErr w:type="spellEnd"/>
          </w:p>
        </w:tc>
        <w:tc>
          <w:tcPr>
            <w:tcW w:w="774" w:type="dxa"/>
            <w:tcBorders>
              <w:top w:val="single" w:sz="8" w:space="0" w:color="auto"/>
              <w:left w:val="nil"/>
              <w:bottom w:val="nil"/>
              <w:right w:val="nil"/>
            </w:tcBorders>
            <w:shd w:val="clear" w:color="auto" w:fill="auto"/>
            <w:noWrap/>
            <w:vAlign w:val="bottom"/>
            <w:hideMark/>
          </w:tcPr>
          <w:p w14:paraId="7F0CA46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30D20C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49B0104B"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Poa palustris</w:t>
            </w:r>
          </w:p>
        </w:tc>
        <w:tc>
          <w:tcPr>
            <w:tcW w:w="774" w:type="dxa"/>
            <w:tcBorders>
              <w:top w:val="single" w:sz="8" w:space="0" w:color="auto"/>
              <w:left w:val="nil"/>
              <w:bottom w:val="nil"/>
              <w:right w:val="nil"/>
            </w:tcBorders>
            <w:shd w:val="clear" w:color="auto" w:fill="auto"/>
            <w:noWrap/>
            <w:vAlign w:val="bottom"/>
            <w:hideMark/>
          </w:tcPr>
          <w:p w14:paraId="026DF37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F215353"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C867B1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xml:space="preserve">Phalaris </w:t>
            </w:r>
            <w:proofErr w:type="spellStart"/>
            <w:r w:rsidRPr="00767D63">
              <w:rPr>
                <w:rFonts w:ascii="Calibri" w:eastAsia="Times New Roman" w:hAnsi="Calibri" w:cs="Calibri"/>
                <w:i/>
                <w:iCs/>
                <w:color w:val="000000"/>
                <w:sz w:val="20"/>
                <w:szCs w:val="20"/>
              </w:rPr>
              <w:t>arundinaceae</w:t>
            </w:r>
            <w:proofErr w:type="spellEnd"/>
          </w:p>
        </w:tc>
        <w:tc>
          <w:tcPr>
            <w:tcW w:w="774" w:type="dxa"/>
            <w:tcBorders>
              <w:top w:val="single" w:sz="8" w:space="0" w:color="auto"/>
              <w:left w:val="nil"/>
              <w:bottom w:val="nil"/>
              <w:right w:val="single" w:sz="8" w:space="0" w:color="auto"/>
            </w:tcBorders>
            <w:shd w:val="clear" w:color="auto" w:fill="auto"/>
            <w:noWrap/>
            <w:vAlign w:val="bottom"/>
            <w:hideMark/>
          </w:tcPr>
          <w:p w14:paraId="5E2DB77D"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55FC8613"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621D285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3A28122"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Salix lasiandra</w:t>
            </w:r>
          </w:p>
        </w:tc>
        <w:tc>
          <w:tcPr>
            <w:tcW w:w="774" w:type="dxa"/>
            <w:tcBorders>
              <w:top w:val="single" w:sz="4" w:space="0" w:color="auto"/>
              <w:left w:val="nil"/>
              <w:bottom w:val="single" w:sz="4" w:space="0" w:color="auto"/>
              <w:right w:val="nil"/>
            </w:tcBorders>
            <w:shd w:val="clear" w:color="auto" w:fill="auto"/>
            <w:noWrap/>
            <w:vAlign w:val="bottom"/>
            <w:hideMark/>
          </w:tcPr>
          <w:p w14:paraId="5C40A6C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374C022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9FC744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xml:space="preserve">Festuca </w:t>
            </w:r>
            <w:proofErr w:type="spellStart"/>
            <w:r w:rsidRPr="00767D63">
              <w:rPr>
                <w:rFonts w:ascii="Calibri" w:eastAsia="Times New Roman" w:hAnsi="Calibri" w:cs="Calibri"/>
                <w:i/>
                <w:iCs/>
                <w:color w:val="000000"/>
                <w:sz w:val="20"/>
                <w:szCs w:val="20"/>
              </w:rPr>
              <w:t>arundinaceae</w:t>
            </w:r>
            <w:proofErr w:type="spellEnd"/>
          </w:p>
        </w:tc>
        <w:tc>
          <w:tcPr>
            <w:tcW w:w="774" w:type="dxa"/>
            <w:tcBorders>
              <w:top w:val="single" w:sz="4" w:space="0" w:color="auto"/>
              <w:left w:val="nil"/>
              <w:bottom w:val="single" w:sz="4" w:space="0" w:color="auto"/>
              <w:right w:val="nil"/>
            </w:tcBorders>
            <w:shd w:val="clear" w:color="auto" w:fill="auto"/>
            <w:noWrap/>
            <w:vAlign w:val="bottom"/>
            <w:hideMark/>
          </w:tcPr>
          <w:p w14:paraId="6505B24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c>
          <w:tcPr>
            <w:tcW w:w="300" w:type="dxa"/>
            <w:tcBorders>
              <w:top w:val="nil"/>
              <w:left w:val="nil"/>
              <w:bottom w:val="nil"/>
              <w:right w:val="nil"/>
            </w:tcBorders>
            <w:shd w:val="clear" w:color="auto" w:fill="auto"/>
            <w:noWrap/>
            <w:vAlign w:val="bottom"/>
            <w:hideMark/>
          </w:tcPr>
          <w:p w14:paraId="2694B8E4"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3285C2AB"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xml:space="preserve">Festuca </w:t>
            </w:r>
            <w:proofErr w:type="spellStart"/>
            <w:r w:rsidRPr="00767D63">
              <w:rPr>
                <w:rFonts w:ascii="Calibri" w:eastAsia="Times New Roman" w:hAnsi="Calibri" w:cs="Calibri"/>
                <w:i/>
                <w:iCs/>
                <w:color w:val="000000"/>
                <w:sz w:val="20"/>
                <w:szCs w:val="20"/>
              </w:rPr>
              <w:t>arundinaceae</w:t>
            </w:r>
            <w:proofErr w:type="spellEnd"/>
          </w:p>
        </w:tc>
        <w:tc>
          <w:tcPr>
            <w:tcW w:w="774" w:type="dxa"/>
            <w:tcBorders>
              <w:top w:val="single" w:sz="4" w:space="0" w:color="auto"/>
              <w:left w:val="nil"/>
              <w:bottom w:val="nil"/>
              <w:right w:val="single" w:sz="8" w:space="0" w:color="auto"/>
            </w:tcBorders>
            <w:shd w:val="clear" w:color="auto" w:fill="auto"/>
            <w:noWrap/>
            <w:vAlign w:val="bottom"/>
            <w:hideMark/>
          </w:tcPr>
          <w:p w14:paraId="5089EAAB"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71A16BEE"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3B06C9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425643"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palustre</w:t>
            </w:r>
          </w:p>
        </w:tc>
        <w:tc>
          <w:tcPr>
            <w:tcW w:w="774" w:type="dxa"/>
            <w:tcBorders>
              <w:top w:val="nil"/>
              <w:left w:val="nil"/>
              <w:bottom w:val="nil"/>
              <w:right w:val="nil"/>
            </w:tcBorders>
            <w:shd w:val="clear" w:color="auto" w:fill="auto"/>
            <w:noWrap/>
            <w:vAlign w:val="bottom"/>
            <w:hideMark/>
          </w:tcPr>
          <w:p w14:paraId="35F422C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1E70F58"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844A81E"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Trifolium wormskioldii</w:t>
            </w:r>
          </w:p>
        </w:tc>
        <w:tc>
          <w:tcPr>
            <w:tcW w:w="774" w:type="dxa"/>
            <w:tcBorders>
              <w:top w:val="nil"/>
              <w:left w:val="nil"/>
              <w:bottom w:val="nil"/>
              <w:right w:val="nil"/>
            </w:tcBorders>
            <w:shd w:val="clear" w:color="auto" w:fill="auto"/>
            <w:noWrap/>
            <w:vAlign w:val="bottom"/>
            <w:hideMark/>
          </w:tcPr>
          <w:p w14:paraId="0CF2583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0.0014</w:t>
            </w:r>
          </w:p>
        </w:tc>
        <w:tc>
          <w:tcPr>
            <w:tcW w:w="300" w:type="dxa"/>
            <w:tcBorders>
              <w:top w:val="nil"/>
              <w:left w:val="nil"/>
              <w:bottom w:val="nil"/>
              <w:right w:val="nil"/>
            </w:tcBorders>
            <w:shd w:val="clear" w:color="auto" w:fill="auto"/>
            <w:noWrap/>
            <w:vAlign w:val="bottom"/>
            <w:hideMark/>
          </w:tcPr>
          <w:p w14:paraId="482E5313"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435E2B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1248102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0.0127</w:t>
            </w:r>
          </w:p>
        </w:tc>
      </w:tr>
      <w:tr w:rsidR="001A5B3B" w:rsidRPr="00767D63" w14:paraId="40D3BC1F"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8B684A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D0B791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Lathyrus palustris</w:t>
            </w:r>
          </w:p>
        </w:tc>
        <w:tc>
          <w:tcPr>
            <w:tcW w:w="774" w:type="dxa"/>
            <w:tcBorders>
              <w:top w:val="single" w:sz="4" w:space="0" w:color="auto"/>
              <w:left w:val="nil"/>
              <w:bottom w:val="single" w:sz="4" w:space="0" w:color="auto"/>
              <w:right w:val="nil"/>
            </w:tcBorders>
            <w:shd w:val="clear" w:color="auto" w:fill="auto"/>
            <w:noWrap/>
            <w:vAlign w:val="bottom"/>
            <w:hideMark/>
          </w:tcPr>
          <w:p w14:paraId="6C316EA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F6FBE7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CEB7A95"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774" w:type="dxa"/>
            <w:tcBorders>
              <w:top w:val="single" w:sz="4" w:space="0" w:color="auto"/>
              <w:left w:val="nil"/>
              <w:bottom w:val="single" w:sz="4" w:space="0" w:color="auto"/>
              <w:right w:val="nil"/>
            </w:tcBorders>
            <w:shd w:val="clear" w:color="auto" w:fill="auto"/>
            <w:noWrap/>
            <w:vAlign w:val="bottom"/>
            <w:hideMark/>
          </w:tcPr>
          <w:p w14:paraId="30CA704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0.0044</w:t>
            </w:r>
          </w:p>
        </w:tc>
        <w:tc>
          <w:tcPr>
            <w:tcW w:w="300" w:type="dxa"/>
            <w:tcBorders>
              <w:top w:val="nil"/>
              <w:left w:val="nil"/>
              <w:bottom w:val="nil"/>
              <w:right w:val="nil"/>
            </w:tcBorders>
            <w:shd w:val="clear" w:color="auto" w:fill="auto"/>
            <w:noWrap/>
            <w:vAlign w:val="bottom"/>
            <w:hideMark/>
          </w:tcPr>
          <w:p w14:paraId="614359CB"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FD8AB71"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636011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08D3671E"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15E4CE07"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5C0911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Sidalcea hendersonii</w:t>
            </w:r>
          </w:p>
        </w:tc>
        <w:tc>
          <w:tcPr>
            <w:tcW w:w="774" w:type="dxa"/>
            <w:tcBorders>
              <w:top w:val="nil"/>
              <w:left w:val="nil"/>
              <w:bottom w:val="nil"/>
              <w:right w:val="nil"/>
            </w:tcBorders>
            <w:shd w:val="clear" w:color="auto" w:fill="auto"/>
            <w:noWrap/>
            <w:vAlign w:val="bottom"/>
            <w:hideMark/>
          </w:tcPr>
          <w:p w14:paraId="478A58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0.0058</w:t>
            </w:r>
          </w:p>
        </w:tc>
        <w:tc>
          <w:tcPr>
            <w:tcW w:w="300" w:type="dxa"/>
            <w:tcBorders>
              <w:top w:val="nil"/>
              <w:left w:val="nil"/>
              <w:bottom w:val="nil"/>
              <w:right w:val="nil"/>
            </w:tcBorders>
            <w:shd w:val="clear" w:color="auto" w:fill="auto"/>
            <w:noWrap/>
            <w:vAlign w:val="bottom"/>
            <w:hideMark/>
          </w:tcPr>
          <w:p w14:paraId="215FBB05"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0966450"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5493456D"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DB43E2"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C8146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24C3DBC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60BA0E9B"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3127AD1C"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A28E263"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Hordeum brachyantherum</w:t>
            </w:r>
          </w:p>
        </w:tc>
        <w:tc>
          <w:tcPr>
            <w:tcW w:w="774" w:type="dxa"/>
            <w:tcBorders>
              <w:top w:val="single" w:sz="4" w:space="0" w:color="auto"/>
              <w:left w:val="nil"/>
              <w:bottom w:val="single" w:sz="4" w:space="0" w:color="auto"/>
              <w:right w:val="nil"/>
            </w:tcBorders>
            <w:shd w:val="clear" w:color="auto" w:fill="auto"/>
            <w:noWrap/>
            <w:vAlign w:val="bottom"/>
            <w:hideMark/>
          </w:tcPr>
          <w:p w14:paraId="6D81DA4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0.0157</w:t>
            </w:r>
          </w:p>
        </w:tc>
        <w:tc>
          <w:tcPr>
            <w:tcW w:w="300" w:type="dxa"/>
            <w:tcBorders>
              <w:top w:val="nil"/>
              <w:left w:val="nil"/>
              <w:bottom w:val="nil"/>
              <w:right w:val="nil"/>
            </w:tcBorders>
            <w:shd w:val="clear" w:color="auto" w:fill="auto"/>
            <w:noWrap/>
            <w:vAlign w:val="bottom"/>
            <w:hideMark/>
          </w:tcPr>
          <w:p w14:paraId="29A0190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DEE15B5"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C3C8F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F01DAFD"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53AF048"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0120C1D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2FA24047"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5CCF298C"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279D1FA"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774" w:type="dxa"/>
            <w:tcBorders>
              <w:top w:val="nil"/>
              <w:left w:val="nil"/>
              <w:bottom w:val="single" w:sz="8" w:space="0" w:color="auto"/>
              <w:right w:val="nil"/>
            </w:tcBorders>
            <w:shd w:val="clear" w:color="auto" w:fill="auto"/>
            <w:noWrap/>
            <w:vAlign w:val="bottom"/>
            <w:hideMark/>
          </w:tcPr>
          <w:p w14:paraId="66792FC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0.0455</w:t>
            </w:r>
          </w:p>
        </w:tc>
        <w:tc>
          <w:tcPr>
            <w:tcW w:w="300" w:type="dxa"/>
            <w:tcBorders>
              <w:top w:val="nil"/>
              <w:left w:val="nil"/>
              <w:bottom w:val="single" w:sz="8" w:space="0" w:color="auto"/>
              <w:right w:val="nil"/>
            </w:tcBorders>
            <w:shd w:val="clear" w:color="auto" w:fill="auto"/>
            <w:noWrap/>
            <w:vAlign w:val="bottom"/>
            <w:hideMark/>
          </w:tcPr>
          <w:p w14:paraId="522B85FE"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6AC035C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6ADC8263"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28830168"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4D9CCEC"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729740E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53E41512" w14:textId="77777777" w:rsidTr="00773068">
        <w:trPr>
          <w:trHeight w:val="270"/>
        </w:trPr>
        <w:tc>
          <w:tcPr>
            <w:tcW w:w="1091" w:type="dxa"/>
            <w:tcBorders>
              <w:top w:val="nil"/>
              <w:left w:val="nil"/>
              <w:bottom w:val="nil"/>
              <w:right w:val="nil"/>
            </w:tcBorders>
            <w:shd w:val="clear" w:color="auto" w:fill="auto"/>
            <w:vAlign w:val="bottom"/>
            <w:hideMark/>
          </w:tcPr>
          <w:p w14:paraId="7E88B39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D5E92DA"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0349DB9"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938498"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29283"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0DCB768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18E985E"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7835FF"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2CBC6E66" w14:textId="77777777" w:rsidR="001A5B3B" w:rsidRPr="00767D63" w:rsidRDefault="001A5B3B" w:rsidP="00DA2374">
            <w:pPr>
              <w:spacing w:after="0" w:line="240" w:lineRule="auto"/>
              <w:rPr>
                <w:rFonts w:ascii="Times New Roman" w:eastAsia="Times New Roman" w:hAnsi="Times New Roman" w:cs="Times New Roman"/>
                <w:sz w:val="20"/>
                <w:szCs w:val="20"/>
              </w:rPr>
            </w:pPr>
          </w:p>
        </w:tc>
      </w:tr>
      <w:tr w:rsidR="001A5B3B" w:rsidRPr="00767D63" w14:paraId="0AAF7E4D" w14:textId="77777777" w:rsidTr="00773068">
        <w:trPr>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7009417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"Bogbean"</w:t>
            </w:r>
          </w:p>
        </w:tc>
        <w:tc>
          <w:tcPr>
            <w:tcW w:w="2959" w:type="dxa"/>
            <w:tcBorders>
              <w:top w:val="single" w:sz="8" w:space="0" w:color="auto"/>
              <w:left w:val="nil"/>
              <w:bottom w:val="nil"/>
              <w:right w:val="nil"/>
            </w:tcBorders>
            <w:shd w:val="clear" w:color="auto" w:fill="auto"/>
            <w:noWrap/>
            <w:vAlign w:val="bottom"/>
            <w:hideMark/>
          </w:tcPr>
          <w:p w14:paraId="2E211141"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8" w:space="0" w:color="auto"/>
              <w:left w:val="nil"/>
              <w:bottom w:val="nil"/>
              <w:right w:val="nil"/>
            </w:tcBorders>
            <w:shd w:val="clear" w:color="auto" w:fill="auto"/>
            <w:noWrap/>
            <w:vAlign w:val="bottom"/>
            <w:hideMark/>
          </w:tcPr>
          <w:p w14:paraId="459FA5E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18AB9C95"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0AA2AC91"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774" w:type="dxa"/>
            <w:tcBorders>
              <w:top w:val="single" w:sz="8" w:space="0" w:color="auto"/>
              <w:left w:val="nil"/>
              <w:bottom w:val="nil"/>
              <w:right w:val="nil"/>
            </w:tcBorders>
            <w:shd w:val="clear" w:color="auto" w:fill="auto"/>
            <w:noWrap/>
            <w:vAlign w:val="bottom"/>
            <w:hideMark/>
          </w:tcPr>
          <w:p w14:paraId="1DC2DF24"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7F71ED9"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3E676291"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8" w:space="0" w:color="auto"/>
              <w:left w:val="nil"/>
              <w:bottom w:val="nil"/>
              <w:right w:val="single" w:sz="8" w:space="0" w:color="auto"/>
            </w:tcBorders>
            <w:shd w:val="clear" w:color="auto" w:fill="auto"/>
            <w:noWrap/>
            <w:vAlign w:val="bottom"/>
            <w:hideMark/>
          </w:tcPr>
          <w:p w14:paraId="1F3D388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41B4E919"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098CF3D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F743F58"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Myosotis scorpioides</w:t>
            </w:r>
          </w:p>
        </w:tc>
        <w:tc>
          <w:tcPr>
            <w:tcW w:w="774" w:type="dxa"/>
            <w:tcBorders>
              <w:top w:val="single" w:sz="4" w:space="0" w:color="auto"/>
              <w:left w:val="nil"/>
              <w:bottom w:val="single" w:sz="4" w:space="0" w:color="auto"/>
              <w:right w:val="nil"/>
            </w:tcBorders>
            <w:shd w:val="clear" w:color="auto" w:fill="auto"/>
            <w:noWrap/>
            <w:vAlign w:val="bottom"/>
            <w:hideMark/>
          </w:tcPr>
          <w:p w14:paraId="29AF1FE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E67FABF"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60B47B4"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774" w:type="dxa"/>
            <w:tcBorders>
              <w:top w:val="single" w:sz="4" w:space="0" w:color="auto"/>
              <w:left w:val="nil"/>
              <w:bottom w:val="single" w:sz="4" w:space="0" w:color="auto"/>
              <w:right w:val="nil"/>
            </w:tcBorders>
            <w:shd w:val="clear" w:color="auto" w:fill="auto"/>
            <w:noWrap/>
            <w:vAlign w:val="bottom"/>
            <w:hideMark/>
          </w:tcPr>
          <w:p w14:paraId="69CAA7D1"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E94FE8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4F64A34"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078984B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179729D1"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45F39A6"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4337FC7"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774" w:type="dxa"/>
            <w:tcBorders>
              <w:top w:val="nil"/>
              <w:left w:val="nil"/>
              <w:bottom w:val="nil"/>
              <w:right w:val="nil"/>
            </w:tcBorders>
            <w:shd w:val="clear" w:color="auto" w:fill="auto"/>
            <w:noWrap/>
            <w:vAlign w:val="bottom"/>
            <w:hideMark/>
          </w:tcPr>
          <w:p w14:paraId="26B9D36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41EFF5A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AFDC57" w14:textId="77777777" w:rsidR="001A5B3B" w:rsidRPr="00767D63" w:rsidRDefault="001A5B3B" w:rsidP="00DA2374">
            <w:pPr>
              <w:spacing w:after="0" w:line="240" w:lineRule="auto"/>
              <w:rPr>
                <w:rFonts w:ascii="Calibri" w:eastAsia="Times New Roman" w:hAnsi="Calibri" w:cs="Calibri"/>
                <w:sz w:val="20"/>
                <w:szCs w:val="20"/>
              </w:rPr>
            </w:pPr>
            <w:r w:rsidRPr="00767D63">
              <w:rPr>
                <w:rFonts w:ascii="Calibri" w:eastAsia="Times New Roman" w:hAnsi="Calibri" w:cs="Calibri"/>
                <w:sz w:val="20"/>
                <w:szCs w:val="20"/>
              </w:rPr>
              <w:t>Grass (unidentified)</w:t>
            </w:r>
          </w:p>
        </w:tc>
        <w:tc>
          <w:tcPr>
            <w:tcW w:w="774" w:type="dxa"/>
            <w:tcBorders>
              <w:top w:val="nil"/>
              <w:left w:val="nil"/>
              <w:bottom w:val="nil"/>
              <w:right w:val="nil"/>
            </w:tcBorders>
            <w:shd w:val="clear" w:color="auto" w:fill="auto"/>
            <w:noWrap/>
            <w:vAlign w:val="bottom"/>
            <w:hideMark/>
          </w:tcPr>
          <w:p w14:paraId="4EA4B2D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1F6D0B7E"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55E952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774" w:type="dxa"/>
            <w:tcBorders>
              <w:top w:val="nil"/>
              <w:left w:val="nil"/>
              <w:bottom w:val="nil"/>
              <w:right w:val="single" w:sz="8" w:space="0" w:color="auto"/>
            </w:tcBorders>
            <w:shd w:val="clear" w:color="auto" w:fill="auto"/>
            <w:noWrap/>
            <w:vAlign w:val="bottom"/>
            <w:hideMark/>
          </w:tcPr>
          <w:p w14:paraId="088CAB6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1A5B3B" w:rsidRPr="00767D63" w14:paraId="7FD90FC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1D2BE349"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7BB2F60"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774" w:type="dxa"/>
            <w:tcBorders>
              <w:top w:val="single" w:sz="4" w:space="0" w:color="auto"/>
              <w:left w:val="nil"/>
              <w:bottom w:val="single" w:sz="4" w:space="0" w:color="auto"/>
              <w:right w:val="nil"/>
            </w:tcBorders>
            <w:shd w:val="clear" w:color="auto" w:fill="auto"/>
            <w:noWrap/>
            <w:vAlign w:val="bottom"/>
            <w:hideMark/>
          </w:tcPr>
          <w:p w14:paraId="23155722"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04BC845A"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F2E31BC"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774" w:type="dxa"/>
            <w:tcBorders>
              <w:top w:val="single" w:sz="4" w:space="0" w:color="auto"/>
              <w:left w:val="nil"/>
              <w:bottom w:val="single" w:sz="4" w:space="0" w:color="auto"/>
              <w:right w:val="nil"/>
            </w:tcBorders>
            <w:shd w:val="clear" w:color="auto" w:fill="auto"/>
            <w:noWrap/>
            <w:vAlign w:val="bottom"/>
            <w:hideMark/>
          </w:tcPr>
          <w:p w14:paraId="3A36C640"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62604DA1"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38F052A"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Galium trifidum</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40C5D06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r>
      <w:tr w:rsidR="001A5B3B" w:rsidRPr="00767D63" w14:paraId="7ABFD4D7"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45402C80"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9F7FC3F"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nil"/>
              <w:left w:val="nil"/>
              <w:bottom w:val="nil"/>
              <w:right w:val="nil"/>
            </w:tcBorders>
            <w:shd w:val="clear" w:color="auto" w:fill="auto"/>
            <w:noWrap/>
            <w:vAlign w:val="bottom"/>
            <w:hideMark/>
          </w:tcPr>
          <w:p w14:paraId="4994DD3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0.0106</w:t>
            </w:r>
          </w:p>
        </w:tc>
        <w:tc>
          <w:tcPr>
            <w:tcW w:w="300" w:type="dxa"/>
            <w:tcBorders>
              <w:top w:val="nil"/>
              <w:left w:val="nil"/>
              <w:bottom w:val="nil"/>
              <w:right w:val="nil"/>
            </w:tcBorders>
            <w:shd w:val="clear" w:color="auto" w:fill="auto"/>
            <w:noWrap/>
            <w:vAlign w:val="bottom"/>
            <w:hideMark/>
          </w:tcPr>
          <w:p w14:paraId="6EF883FD"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EC7366"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774" w:type="dxa"/>
            <w:tcBorders>
              <w:top w:val="nil"/>
              <w:left w:val="nil"/>
              <w:bottom w:val="nil"/>
              <w:right w:val="nil"/>
            </w:tcBorders>
            <w:shd w:val="clear" w:color="auto" w:fill="auto"/>
            <w:noWrap/>
            <w:vAlign w:val="bottom"/>
            <w:hideMark/>
          </w:tcPr>
          <w:p w14:paraId="6013FED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7A25A3A6"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1041410"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774" w:type="dxa"/>
            <w:tcBorders>
              <w:top w:val="nil"/>
              <w:left w:val="nil"/>
              <w:bottom w:val="nil"/>
              <w:right w:val="single" w:sz="8" w:space="0" w:color="auto"/>
            </w:tcBorders>
            <w:shd w:val="clear" w:color="auto" w:fill="auto"/>
            <w:noWrap/>
            <w:vAlign w:val="bottom"/>
            <w:hideMark/>
          </w:tcPr>
          <w:p w14:paraId="64826DE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0.0056</w:t>
            </w:r>
          </w:p>
        </w:tc>
      </w:tr>
      <w:tr w:rsidR="001A5B3B" w:rsidRPr="00767D63" w14:paraId="63EECAED"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2C5541B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DC66B22"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774" w:type="dxa"/>
            <w:tcBorders>
              <w:top w:val="single" w:sz="4" w:space="0" w:color="auto"/>
              <w:left w:val="nil"/>
              <w:bottom w:val="single" w:sz="4" w:space="0" w:color="auto"/>
              <w:right w:val="nil"/>
            </w:tcBorders>
            <w:shd w:val="clear" w:color="auto" w:fill="auto"/>
            <w:noWrap/>
            <w:vAlign w:val="bottom"/>
            <w:hideMark/>
          </w:tcPr>
          <w:p w14:paraId="2008E1E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0.0103</w:t>
            </w:r>
          </w:p>
        </w:tc>
        <w:tc>
          <w:tcPr>
            <w:tcW w:w="300" w:type="dxa"/>
            <w:tcBorders>
              <w:top w:val="nil"/>
              <w:left w:val="nil"/>
              <w:bottom w:val="nil"/>
              <w:right w:val="nil"/>
            </w:tcBorders>
            <w:shd w:val="clear" w:color="auto" w:fill="auto"/>
            <w:noWrap/>
            <w:vAlign w:val="bottom"/>
            <w:hideMark/>
          </w:tcPr>
          <w:p w14:paraId="0FCF19A3"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71736F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774" w:type="dxa"/>
            <w:tcBorders>
              <w:top w:val="single" w:sz="4" w:space="0" w:color="auto"/>
              <w:left w:val="nil"/>
              <w:bottom w:val="single" w:sz="4" w:space="0" w:color="auto"/>
              <w:right w:val="nil"/>
            </w:tcBorders>
            <w:shd w:val="clear" w:color="auto" w:fill="auto"/>
            <w:noWrap/>
            <w:vAlign w:val="bottom"/>
            <w:hideMark/>
          </w:tcPr>
          <w:p w14:paraId="70A476C5"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0.0016</w:t>
            </w:r>
          </w:p>
        </w:tc>
        <w:tc>
          <w:tcPr>
            <w:tcW w:w="300" w:type="dxa"/>
            <w:tcBorders>
              <w:top w:val="nil"/>
              <w:left w:val="nil"/>
              <w:bottom w:val="nil"/>
              <w:right w:val="nil"/>
            </w:tcBorders>
            <w:shd w:val="clear" w:color="auto" w:fill="auto"/>
            <w:noWrap/>
            <w:vAlign w:val="bottom"/>
            <w:hideMark/>
          </w:tcPr>
          <w:p w14:paraId="706D69FC"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087E3A8"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6835684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0.0151</w:t>
            </w:r>
          </w:p>
        </w:tc>
      </w:tr>
      <w:tr w:rsidR="001A5B3B" w:rsidRPr="00767D63" w14:paraId="157FE607"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5AEBE374"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681AE90"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5812807C"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8D7FB66"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D45689" w14:textId="77777777" w:rsidR="001A5B3B" w:rsidRPr="00767D63" w:rsidRDefault="001A5B3B" w:rsidP="00DA2374">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774" w:type="dxa"/>
            <w:tcBorders>
              <w:top w:val="nil"/>
              <w:left w:val="nil"/>
              <w:bottom w:val="nil"/>
              <w:right w:val="nil"/>
            </w:tcBorders>
            <w:shd w:val="clear" w:color="auto" w:fill="auto"/>
            <w:noWrap/>
            <w:vAlign w:val="bottom"/>
            <w:hideMark/>
          </w:tcPr>
          <w:p w14:paraId="1D08C7D9"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0.0046</w:t>
            </w:r>
          </w:p>
        </w:tc>
        <w:tc>
          <w:tcPr>
            <w:tcW w:w="300" w:type="dxa"/>
            <w:tcBorders>
              <w:top w:val="nil"/>
              <w:left w:val="nil"/>
              <w:bottom w:val="nil"/>
              <w:right w:val="nil"/>
            </w:tcBorders>
            <w:shd w:val="clear" w:color="auto" w:fill="auto"/>
            <w:noWrap/>
            <w:vAlign w:val="bottom"/>
            <w:hideMark/>
          </w:tcPr>
          <w:p w14:paraId="74E78FE5"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28829A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CB276AE"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1A93E0EF"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66A854E9"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2CE5B97"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219C8DBE"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DF67C5B"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40D69BA"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Eleocharis palustris</w:t>
            </w:r>
          </w:p>
        </w:tc>
        <w:tc>
          <w:tcPr>
            <w:tcW w:w="774" w:type="dxa"/>
            <w:tcBorders>
              <w:top w:val="single" w:sz="4" w:space="0" w:color="auto"/>
              <w:left w:val="nil"/>
              <w:bottom w:val="single" w:sz="4" w:space="0" w:color="auto"/>
              <w:right w:val="nil"/>
            </w:tcBorders>
            <w:shd w:val="clear" w:color="auto" w:fill="auto"/>
            <w:noWrap/>
            <w:vAlign w:val="bottom"/>
            <w:hideMark/>
          </w:tcPr>
          <w:p w14:paraId="519DE7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0.0224</w:t>
            </w:r>
          </w:p>
        </w:tc>
        <w:tc>
          <w:tcPr>
            <w:tcW w:w="300" w:type="dxa"/>
            <w:tcBorders>
              <w:top w:val="nil"/>
              <w:left w:val="nil"/>
              <w:bottom w:val="nil"/>
              <w:right w:val="nil"/>
            </w:tcBorders>
            <w:shd w:val="clear" w:color="auto" w:fill="auto"/>
            <w:noWrap/>
            <w:vAlign w:val="bottom"/>
            <w:hideMark/>
          </w:tcPr>
          <w:p w14:paraId="31B4C4F2"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F443BD"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7BD7A2F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0BAA0B29" w14:textId="77777777" w:rsidTr="00773068">
        <w:trPr>
          <w:trHeight w:val="260"/>
        </w:trPr>
        <w:tc>
          <w:tcPr>
            <w:tcW w:w="1091" w:type="dxa"/>
            <w:vMerge/>
            <w:tcBorders>
              <w:top w:val="single" w:sz="8" w:space="0" w:color="auto"/>
              <w:left w:val="single" w:sz="8" w:space="0" w:color="auto"/>
              <w:bottom w:val="single" w:sz="8" w:space="0" w:color="000000"/>
              <w:right w:val="nil"/>
            </w:tcBorders>
            <w:vAlign w:val="center"/>
            <w:hideMark/>
          </w:tcPr>
          <w:p w14:paraId="3628E666"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A1BAC06"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72A33B44"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B259EC7" w14:textId="77777777" w:rsidR="001A5B3B" w:rsidRPr="00767D63" w:rsidRDefault="001A5B3B" w:rsidP="00DA2374">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493AE4"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Equisetum variegatum</w:t>
            </w:r>
          </w:p>
        </w:tc>
        <w:tc>
          <w:tcPr>
            <w:tcW w:w="774" w:type="dxa"/>
            <w:tcBorders>
              <w:top w:val="nil"/>
              <w:left w:val="nil"/>
              <w:bottom w:val="single" w:sz="4" w:space="0" w:color="auto"/>
              <w:right w:val="nil"/>
            </w:tcBorders>
            <w:shd w:val="clear" w:color="auto" w:fill="auto"/>
            <w:noWrap/>
            <w:vAlign w:val="bottom"/>
            <w:hideMark/>
          </w:tcPr>
          <w:p w14:paraId="2D652DBF"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0.0447</w:t>
            </w:r>
          </w:p>
        </w:tc>
        <w:tc>
          <w:tcPr>
            <w:tcW w:w="300" w:type="dxa"/>
            <w:tcBorders>
              <w:top w:val="nil"/>
              <w:left w:val="nil"/>
              <w:bottom w:val="nil"/>
              <w:right w:val="nil"/>
            </w:tcBorders>
            <w:shd w:val="clear" w:color="auto" w:fill="auto"/>
            <w:noWrap/>
            <w:vAlign w:val="bottom"/>
            <w:hideMark/>
          </w:tcPr>
          <w:p w14:paraId="1D98C80A" w14:textId="77777777" w:rsidR="001A5B3B" w:rsidRPr="00767D63" w:rsidRDefault="001A5B3B" w:rsidP="00DA2374">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93EDE56" w14:textId="77777777" w:rsidR="001A5B3B" w:rsidRPr="00767D63" w:rsidRDefault="001A5B3B" w:rsidP="00DA2374">
            <w:pPr>
              <w:spacing w:after="0" w:line="240" w:lineRule="auto"/>
              <w:rPr>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4BE42D48"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1A5B3B" w:rsidRPr="00767D63" w14:paraId="55007DE3" w14:textId="77777777" w:rsidTr="00773068">
        <w:trPr>
          <w:trHeight w:val="270"/>
        </w:trPr>
        <w:tc>
          <w:tcPr>
            <w:tcW w:w="1091" w:type="dxa"/>
            <w:vMerge/>
            <w:tcBorders>
              <w:top w:val="single" w:sz="8" w:space="0" w:color="auto"/>
              <w:left w:val="single" w:sz="8" w:space="0" w:color="auto"/>
              <w:bottom w:val="single" w:sz="8" w:space="0" w:color="000000"/>
              <w:right w:val="nil"/>
            </w:tcBorders>
            <w:vAlign w:val="center"/>
            <w:hideMark/>
          </w:tcPr>
          <w:p w14:paraId="157ADBDE" w14:textId="77777777" w:rsidR="001A5B3B" w:rsidRPr="00767D63" w:rsidRDefault="001A5B3B" w:rsidP="00DA2374">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551A16D"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nil"/>
            </w:tcBorders>
            <w:shd w:val="clear" w:color="auto" w:fill="auto"/>
            <w:noWrap/>
            <w:vAlign w:val="bottom"/>
            <w:hideMark/>
          </w:tcPr>
          <w:p w14:paraId="47AA9AE7"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7705749E"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757D666" w14:textId="77777777" w:rsidR="001A5B3B" w:rsidRPr="00767D63" w:rsidRDefault="001A5B3B" w:rsidP="00DA2374">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774" w:type="dxa"/>
            <w:tcBorders>
              <w:top w:val="nil"/>
              <w:left w:val="nil"/>
              <w:bottom w:val="single" w:sz="8" w:space="0" w:color="auto"/>
              <w:right w:val="nil"/>
            </w:tcBorders>
            <w:shd w:val="clear" w:color="auto" w:fill="auto"/>
            <w:noWrap/>
            <w:vAlign w:val="bottom"/>
            <w:hideMark/>
          </w:tcPr>
          <w:p w14:paraId="6FC8CA6A"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0.0270</w:t>
            </w:r>
          </w:p>
        </w:tc>
        <w:tc>
          <w:tcPr>
            <w:tcW w:w="300" w:type="dxa"/>
            <w:tcBorders>
              <w:top w:val="nil"/>
              <w:left w:val="nil"/>
              <w:bottom w:val="single" w:sz="8" w:space="0" w:color="auto"/>
              <w:right w:val="nil"/>
            </w:tcBorders>
            <w:shd w:val="clear" w:color="auto" w:fill="auto"/>
            <w:noWrap/>
            <w:vAlign w:val="bottom"/>
            <w:hideMark/>
          </w:tcPr>
          <w:p w14:paraId="050A29AA"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71ED1A9F" w14:textId="77777777" w:rsidR="001A5B3B" w:rsidRPr="00767D63" w:rsidRDefault="001A5B3B" w:rsidP="00DA2374">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774" w:type="dxa"/>
            <w:tcBorders>
              <w:top w:val="nil"/>
              <w:left w:val="nil"/>
              <w:bottom w:val="single" w:sz="8" w:space="0" w:color="auto"/>
              <w:right w:val="single" w:sz="8" w:space="0" w:color="auto"/>
            </w:tcBorders>
            <w:shd w:val="clear" w:color="auto" w:fill="auto"/>
            <w:noWrap/>
            <w:vAlign w:val="bottom"/>
            <w:hideMark/>
          </w:tcPr>
          <w:p w14:paraId="30234AFC" w14:textId="77777777" w:rsidR="001A5B3B" w:rsidRPr="00767D63" w:rsidRDefault="001A5B3B" w:rsidP="00DA2374">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bl>
    <w:p w14:paraId="4BDDC47C" w14:textId="77777777"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44233" cy="3340146"/>
                    </a:xfrm>
                    <a:prstGeom prst="rect">
                      <a:avLst/>
                    </a:prstGeom>
                  </pic:spPr>
                </pic:pic>
              </a:graphicData>
            </a:graphic>
          </wp:inline>
        </w:drawing>
      </w:r>
    </w:p>
    <w:p w14:paraId="33960BA8" w14:textId="5445F1A8" w:rsidR="00FE1C76" w:rsidRDefault="00F2017D" w:rsidP="00F2017D">
      <w:pPr>
        <w:pStyle w:val="Caption"/>
      </w:pPr>
      <w:bookmarkStart w:id="249" w:name="_Ref94197029"/>
      <w:r>
        <w:t xml:space="preserve">Figure </w:t>
      </w:r>
      <w:fldSimple w:instr=" SEQ Figure \* ARABIC ">
        <w:r w:rsidR="001A5B3B">
          <w:rPr>
            <w:noProof/>
          </w:rPr>
          <w:t>2</w:t>
        </w:r>
      </w:fldSimple>
      <w:bookmarkEnd w:id="249"/>
      <w:commentRangeStart w:id="250"/>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in 2019</w:t>
      </w:r>
      <w:commentRangeEnd w:id="250"/>
      <w:r w:rsidR="003B4357">
        <w:rPr>
          <w:rStyle w:val="CommentReference"/>
          <w:i w:val="0"/>
          <w:iCs w:val="0"/>
          <w:color w:val="auto"/>
        </w:rPr>
        <w:commentReference w:id="250"/>
      </w:r>
      <w:r w:rsidR="005C2E6D">
        <w:t xml:space="preserve"> </w:t>
      </w:r>
    </w:p>
    <w:p w14:paraId="354ED2D5" w14:textId="77777777" w:rsidR="00AD4549" w:rsidRDefault="00AD4549" w:rsidP="00AD4549">
      <w:pPr>
        <w:sectPr w:rsidR="00AD4549" w:rsidSect="000D7921">
          <w:headerReference w:type="default" r:id="rId27"/>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0BDFA16A">
            <wp:extent cx="5080764" cy="6774353"/>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80764"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5F9371BF" w:rsidR="0089145E" w:rsidRDefault="001646E3" w:rsidP="007D52A9">
      <w:pPr>
        <w:pStyle w:val="Caption"/>
      </w:pPr>
      <w:bookmarkStart w:id="251" w:name="_Ref103862754"/>
      <w:r>
        <w:t xml:space="preserve">Figure </w:t>
      </w:r>
      <w:fldSimple w:instr=" SEQ Figure \* ARABIC ">
        <w:r w:rsidR="001A5B3B">
          <w:rPr>
            <w:noProof/>
          </w:rPr>
          <w:t>3</w:t>
        </w:r>
      </w:fldSimple>
      <w:bookmarkEnd w:id="251"/>
      <w:r>
        <w:t xml:space="preserve"> </w:t>
      </w:r>
      <w:commentRangeStart w:id="252"/>
      <w:r w:rsidR="00E740DA">
        <w:t xml:space="preserve">Assemblage-defining </w:t>
      </w:r>
      <w:r w:rsidR="00A7560C">
        <w:t>species</w:t>
      </w:r>
      <w:commentRangeEnd w:id="252"/>
      <w:r w:rsidR="003B4357">
        <w:rPr>
          <w:rStyle w:val="CommentReference"/>
          <w:i w:val="0"/>
          <w:iCs w:val="0"/>
          <w:color w:val="auto"/>
        </w:rPr>
        <w:commentReference w:id="252"/>
      </w:r>
      <w:r w:rsidR="00C2455A">
        <w:t xml:space="preserve"> within each assemblage have</w:t>
      </w:r>
      <w:r w:rsidR="009C3F5B">
        <w:t xml:space="preserve"> </w:t>
      </w:r>
      <w:r w:rsidR="00E740DA">
        <w:t>decrease</w:t>
      </w:r>
      <w:r w:rsidR="00C2455A">
        <w:t>d</w:t>
      </w:r>
      <w:r w:rsidR="00E740DA">
        <w:t xml:space="preserve"> in abundance over time, while </w:t>
      </w:r>
      <w:r w:rsidR="00D70B30">
        <w:t xml:space="preserve">several </w:t>
      </w:r>
      <w:r w:rsidR="00E740DA">
        <w:t>exotic species</w:t>
      </w:r>
      <w:r w:rsidR="00F73E9C">
        <w:t xml:space="preserve"> (denoted by (*))</w:t>
      </w:r>
      <w:r w:rsidR="00D70B30">
        <w:t xml:space="preserve"> have increased in cover abundance since 1979</w:t>
      </w:r>
      <w:r w:rsidR="00177E71">
        <w:t>. Cover classes are: [1] = &lt; 25%, [2] = 25-50%, [3] = 51-75%, [4] = &gt;75</w:t>
      </w:r>
      <w:bookmarkStart w:id="253" w:name="_Ref103083520"/>
      <w:r w:rsidR="00177E71">
        <w:t xml:space="preserve">% above-ground vegetated cover. </w:t>
      </w:r>
      <w:r w:rsidR="0089145E">
        <w:br w:type="page"/>
      </w:r>
    </w:p>
    <w:p w14:paraId="29E24FE9" w14:textId="20105127" w:rsidR="00436FFB" w:rsidRDefault="00436FFB">
      <w:pPr>
        <w:pStyle w:val="Heading1"/>
      </w:pPr>
      <w:bookmarkStart w:id="254" w:name="_Hlk112157303"/>
      <w:bookmarkEnd w:id="253"/>
      <w:r>
        <w:lastRenderedPageBreak/>
        <w:t xml:space="preserve">Discussion </w:t>
      </w:r>
    </w:p>
    <w:bookmarkEnd w:id="254"/>
    <w:p w14:paraId="206DADBF" w14:textId="60A3358C" w:rsidR="00BE39A7" w:rsidRDefault="00BE39A7" w:rsidP="00BE39A7">
      <w:pPr>
        <w:ind w:firstLine="720"/>
      </w:pPr>
      <w:r>
        <w:t xml:space="preserve">Despite conservation status and </w:t>
      </w:r>
      <w:r w:rsidR="00DA31C7">
        <w:t xml:space="preserve">general </w:t>
      </w:r>
      <w:r>
        <w:t>resilience of th</w:t>
      </w:r>
      <w:r w:rsidR="00C2455A">
        <w:t xml:space="preserve">e Fraser River marsh </w:t>
      </w:r>
      <w:r>
        <w:t xml:space="preserve">ecosystem we found substantive changes in species composition over </w:t>
      </w:r>
      <w:r w:rsidR="00FA51DB">
        <w:t xml:space="preserve">a </w:t>
      </w:r>
      <w:proofErr w:type="gramStart"/>
      <w:r w:rsidR="00FA51DB">
        <w:t>40 year</w:t>
      </w:r>
      <w:proofErr w:type="gramEnd"/>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r w:rsidR="00306F95" w:rsidRPr="00114665">
        <w:t>W</w:t>
      </w:r>
      <w:r w:rsidRPr="00306F95">
        <w:t>e observed a decline of native species richness accompanied by an increased richness and abundance of exotic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w:t>
      </w:r>
      <w:del w:id="255" w:author="Stefanie Lane" w:date="2022-11-08T11:25:00Z">
        <w:r w:rsidDel="008A77C3">
          <w:delText xml:space="preserve">secondary </w:delText>
        </w:r>
      </w:del>
      <w:r>
        <w:t xml:space="preserve">indicator species for the Sedge and Fescue assemblages. Our results present </w:t>
      </w:r>
      <w:r w:rsidR="00CE1DA6">
        <w:t xml:space="preserve">a </w:t>
      </w:r>
      <w:r>
        <w:t xml:space="preserve">compelling 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60A814CA"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proofErr w:type="spellStart"/>
      <w:r w:rsidR="007F2AFD">
        <w:t>Muhl</w:t>
      </w:r>
      <w:proofErr w:type="spellEnd"/>
      <w:r w:rsidR="007F2AFD">
        <w:t>.</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encroachment of exotic reed canary grass (</w:t>
      </w:r>
      <w:r w:rsidR="00BE39A7">
        <w:rPr>
          <w:i/>
        </w:rPr>
        <w:t xml:space="preserve">Phalaris </w:t>
      </w:r>
      <w:proofErr w:type="spellStart"/>
      <w:r w:rsidR="00BE39A7">
        <w:rPr>
          <w:i/>
        </w:rPr>
        <w:t>arundinaceae</w:t>
      </w:r>
      <w:proofErr w:type="spellEnd"/>
      <w:r w:rsidR="00BE39A7">
        <w:t>), making the Fescue assemblage less hospitable to willow</w:t>
      </w:r>
      <w:r w:rsidR="00AF13B8">
        <w:t xml:space="preserve"> recruitment</w:t>
      </w:r>
      <w:r w:rsidR="00BE39A7">
        <w:t xml:space="preserve">. </w:t>
      </w:r>
      <w:commentRangeStart w:id="256"/>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1A5B3B">
        <w:t xml:space="preserve">Figure </w:t>
      </w:r>
      <w:r w:rsidR="001A5B3B">
        <w:rPr>
          <w:noProof/>
        </w:rPr>
        <w:t>2</w:t>
      </w:r>
      <w:r w:rsidR="00C46A58">
        <w:fldChar w:fldCharType="end"/>
      </w:r>
      <w:r w:rsidR="00AB7C6D">
        <w:t>).</w:t>
      </w:r>
      <w:r w:rsidR="00086D6C">
        <w:t xml:space="preserve"> </w:t>
      </w:r>
      <w:commentRangeEnd w:id="256"/>
      <w:r w:rsidR="000430FB">
        <w:rPr>
          <w:rStyle w:val="CommentReference"/>
        </w:rPr>
        <w:commentReference w:id="256"/>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065197">
        <w:fldChar w:fldCharType="begin"/>
      </w:r>
      <w:r w:rsidR="00065197">
        <w:instrText xml:space="preserve"> REF _Ref112423328 \h </w:instrText>
      </w:r>
      <w:r w:rsidR="00065197">
        <w:fldChar w:fldCharType="end"/>
      </w:r>
      <w:r w:rsidR="00876513">
        <w:t>)</w:t>
      </w:r>
      <w:r w:rsidR="00BE39A7">
        <w:t>.</w:t>
      </w:r>
      <w:r w:rsidR="00D4353A">
        <w:t xml:space="preserve"> </w:t>
      </w:r>
    </w:p>
    <w:p w14:paraId="528CD059" w14:textId="72F90BB8" w:rsidR="0024557E" w:rsidRDefault="008A576F" w:rsidP="007A2463">
      <w:pPr>
        <w:ind w:firstLine="360"/>
      </w:pPr>
      <w:r>
        <w:t>In contrast</w:t>
      </w:r>
      <w:r w:rsidR="00FD7A68">
        <w:t xml:space="preserve">, the turnover of </w:t>
      </w:r>
      <w:del w:id="257" w:author="Stefanie Lane" w:date="2022-11-08T11:25:00Z">
        <w:r w:rsidR="00FD7A68" w:rsidDel="008A77C3">
          <w:delText xml:space="preserve">secondary </w:delText>
        </w:r>
      </w:del>
      <w:r w:rsidR="00FD7A68">
        <w:t xml:space="preserve">indicator species may simply represent high </w:t>
      </w:r>
      <w:commentRangeStart w:id="258"/>
      <w:r w:rsidR="00FD7A68">
        <w:t>interannual</w:t>
      </w:r>
      <w:commentRangeEnd w:id="258"/>
      <w:r w:rsidR="000430FB">
        <w:rPr>
          <w:rStyle w:val="CommentReference"/>
        </w:rPr>
        <w:commentReference w:id="258"/>
      </w:r>
      <w:r w:rsidR="00FD7A68">
        <w:t xml:space="preserve"> variation in species compositional abundance,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bookmarkStart w:id="259" w:name="_GoBack"/>
      <w:bookmarkEnd w:id="259"/>
      <w:r w:rsidR="00B86F02">
        <w:fldChar w:fldCharType="begin"/>
      </w:r>
      <w:r w:rsidR="00B86F02">
        <w:instrText xml:space="preserve"> REF _Ref112423328 \h </w:instrText>
      </w:r>
      <w:r w:rsidR="00B86F02">
        <w:fldChar w:fldCharType="end"/>
      </w:r>
      <w:r w:rsidR="00B86F02">
        <w:t>)</w:t>
      </w:r>
      <w:r w:rsidR="00FB2867" w:rsidRPr="007A2463">
        <w:t>.</w:t>
      </w:r>
      <w:r w:rsidR="003A476F" w:rsidRPr="007A2463">
        <w:t xml:space="preserve"> </w:t>
      </w:r>
      <w:r w:rsidR="0025752A" w:rsidRPr="000028FD">
        <w:t>I</w:t>
      </w:r>
      <w:r w:rsidR="0025752A">
        <w:t>n the Bogbean assemblage i</w:t>
      </w:r>
      <w:r w:rsidR="0024557E">
        <w:t>t is harder to ascribe inference</w:t>
      </w:r>
      <w:r w:rsidR="0025752A">
        <w:t xml:space="preserve">, such as potential </w:t>
      </w:r>
      <w:r w:rsidR="000028FD">
        <w:t xml:space="preserve">woody </w:t>
      </w:r>
      <w:r w:rsidR="0025752A">
        <w:t>riparian succession,</w:t>
      </w:r>
      <w:r w:rsidR="0024557E">
        <w:t xml:space="preserve"> to </w:t>
      </w:r>
      <w:r w:rsidR="0025752A">
        <w:t xml:space="preserve">the </w:t>
      </w:r>
      <w:r w:rsidR="0024557E">
        <w:t>replacement of</w:t>
      </w:r>
      <w:r w:rsidR="00886BBD">
        <w:t xml:space="preserve"> forb</w:t>
      </w:r>
      <w:r w:rsidR="0024557E">
        <w:t xml:space="preserve"> indicator species</w:t>
      </w:r>
      <w:r w:rsidR="0025752A">
        <w:t xml:space="preserve"> </w:t>
      </w:r>
      <w:r w:rsidR="004517BA">
        <w:t>as in the Sedge and Fescue assemblages</w:t>
      </w:r>
      <w:r w:rsidR="00116F1A">
        <w:t xml:space="preserve">.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hypotheses 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w:t>
      </w:r>
      <w:r w:rsidR="00CB5F54">
        <w:lastRenderedPageBreak/>
        <w:t xml:space="preserve">experimental test of competitive advantage or </w:t>
      </w:r>
      <w:r w:rsidR="00961F12">
        <w:t xml:space="preserve">how </w:t>
      </w:r>
      <w:r w:rsidR="00CB5F54">
        <w:t xml:space="preserve">edaphic conditions drive the dominance of native vs. exotic species in tidal wetlands. </w:t>
      </w:r>
    </w:p>
    <w:p w14:paraId="2AAF3ADA" w14:textId="682F0EDA" w:rsidR="00BE39A7" w:rsidRPr="009D6D33" w:rsidRDefault="00D47477" w:rsidP="009D6D33">
      <w:pPr>
        <w:ind w:firstLine="36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plots</w:t>
      </w:r>
      <w:r w:rsidR="00CA2FD9">
        <w:rPr>
          <w:rFonts w:cstheme="minorHAnsi"/>
        </w:rPr>
        <w:t xml:space="preserve"> had</w:t>
      </w:r>
      <w:r w:rsidR="008A626A">
        <w:rPr>
          <w:rFonts w:cstheme="minorHAnsi"/>
        </w:rPr>
        <w:t xml:space="preserve"> on average</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six perennial graminoid and forb </w:t>
      </w:r>
      <w:r w:rsidR="004506A9">
        <w:rPr>
          <w:rFonts w:cstheme="minorHAnsi"/>
        </w:rPr>
        <w:t>species over the study period</w:t>
      </w:r>
      <w:r w:rsidR="005C67FA">
        <w:rPr>
          <w:rFonts w:cstheme="minorHAnsi"/>
        </w:rPr>
        <w:t xml:space="preserve">, as this </w:t>
      </w:r>
      <w:r w:rsidR="00F17B99">
        <w:rPr>
          <w:rFonts w:cstheme="minorHAnsi"/>
        </w:rPr>
        <w:t xml:space="preserve">represents </w:t>
      </w:r>
      <w:r w:rsidR="004506A9">
        <w:rPr>
          <w:rFonts w:cstheme="minorHAnsi"/>
        </w:rPr>
        <w:t xml:space="preserve">a loss of functional redundancy from the ecosystem. </w:t>
      </w:r>
      <w:r w:rsidR="00D472DA">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and thus a loss of resistance to exotic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exotic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1A5B3B">
        <w:t xml:space="preserve">Figure </w:t>
      </w:r>
      <w:r w:rsidR="001A5B3B">
        <w:rPr>
          <w:noProof/>
        </w:rPr>
        <w:t>5</w:t>
      </w:r>
      <w:r w:rsidR="00CD7B22">
        <w:fldChar w:fldCharType="end"/>
      </w:r>
      <w:r w:rsidR="00CD7B22" w:rsidRPr="006359FF">
        <w:t>)</w:t>
      </w:r>
      <w:r w:rsidR="00BE39A7" w:rsidRPr="006359FF">
        <w:t>, although few species (native or exotic) represent the majority of cover within the assemblage</w:t>
      </w:r>
      <w:r w:rsidR="00CD7B22">
        <w:t xml:space="preserve"> (</w:t>
      </w:r>
      <w:r w:rsidR="00CD7B22">
        <w:fldChar w:fldCharType="begin"/>
      </w:r>
      <w:r w:rsidR="00CD7B22">
        <w:instrText xml:space="preserve"> REF _Ref103170147 \h </w:instrText>
      </w:r>
      <w:r w:rsidR="00CD7B22">
        <w:fldChar w:fldCharType="separate"/>
      </w:r>
      <w:r w:rsidR="001A5B3B">
        <w:t xml:space="preserve">Table </w:t>
      </w:r>
      <w:r w:rsidR="001A5B3B">
        <w:rPr>
          <w:noProof/>
        </w:rPr>
        <w:t>7</w:t>
      </w:r>
      <w:r w:rsidR="00CD7B22">
        <w:fldChar w:fldCharType="end"/>
      </w:r>
      <w:r w:rsidR="00CD7B22">
        <w:t>)</w:t>
      </w:r>
      <w:r w:rsidR="00BE39A7" w:rsidRPr="006359FF">
        <w:t xml:space="preserve">. Exotic species of </w:t>
      </w:r>
      <w:r w:rsidR="009B56EB">
        <w:t xml:space="preserve">significant </w:t>
      </w:r>
      <w:r w:rsidR="00BE39A7" w:rsidRPr="006359FF">
        <w:t xml:space="preserve">management concern (e.g., </w:t>
      </w:r>
      <w:r w:rsidR="0027015A">
        <w:rPr>
          <w:i/>
        </w:rPr>
        <w:t xml:space="preserve">P. </w:t>
      </w:r>
      <w:proofErr w:type="spellStart"/>
      <w:r w:rsidR="0027015A">
        <w:rPr>
          <w:i/>
        </w:rPr>
        <w:t>arundinaceae</w:t>
      </w:r>
      <w:proofErr w:type="spellEnd"/>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w:t>
      </w:r>
      <w:proofErr w:type="spellStart"/>
      <w:r w:rsidR="000335B7" w:rsidRPr="000335B7">
        <w:rPr>
          <w:rFonts w:ascii="Calibri" w:hAnsi="Calibri" w:cs="Calibri"/>
        </w:rPr>
        <w:t>Apfelbaum</w:t>
      </w:r>
      <w:proofErr w:type="spellEnd"/>
      <w:r w:rsidR="000335B7" w:rsidRPr="000335B7">
        <w:rPr>
          <w:rFonts w:ascii="Calibri" w:hAnsi="Calibri" w:cs="Calibri"/>
        </w:rPr>
        <w:t xml:space="preserve"> &amp; </w:t>
      </w:r>
      <w:proofErr w:type="spellStart"/>
      <w:r w:rsidR="000335B7" w:rsidRPr="000335B7">
        <w:rPr>
          <w:rFonts w:ascii="Calibri" w:hAnsi="Calibri" w:cs="Calibri"/>
        </w:rPr>
        <w:t>Sams</w:t>
      </w:r>
      <w:proofErr w:type="spellEnd"/>
      <w:r w:rsidR="000335B7" w:rsidRPr="000335B7">
        <w:rPr>
          <w:rFonts w:ascii="Calibri" w:hAnsi="Calibri" w:cs="Calibri"/>
        </w:rPr>
        <w:t>,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F4EB835" w:rsidR="00BE39A7" w:rsidRPr="002C5261" w:rsidRDefault="00A03200" w:rsidP="007A2463">
      <w:pPr>
        <w:ind w:firstLine="720"/>
      </w:pPr>
      <w:r>
        <w:t>Exotic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Optimal abiotic conditions for the recruitment and spatial occupancy of native or exotic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exotic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Alternatively, if exotic species are more prevalent throughout the regional dispersal network, then there is a greater chance of exotic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exotic species. This reflects a general trend of exotic species’ </w:t>
      </w:r>
      <w:r w:rsidR="00B2311F">
        <w:lastRenderedPageBreak/>
        <w:t xml:space="preserve">competitive advantage in disturbed systems, and represents ongoing press disturbance by anthropogenic impacts with cumulative ecosystem </w:t>
      </w:r>
      <w:commentRangeStart w:id="260"/>
      <w:r w:rsidR="00B2311F">
        <w:t>effects</w:t>
      </w:r>
      <w:commentRangeEnd w:id="260"/>
      <w:r w:rsidR="00447EB7">
        <w:rPr>
          <w:rStyle w:val="CommentReference"/>
        </w:rPr>
        <w:commentReference w:id="260"/>
      </w:r>
      <w:r w:rsidR="00B2311F">
        <w:t xml:space="preserve">. </w:t>
      </w:r>
    </w:p>
    <w:p w14:paraId="43C54AEC" w14:textId="10DFC722" w:rsidR="00BE39A7" w:rsidRDefault="00961F12" w:rsidP="00BE39A7">
      <w:pPr>
        <w:ind w:firstLine="720"/>
      </w:pPr>
      <w:r>
        <w:t xml:space="preserve">A common </w:t>
      </w:r>
      <w:r w:rsidR="00195DA8">
        <w:t>(mis)</w:t>
      </w:r>
      <w:r>
        <w:t xml:space="preserve">assumption is that ‘undisturbed’ areas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r>
        <w:t xml:space="preserve">Our </w:t>
      </w:r>
      <w:r w:rsidR="00BE39A7">
        <w:t>findings</w:t>
      </w:r>
      <w:r w:rsidR="00195DA8">
        <w:t xml:space="preserve"> support that </w:t>
      </w:r>
      <w:r w:rsidR="00BE39A7">
        <w:t>contemporary “reference” sites are not sufficient benchmarks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The biodiversity loss described here presents real concerns for this </w:t>
      </w:r>
      <w:r w:rsidR="00782F3F">
        <w:t>conservation area</w:t>
      </w:r>
      <w:r w:rsidR="00BE39A7">
        <w:t xml:space="preserve">, and </w:t>
      </w:r>
      <w:r w:rsidR="00336C31">
        <w:t xml:space="preserve">provides another case example of </w:t>
      </w:r>
      <w:r w:rsidR="00BE39A7">
        <w:t xml:space="preserve">negative </w:t>
      </w:r>
      <w:r w:rsidR="00AF1F4D">
        <w:t xml:space="preserve">biodiversity </w:t>
      </w:r>
      <w:proofErr w:type="gramStart"/>
      <w:r w:rsidR="00BE39A7">
        <w:t>trends</w:t>
      </w:r>
      <w:proofErr w:type="gramEnd"/>
      <w:r w:rsidR="00BE39A7">
        <w:t xml:space="preserve"> in </w:t>
      </w:r>
      <w:r w:rsidR="000822A0">
        <w:t>habitat</w:t>
      </w:r>
      <w:r w:rsidR="00BE39A7">
        <w:t xml:space="preserve"> </w:t>
      </w:r>
      <w:commentRangeStart w:id="261"/>
      <w:r w:rsidR="00195DA8">
        <w:t xml:space="preserve">considered </w:t>
      </w:r>
      <w:r w:rsidR="00BE39A7">
        <w:t>relatively pristine</w:t>
      </w:r>
      <w:commentRangeEnd w:id="261"/>
      <w:r w:rsidR="009F7165">
        <w:rPr>
          <w:rStyle w:val="CommentReference"/>
        </w:rPr>
        <w:commentReference w:id="261"/>
      </w:r>
      <w:r w:rsidR="00BE39A7">
        <w:t xml:space="preserve">. </w:t>
      </w:r>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w:t>
      </w:r>
      <w:proofErr w:type="spellStart"/>
      <w:r w:rsidR="00B9796C">
        <w:rPr>
          <w:rFonts w:cstheme="minorHAnsi"/>
        </w:rPr>
        <w:t>Ero</w:t>
      </w:r>
      <w:proofErr w:type="spellEnd"/>
      <w:r w:rsidR="00B9796C">
        <w:rPr>
          <w:rFonts w:cstheme="minorHAnsi"/>
        </w:rPr>
        <w:t xml:space="preserve">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262"/>
      <w:r>
        <w:t xml:space="preserve">all </w:t>
      </w:r>
      <w:commentRangeEnd w:id="262"/>
      <w:r w:rsidR="00126A23">
        <w:rPr>
          <w:rStyle w:val="CommentReference"/>
        </w:rPr>
        <w:commentReference w:id="262"/>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481B73A9" w14:textId="77777777" w:rsidR="00AF6732" w:rsidRPr="00AF6732" w:rsidRDefault="00E8167E" w:rsidP="00AF6732">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AF6732" w:rsidRPr="00AF6732">
        <w:rPr>
          <w:rFonts w:ascii="Calibri" w:hAnsi="Calibri" w:cs="Calibri"/>
        </w:rPr>
        <w:t>Apfelbaum</w:t>
      </w:r>
      <w:proofErr w:type="spellEnd"/>
      <w:r w:rsidR="00AF6732" w:rsidRPr="00AF6732">
        <w:rPr>
          <w:rFonts w:ascii="Calibri" w:hAnsi="Calibri" w:cs="Calibri"/>
        </w:rPr>
        <w:t xml:space="preserve">, S. I., &amp; </w:t>
      </w:r>
      <w:proofErr w:type="spellStart"/>
      <w:r w:rsidR="00AF6732" w:rsidRPr="00AF6732">
        <w:rPr>
          <w:rFonts w:ascii="Calibri" w:hAnsi="Calibri" w:cs="Calibri"/>
        </w:rPr>
        <w:t>Sams</w:t>
      </w:r>
      <w:proofErr w:type="spellEnd"/>
      <w:r w:rsidR="00AF6732" w:rsidRPr="00AF6732">
        <w:rPr>
          <w:rFonts w:ascii="Calibri" w:hAnsi="Calibri" w:cs="Calibri"/>
        </w:rPr>
        <w:t xml:space="preserve">, C. E. (1987). Ecology and Control of Reed Canary Grass (Phalaris arundinacea L.). </w:t>
      </w:r>
      <w:r w:rsidR="00AF6732" w:rsidRPr="00AF6732">
        <w:rPr>
          <w:rFonts w:ascii="Calibri" w:hAnsi="Calibri" w:cs="Calibri"/>
          <w:i/>
          <w:iCs/>
        </w:rPr>
        <w:t>Natural Areas Journal</w:t>
      </w:r>
      <w:r w:rsidR="00AF6732" w:rsidRPr="00AF6732">
        <w:rPr>
          <w:rFonts w:ascii="Calibri" w:hAnsi="Calibri" w:cs="Calibri"/>
        </w:rPr>
        <w:t xml:space="preserve">, </w:t>
      </w:r>
      <w:r w:rsidR="00AF6732" w:rsidRPr="00AF6732">
        <w:rPr>
          <w:rFonts w:ascii="Calibri" w:hAnsi="Calibri" w:cs="Calibri"/>
          <w:i/>
          <w:iCs/>
        </w:rPr>
        <w:t>7</w:t>
      </w:r>
      <w:r w:rsidR="00AF6732" w:rsidRPr="00AF6732">
        <w:rPr>
          <w:rFonts w:ascii="Calibri" w:hAnsi="Calibri" w:cs="Calibri"/>
        </w:rPr>
        <w:t>(2), 69–74.</w:t>
      </w:r>
    </w:p>
    <w:p w14:paraId="6030E6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Bradfield, G. E., &amp; Porter, G. L. (1982). Vegetation structure and diversity components of a Fraser estuary tidal marsh. </w:t>
      </w:r>
      <w:r w:rsidRPr="00AF6732">
        <w:rPr>
          <w:rFonts w:ascii="Calibri" w:hAnsi="Calibri" w:cs="Calibri"/>
          <w:i/>
          <w:iCs/>
        </w:rPr>
        <w:t>Canadian Journal of Botany</w:t>
      </w:r>
      <w:r w:rsidRPr="00AF6732">
        <w:rPr>
          <w:rFonts w:ascii="Calibri" w:hAnsi="Calibri" w:cs="Calibri"/>
        </w:rPr>
        <w:t xml:space="preserve">, </w:t>
      </w:r>
      <w:r w:rsidRPr="00AF6732">
        <w:rPr>
          <w:rFonts w:ascii="Calibri" w:hAnsi="Calibri" w:cs="Calibri"/>
          <w:i/>
          <w:iCs/>
        </w:rPr>
        <w:t>60</w:t>
      </w:r>
      <w:r w:rsidRPr="00AF6732">
        <w:rPr>
          <w:rFonts w:ascii="Calibri" w:hAnsi="Calibri" w:cs="Calibri"/>
        </w:rPr>
        <w:t>(4), 440–451. https://doi.org/10.1139/b82-060</w:t>
      </w:r>
    </w:p>
    <w:p w14:paraId="4F110A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Brophy, L. S., Greene, C. M., Hare, V. C., </w:t>
      </w:r>
      <w:proofErr w:type="spellStart"/>
      <w:r w:rsidRPr="00AF6732">
        <w:rPr>
          <w:rFonts w:ascii="Calibri" w:hAnsi="Calibri" w:cs="Calibri"/>
        </w:rPr>
        <w:t>Holycross</w:t>
      </w:r>
      <w:proofErr w:type="spellEnd"/>
      <w:r w:rsidRPr="00AF6732">
        <w:rPr>
          <w:rFonts w:ascii="Calibri" w:hAnsi="Calibri" w:cs="Calibri"/>
        </w:rPr>
        <w:t xml:space="preserve">, B., Lanier, A., Heady, W. N., O’Connor, K., </w:t>
      </w:r>
      <w:proofErr w:type="spellStart"/>
      <w:r w:rsidRPr="00AF6732">
        <w:rPr>
          <w:rFonts w:ascii="Calibri" w:hAnsi="Calibri" w:cs="Calibri"/>
        </w:rPr>
        <w:t>Imaki</w:t>
      </w:r>
      <w:proofErr w:type="spellEnd"/>
      <w:r w:rsidRPr="00AF6732">
        <w:rPr>
          <w:rFonts w:ascii="Calibri" w:hAnsi="Calibri" w:cs="Calibri"/>
        </w:rPr>
        <w:t xml:space="preserve">, H., Haddad, T., &amp; Dana, R. (2019). Insights into estuary habitat loss in the western United States using a new method for mapping maximum extent of tidal wetlands. </w:t>
      </w:r>
      <w:r w:rsidRPr="00AF6732">
        <w:rPr>
          <w:rFonts w:ascii="Calibri" w:hAnsi="Calibri" w:cs="Calibri"/>
          <w:i/>
          <w:iCs/>
        </w:rPr>
        <w:t>PLOS ONE</w:t>
      </w:r>
      <w:r w:rsidRPr="00AF6732">
        <w:rPr>
          <w:rFonts w:ascii="Calibri" w:hAnsi="Calibri" w:cs="Calibri"/>
        </w:rPr>
        <w:t xml:space="preserve">, </w:t>
      </w:r>
      <w:r w:rsidRPr="00AF6732">
        <w:rPr>
          <w:rFonts w:ascii="Calibri" w:hAnsi="Calibri" w:cs="Calibri"/>
          <w:i/>
          <w:iCs/>
        </w:rPr>
        <w:t>14</w:t>
      </w:r>
      <w:r w:rsidRPr="00AF6732">
        <w:rPr>
          <w:rFonts w:ascii="Calibri" w:hAnsi="Calibri" w:cs="Calibri"/>
        </w:rPr>
        <w:t>(8), e0218558. https://doi.org/10.1371/journal.pone.0218558</w:t>
      </w:r>
    </w:p>
    <w:p w14:paraId="5BD627AA" w14:textId="77777777" w:rsidR="00AF6732" w:rsidRPr="00AF6732" w:rsidRDefault="00AF6732" w:rsidP="00AF6732">
      <w:pPr>
        <w:pStyle w:val="Bibliography"/>
        <w:rPr>
          <w:rFonts w:ascii="Calibri" w:hAnsi="Calibri" w:cs="Calibri"/>
        </w:rPr>
      </w:pPr>
      <w:r w:rsidRPr="00AF6732">
        <w:rPr>
          <w:rFonts w:ascii="Calibri" w:hAnsi="Calibri" w:cs="Calibri"/>
        </w:rPr>
        <w:t xml:space="preserve">Chalifour, L., Scott, D. C., </w:t>
      </w:r>
      <w:proofErr w:type="spellStart"/>
      <w:r w:rsidRPr="00AF6732">
        <w:rPr>
          <w:rFonts w:ascii="Calibri" w:hAnsi="Calibri" w:cs="Calibri"/>
        </w:rPr>
        <w:t>MacDuffee</w:t>
      </w:r>
      <w:proofErr w:type="spellEnd"/>
      <w:r w:rsidRPr="00AF6732">
        <w:rPr>
          <w:rFonts w:ascii="Calibri" w:hAnsi="Calibri" w:cs="Calibri"/>
        </w:rPr>
        <w:t xml:space="preserve">, M., </w:t>
      </w:r>
      <w:proofErr w:type="spellStart"/>
      <w:r w:rsidRPr="00AF6732">
        <w:rPr>
          <w:rFonts w:ascii="Calibri" w:hAnsi="Calibri" w:cs="Calibri"/>
        </w:rPr>
        <w:t>Iacarella</w:t>
      </w:r>
      <w:proofErr w:type="spellEnd"/>
      <w:r w:rsidRPr="00AF6732">
        <w:rPr>
          <w:rFonts w:ascii="Calibri" w:hAnsi="Calibri" w:cs="Calibri"/>
        </w:rPr>
        <w:t xml:space="preserve">, J. C., Martin, T. G., &amp; Baum, J. K. (2019). Habitat use by juvenile salmon, other migratory fish, and resident fish species underscores the importance of estuarine habitat mosaics. </w:t>
      </w:r>
      <w:r w:rsidRPr="00AF6732">
        <w:rPr>
          <w:rFonts w:ascii="Calibri" w:hAnsi="Calibri" w:cs="Calibri"/>
          <w:i/>
          <w:iCs/>
        </w:rPr>
        <w:t>Marine Ecology Progress Series</w:t>
      </w:r>
      <w:r w:rsidRPr="00AF6732">
        <w:rPr>
          <w:rFonts w:ascii="Calibri" w:hAnsi="Calibri" w:cs="Calibri"/>
        </w:rPr>
        <w:t xml:space="preserve">, </w:t>
      </w:r>
      <w:r w:rsidRPr="00AF6732">
        <w:rPr>
          <w:rFonts w:ascii="Calibri" w:hAnsi="Calibri" w:cs="Calibri"/>
          <w:i/>
          <w:iCs/>
        </w:rPr>
        <w:t>625</w:t>
      </w:r>
      <w:r w:rsidRPr="00AF6732">
        <w:rPr>
          <w:rFonts w:ascii="Calibri" w:hAnsi="Calibri" w:cs="Calibri"/>
        </w:rPr>
        <w:t>, 145–162. https://doi.org/10.3354/meps13064</w:t>
      </w:r>
    </w:p>
    <w:p w14:paraId="41BC7C46" w14:textId="77777777" w:rsidR="00AF6732" w:rsidRPr="00AF6732" w:rsidRDefault="00AF6732" w:rsidP="00AF6732">
      <w:pPr>
        <w:pStyle w:val="Bibliography"/>
        <w:rPr>
          <w:rFonts w:ascii="Calibri" w:hAnsi="Calibri" w:cs="Calibri"/>
        </w:rPr>
      </w:pPr>
      <w:r w:rsidRPr="00AF6732">
        <w:rPr>
          <w:rFonts w:ascii="Calibri" w:hAnsi="Calibri" w:cs="Calibri"/>
        </w:rPr>
        <w:t xml:space="preserve">Davis, M. J., Woo, I., </w:t>
      </w:r>
      <w:proofErr w:type="spellStart"/>
      <w:r w:rsidRPr="00AF6732">
        <w:rPr>
          <w:rFonts w:ascii="Calibri" w:hAnsi="Calibri" w:cs="Calibri"/>
        </w:rPr>
        <w:t>Ellings</w:t>
      </w:r>
      <w:proofErr w:type="spellEnd"/>
      <w:r w:rsidRPr="00AF6732">
        <w:rPr>
          <w:rFonts w:ascii="Calibri" w:hAnsi="Calibri" w:cs="Calibri"/>
        </w:rPr>
        <w:t xml:space="preserve">, C. S., Hodgson, S., Beauchamp, D. A., </w:t>
      </w:r>
      <w:proofErr w:type="spellStart"/>
      <w:r w:rsidRPr="00AF6732">
        <w:rPr>
          <w:rFonts w:ascii="Calibri" w:hAnsi="Calibri" w:cs="Calibri"/>
        </w:rPr>
        <w:t>Nakai</w:t>
      </w:r>
      <w:proofErr w:type="spellEnd"/>
      <w:r w:rsidRPr="00AF6732">
        <w:rPr>
          <w:rFonts w:ascii="Calibri" w:hAnsi="Calibri" w:cs="Calibri"/>
        </w:rPr>
        <w:t xml:space="preserve">, G., &amp; De La Cruz, S. E. W. (2021). A climate-mediated shift in the estuarine habitat mosaic limits prey availability and reduces nursery quality for juvenile salmon. </w:t>
      </w:r>
      <w:r w:rsidRPr="00AF6732">
        <w:rPr>
          <w:rFonts w:ascii="Calibri" w:hAnsi="Calibri" w:cs="Calibri"/>
          <w:i/>
          <w:iCs/>
        </w:rPr>
        <w:t>Estuaries and Coasts</w:t>
      </w:r>
      <w:r w:rsidRPr="00AF6732">
        <w:rPr>
          <w:rFonts w:ascii="Calibri" w:hAnsi="Calibri" w:cs="Calibri"/>
        </w:rPr>
        <w:t>. https://doi.org/10.1007/s12237-021-01003-3</w:t>
      </w:r>
    </w:p>
    <w:p w14:paraId="76F86943" w14:textId="77777777" w:rsidR="00AF6732" w:rsidRPr="00AF6732" w:rsidRDefault="00AF6732" w:rsidP="00AF6732">
      <w:pPr>
        <w:pStyle w:val="Bibliography"/>
        <w:rPr>
          <w:rFonts w:ascii="Calibri" w:hAnsi="Calibri" w:cs="Calibri"/>
        </w:rPr>
      </w:pPr>
      <w:r w:rsidRPr="00AF6732">
        <w:rPr>
          <w:rFonts w:ascii="Calibri" w:hAnsi="Calibri" w:cs="Calibri"/>
        </w:rPr>
        <w:t xml:space="preserve">De </w:t>
      </w:r>
      <w:proofErr w:type="spellStart"/>
      <w:r w:rsidRPr="00AF6732">
        <w:rPr>
          <w:rFonts w:ascii="Calibri" w:hAnsi="Calibri" w:cs="Calibri"/>
        </w:rPr>
        <w:t>Cáceres</w:t>
      </w:r>
      <w:proofErr w:type="spellEnd"/>
      <w:r w:rsidRPr="00AF6732">
        <w:rPr>
          <w:rFonts w:ascii="Calibri" w:hAnsi="Calibri" w:cs="Calibri"/>
        </w:rPr>
        <w:t xml:space="preserve">, M., &amp; Jansen, F. (2016). </w:t>
      </w:r>
      <w:proofErr w:type="spellStart"/>
      <w:r w:rsidRPr="00AF6732">
        <w:rPr>
          <w:rFonts w:ascii="Calibri" w:hAnsi="Calibri" w:cs="Calibri"/>
          <w:i/>
          <w:iCs/>
        </w:rPr>
        <w:t>Indicspecies</w:t>
      </w:r>
      <w:proofErr w:type="spellEnd"/>
      <w:r w:rsidRPr="00AF6732">
        <w:rPr>
          <w:rFonts w:ascii="Calibri" w:hAnsi="Calibri" w:cs="Calibri"/>
        </w:rPr>
        <w:t>. http://r.meteo.uni.wroc.pl/web/packages/indicspecies/indicspecies.pdf</w:t>
      </w:r>
    </w:p>
    <w:p w14:paraId="32EB1565" w14:textId="77777777" w:rsidR="00AF6732" w:rsidRPr="00AF6732" w:rsidRDefault="00AF6732" w:rsidP="00AF6732">
      <w:pPr>
        <w:pStyle w:val="Bibliography"/>
        <w:rPr>
          <w:rFonts w:ascii="Calibri" w:hAnsi="Calibri" w:cs="Calibri"/>
        </w:rPr>
      </w:pPr>
      <w:r w:rsidRPr="00AF6732">
        <w:rPr>
          <w:rFonts w:ascii="Calibri" w:hAnsi="Calibri" w:cs="Calibri"/>
        </w:rPr>
        <w:t xml:space="preserve">Denoth, M., &amp; Myers, J. H. (2007). Competition between Lythrum salicaria and a rare species: Combining evidence from experiments and long-term monitoring. </w:t>
      </w:r>
      <w:r w:rsidRPr="00AF6732">
        <w:rPr>
          <w:rFonts w:ascii="Calibri" w:hAnsi="Calibri" w:cs="Calibri"/>
          <w:i/>
          <w:iCs/>
        </w:rPr>
        <w:t>Plant Ecology</w:t>
      </w:r>
      <w:r w:rsidRPr="00AF6732">
        <w:rPr>
          <w:rFonts w:ascii="Calibri" w:hAnsi="Calibri" w:cs="Calibri"/>
        </w:rPr>
        <w:t xml:space="preserve">, </w:t>
      </w:r>
      <w:r w:rsidRPr="00AF6732">
        <w:rPr>
          <w:rFonts w:ascii="Calibri" w:hAnsi="Calibri" w:cs="Calibri"/>
          <w:i/>
          <w:iCs/>
        </w:rPr>
        <w:t>191</w:t>
      </w:r>
      <w:r w:rsidRPr="00AF6732">
        <w:rPr>
          <w:rFonts w:ascii="Calibri" w:hAnsi="Calibri" w:cs="Calibri"/>
        </w:rPr>
        <w:t>(2), 153–161. https://doi.org/10.1007/s11258-006-9232-2</w:t>
      </w:r>
    </w:p>
    <w:p w14:paraId="7FA08673" w14:textId="77777777" w:rsidR="00AF6732" w:rsidRPr="00AF6732" w:rsidRDefault="00AF6732" w:rsidP="00AF6732">
      <w:pPr>
        <w:pStyle w:val="Bibliography"/>
        <w:rPr>
          <w:rFonts w:ascii="Calibri" w:hAnsi="Calibri" w:cs="Calibri"/>
        </w:rPr>
      </w:pPr>
      <w:r w:rsidRPr="00AF6732">
        <w:rPr>
          <w:rFonts w:ascii="Calibri" w:hAnsi="Calibri" w:cs="Calibri"/>
        </w:rPr>
        <w:t xml:space="preserve">Donohue, I., Hillebrand, H., Montoya, J. M., Petchey, O. L., Pimm, S. L., Fowler, M. S., Healy, K., Jackson, A. L., </w:t>
      </w:r>
      <w:proofErr w:type="spellStart"/>
      <w:r w:rsidRPr="00AF6732">
        <w:rPr>
          <w:rFonts w:ascii="Calibri" w:hAnsi="Calibri" w:cs="Calibri"/>
        </w:rPr>
        <w:t>Lurgi</w:t>
      </w:r>
      <w:proofErr w:type="spellEnd"/>
      <w:r w:rsidRPr="00AF6732">
        <w:rPr>
          <w:rFonts w:ascii="Calibri" w:hAnsi="Calibri" w:cs="Calibri"/>
        </w:rPr>
        <w:t xml:space="preserve">, M., McClean, D., O’Connor, N. E., O’Gorman, E. J., &amp; Yang, Q. (2016). Navigating the </w:t>
      </w:r>
      <w:r w:rsidRPr="00AF6732">
        <w:rPr>
          <w:rFonts w:ascii="Calibri" w:hAnsi="Calibri" w:cs="Calibri"/>
        </w:rPr>
        <w:lastRenderedPageBreak/>
        <w:t xml:space="preserve">complexity of ecological stability. </w:t>
      </w:r>
      <w:r w:rsidRPr="00AF6732">
        <w:rPr>
          <w:rFonts w:ascii="Calibri" w:hAnsi="Calibri" w:cs="Calibri"/>
          <w:i/>
          <w:iCs/>
        </w:rPr>
        <w:t>Ecology Letters</w:t>
      </w:r>
      <w:r w:rsidRPr="00AF6732">
        <w:rPr>
          <w:rFonts w:ascii="Calibri" w:hAnsi="Calibri" w:cs="Calibri"/>
        </w:rPr>
        <w:t xml:space="preserve">, </w:t>
      </w:r>
      <w:r w:rsidRPr="00AF6732">
        <w:rPr>
          <w:rFonts w:ascii="Calibri" w:hAnsi="Calibri" w:cs="Calibri"/>
          <w:i/>
          <w:iCs/>
        </w:rPr>
        <w:t>19</w:t>
      </w:r>
      <w:r w:rsidRPr="00AF6732">
        <w:rPr>
          <w:rFonts w:ascii="Calibri" w:hAnsi="Calibri" w:cs="Calibri"/>
        </w:rPr>
        <w:t>(9), 1172–1185. https://doi.org/10.1111/ele.12648</w:t>
      </w:r>
    </w:p>
    <w:p w14:paraId="4C52E3E9" w14:textId="77777777" w:rsidR="00AF6732" w:rsidRPr="00AF6732" w:rsidRDefault="00AF6732" w:rsidP="00AF6732">
      <w:pPr>
        <w:pStyle w:val="Bibliography"/>
        <w:rPr>
          <w:rFonts w:ascii="Calibri" w:hAnsi="Calibri" w:cs="Calibri"/>
        </w:rPr>
      </w:pPr>
      <w:r w:rsidRPr="00AF6732">
        <w:rPr>
          <w:rFonts w:ascii="Calibri" w:hAnsi="Calibri" w:cs="Calibri"/>
        </w:rPr>
        <w:t xml:space="preserve">Douglas, T. J., </w:t>
      </w:r>
      <w:proofErr w:type="spellStart"/>
      <w:r w:rsidRPr="00AF6732">
        <w:rPr>
          <w:rFonts w:ascii="Calibri" w:hAnsi="Calibri" w:cs="Calibri"/>
        </w:rPr>
        <w:t>Schuerholz</w:t>
      </w:r>
      <w:proofErr w:type="spellEnd"/>
      <w:r w:rsidRPr="00AF6732">
        <w:rPr>
          <w:rFonts w:ascii="Calibri" w:hAnsi="Calibri" w:cs="Calibri"/>
        </w:rPr>
        <w:t xml:space="preserve">, G., &amp; Juniper, S. K. (2022). Blue Carbon Storage in a Northern Temperate Estuary Subject to Habitat Loss and Chronic Habitat Disturbance: Cowichan Estuary, British Columbia, Canada. </w:t>
      </w:r>
      <w:r w:rsidRPr="00AF6732">
        <w:rPr>
          <w:rFonts w:ascii="Calibri" w:hAnsi="Calibri" w:cs="Calibri"/>
          <w:i/>
          <w:iCs/>
        </w:rPr>
        <w:t>Frontiers in Marine Science</w:t>
      </w:r>
      <w:r w:rsidRPr="00AF6732">
        <w:rPr>
          <w:rFonts w:ascii="Calibri" w:hAnsi="Calibri" w:cs="Calibri"/>
        </w:rPr>
        <w:t xml:space="preserve">, </w:t>
      </w:r>
      <w:r w:rsidRPr="00AF6732">
        <w:rPr>
          <w:rFonts w:ascii="Calibri" w:hAnsi="Calibri" w:cs="Calibri"/>
          <w:i/>
          <w:iCs/>
        </w:rPr>
        <w:t>9</w:t>
      </w:r>
      <w:r w:rsidRPr="00AF6732">
        <w:rPr>
          <w:rFonts w:ascii="Calibri" w:hAnsi="Calibri" w:cs="Calibri"/>
        </w:rPr>
        <w:t>. https://www.frontiersin.org/article/10.3389/fmars.2022.857586</w:t>
      </w:r>
    </w:p>
    <w:p w14:paraId="22FE3E7C"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Dufrêne</w:t>
      </w:r>
      <w:proofErr w:type="spellEnd"/>
      <w:r w:rsidRPr="00AF6732">
        <w:rPr>
          <w:rFonts w:ascii="Calibri" w:hAnsi="Calibri" w:cs="Calibri"/>
        </w:rPr>
        <w:t xml:space="preserve">, M., &amp; Legendre, P. (1997). Species Assemblages and Indicator </w:t>
      </w:r>
      <w:proofErr w:type="spellStart"/>
      <w:r w:rsidRPr="00AF6732">
        <w:rPr>
          <w:rFonts w:ascii="Calibri" w:hAnsi="Calibri" w:cs="Calibri"/>
        </w:rPr>
        <w:t>Species:the</w:t>
      </w:r>
      <w:proofErr w:type="spellEnd"/>
      <w:r w:rsidRPr="00AF6732">
        <w:rPr>
          <w:rFonts w:ascii="Calibri" w:hAnsi="Calibri" w:cs="Calibri"/>
        </w:rPr>
        <w:t xml:space="preserve"> Need for a Flexible Asymmetrical Approach. </w:t>
      </w:r>
      <w:r w:rsidRPr="00AF6732">
        <w:rPr>
          <w:rFonts w:ascii="Calibri" w:hAnsi="Calibri" w:cs="Calibri"/>
          <w:i/>
          <w:iCs/>
        </w:rPr>
        <w:t>Ecological Monographs</w:t>
      </w:r>
      <w:r w:rsidRPr="00AF6732">
        <w:rPr>
          <w:rFonts w:ascii="Calibri" w:hAnsi="Calibri" w:cs="Calibri"/>
        </w:rPr>
        <w:t xml:space="preserve">, </w:t>
      </w:r>
      <w:r w:rsidRPr="00AF6732">
        <w:rPr>
          <w:rFonts w:ascii="Calibri" w:hAnsi="Calibri" w:cs="Calibri"/>
          <w:i/>
          <w:iCs/>
        </w:rPr>
        <w:t>67</w:t>
      </w:r>
      <w:r w:rsidRPr="00AF6732">
        <w:rPr>
          <w:rFonts w:ascii="Calibri" w:hAnsi="Calibri" w:cs="Calibri"/>
        </w:rPr>
        <w:t>(3), 345–366. https://doi.org/10.1890/0012-9615(1997)067[0345:SAAIST]2.0.CO;2</w:t>
      </w:r>
    </w:p>
    <w:p w14:paraId="0EAFD08D" w14:textId="77777777" w:rsidR="00AF6732" w:rsidRPr="00AF6732" w:rsidRDefault="00AF6732" w:rsidP="00AF6732">
      <w:pPr>
        <w:pStyle w:val="Bibliography"/>
        <w:rPr>
          <w:rFonts w:ascii="Calibri" w:hAnsi="Calibri" w:cs="Calibri"/>
        </w:rPr>
      </w:pPr>
      <w:r w:rsidRPr="00AF6732">
        <w:rPr>
          <w:rFonts w:ascii="Calibri" w:hAnsi="Calibri" w:cs="Calibri"/>
        </w:rPr>
        <w:t xml:space="preserve">Emmett, R., </w:t>
      </w:r>
      <w:proofErr w:type="spellStart"/>
      <w:r w:rsidRPr="00AF6732">
        <w:rPr>
          <w:rFonts w:ascii="Calibri" w:hAnsi="Calibri" w:cs="Calibri"/>
        </w:rPr>
        <w:t>Llansó</w:t>
      </w:r>
      <w:proofErr w:type="spellEnd"/>
      <w:r w:rsidRPr="00AF6732">
        <w:rPr>
          <w:rFonts w:ascii="Calibri" w:hAnsi="Calibri" w:cs="Calibri"/>
        </w:rPr>
        <w:t xml:space="preserve">, R., Newton, J., Thom, R., Hornberger, M., Morgan, C., </w:t>
      </w:r>
      <w:proofErr w:type="spellStart"/>
      <w:r w:rsidRPr="00AF6732">
        <w:rPr>
          <w:rFonts w:ascii="Calibri" w:hAnsi="Calibri" w:cs="Calibri"/>
        </w:rPr>
        <w:t>Levings</w:t>
      </w:r>
      <w:proofErr w:type="spellEnd"/>
      <w:r w:rsidRPr="00AF6732">
        <w:rPr>
          <w:rFonts w:ascii="Calibri" w:hAnsi="Calibri" w:cs="Calibri"/>
        </w:rPr>
        <w:t xml:space="preserve">, C., Copping, A., &amp; Fishman, P. (2000). Geographic signatures of North American West Coast estuaries. </w:t>
      </w:r>
      <w:r w:rsidRPr="00AF6732">
        <w:rPr>
          <w:rFonts w:ascii="Calibri" w:hAnsi="Calibri" w:cs="Calibri"/>
          <w:i/>
          <w:iCs/>
        </w:rPr>
        <w:t>Estuaries</w:t>
      </w:r>
      <w:r w:rsidRPr="00AF6732">
        <w:rPr>
          <w:rFonts w:ascii="Calibri" w:hAnsi="Calibri" w:cs="Calibri"/>
        </w:rPr>
        <w:t xml:space="preserve">, </w:t>
      </w:r>
      <w:r w:rsidRPr="00AF6732">
        <w:rPr>
          <w:rFonts w:ascii="Calibri" w:hAnsi="Calibri" w:cs="Calibri"/>
          <w:i/>
          <w:iCs/>
        </w:rPr>
        <w:t>23</w:t>
      </w:r>
      <w:r w:rsidRPr="00AF6732">
        <w:rPr>
          <w:rFonts w:ascii="Calibri" w:hAnsi="Calibri" w:cs="Calibri"/>
        </w:rPr>
        <w:t>(6), 765–792. http://dx.doi.org/10.2307/1352998</w:t>
      </w:r>
    </w:p>
    <w:p w14:paraId="09E058DD" w14:textId="77777777" w:rsidR="00AF6732" w:rsidRPr="00AF6732" w:rsidRDefault="00AF6732" w:rsidP="00AF6732">
      <w:pPr>
        <w:pStyle w:val="Bibliography"/>
        <w:rPr>
          <w:rFonts w:ascii="Calibri" w:hAnsi="Calibri" w:cs="Calibri"/>
        </w:rPr>
      </w:pPr>
      <w:r w:rsidRPr="00AF6732">
        <w:rPr>
          <w:rFonts w:ascii="Calibri" w:hAnsi="Calibri" w:cs="Calibri"/>
        </w:rPr>
        <w:t xml:space="preserve">Finn, R. J. R., Chalifour, L., Gergel, S. E., Hinch, S. G., Scott, D. C., &amp; Martin, T. G. (2021). Quantifying lost and inaccessible habitat for Pacific salmon in Canada’s Lower Fraser River. </w:t>
      </w:r>
      <w:r w:rsidRPr="00AF6732">
        <w:rPr>
          <w:rFonts w:ascii="Calibri" w:hAnsi="Calibri" w:cs="Calibri"/>
          <w:i/>
          <w:iCs/>
        </w:rPr>
        <w:t>Ecosphere</w:t>
      </w:r>
      <w:r w:rsidRPr="00AF6732">
        <w:rPr>
          <w:rFonts w:ascii="Calibri" w:hAnsi="Calibri" w:cs="Calibri"/>
        </w:rPr>
        <w:t xml:space="preserve">, </w:t>
      </w:r>
      <w:r w:rsidRPr="00AF6732">
        <w:rPr>
          <w:rFonts w:ascii="Calibri" w:hAnsi="Calibri" w:cs="Calibri"/>
          <w:i/>
          <w:iCs/>
        </w:rPr>
        <w:t>12</w:t>
      </w:r>
      <w:r w:rsidRPr="00AF6732">
        <w:rPr>
          <w:rFonts w:ascii="Calibri" w:hAnsi="Calibri" w:cs="Calibri"/>
        </w:rPr>
        <w:t>(7), e03646. https://doi.org/10.1002/ecs2.3646</w:t>
      </w:r>
    </w:p>
    <w:p w14:paraId="7EBDCD21" w14:textId="77777777" w:rsidR="00AF6732" w:rsidRPr="00AF6732" w:rsidRDefault="00AF6732" w:rsidP="00AF6732">
      <w:pPr>
        <w:pStyle w:val="Bibliography"/>
        <w:rPr>
          <w:rFonts w:ascii="Calibri" w:hAnsi="Calibri" w:cs="Calibri"/>
        </w:rPr>
      </w:pPr>
      <w:r w:rsidRPr="00AF6732">
        <w:rPr>
          <w:rFonts w:ascii="Calibri" w:hAnsi="Calibri" w:cs="Calibri"/>
        </w:rPr>
        <w:t xml:space="preserve">Hallett, L. M., Jones, S. K., MacDonald, A. A. M., Jones, M. B., Flynn, D. F. B., Ripplinger, J., Slaughter, P., </w:t>
      </w:r>
      <w:proofErr w:type="spellStart"/>
      <w:r w:rsidRPr="00AF6732">
        <w:rPr>
          <w:rFonts w:ascii="Calibri" w:hAnsi="Calibri" w:cs="Calibri"/>
        </w:rPr>
        <w:t>Gries</w:t>
      </w:r>
      <w:proofErr w:type="spellEnd"/>
      <w:r w:rsidRPr="00AF6732">
        <w:rPr>
          <w:rFonts w:ascii="Calibri" w:hAnsi="Calibri" w:cs="Calibri"/>
        </w:rPr>
        <w:t xml:space="preserve">, C., &amp; Collins, S. L. (2016). codyn: An r package of community dynamics metrics. </w:t>
      </w:r>
      <w:r w:rsidRPr="00AF6732">
        <w:rPr>
          <w:rFonts w:ascii="Calibri" w:hAnsi="Calibri" w:cs="Calibri"/>
          <w:i/>
          <w:iCs/>
        </w:rPr>
        <w:t>Methods in Ecology and Evolution</w:t>
      </w:r>
      <w:r w:rsidRPr="00AF6732">
        <w:rPr>
          <w:rFonts w:ascii="Calibri" w:hAnsi="Calibri" w:cs="Calibri"/>
        </w:rPr>
        <w:t xml:space="preserve">, </w:t>
      </w:r>
      <w:r w:rsidRPr="00AF6732">
        <w:rPr>
          <w:rFonts w:ascii="Calibri" w:hAnsi="Calibri" w:cs="Calibri"/>
          <w:i/>
          <w:iCs/>
        </w:rPr>
        <w:t>7</w:t>
      </w:r>
      <w:r w:rsidRPr="00AF6732">
        <w:rPr>
          <w:rFonts w:ascii="Calibri" w:hAnsi="Calibri" w:cs="Calibri"/>
        </w:rPr>
        <w:t>(10), 1146–1151. https://doi.org/10.1111/2041-210X.12569</w:t>
      </w:r>
    </w:p>
    <w:p w14:paraId="527369B1"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Hanski</w:t>
      </w:r>
      <w:proofErr w:type="spellEnd"/>
      <w:r w:rsidRPr="00AF6732">
        <w:rPr>
          <w:rFonts w:ascii="Calibri" w:hAnsi="Calibri" w:cs="Calibri"/>
        </w:rPr>
        <w:t xml:space="preserve">, I. (1982). Dynamics of Regional Distribution: The Core and Satellite Species Hypothesis. </w:t>
      </w:r>
      <w:r w:rsidRPr="00AF6732">
        <w:rPr>
          <w:rFonts w:ascii="Calibri" w:hAnsi="Calibri" w:cs="Calibri"/>
          <w:i/>
          <w:iCs/>
        </w:rPr>
        <w:t>Oikos</w:t>
      </w:r>
      <w:r w:rsidRPr="00AF6732">
        <w:rPr>
          <w:rFonts w:ascii="Calibri" w:hAnsi="Calibri" w:cs="Calibri"/>
        </w:rPr>
        <w:t xml:space="preserve">, </w:t>
      </w:r>
      <w:r w:rsidRPr="00AF6732">
        <w:rPr>
          <w:rFonts w:ascii="Calibri" w:hAnsi="Calibri" w:cs="Calibri"/>
          <w:i/>
          <w:iCs/>
        </w:rPr>
        <w:t>38</w:t>
      </w:r>
      <w:r w:rsidRPr="00AF6732">
        <w:rPr>
          <w:rFonts w:ascii="Calibri" w:hAnsi="Calibri" w:cs="Calibri"/>
        </w:rPr>
        <w:t>(2), 210–221. JSTOR. https://doi.org/10.2307/3544021</w:t>
      </w:r>
    </w:p>
    <w:p w14:paraId="30AA8B23" w14:textId="77777777" w:rsidR="00AF6732" w:rsidRPr="00AF6732" w:rsidRDefault="00AF6732" w:rsidP="00AF6732">
      <w:pPr>
        <w:pStyle w:val="Bibliography"/>
        <w:rPr>
          <w:rFonts w:ascii="Calibri" w:hAnsi="Calibri" w:cs="Calibri"/>
        </w:rPr>
      </w:pPr>
      <w:r w:rsidRPr="00AF6732">
        <w:rPr>
          <w:rFonts w:ascii="Calibri" w:hAnsi="Calibri" w:cs="Calibri"/>
        </w:rPr>
        <w:t xml:space="preserve">Hitchcock, C. L., &amp; Cronquist, A. (1973). </w:t>
      </w:r>
      <w:r w:rsidRPr="00AF6732">
        <w:rPr>
          <w:rFonts w:ascii="Calibri" w:hAnsi="Calibri" w:cs="Calibri"/>
          <w:i/>
          <w:iCs/>
        </w:rPr>
        <w:t>Flora of the Pacific Northwest, an illustrated manual</w:t>
      </w:r>
      <w:r w:rsidRPr="00AF6732">
        <w:rPr>
          <w:rFonts w:ascii="Calibri" w:hAnsi="Calibri" w:cs="Calibri"/>
        </w:rPr>
        <w:t>. University of Washington Press.</w:t>
      </w:r>
    </w:p>
    <w:p w14:paraId="19A87D68"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Holling</w:t>
      </w:r>
      <w:proofErr w:type="spellEnd"/>
      <w:r w:rsidRPr="00AF6732">
        <w:rPr>
          <w:rFonts w:ascii="Calibri" w:hAnsi="Calibri" w:cs="Calibri"/>
        </w:rPr>
        <w:t xml:space="preserve">, C. S. (1973). Resilience and Stability of Ecological Systems. </w:t>
      </w:r>
      <w:r w:rsidRPr="00AF6732">
        <w:rPr>
          <w:rFonts w:ascii="Calibri" w:hAnsi="Calibri" w:cs="Calibri"/>
          <w:i/>
          <w:iCs/>
        </w:rPr>
        <w:t>Annual Review of Ecology and Systematics</w:t>
      </w:r>
      <w:r w:rsidRPr="00AF6732">
        <w:rPr>
          <w:rFonts w:ascii="Calibri" w:hAnsi="Calibri" w:cs="Calibri"/>
        </w:rPr>
        <w:t xml:space="preserve">, </w:t>
      </w:r>
      <w:r w:rsidRPr="00AF6732">
        <w:rPr>
          <w:rFonts w:ascii="Calibri" w:hAnsi="Calibri" w:cs="Calibri"/>
          <w:i/>
          <w:iCs/>
        </w:rPr>
        <w:t>4</w:t>
      </w:r>
      <w:r w:rsidRPr="00AF6732">
        <w:rPr>
          <w:rFonts w:ascii="Calibri" w:hAnsi="Calibri" w:cs="Calibri"/>
        </w:rPr>
        <w:t>(1), 1–23. https://doi.org/10.1146/annurev.es.04.110173.000245</w:t>
      </w:r>
    </w:p>
    <w:p w14:paraId="6FDFC164" w14:textId="77777777" w:rsidR="00AF6732" w:rsidRPr="00AF6732" w:rsidRDefault="00AF6732" w:rsidP="00AF6732">
      <w:pPr>
        <w:pStyle w:val="Bibliography"/>
        <w:rPr>
          <w:rFonts w:ascii="Calibri" w:hAnsi="Calibri" w:cs="Calibri"/>
        </w:rPr>
      </w:pPr>
      <w:r w:rsidRPr="00AF6732">
        <w:rPr>
          <w:rFonts w:ascii="Calibri" w:hAnsi="Calibri" w:cs="Calibri"/>
        </w:rPr>
        <w:lastRenderedPageBreak/>
        <w:t xml:space="preserve">Kehoe, L. J., Lund, J., Chalifour, L., </w:t>
      </w:r>
      <w:proofErr w:type="spellStart"/>
      <w:r w:rsidRPr="00AF6732">
        <w:rPr>
          <w:rFonts w:ascii="Calibri" w:hAnsi="Calibri" w:cs="Calibri"/>
        </w:rPr>
        <w:t>Asadian</w:t>
      </w:r>
      <w:proofErr w:type="spellEnd"/>
      <w:r w:rsidRPr="00AF6732">
        <w:rPr>
          <w:rFonts w:ascii="Calibri" w:hAnsi="Calibri" w:cs="Calibri"/>
        </w:rPr>
        <w:t xml:space="preserve">, Y., Balke, E., Boyd, S., Carlson, D., Casey, J. M., Connors, B., Cryer, N., </w:t>
      </w:r>
      <w:proofErr w:type="spellStart"/>
      <w:r w:rsidRPr="00AF6732">
        <w:rPr>
          <w:rFonts w:ascii="Calibri" w:hAnsi="Calibri" w:cs="Calibri"/>
        </w:rPr>
        <w:t>Drever</w:t>
      </w:r>
      <w:proofErr w:type="spellEnd"/>
      <w:r w:rsidRPr="00AF6732">
        <w:rPr>
          <w:rFonts w:ascii="Calibri" w:hAnsi="Calibri" w:cs="Calibri"/>
        </w:rPr>
        <w:t xml:space="preserve">, M. C., Hinch, S., </w:t>
      </w:r>
      <w:proofErr w:type="spellStart"/>
      <w:r w:rsidRPr="00AF6732">
        <w:rPr>
          <w:rFonts w:ascii="Calibri" w:hAnsi="Calibri" w:cs="Calibri"/>
        </w:rPr>
        <w:t>Levings</w:t>
      </w:r>
      <w:proofErr w:type="spellEnd"/>
      <w:r w:rsidRPr="00AF6732">
        <w:rPr>
          <w:rFonts w:ascii="Calibri" w:hAnsi="Calibri" w:cs="Calibri"/>
        </w:rPr>
        <w:t xml:space="preserve">, C., </w:t>
      </w:r>
      <w:proofErr w:type="spellStart"/>
      <w:r w:rsidRPr="00AF6732">
        <w:rPr>
          <w:rFonts w:ascii="Calibri" w:hAnsi="Calibri" w:cs="Calibri"/>
        </w:rPr>
        <w:t>MacDuffee</w:t>
      </w:r>
      <w:proofErr w:type="spellEnd"/>
      <w:r w:rsidRPr="00AF6732">
        <w:rPr>
          <w:rFonts w:ascii="Calibri" w:hAnsi="Calibri" w:cs="Calibri"/>
        </w:rPr>
        <w:t xml:space="preserve">, M., McGregor, H., Richardson, J., Scott, D. C., Stewart, D., </w:t>
      </w:r>
      <w:proofErr w:type="spellStart"/>
      <w:r w:rsidRPr="00AF6732">
        <w:rPr>
          <w:rFonts w:ascii="Calibri" w:hAnsi="Calibri" w:cs="Calibri"/>
        </w:rPr>
        <w:t>Vennesland</w:t>
      </w:r>
      <w:proofErr w:type="spellEnd"/>
      <w:r w:rsidRPr="00AF6732">
        <w:rPr>
          <w:rFonts w:ascii="Calibri" w:hAnsi="Calibri" w:cs="Calibri"/>
        </w:rPr>
        <w:t xml:space="preserve">, R. G., … Martin, T. G. (2021). Conservation in heavily urbanized biodiverse regions requires urgent management action and attention to governance. </w:t>
      </w:r>
      <w:r w:rsidRPr="00AF6732">
        <w:rPr>
          <w:rFonts w:ascii="Calibri" w:hAnsi="Calibri" w:cs="Calibri"/>
          <w:i/>
          <w:iCs/>
        </w:rPr>
        <w:t>Conservation Science and Practice</w:t>
      </w:r>
      <w:r w:rsidRPr="00AF6732">
        <w:rPr>
          <w:rFonts w:ascii="Calibri" w:hAnsi="Calibri" w:cs="Calibri"/>
        </w:rPr>
        <w:t xml:space="preserve">, </w:t>
      </w:r>
      <w:r w:rsidRPr="00AF6732">
        <w:rPr>
          <w:rFonts w:ascii="Calibri" w:hAnsi="Calibri" w:cs="Calibri"/>
          <w:i/>
          <w:iCs/>
        </w:rPr>
        <w:t>3</w:t>
      </w:r>
      <w:r w:rsidRPr="00AF6732">
        <w:rPr>
          <w:rFonts w:ascii="Calibri" w:hAnsi="Calibri" w:cs="Calibri"/>
        </w:rPr>
        <w:t>(2), e310. https://doi.org/10.1111/csp2.310</w:t>
      </w:r>
    </w:p>
    <w:p w14:paraId="760B0586"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Kopecký</w:t>
      </w:r>
      <w:proofErr w:type="spellEnd"/>
      <w:r w:rsidRPr="00AF6732">
        <w:rPr>
          <w:rFonts w:ascii="Calibri" w:hAnsi="Calibri" w:cs="Calibri"/>
        </w:rPr>
        <w:t xml:space="preserve">, M., &amp; </w:t>
      </w:r>
      <w:proofErr w:type="spellStart"/>
      <w:r w:rsidRPr="00AF6732">
        <w:rPr>
          <w:rFonts w:ascii="Calibri" w:hAnsi="Calibri" w:cs="Calibri"/>
        </w:rPr>
        <w:t>Macek</w:t>
      </w:r>
      <w:proofErr w:type="spellEnd"/>
      <w:r w:rsidRPr="00AF6732">
        <w:rPr>
          <w:rFonts w:ascii="Calibri" w:hAnsi="Calibri" w:cs="Calibri"/>
        </w:rPr>
        <w:t xml:space="preserve">, M. (2015). Vegetation resurvey is robust to plot location uncertainty. </w:t>
      </w:r>
      <w:r w:rsidRPr="00AF6732">
        <w:rPr>
          <w:rFonts w:ascii="Calibri" w:hAnsi="Calibri" w:cs="Calibri"/>
          <w:i/>
          <w:iCs/>
        </w:rPr>
        <w:t>Diversity and Distributions</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(3), 322–330. https://doi.org/10.1111/ddi.12299</w:t>
      </w:r>
    </w:p>
    <w:p w14:paraId="1FDFCA9C" w14:textId="77777777" w:rsidR="00AF6732" w:rsidRPr="00AF6732" w:rsidRDefault="00AF6732" w:rsidP="00AF6732">
      <w:pPr>
        <w:pStyle w:val="Bibliography"/>
        <w:rPr>
          <w:rFonts w:ascii="Calibri" w:hAnsi="Calibri" w:cs="Calibri"/>
        </w:rPr>
      </w:pPr>
      <w:r w:rsidRPr="00AF6732">
        <w:rPr>
          <w:rFonts w:ascii="Calibri" w:hAnsi="Calibri" w:cs="Calibri"/>
        </w:rPr>
        <w:t xml:space="preserve">Lane, S. L. (2022). Using marsh organs to test seed recruitment in tidal freshwater marshes. </w:t>
      </w:r>
      <w:r w:rsidRPr="00AF6732">
        <w:rPr>
          <w:rFonts w:ascii="Calibri" w:hAnsi="Calibri" w:cs="Calibri"/>
          <w:i/>
          <w:iCs/>
        </w:rPr>
        <w:t>Applications in Plant Sciences</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 e11474. https://doi.org/10.1002/aps3.11474</w:t>
      </w:r>
    </w:p>
    <w:p w14:paraId="676C8FEC" w14:textId="77777777" w:rsidR="00AF6732" w:rsidRPr="00AF6732" w:rsidRDefault="00AF6732" w:rsidP="00AF6732">
      <w:pPr>
        <w:pStyle w:val="Bibliography"/>
        <w:rPr>
          <w:rFonts w:ascii="Calibri" w:hAnsi="Calibri" w:cs="Calibri"/>
        </w:rPr>
      </w:pPr>
      <w:r w:rsidRPr="00AF6732">
        <w:rPr>
          <w:rFonts w:ascii="Calibri" w:hAnsi="Calibri" w:cs="Calibri"/>
        </w:rPr>
        <w:t xml:space="preserve">Legendre, P., &amp; Legendre, L. (2012). </w:t>
      </w:r>
      <w:r w:rsidRPr="00AF6732">
        <w:rPr>
          <w:rFonts w:ascii="Calibri" w:hAnsi="Calibri" w:cs="Calibri"/>
          <w:i/>
          <w:iCs/>
        </w:rPr>
        <w:t>Numerical Ecology</w:t>
      </w:r>
      <w:r w:rsidRPr="00AF6732">
        <w:rPr>
          <w:rFonts w:ascii="Calibri" w:hAnsi="Calibri" w:cs="Calibri"/>
        </w:rPr>
        <w:t xml:space="preserve"> (3rd ed., Vol. 24). Elsevier.</w:t>
      </w:r>
    </w:p>
    <w:p w14:paraId="4ADA34FD"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Lepš</w:t>
      </w:r>
      <w:proofErr w:type="spellEnd"/>
      <w:r w:rsidRPr="00AF6732">
        <w:rPr>
          <w:rFonts w:ascii="Calibri" w:hAnsi="Calibri" w:cs="Calibri"/>
        </w:rPr>
        <w:t xml:space="preserve">, J. (2004). What do the biodiversity experiments tell us about consequences of plant species loss in the real world? </w:t>
      </w:r>
      <w:r w:rsidRPr="00AF6732">
        <w:rPr>
          <w:rFonts w:ascii="Calibri" w:hAnsi="Calibri" w:cs="Calibri"/>
          <w:i/>
          <w:iCs/>
        </w:rPr>
        <w:t>Basic and Applied Ecology</w:t>
      </w:r>
      <w:r w:rsidRPr="00AF6732">
        <w:rPr>
          <w:rFonts w:ascii="Calibri" w:hAnsi="Calibri" w:cs="Calibri"/>
        </w:rPr>
        <w:t xml:space="preserve">, </w:t>
      </w:r>
      <w:r w:rsidRPr="00AF6732">
        <w:rPr>
          <w:rFonts w:ascii="Calibri" w:hAnsi="Calibri" w:cs="Calibri"/>
          <w:i/>
          <w:iCs/>
        </w:rPr>
        <w:t>5</w:t>
      </w:r>
      <w:r w:rsidRPr="00AF6732">
        <w:rPr>
          <w:rFonts w:ascii="Calibri" w:hAnsi="Calibri" w:cs="Calibri"/>
        </w:rPr>
        <w:t>(6), 529–534. https://doi.org/10.1016/j.baae.2004.06.003</w:t>
      </w:r>
    </w:p>
    <w:p w14:paraId="302FA919" w14:textId="77777777" w:rsidR="00AF6732" w:rsidRPr="00AF6732" w:rsidRDefault="00AF6732" w:rsidP="00AF6732">
      <w:pPr>
        <w:pStyle w:val="Bibliography"/>
        <w:rPr>
          <w:rFonts w:ascii="Calibri" w:hAnsi="Calibri" w:cs="Calibri"/>
        </w:rPr>
      </w:pPr>
      <w:r w:rsidRPr="00AF6732">
        <w:rPr>
          <w:rFonts w:ascii="Calibri" w:hAnsi="Calibri" w:cs="Calibri"/>
        </w:rPr>
        <w:t xml:space="preserve">Mendelssohn, I. A., &amp; Kuhn, N. L. (2003). Sediment subsidy: Effects on soil–plant responses in a rapidly submerging coastal salt marsh. </w:t>
      </w:r>
      <w:r w:rsidRPr="00AF6732">
        <w:rPr>
          <w:rFonts w:ascii="Calibri" w:hAnsi="Calibri" w:cs="Calibri"/>
          <w:i/>
          <w:iCs/>
        </w:rPr>
        <w:t>Ecological Engineering</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(2), 115–128. https://doi.org/10.1016/j.ecoleng.2003.09.006</w:t>
      </w:r>
    </w:p>
    <w:p w14:paraId="2F770018" w14:textId="77777777" w:rsidR="00AF6732" w:rsidRPr="00AF6732" w:rsidRDefault="00AF6732" w:rsidP="00AF6732">
      <w:pPr>
        <w:pStyle w:val="Bibliography"/>
        <w:rPr>
          <w:rFonts w:ascii="Calibri" w:hAnsi="Calibri" w:cs="Calibri"/>
        </w:rPr>
      </w:pPr>
      <w:r w:rsidRPr="00AF6732">
        <w:rPr>
          <w:rFonts w:ascii="Calibri" w:hAnsi="Calibri" w:cs="Calibri"/>
        </w:rPr>
        <w:t xml:space="preserve">Nyman, J. A., Walters, R. J., </w:t>
      </w:r>
      <w:proofErr w:type="spellStart"/>
      <w:r w:rsidRPr="00AF6732">
        <w:rPr>
          <w:rFonts w:ascii="Calibri" w:hAnsi="Calibri" w:cs="Calibri"/>
        </w:rPr>
        <w:t>Delaune</w:t>
      </w:r>
      <w:proofErr w:type="spellEnd"/>
      <w:r w:rsidRPr="00AF6732">
        <w:rPr>
          <w:rFonts w:ascii="Calibri" w:hAnsi="Calibri" w:cs="Calibri"/>
        </w:rPr>
        <w:t xml:space="preserve">, R. D., &amp; Patrick, W. H. (2006). Marsh vertical accretion via vegetative growth. </w:t>
      </w:r>
      <w:r w:rsidRPr="00AF6732">
        <w:rPr>
          <w:rFonts w:ascii="Calibri" w:hAnsi="Calibri" w:cs="Calibri"/>
          <w:i/>
          <w:iCs/>
        </w:rPr>
        <w:t>Estuarine, Coastal and Shelf Science</w:t>
      </w:r>
      <w:r w:rsidRPr="00AF6732">
        <w:rPr>
          <w:rFonts w:ascii="Calibri" w:hAnsi="Calibri" w:cs="Calibri"/>
        </w:rPr>
        <w:t xml:space="preserve">, </w:t>
      </w:r>
      <w:r w:rsidRPr="00AF6732">
        <w:rPr>
          <w:rFonts w:ascii="Calibri" w:hAnsi="Calibri" w:cs="Calibri"/>
          <w:i/>
          <w:iCs/>
        </w:rPr>
        <w:t>69</w:t>
      </w:r>
      <w:r w:rsidRPr="00AF6732">
        <w:rPr>
          <w:rFonts w:ascii="Calibri" w:hAnsi="Calibri" w:cs="Calibri"/>
        </w:rPr>
        <w:t>(3), 370–380. https://doi.org/10.1016/j.ecss.2006.05.041</w:t>
      </w:r>
    </w:p>
    <w:p w14:paraId="034B74A9"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Ovaskainen</w:t>
      </w:r>
      <w:proofErr w:type="spellEnd"/>
      <w:r w:rsidRPr="00AF6732">
        <w:rPr>
          <w:rFonts w:ascii="Calibri" w:hAnsi="Calibri" w:cs="Calibri"/>
        </w:rPr>
        <w:t xml:space="preserve">, O., Rybicki, J., &amp; </w:t>
      </w:r>
      <w:proofErr w:type="spellStart"/>
      <w:r w:rsidRPr="00AF6732">
        <w:rPr>
          <w:rFonts w:ascii="Calibri" w:hAnsi="Calibri" w:cs="Calibri"/>
        </w:rPr>
        <w:t>Abrego</w:t>
      </w:r>
      <w:proofErr w:type="spellEnd"/>
      <w:r w:rsidRPr="00AF6732">
        <w:rPr>
          <w:rFonts w:ascii="Calibri" w:hAnsi="Calibri" w:cs="Calibri"/>
        </w:rPr>
        <w:t xml:space="preserve">, N. (2019). What can observational data reveal about metacommunity processes? </w:t>
      </w:r>
      <w:proofErr w:type="spellStart"/>
      <w:r w:rsidRPr="00AF6732">
        <w:rPr>
          <w:rFonts w:ascii="Calibri" w:hAnsi="Calibri" w:cs="Calibri"/>
          <w:i/>
          <w:iCs/>
        </w:rPr>
        <w:t>Ecography</w:t>
      </w:r>
      <w:proofErr w:type="spellEnd"/>
      <w:r w:rsidRPr="00AF6732">
        <w:rPr>
          <w:rFonts w:ascii="Calibri" w:hAnsi="Calibri" w:cs="Calibri"/>
        </w:rPr>
        <w:t xml:space="preserve">, </w:t>
      </w:r>
      <w:r w:rsidRPr="00AF6732">
        <w:rPr>
          <w:rFonts w:ascii="Calibri" w:hAnsi="Calibri" w:cs="Calibri"/>
          <w:i/>
          <w:iCs/>
        </w:rPr>
        <w:t>42</w:t>
      </w:r>
      <w:r w:rsidRPr="00AF6732">
        <w:rPr>
          <w:rFonts w:ascii="Calibri" w:hAnsi="Calibri" w:cs="Calibri"/>
        </w:rPr>
        <w:t>(11), 1877–1886. https://doi.org/10.1111/ecog.04444</w:t>
      </w:r>
    </w:p>
    <w:p w14:paraId="00C72601" w14:textId="77777777" w:rsidR="00AF6732" w:rsidRPr="00AF6732" w:rsidRDefault="00AF6732" w:rsidP="00AF6732">
      <w:pPr>
        <w:pStyle w:val="Bibliography"/>
        <w:rPr>
          <w:rFonts w:ascii="Calibri" w:hAnsi="Calibri" w:cs="Calibri"/>
        </w:rPr>
      </w:pPr>
      <w:r w:rsidRPr="00AF6732">
        <w:rPr>
          <w:rFonts w:ascii="Calibri" w:hAnsi="Calibri" w:cs="Calibri"/>
        </w:rPr>
        <w:lastRenderedPageBreak/>
        <w:t xml:space="preserve">Pasternack, G. B. (2009). Chapter 3. Hydrogeomorphology and sedimentation in tidal freshwater wetlands. In A. </w:t>
      </w:r>
      <w:proofErr w:type="spellStart"/>
      <w:r w:rsidRPr="00AF6732">
        <w:rPr>
          <w:rFonts w:ascii="Calibri" w:hAnsi="Calibri" w:cs="Calibri"/>
        </w:rPr>
        <w:t>Barendregt</w:t>
      </w:r>
      <w:proofErr w:type="spellEnd"/>
      <w:r w:rsidRPr="00AF6732">
        <w:rPr>
          <w:rFonts w:ascii="Calibri" w:hAnsi="Calibri" w:cs="Calibri"/>
        </w:rPr>
        <w:t xml:space="preserve">, D. F. Whigham, &amp; A. H. Baldwin (Eds.), </w:t>
      </w:r>
      <w:r w:rsidRPr="00AF6732">
        <w:rPr>
          <w:rFonts w:ascii="Calibri" w:hAnsi="Calibri" w:cs="Calibri"/>
          <w:i/>
          <w:iCs/>
        </w:rPr>
        <w:t>Tidal Freshwater Wetlands</w:t>
      </w:r>
      <w:r w:rsidRPr="00AF6732">
        <w:rPr>
          <w:rFonts w:ascii="Calibri" w:hAnsi="Calibri" w:cs="Calibri"/>
        </w:rPr>
        <w:t xml:space="preserve"> (pp. 31–40). </w:t>
      </w:r>
      <w:proofErr w:type="spellStart"/>
      <w:r w:rsidRPr="00AF6732">
        <w:rPr>
          <w:rFonts w:ascii="Calibri" w:hAnsi="Calibri" w:cs="Calibri"/>
        </w:rPr>
        <w:t>Backhuys</w:t>
      </w:r>
      <w:proofErr w:type="spellEnd"/>
      <w:r w:rsidRPr="00AF6732">
        <w:rPr>
          <w:rFonts w:ascii="Calibri" w:hAnsi="Calibri" w:cs="Calibri"/>
        </w:rPr>
        <w:t xml:space="preserve"> Publishers.</w:t>
      </w:r>
    </w:p>
    <w:p w14:paraId="7309A717" w14:textId="77777777" w:rsidR="00AF6732" w:rsidRPr="00AF6732" w:rsidRDefault="00AF6732" w:rsidP="00AF6732">
      <w:pPr>
        <w:pStyle w:val="Bibliography"/>
        <w:rPr>
          <w:rFonts w:ascii="Calibri" w:hAnsi="Calibri" w:cs="Calibri"/>
        </w:rPr>
      </w:pPr>
      <w:r w:rsidRPr="00AF6732">
        <w:rPr>
          <w:rFonts w:ascii="Calibri" w:hAnsi="Calibri" w:cs="Calibri"/>
        </w:rPr>
        <w:t xml:space="preserve">Schaefer, V. (2004). Ecological setting of the Fraser River delta and its urban estuary. In B. J. Groulx, D. C. Mosher, J. L. </w:t>
      </w:r>
      <w:proofErr w:type="spellStart"/>
      <w:r w:rsidRPr="00AF6732">
        <w:rPr>
          <w:rFonts w:ascii="Calibri" w:hAnsi="Calibri" w:cs="Calibri"/>
        </w:rPr>
        <w:t>Luternauer</w:t>
      </w:r>
      <w:proofErr w:type="spellEnd"/>
      <w:r w:rsidRPr="00AF6732">
        <w:rPr>
          <w:rFonts w:ascii="Calibri" w:hAnsi="Calibri" w:cs="Calibri"/>
        </w:rPr>
        <w:t xml:space="preserve">, &amp; D. E. </w:t>
      </w:r>
      <w:proofErr w:type="spellStart"/>
      <w:r w:rsidRPr="00AF6732">
        <w:rPr>
          <w:rFonts w:ascii="Calibri" w:hAnsi="Calibri" w:cs="Calibri"/>
        </w:rPr>
        <w:t>Bilderback</w:t>
      </w:r>
      <w:proofErr w:type="spellEnd"/>
      <w:r w:rsidRPr="00AF6732">
        <w:rPr>
          <w:rFonts w:ascii="Calibri" w:hAnsi="Calibri" w:cs="Calibri"/>
        </w:rPr>
        <w:t xml:space="preserve"> (Eds.), </w:t>
      </w:r>
      <w:r w:rsidRPr="00AF6732">
        <w:rPr>
          <w:rFonts w:ascii="Calibri" w:hAnsi="Calibri" w:cs="Calibri"/>
          <w:i/>
          <w:iCs/>
        </w:rPr>
        <w:t>Fraser River Delta, British Columbia: Issues of an Urban Estuary</w:t>
      </w:r>
      <w:r w:rsidRPr="00AF6732">
        <w:rPr>
          <w:rFonts w:ascii="Calibri" w:hAnsi="Calibri" w:cs="Calibri"/>
        </w:rPr>
        <w:t xml:space="preserve"> (pp. 147–172). Geological Survey of Canada, Bulletin 547.</w:t>
      </w:r>
    </w:p>
    <w:p w14:paraId="545C0D11" w14:textId="77777777" w:rsidR="00AF6732" w:rsidRPr="00AF6732" w:rsidRDefault="00AF6732" w:rsidP="00AF6732">
      <w:pPr>
        <w:pStyle w:val="Bibliography"/>
        <w:rPr>
          <w:rFonts w:ascii="Calibri" w:hAnsi="Calibri" w:cs="Calibri"/>
        </w:rPr>
      </w:pPr>
      <w:r w:rsidRPr="00AF6732">
        <w:rPr>
          <w:rFonts w:ascii="Calibri" w:hAnsi="Calibri" w:cs="Calibri"/>
        </w:rPr>
        <w:t xml:space="preserve">Shackelford, N., </w:t>
      </w:r>
      <w:proofErr w:type="spellStart"/>
      <w:r w:rsidRPr="00AF6732">
        <w:rPr>
          <w:rFonts w:ascii="Calibri" w:hAnsi="Calibri" w:cs="Calibri"/>
        </w:rPr>
        <w:t>Dudney</w:t>
      </w:r>
      <w:proofErr w:type="spellEnd"/>
      <w:r w:rsidRPr="00AF6732">
        <w:rPr>
          <w:rFonts w:ascii="Calibri" w:hAnsi="Calibri" w:cs="Calibri"/>
        </w:rPr>
        <w:t xml:space="preserve">, J., </w:t>
      </w:r>
      <w:proofErr w:type="spellStart"/>
      <w:r w:rsidRPr="00AF6732">
        <w:rPr>
          <w:rFonts w:ascii="Calibri" w:hAnsi="Calibri" w:cs="Calibri"/>
        </w:rPr>
        <w:t>Stueber</w:t>
      </w:r>
      <w:proofErr w:type="spellEnd"/>
      <w:r w:rsidRPr="00AF6732">
        <w:rPr>
          <w:rFonts w:ascii="Calibri" w:hAnsi="Calibri" w:cs="Calibri"/>
        </w:rPr>
        <w:t xml:space="preserve">, M. M., </w:t>
      </w:r>
      <w:proofErr w:type="spellStart"/>
      <w:r w:rsidRPr="00AF6732">
        <w:rPr>
          <w:rFonts w:ascii="Calibri" w:hAnsi="Calibri" w:cs="Calibri"/>
        </w:rPr>
        <w:t>Temperton</w:t>
      </w:r>
      <w:proofErr w:type="spellEnd"/>
      <w:r w:rsidRPr="00AF6732">
        <w:rPr>
          <w:rFonts w:ascii="Calibri" w:hAnsi="Calibri" w:cs="Calibri"/>
        </w:rPr>
        <w:t xml:space="preserve">, V. M., &amp; </w:t>
      </w:r>
      <w:proofErr w:type="spellStart"/>
      <w:r w:rsidRPr="00AF6732">
        <w:rPr>
          <w:rFonts w:ascii="Calibri" w:hAnsi="Calibri" w:cs="Calibri"/>
        </w:rPr>
        <w:t>Suding</w:t>
      </w:r>
      <w:proofErr w:type="spellEnd"/>
      <w:r w:rsidRPr="00AF6732">
        <w:rPr>
          <w:rFonts w:ascii="Calibri" w:hAnsi="Calibri" w:cs="Calibri"/>
        </w:rPr>
        <w:t xml:space="preserve">, K. L. (2021). Measuring at all scales: Sourcing data for more flexible restoration references. </w:t>
      </w:r>
      <w:r w:rsidRPr="00AF6732">
        <w:rPr>
          <w:rFonts w:ascii="Calibri" w:hAnsi="Calibri" w:cs="Calibri"/>
          <w:i/>
          <w:iCs/>
        </w:rPr>
        <w:t>Restoration Ecology</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(n/a), e13541. https://doi.org/10.1111/rec.13541</w:t>
      </w:r>
    </w:p>
    <w:p w14:paraId="6A6E2B9A" w14:textId="77777777" w:rsidR="00AF6732" w:rsidRPr="00AF6732" w:rsidRDefault="00AF6732" w:rsidP="00AF6732">
      <w:pPr>
        <w:pStyle w:val="Bibliography"/>
        <w:rPr>
          <w:rFonts w:ascii="Calibri" w:hAnsi="Calibri" w:cs="Calibri"/>
        </w:rPr>
      </w:pPr>
      <w:r w:rsidRPr="00AF6732">
        <w:rPr>
          <w:rFonts w:ascii="Calibri" w:hAnsi="Calibri" w:cs="Calibri"/>
        </w:rPr>
        <w:t xml:space="preserve">Shi, W., Shao, D., Gualtieri, C., </w:t>
      </w:r>
      <w:proofErr w:type="spellStart"/>
      <w:r w:rsidRPr="00AF6732">
        <w:rPr>
          <w:rFonts w:ascii="Calibri" w:hAnsi="Calibri" w:cs="Calibri"/>
        </w:rPr>
        <w:t>Purnama</w:t>
      </w:r>
      <w:proofErr w:type="spellEnd"/>
      <w:r w:rsidRPr="00AF6732">
        <w:rPr>
          <w:rFonts w:ascii="Calibri" w:hAnsi="Calibri" w:cs="Calibri"/>
        </w:rPr>
        <w:t xml:space="preserve">, A., &amp; Cui, B. (2020). Modelling long-distance floating seed dispersal in salt marsh tidal channels. </w:t>
      </w:r>
      <w:r w:rsidRPr="00AF6732">
        <w:rPr>
          <w:rFonts w:ascii="Calibri" w:hAnsi="Calibri" w:cs="Calibri"/>
          <w:i/>
          <w:iCs/>
        </w:rPr>
        <w:t>Ecohydrology</w:t>
      </w:r>
      <w:r w:rsidRPr="00AF6732">
        <w:rPr>
          <w:rFonts w:ascii="Calibri" w:hAnsi="Calibri" w:cs="Calibri"/>
        </w:rPr>
        <w:t xml:space="preserve">, </w:t>
      </w:r>
      <w:r w:rsidRPr="00AF6732">
        <w:rPr>
          <w:rFonts w:ascii="Calibri" w:hAnsi="Calibri" w:cs="Calibri"/>
          <w:i/>
          <w:iCs/>
        </w:rPr>
        <w:t>13</w:t>
      </w:r>
      <w:r w:rsidRPr="00AF6732">
        <w:rPr>
          <w:rFonts w:ascii="Calibri" w:hAnsi="Calibri" w:cs="Calibri"/>
        </w:rPr>
        <w:t>(1), e2157. https://doi.org/10.1002/eco.2157</w:t>
      </w:r>
    </w:p>
    <w:p w14:paraId="1F8B9867" w14:textId="77777777" w:rsidR="00AF6732" w:rsidRPr="00AF6732" w:rsidRDefault="00AF6732" w:rsidP="00AF6732">
      <w:pPr>
        <w:pStyle w:val="Bibliography"/>
        <w:rPr>
          <w:rFonts w:ascii="Calibri" w:hAnsi="Calibri" w:cs="Calibri"/>
        </w:rPr>
      </w:pPr>
      <w:r w:rsidRPr="00AF6732">
        <w:rPr>
          <w:rFonts w:ascii="Calibri" w:hAnsi="Calibri" w:cs="Calibri"/>
        </w:rPr>
        <w:t xml:space="preserve">Sinks, I. A., </w:t>
      </w:r>
      <w:proofErr w:type="spellStart"/>
      <w:r w:rsidRPr="00AF6732">
        <w:rPr>
          <w:rFonts w:ascii="Calibri" w:hAnsi="Calibri" w:cs="Calibri"/>
        </w:rPr>
        <w:t>Borde</w:t>
      </w:r>
      <w:proofErr w:type="spellEnd"/>
      <w:r w:rsidRPr="00AF6732">
        <w:rPr>
          <w:rFonts w:ascii="Calibri" w:hAnsi="Calibri" w:cs="Calibri"/>
        </w:rPr>
        <w:t xml:space="preserve">, A. B., </w:t>
      </w:r>
      <w:proofErr w:type="spellStart"/>
      <w:r w:rsidRPr="00AF6732">
        <w:rPr>
          <w:rFonts w:ascii="Calibri" w:hAnsi="Calibri" w:cs="Calibri"/>
        </w:rPr>
        <w:t>Diefenderfer</w:t>
      </w:r>
      <w:proofErr w:type="spellEnd"/>
      <w:r w:rsidRPr="00AF6732">
        <w:rPr>
          <w:rFonts w:ascii="Calibri" w:hAnsi="Calibri" w:cs="Calibri"/>
        </w:rPr>
        <w:t xml:space="preserve">, H. L., &amp; </w:t>
      </w:r>
      <w:proofErr w:type="spellStart"/>
      <w:r w:rsidRPr="00AF6732">
        <w:rPr>
          <w:rFonts w:ascii="Calibri" w:hAnsi="Calibri" w:cs="Calibri"/>
        </w:rPr>
        <w:t>Karnezis</w:t>
      </w:r>
      <w:proofErr w:type="spellEnd"/>
      <w:r w:rsidRPr="00AF6732">
        <w:rPr>
          <w:rFonts w:ascii="Calibri" w:hAnsi="Calibri" w:cs="Calibri"/>
        </w:rPr>
        <w:t xml:space="preserve">, J. P. (2021). Assessment of Methods to Control Invasive Reed </w:t>
      </w:r>
      <w:proofErr w:type="spellStart"/>
      <w:r w:rsidRPr="00AF6732">
        <w:rPr>
          <w:rFonts w:ascii="Calibri" w:hAnsi="Calibri" w:cs="Calibri"/>
        </w:rPr>
        <w:t>Canarygrass</w:t>
      </w:r>
      <w:proofErr w:type="spellEnd"/>
      <w:r w:rsidRPr="00AF6732">
        <w:rPr>
          <w:rFonts w:ascii="Calibri" w:hAnsi="Calibri" w:cs="Calibri"/>
        </w:rPr>
        <w:t xml:space="preserve"> (Phalaris arundinacea) in Tidal Freshwater Wetlands. </w:t>
      </w:r>
      <w:r w:rsidRPr="00AF6732">
        <w:rPr>
          <w:rFonts w:ascii="Calibri" w:hAnsi="Calibri" w:cs="Calibri"/>
          <w:i/>
          <w:iCs/>
        </w:rPr>
        <w:t>Natural Areas Journal</w:t>
      </w:r>
      <w:r w:rsidRPr="00AF6732">
        <w:rPr>
          <w:rFonts w:ascii="Calibri" w:hAnsi="Calibri" w:cs="Calibri"/>
        </w:rPr>
        <w:t xml:space="preserve">, </w:t>
      </w:r>
      <w:r w:rsidRPr="00AF6732">
        <w:rPr>
          <w:rFonts w:ascii="Calibri" w:hAnsi="Calibri" w:cs="Calibri"/>
          <w:i/>
          <w:iCs/>
        </w:rPr>
        <w:t>41</w:t>
      </w:r>
      <w:r w:rsidRPr="00AF6732">
        <w:rPr>
          <w:rFonts w:ascii="Calibri" w:hAnsi="Calibri" w:cs="Calibri"/>
        </w:rPr>
        <w:t>(3), 172–185. https://doi.org/10.3375/043.041.0303</w:t>
      </w:r>
    </w:p>
    <w:p w14:paraId="496258A5" w14:textId="77777777" w:rsidR="00AF6732" w:rsidRPr="00AF6732" w:rsidRDefault="00AF6732" w:rsidP="00AF6732">
      <w:pPr>
        <w:pStyle w:val="Bibliography"/>
        <w:rPr>
          <w:rFonts w:ascii="Calibri" w:hAnsi="Calibri" w:cs="Calibri"/>
        </w:rPr>
      </w:pPr>
      <w:r w:rsidRPr="00AF6732">
        <w:rPr>
          <w:rFonts w:ascii="Calibri" w:hAnsi="Calibri" w:cs="Calibri"/>
        </w:rPr>
        <w:t xml:space="preserve">Stoddard, J. L., Larsen, D. P., Hawkins, C. P., Johnson, R. K., &amp; Norris, R. H. (2006). Setting Expectations for the Ecological Condition of Streams: The Concept of Reference Condition. </w:t>
      </w:r>
      <w:r w:rsidRPr="00AF6732">
        <w:rPr>
          <w:rFonts w:ascii="Calibri" w:hAnsi="Calibri" w:cs="Calibri"/>
          <w:i/>
          <w:iCs/>
        </w:rPr>
        <w:t>Ecological Applications</w:t>
      </w:r>
      <w:r w:rsidRPr="00AF6732">
        <w:rPr>
          <w:rFonts w:ascii="Calibri" w:hAnsi="Calibri" w:cs="Calibri"/>
        </w:rPr>
        <w:t xml:space="preserve">, </w:t>
      </w:r>
      <w:r w:rsidRPr="00AF6732">
        <w:rPr>
          <w:rFonts w:ascii="Calibri" w:hAnsi="Calibri" w:cs="Calibri"/>
          <w:i/>
          <w:iCs/>
        </w:rPr>
        <w:t>16</w:t>
      </w:r>
      <w:r w:rsidRPr="00AF6732">
        <w:rPr>
          <w:rFonts w:ascii="Calibri" w:hAnsi="Calibri" w:cs="Calibri"/>
        </w:rPr>
        <w:t>(4), 1267–1276. https://doi.org/10.1890/1051-0761(2006)016[1267:SEFTEC]2.0.CO;2</w:t>
      </w:r>
    </w:p>
    <w:p w14:paraId="5CEF98BE" w14:textId="77777777" w:rsidR="00AF6732" w:rsidRPr="00AF6732" w:rsidRDefault="00AF6732" w:rsidP="00AF6732">
      <w:pPr>
        <w:pStyle w:val="Bibliography"/>
        <w:rPr>
          <w:rFonts w:ascii="Calibri" w:hAnsi="Calibri" w:cs="Calibri"/>
        </w:rPr>
      </w:pPr>
      <w:r w:rsidRPr="00AF6732">
        <w:rPr>
          <w:rFonts w:ascii="Calibri" w:hAnsi="Calibri" w:cs="Calibri"/>
        </w:rPr>
        <w:t xml:space="preserve">Turner, N. (2014). </w:t>
      </w:r>
      <w:r w:rsidRPr="00AF6732">
        <w:rPr>
          <w:rFonts w:ascii="Calibri" w:hAnsi="Calibri" w:cs="Calibri"/>
          <w:i/>
          <w:iCs/>
        </w:rPr>
        <w:t>Ancient Pathways, Ancestral Knowledge: Ethnobotany and Ecological Wisdom of Indigenous Peoples of Northwestern North America</w:t>
      </w:r>
      <w:r w:rsidRPr="00AF6732">
        <w:rPr>
          <w:rFonts w:ascii="Calibri" w:hAnsi="Calibri" w:cs="Calibri"/>
        </w:rPr>
        <w:t>. McGill-Queen’s Press - MQUP.</w:t>
      </w:r>
    </w:p>
    <w:p w14:paraId="6EC392F4" w14:textId="77777777" w:rsidR="00AF6732" w:rsidRPr="00AF6732" w:rsidRDefault="00AF6732" w:rsidP="00AF6732">
      <w:pPr>
        <w:pStyle w:val="Bibliography"/>
        <w:rPr>
          <w:rFonts w:ascii="Calibri" w:hAnsi="Calibri" w:cs="Calibri"/>
        </w:rPr>
      </w:pPr>
      <w:r w:rsidRPr="00AF6732">
        <w:rPr>
          <w:rFonts w:ascii="Calibri" w:hAnsi="Calibri" w:cs="Calibri"/>
        </w:rPr>
        <w:t xml:space="preserve">Underwood, A. J., Chapman, M. G., &amp; Connell, S. D. (2000). Observations in ecology: You can’t make progress on processes without understanding the patterns. </w:t>
      </w:r>
      <w:r w:rsidRPr="00AF6732">
        <w:rPr>
          <w:rFonts w:ascii="Calibri" w:hAnsi="Calibri" w:cs="Calibri"/>
          <w:i/>
          <w:iCs/>
        </w:rPr>
        <w:t>Journal of Experimental Marine Biology and Ecology</w:t>
      </w:r>
      <w:r w:rsidRPr="00AF6732">
        <w:rPr>
          <w:rFonts w:ascii="Calibri" w:hAnsi="Calibri" w:cs="Calibri"/>
        </w:rPr>
        <w:t xml:space="preserve">, </w:t>
      </w:r>
      <w:r w:rsidRPr="00AF6732">
        <w:rPr>
          <w:rFonts w:ascii="Calibri" w:hAnsi="Calibri" w:cs="Calibri"/>
          <w:i/>
          <w:iCs/>
        </w:rPr>
        <w:t>250</w:t>
      </w:r>
      <w:r w:rsidRPr="00AF6732">
        <w:rPr>
          <w:rFonts w:ascii="Calibri" w:hAnsi="Calibri" w:cs="Calibri"/>
        </w:rPr>
        <w:t>(1), 97–115. https://doi.org/10.1016/S0022-0981(00)00181-7</w:t>
      </w:r>
    </w:p>
    <w:p w14:paraId="5FE983FD" w14:textId="77777777" w:rsidR="00AF6732" w:rsidRPr="00AF6732" w:rsidRDefault="00AF6732" w:rsidP="00AF6732">
      <w:pPr>
        <w:pStyle w:val="Bibliography"/>
        <w:rPr>
          <w:rFonts w:ascii="Calibri" w:hAnsi="Calibri" w:cs="Calibri"/>
        </w:rPr>
      </w:pPr>
      <w:r w:rsidRPr="00AF6732">
        <w:rPr>
          <w:rFonts w:ascii="Calibri" w:hAnsi="Calibri" w:cs="Calibri"/>
        </w:rPr>
        <w:lastRenderedPageBreak/>
        <w:t xml:space="preserve">Waller, L. P., Allen, W. J., Barratt, B. I. P., Condron, L. M., </w:t>
      </w:r>
      <w:proofErr w:type="spellStart"/>
      <w:r w:rsidRPr="00AF6732">
        <w:rPr>
          <w:rFonts w:ascii="Calibri" w:hAnsi="Calibri" w:cs="Calibri"/>
        </w:rPr>
        <w:t>França</w:t>
      </w:r>
      <w:proofErr w:type="spellEnd"/>
      <w:r w:rsidRPr="00AF6732">
        <w:rPr>
          <w:rFonts w:ascii="Calibri" w:hAnsi="Calibri" w:cs="Calibri"/>
        </w:rPr>
        <w:t xml:space="preserve">, F. M., Hunt, J. E., </w:t>
      </w:r>
      <w:proofErr w:type="spellStart"/>
      <w:r w:rsidRPr="00AF6732">
        <w:rPr>
          <w:rFonts w:ascii="Calibri" w:hAnsi="Calibri" w:cs="Calibri"/>
        </w:rPr>
        <w:t>Koele</w:t>
      </w:r>
      <w:proofErr w:type="spellEnd"/>
      <w:r w:rsidRPr="00AF6732">
        <w:rPr>
          <w:rFonts w:ascii="Calibri" w:hAnsi="Calibri" w:cs="Calibri"/>
        </w:rPr>
        <w:t xml:space="preserve">, N., </w:t>
      </w:r>
      <w:proofErr w:type="spellStart"/>
      <w:r w:rsidRPr="00AF6732">
        <w:rPr>
          <w:rFonts w:ascii="Calibri" w:hAnsi="Calibri" w:cs="Calibri"/>
        </w:rPr>
        <w:t>Orwin</w:t>
      </w:r>
      <w:proofErr w:type="spellEnd"/>
      <w:r w:rsidRPr="00AF6732">
        <w:rPr>
          <w:rFonts w:ascii="Calibri" w:hAnsi="Calibri" w:cs="Calibri"/>
        </w:rPr>
        <w:t xml:space="preserve">, K. H., Steel, G. S., </w:t>
      </w:r>
      <w:proofErr w:type="spellStart"/>
      <w:r w:rsidRPr="00AF6732">
        <w:rPr>
          <w:rFonts w:ascii="Calibri" w:hAnsi="Calibri" w:cs="Calibri"/>
        </w:rPr>
        <w:t>Tylianakis</w:t>
      </w:r>
      <w:proofErr w:type="spellEnd"/>
      <w:r w:rsidRPr="00AF6732">
        <w:rPr>
          <w:rFonts w:ascii="Calibri" w:hAnsi="Calibri" w:cs="Calibri"/>
        </w:rPr>
        <w:t xml:space="preserve">, J. M., Wakelin, S. A., &amp; Dickie, I. A. (2020). Biotic interactions drive ecosystem responses to exotic plant invaders. </w:t>
      </w:r>
      <w:r w:rsidRPr="00AF6732">
        <w:rPr>
          <w:rFonts w:ascii="Calibri" w:hAnsi="Calibri" w:cs="Calibri"/>
          <w:i/>
          <w:iCs/>
        </w:rPr>
        <w:t>Science</w:t>
      </w:r>
      <w:r w:rsidRPr="00AF6732">
        <w:rPr>
          <w:rFonts w:ascii="Calibri" w:hAnsi="Calibri" w:cs="Calibri"/>
        </w:rPr>
        <w:t xml:space="preserve">, </w:t>
      </w:r>
      <w:r w:rsidRPr="00AF6732">
        <w:rPr>
          <w:rFonts w:ascii="Calibri" w:hAnsi="Calibri" w:cs="Calibri"/>
          <w:i/>
          <w:iCs/>
        </w:rPr>
        <w:t>368</w:t>
      </w:r>
      <w:r w:rsidRPr="00AF6732">
        <w:rPr>
          <w:rFonts w:ascii="Calibri" w:hAnsi="Calibri" w:cs="Calibri"/>
        </w:rPr>
        <w:t>(6494), 967–972. https://doi.org/10.1126/science.aba2225</w:t>
      </w:r>
    </w:p>
    <w:p w14:paraId="1C7969BD" w14:textId="77777777" w:rsidR="00AF6732" w:rsidRPr="00AF6732" w:rsidRDefault="00AF6732" w:rsidP="00AF6732">
      <w:pPr>
        <w:pStyle w:val="Bibliography"/>
        <w:rPr>
          <w:rFonts w:ascii="Calibri" w:hAnsi="Calibri" w:cs="Calibri"/>
        </w:rPr>
      </w:pPr>
      <w:r w:rsidRPr="00AF6732">
        <w:rPr>
          <w:rFonts w:ascii="Calibri" w:hAnsi="Calibri" w:cs="Calibri"/>
        </w:rPr>
        <w:t xml:space="preserve">Whittaker, R. H. (1975). </w:t>
      </w:r>
      <w:r w:rsidRPr="00AF6732">
        <w:rPr>
          <w:rFonts w:ascii="Calibri" w:hAnsi="Calibri" w:cs="Calibri"/>
          <w:i/>
          <w:iCs/>
        </w:rPr>
        <w:t>Communities and Ecosystems</w:t>
      </w:r>
      <w:r w:rsidRPr="00AF6732">
        <w:rPr>
          <w:rFonts w:ascii="Calibri" w:hAnsi="Calibri" w:cs="Calibri"/>
        </w:rPr>
        <w:t xml:space="preserve"> (2nd ed.). Macmillan.</w:t>
      </w:r>
    </w:p>
    <w:p w14:paraId="1CE4119A" w14:textId="78DA2F8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1EFE8F7D" w:rsidR="0038192E" w:rsidRDefault="0038192E" w:rsidP="0038192E">
      <w:pPr>
        <w:pStyle w:val="Caption"/>
      </w:pPr>
      <w:bookmarkStart w:id="263" w:name="_Ref103763315"/>
      <w:r>
        <w:t xml:space="preserve">Table </w:t>
      </w:r>
      <w:fldSimple w:instr=" SEQ Table \* ARABIC ">
        <w:r w:rsidR="001A5B3B">
          <w:rPr>
            <w:noProof/>
          </w:rPr>
          <w:t>3</w:t>
        </w:r>
      </w:fldSimple>
      <w:bookmarkEnd w:id="263"/>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264" w:name="_Ref103856212"/>
    </w:p>
    <w:p w14:paraId="64FBDFA0" w14:textId="4BCF3DF6" w:rsidR="00F752B9" w:rsidRDefault="00BC0673" w:rsidP="00F752B9">
      <w:bookmarkStart w:id="265" w:name="_Ref104818673"/>
      <w:bookmarkStart w:id="266" w:name="_Ref117081138"/>
      <w:commentRangeStart w:id="267"/>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1A5B3B">
        <w:rPr>
          <w:i/>
          <w:iCs/>
          <w:noProof/>
          <w:color w:val="44546A" w:themeColor="text2"/>
          <w:sz w:val="18"/>
          <w:szCs w:val="18"/>
        </w:rPr>
        <w:t>4</w:t>
      </w:r>
      <w:r w:rsidR="00F507C0" w:rsidRPr="00DC704D">
        <w:rPr>
          <w:i/>
          <w:iCs/>
          <w:color w:val="44546A" w:themeColor="text2"/>
          <w:sz w:val="18"/>
          <w:szCs w:val="18"/>
        </w:rPr>
        <w:fldChar w:fldCharType="end"/>
      </w:r>
      <w:bookmarkEnd w:id="264"/>
      <w:bookmarkEnd w:id="265"/>
      <w:bookmarkEnd w:id="266"/>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5245AB">
        <w:rPr>
          <w:i/>
          <w:iCs/>
          <w:color w:val="44546A" w:themeColor="text2"/>
          <w:sz w:val="18"/>
          <w:szCs w:val="18"/>
        </w:rPr>
      </w:r>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commentRangeEnd w:id="267"/>
      <w:r w:rsidR="00FC7CC0">
        <w:rPr>
          <w:rStyle w:val="CommentReference"/>
        </w:rPr>
        <w:commentReference w:id="267"/>
      </w:r>
    </w:p>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proofErr w:type="spellStart"/>
            <w:r w:rsidRPr="00DC704D">
              <w:rPr>
                <w:rFonts w:ascii="Calibri" w:eastAsia="Times New Roman" w:hAnsi="Calibri" w:cs="Calibri"/>
                <w:i/>
                <w:iCs/>
                <w:color w:val="000000"/>
                <w:sz w:val="20"/>
                <w:szCs w:val="20"/>
              </w:rPr>
              <w:t>arundinaceae</w:t>
            </w:r>
            <w:proofErr w:type="spellEnd"/>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proofErr w:type="spellStart"/>
            <w:r w:rsidRPr="00DC704D">
              <w:rPr>
                <w:rFonts w:ascii="Calibri" w:eastAsia="Times New Roman" w:hAnsi="Calibri" w:cs="Calibri"/>
                <w:i/>
                <w:iCs/>
                <w:color w:val="000000"/>
                <w:sz w:val="20"/>
                <w:szCs w:val="20"/>
              </w:rPr>
              <w:t>arundinaceae</w:t>
            </w:r>
            <w:proofErr w:type="spellEnd"/>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7B3CEC48" w14:textId="417EA84C" w:rsidR="00811F80" w:rsidRDefault="00811F80" w:rsidP="00811F80">
      <w:pPr>
        <w:pStyle w:val="Caption"/>
      </w:pPr>
      <w:bookmarkStart w:id="268" w:name="_Ref103857626"/>
      <w:commentRangeStart w:id="269"/>
      <w:r>
        <w:t xml:space="preserve">Figure </w:t>
      </w:r>
      <w:fldSimple w:instr=" SEQ Figure \* ARABIC ">
        <w:r w:rsidR="001A5B3B">
          <w:rPr>
            <w:noProof/>
          </w:rPr>
          <w:t>4</w:t>
        </w:r>
      </w:fldSimple>
      <w:bookmarkEnd w:id="26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w:t>
      </w:r>
      <w:commentRangeEnd w:id="269"/>
      <w:r w:rsidR="00803D31">
        <w:rPr>
          <w:rStyle w:val="CommentReference"/>
          <w:i w:val="0"/>
          <w:iCs w:val="0"/>
          <w:color w:val="auto"/>
        </w:rPr>
        <w:commentReference w:id="269"/>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70" w:name="_Hlk106053567"/>
            <w:bookmarkStart w:id="271"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C8AF546" w:rsidR="000C5906" w:rsidRDefault="000C5906" w:rsidP="000C5906">
      <w:pPr>
        <w:pStyle w:val="Caption"/>
      </w:pPr>
      <w:bookmarkStart w:id="272" w:name="_Ref110784178"/>
      <w:bookmarkStart w:id="273" w:name="_Hlk106053555"/>
      <w:bookmarkEnd w:id="270"/>
      <w:r>
        <w:t xml:space="preserve">Table </w:t>
      </w:r>
      <w:fldSimple w:instr=" SEQ Table \* ARABIC ">
        <w:r w:rsidR="001A5B3B">
          <w:rPr>
            <w:noProof/>
          </w:rPr>
          <w:t>5</w:t>
        </w:r>
      </w:fldSimple>
      <w:bookmarkEnd w:id="271"/>
      <w:bookmarkEnd w:id="272"/>
      <w:r>
        <w:t>.</w:t>
      </w:r>
      <w:commentRangeStart w:id="274"/>
      <w:r>
        <w:t xml:space="preserve">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commentRangeEnd w:id="274"/>
      <w:r w:rsidR="00EA26FF">
        <w:rPr>
          <w:rStyle w:val="CommentReference"/>
          <w:i w:val="0"/>
          <w:iCs w:val="0"/>
          <w:color w:val="auto"/>
        </w:rPr>
        <w:commentReference w:id="274"/>
      </w:r>
      <w:r w:rsidR="00493F79">
        <w:t>.</w:t>
      </w:r>
      <w:bookmarkEnd w:id="273"/>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6255A3A" w:rsidR="00DD16EB" w:rsidRDefault="00DD16EB" w:rsidP="00DD16EB">
      <w:pPr>
        <w:pStyle w:val="Caption"/>
        <w:keepNext/>
      </w:pPr>
      <w:bookmarkStart w:id="275" w:name="_Ref94197100"/>
      <w:bookmarkStart w:id="276"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1A5B3B">
        <w:rPr>
          <w:i w:val="0"/>
          <w:iCs w:val="0"/>
          <w:noProof/>
        </w:rPr>
        <w:t>6</w:t>
      </w:r>
      <w:r>
        <w:rPr>
          <w:i w:val="0"/>
          <w:iCs w:val="0"/>
          <w:noProof/>
          <w:color w:val="auto"/>
          <w:sz w:val="22"/>
          <w:szCs w:val="22"/>
        </w:rPr>
        <w:fldChar w:fldCharType="end"/>
      </w:r>
      <w:bookmarkEnd w:id="275"/>
      <w:r>
        <w:t>. Total turnover and rates of species disappearance (loss) was always greater between 1999 and 2019 than between 1979 and 1999. However, fewer species were gained in the Bogbean assemblage 1999-2019 than 1979-1999.</w:t>
      </w:r>
      <w:bookmarkEnd w:id="276"/>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4977DF37" w:rsidR="00EB4CE1" w:rsidRDefault="006601E5" w:rsidP="00DC704D">
      <w:pPr>
        <w:pStyle w:val="Caption"/>
      </w:pPr>
      <w:bookmarkStart w:id="277" w:name="_Ref103170147"/>
      <w:r>
        <w:t xml:space="preserve">Table </w:t>
      </w:r>
      <w:fldSimple w:instr=" SEQ Table \* ARABIC ">
        <w:r w:rsidR="001A5B3B">
          <w:rPr>
            <w:noProof/>
          </w:rPr>
          <w:t>7</w:t>
        </w:r>
      </w:fldSimple>
      <w:bookmarkEnd w:id="277"/>
      <w:r>
        <w:t xml:space="preserve">. </w:t>
      </w:r>
      <w:ins w:id="278" w:author="Gary" w:date="2022-11-13T13:20:00Z">
        <w:r w:rsidR="00DE368C">
          <w:t>M</w:t>
        </w:r>
      </w:ins>
      <w:ins w:id="279" w:author="Gary" w:date="2022-11-13T13:21:00Z">
        <w:r w:rsidR="00DE368C">
          <w:t>ean</w:t>
        </w:r>
      </w:ins>
      <w:del w:id="280" w:author="Gary" w:date="2022-11-13T13:21:00Z">
        <w:r w:rsidRPr="003F7745" w:rsidDel="00DE368C">
          <w:delText xml:space="preserve">Percent change in mean </w:delText>
        </w:r>
        <w:r w:rsidR="007D4F72" w:rsidDel="00DE368C">
          <w:delText>abundance (</w:delText>
        </w:r>
      </w:del>
      <w:ins w:id="281" w:author="Gary" w:date="2022-11-13T13:21:00Z">
        <w:r w:rsidR="00DE368C">
          <w:t xml:space="preserve"> </w:t>
        </w:r>
      </w:ins>
      <w:r w:rsidRPr="003F7745">
        <w:t>cover class</w:t>
      </w:r>
      <w:del w:id="282" w:author="Gary" w:date="2022-11-13T13:21:00Z">
        <w:r w:rsidR="007D4F72" w:rsidDel="00DE368C">
          <w:delText>)</w:delText>
        </w:r>
      </w:del>
      <w:ins w:id="283" w:author="Gary" w:date="2022-11-13T13:21:00Z">
        <w:r w:rsidR="00DE368C">
          <w:t xml:space="preserve"> values</w:t>
        </w:r>
      </w:ins>
      <w:r w:rsidRPr="003F7745">
        <w:t xml:space="preserve"> </w:t>
      </w:r>
      <w:del w:id="284" w:author="Gary" w:date="2022-11-13T13:23:00Z">
        <w:r w:rsidRPr="003F7745" w:rsidDel="00954176">
          <w:delText xml:space="preserve">between </w:delText>
        </w:r>
        <w:r w:rsidR="005F7BFA" w:rsidDel="00954176">
          <w:delText>from 1979 to 2019</w:delText>
        </w:r>
        <w:r w:rsidRPr="003F7745" w:rsidDel="00954176">
          <w:delText xml:space="preserve"> </w:delText>
        </w:r>
      </w:del>
      <w:r w:rsidRPr="003F7745">
        <w:t xml:space="preserve">for </w:t>
      </w:r>
      <w:r w:rsidR="005F7BFA">
        <w:t xml:space="preserve">non-native and native </w:t>
      </w:r>
      <w:r w:rsidRPr="003F7745">
        <w:t>species observed in each assemblage</w:t>
      </w:r>
      <w:ins w:id="285" w:author="Gary" w:date="2022-11-13T13:22:00Z">
        <w:r w:rsidR="00DE368C">
          <w:t xml:space="preserve"> for the three sampling periods</w:t>
        </w:r>
      </w:ins>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commentRangeStart w:id="286"/>
            <w:r w:rsidRPr="00DC704D">
              <w:rPr>
                <w:rFonts w:ascii="Calibri" w:eastAsia="Times New Roman" w:hAnsi="Calibri" w:cs="Calibri"/>
                <w:b/>
                <w:bCs/>
                <w:color w:val="000000"/>
              </w:rPr>
              <w:t>Percent Change</w:t>
            </w:r>
            <w:commentRangeEnd w:id="286"/>
            <w:r w:rsidR="006B29D0">
              <w:rPr>
                <w:rStyle w:val="CommentReference"/>
              </w:rPr>
              <w:commentReference w:id="286"/>
            </w:r>
            <w:r w:rsidRPr="00DC704D">
              <w:rPr>
                <w:rFonts w:ascii="Calibri" w:eastAsia="Times New Roman" w:hAnsi="Calibri" w:cs="Calibri"/>
                <w:b/>
                <w:bCs/>
                <w:color w:val="000000"/>
              </w:rPr>
              <w:t xml:space="preserv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Rumex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Lycopus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Rumex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Lycopus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Rumex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Lycopus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Rumex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w:t>
            </w:r>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114665">
      <w:pPr>
        <w:keepNext/>
        <w:jc w:val="center"/>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494046D1" w:rsidR="00EB4CE1" w:rsidRDefault="00DD54D4" w:rsidP="00DD54D4">
      <w:pPr>
        <w:pStyle w:val="Caption"/>
      </w:pPr>
      <w:bookmarkStart w:id="287" w:name="_Ref110786433"/>
      <w:r>
        <w:t xml:space="preserve">Figure </w:t>
      </w:r>
      <w:fldSimple w:instr=" SEQ Figure \* ARABIC ">
        <w:r w:rsidR="001A5B3B">
          <w:rPr>
            <w:noProof/>
          </w:rPr>
          <w:t>5</w:t>
        </w:r>
      </w:fldSimple>
      <w:bookmarkEnd w:id="287"/>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3090DB2E" w:rsidR="0090054E" w:rsidRDefault="00132719" w:rsidP="00132719">
      <w:pPr>
        <w:pStyle w:val="Caption"/>
      </w:pPr>
      <w:bookmarkStart w:id="288" w:name="_Ref116038774"/>
      <w:r>
        <w:lastRenderedPageBreak/>
        <w:t xml:space="preserve">Table </w:t>
      </w:r>
      <w:fldSimple w:instr=" SEQ Table \* ARABIC ">
        <w:r w:rsidR="001A5B3B">
          <w:rPr>
            <w:noProof/>
          </w:rPr>
          <w:t>8</w:t>
        </w:r>
      </w:fldSimple>
      <w:bookmarkEnd w:id="288"/>
      <w:r>
        <w:t xml:space="preserve">. All species recorded in 1979, 1999, and 2019, their synonymous nomenclature, and endemic status according to the </w:t>
      </w:r>
      <w:r w:rsidR="00675F92">
        <w:t xml:space="preserve">United States Department of Agriculture Natural Resources Conservation Service PLANTS </w:t>
      </w:r>
      <w:commentRangeStart w:id="289"/>
      <w:r w:rsidR="00675F92">
        <w:t>Database</w:t>
      </w:r>
      <w:commentRangeEnd w:id="289"/>
      <w:r w:rsidR="008923A6">
        <w:rPr>
          <w:rStyle w:val="CommentReference"/>
          <w:i w:val="0"/>
          <w:iCs w:val="0"/>
          <w:color w:val="auto"/>
        </w:rPr>
        <w:commentReference w:id="289"/>
      </w:r>
      <w:r w:rsidR="00675F92">
        <w:t>.</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664F231D"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proofErr w:type="spellStart"/>
            <w:r w:rsidR="00675F92" w:rsidRPr="00132719">
              <w:rPr>
                <w:rFonts w:ascii="Calibri" w:eastAsia="Times New Roman" w:hAnsi="Calibri" w:cs="Calibri"/>
                <w:i/>
                <w:iCs/>
                <w:color w:val="000000"/>
              </w:rPr>
              <w:t>arundinaceae</w:t>
            </w:r>
            <w:proofErr w:type="spellEnd"/>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Lycopus </w:t>
            </w:r>
            <w:proofErr w:type="spellStart"/>
            <w:r w:rsidRPr="00132719">
              <w:rPr>
                <w:rFonts w:ascii="Calibri" w:eastAsia="Times New Roman" w:hAnsi="Calibri" w:cs="Calibri"/>
                <w:i/>
                <w:iCs/>
                <w:color w:val="000000"/>
              </w:rPr>
              <w:t>europaeus</w:t>
            </w:r>
            <w:proofErr w:type="spellEnd"/>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p>
        </w:tc>
        <w:tc>
          <w:tcPr>
            <w:tcW w:w="1720" w:type="dxa"/>
            <w:tcBorders>
              <w:top w:val="nil"/>
              <w:left w:val="nil"/>
              <w:bottom w:val="single" w:sz="4" w:space="0" w:color="auto"/>
              <w:right w:val="nil"/>
            </w:tcBorders>
            <w:shd w:val="clear" w:color="auto" w:fill="auto"/>
            <w:noWrap/>
            <w:vAlign w:val="bottom"/>
            <w:hideMark/>
          </w:tcPr>
          <w:p w14:paraId="5ACDD179"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 xml:space="preserve">Mimulus </w:t>
            </w:r>
            <w:proofErr w:type="spellStart"/>
            <w:r w:rsidRPr="00132719">
              <w:rPr>
                <w:rFonts w:ascii="Calibri" w:eastAsia="Times New Roman" w:hAnsi="Calibri" w:cs="Calibri"/>
                <w:i/>
                <w:iCs/>
                <w:color w:val="000000"/>
              </w:rPr>
              <w:t>guttatus</w:t>
            </w:r>
            <w:proofErr w:type="spellEnd"/>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Rumex </w:t>
            </w:r>
            <w:proofErr w:type="spellStart"/>
            <w:r w:rsidRPr="00132719">
              <w:rPr>
                <w:rFonts w:ascii="Calibri" w:eastAsia="Times New Roman" w:hAnsi="Calibri" w:cs="Calibri"/>
                <w:i/>
                <w:iCs/>
                <w:color w:val="000000"/>
              </w:rPr>
              <w:t>conglomeratus</w:t>
            </w:r>
            <w:proofErr w:type="spellEnd"/>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Rumex </w:t>
            </w:r>
            <w:proofErr w:type="spellStart"/>
            <w:r w:rsidRPr="00132719">
              <w:rPr>
                <w:rFonts w:ascii="Calibri" w:eastAsia="Times New Roman" w:hAnsi="Calibri" w:cs="Calibri"/>
                <w:i/>
                <w:iCs/>
                <w:color w:val="000000"/>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lastRenderedPageBreak/>
        <w:t>Potential journals</w:t>
      </w:r>
    </w:p>
    <w:p w14:paraId="76B6969C" w14:textId="26ACB655" w:rsidR="00AF6DDB" w:rsidRDefault="00B13F12" w:rsidP="00AF6DDB">
      <w:pPr>
        <w:pStyle w:val="Heading2"/>
        <w:suppressLineNumbers/>
      </w:pPr>
      <w:hyperlink r:id="rId32" w:anchor="Instructions%20for%20Authors_Article%20Types" w:history="1">
        <w:r w:rsidR="00AF6DDB">
          <w:rPr>
            <w:rStyle w:val="Hyperlink"/>
          </w:rPr>
          <w:t>Wetlands</w:t>
        </w:r>
      </w:hyperlink>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ADBB0F9" w:rsidR="00AF6DDB" w:rsidRDefault="00B13F12" w:rsidP="00AF6DDB">
      <w:pPr>
        <w:pStyle w:val="Heading2"/>
        <w:suppressLineNumbers/>
      </w:pPr>
      <w:hyperlink r:id="rId33"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69210EF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tin, Tara (Forestry)" w:date="2022-11-02T14:11:00Z" w:initials="MT(">
    <w:p w14:paraId="27A428A5" w14:textId="320C2DD6" w:rsidR="00B13F12" w:rsidRDefault="00B13F12">
      <w:pPr>
        <w:pStyle w:val="CommentText"/>
      </w:pPr>
      <w:r>
        <w:rPr>
          <w:rStyle w:val="CommentReference"/>
        </w:rPr>
        <w:annotationRef/>
      </w:r>
      <w:r>
        <w:t xml:space="preserve">What about Mary – has she had an opportunity to contribute? </w:t>
      </w:r>
    </w:p>
  </w:comment>
  <w:comment w:id="2" w:author="Stefanie Lane" w:date="2022-11-08T14:04:00Z" w:initials="SLL">
    <w:p w14:paraId="67643B34" w14:textId="7BE79F30" w:rsidR="00B13F12" w:rsidRDefault="00B13F12">
      <w:pPr>
        <w:pStyle w:val="CommentText"/>
      </w:pPr>
      <w:r>
        <w:rPr>
          <w:rStyle w:val="CommentReference"/>
        </w:rPr>
        <w:annotationRef/>
      </w:r>
      <w:r>
        <w:t xml:space="preserve">Need </w:t>
      </w:r>
      <w:proofErr w:type="spellStart"/>
      <w:r>
        <w:t>Madlen’s</w:t>
      </w:r>
      <w:proofErr w:type="spellEnd"/>
      <w:r>
        <w:t xml:space="preserve"> address (if agreed)</w:t>
      </w:r>
    </w:p>
  </w:comment>
  <w:comment w:id="6" w:author="Martin, Tara (Forestry)" w:date="2022-11-02T13:03:00Z" w:initials="MT(">
    <w:p w14:paraId="5E82705C" w14:textId="6EF7AE01" w:rsidR="00B13F12" w:rsidRDefault="00B13F12">
      <w:pPr>
        <w:pStyle w:val="CommentText"/>
      </w:pPr>
      <w:r>
        <w:rPr>
          <w:rStyle w:val="CommentReference"/>
        </w:rPr>
        <w:annotationRef/>
      </w:r>
      <w:r>
        <w:t xml:space="preserve">Not clear how this was assessed </w:t>
      </w:r>
    </w:p>
  </w:comment>
  <w:comment w:id="10" w:author="Gary" w:date="2022-11-11T11:29:00Z" w:initials="G">
    <w:p w14:paraId="5E8054E3" w14:textId="34DCE83D" w:rsidR="00B13F12" w:rsidRDefault="00B13F12">
      <w:pPr>
        <w:pStyle w:val="CommentText"/>
      </w:pPr>
      <w:r>
        <w:rPr>
          <w:rStyle w:val="CommentReference"/>
        </w:rPr>
        <w:annotationRef/>
      </w:r>
      <w:r>
        <w:t>Need to check how beta diversity was measured in 1979.  I think it referred to “within assemblage” change. If so then it may have decreased in 2019. This would be consistent with the plant assemblage homogenization argument.</w:t>
      </w:r>
    </w:p>
  </w:comment>
  <w:comment w:id="18" w:author="Gary" w:date="2022-11-11T11:38:00Z" w:initials="G">
    <w:p w14:paraId="748DE7FC" w14:textId="58C18300" w:rsidR="00B13F12" w:rsidRDefault="00B13F12">
      <w:pPr>
        <w:pStyle w:val="CommentText"/>
      </w:pPr>
      <w:r>
        <w:rPr>
          <w:rStyle w:val="CommentReference"/>
        </w:rPr>
        <w:annotationRef/>
      </w:r>
      <w:r>
        <w:t>The wording “across assemblages” is a bit troubling for me. Are we talking about across all plots, collectively, or between the different assemblages?</w:t>
      </w:r>
    </w:p>
  </w:comment>
  <w:comment w:id="24" w:author="Gary" w:date="2022-11-11T11:44:00Z" w:initials="G">
    <w:p w14:paraId="0F6987BC" w14:textId="3A004158" w:rsidR="00B13F12" w:rsidRDefault="00B13F12">
      <w:pPr>
        <w:pStyle w:val="CommentText"/>
      </w:pPr>
      <w:r>
        <w:rPr>
          <w:rStyle w:val="CommentReference"/>
        </w:rPr>
        <w:annotationRef/>
      </w:r>
      <w:proofErr w:type="gramStart"/>
      <w:r>
        <w:t>Again</w:t>
      </w:r>
      <w:proofErr w:type="gramEnd"/>
      <w:r>
        <w:t xml:space="preserve"> a slight wording issue.  Better to just say “community-types.”  In the 1982 paper we recognized “sub-types” within the Sedge and Bogbean community-types.</w:t>
      </w:r>
    </w:p>
  </w:comment>
  <w:comment w:id="25" w:author="Gary" w:date="2022-11-10T16:41:00Z" w:initials="G">
    <w:p w14:paraId="26EF19C3" w14:textId="79F8B2E4" w:rsidR="00B13F12" w:rsidRDefault="00B13F12">
      <w:pPr>
        <w:pStyle w:val="CommentText"/>
      </w:pPr>
      <w:r>
        <w:rPr>
          <w:rStyle w:val="CommentReference"/>
        </w:rPr>
        <w:annotationRef/>
      </w:r>
      <w:r>
        <w:t>Not needed to state if I am co-author</w:t>
      </w:r>
    </w:p>
  </w:comment>
  <w:comment w:id="27" w:author="Gary" w:date="2022-11-10T16:42:00Z" w:initials="G">
    <w:p w14:paraId="66E08AB9" w14:textId="1ED356C9" w:rsidR="00B13F12" w:rsidRDefault="00B13F12">
      <w:pPr>
        <w:pStyle w:val="CommentText"/>
      </w:pPr>
      <w:r>
        <w:rPr>
          <w:rStyle w:val="CommentReference"/>
        </w:rPr>
        <w:annotationRef/>
      </w:r>
      <w:r>
        <w:t>Need to check this. Drainage was linked to the Sedge group and lower inundation frequency to the Fescue group.</w:t>
      </w:r>
    </w:p>
  </w:comment>
  <w:comment w:id="29" w:author="Gary" w:date="2022-11-10T16:46:00Z" w:initials="G">
    <w:p w14:paraId="2B616088" w14:textId="18796EA2" w:rsidR="00B13F12" w:rsidRDefault="00B13F12">
      <w:pPr>
        <w:pStyle w:val="CommentText"/>
      </w:pPr>
      <w:r>
        <w:rPr>
          <w:rStyle w:val="CommentReference"/>
        </w:rPr>
        <w:annotationRef/>
      </w:r>
      <w:r>
        <w:t>Rephrase if Madlen is co-author</w:t>
      </w:r>
    </w:p>
  </w:comment>
  <w:comment w:id="41" w:author="Martin, Tara (Forestry)" w:date="2022-11-02T12:58:00Z" w:initials="MT(">
    <w:p w14:paraId="2534C8A8" w14:textId="76B0B9D3" w:rsidR="00B13F12" w:rsidRDefault="00B13F12">
      <w:pPr>
        <w:pStyle w:val="CommentText"/>
      </w:pPr>
      <w:r>
        <w:rPr>
          <w:rStyle w:val="CommentReference"/>
        </w:rPr>
        <w:annotationRef/>
      </w:r>
      <w:r>
        <w:t xml:space="preserve">Throughout need to distinguish between tables/figure in the main text and those in the Supplementary material.  Do this using notation Table </w:t>
      </w:r>
      <w:proofErr w:type="spellStart"/>
      <w:r>
        <w:t>Sx</w:t>
      </w:r>
      <w:proofErr w:type="spellEnd"/>
      <w:r>
        <w:t xml:space="preserve">, Figure </w:t>
      </w:r>
      <w:proofErr w:type="spellStart"/>
      <w:r>
        <w:t>Sx</w:t>
      </w:r>
      <w:proofErr w:type="spellEnd"/>
      <w:r>
        <w:t xml:space="preserve">.  </w:t>
      </w:r>
      <w:proofErr w:type="gramStart"/>
      <w:r>
        <w:t>Also</w:t>
      </w:r>
      <w:proofErr w:type="gramEnd"/>
      <w:r>
        <w:t xml:space="preserve"> the table numbers cannot jump between main text and Suppl. They have their own numbering.  </w:t>
      </w:r>
    </w:p>
  </w:comment>
  <w:comment w:id="42" w:author="Stefanie Lane" w:date="2022-11-08T11:27:00Z" w:initials="SLL">
    <w:p w14:paraId="5883DC64" w14:textId="39ACEA87" w:rsidR="00B13F12" w:rsidRDefault="00B13F12">
      <w:pPr>
        <w:pStyle w:val="CommentText"/>
      </w:pPr>
      <w:r>
        <w:rPr>
          <w:rStyle w:val="CommentReference"/>
        </w:rPr>
        <w:annotationRef/>
      </w:r>
      <w:r>
        <w:t>Yes! Using Word’s reference function to facilitate review/editing; will tailor table/figure formatting and referencing per journal guidelines at submission</w:t>
      </w:r>
    </w:p>
  </w:comment>
  <w:comment w:id="43" w:author="Gary" w:date="2022-11-13T12:39:00Z" w:initials="G">
    <w:p w14:paraId="748A3778" w14:textId="2DFDF4DB" w:rsidR="00B13F12" w:rsidRDefault="00B13F12">
      <w:pPr>
        <w:pStyle w:val="CommentText"/>
      </w:pPr>
      <w:r>
        <w:rPr>
          <w:rStyle w:val="CommentReference"/>
        </w:rPr>
        <w:annotationRef/>
      </w:r>
      <w:r>
        <w:t>Tables and Figures should be referenced sequentially</w:t>
      </w:r>
    </w:p>
  </w:comment>
  <w:comment w:id="56" w:author="Gary" w:date="2022-11-12T11:34:00Z" w:initials="G">
    <w:p w14:paraId="1342A045" w14:textId="7CFDE176" w:rsidR="00B13F12" w:rsidRDefault="00B13F12">
      <w:pPr>
        <w:pStyle w:val="CommentText"/>
      </w:pPr>
      <w:r>
        <w:rPr>
          <w:rStyle w:val="CommentReference"/>
        </w:rPr>
        <w:annotationRef/>
      </w:r>
      <w:r>
        <w:t>Suggest delete all this. Not necessary to report this level of sampling detail. Merge previous sentence with next paragraph.</w:t>
      </w:r>
    </w:p>
  </w:comment>
  <w:comment w:id="58" w:author="Gary" w:date="2022-11-12T11:15:00Z" w:initials="G">
    <w:p w14:paraId="168BA854" w14:textId="451A3472" w:rsidR="00B13F12" w:rsidRDefault="00B13F12" w:rsidP="00996EB9">
      <w:pPr>
        <w:pStyle w:val="CommentText"/>
      </w:pPr>
      <w:r>
        <w:rPr>
          <w:rStyle w:val="CommentReference"/>
        </w:rPr>
        <w:annotationRef/>
      </w:r>
      <w:r>
        <w:t>Rephrase as “Species were recorded” (“Individuals” is a problematic term with some species)</w:t>
      </w:r>
    </w:p>
    <w:p w14:paraId="3EB64B6F" w14:textId="7278BC6F" w:rsidR="00B13F12" w:rsidRDefault="00B13F12">
      <w:pPr>
        <w:pStyle w:val="CommentText"/>
      </w:pPr>
    </w:p>
  </w:comment>
  <w:comment w:id="71" w:author="Martin, Tara (Forestry)" w:date="2022-11-02T13:24:00Z" w:initials="MT(">
    <w:p w14:paraId="761DE3C6" w14:textId="6BB3F12E" w:rsidR="00B13F12" w:rsidRDefault="00B13F12">
      <w:pPr>
        <w:pStyle w:val="CommentText"/>
      </w:pPr>
      <w:r>
        <w:rPr>
          <w:rStyle w:val="CommentReference"/>
        </w:rPr>
        <w:annotationRef/>
      </w:r>
      <w:r>
        <w:t xml:space="preserve">Suggest moving Table 7 to main text. It is big, but also contains the main data.  This would make it Table 1…  Happy to be overruled though. </w:t>
      </w:r>
    </w:p>
  </w:comment>
  <w:comment w:id="72" w:author="Stefanie Lane" w:date="2022-11-08T11:26:00Z" w:initials="SLL">
    <w:p w14:paraId="1C662CCC" w14:textId="35320793" w:rsidR="00B13F12" w:rsidRDefault="00B13F12">
      <w:pPr>
        <w:pStyle w:val="CommentText"/>
      </w:pPr>
      <w:r>
        <w:rPr>
          <w:rStyle w:val="CommentReference"/>
        </w:rPr>
        <w:annotationRef/>
      </w:r>
      <w:r>
        <w:t xml:space="preserve">Can move to main text for journal submission. For sake of co-author review/editing in Word, will leave in supplemental. </w:t>
      </w:r>
    </w:p>
  </w:comment>
  <w:comment w:id="73" w:author="Gary" w:date="2022-11-14T13:23:00Z" w:initials="G">
    <w:p w14:paraId="159C1A82" w14:textId="34EB0F0D" w:rsidR="00B13F12" w:rsidRDefault="00B13F12">
      <w:pPr>
        <w:pStyle w:val="CommentText"/>
      </w:pPr>
      <w:r>
        <w:rPr>
          <w:rStyle w:val="CommentReference"/>
        </w:rPr>
        <w:annotationRef/>
      </w:r>
      <w:r>
        <w:t>I’m waffling on this but inclined to leave it as supplemental. There is a lot of repetition of species names between assemblages.</w:t>
      </w:r>
    </w:p>
  </w:comment>
  <w:comment w:id="112" w:author="Gary" w:date="2022-11-12T12:16:00Z" w:initials="G">
    <w:p w14:paraId="32C47FC5" w14:textId="0EE2CA92" w:rsidR="00B13F12" w:rsidRDefault="00B13F12">
      <w:pPr>
        <w:pStyle w:val="CommentText"/>
      </w:pPr>
      <w:r>
        <w:rPr>
          <w:rStyle w:val="CommentReference"/>
        </w:rPr>
        <w:annotationRef/>
      </w:r>
      <w:r>
        <w:t>State in Results</w:t>
      </w:r>
    </w:p>
  </w:comment>
  <w:comment w:id="121" w:author="Gary" w:date="2022-11-12T12:19:00Z" w:initials="G">
    <w:p w14:paraId="45911B94" w14:textId="76A28372" w:rsidR="00B13F12" w:rsidRDefault="00B13F12">
      <w:pPr>
        <w:pStyle w:val="CommentText"/>
      </w:pPr>
      <w:r>
        <w:rPr>
          <w:rStyle w:val="CommentReference"/>
        </w:rPr>
        <w:annotationRef/>
      </w:r>
      <w:r>
        <w:t xml:space="preserve">Omit the B-C results (just state they were similar to the </w:t>
      </w:r>
      <w:proofErr w:type="spellStart"/>
      <w:r>
        <w:t>Euc</w:t>
      </w:r>
      <w:proofErr w:type="spellEnd"/>
      <w:r>
        <w:t xml:space="preserve"> results).</w:t>
      </w:r>
    </w:p>
  </w:comment>
  <w:comment w:id="124" w:author="Martin, Tara (Forestry)" w:date="2022-11-02T12:47:00Z" w:initials="MT(">
    <w:p w14:paraId="596DCAAF" w14:textId="277A0C19" w:rsidR="00B13F12" w:rsidRDefault="00B13F12">
      <w:pPr>
        <w:pStyle w:val="CommentText"/>
      </w:pPr>
      <w:r>
        <w:rPr>
          <w:rStyle w:val="CommentReference"/>
        </w:rPr>
        <w:annotationRef/>
      </w:r>
      <w:r>
        <w:t xml:space="preserve">For submission, you’ll likely have to move all figures and tables to the end of the </w:t>
      </w:r>
      <w:proofErr w:type="spellStart"/>
      <w:r>
        <w:t>ms.</w:t>
      </w:r>
      <w:proofErr w:type="spellEnd"/>
      <w:r>
        <w:t xml:space="preserve">  Follow author guidelines for journal. </w:t>
      </w:r>
    </w:p>
  </w:comment>
  <w:comment w:id="163" w:author="Gary" w:date="2022-11-12T17:12:00Z" w:initials="G">
    <w:p w14:paraId="16C97B05" w14:textId="7FE47148" w:rsidR="00B13F12" w:rsidRDefault="00B13F12">
      <w:pPr>
        <w:pStyle w:val="CommentText"/>
      </w:pPr>
      <w:r>
        <w:rPr>
          <w:rStyle w:val="CommentReference"/>
        </w:rPr>
        <w:annotationRef/>
      </w:r>
      <w:r>
        <w:t xml:space="preserve">I removed “assemblages” here because your figure shows 4 different </w:t>
      </w:r>
      <w:proofErr w:type="spellStart"/>
      <w:r>
        <w:t>colours</w:t>
      </w:r>
      <w:proofErr w:type="spellEnd"/>
      <w:r>
        <w:t>…might be confusing with the 3 assemblages discussed.</w:t>
      </w:r>
    </w:p>
  </w:comment>
  <w:comment w:id="198" w:author="Gary" w:date="2022-11-14T13:45:00Z" w:initials="G">
    <w:p w14:paraId="54166FE5" w14:textId="2E688063" w:rsidR="00B13F12" w:rsidRDefault="00B13F12" w:rsidP="001D7098">
      <w:pPr>
        <w:pStyle w:val="CommentText"/>
      </w:pPr>
      <w:r>
        <w:rPr>
          <w:rStyle w:val="CommentReference"/>
        </w:rPr>
        <w:annotationRef/>
      </w:r>
      <w:r>
        <w:t>Suggest continuing here with some comments on Table 1 re the changes in in numbers of plots and species before talking about Table 2. If possible try to avoid flip-flopping between Tables 1 and 2?  Ideally it is best to follow a progression of text matching with tables and figures in sequence.</w:t>
      </w:r>
    </w:p>
    <w:p w14:paraId="48D60BDA" w14:textId="7BCF74BC" w:rsidR="00B13F12" w:rsidRDefault="00B13F12" w:rsidP="001D7098">
      <w:pPr>
        <w:pStyle w:val="CommentText"/>
      </w:pPr>
      <w:r>
        <w:rPr>
          <w:rStyle w:val="CommentReference"/>
        </w:rPr>
        <w:annotationRef/>
      </w:r>
    </w:p>
    <w:p w14:paraId="372535D9" w14:textId="56917C77" w:rsidR="00B13F12" w:rsidRDefault="00B13F12" w:rsidP="00D64126">
      <w:pPr>
        <w:pStyle w:val="CommentText"/>
      </w:pPr>
      <w:r>
        <w:rPr>
          <w:rStyle w:val="CommentReference"/>
        </w:rPr>
        <w:annotationRef/>
      </w:r>
    </w:p>
  </w:comment>
  <w:comment w:id="228" w:author="Martin, Tara (Forestry)" w:date="2022-11-02T13:02:00Z" w:initials="MT(">
    <w:p w14:paraId="27396904" w14:textId="1D3F3FD7" w:rsidR="00B13F12" w:rsidRDefault="00B13F12">
      <w:pPr>
        <w:pStyle w:val="CommentText"/>
      </w:pPr>
      <w:r>
        <w:rPr>
          <w:rStyle w:val="CommentReference"/>
        </w:rPr>
        <w:annotationRef/>
      </w:r>
      <w:r>
        <w:t xml:space="preserve">How are you analyzing ecological function? </w:t>
      </w:r>
    </w:p>
  </w:comment>
  <w:comment w:id="229" w:author="Stefanie Lane" w:date="2022-11-02T15:41:00Z" w:initials="SLL">
    <w:p w14:paraId="2DE541A4" w14:textId="0C0631CA" w:rsidR="00B13F12" w:rsidRDefault="00B13F12">
      <w:pPr>
        <w:pStyle w:val="CommentText"/>
      </w:pPr>
      <w:r>
        <w:rPr>
          <w:rStyle w:val="CommentReference"/>
        </w:rPr>
        <w:annotationRef/>
      </w:r>
      <w:r>
        <w:t xml:space="preserve">Redefine </w:t>
      </w:r>
    </w:p>
  </w:comment>
  <w:comment w:id="231" w:author="Gary" w:date="2022-11-14T16:35:00Z" w:initials="G">
    <w:p w14:paraId="6402EA9F" w14:textId="42B4284B" w:rsidR="00B13F12" w:rsidRDefault="00B13F12">
      <w:pPr>
        <w:pStyle w:val="CommentText"/>
      </w:pPr>
      <w:r>
        <w:rPr>
          <w:rStyle w:val="CommentReference"/>
        </w:rPr>
        <w:annotationRef/>
      </w:r>
      <w:r>
        <w:t>This is an interpretation of a result and would fit better in Discussion</w:t>
      </w:r>
    </w:p>
  </w:comment>
  <w:comment w:id="232" w:author="Gary" w:date="2022-11-14T17:17:00Z" w:initials="G">
    <w:p w14:paraId="79204C0C" w14:textId="27F7E981" w:rsidR="00B13F12" w:rsidRDefault="00B13F12">
      <w:pPr>
        <w:pStyle w:val="CommentText"/>
      </w:pPr>
      <w:r>
        <w:rPr>
          <w:rStyle w:val="CommentReference"/>
        </w:rPr>
        <w:annotationRef/>
      </w:r>
      <w:r>
        <w:t xml:space="preserve">I’m a little uneasy with the term “exotic” in some cases, especially for Festuca and Phalaris which have been around for decades and likely undergone some genetic exchange with native relatives.  In our grasslands paper we used the term “naturalized” for Kentucky bluegrass.  </w:t>
      </w:r>
      <w:proofErr w:type="gramStart"/>
      <w:r>
        <w:t>Also</w:t>
      </w:r>
      <w:proofErr w:type="gramEnd"/>
      <w:r>
        <w:t xml:space="preserve"> the term “non-native” is used in Table 7.  Need to decide and be consistent.</w:t>
      </w:r>
    </w:p>
  </w:comment>
  <w:comment w:id="233" w:author="Gary" w:date="2022-11-15T11:31:00Z" w:initials="G">
    <w:p w14:paraId="2E1F2D5E" w14:textId="09293D81" w:rsidR="00B13F12" w:rsidRDefault="00B13F12">
      <w:pPr>
        <w:pStyle w:val="CommentText"/>
      </w:pPr>
      <w:r>
        <w:rPr>
          <w:rStyle w:val="CommentReference"/>
        </w:rPr>
        <w:annotationRef/>
      </w:r>
      <w:r>
        <w:t>Suggest put comments on implications from results in Discussion.</w:t>
      </w:r>
    </w:p>
  </w:comment>
  <w:comment w:id="234" w:author="Gary" w:date="2022-11-14T16:50:00Z" w:initials="G">
    <w:p w14:paraId="2FC5F534" w14:textId="01B9F059" w:rsidR="00B13F12" w:rsidRDefault="00B13F12">
      <w:pPr>
        <w:pStyle w:val="CommentText"/>
      </w:pPr>
      <w:r>
        <w:rPr>
          <w:rStyle w:val="CommentReference"/>
        </w:rPr>
        <w:annotationRef/>
      </w:r>
      <w:r>
        <w:t>Wee problem here as these are different from the aforementioned “indicator species” and “significantly” implies a stats test was done.</w:t>
      </w:r>
    </w:p>
  </w:comment>
  <w:comment w:id="235" w:author="Gary" w:date="2022-11-15T11:35:00Z" w:initials="G">
    <w:p w14:paraId="70B1EA1F" w14:textId="414DC823" w:rsidR="00B13F12" w:rsidRDefault="00B13F12">
      <w:pPr>
        <w:pStyle w:val="CommentText"/>
      </w:pPr>
      <w:r>
        <w:rPr>
          <w:rStyle w:val="CommentReference"/>
        </w:rPr>
        <w:annotationRef/>
      </w:r>
      <w:r>
        <w:t>I’m a bit uneasy with citing these actual percentages as the data and calculations were all based on cover class values (0-4).  Would it work to frame these changes in terms of moves between cover classes?</w:t>
      </w:r>
    </w:p>
  </w:comment>
  <w:comment w:id="236" w:author="Gary" w:date="2022-11-14T17:12:00Z" w:initials="G">
    <w:p w14:paraId="05E94283" w14:textId="408540F1" w:rsidR="00B13F12" w:rsidRDefault="00B13F12">
      <w:pPr>
        <w:pStyle w:val="CommentText"/>
      </w:pPr>
      <w:r>
        <w:rPr>
          <w:rStyle w:val="CommentReference"/>
        </w:rPr>
        <w:annotationRef/>
      </w:r>
      <w:r>
        <w:t>We don’t know this</w:t>
      </w:r>
    </w:p>
  </w:comment>
  <w:comment w:id="238" w:author="Gary" w:date="2022-11-15T11:47:00Z" w:initials="G">
    <w:p w14:paraId="12B31F73" w14:textId="4F158C66" w:rsidR="00B13F12" w:rsidRDefault="00B13F12">
      <w:pPr>
        <w:pStyle w:val="CommentText"/>
      </w:pPr>
      <w:r>
        <w:rPr>
          <w:rStyle w:val="CommentReference"/>
        </w:rPr>
        <w:annotationRef/>
      </w:r>
      <w:r>
        <w:t xml:space="preserve">Don’t need to repeat results. Also, move comment to Discussion about gains in exotic species as likely explanation for 2019 dendrogram changes. </w:t>
      </w:r>
    </w:p>
  </w:comment>
  <w:comment w:id="244" w:author="Gary" w:date="2022-11-13T13:42:00Z" w:initials="G">
    <w:p w14:paraId="2B873856" w14:textId="7B963F30" w:rsidR="00B13F12" w:rsidRDefault="00B13F12">
      <w:pPr>
        <w:pStyle w:val="CommentText"/>
      </w:pPr>
      <w:r>
        <w:rPr>
          <w:rStyle w:val="CommentReference"/>
        </w:rPr>
        <w:annotationRef/>
      </w:r>
      <w:r>
        <w:t>This is a results statement, not a table heading.</w:t>
      </w:r>
    </w:p>
  </w:comment>
  <w:comment w:id="245" w:author="Gary" w:date="2022-11-13T13:38:00Z" w:initials="G">
    <w:p w14:paraId="4FDB7860" w14:textId="21AB911D" w:rsidR="00B13F12" w:rsidRDefault="00B13F12">
      <w:pPr>
        <w:pStyle w:val="CommentText"/>
      </w:pPr>
      <w:r>
        <w:rPr>
          <w:rStyle w:val="CommentReference"/>
        </w:rPr>
        <w:annotationRef/>
      </w:r>
      <w:r>
        <w:t>Show diversity values to 1 decimal place</w:t>
      </w:r>
    </w:p>
  </w:comment>
  <w:comment w:id="247" w:author="Gary" w:date="2022-11-13T13:50:00Z" w:initials="G">
    <w:p w14:paraId="12F174FB" w14:textId="58BC0CDA" w:rsidR="00B13F12" w:rsidRDefault="00B13F12">
      <w:pPr>
        <w:pStyle w:val="CommentText"/>
      </w:pPr>
      <w:r>
        <w:rPr>
          <w:rStyle w:val="CommentReference"/>
        </w:rPr>
        <w:annotationRef/>
      </w:r>
      <w:r>
        <w:t>A results statement, not a table heading. E.g. “P-values from indicator species analysis…”</w:t>
      </w:r>
    </w:p>
  </w:comment>
  <w:comment w:id="248" w:author="Gary" w:date="2022-11-13T13:54:00Z" w:initials="G">
    <w:p w14:paraId="7BC2F778" w14:textId="310BD3D7" w:rsidR="00B13F12" w:rsidRDefault="00B13F12">
      <w:pPr>
        <w:pStyle w:val="CommentText"/>
      </w:pPr>
      <w:r>
        <w:rPr>
          <w:rStyle w:val="CommentReference"/>
        </w:rPr>
        <w:annotationRef/>
      </w:r>
      <w:r>
        <w:t xml:space="preserve">Showing p-values to 4 decimal places goes beyond data limitations. Suggest show to 2 decimal places with </w:t>
      </w:r>
      <w:r>
        <w:rPr>
          <w:rFonts w:cstheme="minorHAnsi"/>
        </w:rPr>
        <w:t>≤</w:t>
      </w:r>
      <w:r>
        <w:t>0.01 to indicate very small values.</w:t>
      </w:r>
    </w:p>
  </w:comment>
  <w:comment w:id="250" w:author="Gary" w:date="2022-11-13T13:49:00Z" w:initials="G">
    <w:p w14:paraId="4B2612F9" w14:textId="2B5FC67E" w:rsidR="00B13F12" w:rsidRDefault="00B13F12">
      <w:pPr>
        <w:pStyle w:val="CommentText"/>
      </w:pPr>
      <w:r>
        <w:rPr>
          <w:rStyle w:val="CommentReference"/>
        </w:rPr>
        <w:annotationRef/>
      </w:r>
      <w:r>
        <w:t>A results statement, not a figure caption. Labels on all figures need to be enlarged.</w:t>
      </w:r>
    </w:p>
  </w:comment>
  <w:comment w:id="252" w:author="Gary" w:date="2022-11-13T13:48:00Z" w:initials="G">
    <w:p w14:paraId="3426869F" w14:textId="0F5B0955" w:rsidR="00B13F12" w:rsidRDefault="00B13F12">
      <w:pPr>
        <w:pStyle w:val="CommentText"/>
      </w:pPr>
      <w:r>
        <w:rPr>
          <w:rStyle w:val="CommentReference"/>
        </w:rPr>
        <w:annotationRef/>
      </w:r>
      <w:r>
        <w:t xml:space="preserve">Some confusion between species shown here and those listed in Table 2. How does “assemblage-defining” differ from “indicator” species? </w:t>
      </w:r>
      <w:proofErr w:type="gramStart"/>
      <w:r>
        <w:t>Also</w:t>
      </w:r>
      <w:proofErr w:type="gramEnd"/>
      <w:r>
        <w:t xml:space="preserve"> this is a results statement not a figure caption.</w:t>
      </w:r>
    </w:p>
  </w:comment>
  <w:comment w:id="256" w:author="Gary" w:date="2022-11-15T11:56:00Z" w:initials="G">
    <w:p w14:paraId="4A376A64" w14:textId="7290B25B" w:rsidR="00B13F12" w:rsidRDefault="00B13F12">
      <w:pPr>
        <w:pStyle w:val="CommentText"/>
      </w:pPr>
      <w:r>
        <w:rPr>
          <w:rStyle w:val="CommentReference"/>
        </w:rPr>
        <w:annotationRef/>
      </w:r>
      <w:r>
        <w:t>2019 dendrogram shows a decline in Fescue-Sedge similarity from earlier years.</w:t>
      </w:r>
    </w:p>
  </w:comment>
  <w:comment w:id="258" w:author="Gary" w:date="2022-11-15T12:00:00Z" w:initials="G">
    <w:p w14:paraId="0BB9BEF6" w14:textId="0370CEEF" w:rsidR="00B13F12" w:rsidRDefault="00B13F12">
      <w:pPr>
        <w:pStyle w:val="CommentText"/>
      </w:pPr>
      <w:r>
        <w:rPr>
          <w:rStyle w:val="CommentReference"/>
        </w:rPr>
        <w:annotationRef/>
      </w:r>
      <w:r>
        <w:t xml:space="preserve">“interannual” implies a shorter sampling interval than we have (i.e. </w:t>
      </w:r>
      <w:proofErr w:type="gramStart"/>
      <w:r>
        <w:t>20 year</w:t>
      </w:r>
      <w:proofErr w:type="gramEnd"/>
      <w:r>
        <w:t xml:space="preserve"> intervals)</w:t>
      </w:r>
    </w:p>
  </w:comment>
  <w:comment w:id="260" w:author="Gary" w:date="2022-11-15T12:08:00Z" w:initials="G">
    <w:p w14:paraId="5B12F414" w14:textId="34FAE736" w:rsidR="00B13F12" w:rsidRDefault="00B13F12">
      <w:pPr>
        <w:pStyle w:val="CommentText"/>
      </w:pPr>
      <w:r>
        <w:rPr>
          <w:rStyle w:val="CommentReference"/>
        </w:rPr>
        <w:annotationRef/>
      </w:r>
      <w:r>
        <w:t>Cite ref for this last sentence?</w:t>
      </w:r>
    </w:p>
  </w:comment>
  <w:comment w:id="261" w:author="Gary" w:date="2022-11-15T12:10:00Z" w:initials="G">
    <w:p w14:paraId="667C87A3" w14:textId="72A08EF3" w:rsidR="00B13F12" w:rsidRDefault="00B13F12">
      <w:pPr>
        <w:pStyle w:val="CommentText"/>
      </w:pPr>
      <w:r>
        <w:rPr>
          <w:rStyle w:val="CommentReference"/>
        </w:rPr>
        <w:annotationRef/>
      </w:r>
      <w:r>
        <w:t xml:space="preserve">The lower Fraser has experienced a lot of impacts from human settlement over the past ~150 years including pollution/eutrophication, </w:t>
      </w:r>
      <w:proofErr w:type="spellStart"/>
      <w:r>
        <w:t>dyking</w:t>
      </w:r>
      <w:proofErr w:type="spellEnd"/>
      <w:r>
        <w:t xml:space="preserve"> and channel dredging, so not really “pristine”.</w:t>
      </w:r>
    </w:p>
  </w:comment>
  <w:comment w:id="262" w:author="Stefanie Lane" w:date="2022-08-23T14:12:00Z" w:initials="SLL">
    <w:p w14:paraId="107C9BE0" w14:textId="58478CCC" w:rsidR="00B13F12" w:rsidRDefault="00B13F12">
      <w:pPr>
        <w:pStyle w:val="CommentText"/>
      </w:pPr>
      <w:r>
        <w:rPr>
          <w:rStyle w:val="CommentReference"/>
        </w:rPr>
        <w:annotationRef/>
      </w:r>
      <w:r>
        <w:t>Pending permission from Gary and/or Madlen</w:t>
      </w:r>
    </w:p>
  </w:comment>
  <w:comment w:id="267" w:author="Gary" w:date="2022-11-14T16:55:00Z" w:initials="G">
    <w:p w14:paraId="2BB2A112" w14:textId="25A51B30" w:rsidR="00B13F12" w:rsidRDefault="00B13F12">
      <w:pPr>
        <w:pStyle w:val="CommentText"/>
      </w:pPr>
      <w:r>
        <w:rPr>
          <w:rStyle w:val="CommentReference"/>
        </w:rPr>
        <w:annotationRef/>
      </w:r>
      <w:r>
        <w:t>Not sure this table is necessary? It puts emphasis on the nuances of distance measures which isn’t really the focus of this study.  Okay to just say results were largely similar.</w:t>
      </w:r>
    </w:p>
  </w:comment>
  <w:comment w:id="269" w:author="Gary" w:date="2022-11-13T12:48:00Z" w:initials="G">
    <w:p w14:paraId="334BC603" w14:textId="689D38B6" w:rsidR="00B13F12" w:rsidRDefault="00B13F12">
      <w:pPr>
        <w:pStyle w:val="CommentText"/>
      </w:pPr>
      <w:r>
        <w:rPr>
          <w:rStyle w:val="CommentReference"/>
        </w:rPr>
        <w:annotationRef/>
      </w:r>
      <w:r>
        <w:t>Omit this figure. Simply state in Results that Euclidean and Bray Curtis measures gave similar results.</w:t>
      </w:r>
    </w:p>
  </w:comment>
  <w:comment w:id="274" w:author="Gary" w:date="2022-11-14T17:02:00Z" w:initials="G">
    <w:p w14:paraId="28D9D492" w14:textId="7053F62E" w:rsidR="00B13F12" w:rsidRDefault="00B13F12">
      <w:pPr>
        <w:pStyle w:val="CommentText"/>
      </w:pPr>
      <w:r>
        <w:rPr>
          <w:rStyle w:val="CommentReference"/>
        </w:rPr>
        <w:annotationRef/>
      </w:r>
      <w:r>
        <w:t>Too wordy for table heading. Simply state what the table shows.</w:t>
      </w:r>
    </w:p>
  </w:comment>
  <w:comment w:id="286" w:author="Gary" w:date="2022-11-13T13:03:00Z" w:initials="G">
    <w:p w14:paraId="3A46FB51" w14:textId="54589680" w:rsidR="00B13F12" w:rsidRDefault="00B13F12">
      <w:pPr>
        <w:pStyle w:val="CommentText"/>
      </w:pPr>
      <w:r>
        <w:rPr>
          <w:rStyle w:val="CommentReference"/>
        </w:rPr>
        <w:annotationRef/>
      </w:r>
      <w:r>
        <w:t>Suggest delete percentages as they go beyond limitations of the cover class data. Maybe just show species changes as “+” for gains and “</w:t>
      </w:r>
      <w:proofErr w:type="gramStart"/>
      <w:r>
        <w:t>-“ for</w:t>
      </w:r>
      <w:proofErr w:type="gramEnd"/>
      <w:r>
        <w:t xml:space="preserve"> losses. Also suggest show cover code values to 1 decimal place. For the “0.00” values, can you distinguish between species recorded but with very low cover (maybe show as </w:t>
      </w:r>
      <w:r>
        <w:rPr>
          <w:rFonts w:cstheme="minorHAnsi"/>
        </w:rPr>
        <w:t>≤</w:t>
      </w:r>
      <w:r>
        <w:t>0.1), and species not recorded for that year (leave blank?).</w:t>
      </w:r>
    </w:p>
  </w:comment>
  <w:comment w:id="289" w:author="Gary" w:date="2022-11-15T12:20:00Z" w:initials="G">
    <w:p w14:paraId="264C23E5" w14:textId="27FD3F79" w:rsidR="00B13F12" w:rsidRDefault="00B13F12">
      <w:pPr>
        <w:pStyle w:val="CommentText"/>
      </w:pPr>
      <w:r>
        <w:rPr>
          <w:rStyle w:val="CommentReference"/>
        </w:rPr>
        <w:annotationRef/>
      </w:r>
      <w:r>
        <w:t xml:space="preserve">Is there some way to combine this with Table 7? That would avoid over-repetition of species names.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A428A5" w15:done="0"/>
  <w15:commentEx w15:paraId="67643B34" w15:done="0"/>
  <w15:commentEx w15:paraId="5E82705C" w15:done="0"/>
  <w15:commentEx w15:paraId="5E8054E3" w15:done="0"/>
  <w15:commentEx w15:paraId="748DE7FC" w15:done="1"/>
  <w15:commentEx w15:paraId="0F6987BC" w15:done="1"/>
  <w15:commentEx w15:paraId="26EF19C3" w15:done="1"/>
  <w15:commentEx w15:paraId="66E08AB9" w15:done="1"/>
  <w15:commentEx w15:paraId="2B616088" w15:done="1"/>
  <w15:commentEx w15:paraId="2534C8A8" w15:done="1"/>
  <w15:commentEx w15:paraId="5883DC64" w15:paraIdParent="2534C8A8" w15:done="1"/>
  <w15:commentEx w15:paraId="748A3778" w15:done="1"/>
  <w15:commentEx w15:paraId="1342A045" w15:done="1"/>
  <w15:commentEx w15:paraId="3EB64B6F" w15:done="1"/>
  <w15:commentEx w15:paraId="761DE3C6" w15:done="1"/>
  <w15:commentEx w15:paraId="1C662CCC" w15:paraIdParent="761DE3C6" w15:done="1"/>
  <w15:commentEx w15:paraId="159C1A82" w15:paraIdParent="761DE3C6" w15:done="1"/>
  <w15:commentEx w15:paraId="32C47FC5" w15:done="1"/>
  <w15:commentEx w15:paraId="45911B94" w15:done="0"/>
  <w15:commentEx w15:paraId="596DCAAF" w15:done="1"/>
  <w15:commentEx w15:paraId="16C97B05" w15:done="0"/>
  <w15:commentEx w15:paraId="372535D9" w15:done="0"/>
  <w15:commentEx w15:paraId="27396904" w15:done="0"/>
  <w15:commentEx w15:paraId="2DE541A4" w15:paraIdParent="27396904" w15:done="0"/>
  <w15:commentEx w15:paraId="6402EA9F" w15:done="1"/>
  <w15:commentEx w15:paraId="79204C0C" w15:done="1"/>
  <w15:commentEx w15:paraId="2E1F2D5E" w15:done="1"/>
  <w15:commentEx w15:paraId="2FC5F534" w15:done="1"/>
  <w15:commentEx w15:paraId="70B1EA1F" w15:done="0"/>
  <w15:commentEx w15:paraId="05E94283" w15:done="1"/>
  <w15:commentEx w15:paraId="12B31F73" w15:done="1"/>
  <w15:commentEx w15:paraId="2B873856" w15:done="1"/>
  <w15:commentEx w15:paraId="4FDB7860" w15:done="1"/>
  <w15:commentEx w15:paraId="12F174FB" w15:done="0"/>
  <w15:commentEx w15:paraId="7BC2F778" w15:done="0"/>
  <w15:commentEx w15:paraId="4B2612F9" w15:done="1"/>
  <w15:commentEx w15:paraId="3426869F" w15:done="1"/>
  <w15:commentEx w15:paraId="4A376A64" w15:done="0"/>
  <w15:commentEx w15:paraId="0BB9BEF6" w15:done="1"/>
  <w15:commentEx w15:paraId="5B12F414" w15:done="0"/>
  <w15:commentEx w15:paraId="667C87A3" w15:done="1"/>
  <w15:commentEx w15:paraId="107C9BE0" w15:done="0"/>
  <w15:commentEx w15:paraId="2BB2A112" w15:done="0"/>
  <w15:commentEx w15:paraId="334BC603" w15:done="0"/>
  <w15:commentEx w15:paraId="28D9D492" w15:done="1"/>
  <w15:commentEx w15:paraId="3A46FB51" w15:done="0"/>
  <w15:commentEx w15:paraId="264C2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A428A5" w16cid:durableId="270CF902"/>
  <w16cid:commentId w16cid:paraId="67643B34" w16cid:durableId="2714E065"/>
  <w16cid:commentId w16cid:paraId="5E82705C" w16cid:durableId="270CE91B"/>
  <w16cid:commentId w16cid:paraId="5E8054E3" w16cid:durableId="2718B09F"/>
  <w16cid:commentId w16cid:paraId="748DE7FC" w16cid:durableId="2718B2CC"/>
  <w16cid:commentId w16cid:paraId="0F6987BC" w16cid:durableId="2718B403"/>
  <w16cid:commentId w16cid:paraId="26EF19C3" w16cid:durableId="2717A81D"/>
  <w16cid:commentId w16cid:paraId="66E08AB9" w16cid:durableId="2717A86E"/>
  <w16cid:commentId w16cid:paraId="2B616088" w16cid:durableId="2717A948"/>
  <w16cid:commentId w16cid:paraId="2534C8A8" w16cid:durableId="270CE809"/>
  <w16cid:commentId w16cid:paraId="5883DC64" w16cid:durableId="2714BBA4"/>
  <w16cid:commentId w16cid:paraId="748A3778" w16cid:durableId="271B63ED"/>
  <w16cid:commentId w16cid:paraId="1342A045" w16cid:durableId="271A0349"/>
  <w16cid:commentId w16cid:paraId="3EB64B6F" w16cid:durableId="2719FEC3"/>
  <w16cid:commentId w16cid:paraId="761DE3C6" w16cid:durableId="270CEE12"/>
  <w16cid:commentId w16cid:paraId="1C662CCC" w16cid:durableId="2714BB6C"/>
  <w16cid:commentId w16cid:paraId="159C1A82" w16cid:durableId="271CBFD7"/>
  <w16cid:commentId w16cid:paraId="32C47FC5" w16cid:durableId="271A0D2B"/>
  <w16cid:commentId w16cid:paraId="45911B94" w16cid:durableId="271A0DEE"/>
  <w16cid:commentId w16cid:paraId="596DCAAF" w16cid:durableId="270CE567"/>
  <w16cid:commentId w16cid:paraId="16C97B05" w16cid:durableId="271A5297"/>
  <w16cid:commentId w16cid:paraId="372535D9" w16cid:durableId="271CC505"/>
  <w16cid:commentId w16cid:paraId="27396904" w16cid:durableId="270CE8FF"/>
  <w16cid:commentId w16cid:paraId="2DE541A4" w16cid:durableId="270D0E37"/>
  <w16cid:commentId w16cid:paraId="6402EA9F" w16cid:durableId="271CECB4"/>
  <w16cid:commentId w16cid:paraId="79204C0C" w16cid:durableId="271CF6B7"/>
  <w16cid:commentId w16cid:paraId="2E1F2D5E" w16cid:durableId="271DF701"/>
  <w16cid:commentId w16cid:paraId="2FC5F534" w16cid:durableId="271CF071"/>
  <w16cid:commentId w16cid:paraId="70B1EA1F" w16cid:durableId="271DF7FF"/>
  <w16cid:commentId w16cid:paraId="05E94283" w16cid:durableId="271CF568"/>
  <w16cid:commentId w16cid:paraId="12B31F73" w16cid:durableId="271DFAEA"/>
  <w16cid:commentId w16cid:paraId="2B873856" w16cid:durableId="271B72B1"/>
  <w16cid:commentId w16cid:paraId="4FDB7860" w16cid:durableId="271B71C8"/>
  <w16cid:commentId w16cid:paraId="12F174FB" w16cid:durableId="271B749D"/>
  <w16cid:commentId w16cid:paraId="7BC2F778" w16cid:durableId="271B7593"/>
  <w16cid:commentId w16cid:paraId="4B2612F9" w16cid:durableId="271B7460"/>
  <w16cid:commentId w16cid:paraId="3426869F" w16cid:durableId="271B7415"/>
  <w16cid:commentId w16cid:paraId="4A376A64" w16cid:durableId="271DFCFE"/>
  <w16cid:commentId w16cid:paraId="0BB9BEF6" w16cid:durableId="271DFDF9"/>
  <w16cid:commentId w16cid:paraId="5B12F414" w16cid:durableId="271DFFD1"/>
  <w16cid:commentId w16cid:paraId="667C87A3" w16cid:durableId="271E0025"/>
  <w16cid:commentId w16cid:paraId="107C9BE0" w16cid:durableId="26AF5ED7"/>
  <w16cid:commentId w16cid:paraId="2BB2A112" w16cid:durableId="271CF18A"/>
  <w16cid:commentId w16cid:paraId="334BC603" w16cid:durableId="271B6631"/>
  <w16cid:commentId w16cid:paraId="28D9D492" w16cid:durableId="271CF30E"/>
  <w16cid:commentId w16cid:paraId="3A46FB51" w16cid:durableId="271B6985"/>
  <w16cid:commentId w16cid:paraId="264C23E5" w16cid:durableId="271E02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D9179" w14:textId="77777777" w:rsidR="00B13F12" w:rsidRDefault="00B13F12" w:rsidP="00BF4E75">
      <w:pPr>
        <w:spacing w:after="0" w:line="240" w:lineRule="auto"/>
      </w:pPr>
      <w:r>
        <w:separator/>
      </w:r>
    </w:p>
  </w:endnote>
  <w:endnote w:type="continuationSeparator" w:id="0">
    <w:p w14:paraId="0521923C" w14:textId="77777777" w:rsidR="00B13F12" w:rsidRDefault="00B13F12" w:rsidP="00BF4E75">
      <w:pPr>
        <w:spacing w:after="0" w:line="240" w:lineRule="auto"/>
      </w:pPr>
      <w:r>
        <w:continuationSeparator/>
      </w:r>
    </w:p>
  </w:endnote>
  <w:endnote w:type="continuationNotice" w:id="1">
    <w:p w14:paraId="697551D0" w14:textId="77777777" w:rsidR="00B13F12" w:rsidRDefault="00B13F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7078C" w14:textId="77777777" w:rsidR="00B13F12" w:rsidRDefault="00B13F12" w:rsidP="00BF4E75">
      <w:pPr>
        <w:spacing w:after="0" w:line="240" w:lineRule="auto"/>
      </w:pPr>
      <w:r>
        <w:separator/>
      </w:r>
    </w:p>
  </w:footnote>
  <w:footnote w:type="continuationSeparator" w:id="0">
    <w:p w14:paraId="4CE782CD" w14:textId="77777777" w:rsidR="00B13F12" w:rsidRDefault="00B13F12" w:rsidP="00BF4E75">
      <w:pPr>
        <w:spacing w:after="0" w:line="240" w:lineRule="auto"/>
      </w:pPr>
      <w:r>
        <w:continuationSeparator/>
      </w:r>
    </w:p>
  </w:footnote>
  <w:footnote w:type="continuationNotice" w:id="1">
    <w:p w14:paraId="3CCDC56F" w14:textId="77777777" w:rsidR="00B13F12" w:rsidRDefault="00B13F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B13F12" w:rsidRDefault="00B13F12">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B13F12" w:rsidRDefault="00B13F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B13F12" w:rsidRDefault="00B13F12">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B13F12" w:rsidRDefault="00B13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a (Forestry)">
    <w15:presenceInfo w15:providerId="AD" w15:userId="S-1-5-21-3458574638-2780845101-4193349012-41469"/>
  </w15:person>
  <w15:person w15:author="Gary">
    <w15:presenceInfo w15:providerId="None" w15:userId="Gary"/>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0FB"/>
    <w:rsid w:val="000431F1"/>
    <w:rsid w:val="00044FA6"/>
    <w:rsid w:val="00045C36"/>
    <w:rsid w:val="00046624"/>
    <w:rsid w:val="00046A3B"/>
    <w:rsid w:val="000475FF"/>
    <w:rsid w:val="00050718"/>
    <w:rsid w:val="00050B97"/>
    <w:rsid w:val="00051192"/>
    <w:rsid w:val="0005195D"/>
    <w:rsid w:val="00051B04"/>
    <w:rsid w:val="000526C6"/>
    <w:rsid w:val="00052E38"/>
    <w:rsid w:val="00054383"/>
    <w:rsid w:val="00056084"/>
    <w:rsid w:val="00057AEE"/>
    <w:rsid w:val="00057D4B"/>
    <w:rsid w:val="00060358"/>
    <w:rsid w:val="00060AB7"/>
    <w:rsid w:val="00061706"/>
    <w:rsid w:val="00061A70"/>
    <w:rsid w:val="000637FD"/>
    <w:rsid w:val="00063E63"/>
    <w:rsid w:val="0006408D"/>
    <w:rsid w:val="000648CF"/>
    <w:rsid w:val="00064A54"/>
    <w:rsid w:val="00064ACC"/>
    <w:rsid w:val="0006502E"/>
    <w:rsid w:val="00065197"/>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A50"/>
    <w:rsid w:val="000A57D0"/>
    <w:rsid w:val="000A7784"/>
    <w:rsid w:val="000B2B17"/>
    <w:rsid w:val="000B2B56"/>
    <w:rsid w:val="000B37AD"/>
    <w:rsid w:val="000B556F"/>
    <w:rsid w:val="000B6378"/>
    <w:rsid w:val="000B68F2"/>
    <w:rsid w:val="000B6922"/>
    <w:rsid w:val="000B71C9"/>
    <w:rsid w:val="000B79A0"/>
    <w:rsid w:val="000C13F0"/>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4503"/>
    <w:rsid w:val="000D57FF"/>
    <w:rsid w:val="000D7921"/>
    <w:rsid w:val="000E0AA0"/>
    <w:rsid w:val="000E1309"/>
    <w:rsid w:val="000E1C8D"/>
    <w:rsid w:val="000E2011"/>
    <w:rsid w:val="000E45C4"/>
    <w:rsid w:val="000E4F24"/>
    <w:rsid w:val="000E4F3A"/>
    <w:rsid w:val="000E5484"/>
    <w:rsid w:val="000E5B61"/>
    <w:rsid w:val="000E643E"/>
    <w:rsid w:val="000E6E42"/>
    <w:rsid w:val="000E729E"/>
    <w:rsid w:val="000E7352"/>
    <w:rsid w:val="000E7AE9"/>
    <w:rsid w:val="000F0386"/>
    <w:rsid w:val="000F08CD"/>
    <w:rsid w:val="000F0F9A"/>
    <w:rsid w:val="000F0FB8"/>
    <w:rsid w:val="000F2194"/>
    <w:rsid w:val="000F24FD"/>
    <w:rsid w:val="000F3BDD"/>
    <w:rsid w:val="000F3F96"/>
    <w:rsid w:val="000F4196"/>
    <w:rsid w:val="000F53C5"/>
    <w:rsid w:val="000F6BE9"/>
    <w:rsid w:val="000F6CCA"/>
    <w:rsid w:val="000F72BD"/>
    <w:rsid w:val="0010024C"/>
    <w:rsid w:val="00100565"/>
    <w:rsid w:val="00100D21"/>
    <w:rsid w:val="00102B71"/>
    <w:rsid w:val="0010340E"/>
    <w:rsid w:val="001042B3"/>
    <w:rsid w:val="001045B0"/>
    <w:rsid w:val="001062CB"/>
    <w:rsid w:val="0010750C"/>
    <w:rsid w:val="001105CB"/>
    <w:rsid w:val="00110DE4"/>
    <w:rsid w:val="00111023"/>
    <w:rsid w:val="001121E1"/>
    <w:rsid w:val="00112B78"/>
    <w:rsid w:val="00114665"/>
    <w:rsid w:val="001148DE"/>
    <w:rsid w:val="00114E81"/>
    <w:rsid w:val="00114EB3"/>
    <w:rsid w:val="00115FDC"/>
    <w:rsid w:val="00116D28"/>
    <w:rsid w:val="00116F1A"/>
    <w:rsid w:val="00120429"/>
    <w:rsid w:val="0012104D"/>
    <w:rsid w:val="00121419"/>
    <w:rsid w:val="00122537"/>
    <w:rsid w:val="00122884"/>
    <w:rsid w:val="00124273"/>
    <w:rsid w:val="00124BDB"/>
    <w:rsid w:val="001262D0"/>
    <w:rsid w:val="00126A23"/>
    <w:rsid w:val="00130227"/>
    <w:rsid w:val="001307AD"/>
    <w:rsid w:val="00130DE3"/>
    <w:rsid w:val="001326DF"/>
    <w:rsid w:val="00132719"/>
    <w:rsid w:val="00132E6A"/>
    <w:rsid w:val="00132E99"/>
    <w:rsid w:val="00132EDB"/>
    <w:rsid w:val="00133550"/>
    <w:rsid w:val="0013437B"/>
    <w:rsid w:val="00135A6C"/>
    <w:rsid w:val="001369F0"/>
    <w:rsid w:val="00137AA7"/>
    <w:rsid w:val="00137DE2"/>
    <w:rsid w:val="001401E6"/>
    <w:rsid w:val="00140BDF"/>
    <w:rsid w:val="00141FDA"/>
    <w:rsid w:val="00142404"/>
    <w:rsid w:val="00142945"/>
    <w:rsid w:val="001429F4"/>
    <w:rsid w:val="0014430F"/>
    <w:rsid w:val="0014487C"/>
    <w:rsid w:val="00145842"/>
    <w:rsid w:val="00147166"/>
    <w:rsid w:val="00147878"/>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3A95"/>
    <w:rsid w:val="00175845"/>
    <w:rsid w:val="00175D27"/>
    <w:rsid w:val="001760FB"/>
    <w:rsid w:val="00176325"/>
    <w:rsid w:val="0017705E"/>
    <w:rsid w:val="00177A8E"/>
    <w:rsid w:val="00177E71"/>
    <w:rsid w:val="00177F29"/>
    <w:rsid w:val="00180C15"/>
    <w:rsid w:val="00182C65"/>
    <w:rsid w:val="00182D7E"/>
    <w:rsid w:val="00183E18"/>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71CB"/>
    <w:rsid w:val="001A0EA3"/>
    <w:rsid w:val="001A11D6"/>
    <w:rsid w:val="001A1881"/>
    <w:rsid w:val="001A1943"/>
    <w:rsid w:val="001A34D2"/>
    <w:rsid w:val="001A3616"/>
    <w:rsid w:val="001A3ED2"/>
    <w:rsid w:val="001A451C"/>
    <w:rsid w:val="001A595A"/>
    <w:rsid w:val="001A5B3B"/>
    <w:rsid w:val="001A62D5"/>
    <w:rsid w:val="001A6EA1"/>
    <w:rsid w:val="001A74A2"/>
    <w:rsid w:val="001B0737"/>
    <w:rsid w:val="001B103D"/>
    <w:rsid w:val="001B122A"/>
    <w:rsid w:val="001B1861"/>
    <w:rsid w:val="001B3F90"/>
    <w:rsid w:val="001B46DC"/>
    <w:rsid w:val="001B70A0"/>
    <w:rsid w:val="001B76DA"/>
    <w:rsid w:val="001B7EC2"/>
    <w:rsid w:val="001C04D5"/>
    <w:rsid w:val="001C22FB"/>
    <w:rsid w:val="001C2E6E"/>
    <w:rsid w:val="001C2F08"/>
    <w:rsid w:val="001C33F4"/>
    <w:rsid w:val="001C4110"/>
    <w:rsid w:val="001C585A"/>
    <w:rsid w:val="001C64DC"/>
    <w:rsid w:val="001D0894"/>
    <w:rsid w:val="001D098D"/>
    <w:rsid w:val="001D3977"/>
    <w:rsid w:val="001D3B02"/>
    <w:rsid w:val="001D3EAE"/>
    <w:rsid w:val="001D439A"/>
    <w:rsid w:val="001D4552"/>
    <w:rsid w:val="001D61AD"/>
    <w:rsid w:val="001D7003"/>
    <w:rsid w:val="001D7098"/>
    <w:rsid w:val="001D74D7"/>
    <w:rsid w:val="001D7731"/>
    <w:rsid w:val="001E033A"/>
    <w:rsid w:val="001E072A"/>
    <w:rsid w:val="001E210B"/>
    <w:rsid w:val="001E2B56"/>
    <w:rsid w:val="001E3351"/>
    <w:rsid w:val="001E3C6F"/>
    <w:rsid w:val="001E40D0"/>
    <w:rsid w:val="001E50E6"/>
    <w:rsid w:val="001E5A8C"/>
    <w:rsid w:val="001E5D06"/>
    <w:rsid w:val="001E6553"/>
    <w:rsid w:val="001E759C"/>
    <w:rsid w:val="001F0165"/>
    <w:rsid w:val="001F0C92"/>
    <w:rsid w:val="001F19B1"/>
    <w:rsid w:val="001F1D23"/>
    <w:rsid w:val="001F21CD"/>
    <w:rsid w:val="001F3B46"/>
    <w:rsid w:val="001F436B"/>
    <w:rsid w:val="001F4CD8"/>
    <w:rsid w:val="001F4D1F"/>
    <w:rsid w:val="001F5046"/>
    <w:rsid w:val="001F5545"/>
    <w:rsid w:val="001F699E"/>
    <w:rsid w:val="001F6AC9"/>
    <w:rsid w:val="001F7E63"/>
    <w:rsid w:val="0020057A"/>
    <w:rsid w:val="00201A74"/>
    <w:rsid w:val="00202599"/>
    <w:rsid w:val="002025D5"/>
    <w:rsid w:val="00204F18"/>
    <w:rsid w:val="0020507B"/>
    <w:rsid w:val="00205444"/>
    <w:rsid w:val="00205D24"/>
    <w:rsid w:val="002066B9"/>
    <w:rsid w:val="00206A47"/>
    <w:rsid w:val="00207B11"/>
    <w:rsid w:val="0021014A"/>
    <w:rsid w:val="00210833"/>
    <w:rsid w:val="002116AC"/>
    <w:rsid w:val="002117EF"/>
    <w:rsid w:val="00211C09"/>
    <w:rsid w:val="00215022"/>
    <w:rsid w:val="00215C48"/>
    <w:rsid w:val="00215C67"/>
    <w:rsid w:val="00221150"/>
    <w:rsid w:val="0022148A"/>
    <w:rsid w:val="0022363E"/>
    <w:rsid w:val="00224BC9"/>
    <w:rsid w:val="0022504C"/>
    <w:rsid w:val="00226A79"/>
    <w:rsid w:val="00230665"/>
    <w:rsid w:val="00230F74"/>
    <w:rsid w:val="00231775"/>
    <w:rsid w:val="00231BAA"/>
    <w:rsid w:val="00232AF1"/>
    <w:rsid w:val="00232B99"/>
    <w:rsid w:val="00233A34"/>
    <w:rsid w:val="002346AE"/>
    <w:rsid w:val="002355AC"/>
    <w:rsid w:val="00235C27"/>
    <w:rsid w:val="00236A5C"/>
    <w:rsid w:val="002372D9"/>
    <w:rsid w:val="0023791D"/>
    <w:rsid w:val="00240EFF"/>
    <w:rsid w:val="0024166F"/>
    <w:rsid w:val="0024173A"/>
    <w:rsid w:val="00241A51"/>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30CB"/>
    <w:rsid w:val="002532A3"/>
    <w:rsid w:val="00253CA2"/>
    <w:rsid w:val="00254112"/>
    <w:rsid w:val="0025479E"/>
    <w:rsid w:val="00255BCB"/>
    <w:rsid w:val="00255F0D"/>
    <w:rsid w:val="00256BCE"/>
    <w:rsid w:val="00257238"/>
    <w:rsid w:val="0025752A"/>
    <w:rsid w:val="00260E9B"/>
    <w:rsid w:val="0026100C"/>
    <w:rsid w:val="002613DE"/>
    <w:rsid w:val="0026197A"/>
    <w:rsid w:val="00262172"/>
    <w:rsid w:val="00262B24"/>
    <w:rsid w:val="00262E39"/>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4455"/>
    <w:rsid w:val="00276B00"/>
    <w:rsid w:val="00277767"/>
    <w:rsid w:val="00277DF8"/>
    <w:rsid w:val="002807D2"/>
    <w:rsid w:val="0028084A"/>
    <w:rsid w:val="00281A74"/>
    <w:rsid w:val="00281B1F"/>
    <w:rsid w:val="00281B21"/>
    <w:rsid w:val="00282781"/>
    <w:rsid w:val="00282D23"/>
    <w:rsid w:val="002839E8"/>
    <w:rsid w:val="002846E2"/>
    <w:rsid w:val="002853ED"/>
    <w:rsid w:val="00286A94"/>
    <w:rsid w:val="0029101D"/>
    <w:rsid w:val="00291286"/>
    <w:rsid w:val="00291BAF"/>
    <w:rsid w:val="002930FD"/>
    <w:rsid w:val="00293DD0"/>
    <w:rsid w:val="0029452B"/>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A49"/>
    <w:rsid w:val="002B7F52"/>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FEC"/>
    <w:rsid w:val="002E1C7E"/>
    <w:rsid w:val="002E2740"/>
    <w:rsid w:val="002E27AD"/>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591F"/>
    <w:rsid w:val="002F72ED"/>
    <w:rsid w:val="002F7CB6"/>
    <w:rsid w:val="00300D58"/>
    <w:rsid w:val="00302A99"/>
    <w:rsid w:val="00302BAF"/>
    <w:rsid w:val="003039A5"/>
    <w:rsid w:val="00304BFF"/>
    <w:rsid w:val="0030673F"/>
    <w:rsid w:val="003069B8"/>
    <w:rsid w:val="00306F95"/>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4EA"/>
    <w:rsid w:val="0032580F"/>
    <w:rsid w:val="0032655A"/>
    <w:rsid w:val="00326E41"/>
    <w:rsid w:val="00327456"/>
    <w:rsid w:val="00327D46"/>
    <w:rsid w:val="00330735"/>
    <w:rsid w:val="0033085B"/>
    <w:rsid w:val="00331865"/>
    <w:rsid w:val="00331981"/>
    <w:rsid w:val="00331C29"/>
    <w:rsid w:val="00331CF9"/>
    <w:rsid w:val="00332C68"/>
    <w:rsid w:val="00332EF5"/>
    <w:rsid w:val="00334ABA"/>
    <w:rsid w:val="00335529"/>
    <w:rsid w:val="00336630"/>
    <w:rsid w:val="0033682E"/>
    <w:rsid w:val="00336C31"/>
    <w:rsid w:val="00336FE4"/>
    <w:rsid w:val="00340BB0"/>
    <w:rsid w:val="00340BED"/>
    <w:rsid w:val="00340ED7"/>
    <w:rsid w:val="00341EBD"/>
    <w:rsid w:val="00342ABF"/>
    <w:rsid w:val="003436E0"/>
    <w:rsid w:val="00343A98"/>
    <w:rsid w:val="00344CC9"/>
    <w:rsid w:val="003452F6"/>
    <w:rsid w:val="00345DE4"/>
    <w:rsid w:val="00350D7F"/>
    <w:rsid w:val="00351298"/>
    <w:rsid w:val="003516D0"/>
    <w:rsid w:val="003518FC"/>
    <w:rsid w:val="00351D89"/>
    <w:rsid w:val="00352A16"/>
    <w:rsid w:val="00352F54"/>
    <w:rsid w:val="0035373D"/>
    <w:rsid w:val="00353F7C"/>
    <w:rsid w:val="00354D05"/>
    <w:rsid w:val="00354DCD"/>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0C8"/>
    <w:rsid w:val="00372129"/>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DA9"/>
    <w:rsid w:val="003841DB"/>
    <w:rsid w:val="003843D8"/>
    <w:rsid w:val="003857E9"/>
    <w:rsid w:val="003867D0"/>
    <w:rsid w:val="00387609"/>
    <w:rsid w:val="00387B4B"/>
    <w:rsid w:val="003900B2"/>
    <w:rsid w:val="00390CC3"/>
    <w:rsid w:val="00390DB5"/>
    <w:rsid w:val="003911FA"/>
    <w:rsid w:val="00391339"/>
    <w:rsid w:val="00392DC9"/>
    <w:rsid w:val="003A048B"/>
    <w:rsid w:val="003A302D"/>
    <w:rsid w:val="003A3518"/>
    <w:rsid w:val="003A476F"/>
    <w:rsid w:val="003A6805"/>
    <w:rsid w:val="003A7FEF"/>
    <w:rsid w:val="003B0E2E"/>
    <w:rsid w:val="003B1B0B"/>
    <w:rsid w:val="003B2DDD"/>
    <w:rsid w:val="003B3564"/>
    <w:rsid w:val="003B4357"/>
    <w:rsid w:val="003B6B3D"/>
    <w:rsid w:val="003C16FB"/>
    <w:rsid w:val="003C2637"/>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322E"/>
    <w:rsid w:val="003E3BE9"/>
    <w:rsid w:val="003E42DD"/>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350A"/>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6B55"/>
    <w:rsid w:val="00447198"/>
    <w:rsid w:val="00447259"/>
    <w:rsid w:val="00447764"/>
    <w:rsid w:val="00447EB7"/>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3533"/>
    <w:rsid w:val="004645C0"/>
    <w:rsid w:val="00464F00"/>
    <w:rsid w:val="00464FB4"/>
    <w:rsid w:val="00466169"/>
    <w:rsid w:val="00466358"/>
    <w:rsid w:val="00466393"/>
    <w:rsid w:val="0046752E"/>
    <w:rsid w:val="00467A3C"/>
    <w:rsid w:val="004708C1"/>
    <w:rsid w:val="004715D9"/>
    <w:rsid w:val="004727BA"/>
    <w:rsid w:val="00474703"/>
    <w:rsid w:val="00481F1F"/>
    <w:rsid w:val="004832DC"/>
    <w:rsid w:val="004834EB"/>
    <w:rsid w:val="00483733"/>
    <w:rsid w:val="00483828"/>
    <w:rsid w:val="00483D34"/>
    <w:rsid w:val="004841F1"/>
    <w:rsid w:val="0048433D"/>
    <w:rsid w:val="0048459B"/>
    <w:rsid w:val="00484DDC"/>
    <w:rsid w:val="00485270"/>
    <w:rsid w:val="00485A40"/>
    <w:rsid w:val="0048665D"/>
    <w:rsid w:val="00486ABD"/>
    <w:rsid w:val="00487436"/>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6B4"/>
    <w:rsid w:val="004A4987"/>
    <w:rsid w:val="004A7E82"/>
    <w:rsid w:val="004B0800"/>
    <w:rsid w:val="004B0EA2"/>
    <w:rsid w:val="004B1258"/>
    <w:rsid w:val="004B1BD8"/>
    <w:rsid w:val="004B1CD4"/>
    <w:rsid w:val="004B1E88"/>
    <w:rsid w:val="004B4F5B"/>
    <w:rsid w:val="004B5453"/>
    <w:rsid w:val="004B5482"/>
    <w:rsid w:val="004B5A6B"/>
    <w:rsid w:val="004C0674"/>
    <w:rsid w:val="004C1992"/>
    <w:rsid w:val="004C3383"/>
    <w:rsid w:val="004C3D45"/>
    <w:rsid w:val="004C46A4"/>
    <w:rsid w:val="004C58D7"/>
    <w:rsid w:val="004C6C15"/>
    <w:rsid w:val="004C75E2"/>
    <w:rsid w:val="004C7DF9"/>
    <w:rsid w:val="004D05CA"/>
    <w:rsid w:val="004D0D10"/>
    <w:rsid w:val="004D0FAD"/>
    <w:rsid w:val="004D17EA"/>
    <w:rsid w:val="004D1B87"/>
    <w:rsid w:val="004D1F88"/>
    <w:rsid w:val="004D4202"/>
    <w:rsid w:val="004D5998"/>
    <w:rsid w:val="004D6B95"/>
    <w:rsid w:val="004D6D4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E7BED"/>
    <w:rsid w:val="004F0A5E"/>
    <w:rsid w:val="004F1DD3"/>
    <w:rsid w:val="004F22B4"/>
    <w:rsid w:val="004F2CC3"/>
    <w:rsid w:val="004F3149"/>
    <w:rsid w:val="004F31B5"/>
    <w:rsid w:val="004F4742"/>
    <w:rsid w:val="004F551A"/>
    <w:rsid w:val="004F5CAC"/>
    <w:rsid w:val="004F5D7D"/>
    <w:rsid w:val="004F6583"/>
    <w:rsid w:val="005006C8"/>
    <w:rsid w:val="00500E4E"/>
    <w:rsid w:val="00502AA6"/>
    <w:rsid w:val="00502D6B"/>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25E65"/>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E8C"/>
    <w:rsid w:val="00552EA2"/>
    <w:rsid w:val="005531EB"/>
    <w:rsid w:val="00554B0B"/>
    <w:rsid w:val="00554EAC"/>
    <w:rsid w:val="005569B1"/>
    <w:rsid w:val="00556C34"/>
    <w:rsid w:val="00557665"/>
    <w:rsid w:val="005576FA"/>
    <w:rsid w:val="0055787A"/>
    <w:rsid w:val="00560BD4"/>
    <w:rsid w:val="00561EB0"/>
    <w:rsid w:val="00562266"/>
    <w:rsid w:val="005622C3"/>
    <w:rsid w:val="00563294"/>
    <w:rsid w:val="00563755"/>
    <w:rsid w:val="00563A63"/>
    <w:rsid w:val="00563EA5"/>
    <w:rsid w:val="00564330"/>
    <w:rsid w:val="00564B1B"/>
    <w:rsid w:val="00565D1D"/>
    <w:rsid w:val="00566C69"/>
    <w:rsid w:val="00567226"/>
    <w:rsid w:val="005709DE"/>
    <w:rsid w:val="0057226F"/>
    <w:rsid w:val="005726B7"/>
    <w:rsid w:val="00572AAF"/>
    <w:rsid w:val="005744F3"/>
    <w:rsid w:val="00576443"/>
    <w:rsid w:val="005775E0"/>
    <w:rsid w:val="0058125F"/>
    <w:rsid w:val="0058243F"/>
    <w:rsid w:val="005825A8"/>
    <w:rsid w:val="00582D1C"/>
    <w:rsid w:val="0058339D"/>
    <w:rsid w:val="0058369D"/>
    <w:rsid w:val="0058398E"/>
    <w:rsid w:val="00583B51"/>
    <w:rsid w:val="00584559"/>
    <w:rsid w:val="0058652A"/>
    <w:rsid w:val="005865AB"/>
    <w:rsid w:val="00586761"/>
    <w:rsid w:val="005867A4"/>
    <w:rsid w:val="00586B0D"/>
    <w:rsid w:val="00586EE4"/>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B01F1"/>
    <w:rsid w:val="005B1812"/>
    <w:rsid w:val="005B182C"/>
    <w:rsid w:val="005B1D1F"/>
    <w:rsid w:val="005B2868"/>
    <w:rsid w:val="005B29A3"/>
    <w:rsid w:val="005B2A34"/>
    <w:rsid w:val="005B3DD8"/>
    <w:rsid w:val="005B3EAB"/>
    <w:rsid w:val="005B3F3F"/>
    <w:rsid w:val="005B41A4"/>
    <w:rsid w:val="005B45C6"/>
    <w:rsid w:val="005B4D11"/>
    <w:rsid w:val="005B5681"/>
    <w:rsid w:val="005B6F7B"/>
    <w:rsid w:val="005B73D6"/>
    <w:rsid w:val="005C05E1"/>
    <w:rsid w:val="005C0700"/>
    <w:rsid w:val="005C1666"/>
    <w:rsid w:val="005C168D"/>
    <w:rsid w:val="005C1DBD"/>
    <w:rsid w:val="005C2E6D"/>
    <w:rsid w:val="005C36C7"/>
    <w:rsid w:val="005C36D9"/>
    <w:rsid w:val="005C67FA"/>
    <w:rsid w:val="005C7E26"/>
    <w:rsid w:val="005D034E"/>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4E8A"/>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1ECF"/>
    <w:rsid w:val="00653374"/>
    <w:rsid w:val="00654AA4"/>
    <w:rsid w:val="00655BBE"/>
    <w:rsid w:val="006561F0"/>
    <w:rsid w:val="00656568"/>
    <w:rsid w:val="00656D64"/>
    <w:rsid w:val="006571A8"/>
    <w:rsid w:val="006601E5"/>
    <w:rsid w:val="00660F1B"/>
    <w:rsid w:val="00661313"/>
    <w:rsid w:val="00662518"/>
    <w:rsid w:val="006634D1"/>
    <w:rsid w:val="00664139"/>
    <w:rsid w:val="0066416F"/>
    <w:rsid w:val="0066549B"/>
    <w:rsid w:val="0066608D"/>
    <w:rsid w:val="00666186"/>
    <w:rsid w:val="00666F91"/>
    <w:rsid w:val="0066777E"/>
    <w:rsid w:val="0067071B"/>
    <w:rsid w:val="00670D47"/>
    <w:rsid w:val="00671503"/>
    <w:rsid w:val="00672132"/>
    <w:rsid w:val="00672AF5"/>
    <w:rsid w:val="00673842"/>
    <w:rsid w:val="00673C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005"/>
    <w:rsid w:val="00691F2A"/>
    <w:rsid w:val="0069287A"/>
    <w:rsid w:val="00693FA3"/>
    <w:rsid w:val="00693FAC"/>
    <w:rsid w:val="006941AD"/>
    <w:rsid w:val="006943BC"/>
    <w:rsid w:val="00694C2C"/>
    <w:rsid w:val="00695A7B"/>
    <w:rsid w:val="006A05B2"/>
    <w:rsid w:val="006A1D56"/>
    <w:rsid w:val="006A2027"/>
    <w:rsid w:val="006A23F5"/>
    <w:rsid w:val="006A3A46"/>
    <w:rsid w:val="006A6238"/>
    <w:rsid w:val="006A6875"/>
    <w:rsid w:val="006A6D6A"/>
    <w:rsid w:val="006A7EBD"/>
    <w:rsid w:val="006B280C"/>
    <w:rsid w:val="006B29D0"/>
    <w:rsid w:val="006B4B1A"/>
    <w:rsid w:val="006B4D7D"/>
    <w:rsid w:val="006B67B7"/>
    <w:rsid w:val="006B7D31"/>
    <w:rsid w:val="006B7F7A"/>
    <w:rsid w:val="006C1001"/>
    <w:rsid w:val="006C1E97"/>
    <w:rsid w:val="006C27E6"/>
    <w:rsid w:val="006C2A87"/>
    <w:rsid w:val="006C3B4D"/>
    <w:rsid w:val="006C4EF3"/>
    <w:rsid w:val="006C5D18"/>
    <w:rsid w:val="006C5DF2"/>
    <w:rsid w:val="006C721D"/>
    <w:rsid w:val="006C7722"/>
    <w:rsid w:val="006C7F76"/>
    <w:rsid w:val="006D0D85"/>
    <w:rsid w:val="006D0E40"/>
    <w:rsid w:val="006D1F2B"/>
    <w:rsid w:val="006D3208"/>
    <w:rsid w:val="006D403A"/>
    <w:rsid w:val="006D411C"/>
    <w:rsid w:val="006D50AD"/>
    <w:rsid w:val="006D7D53"/>
    <w:rsid w:val="006E0F29"/>
    <w:rsid w:val="006E12A0"/>
    <w:rsid w:val="006E1EEE"/>
    <w:rsid w:val="006E431C"/>
    <w:rsid w:val="006E4746"/>
    <w:rsid w:val="006E5323"/>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3E9"/>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7599"/>
    <w:rsid w:val="00717925"/>
    <w:rsid w:val="00717B42"/>
    <w:rsid w:val="00717F79"/>
    <w:rsid w:val="007223D0"/>
    <w:rsid w:val="00722C6E"/>
    <w:rsid w:val="007232F0"/>
    <w:rsid w:val="00724187"/>
    <w:rsid w:val="007262A8"/>
    <w:rsid w:val="007277D8"/>
    <w:rsid w:val="00727FDF"/>
    <w:rsid w:val="00730E37"/>
    <w:rsid w:val="00730EE5"/>
    <w:rsid w:val="00731A3A"/>
    <w:rsid w:val="00731E9D"/>
    <w:rsid w:val="0073236A"/>
    <w:rsid w:val="00735705"/>
    <w:rsid w:val="00735834"/>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47E32"/>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3B13"/>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8FB"/>
    <w:rsid w:val="00786C01"/>
    <w:rsid w:val="00787463"/>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5898"/>
    <w:rsid w:val="007A5AD4"/>
    <w:rsid w:val="007A5BBC"/>
    <w:rsid w:val="007A5BC9"/>
    <w:rsid w:val="007A7412"/>
    <w:rsid w:val="007A7E2C"/>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441"/>
    <w:rsid w:val="007C584D"/>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44B"/>
    <w:rsid w:val="007E76F8"/>
    <w:rsid w:val="007F10E6"/>
    <w:rsid w:val="007F224A"/>
    <w:rsid w:val="007F2945"/>
    <w:rsid w:val="007F2AFD"/>
    <w:rsid w:val="007F2C68"/>
    <w:rsid w:val="007F4687"/>
    <w:rsid w:val="007F552F"/>
    <w:rsid w:val="007F57C9"/>
    <w:rsid w:val="007F58E7"/>
    <w:rsid w:val="007F678F"/>
    <w:rsid w:val="007F6820"/>
    <w:rsid w:val="007F6D5D"/>
    <w:rsid w:val="007F6FAE"/>
    <w:rsid w:val="007F7457"/>
    <w:rsid w:val="007F75D5"/>
    <w:rsid w:val="00801A98"/>
    <w:rsid w:val="00803152"/>
    <w:rsid w:val="00803D31"/>
    <w:rsid w:val="00804535"/>
    <w:rsid w:val="00804ABF"/>
    <w:rsid w:val="0080524E"/>
    <w:rsid w:val="00807ABB"/>
    <w:rsid w:val="0081006F"/>
    <w:rsid w:val="00810720"/>
    <w:rsid w:val="008112B2"/>
    <w:rsid w:val="00811F80"/>
    <w:rsid w:val="008143B4"/>
    <w:rsid w:val="0081512F"/>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1485"/>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2E61"/>
    <w:rsid w:val="00853061"/>
    <w:rsid w:val="00853200"/>
    <w:rsid w:val="008547E1"/>
    <w:rsid w:val="0086027D"/>
    <w:rsid w:val="00861509"/>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9FB"/>
    <w:rsid w:val="00887D9F"/>
    <w:rsid w:val="008906A5"/>
    <w:rsid w:val="0089145E"/>
    <w:rsid w:val="008919D3"/>
    <w:rsid w:val="00891DA7"/>
    <w:rsid w:val="00892282"/>
    <w:rsid w:val="008923A6"/>
    <w:rsid w:val="00892550"/>
    <w:rsid w:val="0089375E"/>
    <w:rsid w:val="00893C3F"/>
    <w:rsid w:val="00895AFF"/>
    <w:rsid w:val="00896D44"/>
    <w:rsid w:val="00896D69"/>
    <w:rsid w:val="008971A1"/>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3B"/>
    <w:rsid w:val="008F67B8"/>
    <w:rsid w:val="008F774C"/>
    <w:rsid w:val="0090054E"/>
    <w:rsid w:val="009024D3"/>
    <w:rsid w:val="009029D0"/>
    <w:rsid w:val="00902E6D"/>
    <w:rsid w:val="0090306A"/>
    <w:rsid w:val="00903A33"/>
    <w:rsid w:val="00904591"/>
    <w:rsid w:val="00907858"/>
    <w:rsid w:val="00907A37"/>
    <w:rsid w:val="00907F33"/>
    <w:rsid w:val="00907FDC"/>
    <w:rsid w:val="00910BAB"/>
    <w:rsid w:val="009113BE"/>
    <w:rsid w:val="009118D4"/>
    <w:rsid w:val="0091299F"/>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7182"/>
    <w:rsid w:val="0095055A"/>
    <w:rsid w:val="0095147C"/>
    <w:rsid w:val="009515CD"/>
    <w:rsid w:val="009518AE"/>
    <w:rsid w:val="00954176"/>
    <w:rsid w:val="00954FB4"/>
    <w:rsid w:val="00955CC6"/>
    <w:rsid w:val="00955EA6"/>
    <w:rsid w:val="009560F5"/>
    <w:rsid w:val="009565D0"/>
    <w:rsid w:val="00956F76"/>
    <w:rsid w:val="009575C7"/>
    <w:rsid w:val="00957C6F"/>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1E4E"/>
    <w:rsid w:val="0099288F"/>
    <w:rsid w:val="00992F14"/>
    <w:rsid w:val="00992FD9"/>
    <w:rsid w:val="00993560"/>
    <w:rsid w:val="00993730"/>
    <w:rsid w:val="0099445A"/>
    <w:rsid w:val="00995248"/>
    <w:rsid w:val="00996C80"/>
    <w:rsid w:val="00996EB9"/>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178E"/>
    <w:rsid w:val="009C2620"/>
    <w:rsid w:val="009C26BA"/>
    <w:rsid w:val="009C3D6D"/>
    <w:rsid w:val="009C3F5B"/>
    <w:rsid w:val="009C4224"/>
    <w:rsid w:val="009C4383"/>
    <w:rsid w:val="009C47B2"/>
    <w:rsid w:val="009C4C63"/>
    <w:rsid w:val="009C60E7"/>
    <w:rsid w:val="009C7043"/>
    <w:rsid w:val="009C72CE"/>
    <w:rsid w:val="009C7F51"/>
    <w:rsid w:val="009D0037"/>
    <w:rsid w:val="009D132B"/>
    <w:rsid w:val="009D1A0A"/>
    <w:rsid w:val="009D2215"/>
    <w:rsid w:val="009D2CBF"/>
    <w:rsid w:val="009D5862"/>
    <w:rsid w:val="009D5B10"/>
    <w:rsid w:val="009D5D68"/>
    <w:rsid w:val="009D5D95"/>
    <w:rsid w:val="009D6661"/>
    <w:rsid w:val="009D6D33"/>
    <w:rsid w:val="009D76D9"/>
    <w:rsid w:val="009D7C18"/>
    <w:rsid w:val="009E2364"/>
    <w:rsid w:val="009E30A6"/>
    <w:rsid w:val="009E33B6"/>
    <w:rsid w:val="009E389D"/>
    <w:rsid w:val="009E3CA2"/>
    <w:rsid w:val="009E4359"/>
    <w:rsid w:val="009E678D"/>
    <w:rsid w:val="009E6EF0"/>
    <w:rsid w:val="009F0260"/>
    <w:rsid w:val="009F1121"/>
    <w:rsid w:val="009F2497"/>
    <w:rsid w:val="009F2D99"/>
    <w:rsid w:val="009F3109"/>
    <w:rsid w:val="009F4733"/>
    <w:rsid w:val="009F4F68"/>
    <w:rsid w:val="009F538B"/>
    <w:rsid w:val="009F650B"/>
    <w:rsid w:val="009F7165"/>
    <w:rsid w:val="009F7460"/>
    <w:rsid w:val="00A00E4C"/>
    <w:rsid w:val="00A0174D"/>
    <w:rsid w:val="00A019AF"/>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300F5"/>
    <w:rsid w:val="00A3231D"/>
    <w:rsid w:val="00A34032"/>
    <w:rsid w:val="00A34338"/>
    <w:rsid w:val="00A35DB7"/>
    <w:rsid w:val="00A36F97"/>
    <w:rsid w:val="00A4023D"/>
    <w:rsid w:val="00A40812"/>
    <w:rsid w:val="00A40B7A"/>
    <w:rsid w:val="00A414E5"/>
    <w:rsid w:val="00A41C9C"/>
    <w:rsid w:val="00A42668"/>
    <w:rsid w:val="00A43219"/>
    <w:rsid w:val="00A43430"/>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6519"/>
    <w:rsid w:val="00A66521"/>
    <w:rsid w:val="00A6698C"/>
    <w:rsid w:val="00A67394"/>
    <w:rsid w:val="00A67F7E"/>
    <w:rsid w:val="00A704A2"/>
    <w:rsid w:val="00A7172C"/>
    <w:rsid w:val="00A71890"/>
    <w:rsid w:val="00A71900"/>
    <w:rsid w:val="00A71F4D"/>
    <w:rsid w:val="00A73066"/>
    <w:rsid w:val="00A74744"/>
    <w:rsid w:val="00A7560C"/>
    <w:rsid w:val="00A761BA"/>
    <w:rsid w:val="00A7637D"/>
    <w:rsid w:val="00A8047C"/>
    <w:rsid w:val="00A80776"/>
    <w:rsid w:val="00A80DD4"/>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D8A"/>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D7E66"/>
    <w:rsid w:val="00AE0332"/>
    <w:rsid w:val="00AE0E35"/>
    <w:rsid w:val="00AE22A6"/>
    <w:rsid w:val="00AE3114"/>
    <w:rsid w:val="00AE3431"/>
    <w:rsid w:val="00AE3EAA"/>
    <w:rsid w:val="00AE417E"/>
    <w:rsid w:val="00AE42C1"/>
    <w:rsid w:val="00AE46BC"/>
    <w:rsid w:val="00AE4E82"/>
    <w:rsid w:val="00AE6672"/>
    <w:rsid w:val="00AF0EE7"/>
    <w:rsid w:val="00AF13B8"/>
    <w:rsid w:val="00AF166C"/>
    <w:rsid w:val="00AF19D2"/>
    <w:rsid w:val="00AF1F4D"/>
    <w:rsid w:val="00AF4C6E"/>
    <w:rsid w:val="00AF4EFC"/>
    <w:rsid w:val="00AF5903"/>
    <w:rsid w:val="00AF5C4D"/>
    <w:rsid w:val="00AF617B"/>
    <w:rsid w:val="00AF6732"/>
    <w:rsid w:val="00AF6DDB"/>
    <w:rsid w:val="00AF6F9D"/>
    <w:rsid w:val="00B027AD"/>
    <w:rsid w:val="00B051DD"/>
    <w:rsid w:val="00B067C5"/>
    <w:rsid w:val="00B0684C"/>
    <w:rsid w:val="00B075E1"/>
    <w:rsid w:val="00B10282"/>
    <w:rsid w:val="00B112D7"/>
    <w:rsid w:val="00B11C15"/>
    <w:rsid w:val="00B12247"/>
    <w:rsid w:val="00B125A0"/>
    <w:rsid w:val="00B125C0"/>
    <w:rsid w:val="00B12BE0"/>
    <w:rsid w:val="00B1370A"/>
    <w:rsid w:val="00B137F2"/>
    <w:rsid w:val="00B13D28"/>
    <w:rsid w:val="00B13F12"/>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6D48"/>
    <w:rsid w:val="00B9796C"/>
    <w:rsid w:val="00BA0F76"/>
    <w:rsid w:val="00BA207B"/>
    <w:rsid w:val="00BA2269"/>
    <w:rsid w:val="00BA22E1"/>
    <w:rsid w:val="00BA28BB"/>
    <w:rsid w:val="00BA3B32"/>
    <w:rsid w:val="00BA3B7F"/>
    <w:rsid w:val="00BA3D4A"/>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3F1"/>
    <w:rsid w:val="00BB4ABC"/>
    <w:rsid w:val="00BB5049"/>
    <w:rsid w:val="00BB7C99"/>
    <w:rsid w:val="00BC0673"/>
    <w:rsid w:val="00BC2519"/>
    <w:rsid w:val="00BC6CBC"/>
    <w:rsid w:val="00BC6EB6"/>
    <w:rsid w:val="00BC7372"/>
    <w:rsid w:val="00BD05A0"/>
    <w:rsid w:val="00BD06D9"/>
    <w:rsid w:val="00BD1C6F"/>
    <w:rsid w:val="00BD23FD"/>
    <w:rsid w:val="00BD25FC"/>
    <w:rsid w:val="00BD2963"/>
    <w:rsid w:val="00BD2EEF"/>
    <w:rsid w:val="00BD4897"/>
    <w:rsid w:val="00BD4A5D"/>
    <w:rsid w:val="00BD7884"/>
    <w:rsid w:val="00BD7941"/>
    <w:rsid w:val="00BE1DC1"/>
    <w:rsid w:val="00BE22F1"/>
    <w:rsid w:val="00BE2A61"/>
    <w:rsid w:val="00BE2B2D"/>
    <w:rsid w:val="00BE3435"/>
    <w:rsid w:val="00BE36CE"/>
    <w:rsid w:val="00BE39A7"/>
    <w:rsid w:val="00BE3EBE"/>
    <w:rsid w:val="00BE4E14"/>
    <w:rsid w:val="00BE4F87"/>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6DD"/>
    <w:rsid w:val="00C11F92"/>
    <w:rsid w:val="00C14267"/>
    <w:rsid w:val="00C14515"/>
    <w:rsid w:val="00C1515A"/>
    <w:rsid w:val="00C1541D"/>
    <w:rsid w:val="00C1570D"/>
    <w:rsid w:val="00C16108"/>
    <w:rsid w:val="00C1612D"/>
    <w:rsid w:val="00C165EB"/>
    <w:rsid w:val="00C16D36"/>
    <w:rsid w:val="00C204B2"/>
    <w:rsid w:val="00C22C3B"/>
    <w:rsid w:val="00C23268"/>
    <w:rsid w:val="00C2455A"/>
    <w:rsid w:val="00C24AE9"/>
    <w:rsid w:val="00C26A4D"/>
    <w:rsid w:val="00C278BD"/>
    <w:rsid w:val="00C27CB3"/>
    <w:rsid w:val="00C305EB"/>
    <w:rsid w:val="00C315C5"/>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616"/>
    <w:rsid w:val="00C4373A"/>
    <w:rsid w:val="00C4444F"/>
    <w:rsid w:val="00C45A65"/>
    <w:rsid w:val="00C46A58"/>
    <w:rsid w:val="00C46C72"/>
    <w:rsid w:val="00C5002E"/>
    <w:rsid w:val="00C503CA"/>
    <w:rsid w:val="00C52729"/>
    <w:rsid w:val="00C533CA"/>
    <w:rsid w:val="00C53D4A"/>
    <w:rsid w:val="00C5549B"/>
    <w:rsid w:val="00C55998"/>
    <w:rsid w:val="00C55BA3"/>
    <w:rsid w:val="00C56065"/>
    <w:rsid w:val="00C5636B"/>
    <w:rsid w:val="00C56564"/>
    <w:rsid w:val="00C56866"/>
    <w:rsid w:val="00C57018"/>
    <w:rsid w:val="00C57936"/>
    <w:rsid w:val="00C601B8"/>
    <w:rsid w:val="00C63BFE"/>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4BF3"/>
    <w:rsid w:val="00C764F1"/>
    <w:rsid w:val="00C76D5E"/>
    <w:rsid w:val="00C779E6"/>
    <w:rsid w:val="00C803E9"/>
    <w:rsid w:val="00C80754"/>
    <w:rsid w:val="00C80AEC"/>
    <w:rsid w:val="00C80B84"/>
    <w:rsid w:val="00C8195F"/>
    <w:rsid w:val="00C8310E"/>
    <w:rsid w:val="00C83A8E"/>
    <w:rsid w:val="00C83D32"/>
    <w:rsid w:val="00C841FF"/>
    <w:rsid w:val="00C847A1"/>
    <w:rsid w:val="00C849F4"/>
    <w:rsid w:val="00C85884"/>
    <w:rsid w:val="00C858BE"/>
    <w:rsid w:val="00C85DD5"/>
    <w:rsid w:val="00C86781"/>
    <w:rsid w:val="00C87135"/>
    <w:rsid w:val="00C876B9"/>
    <w:rsid w:val="00C87C21"/>
    <w:rsid w:val="00C87D42"/>
    <w:rsid w:val="00C906F1"/>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359C"/>
    <w:rsid w:val="00CC3A16"/>
    <w:rsid w:val="00CC44A2"/>
    <w:rsid w:val="00CC4CB5"/>
    <w:rsid w:val="00CC5170"/>
    <w:rsid w:val="00CC592C"/>
    <w:rsid w:val="00CC6B71"/>
    <w:rsid w:val="00CC78BA"/>
    <w:rsid w:val="00CD2620"/>
    <w:rsid w:val="00CD2F41"/>
    <w:rsid w:val="00CD36F1"/>
    <w:rsid w:val="00CD36F2"/>
    <w:rsid w:val="00CD5021"/>
    <w:rsid w:val="00CD760E"/>
    <w:rsid w:val="00CD7B22"/>
    <w:rsid w:val="00CE0922"/>
    <w:rsid w:val="00CE0935"/>
    <w:rsid w:val="00CE0CA3"/>
    <w:rsid w:val="00CE107C"/>
    <w:rsid w:val="00CE1DA6"/>
    <w:rsid w:val="00CE1ECC"/>
    <w:rsid w:val="00CE1F44"/>
    <w:rsid w:val="00CE25CD"/>
    <w:rsid w:val="00CE3C9A"/>
    <w:rsid w:val="00CE3E67"/>
    <w:rsid w:val="00CE3FEC"/>
    <w:rsid w:val="00CE40F0"/>
    <w:rsid w:val="00CE440B"/>
    <w:rsid w:val="00CE4D3E"/>
    <w:rsid w:val="00CE5059"/>
    <w:rsid w:val="00CE5085"/>
    <w:rsid w:val="00CE544C"/>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28A"/>
    <w:rsid w:val="00D140CA"/>
    <w:rsid w:val="00D147AF"/>
    <w:rsid w:val="00D1578C"/>
    <w:rsid w:val="00D158CE"/>
    <w:rsid w:val="00D1592B"/>
    <w:rsid w:val="00D15B85"/>
    <w:rsid w:val="00D16117"/>
    <w:rsid w:val="00D16D98"/>
    <w:rsid w:val="00D1751E"/>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5466"/>
    <w:rsid w:val="00D35BB2"/>
    <w:rsid w:val="00D35CF0"/>
    <w:rsid w:val="00D36DC7"/>
    <w:rsid w:val="00D36EDD"/>
    <w:rsid w:val="00D40E10"/>
    <w:rsid w:val="00D41379"/>
    <w:rsid w:val="00D4140D"/>
    <w:rsid w:val="00D417C6"/>
    <w:rsid w:val="00D4262D"/>
    <w:rsid w:val="00D42A39"/>
    <w:rsid w:val="00D4353A"/>
    <w:rsid w:val="00D43FBD"/>
    <w:rsid w:val="00D4425C"/>
    <w:rsid w:val="00D449DB"/>
    <w:rsid w:val="00D46163"/>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126"/>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1553"/>
    <w:rsid w:val="00D81B84"/>
    <w:rsid w:val="00D81CB7"/>
    <w:rsid w:val="00D83235"/>
    <w:rsid w:val="00D83711"/>
    <w:rsid w:val="00D84B2A"/>
    <w:rsid w:val="00D859E5"/>
    <w:rsid w:val="00D85A3F"/>
    <w:rsid w:val="00D8669D"/>
    <w:rsid w:val="00D86CB9"/>
    <w:rsid w:val="00D8774E"/>
    <w:rsid w:val="00D9113B"/>
    <w:rsid w:val="00D92E45"/>
    <w:rsid w:val="00D93136"/>
    <w:rsid w:val="00D9468B"/>
    <w:rsid w:val="00D95107"/>
    <w:rsid w:val="00D9577E"/>
    <w:rsid w:val="00D95917"/>
    <w:rsid w:val="00D95CDE"/>
    <w:rsid w:val="00D95D14"/>
    <w:rsid w:val="00D969DE"/>
    <w:rsid w:val="00D97485"/>
    <w:rsid w:val="00D97AC7"/>
    <w:rsid w:val="00D97B61"/>
    <w:rsid w:val="00DA0E1A"/>
    <w:rsid w:val="00DA19E5"/>
    <w:rsid w:val="00DA2374"/>
    <w:rsid w:val="00DA2CBC"/>
    <w:rsid w:val="00DA2D3B"/>
    <w:rsid w:val="00DA31C7"/>
    <w:rsid w:val="00DA4426"/>
    <w:rsid w:val="00DA5F77"/>
    <w:rsid w:val="00DA6142"/>
    <w:rsid w:val="00DA6217"/>
    <w:rsid w:val="00DA75AE"/>
    <w:rsid w:val="00DB1221"/>
    <w:rsid w:val="00DB1300"/>
    <w:rsid w:val="00DB193D"/>
    <w:rsid w:val="00DB21FF"/>
    <w:rsid w:val="00DB252A"/>
    <w:rsid w:val="00DB370D"/>
    <w:rsid w:val="00DB38C6"/>
    <w:rsid w:val="00DB39C2"/>
    <w:rsid w:val="00DB3B41"/>
    <w:rsid w:val="00DB4B52"/>
    <w:rsid w:val="00DB669B"/>
    <w:rsid w:val="00DB6F38"/>
    <w:rsid w:val="00DB7F2F"/>
    <w:rsid w:val="00DC07F3"/>
    <w:rsid w:val="00DC0E63"/>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68C"/>
    <w:rsid w:val="00DE3CCB"/>
    <w:rsid w:val="00DE607E"/>
    <w:rsid w:val="00DE7F11"/>
    <w:rsid w:val="00DF0459"/>
    <w:rsid w:val="00DF048D"/>
    <w:rsid w:val="00DF05AC"/>
    <w:rsid w:val="00DF0779"/>
    <w:rsid w:val="00DF1151"/>
    <w:rsid w:val="00DF118F"/>
    <w:rsid w:val="00DF16C3"/>
    <w:rsid w:val="00DF19B2"/>
    <w:rsid w:val="00DF1C6C"/>
    <w:rsid w:val="00DF3F9D"/>
    <w:rsid w:val="00DF50C7"/>
    <w:rsid w:val="00DF6183"/>
    <w:rsid w:val="00E00A7F"/>
    <w:rsid w:val="00E012BE"/>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3F91"/>
    <w:rsid w:val="00E24595"/>
    <w:rsid w:val="00E24A76"/>
    <w:rsid w:val="00E270CF"/>
    <w:rsid w:val="00E27DCF"/>
    <w:rsid w:val="00E27E36"/>
    <w:rsid w:val="00E30ACE"/>
    <w:rsid w:val="00E32019"/>
    <w:rsid w:val="00E32107"/>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69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45"/>
    <w:rsid w:val="00E76A50"/>
    <w:rsid w:val="00E76A6B"/>
    <w:rsid w:val="00E76F17"/>
    <w:rsid w:val="00E77D51"/>
    <w:rsid w:val="00E81669"/>
    <w:rsid w:val="00E8167E"/>
    <w:rsid w:val="00E82586"/>
    <w:rsid w:val="00E82DA2"/>
    <w:rsid w:val="00E83209"/>
    <w:rsid w:val="00E83221"/>
    <w:rsid w:val="00E853B4"/>
    <w:rsid w:val="00E85E2A"/>
    <w:rsid w:val="00E871F6"/>
    <w:rsid w:val="00E87841"/>
    <w:rsid w:val="00E90CBE"/>
    <w:rsid w:val="00E927D5"/>
    <w:rsid w:val="00E93886"/>
    <w:rsid w:val="00E944E1"/>
    <w:rsid w:val="00E95A36"/>
    <w:rsid w:val="00E96DED"/>
    <w:rsid w:val="00EA0260"/>
    <w:rsid w:val="00EA04D5"/>
    <w:rsid w:val="00EA053C"/>
    <w:rsid w:val="00EA10C9"/>
    <w:rsid w:val="00EA1201"/>
    <w:rsid w:val="00EA13DD"/>
    <w:rsid w:val="00EA174F"/>
    <w:rsid w:val="00EA26FF"/>
    <w:rsid w:val="00EA2DD3"/>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4F8"/>
    <w:rsid w:val="00EC0E54"/>
    <w:rsid w:val="00EC14B7"/>
    <w:rsid w:val="00EC1912"/>
    <w:rsid w:val="00EC2480"/>
    <w:rsid w:val="00EC318A"/>
    <w:rsid w:val="00EC35C9"/>
    <w:rsid w:val="00EC4172"/>
    <w:rsid w:val="00EC4678"/>
    <w:rsid w:val="00EC470A"/>
    <w:rsid w:val="00EC4D9F"/>
    <w:rsid w:val="00EC5692"/>
    <w:rsid w:val="00EC6E5B"/>
    <w:rsid w:val="00EC79B9"/>
    <w:rsid w:val="00EC7ACE"/>
    <w:rsid w:val="00EC7C93"/>
    <w:rsid w:val="00ED0CB9"/>
    <w:rsid w:val="00ED2AAF"/>
    <w:rsid w:val="00ED432F"/>
    <w:rsid w:val="00ED4FD3"/>
    <w:rsid w:val="00ED5970"/>
    <w:rsid w:val="00ED5DE3"/>
    <w:rsid w:val="00ED6E01"/>
    <w:rsid w:val="00ED7456"/>
    <w:rsid w:val="00ED752B"/>
    <w:rsid w:val="00ED765A"/>
    <w:rsid w:val="00EE00B3"/>
    <w:rsid w:val="00EE010C"/>
    <w:rsid w:val="00EE06AB"/>
    <w:rsid w:val="00EE1637"/>
    <w:rsid w:val="00EE1C74"/>
    <w:rsid w:val="00EE2D77"/>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75"/>
    <w:rsid w:val="00EF4ED1"/>
    <w:rsid w:val="00EF7876"/>
    <w:rsid w:val="00EF7BC5"/>
    <w:rsid w:val="00F0006A"/>
    <w:rsid w:val="00F0046C"/>
    <w:rsid w:val="00F005E9"/>
    <w:rsid w:val="00F014FE"/>
    <w:rsid w:val="00F01631"/>
    <w:rsid w:val="00F01691"/>
    <w:rsid w:val="00F01910"/>
    <w:rsid w:val="00F031D4"/>
    <w:rsid w:val="00F03A3F"/>
    <w:rsid w:val="00F03E48"/>
    <w:rsid w:val="00F03EF9"/>
    <w:rsid w:val="00F0404E"/>
    <w:rsid w:val="00F04B33"/>
    <w:rsid w:val="00F04F91"/>
    <w:rsid w:val="00F05767"/>
    <w:rsid w:val="00F06EDD"/>
    <w:rsid w:val="00F1008D"/>
    <w:rsid w:val="00F113F5"/>
    <w:rsid w:val="00F11F03"/>
    <w:rsid w:val="00F12034"/>
    <w:rsid w:val="00F13D1F"/>
    <w:rsid w:val="00F15F7E"/>
    <w:rsid w:val="00F17047"/>
    <w:rsid w:val="00F17B99"/>
    <w:rsid w:val="00F2017D"/>
    <w:rsid w:val="00F222C0"/>
    <w:rsid w:val="00F22952"/>
    <w:rsid w:val="00F23186"/>
    <w:rsid w:val="00F2346B"/>
    <w:rsid w:val="00F2385E"/>
    <w:rsid w:val="00F23965"/>
    <w:rsid w:val="00F25D14"/>
    <w:rsid w:val="00F268FA"/>
    <w:rsid w:val="00F305FB"/>
    <w:rsid w:val="00F309EA"/>
    <w:rsid w:val="00F315F4"/>
    <w:rsid w:val="00F329FE"/>
    <w:rsid w:val="00F32DD5"/>
    <w:rsid w:val="00F34485"/>
    <w:rsid w:val="00F34A1C"/>
    <w:rsid w:val="00F35686"/>
    <w:rsid w:val="00F35D6A"/>
    <w:rsid w:val="00F37A35"/>
    <w:rsid w:val="00F37B38"/>
    <w:rsid w:val="00F37EF3"/>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1D0"/>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4403"/>
    <w:rsid w:val="00FA4F48"/>
    <w:rsid w:val="00FA51DB"/>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AB6"/>
    <w:rsid w:val="00FC390B"/>
    <w:rsid w:val="00FC3E91"/>
    <w:rsid w:val="00FC460E"/>
    <w:rsid w:val="00FC461A"/>
    <w:rsid w:val="00FC47B0"/>
    <w:rsid w:val="00FC6416"/>
    <w:rsid w:val="00FC700E"/>
    <w:rsid w:val="00FC7578"/>
    <w:rsid w:val="00FC7C7B"/>
    <w:rsid w:val="00FC7CC0"/>
    <w:rsid w:val="00FC7E24"/>
    <w:rsid w:val="00FC7EC2"/>
    <w:rsid w:val="00FD118D"/>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8.svg"/><Relationship Id="rId21" Type="http://schemas.openxmlformats.org/officeDocument/2006/relationships/image" Target="media/image3.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image" Target="media/image7.png"/><Relationship Id="rId33" Type="http://schemas.openxmlformats.org/officeDocument/2006/relationships/hyperlink" Target="https://www.publish.csiro.au/mf/forauthors" TargetMode="External"/><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www.springer.com/journal/13157/submission-guidelines" TargetMode="External"/><Relationship Id="rId37"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5.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image" Target="media/image11.sv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purl.org/dc/elements/1.1/"/>
    <ds:schemaRef ds:uri="http://schemas.microsoft.com/office/2006/documentManagement/types"/>
    <ds:schemaRef ds:uri="http://schemas.openxmlformats.org/package/2006/metadata/core-properties"/>
    <ds:schemaRef ds:uri="http://www.w3.org/XML/1998/namespace"/>
    <ds:schemaRef ds:uri="360018dd-41eb-4458-b1d4-4b46a95a2b02"/>
    <ds:schemaRef ds:uri="http://purl.org/dc/terms/"/>
    <ds:schemaRef ds:uri="http://purl.org/dc/dcmitype/"/>
    <ds:schemaRef ds:uri="http://schemas.microsoft.com/office/infopath/2007/PartnerControls"/>
    <ds:schemaRef ds:uri="8c008993-a31f-4b40-b1f3-88dd9c6e1924"/>
    <ds:schemaRef ds:uri="http://schemas.microsoft.com/office/2006/metadata/properties"/>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A1E6A5-3224-42CC-A474-1F2A79D02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34</Pages>
  <Words>23404</Words>
  <Characters>133407</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cp:revision>
  <cp:lastPrinted>2022-07-07T18:52:00Z</cp:lastPrinted>
  <dcterms:created xsi:type="dcterms:W3CDTF">2022-11-15T21:24:00Z</dcterms:created>
  <dcterms:modified xsi:type="dcterms:W3CDTF">2022-12-17T00:45:00Z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zotero-version="6.0.16"&gt;&lt;session id="bk0KBH4A"/&gt;&lt;style id="http://www.zotero.org/styles/apa" locale="en-US" hasBibliography="1" bibliographyStyleHasBeenSet="1"/&gt;&lt;prefs&gt;&lt;pref name="fieldType" value="Field"/&gt;&lt;/prefs&gt;&lt;/data&gt;</vt:lpwstr>
  </property>
</Properties>
</file>